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A1E45C" w14:textId="3EBC2737" w:rsidR="0056448B" w:rsidRDefault="0056448B" w:rsidP="001A2BAA">
      <w:pPr>
        <w:pStyle w:val="Paragraph"/>
      </w:pPr>
      <w:bookmarkStart w:id="0" w:name="_Hlk210805728"/>
    </w:p>
    <w:p w14:paraId="52C2A737" w14:textId="77777777" w:rsidR="00A77B3E" w:rsidRDefault="00526A29" w:rsidP="00A5173E">
      <w:pPr>
        <w:pStyle w:val="Title"/>
      </w:pPr>
      <w:r>
        <w:t>Title Page</w:t>
      </w:r>
    </w:p>
    <w:p w14:paraId="1095C452" w14:textId="77777777" w:rsidR="005C62BE" w:rsidRPr="00FE4B06" w:rsidRDefault="00526A29" w:rsidP="00FE4B06">
      <w:pPr>
        <w:pStyle w:val="ParagraphBold"/>
      </w:pPr>
      <w:r w:rsidRPr="00FE4B06">
        <w:t>THIS PROTOCOL AND ALL OF THE INFORMATION RELATING TO IT ARE CONFIDENTIAL AND PROPRIETARY PROPERTY OF MERCK SHARP &amp; DOHME LLC, RAHWAY, NJ, USA (MSD).</w:t>
      </w:r>
    </w:p>
    <w:p w14:paraId="5C99415F" w14:textId="77777777" w:rsidR="005C62BE" w:rsidRDefault="005C62BE" w:rsidP="00077FD4">
      <w:pPr>
        <w:pStyle w:val="Paragraph"/>
      </w:pPr>
    </w:p>
    <w:p w14:paraId="7E6DD391" w14:textId="77777777" w:rsidR="00EC6FCF" w:rsidRDefault="008F7EB8" w:rsidP="00A5173E">
      <w:pPr>
        <w:pStyle w:val="Paragraph"/>
      </w:pPr>
      <w:r w:rsidRPr="006A2304">
        <w:rPr>
          <w:b/>
        </w:rPr>
        <w:t>Protocol Title:</w:t>
      </w:r>
      <w:r>
        <w:t xml:space="preserve"> </w:t>
      </w:r>
      <w:r w:rsidR="002422EC">
        <w:t>A Phase 3, Open-label, Randomized Study to Compare the Efficacy and Safety of Nemtabrutinib (MK-1026) Plus Venetoclax Versus Venetoclax Plus Rituximab in Participants With Relapsed/Refractory Chronic Lymphocytic Leukemia/Small Lymphocytic Lymphoma Following at Least 1 Prior Therapy (BELLWAVE-010)</w:t>
      </w:r>
    </w:p>
    <w:p w14:paraId="565A5DC2" w14:textId="49C51B00" w:rsidR="00EC6FCF" w:rsidRDefault="008F7EB8" w:rsidP="00A5173E">
      <w:pPr>
        <w:pStyle w:val="Paragraph"/>
      </w:pPr>
      <w:r w:rsidRPr="006A2304">
        <w:rPr>
          <w:b/>
        </w:rPr>
        <w:t>Protocol Number:</w:t>
      </w:r>
      <w:r>
        <w:t xml:space="preserve"> </w:t>
      </w:r>
      <w:r w:rsidR="00A419D6">
        <w:t>010-</w:t>
      </w:r>
      <w:del w:id="1" w:author="Powell, Deana" w:date="2026-03-05T15:34:00Z" w16du:dateUtc="2026-03-05T20:34:00Z">
        <w:r w:rsidR="007450BE">
          <w:delText>02</w:delText>
        </w:r>
      </w:del>
      <w:ins w:id="2" w:author="Powell, Deana" w:date="2026-03-05T15:34:00Z" w16du:dateUtc="2026-03-05T20:34:00Z">
        <w:r w:rsidR="00A419D6">
          <w:t>04</w:t>
        </w:r>
      </w:ins>
    </w:p>
    <w:p w14:paraId="63CBAD85" w14:textId="77777777" w:rsidR="00EC6FCF" w:rsidRDefault="008F7EB8" w:rsidP="00A5173E">
      <w:pPr>
        <w:pStyle w:val="Paragraph"/>
      </w:pPr>
      <w:r w:rsidRPr="006A2304">
        <w:rPr>
          <w:b/>
        </w:rPr>
        <w:t>Compound Number:</w:t>
      </w:r>
      <w:r>
        <w:t xml:space="preserve"> MK-1026</w:t>
      </w:r>
    </w:p>
    <w:p w14:paraId="17CCC38D" w14:textId="77777777" w:rsidR="00D3381F" w:rsidRPr="00570CD7" w:rsidRDefault="008F7EB8" w:rsidP="00A5173E">
      <w:pPr>
        <w:pStyle w:val="Paragraph"/>
      </w:pPr>
      <w:r w:rsidRPr="006A2304">
        <w:rPr>
          <w:b/>
        </w:rPr>
        <w:t>Sponsor Name:</w:t>
      </w:r>
      <w:r>
        <w:t xml:space="preserve"> Merck Sharp &amp; Dohme LLC</w:t>
      </w:r>
      <w:r w:rsidR="00FD1EC9" w:rsidRPr="00570CD7">
        <w:t xml:space="preserve"> </w:t>
      </w:r>
      <w:r w:rsidR="005C62BE">
        <w:t>(hereafter called the Sponsor or MSD)</w:t>
      </w:r>
    </w:p>
    <w:p w14:paraId="2576B1D8" w14:textId="77777777" w:rsidR="00EC6FCF" w:rsidRPr="006A2304" w:rsidRDefault="00526A29" w:rsidP="00343594">
      <w:pPr>
        <w:pStyle w:val="ParagraphBold"/>
        <w:keepNext/>
        <w:rPr>
          <w:bCs/>
        </w:rPr>
      </w:pPr>
      <w:r w:rsidRPr="006A2304">
        <w:t>Legal Registered Address:</w:t>
      </w:r>
    </w:p>
    <w:p w14:paraId="55917918" w14:textId="77777777" w:rsidR="005C62BE" w:rsidRDefault="00526A29" w:rsidP="00E746EE">
      <w:pPr>
        <w:pStyle w:val="Paragraph"/>
        <w:keepLines/>
      </w:pPr>
      <w:r>
        <w:t>126 East Lincoln Avenue</w:t>
      </w:r>
      <w:r>
        <w:br/>
        <w:t>P.O. Box 2000</w:t>
      </w:r>
      <w:r>
        <w:br/>
        <w:t>Rahway, NJ 07065 USA</w:t>
      </w:r>
    </w:p>
    <w:p w14:paraId="48DF6E73" w14:textId="77777777" w:rsidR="006A2304" w:rsidRPr="000B2A1A" w:rsidRDefault="00526A29" w:rsidP="00195CA9">
      <w:pPr>
        <w:pStyle w:val="ParagraphBold"/>
        <w:keepNext/>
        <w:rPr>
          <w:bCs/>
        </w:rPr>
      </w:pPr>
      <w:r w:rsidRPr="000B2A1A">
        <w:t>Regulatory Agency Identifying Number(s):</w:t>
      </w:r>
    </w:p>
    <w:tbl>
      <w:tblPr>
        <w:tblW w:w="0" w:type="auto"/>
        <w:tblLook w:val="04A0" w:firstRow="1" w:lastRow="0" w:firstColumn="1" w:lastColumn="0" w:noHBand="0" w:noVBand="1"/>
      </w:tblPr>
      <w:tblGrid>
        <w:gridCol w:w="4495"/>
        <w:gridCol w:w="4495"/>
      </w:tblGrid>
      <w:tr w:rsidR="00CA657C" w14:paraId="09BBCC0D" w14:textId="77777777" w:rsidTr="00E11AE8">
        <w:tc>
          <w:tcPr>
            <w:tcW w:w="4495" w:type="dxa"/>
            <w:tcBorders>
              <w:top w:val="single" w:sz="4" w:space="0" w:color="auto"/>
              <w:left w:val="single" w:sz="4" w:space="0" w:color="auto"/>
              <w:bottom w:val="single" w:sz="4" w:space="0" w:color="auto"/>
              <w:right w:val="single" w:sz="4" w:space="0" w:color="auto"/>
            </w:tcBorders>
          </w:tcPr>
          <w:p w14:paraId="3E9D1EB9" w14:textId="77777777" w:rsidR="000B2A1A" w:rsidRDefault="00526A29" w:rsidP="006B45B8">
            <w:pPr>
              <w:pStyle w:val="TableLeft"/>
            </w:pPr>
            <w:r>
              <w:t>NCT</w:t>
            </w:r>
          </w:p>
        </w:tc>
        <w:tc>
          <w:tcPr>
            <w:tcW w:w="4495" w:type="dxa"/>
            <w:tcBorders>
              <w:top w:val="single" w:sz="4" w:space="0" w:color="auto"/>
              <w:left w:val="single" w:sz="4" w:space="0" w:color="auto"/>
              <w:bottom w:val="single" w:sz="4" w:space="0" w:color="auto"/>
              <w:right w:val="single" w:sz="4" w:space="0" w:color="auto"/>
            </w:tcBorders>
          </w:tcPr>
          <w:p w14:paraId="2CB07D18" w14:textId="29A9A7CB" w:rsidR="0074605C" w:rsidRDefault="00895D30">
            <w:pPr>
              <w:spacing w:after="60"/>
            </w:pPr>
            <w:del w:id="3" w:author="Powell, Deana" w:date="2026-03-05T15:34:00Z" w16du:dateUtc="2026-03-05T20:34:00Z">
              <w:r>
                <w:delText>Not Applicable</w:delText>
              </w:r>
            </w:del>
            <w:ins w:id="4" w:author="Powell, Deana" w:date="2026-03-05T15:34:00Z" w16du:dateUtc="2026-03-05T20:34:00Z">
              <w:r w:rsidR="00526A29" w:rsidRPr="00BB5044">
                <w:t>NCT05947851</w:t>
              </w:r>
            </w:ins>
          </w:p>
        </w:tc>
      </w:tr>
      <w:tr w:rsidR="00CA657C" w14:paraId="4A88636C" w14:textId="77777777" w:rsidTr="00E11AE8">
        <w:tc>
          <w:tcPr>
            <w:tcW w:w="4495" w:type="dxa"/>
            <w:tcBorders>
              <w:top w:val="single" w:sz="4" w:space="0" w:color="auto"/>
              <w:left w:val="single" w:sz="4" w:space="0" w:color="auto"/>
              <w:bottom w:val="single" w:sz="4" w:space="0" w:color="auto"/>
              <w:right w:val="single" w:sz="4" w:space="0" w:color="auto"/>
            </w:tcBorders>
          </w:tcPr>
          <w:p w14:paraId="048FC965" w14:textId="77777777" w:rsidR="000B2A1A" w:rsidRDefault="00526A29" w:rsidP="006B45B8">
            <w:pPr>
              <w:pStyle w:val="TableLeft"/>
            </w:pPr>
            <w:r>
              <w:t>EU CT</w:t>
            </w:r>
          </w:p>
        </w:tc>
        <w:tc>
          <w:tcPr>
            <w:tcW w:w="4495" w:type="dxa"/>
            <w:tcBorders>
              <w:top w:val="single" w:sz="4" w:space="0" w:color="auto"/>
              <w:left w:val="single" w:sz="4" w:space="0" w:color="auto"/>
              <w:bottom w:val="single" w:sz="4" w:space="0" w:color="auto"/>
              <w:right w:val="single" w:sz="4" w:space="0" w:color="auto"/>
            </w:tcBorders>
          </w:tcPr>
          <w:p w14:paraId="1B2DE3C9" w14:textId="77777777" w:rsidR="0074605C" w:rsidRDefault="00526A29">
            <w:pPr>
              <w:spacing w:after="60"/>
            </w:pPr>
            <w:r>
              <w:t>2022-501560-17</w:t>
            </w:r>
          </w:p>
        </w:tc>
      </w:tr>
      <w:tr w:rsidR="00CA657C" w14:paraId="41134950" w14:textId="77777777" w:rsidTr="00E11AE8">
        <w:tc>
          <w:tcPr>
            <w:tcW w:w="4495" w:type="dxa"/>
            <w:tcBorders>
              <w:top w:val="single" w:sz="4" w:space="0" w:color="auto"/>
              <w:left w:val="single" w:sz="4" w:space="0" w:color="auto"/>
              <w:bottom w:val="single" w:sz="4" w:space="0" w:color="auto"/>
              <w:right w:val="single" w:sz="4" w:space="0" w:color="auto"/>
            </w:tcBorders>
          </w:tcPr>
          <w:p w14:paraId="6D5AF20F" w14:textId="77777777" w:rsidR="000B2A1A" w:rsidRDefault="00526A29" w:rsidP="006B45B8">
            <w:pPr>
              <w:pStyle w:val="TableLeft"/>
            </w:pPr>
            <w:r>
              <w:t>EudraCT</w:t>
            </w:r>
          </w:p>
        </w:tc>
        <w:tc>
          <w:tcPr>
            <w:tcW w:w="4495" w:type="dxa"/>
            <w:tcBorders>
              <w:top w:val="single" w:sz="4" w:space="0" w:color="auto"/>
              <w:left w:val="single" w:sz="4" w:space="0" w:color="auto"/>
              <w:bottom w:val="single" w:sz="4" w:space="0" w:color="auto"/>
              <w:right w:val="single" w:sz="4" w:space="0" w:color="auto"/>
            </w:tcBorders>
          </w:tcPr>
          <w:p w14:paraId="550522C2" w14:textId="77777777" w:rsidR="0074605C" w:rsidRDefault="00526A29">
            <w:pPr>
              <w:spacing w:after="60"/>
            </w:pPr>
            <w:r>
              <w:t>Not Applicable</w:t>
            </w:r>
          </w:p>
        </w:tc>
      </w:tr>
      <w:tr w:rsidR="00CA657C" w14:paraId="6F2C6B4A" w14:textId="77777777" w:rsidTr="00E11AE8">
        <w:tc>
          <w:tcPr>
            <w:tcW w:w="4495" w:type="dxa"/>
            <w:tcBorders>
              <w:top w:val="single" w:sz="4" w:space="0" w:color="auto"/>
              <w:left w:val="single" w:sz="4" w:space="0" w:color="auto"/>
              <w:bottom w:val="single" w:sz="4" w:space="0" w:color="auto"/>
              <w:right w:val="single" w:sz="4" w:space="0" w:color="auto"/>
            </w:tcBorders>
          </w:tcPr>
          <w:p w14:paraId="1BF05DED" w14:textId="77777777" w:rsidR="000B2A1A" w:rsidRDefault="00526A29" w:rsidP="006B45B8">
            <w:pPr>
              <w:pStyle w:val="TableLeft"/>
            </w:pPr>
            <w:r>
              <w:t>JRCT</w:t>
            </w:r>
          </w:p>
        </w:tc>
        <w:tc>
          <w:tcPr>
            <w:tcW w:w="4495" w:type="dxa"/>
            <w:tcBorders>
              <w:top w:val="single" w:sz="4" w:space="0" w:color="auto"/>
              <w:left w:val="single" w:sz="4" w:space="0" w:color="auto"/>
              <w:bottom w:val="single" w:sz="4" w:space="0" w:color="auto"/>
              <w:right w:val="single" w:sz="4" w:space="0" w:color="auto"/>
            </w:tcBorders>
          </w:tcPr>
          <w:p w14:paraId="6F501B18" w14:textId="77777777" w:rsidR="0074605C" w:rsidRDefault="00526A29">
            <w:pPr>
              <w:spacing w:after="60"/>
            </w:pPr>
            <w:r>
              <w:t>Not Applicable</w:t>
            </w:r>
          </w:p>
        </w:tc>
      </w:tr>
      <w:tr w:rsidR="00CA657C" w14:paraId="7F2C9C33" w14:textId="77777777" w:rsidTr="00E11AE8">
        <w:tc>
          <w:tcPr>
            <w:tcW w:w="4495" w:type="dxa"/>
            <w:tcBorders>
              <w:top w:val="single" w:sz="4" w:space="0" w:color="auto"/>
              <w:left w:val="single" w:sz="4" w:space="0" w:color="auto"/>
              <w:bottom w:val="single" w:sz="4" w:space="0" w:color="auto"/>
              <w:right w:val="single" w:sz="4" w:space="0" w:color="auto"/>
            </w:tcBorders>
          </w:tcPr>
          <w:p w14:paraId="161CF497" w14:textId="77777777" w:rsidR="000B2A1A" w:rsidRDefault="00526A29" w:rsidP="006B45B8">
            <w:pPr>
              <w:pStyle w:val="TableLeft"/>
            </w:pPr>
            <w:r>
              <w:t>WHO</w:t>
            </w:r>
          </w:p>
        </w:tc>
        <w:tc>
          <w:tcPr>
            <w:tcW w:w="4495" w:type="dxa"/>
            <w:tcBorders>
              <w:top w:val="single" w:sz="4" w:space="0" w:color="auto"/>
              <w:left w:val="single" w:sz="4" w:space="0" w:color="auto"/>
              <w:bottom w:val="single" w:sz="4" w:space="0" w:color="auto"/>
              <w:right w:val="single" w:sz="4" w:space="0" w:color="auto"/>
            </w:tcBorders>
          </w:tcPr>
          <w:p w14:paraId="6FDFFE53" w14:textId="77777777" w:rsidR="0074605C" w:rsidRDefault="00526A29">
            <w:pPr>
              <w:spacing w:after="60"/>
            </w:pPr>
            <w:r>
              <w:t>Not Applicable</w:t>
            </w:r>
          </w:p>
        </w:tc>
      </w:tr>
      <w:tr w:rsidR="00CA657C" w14:paraId="2F0B4057" w14:textId="77777777" w:rsidTr="00E11AE8">
        <w:tc>
          <w:tcPr>
            <w:tcW w:w="4495" w:type="dxa"/>
            <w:tcBorders>
              <w:top w:val="single" w:sz="4" w:space="0" w:color="auto"/>
              <w:left w:val="single" w:sz="4" w:space="0" w:color="auto"/>
              <w:bottom w:val="single" w:sz="4" w:space="0" w:color="auto"/>
              <w:right w:val="single" w:sz="4" w:space="0" w:color="auto"/>
            </w:tcBorders>
          </w:tcPr>
          <w:p w14:paraId="6D716003" w14:textId="77777777" w:rsidR="000B2A1A" w:rsidRDefault="00526A29" w:rsidP="006B45B8">
            <w:pPr>
              <w:pStyle w:val="TableLeft"/>
            </w:pPr>
            <w:r>
              <w:t>UTN</w:t>
            </w:r>
          </w:p>
        </w:tc>
        <w:tc>
          <w:tcPr>
            <w:tcW w:w="4495" w:type="dxa"/>
            <w:tcBorders>
              <w:top w:val="single" w:sz="4" w:space="0" w:color="auto"/>
              <w:left w:val="single" w:sz="4" w:space="0" w:color="auto"/>
              <w:bottom w:val="single" w:sz="4" w:space="0" w:color="auto"/>
              <w:right w:val="single" w:sz="4" w:space="0" w:color="auto"/>
            </w:tcBorders>
          </w:tcPr>
          <w:p w14:paraId="317D4D4D" w14:textId="77777777" w:rsidR="0074605C" w:rsidRDefault="00526A29">
            <w:pPr>
              <w:spacing w:after="60"/>
            </w:pPr>
            <w:r>
              <w:t>Not Applicable</w:t>
            </w:r>
          </w:p>
        </w:tc>
      </w:tr>
      <w:tr w:rsidR="00CA657C" w14:paraId="7C117E9C" w14:textId="77777777" w:rsidTr="00E11AE8">
        <w:tc>
          <w:tcPr>
            <w:tcW w:w="4495" w:type="dxa"/>
            <w:tcBorders>
              <w:top w:val="single" w:sz="4" w:space="0" w:color="auto"/>
              <w:left w:val="single" w:sz="4" w:space="0" w:color="auto"/>
              <w:bottom w:val="single" w:sz="4" w:space="0" w:color="auto"/>
              <w:right w:val="single" w:sz="4" w:space="0" w:color="auto"/>
            </w:tcBorders>
          </w:tcPr>
          <w:p w14:paraId="5DB01A60" w14:textId="77777777" w:rsidR="000B2A1A" w:rsidRDefault="00526A29" w:rsidP="006B45B8">
            <w:pPr>
              <w:pStyle w:val="TableLeft"/>
            </w:pPr>
            <w:r>
              <w:t>IND</w:t>
            </w:r>
          </w:p>
        </w:tc>
        <w:tc>
          <w:tcPr>
            <w:tcW w:w="4495" w:type="dxa"/>
            <w:tcBorders>
              <w:top w:val="single" w:sz="4" w:space="0" w:color="auto"/>
              <w:left w:val="single" w:sz="4" w:space="0" w:color="auto"/>
              <w:bottom w:val="single" w:sz="4" w:space="0" w:color="auto"/>
              <w:right w:val="single" w:sz="4" w:space="0" w:color="auto"/>
            </w:tcBorders>
          </w:tcPr>
          <w:p w14:paraId="47F0CDBC" w14:textId="77777777" w:rsidR="0074605C" w:rsidRDefault="00526A29">
            <w:pPr>
              <w:spacing w:after="60"/>
            </w:pPr>
            <w:r>
              <w:t>133989</w:t>
            </w:r>
          </w:p>
        </w:tc>
      </w:tr>
    </w:tbl>
    <w:p w14:paraId="2A3CAE7C" w14:textId="77777777" w:rsidR="009072C6" w:rsidRDefault="009072C6" w:rsidP="001C1220">
      <w:pPr>
        <w:pStyle w:val="ListEnd"/>
      </w:pPr>
    </w:p>
    <w:p w14:paraId="7284B594" w14:textId="6C96D396" w:rsidR="006A2304" w:rsidRPr="001C1220" w:rsidRDefault="008F7EB8" w:rsidP="001C1220">
      <w:pPr>
        <w:pStyle w:val="Paragraph"/>
      </w:pPr>
      <w:r w:rsidRPr="001C1220">
        <w:rPr>
          <w:b/>
          <w:bCs/>
        </w:rPr>
        <w:t>Approval Date:</w:t>
      </w:r>
      <w:r w:rsidR="009072C6" w:rsidRPr="001C1220">
        <w:t xml:space="preserve"> </w:t>
      </w:r>
      <w:del w:id="5" w:author="Powell, Deana" w:date="2026-03-05T15:34:00Z" w16du:dateUtc="2026-03-05T20:34:00Z">
        <w:r>
          <w:delText xml:space="preserve"> </w:delText>
        </w:r>
        <w:r w:rsidR="000D3500" w:rsidRPr="00B55DCA">
          <w:delText>13</w:delText>
        </w:r>
        <w:r w:rsidR="00B55DCA" w:rsidRPr="00B55DCA">
          <w:delText xml:space="preserve"> </w:delText>
        </w:r>
        <w:r w:rsidR="00CF48DE" w:rsidRPr="00B55DCA">
          <w:rPr>
            <w:lang w:val="en-GB"/>
          </w:rPr>
          <w:delText>J</w:delText>
        </w:r>
        <w:r w:rsidR="00B55DCA">
          <w:rPr>
            <w:lang w:val="en-GB"/>
          </w:rPr>
          <w:delText xml:space="preserve">uly </w:delText>
        </w:r>
        <w:r w:rsidR="00CF48DE" w:rsidRPr="00B55DCA">
          <w:rPr>
            <w:lang w:val="en-GB"/>
          </w:rPr>
          <w:delText>2023</w:delText>
        </w:r>
        <w:r w:rsidR="00BC0268">
          <w:rPr>
            <w:caps/>
          </w:rPr>
          <w:delText xml:space="preserve"> </w:delText>
        </w:r>
      </w:del>
      <w:ins w:id="6" w:author="Powell, Deana" w:date="2026-03-05T15:34:00Z" w16du:dateUtc="2026-03-05T20:34:00Z">
        <w:r w:rsidR="00450EEA">
          <w:t>23</w:t>
        </w:r>
        <w:r w:rsidR="009072C6" w:rsidRPr="001C1220">
          <w:t xml:space="preserve"> </w:t>
        </w:r>
        <w:r w:rsidR="00450EEA">
          <w:t>October</w:t>
        </w:r>
        <w:r w:rsidR="009072C6" w:rsidRPr="001C1220">
          <w:t xml:space="preserve"> </w:t>
        </w:r>
        <w:r w:rsidR="00450EEA">
          <w:t>2025</w:t>
        </w:r>
      </w:ins>
    </w:p>
    <w:p w14:paraId="6836D843" w14:textId="77777777" w:rsidR="0074605C" w:rsidRDefault="00526A29">
      <w:pPr>
        <w:pStyle w:val="ParagraphBold"/>
        <w:pageBreakBefore/>
      </w:pPr>
      <w:r>
        <w:lastRenderedPageBreak/>
        <w:t>Sponsor Signatory</w:t>
      </w:r>
    </w:p>
    <w:p w14:paraId="1B1378F4" w14:textId="77777777" w:rsidR="0074605C" w:rsidRDefault="0074605C">
      <w:pPr>
        <w:pStyle w:val="Paragraph"/>
      </w:pPr>
    </w:p>
    <w:p w14:paraId="5513F0B8" w14:textId="77777777" w:rsidR="0074605C" w:rsidRDefault="0074605C">
      <w:pPr>
        <w:pStyle w:val="Paragraph"/>
      </w:pPr>
    </w:p>
    <w:tbl>
      <w:tblPr>
        <w:tblW w:w="0" w:type="auto"/>
        <w:tblLook w:val="04A0" w:firstRow="1" w:lastRow="0" w:firstColumn="1" w:lastColumn="0" w:noHBand="0" w:noVBand="1"/>
      </w:tblPr>
      <w:tblGrid>
        <w:gridCol w:w="5754"/>
        <w:gridCol w:w="366"/>
        <w:gridCol w:w="2870"/>
      </w:tblGrid>
      <w:tr w:rsidR="00CA657C" w14:paraId="36A2A40D" w14:textId="77777777" w:rsidTr="00EB36AF">
        <w:tc>
          <w:tcPr>
            <w:tcW w:w="5754" w:type="dxa"/>
            <w:tcBorders>
              <w:top w:val="single" w:sz="4" w:space="0" w:color="auto"/>
            </w:tcBorders>
          </w:tcPr>
          <w:p w14:paraId="7906B901" w14:textId="77777777" w:rsidR="001D1D15" w:rsidRDefault="00526A29" w:rsidP="006B45B8">
            <w:pPr>
              <w:pStyle w:val="TableLeft"/>
            </w:pPr>
            <w:r>
              <w:t>Typed Name:</w:t>
            </w:r>
          </w:p>
          <w:p w14:paraId="11F4465D" w14:textId="77777777" w:rsidR="001D1D15" w:rsidRDefault="00526A29" w:rsidP="006B45B8">
            <w:pPr>
              <w:pStyle w:val="TableLeft"/>
            </w:pPr>
            <w:r>
              <w:t>Title:</w:t>
            </w:r>
          </w:p>
        </w:tc>
        <w:tc>
          <w:tcPr>
            <w:tcW w:w="366" w:type="dxa"/>
          </w:tcPr>
          <w:p w14:paraId="633C1FF2" w14:textId="77777777" w:rsidR="001D1D15" w:rsidRDefault="001D1D15" w:rsidP="006B45B8">
            <w:pPr>
              <w:pStyle w:val="TableLeft"/>
            </w:pPr>
          </w:p>
        </w:tc>
        <w:tc>
          <w:tcPr>
            <w:tcW w:w="2870" w:type="dxa"/>
            <w:tcBorders>
              <w:top w:val="single" w:sz="4" w:space="0" w:color="auto"/>
            </w:tcBorders>
          </w:tcPr>
          <w:p w14:paraId="14A26FAB" w14:textId="77777777" w:rsidR="001D1D15" w:rsidRDefault="00526A29" w:rsidP="006B45B8">
            <w:pPr>
              <w:pStyle w:val="TableLeft"/>
            </w:pPr>
            <w:r>
              <w:t>Date</w:t>
            </w:r>
          </w:p>
        </w:tc>
      </w:tr>
    </w:tbl>
    <w:p w14:paraId="187C51A7" w14:textId="77777777" w:rsidR="0074605C" w:rsidRDefault="0074605C">
      <w:pPr>
        <w:pStyle w:val="Paragraph"/>
      </w:pPr>
    </w:p>
    <w:p w14:paraId="74553FB8" w14:textId="77777777" w:rsidR="0074605C" w:rsidRDefault="0074605C">
      <w:pPr>
        <w:pStyle w:val="Paragraph"/>
      </w:pPr>
    </w:p>
    <w:p w14:paraId="057A5DB3" w14:textId="77777777" w:rsidR="0074605C" w:rsidRDefault="00526A29">
      <w:pPr>
        <w:pStyle w:val="ParagraphBold"/>
      </w:pPr>
      <w:r>
        <w:t>Protocol-specific Sponsor contact information can be found in the Investigator Study File Binder (or equivalent).</w:t>
      </w:r>
    </w:p>
    <w:p w14:paraId="42694636" w14:textId="77777777" w:rsidR="0074605C" w:rsidRDefault="0074605C">
      <w:pPr>
        <w:pStyle w:val="Paragraph"/>
      </w:pPr>
    </w:p>
    <w:p w14:paraId="5BB76992" w14:textId="77777777" w:rsidR="0074605C" w:rsidRDefault="0074605C">
      <w:pPr>
        <w:pStyle w:val="Paragraph"/>
      </w:pPr>
    </w:p>
    <w:p w14:paraId="2659EBB8" w14:textId="77777777" w:rsidR="0074605C" w:rsidRDefault="00526A29">
      <w:pPr>
        <w:pStyle w:val="ParagraphBold"/>
      </w:pPr>
      <w:r>
        <w:t>Investigator Signatory</w:t>
      </w:r>
    </w:p>
    <w:p w14:paraId="62B4B7FA" w14:textId="77777777" w:rsidR="0074605C" w:rsidRDefault="00526A29">
      <w:pPr>
        <w:pStyle w:val="Paragraph"/>
      </w:pPr>
      <w:r>
        <w:t>I agree to conduct this clinical study in accordance with the design outlined in this protocol and to abide by all provisions of this protocol.</w:t>
      </w:r>
    </w:p>
    <w:p w14:paraId="4A02CC42" w14:textId="77777777" w:rsidR="0074605C" w:rsidRDefault="0074605C">
      <w:pPr>
        <w:pStyle w:val="Paragraph"/>
      </w:pPr>
    </w:p>
    <w:p w14:paraId="6862E308" w14:textId="77777777" w:rsidR="0074605C" w:rsidRDefault="0074605C">
      <w:pPr>
        <w:pStyle w:val="Paragraph"/>
      </w:pPr>
    </w:p>
    <w:tbl>
      <w:tblPr>
        <w:tblW w:w="0" w:type="auto"/>
        <w:tblLook w:val="04A0" w:firstRow="1" w:lastRow="0" w:firstColumn="1" w:lastColumn="0" w:noHBand="0" w:noVBand="1"/>
      </w:tblPr>
      <w:tblGrid>
        <w:gridCol w:w="5754"/>
        <w:gridCol w:w="366"/>
        <w:gridCol w:w="2870"/>
      </w:tblGrid>
      <w:tr w:rsidR="00CA657C" w14:paraId="7F053CFC" w14:textId="77777777" w:rsidTr="00A7350C">
        <w:tc>
          <w:tcPr>
            <w:tcW w:w="5754" w:type="dxa"/>
            <w:tcBorders>
              <w:top w:val="single" w:sz="4" w:space="0" w:color="auto"/>
            </w:tcBorders>
          </w:tcPr>
          <w:p w14:paraId="34AC88B1" w14:textId="77777777" w:rsidR="001D1D15" w:rsidRDefault="00526A29" w:rsidP="006B45B8">
            <w:pPr>
              <w:pStyle w:val="TableLeft"/>
            </w:pPr>
            <w:r>
              <w:t>Typed Name:</w:t>
            </w:r>
          </w:p>
          <w:p w14:paraId="5A04BF86" w14:textId="77777777" w:rsidR="001D1D15" w:rsidRDefault="00526A29" w:rsidP="006B45B8">
            <w:pPr>
              <w:pStyle w:val="TableLeft"/>
            </w:pPr>
            <w:r>
              <w:t>Title:</w:t>
            </w:r>
          </w:p>
        </w:tc>
        <w:tc>
          <w:tcPr>
            <w:tcW w:w="366" w:type="dxa"/>
          </w:tcPr>
          <w:p w14:paraId="03344DA0" w14:textId="77777777" w:rsidR="001D1D15" w:rsidRDefault="001D1D15" w:rsidP="006B45B8">
            <w:pPr>
              <w:pStyle w:val="TableLeft"/>
            </w:pPr>
          </w:p>
        </w:tc>
        <w:tc>
          <w:tcPr>
            <w:tcW w:w="2870" w:type="dxa"/>
            <w:tcBorders>
              <w:top w:val="single" w:sz="4" w:space="0" w:color="auto"/>
            </w:tcBorders>
          </w:tcPr>
          <w:p w14:paraId="0892B3B8" w14:textId="77777777" w:rsidR="001D1D15" w:rsidRDefault="00526A29" w:rsidP="006B45B8">
            <w:pPr>
              <w:pStyle w:val="TableLeft"/>
            </w:pPr>
            <w:r>
              <w:t>Date</w:t>
            </w:r>
          </w:p>
        </w:tc>
      </w:tr>
    </w:tbl>
    <w:p w14:paraId="070187A7" w14:textId="77777777" w:rsidR="0074605C" w:rsidRDefault="0074605C">
      <w:pPr>
        <w:pStyle w:val="Paragraph"/>
        <w:spacing w:before="0" w:after="0" w:line="20" w:lineRule="exact"/>
        <w:rPr>
          <w:sz w:val="2"/>
        </w:rPr>
      </w:pPr>
    </w:p>
    <w:p w14:paraId="60BDBC73" w14:textId="77777777" w:rsidR="005E3EEC" w:rsidRDefault="00526A29" w:rsidP="00AB0748">
      <w:pPr>
        <w:pStyle w:val="Heading1Unnumbered"/>
        <w:pageBreakBefore/>
      </w:pPr>
      <w:bookmarkStart w:id="7" w:name="_Toc212096909"/>
      <w:bookmarkStart w:id="8" w:name="_Toc140132341"/>
      <w:r w:rsidRPr="008A4C2E">
        <w:lastRenderedPageBreak/>
        <w:t>DOCUMENT HISTORY</w:t>
      </w:r>
      <w:bookmarkEnd w:id="7"/>
      <w:bookmarkEnd w:id="8"/>
    </w:p>
    <w:p w14:paraId="69F37D1D" w14:textId="77777777" w:rsidR="0074605C" w:rsidRDefault="0074605C">
      <w:pPr>
        <w:pStyle w:val="Paragraph"/>
        <w:spacing w:before="0" w:after="0" w:line="20" w:lineRule="exact"/>
        <w:rPr>
          <w:bCs/>
          <w:sz w:val="2"/>
          <w:szCs w:val="2"/>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63"/>
        <w:gridCol w:w="1782"/>
        <w:gridCol w:w="4945"/>
      </w:tblGrid>
      <w:tr w:rsidR="00CA657C" w14:paraId="5FA2531C" w14:textId="77777777" w:rsidTr="00BC6B5B">
        <w:trPr>
          <w:tblHeader/>
        </w:trPr>
        <w:tc>
          <w:tcPr>
            <w:tcW w:w="2263" w:type="dxa"/>
          </w:tcPr>
          <w:p w14:paraId="3D13AC9C" w14:textId="77777777" w:rsidR="008C7DA5" w:rsidRDefault="00526A29" w:rsidP="006B45B8">
            <w:pPr>
              <w:pStyle w:val="TableHead"/>
              <w:jc w:val="left"/>
            </w:pPr>
            <w:r>
              <w:t>Document</w:t>
            </w:r>
          </w:p>
        </w:tc>
        <w:tc>
          <w:tcPr>
            <w:tcW w:w="1782" w:type="dxa"/>
          </w:tcPr>
          <w:p w14:paraId="36D1A5CE" w14:textId="77777777" w:rsidR="008C7DA5" w:rsidRDefault="00526A29" w:rsidP="006B45B8">
            <w:pPr>
              <w:pStyle w:val="TableHead"/>
            </w:pPr>
            <w:r>
              <w:t>Date of Issue</w:t>
            </w:r>
          </w:p>
        </w:tc>
        <w:tc>
          <w:tcPr>
            <w:tcW w:w="4945" w:type="dxa"/>
          </w:tcPr>
          <w:p w14:paraId="23D28E1A" w14:textId="77777777" w:rsidR="008C7DA5" w:rsidRDefault="00526A29" w:rsidP="006B45B8">
            <w:pPr>
              <w:pStyle w:val="TableHead"/>
              <w:jc w:val="left"/>
            </w:pPr>
            <w:r>
              <w:t>Overall Rationale</w:t>
            </w:r>
          </w:p>
        </w:tc>
      </w:tr>
      <w:tr w:rsidR="00CA657C" w14:paraId="6993E898" w14:textId="77777777" w:rsidTr="00BC6B5B">
        <w:trPr>
          <w:ins w:id="9" w:author="Powell, Deana" w:date="2026-03-05T15:34:00Z" w16du:dateUtc="2026-03-05T20:34:00Z"/>
        </w:trPr>
        <w:tc>
          <w:tcPr>
            <w:tcW w:w="2263" w:type="dxa"/>
          </w:tcPr>
          <w:p w14:paraId="715B46F0" w14:textId="77777777" w:rsidR="0056448B" w:rsidRDefault="00526A29" w:rsidP="00EC3E78">
            <w:pPr>
              <w:pStyle w:val="TableLeft"/>
              <w:rPr>
                <w:ins w:id="10" w:author="Powell, Deana" w:date="2026-03-05T15:34:00Z" w16du:dateUtc="2026-03-05T20:34:00Z"/>
              </w:rPr>
            </w:pPr>
            <w:ins w:id="11" w:author="Powell, Deana" w:date="2026-03-05T15:34:00Z" w16du:dateUtc="2026-03-05T20:34:00Z">
              <w:r>
                <w:t>Amendment 4</w:t>
              </w:r>
            </w:ins>
          </w:p>
        </w:tc>
        <w:tc>
          <w:tcPr>
            <w:tcW w:w="1782" w:type="dxa"/>
          </w:tcPr>
          <w:p w14:paraId="55BD695C" w14:textId="3B9F2E2D" w:rsidR="0056448B" w:rsidRDefault="00450EEA" w:rsidP="00EC3E78">
            <w:pPr>
              <w:pStyle w:val="TableCenter"/>
              <w:rPr>
                <w:ins w:id="12" w:author="Powell, Deana" w:date="2026-03-05T15:34:00Z" w16du:dateUtc="2026-03-05T20:34:00Z"/>
                <w:caps/>
              </w:rPr>
            </w:pPr>
            <w:ins w:id="13" w:author="Powell, Deana" w:date="2026-03-05T15:34:00Z" w16du:dateUtc="2026-03-05T20:34:00Z">
              <w:r>
                <w:rPr>
                  <w:caps/>
                </w:rPr>
                <w:t>23</w:t>
              </w:r>
              <w:r w:rsidR="009072C6">
                <w:rPr>
                  <w:caps/>
                </w:rPr>
                <w:t>-</w:t>
              </w:r>
              <w:r>
                <w:rPr>
                  <w:caps/>
                </w:rPr>
                <w:t>OCT</w:t>
              </w:r>
              <w:r w:rsidR="009072C6">
                <w:rPr>
                  <w:caps/>
                </w:rPr>
                <w:t>-</w:t>
              </w:r>
              <w:r>
                <w:rPr>
                  <w:caps/>
                </w:rPr>
                <w:t>2025</w:t>
              </w:r>
            </w:ins>
          </w:p>
        </w:tc>
        <w:tc>
          <w:tcPr>
            <w:tcW w:w="4945" w:type="dxa"/>
          </w:tcPr>
          <w:p w14:paraId="5E7FD825" w14:textId="77777777" w:rsidR="0056448B" w:rsidRPr="00A56B5C" w:rsidRDefault="00526A29" w:rsidP="00A56B5C">
            <w:pPr>
              <w:rPr>
                <w:ins w:id="14" w:author="Powell, Deana" w:date="2026-03-05T15:34:00Z" w16du:dateUtc="2026-03-05T20:34:00Z"/>
                <w:rFonts w:eastAsia="MS Gothic"/>
              </w:rPr>
            </w:pPr>
            <w:ins w:id="15" w:author="Powell, Deana" w:date="2026-03-05T15:34:00Z" w16du:dateUtc="2026-03-05T20:34:00Z">
              <w:r w:rsidRPr="00A56B5C">
                <w:t>To confirm the dose of nemtabrutinib selected to be given in combination with venetoclax for Part 2 of the study.</w:t>
              </w:r>
            </w:ins>
          </w:p>
        </w:tc>
      </w:tr>
      <w:tr w:rsidR="00CA657C" w14:paraId="45F2F746" w14:textId="77777777" w:rsidTr="00BC6B5B">
        <w:trPr>
          <w:ins w:id="16" w:author="Powell, Deana" w:date="2026-03-05T15:34:00Z" w16du:dateUtc="2026-03-05T20:34:00Z"/>
        </w:trPr>
        <w:tc>
          <w:tcPr>
            <w:tcW w:w="2263" w:type="dxa"/>
          </w:tcPr>
          <w:p w14:paraId="6A4EF14C" w14:textId="77777777" w:rsidR="00B1584F" w:rsidRDefault="00526A29" w:rsidP="00EC3E78">
            <w:pPr>
              <w:pStyle w:val="TableLeft"/>
              <w:rPr>
                <w:ins w:id="17" w:author="Powell, Deana" w:date="2026-03-05T15:34:00Z" w16du:dateUtc="2026-03-05T20:34:00Z"/>
              </w:rPr>
            </w:pPr>
            <w:ins w:id="18" w:author="Powell, Deana" w:date="2026-03-05T15:34:00Z" w16du:dateUtc="2026-03-05T20:34:00Z">
              <w:r>
                <w:t>Amendment 3/ UK</w:t>
              </w:r>
              <w:r>
                <w:noBreakHyphen/>
                <w:t>specific Amendment</w:t>
              </w:r>
            </w:ins>
          </w:p>
        </w:tc>
        <w:tc>
          <w:tcPr>
            <w:tcW w:w="1782" w:type="dxa"/>
          </w:tcPr>
          <w:p w14:paraId="718BE7E4" w14:textId="77777777" w:rsidR="00B1584F" w:rsidRDefault="00526A29" w:rsidP="00EC3E78">
            <w:pPr>
              <w:pStyle w:val="TableCenter"/>
              <w:rPr>
                <w:ins w:id="19" w:author="Powell, Deana" w:date="2026-03-05T15:34:00Z" w16du:dateUtc="2026-03-05T20:34:00Z"/>
                <w:caps/>
              </w:rPr>
            </w:pPr>
            <w:ins w:id="20" w:author="Powell, Deana" w:date="2026-03-05T15:34:00Z" w16du:dateUtc="2026-03-05T20:34:00Z">
              <w:r>
                <w:rPr>
                  <w:caps/>
                </w:rPr>
                <w:t>01-Sep-2023</w:t>
              </w:r>
            </w:ins>
          </w:p>
        </w:tc>
        <w:tc>
          <w:tcPr>
            <w:tcW w:w="4945" w:type="dxa"/>
          </w:tcPr>
          <w:p w14:paraId="1F4C1CA0" w14:textId="77777777" w:rsidR="00B1584F" w:rsidRPr="00DF70F8" w:rsidRDefault="00526A29" w:rsidP="00EC3E78">
            <w:pPr>
              <w:pStyle w:val="TableLeft"/>
              <w:rPr>
                <w:ins w:id="21" w:author="Powell, Deana" w:date="2026-03-05T15:34:00Z" w16du:dateUtc="2026-03-05T20:34:00Z"/>
              </w:rPr>
            </w:pPr>
            <w:ins w:id="22" w:author="Powell, Deana" w:date="2026-03-05T15:34:00Z" w16du:dateUtc="2026-03-05T20:34:00Z">
              <w:r>
                <w:rPr>
                  <w:rStyle w:val="ParagraphChar"/>
                </w:rPr>
                <w:t>To align the contraception requirements for female participants receiving rituximab (or approved biosimilar) as per SmPC.</w:t>
              </w:r>
            </w:ins>
          </w:p>
        </w:tc>
      </w:tr>
      <w:tr w:rsidR="00CA657C" w14:paraId="2232118C" w14:textId="77777777" w:rsidTr="00BC6B5B">
        <w:tc>
          <w:tcPr>
            <w:tcW w:w="2263" w:type="dxa"/>
          </w:tcPr>
          <w:p w14:paraId="15050768" w14:textId="77777777" w:rsidR="008C7DA5" w:rsidRDefault="00526A29" w:rsidP="00EC3E78">
            <w:pPr>
              <w:pStyle w:val="TableLeft"/>
            </w:pPr>
            <w:r>
              <w:t>Amendment 2</w:t>
            </w:r>
          </w:p>
        </w:tc>
        <w:tc>
          <w:tcPr>
            <w:tcW w:w="1782" w:type="dxa"/>
          </w:tcPr>
          <w:p w14:paraId="7CF9E57D" w14:textId="71400E36" w:rsidR="008C7DA5" w:rsidRDefault="00526A29" w:rsidP="00EC3E78">
            <w:pPr>
              <w:pStyle w:val="TableCenter"/>
              <w:rPr>
                <w:caps/>
              </w:rPr>
            </w:pPr>
            <w:r>
              <w:rPr>
                <w:caps/>
                <w:lang w:val="en-GB"/>
              </w:rPr>
              <w:t>13-</w:t>
            </w:r>
            <w:del w:id="23" w:author="Powell, Deana" w:date="2026-03-05T15:34:00Z" w16du:dateUtc="2026-03-05T20:34:00Z">
              <w:r w:rsidR="00CF48DE">
                <w:rPr>
                  <w:caps/>
                  <w:lang w:val="en-GB"/>
                </w:rPr>
                <w:delText>JUL</w:delText>
              </w:r>
            </w:del>
            <w:ins w:id="24" w:author="Powell, Deana" w:date="2026-03-05T15:34:00Z" w16du:dateUtc="2026-03-05T20:34:00Z">
              <w:r>
                <w:rPr>
                  <w:caps/>
                  <w:lang w:val="en-GB"/>
                </w:rPr>
                <w:t>Jul</w:t>
              </w:r>
            </w:ins>
            <w:r>
              <w:rPr>
                <w:caps/>
                <w:lang w:val="en-GB"/>
              </w:rPr>
              <w:t>-2023</w:t>
            </w:r>
          </w:p>
        </w:tc>
        <w:tc>
          <w:tcPr>
            <w:tcW w:w="4945" w:type="dxa"/>
          </w:tcPr>
          <w:p w14:paraId="19E5DBE8" w14:textId="77777777" w:rsidR="008C7DA5" w:rsidRPr="00DF70F8" w:rsidRDefault="00526A29" w:rsidP="00EC3E78">
            <w:pPr>
              <w:pStyle w:val="TableLeft"/>
            </w:pPr>
            <w:r w:rsidRPr="00DF70F8">
              <w:t>To incorporate changes regarding legally acceptable representatives and measures for study management in pandemic situations after receiving regulatory agency feedback.</w:t>
            </w:r>
          </w:p>
        </w:tc>
      </w:tr>
      <w:tr w:rsidR="00CA657C" w14:paraId="4F9FE629" w14:textId="77777777" w:rsidTr="00BC6B5B">
        <w:tc>
          <w:tcPr>
            <w:tcW w:w="2263" w:type="dxa"/>
          </w:tcPr>
          <w:p w14:paraId="75D7FF86" w14:textId="77777777" w:rsidR="008C7DA5" w:rsidRPr="00CF5B72" w:rsidRDefault="00526A29" w:rsidP="00EC3E78">
            <w:pPr>
              <w:pStyle w:val="TableLeft"/>
            </w:pPr>
            <w:r>
              <w:t>Amendment 1</w:t>
            </w:r>
          </w:p>
        </w:tc>
        <w:tc>
          <w:tcPr>
            <w:tcW w:w="1782" w:type="dxa"/>
          </w:tcPr>
          <w:p w14:paraId="7A72A572" w14:textId="77777777" w:rsidR="008C7DA5" w:rsidRDefault="00526A29" w:rsidP="00EC3E78">
            <w:pPr>
              <w:pStyle w:val="TableCenter"/>
              <w:rPr>
                <w:caps/>
                <w:lang w:val="en-GB"/>
              </w:rPr>
            </w:pPr>
            <w:r>
              <w:rPr>
                <w:caps/>
                <w:lang w:val="en-GB"/>
              </w:rPr>
              <w:t>22-May-2023</w:t>
            </w:r>
          </w:p>
        </w:tc>
        <w:tc>
          <w:tcPr>
            <w:tcW w:w="4945" w:type="dxa"/>
          </w:tcPr>
          <w:p w14:paraId="1B420AAA" w14:textId="77777777" w:rsidR="008C7DA5" w:rsidRPr="00DC0AAE" w:rsidRDefault="00526A29" w:rsidP="00EC3E78">
            <w:pPr>
              <w:pStyle w:val="TableLeft"/>
              <w:rPr>
                <w:b/>
              </w:rPr>
            </w:pPr>
            <w:r w:rsidRPr="00DF70F8">
              <w:t>To incorporate changes regarding toxicity rate (mTPI design), management of overlapping toxicities for MK-1026 and venetoclax, updated text related to alpha spending at IAs, OS analysis, PFS censoring, correction to rituximab treatment in the comparator arm, and prohibited use of CYP3A strong inhibitors after receiving regulatory agency feedback.</w:t>
            </w:r>
          </w:p>
        </w:tc>
      </w:tr>
      <w:tr w:rsidR="00CA657C" w14:paraId="7FEF11BE" w14:textId="77777777" w:rsidTr="00BC6B5B">
        <w:tc>
          <w:tcPr>
            <w:tcW w:w="2263" w:type="dxa"/>
          </w:tcPr>
          <w:p w14:paraId="444D9AE5" w14:textId="77777777" w:rsidR="008C7DA5" w:rsidRDefault="00526A29" w:rsidP="00EC3E78">
            <w:pPr>
              <w:pStyle w:val="TableLeft"/>
            </w:pPr>
            <w:r w:rsidRPr="00CF5B72">
              <w:t>Original Protocol</w:t>
            </w:r>
          </w:p>
        </w:tc>
        <w:tc>
          <w:tcPr>
            <w:tcW w:w="1782" w:type="dxa"/>
          </w:tcPr>
          <w:p w14:paraId="703C2186" w14:textId="77777777" w:rsidR="008C7DA5" w:rsidRPr="008D26B2" w:rsidRDefault="00526A29" w:rsidP="00EC3E78">
            <w:pPr>
              <w:pStyle w:val="TableCenter"/>
              <w:rPr>
                <w:caps/>
              </w:rPr>
            </w:pPr>
            <w:r w:rsidRPr="008D26B2">
              <w:rPr>
                <w:caps/>
                <w:lang w:val="en-GB"/>
              </w:rPr>
              <w:t>15-Dec-2022</w:t>
            </w:r>
          </w:p>
        </w:tc>
        <w:tc>
          <w:tcPr>
            <w:tcW w:w="4945" w:type="dxa"/>
          </w:tcPr>
          <w:p w14:paraId="4DDF05D1" w14:textId="77777777" w:rsidR="008C7DA5" w:rsidRPr="00DF70F8" w:rsidRDefault="001D6F53" w:rsidP="00EC3E78">
            <w:pPr>
              <w:pStyle w:val="TableLeft"/>
            </w:pPr>
            <w:r>
              <w:t>Not applicable</w:t>
            </w:r>
          </w:p>
        </w:tc>
      </w:tr>
    </w:tbl>
    <w:p w14:paraId="118898AB" w14:textId="77777777" w:rsidR="0074605C" w:rsidRDefault="0074605C">
      <w:pPr>
        <w:pStyle w:val="Paragraph"/>
        <w:spacing w:before="0" w:after="0" w:line="20" w:lineRule="exact"/>
        <w:rPr>
          <w:bCs/>
          <w:sz w:val="2"/>
        </w:rPr>
      </w:pPr>
    </w:p>
    <w:p w14:paraId="4055884D" w14:textId="77777777" w:rsidR="00FF11FF" w:rsidRDefault="00FF11FF" w:rsidP="001C1220">
      <w:pPr>
        <w:pStyle w:val="ListEnd"/>
      </w:pPr>
    </w:p>
    <w:p w14:paraId="2C5AC3F2" w14:textId="77777777" w:rsidR="00F464EB" w:rsidRPr="00D116BA" w:rsidRDefault="00526A29" w:rsidP="00E52522">
      <w:pPr>
        <w:pStyle w:val="Heading1Unnumbered"/>
      </w:pPr>
      <w:bookmarkStart w:id="25" w:name="_Toc212096910"/>
      <w:bookmarkStart w:id="26" w:name="_Toc140132342"/>
      <w:r w:rsidRPr="00D116BA">
        <w:t>PROTOCOL AMENDMENT SUMMARY OF CHANGES</w:t>
      </w:r>
      <w:bookmarkEnd w:id="25"/>
      <w:bookmarkEnd w:id="26"/>
    </w:p>
    <w:p w14:paraId="311BE9D1" w14:textId="416E1D09" w:rsidR="00F464EB" w:rsidRPr="00D116BA" w:rsidRDefault="00B6776F" w:rsidP="00CB7593">
      <w:pPr>
        <w:pStyle w:val="Paragraph"/>
        <w:keepNext/>
      </w:pPr>
      <w:r w:rsidRPr="00D116BA">
        <w:rPr>
          <w:b/>
          <w:bCs/>
        </w:rPr>
        <w:t>Amendment:</w:t>
      </w:r>
      <w:r w:rsidRPr="00D116BA">
        <w:t xml:space="preserve"> </w:t>
      </w:r>
      <w:bookmarkStart w:id="27" w:name="_Hlk132807948"/>
      <w:del w:id="28" w:author="Powell, Deana" w:date="2026-03-05T15:34:00Z" w16du:dateUtc="2026-03-05T20:34:00Z">
        <w:r w:rsidR="00F10DC3" w:rsidRPr="00343BD2">
          <w:delText>02</w:delText>
        </w:r>
      </w:del>
      <w:ins w:id="29" w:author="Powell, Deana" w:date="2026-03-05T15:34:00Z" w16du:dateUtc="2026-03-05T20:34:00Z">
        <w:r w:rsidR="0096400D">
          <w:t>04</w:t>
        </w:r>
      </w:ins>
      <w:bookmarkEnd w:id="27"/>
    </w:p>
    <w:p w14:paraId="16E5B4AB" w14:textId="77777777" w:rsidR="00F464EB" w:rsidRPr="00D116BA" w:rsidRDefault="00526A29" w:rsidP="00A929FA">
      <w:pPr>
        <w:pStyle w:val="ParagraphBold"/>
      </w:pPr>
      <w:r w:rsidRPr="00D116BA">
        <w:t>Overall Rationale for the Amendment:</w:t>
      </w:r>
    </w:p>
    <w:p w14:paraId="385CC001" w14:textId="77777777" w:rsidR="008676A9" w:rsidRPr="00D116BA" w:rsidRDefault="00895D30" w:rsidP="00522C7C">
      <w:pPr>
        <w:pStyle w:val="Paragraph"/>
        <w:rPr>
          <w:del w:id="30" w:author="Powell, Deana" w:date="2026-03-05T15:34:00Z" w16du:dateUtc="2026-03-05T20:34:00Z"/>
        </w:rPr>
      </w:pPr>
      <w:del w:id="31" w:author="Powell, Deana" w:date="2026-03-05T15:34:00Z" w16du:dateUtc="2026-03-05T20:34:00Z">
        <w:r w:rsidRPr="00DF70F8">
          <w:delText xml:space="preserve">To incorporate changes regarding </w:delText>
        </w:r>
        <w:r>
          <w:delText>legally acceptable representative</w:delText>
        </w:r>
        <w:r w:rsidR="00200CBA">
          <w:delText>s</w:delText>
        </w:r>
        <w:r w:rsidR="00C45DDD">
          <w:delText xml:space="preserve"> and measures for study management in pandemic</w:delText>
        </w:r>
        <w:r>
          <w:delText xml:space="preserve"> </w:delText>
        </w:r>
        <w:r w:rsidR="00C45DDD">
          <w:delText xml:space="preserve">situations </w:delText>
        </w:r>
        <w:r w:rsidRPr="00DF70F8">
          <w:delText>after receiving regulatory agency feedback.</w:delText>
        </w:r>
      </w:del>
    </w:p>
    <w:p w14:paraId="0550D160" w14:textId="77777777" w:rsidR="00F464EB" w:rsidRDefault="00526A29" w:rsidP="00A56B5C">
      <w:pPr>
        <w:pStyle w:val="Paragraph"/>
        <w:rPr>
          <w:ins w:id="32" w:author="Powell, Deana" w:date="2026-03-05T15:34:00Z" w16du:dateUtc="2026-03-05T20:34:00Z"/>
        </w:rPr>
      </w:pPr>
      <w:ins w:id="33" w:author="Powell, Deana" w:date="2026-03-05T15:34:00Z" w16du:dateUtc="2026-03-05T20:34:00Z">
        <w:r w:rsidRPr="00A56B5C">
          <w:t>To confirm the dose of nemtabrutinib selected to be given in combination with venetoclax for Part 2 of the study</w:t>
        </w:r>
        <w:r w:rsidR="00FE4AED" w:rsidRPr="00A56B5C">
          <w:t>.</w:t>
        </w:r>
      </w:ins>
    </w:p>
    <w:p w14:paraId="087D0DC5" w14:textId="77777777" w:rsidR="00F464EB" w:rsidRPr="00463CF3" w:rsidRDefault="00526A29" w:rsidP="00A929FA">
      <w:pPr>
        <w:pStyle w:val="ParagraphBold"/>
      </w:pPr>
      <w:r w:rsidRPr="00463CF3">
        <w:t>Summary of Changes Table</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600" w:firstRow="0" w:lastRow="0" w:firstColumn="0" w:lastColumn="0" w:noHBand="1" w:noVBand="1"/>
      </w:tblPr>
      <w:tblGrid>
        <w:gridCol w:w="1838"/>
        <w:gridCol w:w="3544"/>
        <w:gridCol w:w="3618"/>
      </w:tblGrid>
      <w:tr w:rsidR="00CA657C" w14:paraId="7C523189" w14:textId="77777777" w:rsidTr="006677F1">
        <w:trPr>
          <w:tblHeader/>
        </w:trPr>
        <w:tc>
          <w:tcPr>
            <w:tcW w:w="1838" w:type="dxa"/>
            <w:vAlign w:val="bottom"/>
          </w:tcPr>
          <w:p w14:paraId="4085F364" w14:textId="77777777" w:rsidR="00F464EB" w:rsidRPr="000D29F0" w:rsidRDefault="00526A29" w:rsidP="00AF7A4E">
            <w:pPr>
              <w:pStyle w:val="TableHead"/>
              <w:keepNext/>
              <w:jc w:val="left"/>
              <w:rPr>
                <w:sz w:val="18"/>
                <w:szCs w:val="18"/>
              </w:rPr>
            </w:pPr>
            <w:r w:rsidRPr="000D29F0">
              <w:rPr>
                <w:sz w:val="18"/>
                <w:szCs w:val="18"/>
              </w:rPr>
              <w:t>Section Number and Name</w:t>
            </w:r>
          </w:p>
        </w:tc>
        <w:tc>
          <w:tcPr>
            <w:tcW w:w="3544" w:type="dxa"/>
            <w:vAlign w:val="bottom"/>
          </w:tcPr>
          <w:p w14:paraId="6DD71F56" w14:textId="77777777" w:rsidR="00F464EB" w:rsidRPr="000D29F0" w:rsidRDefault="00526A29" w:rsidP="00AF7A4E">
            <w:pPr>
              <w:pStyle w:val="TableHead"/>
              <w:keepNext/>
              <w:jc w:val="left"/>
              <w:rPr>
                <w:sz w:val="18"/>
                <w:szCs w:val="18"/>
              </w:rPr>
            </w:pPr>
            <w:r w:rsidRPr="000D29F0">
              <w:rPr>
                <w:sz w:val="18"/>
                <w:szCs w:val="18"/>
              </w:rPr>
              <w:t>Description of Change</w:t>
            </w:r>
          </w:p>
        </w:tc>
        <w:tc>
          <w:tcPr>
            <w:tcW w:w="3618" w:type="dxa"/>
            <w:vAlign w:val="bottom"/>
          </w:tcPr>
          <w:p w14:paraId="70DA288A" w14:textId="77777777" w:rsidR="00F464EB" w:rsidRPr="000D29F0" w:rsidRDefault="00526A29" w:rsidP="00AF7A4E">
            <w:pPr>
              <w:pStyle w:val="TableHead"/>
              <w:keepNext/>
              <w:jc w:val="left"/>
              <w:rPr>
                <w:sz w:val="18"/>
                <w:szCs w:val="18"/>
              </w:rPr>
            </w:pPr>
            <w:r w:rsidRPr="000D29F0">
              <w:rPr>
                <w:sz w:val="18"/>
                <w:szCs w:val="18"/>
              </w:rPr>
              <w:t>Brief Rationale</w:t>
            </w:r>
          </w:p>
        </w:tc>
      </w:tr>
      <w:tr w:rsidR="00CA657C" w14:paraId="4B111B57" w14:textId="77777777" w:rsidTr="000D29F0">
        <w:tc>
          <w:tcPr>
            <w:tcW w:w="9000" w:type="dxa"/>
            <w:gridSpan w:val="3"/>
            <w:vAlign w:val="bottom"/>
          </w:tcPr>
          <w:p w14:paraId="78435B43" w14:textId="77777777" w:rsidR="00F464EB" w:rsidRPr="000D29F0" w:rsidRDefault="00526A29" w:rsidP="00AF7A4E">
            <w:pPr>
              <w:pStyle w:val="TableHead"/>
              <w:keepNext/>
              <w:jc w:val="left"/>
              <w:rPr>
                <w:sz w:val="18"/>
                <w:szCs w:val="18"/>
              </w:rPr>
            </w:pPr>
            <w:r w:rsidRPr="000D29F0">
              <w:rPr>
                <w:sz w:val="18"/>
                <w:szCs w:val="18"/>
              </w:rPr>
              <w:t>Primary Reason for Amendment</w:t>
            </w:r>
          </w:p>
        </w:tc>
      </w:tr>
      <w:tr w:rsidR="00CA657C" w14:paraId="6BD1973D" w14:textId="77777777" w:rsidTr="006677F1">
        <w:tc>
          <w:tcPr>
            <w:tcW w:w="1838" w:type="dxa"/>
            <w:tcBorders>
              <w:bottom w:val="single" w:sz="4" w:space="0" w:color="auto"/>
            </w:tcBorders>
          </w:tcPr>
          <w:p w14:paraId="6A52B823" w14:textId="58B66D2C" w:rsidR="00FC10B7" w:rsidRPr="009C1BDD" w:rsidRDefault="00526A29" w:rsidP="008E5ABE">
            <w:pPr>
              <w:pStyle w:val="TableLeft"/>
              <w:rPr>
                <w:sz w:val="18"/>
                <w:szCs w:val="18"/>
              </w:rPr>
            </w:pPr>
            <w:r w:rsidRPr="001A69DE">
              <w:rPr>
                <w:sz w:val="18"/>
                <w:szCs w:val="18"/>
              </w:rPr>
              <w:t xml:space="preserve">Section </w:t>
            </w:r>
            <w:del w:id="34" w:author="Powell, Deana" w:date="2026-03-05T15:34:00Z" w16du:dateUtc="2026-03-05T20:34:00Z">
              <w:r w:rsidR="00895D30">
                <w:rPr>
                  <w:sz w:val="18"/>
                  <w:szCs w:val="18"/>
                </w:rPr>
                <w:delText>5.</w:delText>
              </w:r>
            </w:del>
            <w:r w:rsidRPr="001A69DE">
              <w:rPr>
                <w:sz w:val="18"/>
                <w:szCs w:val="18"/>
              </w:rPr>
              <w:t>1</w:t>
            </w:r>
            <w:del w:id="35" w:author="Powell, Deana" w:date="2026-03-05T15:34:00Z" w16du:dateUtc="2026-03-05T20:34:00Z">
              <w:r w:rsidR="002B4DBA">
                <w:rPr>
                  <w:sz w:val="18"/>
                  <w:szCs w:val="18"/>
                </w:rPr>
                <w:delText>,</w:delText>
              </w:r>
              <w:r w:rsidR="00895D30">
                <w:rPr>
                  <w:sz w:val="18"/>
                  <w:szCs w:val="18"/>
                </w:rPr>
                <w:delText xml:space="preserve"> Inclusion Criteria</w:delText>
              </w:r>
            </w:del>
            <w:ins w:id="36" w:author="Powell, Deana" w:date="2026-03-05T15:34:00Z" w16du:dateUtc="2026-03-05T20:34:00Z">
              <w:r w:rsidRPr="001A69DE">
                <w:rPr>
                  <w:sz w:val="18"/>
                  <w:szCs w:val="18"/>
                </w:rPr>
                <w:t>.</w:t>
              </w:r>
              <w:r w:rsidR="006A7B69">
                <w:rPr>
                  <w:sz w:val="18"/>
                  <w:szCs w:val="18"/>
                </w:rPr>
                <w:t>1, Synopsis</w:t>
              </w:r>
            </w:ins>
          </w:p>
        </w:tc>
        <w:tc>
          <w:tcPr>
            <w:tcW w:w="3544" w:type="dxa"/>
            <w:tcBorders>
              <w:bottom w:val="single" w:sz="4" w:space="0" w:color="auto"/>
            </w:tcBorders>
          </w:tcPr>
          <w:p w14:paraId="026F0743" w14:textId="698712B0" w:rsidR="00FC10B7" w:rsidRPr="00396B90" w:rsidRDefault="00895D30" w:rsidP="008E5ABE">
            <w:pPr>
              <w:pStyle w:val="TableLeft"/>
              <w:rPr>
                <w:sz w:val="18"/>
                <w:szCs w:val="18"/>
              </w:rPr>
            </w:pPr>
            <w:del w:id="37" w:author="Powell, Deana" w:date="2026-03-05T15:34:00Z" w16du:dateUtc="2026-03-05T20:34:00Z">
              <w:r>
                <w:rPr>
                  <w:sz w:val="18"/>
                  <w:szCs w:val="18"/>
                </w:rPr>
                <w:delText>I</w:delText>
              </w:r>
              <w:r w:rsidR="00493088">
                <w:rPr>
                  <w:sz w:val="18"/>
                  <w:szCs w:val="18"/>
                </w:rPr>
                <w:delText xml:space="preserve">nclusion </w:delText>
              </w:r>
              <w:r>
                <w:rPr>
                  <w:sz w:val="18"/>
                  <w:szCs w:val="18"/>
                </w:rPr>
                <w:delText>C</w:delText>
              </w:r>
              <w:r w:rsidR="00493088">
                <w:rPr>
                  <w:sz w:val="18"/>
                  <w:szCs w:val="18"/>
                </w:rPr>
                <w:delText xml:space="preserve">riteria </w:delText>
              </w:r>
              <w:r>
                <w:rPr>
                  <w:sz w:val="18"/>
                  <w:szCs w:val="18"/>
                </w:rPr>
                <w:delText>#16 has been added for EU participating sites only to confirm those participants eligible who require a legally acceptable representative.</w:delText>
              </w:r>
            </w:del>
            <w:ins w:id="38" w:author="Powell, Deana" w:date="2026-03-05T15:34:00Z" w16du:dateUtc="2026-03-05T20:34:00Z">
              <w:r w:rsidR="00526A29" w:rsidRPr="006A7B69">
                <w:rPr>
                  <w:sz w:val="18"/>
                  <w:szCs w:val="18"/>
                </w:rPr>
                <w:t>Intervention Groups and Duration:</w:t>
              </w:r>
              <w:r w:rsidR="00526A29">
                <w:rPr>
                  <w:sz w:val="18"/>
                  <w:szCs w:val="18"/>
                </w:rPr>
                <w:t xml:space="preserve"> </w:t>
              </w:r>
              <w:r w:rsidR="00526A29" w:rsidRPr="006A7B69">
                <w:rPr>
                  <w:sz w:val="18"/>
                  <w:szCs w:val="18"/>
                </w:rPr>
                <w:t xml:space="preserve">dose of nemtabrutinib </w:t>
              </w:r>
              <w:r w:rsidR="00526A29">
                <w:rPr>
                  <w:sz w:val="18"/>
                  <w:szCs w:val="18"/>
                </w:rPr>
                <w:t xml:space="preserve">updated </w:t>
              </w:r>
              <w:r w:rsidR="00526A29">
                <w:rPr>
                  <w:sz w:val="18"/>
                  <w:szCs w:val="18"/>
                </w:rPr>
                <w:lastRenderedPageBreak/>
                <w:t xml:space="preserve">to 45 mg qd </w:t>
              </w:r>
              <w:r w:rsidR="00526A29" w:rsidRPr="006A7B69">
                <w:rPr>
                  <w:sz w:val="18"/>
                  <w:szCs w:val="18"/>
                </w:rPr>
                <w:t>to be given in combination with venetoclax for Part</w:t>
              </w:r>
              <w:r w:rsidR="00AA4A23">
                <w:rPr>
                  <w:sz w:val="18"/>
                  <w:szCs w:val="18"/>
                </w:rPr>
                <w:t> </w:t>
              </w:r>
              <w:r w:rsidR="00526A29" w:rsidRPr="006A7B69">
                <w:rPr>
                  <w:sz w:val="18"/>
                  <w:szCs w:val="18"/>
                </w:rPr>
                <w:t>2 of the study</w:t>
              </w:r>
              <w:r w:rsidR="00793999">
                <w:rPr>
                  <w:sz w:val="18"/>
                  <w:szCs w:val="18"/>
                </w:rPr>
                <w:t>.</w:t>
              </w:r>
            </w:ins>
          </w:p>
        </w:tc>
        <w:tc>
          <w:tcPr>
            <w:tcW w:w="3618" w:type="dxa"/>
            <w:tcBorders>
              <w:bottom w:val="single" w:sz="4" w:space="0" w:color="auto"/>
            </w:tcBorders>
          </w:tcPr>
          <w:p w14:paraId="78764212" w14:textId="51284210" w:rsidR="00FC10B7" w:rsidRPr="00241DE9" w:rsidRDefault="00526A29" w:rsidP="008E5ABE">
            <w:pPr>
              <w:pStyle w:val="TableLeft"/>
              <w:rPr>
                <w:sz w:val="18"/>
                <w:szCs w:val="18"/>
              </w:rPr>
            </w:pPr>
            <w:r w:rsidRPr="00E312DC">
              <w:rPr>
                <w:sz w:val="18"/>
                <w:szCs w:val="18"/>
              </w:rPr>
              <w:lastRenderedPageBreak/>
              <w:t>This change was made to address</w:t>
            </w:r>
            <w:r>
              <w:rPr>
                <w:sz w:val="18"/>
                <w:szCs w:val="18"/>
              </w:rPr>
              <w:t xml:space="preserve"> </w:t>
            </w:r>
            <w:del w:id="39" w:author="Powell, Deana" w:date="2026-03-05T15:34:00Z" w16du:dateUtc="2026-03-05T20:34:00Z">
              <w:r w:rsidR="00493088">
                <w:rPr>
                  <w:sz w:val="18"/>
                </w:rPr>
                <w:delText>a</w:delText>
              </w:r>
              <w:r w:rsidR="00152069" w:rsidRPr="00BD3DAF">
                <w:rPr>
                  <w:sz w:val="18"/>
                </w:rPr>
                <w:delText xml:space="preserve"> h</w:delText>
              </w:r>
              <w:r w:rsidR="008811F9" w:rsidRPr="00BD3DAF">
                <w:rPr>
                  <w:sz w:val="18"/>
                </w:rPr>
                <w:delText>ealth authority/agency request.</w:delText>
              </w:r>
              <w:r w:rsidR="00152069" w:rsidRPr="00BD3DAF">
                <w:rPr>
                  <w:sz w:val="18"/>
                </w:rPr>
                <w:delText xml:space="preserve"> The rationale is further supported by</w:delText>
              </w:r>
            </w:del>
            <w:ins w:id="40" w:author="Powell, Deana" w:date="2026-03-05T15:34:00Z" w16du:dateUtc="2026-03-05T20:34:00Z">
              <w:r>
                <w:rPr>
                  <w:sz w:val="18"/>
                  <w:szCs w:val="18"/>
                </w:rPr>
                <w:t>an updated strategy</w:t>
              </w:r>
              <w:r w:rsidR="00A56B5C">
                <w:rPr>
                  <w:sz w:val="18"/>
                  <w:szCs w:val="18"/>
                </w:rPr>
                <w:t xml:space="preserve"> </w:t>
              </w:r>
              <w:r w:rsidR="006A7B69">
                <w:rPr>
                  <w:sz w:val="18"/>
                  <w:szCs w:val="18"/>
                </w:rPr>
                <w:t>based on emerging data from</w:t>
              </w:r>
            </w:ins>
            <w:r w:rsidR="006A7B69">
              <w:rPr>
                <w:sz w:val="18"/>
                <w:szCs w:val="18"/>
              </w:rPr>
              <w:t xml:space="preserve"> the </w:t>
            </w:r>
            <w:del w:id="41" w:author="Powell, Deana" w:date="2026-03-05T15:34:00Z" w16du:dateUtc="2026-03-05T20:34:00Z">
              <w:r w:rsidR="00C55A3C" w:rsidRPr="00FD5343">
                <w:rPr>
                  <w:sz w:val="18"/>
                </w:rPr>
                <w:delText>use of a legally acceptable representative</w:delText>
              </w:r>
            </w:del>
            <w:ins w:id="42" w:author="Powell, Deana" w:date="2026-03-05T15:34:00Z" w16du:dateUtc="2026-03-05T20:34:00Z">
              <w:r w:rsidR="006A7B69">
                <w:rPr>
                  <w:sz w:val="18"/>
                  <w:szCs w:val="18"/>
                </w:rPr>
                <w:t>study</w:t>
              </w:r>
            </w:ins>
            <w:r w:rsidRPr="00E312DC">
              <w:rPr>
                <w:sz w:val="18"/>
                <w:szCs w:val="18"/>
              </w:rPr>
              <w:t>.</w:t>
            </w:r>
          </w:p>
        </w:tc>
      </w:tr>
    </w:tbl>
    <w:p w14:paraId="444415AD" w14:textId="77777777" w:rsidR="00F464EB" w:rsidRDefault="00F464EB" w:rsidP="001C1220">
      <w:pPr>
        <w:pStyle w:val="ListEnd"/>
      </w:pPr>
      <w:bookmarkStart w:id="43" w:name="_Hlk132808636"/>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600" w:firstRow="0" w:lastRow="0" w:firstColumn="0" w:lastColumn="0" w:noHBand="1" w:noVBand="1"/>
      </w:tblPr>
      <w:tblGrid>
        <w:gridCol w:w="2066"/>
        <w:gridCol w:w="3463"/>
        <w:gridCol w:w="3471"/>
      </w:tblGrid>
      <w:tr w:rsidR="00CA657C" w14:paraId="5BC34807" w14:textId="77777777" w:rsidTr="00BA57FD">
        <w:trPr>
          <w:tblHeader/>
        </w:trPr>
        <w:tc>
          <w:tcPr>
            <w:tcW w:w="2066" w:type="dxa"/>
            <w:vAlign w:val="bottom"/>
          </w:tcPr>
          <w:bookmarkEnd w:id="43"/>
          <w:p w14:paraId="03006751" w14:textId="77777777" w:rsidR="00F464EB" w:rsidRPr="000D29F0" w:rsidRDefault="00526A29" w:rsidP="00ED06C3">
            <w:pPr>
              <w:pStyle w:val="TableHead"/>
              <w:keepNext/>
              <w:jc w:val="left"/>
              <w:rPr>
                <w:sz w:val="18"/>
                <w:szCs w:val="18"/>
              </w:rPr>
            </w:pPr>
            <w:r w:rsidRPr="000D29F0">
              <w:rPr>
                <w:sz w:val="18"/>
                <w:szCs w:val="18"/>
              </w:rPr>
              <w:t>Section Number and Name</w:t>
            </w:r>
          </w:p>
        </w:tc>
        <w:tc>
          <w:tcPr>
            <w:tcW w:w="3463" w:type="dxa"/>
            <w:vAlign w:val="bottom"/>
          </w:tcPr>
          <w:p w14:paraId="41883D42" w14:textId="77777777" w:rsidR="00F464EB" w:rsidRPr="000D29F0" w:rsidRDefault="00526A29" w:rsidP="00ED06C3">
            <w:pPr>
              <w:pStyle w:val="TableHead"/>
              <w:keepNext/>
              <w:jc w:val="left"/>
              <w:rPr>
                <w:sz w:val="18"/>
                <w:szCs w:val="18"/>
              </w:rPr>
            </w:pPr>
            <w:r w:rsidRPr="000D29F0">
              <w:rPr>
                <w:sz w:val="18"/>
                <w:szCs w:val="18"/>
              </w:rPr>
              <w:t>Description of Change</w:t>
            </w:r>
          </w:p>
        </w:tc>
        <w:tc>
          <w:tcPr>
            <w:tcW w:w="3471" w:type="dxa"/>
            <w:vAlign w:val="bottom"/>
          </w:tcPr>
          <w:p w14:paraId="22A2D49D" w14:textId="77777777" w:rsidR="00F464EB" w:rsidRPr="000D29F0" w:rsidRDefault="00526A29" w:rsidP="00ED06C3">
            <w:pPr>
              <w:pStyle w:val="TableHead"/>
              <w:keepNext/>
              <w:jc w:val="left"/>
              <w:rPr>
                <w:sz w:val="18"/>
                <w:szCs w:val="18"/>
              </w:rPr>
            </w:pPr>
            <w:r w:rsidRPr="000D29F0">
              <w:rPr>
                <w:sz w:val="18"/>
                <w:szCs w:val="18"/>
              </w:rPr>
              <w:t>Brief Rationale</w:t>
            </w:r>
          </w:p>
        </w:tc>
      </w:tr>
      <w:tr w:rsidR="00CA657C" w14:paraId="6EF2E0D7" w14:textId="77777777" w:rsidTr="000D29F0">
        <w:tc>
          <w:tcPr>
            <w:tcW w:w="9000" w:type="dxa"/>
            <w:gridSpan w:val="3"/>
          </w:tcPr>
          <w:p w14:paraId="6DAF08D6" w14:textId="60CD1F72" w:rsidR="00F464EB" w:rsidRPr="00463CF3" w:rsidRDefault="00895D30" w:rsidP="00ED06C3">
            <w:pPr>
              <w:pStyle w:val="TableHead"/>
              <w:keepNext/>
              <w:jc w:val="left"/>
              <w:rPr>
                <w:rStyle w:val="SuggestedOptional"/>
              </w:rPr>
            </w:pPr>
            <w:del w:id="44" w:author="Powell, Deana" w:date="2026-03-05T15:34:00Z" w16du:dateUtc="2026-03-05T20:34:00Z">
              <w:r w:rsidRPr="000D29F0">
                <w:rPr>
                  <w:bCs/>
                  <w:sz w:val="18"/>
                  <w:szCs w:val="18"/>
                </w:rPr>
                <w:delText>Other</w:delText>
              </w:r>
            </w:del>
            <w:ins w:id="45" w:author="Powell, Deana" w:date="2026-03-05T15:34:00Z" w16du:dateUtc="2026-03-05T20:34:00Z">
              <w:r w:rsidR="00526A29" w:rsidRPr="00463CF3">
                <w:rPr>
                  <w:bCs/>
                  <w:sz w:val="18"/>
                  <w:szCs w:val="18"/>
                </w:rPr>
                <w:t>Additional</w:t>
              </w:r>
            </w:ins>
            <w:r w:rsidR="00526A29" w:rsidRPr="00463CF3">
              <w:rPr>
                <w:bCs/>
                <w:sz w:val="18"/>
                <w:szCs w:val="18"/>
              </w:rPr>
              <w:t xml:space="preserve"> Changes</w:t>
            </w:r>
            <w:del w:id="46" w:author="Powell, Deana" w:date="2026-03-05T15:34:00Z" w16du:dateUtc="2026-03-05T20:34:00Z">
              <w:r w:rsidRPr="000D29F0">
                <w:rPr>
                  <w:bCs/>
                  <w:sz w:val="18"/>
                  <w:szCs w:val="18"/>
                </w:rPr>
                <w:delText xml:space="preserve"> in Amendment</w:delText>
              </w:r>
            </w:del>
          </w:p>
        </w:tc>
      </w:tr>
      <w:tr w:rsidR="00CA657C" w14:paraId="2052306B" w14:textId="77777777" w:rsidTr="00C6517F">
        <w:tc>
          <w:tcPr>
            <w:tcW w:w="2066" w:type="dxa"/>
            <w:tcBorders>
              <w:bottom w:val="single" w:sz="4" w:space="0" w:color="auto"/>
            </w:tcBorders>
          </w:tcPr>
          <w:p w14:paraId="76A895E8" w14:textId="383C334E" w:rsidR="00986AAE" w:rsidRPr="00E52522" w:rsidRDefault="00895D30" w:rsidP="00E52522">
            <w:pPr>
              <w:pStyle w:val="TableLeft"/>
              <w:rPr>
                <w:bCs w:val="0"/>
                <w:sz w:val="18"/>
              </w:rPr>
            </w:pPr>
            <w:del w:id="47" w:author="Powell, Deana" w:date="2026-03-05T15:34:00Z" w16du:dateUtc="2026-03-05T20:34:00Z">
              <w:r w:rsidRPr="0006637B">
                <w:rPr>
                  <w:sz w:val="18"/>
                </w:rPr>
                <w:delText>Section 1</w:delText>
              </w:r>
              <w:r w:rsidRPr="00D4761A">
                <w:rPr>
                  <w:sz w:val="18"/>
                </w:rPr>
                <w:delText>.3.1</w:delText>
              </w:r>
              <w:r w:rsidR="00CF6C9B">
                <w:rPr>
                  <w:sz w:val="18"/>
                </w:rPr>
                <w:delText>,</w:delText>
              </w:r>
              <w:r w:rsidRPr="0006637B">
                <w:rPr>
                  <w:sz w:val="18"/>
                </w:rPr>
                <w:delText xml:space="preserve"> Nemtabrutinib Treatment Group (Part 1 and Part 2) Schedule of Assessments: Screening and Treatment Phase </w:delText>
              </w:r>
            </w:del>
            <w:ins w:id="48" w:author="Powell, Deana" w:date="2026-03-05T15:34:00Z" w16du:dateUtc="2026-03-05T20:34:00Z">
              <w:r w:rsidR="00526A29" w:rsidRPr="00070789">
                <w:rPr>
                  <w:bCs w:val="0"/>
                  <w:sz w:val="18"/>
                </w:rPr>
                <w:t>Throughout</w:t>
              </w:r>
            </w:ins>
          </w:p>
        </w:tc>
        <w:tc>
          <w:tcPr>
            <w:tcW w:w="3463" w:type="dxa"/>
          </w:tcPr>
          <w:p w14:paraId="3C8BE496" w14:textId="7888F779" w:rsidR="00986AAE" w:rsidRPr="00463CF3" w:rsidRDefault="00895D30" w:rsidP="00816800">
            <w:pPr>
              <w:pStyle w:val="TableLeft"/>
              <w:rPr>
                <w:rStyle w:val="SuggestedOptional"/>
              </w:rPr>
            </w:pPr>
            <w:del w:id="49" w:author="Powell, Deana" w:date="2026-03-05T15:34:00Z" w16du:dateUtc="2026-03-05T20:34:00Z">
              <w:r w:rsidRPr="0006637B">
                <w:rPr>
                  <w:sz w:val="18"/>
                </w:rPr>
                <w:delText>Text added confirming separate consent is required for treatment beyond progression</w:delText>
              </w:r>
              <w:r>
                <w:rPr>
                  <w:sz w:val="18"/>
                </w:rPr>
                <w:delText xml:space="preserve"> in Table 1</w:delText>
              </w:r>
              <w:r w:rsidRPr="0006637B">
                <w:rPr>
                  <w:sz w:val="18"/>
                </w:rPr>
                <w:delText>.</w:delText>
              </w:r>
            </w:del>
            <w:ins w:id="50" w:author="Powell, Deana" w:date="2026-03-05T15:34:00Z" w16du:dateUtc="2026-03-05T20:34:00Z">
              <w:r w:rsidR="00526A29" w:rsidRPr="00463CF3">
                <w:rPr>
                  <w:sz w:val="18"/>
                  <w:szCs w:val="18"/>
                </w:rPr>
                <w:t>Minor administrative, formatting, grammatical, and/or typographical changes were made throughout the document.</w:t>
              </w:r>
            </w:ins>
          </w:p>
        </w:tc>
        <w:tc>
          <w:tcPr>
            <w:tcW w:w="3471" w:type="dxa"/>
          </w:tcPr>
          <w:p w14:paraId="5DCD1958" w14:textId="1C5C61C9" w:rsidR="00986AAE" w:rsidRPr="00463CF3" w:rsidRDefault="00526A29" w:rsidP="00816800">
            <w:pPr>
              <w:pStyle w:val="TableLeft"/>
              <w:rPr>
                <w:rStyle w:val="SuggestedOptional"/>
              </w:rPr>
            </w:pPr>
            <w:r w:rsidRPr="00463CF3">
              <w:rPr>
                <w:sz w:val="18"/>
                <w:szCs w:val="18"/>
              </w:rPr>
              <w:t xml:space="preserve">To </w:t>
            </w:r>
            <w:del w:id="51" w:author="Powell, Deana" w:date="2026-03-05T15:34:00Z" w16du:dateUtc="2026-03-05T20:34:00Z">
              <w:r w:rsidR="00895D30" w:rsidRPr="003970F0">
                <w:rPr>
                  <w:sz w:val="18"/>
                  <w:szCs w:val="18"/>
                </w:rPr>
                <w:delText>align with text in Section 8.1.1.1</w:delText>
              </w:r>
            </w:del>
            <w:ins w:id="52" w:author="Powell, Deana" w:date="2026-03-05T15:34:00Z" w16du:dateUtc="2026-03-05T20:34:00Z">
              <w:r w:rsidRPr="00463CF3">
                <w:rPr>
                  <w:sz w:val="18"/>
                  <w:szCs w:val="18"/>
                </w:rPr>
                <w:t>ensure clarity and accurate interpretation</w:t>
              </w:r>
            </w:ins>
            <w:r w:rsidRPr="00463CF3">
              <w:rPr>
                <w:sz w:val="18"/>
                <w:szCs w:val="18"/>
              </w:rPr>
              <w:t xml:space="preserve"> of the </w:t>
            </w:r>
            <w:del w:id="53" w:author="Powell, Deana" w:date="2026-03-05T15:34:00Z" w16du:dateUtc="2026-03-05T20:34:00Z">
              <w:r w:rsidR="00895D30" w:rsidRPr="003970F0">
                <w:rPr>
                  <w:sz w:val="18"/>
                  <w:szCs w:val="18"/>
                </w:rPr>
                <w:delText>stud</w:delText>
              </w:r>
              <w:r w:rsidR="00895D30">
                <w:rPr>
                  <w:sz w:val="18"/>
                  <w:szCs w:val="18"/>
                </w:rPr>
                <w:delText>y</w:delText>
              </w:r>
            </w:del>
            <w:ins w:id="54" w:author="Powell, Deana" w:date="2026-03-05T15:34:00Z" w16du:dateUtc="2026-03-05T20:34:00Z">
              <w:r w:rsidRPr="00463CF3">
                <w:rPr>
                  <w:sz w:val="18"/>
                  <w:szCs w:val="18"/>
                </w:rPr>
                <w:t>intent of the</w:t>
              </w:r>
            </w:ins>
            <w:r w:rsidRPr="00463CF3">
              <w:rPr>
                <w:sz w:val="18"/>
                <w:szCs w:val="18"/>
              </w:rPr>
              <w:t xml:space="preserve"> protocol.</w:t>
            </w:r>
          </w:p>
        </w:tc>
      </w:tr>
      <w:tr w:rsidR="00CA657C" w14:paraId="4CCA7268" w14:textId="77777777" w:rsidTr="00C6517F">
        <w:tc>
          <w:tcPr>
            <w:tcW w:w="2066" w:type="dxa"/>
            <w:tcBorders>
              <w:bottom w:val="nil"/>
            </w:tcBorders>
          </w:tcPr>
          <w:p w14:paraId="0C183E7C" w14:textId="1F2023CE" w:rsidR="00CC396C" w:rsidRPr="002B5730" w:rsidRDefault="00895D30" w:rsidP="00986AAE">
            <w:pPr>
              <w:pStyle w:val="TableLeft"/>
              <w:rPr>
                <w:sz w:val="18"/>
                <w:szCs w:val="18"/>
              </w:rPr>
            </w:pPr>
            <w:del w:id="55" w:author="Powell, Deana" w:date="2026-03-05T15:34:00Z" w16du:dateUtc="2026-03-05T20:34:00Z">
              <w:r w:rsidRPr="00F47775">
                <w:rPr>
                  <w:bCs w:val="0"/>
                  <w:sz w:val="18"/>
                </w:rPr>
                <w:delText>Section 1.3</w:delText>
              </w:r>
              <w:r w:rsidR="00D14B93">
                <w:rPr>
                  <w:bCs w:val="0"/>
                  <w:sz w:val="18"/>
                </w:rPr>
                <w:delText>.1</w:delText>
              </w:r>
              <w:r>
                <w:rPr>
                  <w:sz w:val="18"/>
                </w:rPr>
                <w:delText>,</w:delText>
              </w:r>
              <w:r w:rsidRPr="00F47775">
                <w:rPr>
                  <w:bCs w:val="0"/>
                  <w:sz w:val="18"/>
                </w:rPr>
                <w:delText xml:space="preserve"> </w:delText>
              </w:r>
              <w:r w:rsidRPr="0006637B">
                <w:rPr>
                  <w:sz w:val="18"/>
                </w:rPr>
                <w:delText>Nemtabrutinib Treatment Group (Part 1 and Part 2) Schedule of Assessments: Screening and Treatment Phase</w:delText>
              </w:r>
              <w:r w:rsidRPr="00F47775">
                <w:rPr>
                  <w:bCs w:val="0"/>
                  <w:sz w:val="18"/>
                </w:rPr>
                <w:delText xml:space="preserve"> </w:delText>
              </w:r>
            </w:del>
            <w:ins w:id="56" w:author="Powell, Deana" w:date="2026-03-05T15:34:00Z" w16du:dateUtc="2026-03-05T20:34:00Z">
              <w:r w:rsidR="00526A29" w:rsidRPr="002B5730">
                <w:rPr>
                  <w:sz w:val="18"/>
                  <w:szCs w:val="18"/>
                </w:rPr>
                <w:t>Title Page</w:t>
              </w:r>
            </w:ins>
          </w:p>
        </w:tc>
        <w:tc>
          <w:tcPr>
            <w:tcW w:w="3463" w:type="dxa"/>
          </w:tcPr>
          <w:p w14:paraId="1921C4B6" w14:textId="2F0A49C3" w:rsidR="00CC396C" w:rsidRPr="002B5730" w:rsidRDefault="00895D30" w:rsidP="00986AAE">
            <w:pPr>
              <w:pStyle w:val="TableLeft"/>
              <w:rPr>
                <w:sz w:val="18"/>
                <w:szCs w:val="18"/>
              </w:rPr>
            </w:pPr>
            <w:del w:id="57" w:author="Powell, Deana" w:date="2026-03-05T15:34:00Z" w16du:dateUtc="2026-03-05T20:34:00Z">
              <w:r w:rsidRPr="00F47775">
                <w:rPr>
                  <w:bCs w:val="0"/>
                  <w:sz w:val="18"/>
                </w:rPr>
                <w:delText xml:space="preserve">Hematology and biochemistry samples have been added for Cycle 2, </w:delText>
              </w:r>
              <w:r>
                <w:rPr>
                  <w:bCs w:val="0"/>
                  <w:sz w:val="18"/>
                </w:rPr>
                <w:delText>D</w:delText>
              </w:r>
              <w:r w:rsidRPr="00F47775">
                <w:rPr>
                  <w:bCs w:val="0"/>
                  <w:sz w:val="18"/>
                </w:rPr>
                <w:delText>ays 8, 15,</w:delText>
              </w:r>
              <w:r>
                <w:rPr>
                  <w:bCs w:val="0"/>
                  <w:sz w:val="18"/>
                </w:rPr>
                <w:delText xml:space="preserve"> and</w:delText>
              </w:r>
              <w:r w:rsidRPr="00F47775">
                <w:rPr>
                  <w:bCs w:val="0"/>
                  <w:sz w:val="18"/>
                </w:rPr>
                <w:delText xml:space="preserve"> 22 in Table 1.</w:delText>
              </w:r>
            </w:del>
            <w:ins w:id="58" w:author="Powell, Deana" w:date="2026-03-05T15:34:00Z" w16du:dateUtc="2026-03-05T20:34:00Z">
              <w:r w:rsidR="00526A29" w:rsidRPr="002B5730">
                <w:rPr>
                  <w:sz w:val="18"/>
                  <w:szCs w:val="18"/>
                </w:rPr>
                <w:t>Sentence regarding amendment applicable to UK has been removed</w:t>
              </w:r>
              <w:r w:rsidR="0011515E" w:rsidRPr="002B5730">
                <w:rPr>
                  <w:sz w:val="18"/>
                  <w:szCs w:val="18"/>
                </w:rPr>
                <w:t>.</w:t>
              </w:r>
            </w:ins>
          </w:p>
        </w:tc>
        <w:tc>
          <w:tcPr>
            <w:tcW w:w="3471" w:type="dxa"/>
          </w:tcPr>
          <w:p w14:paraId="3F842D4B" w14:textId="38BC92F6" w:rsidR="00CC396C" w:rsidRPr="002B5730" w:rsidRDefault="00895D30" w:rsidP="00986AAE">
            <w:pPr>
              <w:pStyle w:val="TableLeft"/>
              <w:rPr>
                <w:sz w:val="18"/>
                <w:szCs w:val="18"/>
              </w:rPr>
            </w:pPr>
            <w:del w:id="59" w:author="Powell, Deana" w:date="2026-03-05T15:34:00Z" w16du:dateUtc="2026-03-05T20:34:00Z">
              <w:r w:rsidRPr="00F47775">
                <w:rPr>
                  <w:bCs w:val="0"/>
                  <w:sz w:val="18"/>
                </w:rPr>
                <w:delText>To align with the TLS monitoring required.</w:delText>
              </w:r>
            </w:del>
            <w:ins w:id="60" w:author="Powell, Deana" w:date="2026-03-05T15:34:00Z" w16du:dateUtc="2026-03-05T20:34:00Z">
              <w:r w:rsidR="00526A29" w:rsidRPr="002B5730">
                <w:rPr>
                  <w:sz w:val="18"/>
                  <w:szCs w:val="18"/>
                </w:rPr>
                <w:t>T</w:t>
              </w:r>
              <w:r w:rsidR="0011515E" w:rsidRPr="002B5730">
                <w:rPr>
                  <w:sz w:val="18"/>
                  <w:szCs w:val="18"/>
                </w:rPr>
                <w:t>his is a global</w:t>
              </w:r>
              <w:r w:rsidR="00526A29" w:rsidRPr="002B5730">
                <w:rPr>
                  <w:sz w:val="18"/>
                  <w:szCs w:val="18"/>
                </w:rPr>
                <w:t xml:space="preserve"> amendment.</w:t>
              </w:r>
            </w:ins>
          </w:p>
        </w:tc>
      </w:tr>
      <w:tr w:rsidR="00CA657C" w14:paraId="2FECBF2D" w14:textId="77777777" w:rsidTr="00F35EEB">
        <w:tc>
          <w:tcPr>
            <w:tcW w:w="2066" w:type="dxa"/>
            <w:tcBorders>
              <w:top w:val="nil"/>
              <w:bottom w:val="single" w:sz="4" w:space="0" w:color="auto"/>
            </w:tcBorders>
          </w:tcPr>
          <w:p w14:paraId="0D93E9A9" w14:textId="355EA808" w:rsidR="00030BFD" w:rsidRPr="002B5730" w:rsidRDefault="00895D30" w:rsidP="00986AAE">
            <w:pPr>
              <w:pStyle w:val="TableLeft"/>
              <w:rPr>
                <w:sz w:val="18"/>
                <w:szCs w:val="18"/>
              </w:rPr>
            </w:pPr>
            <w:del w:id="61" w:author="Powell, Deana" w:date="2026-03-05T15:34:00Z" w16du:dateUtc="2026-03-05T20:34:00Z">
              <w:r w:rsidRPr="00F47775">
                <w:rPr>
                  <w:bCs w:val="0"/>
                  <w:sz w:val="18"/>
                </w:rPr>
                <w:delText>Section 1.3</w:delText>
              </w:r>
              <w:r>
                <w:rPr>
                  <w:bCs w:val="0"/>
                  <w:sz w:val="18"/>
                </w:rPr>
                <w:delText>.1</w:delText>
              </w:r>
              <w:r>
                <w:rPr>
                  <w:sz w:val="18"/>
                </w:rPr>
                <w:delText>,</w:delText>
              </w:r>
              <w:r w:rsidRPr="00F47775">
                <w:rPr>
                  <w:bCs w:val="0"/>
                  <w:sz w:val="18"/>
                </w:rPr>
                <w:delText xml:space="preserve"> </w:delText>
              </w:r>
              <w:r w:rsidRPr="0006637B">
                <w:rPr>
                  <w:sz w:val="18"/>
                </w:rPr>
                <w:delText>Nemtabrutinib Treatment Group (Part 1 and Part 2) Schedule of Assessments: Screening and Treatment Phase</w:delText>
              </w:r>
            </w:del>
          </w:p>
        </w:tc>
        <w:tc>
          <w:tcPr>
            <w:tcW w:w="3463" w:type="dxa"/>
          </w:tcPr>
          <w:p w14:paraId="7E779EC1" w14:textId="0B610B62" w:rsidR="00030BFD" w:rsidRPr="002B5730" w:rsidRDefault="00895D30" w:rsidP="00986AAE">
            <w:pPr>
              <w:pStyle w:val="TableLeft"/>
              <w:rPr>
                <w:sz w:val="18"/>
                <w:szCs w:val="18"/>
              </w:rPr>
            </w:pPr>
            <w:del w:id="62" w:author="Powell, Deana" w:date="2026-03-05T15:34:00Z" w16du:dateUtc="2026-03-05T20:34:00Z">
              <w:r>
                <w:rPr>
                  <w:bCs w:val="0"/>
                  <w:sz w:val="18"/>
                </w:rPr>
                <w:delText>Text added referring to country-specific requirements in Table 1.</w:delText>
              </w:r>
            </w:del>
            <w:ins w:id="63" w:author="Powell, Deana" w:date="2026-03-05T15:34:00Z" w16du:dateUtc="2026-03-05T20:34:00Z">
              <w:r w:rsidR="00526A29">
                <w:rPr>
                  <w:sz w:val="18"/>
                  <w:szCs w:val="18"/>
                </w:rPr>
                <w:t>NCT number added.</w:t>
              </w:r>
            </w:ins>
          </w:p>
        </w:tc>
        <w:tc>
          <w:tcPr>
            <w:tcW w:w="3471" w:type="dxa"/>
          </w:tcPr>
          <w:p w14:paraId="4E125251" w14:textId="4E7E2581" w:rsidR="00030BFD" w:rsidRPr="002B5730" w:rsidRDefault="00526A29" w:rsidP="00986AAE">
            <w:pPr>
              <w:pStyle w:val="TableLeft"/>
              <w:rPr>
                <w:sz w:val="18"/>
                <w:szCs w:val="18"/>
              </w:rPr>
            </w:pPr>
            <w:r>
              <w:rPr>
                <w:sz w:val="18"/>
                <w:szCs w:val="18"/>
              </w:rPr>
              <w:t xml:space="preserve">To </w:t>
            </w:r>
            <w:del w:id="64" w:author="Powell, Deana" w:date="2026-03-05T15:34:00Z" w16du:dateUtc="2026-03-05T20:34:00Z">
              <w:r w:rsidR="00895D30">
                <w:rPr>
                  <w:bCs w:val="0"/>
                  <w:sz w:val="18"/>
                </w:rPr>
                <w:delText>add</w:delText>
              </w:r>
            </w:del>
            <w:ins w:id="65" w:author="Powell, Deana" w:date="2026-03-05T15:34:00Z" w16du:dateUtc="2026-03-05T20:34:00Z">
              <w:r>
                <w:rPr>
                  <w:sz w:val="18"/>
                  <w:szCs w:val="18"/>
                </w:rPr>
                <w:t>provide</w:t>
              </w:r>
            </w:ins>
            <w:r>
              <w:rPr>
                <w:sz w:val="18"/>
                <w:szCs w:val="18"/>
              </w:rPr>
              <w:t xml:space="preserve"> missing </w:t>
            </w:r>
            <w:del w:id="66" w:author="Powell, Deana" w:date="2026-03-05T15:34:00Z" w16du:dateUtc="2026-03-05T20:34:00Z">
              <w:r w:rsidR="00895D30" w:rsidRPr="00F47775">
                <w:rPr>
                  <w:bCs w:val="0"/>
                  <w:sz w:val="18"/>
                </w:rPr>
                <w:delText>text</w:delText>
              </w:r>
            </w:del>
            <w:ins w:id="67" w:author="Powell, Deana" w:date="2026-03-05T15:34:00Z" w16du:dateUtc="2026-03-05T20:34:00Z">
              <w:r>
                <w:rPr>
                  <w:sz w:val="18"/>
                  <w:szCs w:val="18"/>
                </w:rPr>
                <w:t>information</w:t>
              </w:r>
            </w:ins>
            <w:r>
              <w:rPr>
                <w:sz w:val="18"/>
                <w:szCs w:val="18"/>
              </w:rPr>
              <w:t>.</w:t>
            </w:r>
          </w:p>
        </w:tc>
      </w:tr>
      <w:tr w:rsidR="00CA657C" w14:paraId="23747D5D" w14:textId="77777777" w:rsidTr="00BA57FD">
        <w:tc>
          <w:tcPr>
            <w:tcW w:w="2066" w:type="dxa"/>
            <w:tcBorders>
              <w:bottom w:val="nil"/>
            </w:tcBorders>
          </w:tcPr>
          <w:p w14:paraId="286EDB58" w14:textId="5871B1FC" w:rsidR="00CC396C" w:rsidRPr="002B5730" w:rsidRDefault="00895D30" w:rsidP="00986AAE">
            <w:pPr>
              <w:pStyle w:val="TableLeft"/>
              <w:rPr>
                <w:sz w:val="18"/>
                <w:szCs w:val="18"/>
              </w:rPr>
            </w:pPr>
            <w:del w:id="68" w:author="Powell, Deana" w:date="2026-03-05T15:34:00Z" w16du:dateUtc="2026-03-05T20:34:00Z">
              <w:r w:rsidRPr="00F47775">
                <w:rPr>
                  <w:bCs w:val="0"/>
                  <w:sz w:val="18"/>
                </w:rPr>
                <w:delText>Section 1.3.1</w:delText>
              </w:r>
              <w:r>
                <w:rPr>
                  <w:bCs w:val="0"/>
                  <w:sz w:val="18"/>
                </w:rPr>
                <w:delText>,</w:delText>
              </w:r>
              <w:r w:rsidRPr="00F47775">
                <w:rPr>
                  <w:bCs w:val="0"/>
                  <w:sz w:val="18"/>
                </w:rPr>
                <w:delText xml:space="preserve"> Nemtabrutinib Treatment Group (Part 1 and Part 2) Schedule of Assessments: Screening and Treatment Phase </w:delText>
              </w:r>
            </w:del>
            <w:ins w:id="69" w:author="Powell, Deana" w:date="2026-03-05T15:34:00Z" w16du:dateUtc="2026-03-05T20:34:00Z">
              <w:r w:rsidR="00526A29" w:rsidRPr="002B5730">
                <w:rPr>
                  <w:sz w:val="18"/>
                  <w:szCs w:val="18"/>
                </w:rPr>
                <w:t>Section 1.1, Synopsis</w:t>
              </w:r>
            </w:ins>
          </w:p>
        </w:tc>
        <w:tc>
          <w:tcPr>
            <w:tcW w:w="3463" w:type="dxa"/>
          </w:tcPr>
          <w:p w14:paraId="3FE18913" w14:textId="1CC5EE82" w:rsidR="00CC396C" w:rsidRPr="002B5730" w:rsidRDefault="00895D30" w:rsidP="00986AAE">
            <w:pPr>
              <w:pStyle w:val="TableLeft"/>
              <w:rPr>
                <w:sz w:val="18"/>
                <w:szCs w:val="18"/>
              </w:rPr>
            </w:pPr>
            <w:del w:id="70" w:author="Powell, Deana" w:date="2026-03-05T15:34:00Z" w16du:dateUtc="2026-03-05T20:34:00Z">
              <w:r w:rsidRPr="00F47775">
                <w:rPr>
                  <w:bCs w:val="0"/>
                  <w:sz w:val="18"/>
                </w:rPr>
                <w:delText xml:space="preserve">Part 1 </w:delText>
              </w:r>
              <w:r>
                <w:rPr>
                  <w:bCs w:val="0"/>
                  <w:sz w:val="18"/>
                </w:rPr>
                <w:delText xml:space="preserve">blood for </w:delText>
              </w:r>
              <w:r w:rsidRPr="00F47775">
                <w:rPr>
                  <w:bCs w:val="0"/>
                  <w:sz w:val="18"/>
                </w:rPr>
                <w:delText xml:space="preserve">serum biomarker sample requirements updated </w:delText>
              </w:r>
              <w:r>
                <w:rPr>
                  <w:bCs w:val="0"/>
                  <w:sz w:val="18"/>
                </w:rPr>
                <w:delText>to remove</w:delText>
              </w:r>
              <w:r w:rsidRPr="00F47775">
                <w:rPr>
                  <w:bCs w:val="0"/>
                  <w:sz w:val="18"/>
                </w:rPr>
                <w:delText xml:space="preserve"> samples for </w:delText>
              </w:r>
              <w:r>
                <w:rPr>
                  <w:bCs w:val="0"/>
                  <w:sz w:val="18"/>
                </w:rPr>
                <w:delText>C</w:delText>
              </w:r>
              <w:r w:rsidRPr="00F47775">
                <w:rPr>
                  <w:bCs w:val="0"/>
                  <w:sz w:val="18"/>
                </w:rPr>
                <w:delText xml:space="preserve">ycles 30, 33, and 35 </w:delText>
              </w:r>
              <w:r>
                <w:rPr>
                  <w:bCs w:val="0"/>
                  <w:sz w:val="18"/>
                </w:rPr>
                <w:delText>in Table 1</w:delText>
              </w:r>
              <w:r w:rsidRPr="00F47775">
                <w:rPr>
                  <w:bCs w:val="0"/>
                  <w:sz w:val="18"/>
                </w:rPr>
                <w:delText>.</w:delText>
              </w:r>
            </w:del>
            <w:ins w:id="71" w:author="Powell, Deana" w:date="2026-03-05T15:34:00Z" w16du:dateUtc="2026-03-05T20:34:00Z">
              <w:r w:rsidR="00526A29" w:rsidRPr="002B5730">
                <w:rPr>
                  <w:sz w:val="18"/>
                  <w:szCs w:val="18"/>
                </w:rPr>
                <w:t xml:space="preserve">Number of participants: Text added to confirm that an additional 15 participants will be enrolled into Part 1 to receive 45 mg </w:t>
              </w:r>
              <w:r w:rsidR="006677F1" w:rsidRPr="002B5730">
                <w:rPr>
                  <w:sz w:val="18"/>
                  <w:szCs w:val="18"/>
                </w:rPr>
                <w:t>qd</w:t>
              </w:r>
              <w:r w:rsidR="00526A29" w:rsidRPr="002B5730">
                <w:rPr>
                  <w:sz w:val="18"/>
                  <w:szCs w:val="18"/>
                </w:rPr>
                <w:t xml:space="preserve"> nemtabrutinib</w:t>
              </w:r>
              <w:r w:rsidR="00D37C92" w:rsidRPr="002B5730">
                <w:rPr>
                  <w:sz w:val="18"/>
                  <w:szCs w:val="18"/>
                </w:rPr>
                <w:t xml:space="preserve"> in combination with venetoclax</w:t>
              </w:r>
              <w:r w:rsidR="00526A29" w:rsidRPr="002B5730">
                <w:rPr>
                  <w:sz w:val="18"/>
                  <w:szCs w:val="18"/>
                </w:rPr>
                <w:t>, which is the selected Part 2 dose.</w:t>
              </w:r>
            </w:ins>
          </w:p>
        </w:tc>
        <w:tc>
          <w:tcPr>
            <w:tcW w:w="3471" w:type="dxa"/>
          </w:tcPr>
          <w:p w14:paraId="4A546A07" w14:textId="705BC285" w:rsidR="00CC396C" w:rsidRPr="002B5730" w:rsidRDefault="00895D30" w:rsidP="00986AAE">
            <w:pPr>
              <w:pStyle w:val="TableLeft"/>
              <w:rPr>
                <w:sz w:val="18"/>
                <w:szCs w:val="18"/>
              </w:rPr>
            </w:pPr>
            <w:del w:id="72" w:author="Powell, Deana" w:date="2026-03-05T15:34:00Z" w16du:dateUtc="2026-03-05T20:34:00Z">
              <w:r w:rsidRPr="00F47775">
                <w:rPr>
                  <w:bCs w:val="0"/>
                  <w:sz w:val="18"/>
                </w:rPr>
                <w:delText>To align with the current biomarker plan for nemtabrutinib.</w:delText>
              </w:r>
            </w:del>
            <w:ins w:id="73" w:author="Powell, Deana" w:date="2026-03-05T15:34:00Z" w16du:dateUtc="2026-03-05T20:34:00Z">
              <w:r w:rsidR="00526A29" w:rsidRPr="002B5730">
                <w:rPr>
                  <w:sz w:val="18"/>
                  <w:szCs w:val="18"/>
                </w:rPr>
                <w:t>To provide additional safety and PK data at this dose level.</w:t>
              </w:r>
            </w:ins>
          </w:p>
        </w:tc>
      </w:tr>
      <w:tr w:rsidR="00CA657C" w14:paraId="15888407" w14:textId="77777777" w:rsidTr="00F35EEB">
        <w:tc>
          <w:tcPr>
            <w:tcW w:w="2066" w:type="dxa"/>
            <w:tcBorders>
              <w:top w:val="nil"/>
              <w:bottom w:val="nil"/>
            </w:tcBorders>
          </w:tcPr>
          <w:p w14:paraId="46FA2510" w14:textId="0B426B98" w:rsidR="00F35EEB" w:rsidRPr="002B5730" w:rsidRDefault="00895D30" w:rsidP="00986AAE">
            <w:pPr>
              <w:pStyle w:val="TableLeft"/>
              <w:rPr>
                <w:sz w:val="18"/>
                <w:szCs w:val="18"/>
              </w:rPr>
            </w:pPr>
            <w:del w:id="74" w:author="Powell, Deana" w:date="2026-03-05T15:34:00Z" w16du:dateUtc="2026-03-05T20:34:00Z">
              <w:r w:rsidRPr="00F47775">
                <w:rPr>
                  <w:bCs w:val="0"/>
                  <w:sz w:val="18"/>
                </w:rPr>
                <w:delText>Section 1.</w:delText>
              </w:r>
              <w:r>
                <w:rPr>
                  <w:sz w:val="18"/>
                </w:rPr>
                <w:delText xml:space="preserve">3.2, </w:delText>
              </w:r>
              <w:r w:rsidRPr="00367BBA">
                <w:rPr>
                  <w:sz w:val="18"/>
                </w:rPr>
                <w:delText>Venetoclax/</w:delText>
              </w:r>
              <w:r>
                <w:rPr>
                  <w:sz w:val="18"/>
                </w:rPr>
                <w:delText xml:space="preserve"> </w:delText>
              </w:r>
              <w:r w:rsidRPr="00367BBA">
                <w:rPr>
                  <w:sz w:val="18"/>
                </w:rPr>
                <w:delText>Rituximab Comparator Group (Part 2) Schedule of Activities: Screening and Treatment</w:delText>
              </w:r>
            </w:del>
          </w:p>
        </w:tc>
        <w:tc>
          <w:tcPr>
            <w:tcW w:w="3463" w:type="dxa"/>
          </w:tcPr>
          <w:p w14:paraId="056CAD35" w14:textId="0E2662B0" w:rsidR="00F35EEB" w:rsidRPr="002B5730" w:rsidRDefault="00895D30" w:rsidP="00986AAE">
            <w:pPr>
              <w:pStyle w:val="TableLeft"/>
              <w:rPr>
                <w:sz w:val="18"/>
                <w:szCs w:val="18"/>
              </w:rPr>
            </w:pPr>
            <w:del w:id="75" w:author="Powell, Deana" w:date="2026-03-05T15:34:00Z" w16du:dateUtc="2026-03-05T20:34:00Z">
              <w:r w:rsidRPr="00F47775">
                <w:rPr>
                  <w:bCs w:val="0"/>
                  <w:sz w:val="18"/>
                </w:rPr>
                <w:delText xml:space="preserve">Hematology and biochemistry samples have been added for Cycle </w:delText>
              </w:r>
              <w:r>
                <w:rPr>
                  <w:sz w:val="18"/>
                </w:rPr>
                <w:delText>1</w:delText>
              </w:r>
              <w:r w:rsidRPr="00F47775">
                <w:rPr>
                  <w:bCs w:val="0"/>
                  <w:sz w:val="18"/>
                </w:rPr>
                <w:delText xml:space="preserve">, </w:delText>
              </w:r>
              <w:r>
                <w:rPr>
                  <w:bCs w:val="0"/>
                  <w:sz w:val="18"/>
                </w:rPr>
                <w:delText>D</w:delText>
              </w:r>
              <w:r w:rsidRPr="00F47775">
                <w:rPr>
                  <w:bCs w:val="0"/>
                  <w:sz w:val="18"/>
                </w:rPr>
                <w:delText>ays 8, 15,</w:delText>
              </w:r>
              <w:r>
                <w:rPr>
                  <w:bCs w:val="0"/>
                  <w:sz w:val="18"/>
                </w:rPr>
                <w:delText xml:space="preserve"> and</w:delText>
              </w:r>
              <w:r w:rsidRPr="00F47775">
                <w:rPr>
                  <w:bCs w:val="0"/>
                  <w:sz w:val="18"/>
                </w:rPr>
                <w:delText xml:space="preserve"> 22 in Table 2.</w:delText>
              </w:r>
            </w:del>
            <w:ins w:id="76" w:author="Powell, Deana" w:date="2026-03-05T15:34:00Z" w16du:dateUtc="2026-03-05T20:34:00Z">
              <w:r w:rsidR="00526A29" w:rsidRPr="002B5730">
                <w:rPr>
                  <w:sz w:val="18"/>
                  <w:szCs w:val="18"/>
                </w:rPr>
                <w:t>Number of participants:</w:t>
              </w:r>
              <w:r w:rsidR="00526A29">
                <w:rPr>
                  <w:sz w:val="18"/>
                  <w:szCs w:val="18"/>
                </w:rPr>
                <w:t xml:space="preserve"> Overall number of participants to be enrolled across both parts of the study updated to 735.</w:t>
              </w:r>
            </w:ins>
          </w:p>
        </w:tc>
        <w:tc>
          <w:tcPr>
            <w:tcW w:w="3471" w:type="dxa"/>
          </w:tcPr>
          <w:p w14:paraId="353D8E4A" w14:textId="71A4C3D0" w:rsidR="00F35EEB" w:rsidRPr="002B5730" w:rsidRDefault="00895D30" w:rsidP="00986AAE">
            <w:pPr>
              <w:pStyle w:val="TableLeft"/>
              <w:rPr>
                <w:sz w:val="18"/>
                <w:szCs w:val="18"/>
              </w:rPr>
            </w:pPr>
            <w:del w:id="77" w:author="Powell, Deana" w:date="2026-03-05T15:34:00Z" w16du:dateUtc="2026-03-05T20:34:00Z">
              <w:r w:rsidRPr="00F47775">
                <w:rPr>
                  <w:bCs w:val="0"/>
                  <w:sz w:val="18"/>
                </w:rPr>
                <w:delText>To align with the TLS monitoring required.</w:delText>
              </w:r>
            </w:del>
            <w:ins w:id="78" w:author="Powell, Deana" w:date="2026-03-05T15:34:00Z" w16du:dateUtc="2026-03-05T20:34:00Z">
              <w:r w:rsidR="00526A29">
                <w:rPr>
                  <w:sz w:val="18"/>
                  <w:szCs w:val="18"/>
                </w:rPr>
                <w:t>See rationale for Section 1.1, additional participants.</w:t>
              </w:r>
            </w:ins>
          </w:p>
        </w:tc>
      </w:tr>
      <w:tr w:rsidR="00CA657C" w14:paraId="40007173" w14:textId="77777777" w:rsidTr="00BA57FD">
        <w:tc>
          <w:tcPr>
            <w:tcW w:w="2066" w:type="dxa"/>
            <w:tcBorders>
              <w:top w:val="nil"/>
              <w:bottom w:val="nil"/>
            </w:tcBorders>
          </w:tcPr>
          <w:p w14:paraId="313DBD89" w14:textId="58F90683" w:rsidR="00986AAE" w:rsidRPr="00E52522" w:rsidRDefault="00895D30" w:rsidP="00986AAE">
            <w:pPr>
              <w:pStyle w:val="TableLeft"/>
              <w:rPr>
                <w:bCs w:val="0"/>
                <w:sz w:val="18"/>
              </w:rPr>
            </w:pPr>
            <w:del w:id="79" w:author="Powell, Deana" w:date="2026-03-05T15:34:00Z" w16du:dateUtc="2026-03-05T20:34:00Z">
              <w:r w:rsidRPr="00F47775">
                <w:rPr>
                  <w:bCs w:val="0"/>
                  <w:sz w:val="18"/>
                </w:rPr>
                <w:delText>Section 1.</w:delText>
              </w:r>
              <w:r>
                <w:rPr>
                  <w:sz w:val="18"/>
                </w:rPr>
                <w:delText xml:space="preserve">3.2, </w:delText>
              </w:r>
              <w:r w:rsidRPr="00367BBA">
                <w:rPr>
                  <w:sz w:val="18"/>
                </w:rPr>
                <w:delText>Venetoclax/</w:delText>
              </w:r>
              <w:r>
                <w:rPr>
                  <w:sz w:val="18"/>
                </w:rPr>
                <w:delText xml:space="preserve"> </w:delText>
              </w:r>
              <w:r w:rsidRPr="00367BBA">
                <w:rPr>
                  <w:sz w:val="18"/>
                </w:rPr>
                <w:delText>Rituximab Comparator Group (Part 2) Schedule of Activities: Screening and Treatment</w:delText>
              </w:r>
            </w:del>
          </w:p>
        </w:tc>
        <w:tc>
          <w:tcPr>
            <w:tcW w:w="3463" w:type="dxa"/>
          </w:tcPr>
          <w:p w14:paraId="289D0511" w14:textId="647BA47B" w:rsidR="00986AAE" w:rsidRPr="002B5730" w:rsidRDefault="00895D30" w:rsidP="00986AAE">
            <w:pPr>
              <w:pStyle w:val="TableLeft"/>
              <w:rPr>
                <w:rStyle w:val="SuggestedOptional"/>
              </w:rPr>
            </w:pPr>
            <w:del w:id="80" w:author="Powell, Deana" w:date="2026-03-05T15:34:00Z" w16du:dateUtc="2026-03-05T20:34:00Z">
              <w:r>
                <w:rPr>
                  <w:bCs w:val="0"/>
                  <w:sz w:val="18"/>
                </w:rPr>
                <w:delText>Text added referring to country-specific requirements in Table 1.</w:delText>
              </w:r>
            </w:del>
            <w:ins w:id="81" w:author="Powell, Deana" w:date="2026-03-05T15:34:00Z" w16du:dateUtc="2026-03-05T20:34:00Z">
              <w:r w:rsidR="00526A29" w:rsidRPr="002B5730">
                <w:rPr>
                  <w:sz w:val="18"/>
                  <w:szCs w:val="18"/>
                </w:rPr>
                <w:t xml:space="preserve">Intervention Groups and Duration: </w:t>
              </w:r>
              <w:r w:rsidR="00B23369" w:rsidRPr="002B5730">
                <w:rPr>
                  <w:sz w:val="18"/>
                  <w:szCs w:val="18"/>
                </w:rPr>
                <w:t>New formulation (FMF2) of nemtabrutinib was added to the existing formulation (FMF1).</w:t>
              </w:r>
            </w:ins>
          </w:p>
        </w:tc>
        <w:tc>
          <w:tcPr>
            <w:tcW w:w="3471" w:type="dxa"/>
          </w:tcPr>
          <w:p w14:paraId="2AD81DEA" w14:textId="7661FB2A" w:rsidR="00986AAE" w:rsidRPr="002B5730" w:rsidRDefault="00895D30" w:rsidP="00986AAE">
            <w:pPr>
              <w:pStyle w:val="TableLeft"/>
              <w:rPr>
                <w:rStyle w:val="SuggestedOptional"/>
              </w:rPr>
            </w:pPr>
            <w:del w:id="82" w:author="Powell, Deana" w:date="2026-03-05T15:34:00Z" w16du:dateUtc="2026-03-05T20:34:00Z">
              <w:r>
                <w:rPr>
                  <w:bCs w:val="0"/>
                  <w:sz w:val="18"/>
                </w:rPr>
                <w:delText>See rationale for Section 1.3.1, country-specific text</w:delText>
              </w:r>
              <w:r w:rsidRPr="00F47775">
                <w:rPr>
                  <w:bCs w:val="0"/>
                  <w:sz w:val="18"/>
                </w:rPr>
                <w:delText>.</w:delText>
              </w:r>
            </w:del>
            <w:ins w:id="83" w:author="Powell, Deana" w:date="2026-03-05T15:34:00Z" w16du:dateUtc="2026-03-05T20:34:00Z">
              <w:r w:rsidR="00526A29" w:rsidRPr="002B5730">
                <w:rPr>
                  <w:sz w:val="18"/>
                  <w:szCs w:val="18"/>
                </w:rPr>
                <w:t>The FMF2 formulation is intended for commercialization.</w:t>
              </w:r>
            </w:ins>
          </w:p>
        </w:tc>
      </w:tr>
      <w:tr w:rsidR="00CA657C" w14:paraId="7AD725EB" w14:textId="77777777" w:rsidTr="00BA57FD">
        <w:tc>
          <w:tcPr>
            <w:tcW w:w="2066" w:type="dxa"/>
            <w:tcBorders>
              <w:top w:val="nil"/>
              <w:bottom w:val="nil"/>
            </w:tcBorders>
          </w:tcPr>
          <w:p w14:paraId="6C0D21A4" w14:textId="27ED7D76" w:rsidR="00986AAE" w:rsidRDefault="00895D30" w:rsidP="00986AAE">
            <w:pPr>
              <w:pStyle w:val="TableLeft"/>
              <w:rPr>
                <w:sz w:val="18"/>
                <w:szCs w:val="18"/>
              </w:rPr>
            </w:pPr>
            <w:del w:id="84" w:author="Powell, Deana" w:date="2026-03-05T15:34:00Z" w16du:dateUtc="2026-03-05T20:34:00Z">
              <w:r w:rsidRPr="00F47775">
                <w:rPr>
                  <w:bCs w:val="0"/>
                  <w:sz w:val="18"/>
                </w:rPr>
                <w:delText>Section 2.3</w:delText>
              </w:r>
              <w:r>
                <w:rPr>
                  <w:bCs w:val="0"/>
                  <w:sz w:val="18"/>
                </w:rPr>
                <w:delText>,</w:delText>
              </w:r>
              <w:r w:rsidRPr="00F47775">
                <w:rPr>
                  <w:bCs w:val="0"/>
                  <w:sz w:val="18"/>
                </w:rPr>
                <w:delText xml:space="preserve"> Benefit/Risk Assessment</w:delText>
              </w:r>
            </w:del>
          </w:p>
        </w:tc>
        <w:tc>
          <w:tcPr>
            <w:tcW w:w="3463" w:type="dxa"/>
          </w:tcPr>
          <w:p w14:paraId="4ED07AC0" w14:textId="5CF2CD71" w:rsidR="00986AAE" w:rsidRPr="002B5730" w:rsidRDefault="00895D30" w:rsidP="00986AAE">
            <w:pPr>
              <w:pStyle w:val="TableLeft"/>
              <w:rPr>
                <w:sz w:val="18"/>
                <w:szCs w:val="18"/>
              </w:rPr>
            </w:pPr>
            <w:del w:id="85" w:author="Powell, Deana" w:date="2026-03-05T15:34:00Z" w16du:dateUtc="2026-03-05T20:34:00Z">
              <w:r w:rsidRPr="00F47775">
                <w:rPr>
                  <w:bCs w:val="0"/>
                  <w:sz w:val="18"/>
                </w:rPr>
                <w:delText>Text added to confirm measures to be implemented in the event of a pandemic</w:delText>
              </w:r>
              <w:r>
                <w:rPr>
                  <w:bCs w:val="0"/>
                  <w:sz w:val="18"/>
                </w:rPr>
                <w:delText>,</w:delText>
              </w:r>
              <w:r w:rsidRPr="00F47775">
                <w:rPr>
                  <w:bCs w:val="0"/>
                  <w:sz w:val="18"/>
                </w:rPr>
                <w:delText xml:space="preserve"> ie, COVID-19.</w:delText>
              </w:r>
            </w:del>
            <w:ins w:id="86" w:author="Powell, Deana" w:date="2026-03-05T15:34:00Z" w16du:dateUtc="2026-03-05T20:34:00Z">
              <w:r w:rsidR="00526A29" w:rsidRPr="002B5730">
                <w:rPr>
                  <w:sz w:val="18"/>
                  <w:szCs w:val="18"/>
                </w:rPr>
                <w:t>Intervention Groups and Duration: Applicable parts of the study (Part 1 and Part 2) added to Arm Name column</w:t>
              </w:r>
              <w:r w:rsidR="0011515E" w:rsidRPr="002B5730">
                <w:rPr>
                  <w:sz w:val="18"/>
                  <w:szCs w:val="18"/>
                </w:rPr>
                <w:t>.</w:t>
              </w:r>
            </w:ins>
          </w:p>
        </w:tc>
        <w:tc>
          <w:tcPr>
            <w:tcW w:w="3471" w:type="dxa"/>
          </w:tcPr>
          <w:p w14:paraId="2F02006D" w14:textId="69C03D04" w:rsidR="00986AAE" w:rsidRPr="002B5730" w:rsidRDefault="00895D30" w:rsidP="00986AAE">
            <w:pPr>
              <w:pStyle w:val="TableLeft"/>
              <w:rPr>
                <w:sz w:val="18"/>
                <w:szCs w:val="18"/>
              </w:rPr>
            </w:pPr>
            <w:del w:id="87" w:author="Powell, Deana" w:date="2026-03-05T15:34:00Z" w16du:dateUtc="2026-03-05T20:34:00Z">
              <w:r w:rsidRPr="00F47775">
                <w:rPr>
                  <w:bCs w:val="0"/>
                  <w:sz w:val="18"/>
                </w:rPr>
                <w:delText>Text added as per regulatory agency feedback.</w:delText>
              </w:r>
            </w:del>
            <w:ins w:id="88" w:author="Powell, Deana" w:date="2026-03-05T15:34:00Z" w16du:dateUtc="2026-03-05T20:34:00Z">
              <w:r w:rsidR="00526A29" w:rsidRPr="002B5730">
                <w:rPr>
                  <w:sz w:val="18"/>
                  <w:szCs w:val="18"/>
                </w:rPr>
                <w:t>To identify treatments for Parts 1 and 2 of the study</w:t>
              </w:r>
              <w:r w:rsidR="00B23369" w:rsidRPr="002B5730">
                <w:rPr>
                  <w:sz w:val="18"/>
                  <w:szCs w:val="18"/>
                </w:rPr>
                <w:t>.</w:t>
              </w:r>
            </w:ins>
          </w:p>
        </w:tc>
      </w:tr>
      <w:tr w:rsidR="00CA657C" w14:paraId="4893AB2A" w14:textId="77777777" w:rsidTr="00BA57FD">
        <w:tc>
          <w:tcPr>
            <w:tcW w:w="2066" w:type="dxa"/>
            <w:tcBorders>
              <w:top w:val="nil"/>
              <w:bottom w:val="nil"/>
            </w:tcBorders>
          </w:tcPr>
          <w:p w14:paraId="2AD69DC9" w14:textId="0EF1C1E9" w:rsidR="00125F2C" w:rsidRDefault="00895D30" w:rsidP="00125F2C">
            <w:pPr>
              <w:pStyle w:val="TableLeft"/>
              <w:rPr>
                <w:sz w:val="18"/>
                <w:szCs w:val="18"/>
              </w:rPr>
            </w:pPr>
            <w:del w:id="89" w:author="Powell, Deana" w:date="2026-03-05T15:34:00Z" w16du:dateUtc="2026-03-05T20:34:00Z">
              <w:r>
                <w:rPr>
                  <w:bCs w:val="0"/>
                  <w:sz w:val="18"/>
                </w:rPr>
                <w:lastRenderedPageBreak/>
                <w:delText xml:space="preserve">Section 3, </w:delText>
              </w:r>
              <w:r w:rsidRPr="00F85EED">
                <w:rPr>
                  <w:bCs w:val="0"/>
                  <w:sz w:val="18"/>
                </w:rPr>
                <w:delText>HYPOTHESES, OBJECTIVES, AND ENDPOINTS</w:delText>
              </w:r>
            </w:del>
          </w:p>
        </w:tc>
        <w:tc>
          <w:tcPr>
            <w:tcW w:w="3463" w:type="dxa"/>
          </w:tcPr>
          <w:p w14:paraId="066FF3C7" w14:textId="6BA8B9FE" w:rsidR="00125F2C" w:rsidRPr="002B5730" w:rsidRDefault="00895D30" w:rsidP="00125F2C">
            <w:pPr>
              <w:pStyle w:val="TableLeft"/>
              <w:rPr>
                <w:sz w:val="18"/>
                <w:szCs w:val="18"/>
              </w:rPr>
            </w:pPr>
            <w:del w:id="90" w:author="Powell, Deana" w:date="2026-03-05T15:34:00Z" w16du:dateUtc="2026-03-05T20:34:00Z">
              <w:r>
                <w:rPr>
                  <w:bCs w:val="0"/>
                  <w:sz w:val="18"/>
                </w:rPr>
                <w:delText>Format correction of MRD definition (10</w:delText>
              </w:r>
              <w:r w:rsidRPr="007D4E28">
                <w:rPr>
                  <w:bCs w:val="0"/>
                  <w:sz w:val="18"/>
                  <w:vertAlign w:val="superscript"/>
                </w:rPr>
                <w:delText>-4</w:delText>
              </w:r>
              <w:r>
                <w:rPr>
                  <w:bCs w:val="0"/>
                  <w:sz w:val="18"/>
                </w:rPr>
                <w:delText>).</w:delText>
              </w:r>
            </w:del>
            <w:ins w:id="91" w:author="Powell, Deana" w:date="2026-03-05T15:34:00Z" w16du:dateUtc="2026-03-05T20:34:00Z">
              <w:r w:rsidR="00526A29" w:rsidRPr="002B5730">
                <w:rPr>
                  <w:sz w:val="18"/>
                  <w:szCs w:val="18"/>
                </w:rPr>
                <w:t xml:space="preserve">Intervention Groups and Duration: </w:t>
              </w:r>
              <w:r w:rsidR="00030BFD">
                <w:rPr>
                  <w:sz w:val="18"/>
                  <w:szCs w:val="18"/>
                </w:rPr>
                <w:t>Ad</w:t>
              </w:r>
              <w:r w:rsidR="00030BFD" w:rsidRPr="002B5730">
                <w:rPr>
                  <w:sz w:val="18"/>
                  <w:szCs w:val="18"/>
                </w:rPr>
                <w:t xml:space="preserve">ded </w:t>
              </w:r>
              <w:r w:rsidR="00526A29" w:rsidRPr="002B5730">
                <w:rPr>
                  <w:sz w:val="18"/>
                  <w:szCs w:val="18"/>
                </w:rPr>
                <w:t>45 mg and 65 mg doses of nemtabrutinib</w:t>
              </w:r>
              <w:r w:rsidR="002A4073" w:rsidRPr="002B5730">
                <w:rPr>
                  <w:sz w:val="18"/>
                  <w:szCs w:val="18"/>
                </w:rPr>
                <w:t xml:space="preserve"> to Unit Dose Strength(s) column</w:t>
              </w:r>
              <w:r w:rsidR="0011515E" w:rsidRPr="002B5730">
                <w:rPr>
                  <w:sz w:val="18"/>
                  <w:szCs w:val="18"/>
                </w:rPr>
                <w:t>.</w:t>
              </w:r>
            </w:ins>
          </w:p>
        </w:tc>
        <w:tc>
          <w:tcPr>
            <w:tcW w:w="3471" w:type="dxa"/>
          </w:tcPr>
          <w:p w14:paraId="0FE7BEE9" w14:textId="42F447E0" w:rsidR="00125F2C" w:rsidRPr="002B5730" w:rsidRDefault="00895D30" w:rsidP="00125F2C">
            <w:pPr>
              <w:pStyle w:val="TableLeft"/>
              <w:rPr>
                <w:sz w:val="18"/>
                <w:szCs w:val="18"/>
              </w:rPr>
            </w:pPr>
            <w:del w:id="92" w:author="Powell, Deana" w:date="2026-03-05T15:34:00Z" w16du:dateUtc="2026-03-05T20:34:00Z">
              <w:r>
                <w:rPr>
                  <w:bCs w:val="0"/>
                  <w:sz w:val="18"/>
                </w:rPr>
                <w:delText>To correct text formatting.</w:delText>
              </w:r>
            </w:del>
            <w:ins w:id="93" w:author="Powell, Deana" w:date="2026-03-05T15:34:00Z" w16du:dateUtc="2026-03-05T20:34:00Z">
              <w:r w:rsidR="00526A29" w:rsidRPr="002B5730">
                <w:rPr>
                  <w:sz w:val="18"/>
                  <w:szCs w:val="18"/>
                </w:rPr>
                <w:t>See Section 1.1 rationale for doses for new nemtabrutinib formulation.</w:t>
              </w:r>
            </w:ins>
          </w:p>
        </w:tc>
      </w:tr>
      <w:tr w:rsidR="00CA657C" w14:paraId="3254D9B1" w14:textId="77777777" w:rsidTr="00BA57FD">
        <w:tc>
          <w:tcPr>
            <w:tcW w:w="2066" w:type="dxa"/>
            <w:tcBorders>
              <w:top w:val="nil"/>
              <w:bottom w:val="single" w:sz="4" w:space="0" w:color="auto"/>
            </w:tcBorders>
          </w:tcPr>
          <w:p w14:paraId="641A3EC6" w14:textId="307626EE" w:rsidR="00125F2C" w:rsidRDefault="00895D30" w:rsidP="00125F2C">
            <w:pPr>
              <w:pStyle w:val="TableLeft"/>
              <w:rPr>
                <w:sz w:val="18"/>
                <w:szCs w:val="18"/>
              </w:rPr>
            </w:pPr>
            <w:del w:id="94" w:author="Powell, Deana" w:date="2026-03-05T15:34:00Z" w16du:dateUtc="2026-03-05T20:34:00Z">
              <w:r w:rsidRPr="00F47775">
                <w:rPr>
                  <w:bCs w:val="0"/>
                  <w:sz w:val="18"/>
                </w:rPr>
                <w:delText>Section 4.2.1.2</w:delText>
              </w:r>
              <w:r>
                <w:rPr>
                  <w:bCs w:val="0"/>
                  <w:sz w:val="18"/>
                </w:rPr>
                <w:delText>,</w:delText>
              </w:r>
              <w:r w:rsidRPr="00F47775">
                <w:rPr>
                  <w:bCs w:val="0"/>
                  <w:sz w:val="18"/>
                </w:rPr>
                <w:delText xml:space="preserve"> Safety Endpoints</w:delText>
              </w:r>
            </w:del>
          </w:p>
        </w:tc>
        <w:tc>
          <w:tcPr>
            <w:tcW w:w="3463" w:type="dxa"/>
          </w:tcPr>
          <w:p w14:paraId="5DE72DEF" w14:textId="3FC04809" w:rsidR="00125F2C" w:rsidRPr="002B5730" w:rsidRDefault="00895D30" w:rsidP="00125F2C">
            <w:pPr>
              <w:pStyle w:val="TableLeft"/>
              <w:rPr>
                <w:sz w:val="18"/>
                <w:szCs w:val="18"/>
              </w:rPr>
            </w:pPr>
            <w:del w:id="95" w:author="Powell, Deana" w:date="2026-03-05T15:34:00Z" w16du:dateUtc="2026-03-05T20:34:00Z">
              <w:r w:rsidRPr="00F47775">
                <w:rPr>
                  <w:bCs w:val="0"/>
                  <w:sz w:val="18"/>
                </w:rPr>
                <w:delText>Correction made to text as Appendix 11 and AE grading refers to CLL participants only.</w:delText>
              </w:r>
            </w:del>
            <w:ins w:id="96" w:author="Powell, Deana" w:date="2026-03-05T15:34:00Z" w16du:dateUtc="2026-03-05T20:34:00Z">
              <w:r w:rsidR="00526A29" w:rsidRPr="002B5730">
                <w:rPr>
                  <w:sz w:val="18"/>
                  <w:szCs w:val="18"/>
                </w:rPr>
                <w:t xml:space="preserve">Intervention Groups and Duration:  </w:t>
              </w:r>
              <w:r w:rsidR="008878FC" w:rsidRPr="002B5730">
                <w:rPr>
                  <w:sz w:val="18"/>
                  <w:szCs w:val="18"/>
                </w:rPr>
                <w:t>abbreviations added below table</w:t>
              </w:r>
              <w:r w:rsidR="0011515E" w:rsidRPr="002B5730">
                <w:rPr>
                  <w:sz w:val="18"/>
                  <w:szCs w:val="18"/>
                </w:rPr>
                <w:t>.</w:t>
              </w:r>
            </w:ins>
          </w:p>
        </w:tc>
        <w:tc>
          <w:tcPr>
            <w:tcW w:w="3471" w:type="dxa"/>
          </w:tcPr>
          <w:p w14:paraId="08DA1B45" w14:textId="4E98575D" w:rsidR="00125F2C" w:rsidRPr="002B5730" w:rsidRDefault="00895D30" w:rsidP="00125F2C">
            <w:pPr>
              <w:pStyle w:val="TableLeft"/>
              <w:rPr>
                <w:sz w:val="18"/>
                <w:szCs w:val="18"/>
              </w:rPr>
            </w:pPr>
            <w:del w:id="97" w:author="Powell, Deana" w:date="2026-03-05T15:34:00Z" w16du:dateUtc="2026-03-05T20:34:00Z">
              <w:r w:rsidRPr="00F47775">
                <w:rPr>
                  <w:bCs w:val="0"/>
                  <w:sz w:val="18"/>
                </w:rPr>
                <w:delText xml:space="preserve">To correct erroneous </w:delText>
              </w:r>
              <w:r>
                <w:rPr>
                  <w:bCs w:val="0"/>
                  <w:sz w:val="18"/>
                </w:rPr>
                <w:delText>restriction to CLL</w:delText>
              </w:r>
              <w:r w:rsidRPr="00F47775">
                <w:rPr>
                  <w:bCs w:val="0"/>
                  <w:sz w:val="18"/>
                </w:rPr>
                <w:delText>.</w:delText>
              </w:r>
            </w:del>
            <w:ins w:id="98" w:author="Powell, Deana" w:date="2026-03-05T15:34:00Z" w16du:dateUtc="2026-03-05T20:34:00Z">
              <w:r w:rsidR="00526A29" w:rsidRPr="002B5730">
                <w:rPr>
                  <w:sz w:val="18"/>
                  <w:szCs w:val="18"/>
                </w:rPr>
                <w:t>To provide missing content.</w:t>
              </w:r>
            </w:ins>
          </w:p>
        </w:tc>
      </w:tr>
      <w:tr w:rsidR="00CA657C" w14:paraId="674564C9" w14:textId="77777777" w:rsidTr="00BA57FD">
        <w:tc>
          <w:tcPr>
            <w:tcW w:w="2066" w:type="dxa"/>
            <w:tcBorders>
              <w:top w:val="single" w:sz="4" w:space="0" w:color="auto"/>
              <w:bottom w:val="single" w:sz="4" w:space="0" w:color="auto"/>
            </w:tcBorders>
          </w:tcPr>
          <w:p w14:paraId="7C303AE8" w14:textId="02DB1354" w:rsidR="00125F2C" w:rsidRDefault="00526A29" w:rsidP="00125F2C">
            <w:pPr>
              <w:pStyle w:val="TableLeft"/>
              <w:rPr>
                <w:sz w:val="18"/>
                <w:szCs w:val="18"/>
              </w:rPr>
            </w:pPr>
            <w:r>
              <w:rPr>
                <w:sz w:val="18"/>
                <w:szCs w:val="18"/>
              </w:rPr>
              <w:t xml:space="preserve">Section </w:t>
            </w:r>
            <w:del w:id="99" w:author="Powell, Deana" w:date="2026-03-05T15:34:00Z" w16du:dateUtc="2026-03-05T20:34:00Z">
              <w:r w:rsidR="00895D30" w:rsidRPr="00F47775">
                <w:rPr>
                  <w:bCs w:val="0"/>
                  <w:sz w:val="18"/>
                </w:rPr>
                <w:delText>5</w:delText>
              </w:r>
            </w:del>
            <w:ins w:id="100" w:author="Powell, Deana" w:date="2026-03-05T15:34:00Z" w16du:dateUtc="2026-03-05T20:34:00Z">
              <w:r w:rsidRPr="000C7C4E">
                <w:rPr>
                  <w:sz w:val="18"/>
                  <w:szCs w:val="18"/>
                </w:rPr>
                <w:t>1</w:t>
              </w:r>
            </w:ins>
            <w:r w:rsidRPr="000C7C4E">
              <w:rPr>
                <w:sz w:val="18"/>
                <w:szCs w:val="18"/>
              </w:rPr>
              <w:t>.2</w:t>
            </w:r>
            <w:del w:id="101" w:author="Powell, Deana" w:date="2026-03-05T15:34:00Z" w16du:dateUtc="2026-03-05T20:34:00Z">
              <w:r w:rsidR="00895D30">
                <w:rPr>
                  <w:bCs w:val="0"/>
                  <w:sz w:val="18"/>
                </w:rPr>
                <w:delText>,</w:delText>
              </w:r>
              <w:r w:rsidR="00895D30" w:rsidRPr="00F47775">
                <w:rPr>
                  <w:bCs w:val="0"/>
                  <w:sz w:val="18"/>
                </w:rPr>
                <w:delText xml:space="preserve"> Exclusion Criteria</w:delText>
              </w:r>
            </w:del>
            <w:ins w:id="102" w:author="Powell, Deana" w:date="2026-03-05T15:34:00Z" w16du:dateUtc="2026-03-05T20:34:00Z">
              <w:r w:rsidRPr="000C7C4E">
                <w:rPr>
                  <w:sz w:val="18"/>
                  <w:szCs w:val="18"/>
                </w:rPr>
                <w:t>.</w:t>
              </w:r>
              <w:r w:rsidR="000C3E61">
                <w:rPr>
                  <w:sz w:val="18"/>
                  <w:szCs w:val="18"/>
                </w:rPr>
                <w:t>1</w:t>
              </w:r>
              <w:r>
                <w:rPr>
                  <w:sz w:val="18"/>
                  <w:szCs w:val="18"/>
                </w:rPr>
                <w:t xml:space="preserve">, </w:t>
              </w:r>
              <w:r w:rsidRPr="000C7C4E">
                <w:rPr>
                  <w:sz w:val="18"/>
                  <w:szCs w:val="18"/>
                </w:rPr>
                <w:t xml:space="preserve">Part </w:t>
              </w:r>
              <w:r>
                <w:rPr>
                  <w:sz w:val="18"/>
                  <w:szCs w:val="18"/>
                </w:rPr>
                <w:t>1</w:t>
              </w:r>
              <w:r w:rsidRPr="000C7C4E">
                <w:rPr>
                  <w:sz w:val="18"/>
                  <w:szCs w:val="18"/>
                </w:rPr>
                <w:t xml:space="preserve"> Schema</w:t>
              </w:r>
            </w:ins>
          </w:p>
        </w:tc>
        <w:tc>
          <w:tcPr>
            <w:tcW w:w="3463" w:type="dxa"/>
          </w:tcPr>
          <w:p w14:paraId="6150CDCA" w14:textId="29813903" w:rsidR="00125F2C" w:rsidRPr="002B5730" w:rsidRDefault="00895D30" w:rsidP="00125F2C">
            <w:pPr>
              <w:pStyle w:val="TableLeft"/>
              <w:rPr>
                <w:sz w:val="18"/>
                <w:szCs w:val="18"/>
              </w:rPr>
            </w:pPr>
            <w:del w:id="103" w:author="Powell, Deana" w:date="2026-03-05T15:34:00Z" w16du:dateUtc="2026-03-05T20:34:00Z">
              <w:r w:rsidRPr="00F47775">
                <w:rPr>
                  <w:bCs w:val="0"/>
                  <w:sz w:val="18"/>
                </w:rPr>
                <w:delText>E</w:delText>
              </w:r>
              <w:r>
                <w:rPr>
                  <w:bCs w:val="0"/>
                  <w:sz w:val="18"/>
                </w:rPr>
                <w:delText xml:space="preserve">xclusion </w:delText>
              </w:r>
              <w:r w:rsidRPr="00F47775">
                <w:rPr>
                  <w:bCs w:val="0"/>
                  <w:sz w:val="18"/>
                </w:rPr>
                <w:delText>C</w:delText>
              </w:r>
              <w:r>
                <w:rPr>
                  <w:bCs w:val="0"/>
                  <w:sz w:val="18"/>
                </w:rPr>
                <w:delText xml:space="preserve">riteria </w:delText>
              </w:r>
              <w:r w:rsidRPr="00F47775">
                <w:rPr>
                  <w:bCs w:val="0"/>
                  <w:sz w:val="18"/>
                </w:rPr>
                <w:delText>#18 has been added for EU participating sites only to confirm that incapacitated participants are not eligible.</w:delText>
              </w:r>
            </w:del>
            <w:ins w:id="104" w:author="Powell, Deana" w:date="2026-03-05T15:34:00Z" w16du:dateUtc="2026-03-05T20:34:00Z">
              <w:r w:rsidR="00526A29" w:rsidRPr="002B5730">
                <w:rPr>
                  <w:sz w:val="18"/>
                  <w:szCs w:val="18"/>
                </w:rPr>
                <w:t xml:space="preserve">Number of participants updated to reflect the 15 additional participants to be enrolled into Part 1 to receive 45 mg </w:t>
              </w:r>
              <w:r w:rsidR="006677F1" w:rsidRPr="002B5730">
                <w:rPr>
                  <w:sz w:val="18"/>
                  <w:szCs w:val="18"/>
                </w:rPr>
                <w:t>qd</w:t>
              </w:r>
              <w:r w:rsidR="00526A29" w:rsidRPr="002B5730">
                <w:rPr>
                  <w:sz w:val="18"/>
                  <w:szCs w:val="18"/>
                </w:rPr>
                <w:t xml:space="preserve"> nemtabrutinib.</w:t>
              </w:r>
            </w:ins>
          </w:p>
        </w:tc>
        <w:tc>
          <w:tcPr>
            <w:tcW w:w="3471" w:type="dxa"/>
          </w:tcPr>
          <w:p w14:paraId="73F3B3CB" w14:textId="5D74E41C" w:rsidR="00125F2C" w:rsidRPr="002B5730" w:rsidRDefault="00526A29" w:rsidP="00125F2C">
            <w:pPr>
              <w:pStyle w:val="TableLeft"/>
              <w:rPr>
                <w:sz w:val="18"/>
                <w:szCs w:val="18"/>
              </w:rPr>
            </w:pPr>
            <w:r w:rsidRPr="002B5730">
              <w:rPr>
                <w:sz w:val="18"/>
                <w:szCs w:val="18"/>
              </w:rPr>
              <w:t xml:space="preserve">See rationale for Section </w:t>
            </w:r>
            <w:del w:id="105" w:author="Powell, Deana" w:date="2026-03-05T15:34:00Z" w16du:dateUtc="2026-03-05T20:34:00Z">
              <w:r w:rsidR="00895D30">
                <w:rPr>
                  <w:bCs w:val="0"/>
                  <w:sz w:val="18"/>
                </w:rPr>
                <w:delText>5.</w:delText>
              </w:r>
            </w:del>
            <w:r w:rsidRPr="002B5730">
              <w:rPr>
                <w:sz w:val="18"/>
                <w:szCs w:val="18"/>
              </w:rPr>
              <w:t>1.</w:t>
            </w:r>
            <w:ins w:id="106" w:author="Powell, Deana" w:date="2026-03-05T15:34:00Z" w16du:dateUtc="2026-03-05T20:34:00Z">
              <w:r w:rsidRPr="002B5730">
                <w:rPr>
                  <w:sz w:val="18"/>
                  <w:szCs w:val="18"/>
                </w:rPr>
                <w:t>1</w:t>
              </w:r>
              <w:r w:rsidR="003F6F12">
                <w:rPr>
                  <w:sz w:val="18"/>
                  <w:szCs w:val="18"/>
                </w:rPr>
                <w:t>,</w:t>
              </w:r>
              <w:r w:rsidRPr="002B5730">
                <w:rPr>
                  <w:sz w:val="18"/>
                  <w:szCs w:val="18"/>
                </w:rPr>
                <w:t xml:space="preserve"> number of participants.</w:t>
              </w:r>
            </w:ins>
          </w:p>
        </w:tc>
      </w:tr>
      <w:tr w:rsidR="00CA657C" w14:paraId="23064B7E" w14:textId="77777777" w:rsidTr="00BA57FD">
        <w:tc>
          <w:tcPr>
            <w:tcW w:w="2066" w:type="dxa"/>
            <w:tcBorders>
              <w:top w:val="single" w:sz="4" w:space="0" w:color="auto"/>
              <w:bottom w:val="nil"/>
            </w:tcBorders>
          </w:tcPr>
          <w:p w14:paraId="6C385E8A" w14:textId="41AB9E8E" w:rsidR="00125F2C" w:rsidRDefault="00526A29" w:rsidP="00125F2C">
            <w:pPr>
              <w:pStyle w:val="TableLeft"/>
              <w:rPr>
                <w:sz w:val="18"/>
                <w:szCs w:val="18"/>
              </w:rPr>
            </w:pPr>
            <w:r>
              <w:rPr>
                <w:sz w:val="18"/>
                <w:szCs w:val="18"/>
              </w:rPr>
              <w:t xml:space="preserve">Section </w:t>
            </w:r>
            <w:del w:id="107" w:author="Powell, Deana" w:date="2026-03-05T15:34:00Z" w16du:dateUtc="2026-03-05T20:34:00Z">
              <w:r w:rsidR="00895D30" w:rsidRPr="00E808B5">
                <w:rPr>
                  <w:bCs w:val="0"/>
                  <w:sz w:val="18"/>
                </w:rPr>
                <w:delText>6.</w:delText>
              </w:r>
            </w:del>
            <w:r w:rsidRPr="000C7C4E">
              <w:rPr>
                <w:sz w:val="18"/>
                <w:szCs w:val="18"/>
              </w:rPr>
              <w:t>1</w:t>
            </w:r>
            <w:del w:id="108" w:author="Powell, Deana" w:date="2026-03-05T15:34:00Z" w16du:dateUtc="2026-03-05T20:34:00Z">
              <w:r w:rsidR="00895D30">
                <w:rPr>
                  <w:bCs w:val="0"/>
                  <w:sz w:val="18"/>
                </w:rPr>
                <w:delText xml:space="preserve">, </w:delText>
              </w:r>
              <w:r w:rsidR="00895D30" w:rsidRPr="00E808B5">
                <w:rPr>
                  <w:bCs w:val="0"/>
                  <w:sz w:val="18"/>
                </w:rPr>
                <w:delText>Study Intervention(s) Administered</w:delText>
              </w:r>
            </w:del>
            <w:ins w:id="109" w:author="Powell, Deana" w:date="2026-03-05T15:34:00Z" w16du:dateUtc="2026-03-05T20:34:00Z">
              <w:r w:rsidRPr="000C7C4E">
                <w:rPr>
                  <w:sz w:val="18"/>
                  <w:szCs w:val="18"/>
                </w:rPr>
                <w:t>.2.</w:t>
              </w:r>
              <w:r w:rsidR="000C3E61">
                <w:rPr>
                  <w:sz w:val="18"/>
                  <w:szCs w:val="18"/>
                </w:rPr>
                <w:t>2</w:t>
              </w:r>
              <w:r>
                <w:rPr>
                  <w:sz w:val="18"/>
                  <w:szCs w:val="18"/>
                </w:rPr>
                <w:t xml:space="preserve">, </w:t>
              </w:r>
              <w:r w:rsidRPr="000C7C4E">
                <w:rPr>
                  <w:sz w:val="18"/>
                  <w:szCs w:val="18"/>
                </w:rPr>
                <w:t>Part 2 Schema</w:t>
              </w:r>
            </w:ins>
          </w:p>
        </w:tc>
        <w:tc>
          <w:tcPr>
            <w:tcW w:w="3463" w:type="dxa"/>
          </w:tcPr>
          <w:p w14:paraId="498FC713" w14:textId="6FEE80FB" w:rsidR="00125F2C" w:rsidRPr="002B5730" w:rsidRDefault="00895D30" w:rsidP="00125F2C">
            <w:pPr>
              <w:pStyle w:val="TableLeft"/>
              <w:rPr>
                <w:sz w:val="18"/>
                <w:szCs w:val="18"/>
              </w:rPr>
            </w:pPr>
            <w:del w:id="110" w:author="Powell, Deana" w:date="2026-03-05T15:34:00Z" w16du:dateUtc="2026-03-05T20:34:00Z">
              <w:r w:rsidRPr="002B4849">
                <w:rPr>
                  <w:bCs w:val="0"/>
                  <w:sz w:val="18"/>
                </w:rPr>
                <w:delText xml:space="preserve">In </w:delText>
              </w:r>
              <w:r>
                <w:rPr>
                  <w:bCs w:val="0"/>
                  <w:sz w:val="18"/>
                </w:rPr>
                <w:delText>Table 7, the dose formulation column for venetoclax was corrected to tablet (instead of solution).</w:delText>
              </w:r>
            </w:del>
            <w:ins w:id="111" w:author="Powell, Deana" w:date="2026-03-05T15:34:00Z" w16du:dateUtc="2026-03-05T20:34:00Z">
              <w:r w:rsidR="00526A29" w:rsidRPr="002B5730">
                <w:rPr>
                  <w:sz w:val="18"/>
                  <w:szCs w:val="18"/>
                </w:rPr>
                <w:t xml:space="preserve">Part 2 dose of nemtabrutinib is defined as 45 mg </w:t>
              </w:r>
              <w:r w:rsidR="006677F1" w:rsidRPr="002B5730">
                <w:rPr>
                  <w:sz w:val="18"/>
                  <w:szCs w:val="18"/>
                </w:rPr>
                <w:t>qd</w:t>
              </w:r>
              <w:r w:rsidR="0011515E" w:rsidRPr="002B5730">
                <w:rPr>
                  <w:sz w:val="18"/>
                  <w:szCs w:val="18"/>
                </w:rPr>
                <w:t>.</w:t>
              </w:r>
            </w:ins>
          </w:p>
        </w:tc>
        <w:tc>
          <w:tcPr>
            <w:tcW w:w="3471" w:type="dxa"/>
          </w:tcPr>
          <w:p w14:paraId="2BD4EFF5" w14:textId="2BD6FD65" w:rsidR="00125F2C" w:rsidRPr="002B5730" w:rsidRDefault="00895D30" w:rsidP="00125F2C">
            <w:pPr>
              <w:pStyle w:val="TableLeft"/>
              <w:rPr>
                <w:sz w:val="18"/>
                <w:szCs w:val="18"/>
              </w:rPr>
            </w:pPr>
            <w:del w:id="112" w:author="Powell, Deana" w:date="2026-03-05T15:34:00Z" w16du:dateUtc="2026-03-05T20:34:00Z">
              <w:r>
                <w:rPr>
                  <w:bCs w:val="0"/>
                  <w:sz w:val="18"/>
                </w:rPr>
                <w:delText>To correct erroneous formulation information.</w:delText>
              </w:r>
            </w:del>
            <w:ins w:id="113" w:author="Powell, Deana" w:date="2026-03-05T15:34:00Z" w16du:dateUtc="2026-03-05T20:34:00Z">
              <w:r w:rsidR="00526A29" w:rsidRPr="002B5730">
                <w:rPr>
                  <w:sz w:val="18"/>
                  <w:szCs w:val="18"/>
                </w:rPr>
                <w:t>See rationale for Section 1.1</w:t>
              </w:r>
              <w:r w:rsidR="003F6F12">
                <w:rPr>
                  <w:sz w:val="18"/>
                  <w:szCs w:val="18"/>
                </w:rPr>
                <w:t>,</w:t>
              </w:r>
              <w:r w:rsidR="00526A29" w:rsidRPr="002B5730">
                <w:rPr>
                  <w:sz w:val="18"/>
                  <w:szCs w:val="18"/>
                </w:rPr>
                <w:t xml:space="preserve"> Intervention Groups and Duration for Part 2 dose selection.</w:t>
              </w:r>
            </w:ins>
          </w:p>
        </w:tc>
      </w:tr>
      <w:tr w:rsidR="00CA657C" w14:paraId="07864F1F" w14:textId="77777777" w:rsidTr="00BA57FD">
        <w:tc>
          <w:tcPr>
            <w:tcW w:w="2066" w:type="dxa"/>
            <w:tcBorders>
              <w:top w:val="nil"/>
              <w:bottom w:val="nil"/>
            </w:tcBorders>
          </w:tcPr>
          <w:p w14:paraId="438AF12C" w14:textId="71C3C7DB" w:rsidR="00125F2C" w:rsidRPr="000C7C4E" w:rsidRDefault="00895D30" w:rsidP="00125F2C">
            <w:pPr>
              <w:pStyle w:val="TableLeft"/>
              <w:rPr>
                <w:sz w:val="18"/>
                <w:szCs w:val="18"/>
              </w:rPr>
            </w:pPr>
            <w:del w:id="114" w:author="Powell, Deana" w:date="2026-03-05T15:34:00Z" w16du:dateUtc="2026-03-05T20:34:00Z">
              <w:r w:rsidRPr="00F47775">
                <w:rPr>
                  <w:bCs w:val="0"/>
                  <w:sz w:val="18"/>
                </w:rPr>
                <w:delText>Section 6.6.2.1</w:delText>
              </w:r>
              <w:r>
                <w:rPr>
                  <w:bCs w:val="0"/>
                  <w:sz w:val="18"/>
                </w:rPr>
                <w:delText>,</w:delText>
              </w:r>
              <w:r w:rsidRPr="00F47775">
                <w:rPr>
                  <w:bCs w:val="0"/>
                  <w:sz w:val="18"/>
                </w:rPr>
                <w:delText xml:space="preserve"> Nemtabrutinib Dose Modification</w:delText>
              </w:r>
            </w:del>
          </w:p>
        </w:tc>
        <w:tc>
          <w:tcPr>
            <w:tcW w:w="3463" w:type="dxa"/>
          </w:tcPr>
          <w:p w14:paraId="4452FB01" w14:textId="7ED7174A" w:rsidR="00125F2C" w:rsidRPr="002B5730" w:rsidRDefault="00895D30" w:rsidP="00125F2C">
            <w:pPr>
              <w:pStyle w:val="TableLeft"/>
              <w:rPr>
                <w:sz w:val="18"/>
                <w:szCs w:val="18"/>
              </w:rPr>
            </w:pPr>
            <w:del w:id="115" w:author="Powell, Deana" w:date="2026-03-05T15:34:00Z" w16du:dateUtc="2026-03-05T20:34:00Z">
              <w:r w:rsidRPr="00F47775">
                <w:rPr>
                  <w:bCs w:val="0"/>
                  <w:sz w:val="18"/>
                </w:rPr>
                <w:delText>Text added to confirm ANC parameter in Table 13.</w:delText>
              </w:r>
            </w:del>
            <w:ins w:id="116" w:author="Powell, Deana" w:date="2026-03-05T15:34:00Z" w16du:dateUtc="2026-03-05T20:34:00Z">
              <w:r w:rsidR="00526A29" w:rsidRPr="002B5730">
                <w:rPr>
                  <w:sz w:val="18"/>
                  <w:szCs w:val="18"/>
                </w:rPr>
                <w:t>Prior BCL2i</w:t>
              </w:r>
              <w:r w:rsidR="000F6276" w:rsidRPr="002B5730">
                <w:rPr>
                  <w:sz w:val="18"/>
                  <w:szCs w:val="18"/>
                </w:rPr>
                <w:t xml:space="preserve"> </w:t>
              </w:r>
              <w:r w:rsidR="00526A29" w:rsidRPr="002B5730">
                <w:rPr>
                  <w:sz w:val="18"/>
                  <w:szCs w:val="18"/>
                </w:rPr>
                <w:t>and prior BTKi use have been added as a stratification factors.</w:t>
              </w:r>
            </w:ins>
          </w:p>
        </w:tc>
        <w:tc>
          <w:tcPr>
            <w:tcW w:w="3471" w:type="dxa"/>
          </w:tcPr>
          <w:p w14:paraId="3E741CEC" w14:textId="1CA5601B" w:rsidR="00125F2C" w:rsidRPr="002B5730" w:rsidRDefault="00895D30" w:rsidP="00125F2C">
            <w:pPr>
              <w:pStyle w:val="TableLeft"/>
              <w:rPr>
                <w:sz w:val="18"/>
                <w:szCs w:val="18"/>
              </w:rPr>
            </w:pPr>
            <w:del w:id="117" w:author="Powell, Deana" w:date="2026-03-05T15:34:00Z" w16du:dateUtc="2026-03-05T20:34:00Z">
              <w:r>
                <w:rPr>
                  <w:bCs w:val="0"/>
                  <w:sz w:val="18"/>
                </w:rPr>
                <w:delText>See rationale for Section 1.3.1, country-specific text</w:delText>
              </w:r>
              <w:r w:rsidRPr="00F47775">
                <w:rPr>
                  <w:bCs w:val="0"/>
                  <w:sz w:val="18"/>
                </w:rPr>
                <w:delText>.</w:delText>
              </w:r>
            </w:del>
            <w:ins w:id="118" w:author="Powell, Deana" w:date="2026-03-05T15:34:00Z" w16du:dateUtc="2026-03-05T20:34:00Z">
              <w:r w:rsidR="00526A29" w:rsidRPr="002B5730">
                <w:rPr>
                  <w:sz w:val="18"/>
                  <w:szCs w:val="18"/>
                </w:rPr>
                <w:t>To ensure treatment arms are well balanced with respect to prior BCL2i and BTKi use.</w:t>
              </w:r>
            </w:ins>
          </w:p>
        </w:tc>
      </w:tr>
      <w:tr w:rsidR="00CA657C" w14:paraId="497612F9" w14:textId="77777777" w:rsidTr="00E45612">
        <w:tc>
          <w:tcPr>
            <w:tcW w:w="2066" w:type="dxa"/>
            <w:tcBorders>
              <w:top w:val="nil"/>
              <w:bottom w:val="single" w:sz="4" w:space="0" w:color="auto"/>
            </w:tcBorders>
          </w:tcPr>
          <w:p w14:paraId="46961361" w14:textId="0F64A6C8" w:rsidR="00125F2C" w:rsidRDefault="00895D30" w:rsidP="00125F2C">
            <w:pPr>
              <w:pStyle w:val="TableLeft"/>
              <w:rPr>
                <w:sz w:val="18"/>
                <w:szCs w:val="18"/>
              </w:rPr>
            </w:pPr>
            <w:del w:id="119" w:author="Powell, Deana" w:date="2026-03-05T15:34:00Z" w16du:dateUtc="2026-03-05T20:34:00Z">
              <w:r w:rsidRPr="00F47775">
                <w:rPr>
                  <w:bCs w:val="0"/>
                  <w:sz w:val="18"/>
                </w:rPr>
                <w:delText>Section 6.6.2.1</w:delText>
              </w:r>
              <w:r>
                <w:rPr>
                  <w:bCs w:val="0"/>
                  <w:sz w:val="18"/>
                </w:rPr>
                <w:delText>,</w:delText>
              </w:r>
              <w:r w:rsidRPr="00F47775">
                <w:rPr>
                  <w:bCs w:val="0"/>
                  <w:sz w:val="18"/>
                </w:rPr>
                <w:delText xml:space="preserve"> Nemtabrutinib Dose Modification</w:delText>
              </w:r>
            </w:del>
          </w:p>
        </w:tc>
        <w:tc>
          <w:tcPr>
            <w:tcW w:w="3463" w:type="dxa"/>
            <w:tcBorders>
              <w:bottom w:val="single" w:sz="4" w:space="0" w:color="auto"/>
            </w:tcBorders>
          </w:tcPr>
          <w:p w14:paraId="06725625" w14:textId="235EF843" w:rsidR="00125F2C" w:rsidRPr="002B5730" w:rsidRDefault="00895D30" w:rsidP="00125F2C">
            <w:pPr>
              <w:pStyle w:val="TableLeft"/>
              <w:rPr>
                <w:sz w:val="18"/>
                <w:szCs w:val="18"/>
              </w:rPr>
            </w:pPr>
            <w:del w:id="120" w:author="Powell, Deana" w:date="2026-03-05T15:34:00Z" w16du:dateUtc="2026-03-05T20:34:00Z">
              <w:r w:rsidRPr="00F47775">
                <w:rPr>
                  <w:bCs w:val="0"/>
                  <w:sz w:val="18"/>
                </w:rPr>
                <w:delText xml:space="preserve">Correction made to Table 13 </w:delText>
              </w:r>
              <w:r>
                <w:rPr>
                  <w:bCs w:val="0"/>
                  <w:sz w:val="18"/>
                </w:rPr>
                <w:delText xml:space="preserve">(CLL Participants) </w:delText>
              </w:r>
              <w:r w:rsidRPr="00F47775">
                <w:rPr>
                  <w:bCs w:val="0"/>
                  <w:sz w:val="18"/>
                </w:rPr>
                <w:delText xml:space="preserve">footnote appendix </w:delText>
              </w:r>
              <w:r>
                <w:rPr>
                  <w:bCs w:val="0"/>
                  <w:sz w:val="18"/>
                </w:rPr>
                <w:delText>cross-</w:delText>
              </w:r>
              <w:r w:rsidRPr="00F47775">
                <w:rPr>
                  <w:bCs w:val="0"/>
                  <w:sz w:val="18"/>
                </w:rPr>
                <w:delText>reference.</w:delText>
              </w:r>
            </w:del>
            <w:ins w:id="121" w:author="Powell, Deana" w:date="2026-03-05T15:34:00Z" w16du:dateUtc="2026-03-05T20:34:00Z">
              <w:r w:rsidR="00526A29" w:rsidRPr="002B5730">
                <w:rPr>
                  <w:sz w:val="18"/>
                  <w:szCs w:val="18"/>
                </w:rPr>
                <w:t>BTK-C481 mutation status was removed as a stratification factor.</w:t>
              </w:r>
            </w:ins>
          </w:p>
        </w:tc>
        <w:tc>
          <w:tcPr>
            <w:tcW w:w="3471" w:type="dxa"/>
            <w:tcBorders>
              <w:bottom w:val="single" w:sz="4" w:space="0" w:color="auto"/>
            </w:tcBorders>
          </w:tcPr>
          <w:p w14:paraId="6B5F7E1D" w14:textId="0D66DF43" w:rsidR="00125F2C" w:rsidRPr="002B5730" w:rsidRDefault="00895D30" w:rsidP="00125F2C">
            <w:pPr>
              <w:pStyle w:val="TableLeft"/>
              <w:rPr>
                <w:sz w:val="18"/>
                <w:szCs w:val="18"/>
              </w:rPr>
            </w:pPr>
            <w:del w:id="122" w:author="Powell, Deana" w:date="2026-03-05T15:34:00Z" w16du:dateUtc="2026-03-05T20:34:00Z">
              <w:r w:rsidRPr="00F47775">
                <w:rPr>
                  <w:bCs w:val="0"/>
                  <w:sz w:val="18"/>
                </w:rPr>
                <w:delText>To correct erroneous text</w:delText>
              </w:r>
              <w:r>
                <w:rPr>
                  <w:bCs w:val="0"/>
                  <w:sz w:val="18"/>
                </w:rPr>
                <w:delText xml:space="preserve"> related to Appendix cross-reference.</w:delText>
              </w:r>
            </w:del>
            <w:ins w:id="123" w:author="Powell, Deana" w:date="2026-03-05T15:34:00Z" w16du:dateUtc="2026-03-05T20:34:00Z">
              <w:r w:rsidR="00526A29" w:rsidRPr="002B5730">
                <w:rPr>
                  <w:sz w:val="18"/>
                  <w:szCs w:val="18"/>
                </w:rPr>
                <w:t xml:space="preserve">To remove a factor not associated with efficacy outcomes in analysis of other nemtabrutinib studies.  </w:t>
              </w:r>
            </w:ins>
          </w:p>
        </w:tc>
      </w:tr>
      <w:tr w:rsidR="00CA657C" w14:paraId="0435FD7A" w14:textId="77777777" w:rsidTr="00E45612">
        <w:tc>
          <w:tcPr>
            <w:tcW w:w="2066" w:type="dxa"/>
            <w:tcBorders>
              <w:bottom w:val="single" w:sz="4" w:space="0" w:color="auto"/>
            </w:tcBorders>
          </w:tcPr>
          <w:p w14:paraId="51C2BEC9" w14:textId="2A04D932" w:rsidR="00A56807" w:rsidRPr="00EA6208" w:rsidRDefault="00526A29" w:rsidP="00125F2C">
            <w:pPr>
              <w:pStyle w:val="TableLeft"/>
              <w:rPr>
                <w:sz w:val="18"/>
                <w:szCs w:val="18"/>
              </w:rPr>
            </w:pPr>
            <w:r>
              <w:rPr>
                <w:sz w:val="18"/>
                <w:szCs w:val="18"/>
              </w:rPr>
              <w:t xml:space="preserve">Section </w:t>
            </w:r>
            <w:del w:id="124" w:author="Powell, Deana" w:date="2026-03-05T15:34:00Z" w16du:dateUtc="2026-03-05T20:34:00Z">
              <w:r w:rsidR="00895D30" w:rsidRPr="00F47775">
                <w:rPr>
                  <w:bCs w:val="0"/>
                  <w:sz w:val="18"/>
                </w:rPr>
                <w:delText>6.6.2.</w:delText>
              </w:r>
            </w:del>
            <w:r>
              <w:rPr>
                <w:sz w:val="18"/>
                <w:szCs w:val="18"/>
              </w:rPr>
              <w:t>1</w:t>
            </w:r>
            <w:del w:id="125" w:author="Powell, Deana" w:date="2026-03-05T15:34:00Z" w16du:dateUtc="2026-03-05T20:34:00Z">
              <w:r w:rsidR="00895D30">
                <w:rPr>
                  <w:bCs w:val="0"/>
                  <w:sz w:val="18"/>
                </w:rPr>
                <w:delText>,</w:delText>
              </w:r>
              <w:r w:rsidR="00895D30" w:rsidRPr="00F47775">
                <w:rPr>
                  <w:bCs w:val="0"/>
                  <w:sz w:val="18"/>
                </w:rPr>
                <w:delText xml:space="preserve"> Nemtabrutinib Dose Modification</w:delText>
              </w:r>
            </w:del>
            <w:ins w:id="126" w:author="Powell, Deana" w:date="2026-03-05T15:34:00Z" w16du:dateUtc="2026-03-05T20:34:00Z">
              <w:r>
                <w:rPr>
                  <w:sz w:val="18"/>
                  <w:szCs w:val="18"/>
                </w:rPr>
                <w:t>.3, Schedule of Assessments</w:t>
              </w:r>
            </w:ins>
          </w:p>
        </w:tc>
        <w:tc>
          <w:tcPr>
            <w:tcW w:w="3463" w:type="dxa"/>
            <w:tcBorders>
              <w:bottom w:val="single" w:sz="4" w:space="0" w:color="auto"/>
            </w:tcBorders>
          </w:tcPr>
          <w:p w14:paraId="371E072D" w14:textId="170D2A3C" w:rsidR="00A56807" w:rsidRPr="002B5730" w:rsidRDefault="00895D30" w:rsidP="00125F2C">
            <w:pPr>
              <w:pStyle w:val="TableLeft"/>
              <w:rPr>
                <w:sz w:val="18"/>
                <w:szCs w:val="18"/>
              </w:rPr>
            </w:pPr>
            <w:del w:id="127" w:author="Powell, Deana" w:date="2026-03-05T15:34:00Z" w16du:dateUtc="2026-03-05T20:34:00Z">
              <w:r w:rsidRPr="00F47775">
                <w:rPr>
                  <w:bCs w:val="0"/>
                  <w:sz w:val="18"/>
                </w:rPr>
                <w:delText xml:space="preserve">Correction made to </w:delText>
              </w:r>
              <w:r>
                <w:rPr>
                  <w:bCs w:val="0"/>
                  <w:sz w:val="18"/>
                </w:rPr>
                <w:delText>T</w:delText>
              </w:r>
              <w:r w:rsidRPr="00F47775">
                <w:rPr>
                  <w:bCs w:val="0"/>
                  <w:sz w:val="18"/>
                </w:rPr>
                <w:delText xml:space="preserve">able 14 </w:delText>
              </w:r>
              <w:r>
                <w:rPr>
                  <w:bCs w:val="0"/>
                  <w:sz w:val="18"/>
                </w:rPr>
                <w:delText xml:space="preserve">(SLL Participants) </w:delText>
              </w:r>
              <w:r w:rsidRPr="00F47775">
                <w:rPr>
                  <w:bCs w:val="0"/>
                  <w:sz w:val="18"/>
                </w:rPr>
                <w:delText xml:space="preserve">to footnote </w:delText>
              </w:r>
              <w:r>
                <w:rPr>
                  <w:bCs w:val="0"/>
                  <w:sz w:val="18"/>
                </w:rPr>
                <w:delText>grading for hematological AEs using CTCAE</w:delText>
              </w:r>
              <w:r w:rsidRPr="00F47775">
                <w:rPr>
                  <w:bCs w:val="0"/>
                  <w:sz w:val="18"/>
                </w:rPr>
                <w:delText>.</w:delText>
              </w:r>
            </w:del>
            <w:ins w:id="128" w:author="Powell, Deana" w:date="2026-03-05T15:34:00Z" w16du:dateUtc="2026-03-05T20:34:00Z">
              <w:r w:rsidR="00526A29">
                <w:rPr>
                  <w:sz w:val="18"/>
                  <w:szCs w:val="18"/>
                </w:rPr>
                <w:t>Text added to refer to SoA tables</w:t>
              </w:r>
              <w:r w:rsidR="00BA57FD">
                <w:rPr>
                  <w:sz w:val="18"/>
                  <w:szCs w:val="18"/>
                </w:rPr>
                <w:t xml:space="preserve"> for the treatment, comparator and follow-up</w:t>
              </w:r>
              <w:r w:rsidR="00526A29">
                <w:rPr>
                  <w:sz w:val="18"/>
                  <w:szCs w:val="18"/>
                </w:rPr>
                <w:t>.</w:t>
              </w:r>
            </w:ins>
          </w:p>
        </w:tc>
        <w:tc>
          <w:tcPr>
            <w:tcW w:w="3471" w:type="dxa"/>
            <w:tcBorders>
              <w:bottom w:val="single" w:sz="4" w:space="0" w:color="auto"/>
            </w:tcBorders>
          </w:tcPr>
          <w:p w14:paraId="1606213E" w14:textId="51F851B4" w:rsidR="00A56807" w:rsidRPr="002B5730" w:rsidRDefault="00526A29" w:rsidP="00125F2C">
            <w:pPr>
              <w:pStyle w:val="TableLeft"/>
              <w:rPr>
                <w:sz w:val="18"/>
                <w:szCs w:val="18"/>
              </w:rPr>
            </w:pPr>
            <w:r>
              <w:rPr>
                <w:sz w:val="18"/>
                <w:szCs w:val="18"/>
              </w:rPr>
              <w:t xml:space="preserve">To </w:t>
            </w:r>
            <w:del w:id="129" w:author="Powell, Deana" w:date="2026-03-05T15:34:00Z" w16du:dateUtc="2026-03-05T20:34:00Z">
              <w:r w:rsidR="00895D30">
                <w:rPr>
                  <w:bCs w:val="0"/>
                  <w:sz w:val="18"/>
                </w:rPr>
                <w:delText>correct erroneous text</w:delText>
              </w:r>
            </w:del>
            <w:ins w:id="130" w:author="Powell, Deana" w:date="2026-03-05T15:34:00Z" w16du:dateUtc="2026-03-05T20:34:00Z">
              <w:r>
                <w:rPr>
                  <w:sz w:val="18"/>
                  <w:szCs w:val="18"/>
                </w:rPr>
                <w:t>provide</w:t>
              </w:r>
              <w:r w:rsidR="00BA57FD">
                <w:rPr>
                  <w:sz w:val="18"/>
                  <w:szCs w:val="18"/>
                </w:rPr>
                <w:t xml:space="preserve"> table numbers</w:t>
              </w:r>
            </w:ins>
            <w:r w:rsidR="00BA57FD">
              <w:rPr>
                <w:sz w:val="18"/>
                <w:szCs w:val="18"/>
              </w:rPr>
              <w:t xml:space="preserve"> for </w:t>
            </w:r>
            <w:del w:id="131" w:author="Powell, Deana" w:date="2026-03-05T15:34:00Z" w16du:dateUtc="2026-03-05T20:34:00Z">
              <w:r w:rsidR="00895D30">
                <w:rPr>
                  <w:bCs w:val="0"/>
                  <w:sz w:val="18"/>
                </w:rPr>
                <w:delText>grading hematological AEs</w:delText>
              </w:r>
            </w:del>
            <w:ins w:id="132" w:author="Powell, Deana" w:date="2026-03-05T15:34:00Z" w16du:dateUtc="2026-03-05T20:34:00Z">
              <w:r w:rsidR="00BA57FD">
                <w:rPr>
                  <w:sz w:val="18"/>
                  <w:szCs w:val="18"/>
                </w:rPr>
                <w:t>information</w:t>
              </w:r>
            </w:ins>
            <w:r w:rsidR="00BA57FD">
              <w:rPr>
                <w:sz w:val="18"/>
                <w:szCs w:val="18"/>
              </w:rPr>
              <w:t>.</w:t>
            </w:r>
          </w:p>
        </w:tc>
      </w:tr>
      <w:tr w:rsidR="00CA657C" w14:paraId="031EFCF4" w14:textId="77777777" w:rsidTr="00E45612">
        <w:tc>
          <w:tcPr>
            <w:tcW w:w="2066" w:type="dxa"/>
            <w:tcBorders>
              <w:top w:val="single" w:sz="4" w:space="0" w:color="auto"/>
              <w:bottom w:val="nil"/>
            </w:tcBorders>
            <w:cellMerge w:id="133" w:author="Powell, Deana" w:date="2026-03-05T15:34:00Z" w:vMerge="rest"/>
          </w:tcPr>
          <w:p w14:paraId="2649DC68" w14:textId="029252DE" w:rsidR="002F526C" w:rsidRPr="00EA6208" w:rsidRDefault="00526A29" w:rsidP="00E45612">
            <w:pPr>
              <w:pStyle w:val="TableLeft"/>
              <w:pageBreakBefore/>
              <w:rPr>
                <w:sz w:val="18"/>
                <w:szCs w:val="18"/>
              </w:rPr>
            </w:pPr>
            <w:r w:rsidRPr="00EA6208">
              <w:rPr>
                <w:sz w:val="18"/>
                <w:szCs w:val="18"/>
              </w:rPr>
              <w:lastRenderedPageBreak/>
              <w:t xml:space="preserve">Section </w:t>
            </w:r>
            <w:del w:id="134" w:author="Powell, Deana" w:date="2026-03-05T15:34:00Z" w16du:dateUtc="2026-03-05T20:34:00Z">
              <w:r w:rsidR="00895D30" w:rsidRPr="00F47775">
                <w:rPr>
                  <w:bCs w:val="0"/>
                  <w:sz w:val="18"/>
                </w:rPr>
                <w:delText>6.6.2</w:delText>
              </w:r>
            </w:del>
            <w:ins w:id="135" w:author="Powell, Deana" w:date="2026-03-05T15:34:00Z" w16du:dateUtc="2026-03-05T20:34:00Z">
              <w:r w:rsidRPr="00EA6208">
                <w:rPr>
                  <w:sz w:val="18"/>
                  <w:szCs w:val="18"/>
                </w:rPr>
                <w:t>1.3</w:t>
              </w:r>
            </w:ins>
            <w:r>
              <w:rPr>
                <w:sz w:val="18"/>
                <w:szCs w:val="18"/>
              </w:rPr>
              <w:t>.1</w:t>
            </w:r>
            <w:r w:rsidRPr="00EA6208">
              <w:rPr>
                <w:sz w:val="18"/>
                <w:szCs w:val="18"/>
              </w:rPr>
              <w:t>,</w:t>
            </w:r>
            <w:r>
              <w:rPr>
                <w:sz w:val="18"/>
                <w:szCs w:val="18"/>
              </w:rPr>
              <w:t xml:space="preserve"> </w:t>
            </w:r>
            <w:r w:rsidRPr="001C4A3A">
              <w:rPr>
                <w:sz w:val="18"/>
                <w:szCs w:val="18"/>
              </w:rPr>
              <w:t xml:space="preserve">Nemtabrutinib </w:t>
            </w:r>
            <w:del w:id="136" w:author="Powell, Deana" w:date="2026-03-05T15:34:00Z" w16du:dateUtc="2026-03-05T20:34:00Z">
              <w:r w:rsidR="00895D30" w:rsidRPr="00F47775">
                <w:rPr>
                  <w:bCs w:val="0"/>
                  <w:sz w:val="18"/>
                </w:rPr>
                <w:delText>Dose Modification</w:delText>
              </w:r>
            </w:del>
            <w:ins w:id="137" w:author="Powell, Deana" w:date="2026-03-05T15:34:00Z" w16du:dateUtc="2026-03-05T20:34:00Z">
              <w:r w:rsidRPr="001C4A3A">
                <w:rPr>
                  <w:sz w:val="18"/>
                  <w:szCs w:val="18"/>
                </w:rPr>
                <w:t>Treatment Group (Part 1 and Part 2) Schedule of Assessments: Screening and Treatment Phase</w:t>
              </w:r>
            </w:ins>
          </w:p>
        </w:tc>
        <w:tc>
          <w:tcPr>
            <w:tcW w:w="3463" w:type="dxa"/>
            <w:tcBorders>
              <w:top w:val="single" w:sz="4" w:space="0" w:color="auto"/>
            </w:tcBorders>
          </w:tcPr>
          <w:p w14:paraId="7A994643" w14:textId="043277A2" w:rsidR="002F526C" w:rsidRPr="002B5730" w:rsidRDefault="00526A29" w:rsidP="00125F2C">
            <w:pPr>
              <w:pStyle w:val="TableLeft"/>
              <w:rPr>
                <w:sz w:val="18"/>
                <w:szCs w:val="18"/>
              </w:rPr>
            </w:pPr>
            <w:r w:rsidRPr="002B5730">
              <w:rPr>
                <w:sz w:val="18"/>
                <w:szCs w:val="18"/>
              </w:rPr>
              <w:t xml:space="preserve">Text added </w:t>
            </w:r>
            <w:del w:id="138" w:author="Powell, Deana" w:date="2026-03-05T15:34:00Z" w16du:dateUtc="2026-03-05T20:34:00Z">
              <w:r w:rsidR="00895D30">
                <w:rPr>
                  <w:bCs w:val="0"/>
                  <w:sz w:val="18"/>
                </w:rPr>
                <w:delText>to clarify dose reductions</w:delText>
              </w:r>
            </w:del>
            <w:ins w:id="139" w:author="Powell, Deana" w:date="2026-03-05T15:34:00Z" w16du:dateUtc="2026-03-05T20:34:00Z">
              <w:r w:rsidR="00B44919" w:rsidRPr="002B5730">
                <w:rPr>
                  <w:sz w:val="18"/>
                  <w:szCs w:val="18"/>
                </w:rPr>
                <w:t xml:space="preserve">above </w:t>
              </w:r>
              <w:r w:rsidRPr="002B5730">
                <w:rPr>
                  <w:sz w:val="18"/>
                  <w:szCs w:val="18"/>
                </w:rPr>
                <w:t>Table 1 regarding the</w:t>
              </w:r>
            </w:ins>
            <w:r w:rsidRPr="002B5730">
              <w:rPr>
                <w:sz w:val="18"/>
                <w:szCs w:val="18"/>
              </w:rPr>
              <w:t xml:space="preserve"> permitted </w:t>
            </w:r>
            <w:del w:id="140" w:author="Powell, Deana" w:date="2026-03-05T15:34:00Z" w16du:dateUtc="2026-03-05T20:34:00Z">
              <w:r w:rsidR="00895D30">
                <w:rPr>
                  <w:bCs w:val="0"/>
                  <w:sz w:val="18"/>
                </w:rPr>
                <w:delText>(depending on nemtabrutinib starting dose) in Table 15</w:delText>
              </w:r>
            </w:del>
            <w:ins w:id="141" w:author="Powell, Deana" w:date="2026-03-05T15:34:00Z" w16du:dateUtc="2026-03-05T20:34:00Z">
              <w:r w:rsidRPr="002B5730">
                <w:rPr>
                  <w:sz w:val="18"/>
                  <w:szCs w:val="18"/>
                </w:rPr>
                <w:t>rescreening period</w:t>
              </w:r>
            </w:ins>
            <w:r w:rsidRPr="002B5730">
              <w:rPr>
                <w:sz w:val="18"/>
                <w:szCs w:val="18"/>
              </w:rPr>
              <w:t>.</w:t>
            </w:r>
          </w:p>
        </w:tc>
        <w:tc>
          <w:tcPr>
            <w:tcW w:w="3471" w:type="dxa"/>
            <w:tcBorders>
              <w:top w:val="single" w:sz="4" w:space="0" w:color="auto"/>
            </w:tcBorders>
          </w:tcPr>
          <w:p w14:paraId="6529794A" w14:textId="4DAB2BD4" w:rsidR="002F526C" w:rsidRPr="002B5730" w:rsidRDefault="00526A29" w:rsidP="00125F2C">
            <w:pPr>
              <w:pStyle w:val="TableLeft"/>
              <w:rPr>
                <w:sz w:val="18"/>
                <w:szCs w:val="18"/>
              </w:rPr>
            </w:pPr>
            <w:r w:rsidRPr="002B5730">
              <w:rPr>
                <w:sz w:val="18"/>
                <w:szCs w:val="18"/>
              </w:rPr>
              <w:t xml:space="preserve">To </w:t>
            </w:r>
            <w:del w:id="142" w:author="Powell, Deana" w:date="2026-03-05T15:34:00Z" w16du:dateUtc="2026-03-05T20:34:00Z">
              <w:r w:rsidR="00895D30">
                <w:rPr>
                  <w:bCs w:val="0"/>
                  <w:sz w:val="18"/>
                </w:rPr>
                <w:delText>correct erroneous text</w:delText>
              </w:r>
            </w:del>
            <w:ins w:id="143" w:author="Powell, Deana" w:date="2026-03-05T15:34:00Z" w16du:dateUtc="2026-03-05T20:34:00Z">
              <w:r w:rsidRPr="002B5730">
                <w:rPr>
                  <w:sz w:val="18"/>
                  <w:szCs w:val="18"/>
                </w:rPr>
                <w:t>provide guidelines</w:t>
              </w:r>
            </w:ins>
            <w:r w:rsidRPr="002B5730">
              <w:rPr>
                <w:sz w:val="18"/>
                <w:szCs w:val="18"/>
              </w:rPr>
              <w:t xml:space="preserve"> for </w:t>
            </w:r>
            <w:del w:id="144" w:author="Powell, Deana" w:date="2026-03-05T15:34:00Z" w16du:dateUtc="2026-03-05T20:34:00Z">
              <w:r w:rsidR="00895D30">
                <w:rPr>
                  <w:bCs w:val="0"/>
                  <w:sz w:val="18"/>
                </w:rPr>
                <w:delText>dose reductions</w:delText>
              </w:r>
            </w:del>
            <w:ins w:id="145" w:author="Powell, Deana" w:date="2026-03-05T15:34:00Z" w16du:dateUtc="2026-03-05T20:34:00Z">
              <w:r w:rsidRPr="002B5730">
                <w:rPr>
                  <w:sz w:val="18"/>
                  <w:szCs w:val="18"/>
                </w:rPr>
                <w:t>rescreening</w:t>
              </w:r>
            </w:ins>
            <w:r w:rsidRPr="002B5730">
              <w:rPr>
                <w:sz w:val="18"/>
                <w:szCs w:val="18"/>
              </w:rPr>
              <w:t>.</w:t>
            </w:r>
          </w:p>
        </w:tc>
      </w:tr>
      <w:tr w:rsidR="00CA657C" w14:paraId="10D28E6C" w14:textId="77777777" w:rsidTr="00BA57FD">
        <w:tc>
          <w:tcPr>
            <w:tcW w:w="2066" w:type="dxa"/>
            <w:tcBorders>
              <w:top w:val="nil"/>
              <w:bottom w:val="nil"/>
            </w:tcBorders>
            <w:cellMerge w:id="146" w:author="Powell, Deana" w:date="2026-03-05T15:34:00Z" w:vMerge="cont"/>
          </w:tcPr>
          <w:p w14:paraId="56DAD3C9" w14:textId="3ABD5502" w:rsidR="002F526C" w:rsidRPr="00567670" w:rsidRDefault="00895D30" w:rsidP="00125F2C">
            <w:pPr>
              <w:pStyle w:val="TableLeft"/>
              <w:rPr>
                <w:sz w:val="18"/>
                <w:szCs w:val="18"/>
              </w:rPr>
            </w:pPr>
            <w:del w:id="147" w:author="Powell, Deana" w:date="2026-03-05T15:34:00Z" w16du:dateUtc="2026-03-05T20:34:00Z">
              <w:r w:rsidRPr="00F47775">
                <w:rPr>
                  <w:bCs w:val="0"/>
                  <w:sz w:val="18"/>
                </w:rPr>
                <w:delText>Section 6.6.2.3</w:delText>
              </w:r>
              <w:r>
                <w:rPr>
                  <w:bCs w:val="0"/>
                  <w:sz w:val="18"/>
                </w:rPr>
                <w:delText>,</w:delText>
              </w:r>
              <w:r w:rsidRPr="00F47775">
                <w:rPr>
                  <w:bCs w:val="0"/>
                  <w:sz w:val="18"/>
                </w:rPr>
                <w:delText xml:space="preserve"> Treatment Group Dose Modifications Where Causality is not Certain</w:delText>
              </w:r>
            </w:del>
          </w:p>
        </w:tc>
        <w:tc>
          <w:tcPr>
            <w:tcW w:w="3463" w:type="dxa"/>
          </w:tcPr>
          <w:p w14:paraId="23FBBA3D" w14:textId="0C730446" w:rsidR="002F526C" w:rsidRPr="002B5730" w:rsidRDefault="00895D30" w:rsidP="00125F2C">
            <w:pPr>
              <w:pStyle w:val="TableLeft"/>
              <w:rPr>
                <w:sz w:val="18"/>
                <w:szCs w:val="18"/>
              </w:rPr>
            </w:pPr>
            <w:del w:id="148" w:author="Powell, Deana" w:date="2026-03-05T15:34:00Z" w16du:dateUtc="2026-03-05T20:34:00Z">
              <w:r w:rsidRPr="00F47775">
                <w:rPr>
                  <w:bCs w:val="0"/>
                  <w:sz w:val="18"/>
                </w:rPr>
                <w:delText xml:space="preserve">Correction made to </w:delText>
              </w:r>
              <w:r>
                <w:rPr>
                  <w:bCs w:val="0"/>
                  <w:sz w:val="18"/>
                </w:rPr>
                <w:delText>T</w:delText>
              </w:r>
              <w:r w:rsidRPr="00F47775">
                <w:rPr>
                  <w:bCs w:val="0"/>
                  <w:sz w:val="18"/>
                </w:rPr>
                <w:delText>able 1</w:delText>
              </w:r>
              <w:r>
                <w:rPr>
                  <w:bCs w:val="0"/>
                  <w:sz w:val="18"/>
                </w:rPr>
                <w:delText>9</w:delText>
              </w:r>
              <w:r w:rsidRPr="00F47775">
                <w:rPr>
                  <w:bCs w:val="0"/>
                  <w:sz w:val="18"/>
                </w:rPr>
                <w:delText xml:space="preserve"> </w:delText>
              </w:r>
              <w:r>
                <w:rPr>
                  <w:bCs w:val="0"/>
                  <w:sz w:val="18"/>
                </w:rPr>
                <w:delText xml:space="preserve">(SLL Participants) </w:delText>
              </w:r>
              <w:r w:rsidRPr="00F47775">
                <w:rPr>
                  <w:bCs w:val="0"/>
                  <w:sz w:val="18"/>
                </w:rPr>
                <w:delText xml:space="preserve">to footnote </w:delText>
              </w:r>
              <w:r>
                <w:rPr>
                  <w:bCs w:val="0"/>
                  <w:sz w:val="18"/>
                </w:rPr>
                <w:delText>grading for hematological AEs using CTCAE</w:delText>
              </w:r>
              <w:r w:rsidRPr="00F47775">
                <w:rPr>
                  <w:bCs w:val="0"/>
                  <w:sz w:val="18"/>
                </w:rPr>
                <w:delText>.</w:delText>
              </w:r>
            </w:del>
            <w:ins w:id="149" w:author="Powell, Deana" w:date="2026-03-05T15:34:00Z" w16du:dateUtc="2026-03-05T20:34:00Z">
              <w:r w:rsidR="00526A29" w:rsidRPr="002B5730">
                <w:rPr>
                  <w:sz w:val="18"/>
                  <w:szCs w:val="18"/>
                </w:rPr>
                <w:t>N</w:t>
              </w:r>
              <w:r w:rsidR="002422EC" w:rsidRPr="002B5730">
                <w:rPr>
                  <w:sz w:val="18"/>
                  <w:szCs w:val="18"/>
                </w:rPr>
                <w:t>ote</w:t>
              </w:r>
              <w:r w:rsidR="00526A29" w:rsidRPr="002B5730">
                <w:rPr>
                  <w:sz w:val="18"/>
                  <w:szCs w:val="18"/>
                </w:rPr>
                <w:t>s column</w:t>
              </w:r>
              <w:r w:rsidR="002422EC" w:rsidRPr="002B5730">
                <w:rPr>
                  <w:sz w:val="18"/>
                  <w:szCs w:val="18"/>
                </w:rPr>
                <w:t xml:space="preserve"> text updated to confirm that the screening period can be extended with Sponsor approval due to prognostic profiling required for randomization.</w:t>
              </w:r>
            </w:ins>
          </w:p>
        </w:tc>
        <w:tc>
          <w:tcPr>
            <w:tcW w:w="3471" w:type="dxa"/>
          </w:tcPr>
          <w:p w14:paraId="0B247614" w14:textId="33779D0A" w:rsidR="002F526C" w:rsidRPr="002B5730" w:rsidRDefault="00895D30" w:rsidP="00125F2C">
            <w:pPr>
              <w:pStyle w:val="TableLeft"/>
              <w:rPr>
                <w:sz w:val="18"/>
                <w:szCs w:val="18"/>
              </w:rPr>
            </w:pPr>
            <w:del w:id="150" w:author="Powell, Deana" w:date="2026-03-05T15:34:00Z" w16du:dateUtc="2026-03-05T20:34:00Z">
              <w:r>
                <w:rPr>
                  <w:bCs w:val="0"/>
                  <w:sz w:val="18"/>
                </w:rPr>
                <w:delText>See rationale for Section 6.6.2.1 Table 14</w:delText>
              </w:r>
              <w:r w:rsidRPr="00F47775">
                <w:rPr>
                  <w:bCs w:val="0"/>
                  <w:sz w:val="18"/>
                </w:rPr>
                <w:delText>.</w:delText>
              </w:r>
            </w:del>
            <w:ins w:id="151" w:author="Powell, Deana" w:date="2026-03-05T15:34:00Z" w16du:dateUtc="2026-03-05T20:34:00Z">
              <w:r w:rsidR="00526A29" w:rsidRPr="002B5730">
                <w:rPr>
                  <w:sz w:val="18"/>
                  <w:szCs w:val="18"/>
                </w:rPr>
                <w:t>To ensure investigators consult the Sponsor before extending screening period.</w:t>
              </w:r>
            </w:ins>
          </w:p>
        </w:tc>
      </w:tr>
      <w:tr w:rsidR="00CA657C" w14:paraId="0DC4971F" w14:textId="77777777" w:rsidTr="00BA57FD">
        <w:trPr>
          <w:trHeight w:val="70"/>
        </w:trPr>
        <w:tc>
          <w:tcPr>
            <w:tcW w:w="2066" w:type="dxa"/>
            <w:tcBorders>
              <w:top w:val="nil"/>
              <w:bottom w:val="nil"/>
            </w:tcBorders>
            <w:cellMerge w:id="152" w:author="Powell, Deana" w:date="2026-03-05T15:34:00Z" w:vMerge="cont"/>
          </w:tcPr>
          <w:p w14:paraId="78AE7EB4" w14:textId="0ED05789" w:rsidR="002F526C" w:rsidRPr="00926B70" w:rsidRDefault="00895D30" w:rsidP="00125F2C">
            <w:pPr>
              <w:pStyle w:val="TableLeft"/>
              <w:rPr>
                <w:sz w:val="18"/>
                <w:szCs w:val="18"/>
              </w:rPr>
            </w:pPr>
            <w:del w:id="153" w:author="Powell, Deana" w:date="2026-03-05T15:34:00Z" w16du:dateUtc="2026-03-05T20:34:00Z">
              <w:r w:rsidRPr="00F47775">
                <w:rPr>
                  <w:bCs w:val="0"/>
                  <w:sz w:val="18"/>
                </w:rPr>
                <w:delText>Section 6.6.2.3</w:delText>
              </w:r>
              <w:r>
                <w:rPr>
                  <w:bCs w:val="0"/>
                  <w:sz w:val="18"/>
                </w:rPr>
                <w:delText>,</w:delText>
              </w:r>
              <w:r w:rsidRPr="00F47775">
                <w:rPr>
                  <w:bCs w:val="0"/>
                  <w:sz w:val="18"/>
                </w:rPr>
                <w:delText xml:space="preserve"> Treatment Group Dose Modifications Where Causality is not Certain</w:delText>
              </w:r>
            </w:del>
          </w:p>
        </w:tc>
        <w:tc>
          <w:tcPr>
            <w:tcW w:w="3463" w:type="dxa"/>
          </w:tcPr>
          <w:p w14:paraId="593FA571" w14:textId="69BAE082" w:rsidR="002F526C" w:rsidRPr="002B5730" w:rsidRDefault="00895D30" w:rsidP="00125F2C">
            <w:pPr>
              <w:pStyle w:val="TableLeft"/>
              <w:rPr>
                <w:sz w:val="18"/>
                <w:szCs w:val="18"/>
              </w:rPr>
            </w:pPr>
            <w:del w:id="154" w:author="Powell, Deana" w:date="2026-03-05T15:34:00Z" w16du:dateUtc="2026-03-05T20:34:00Z">
              <w:r w:rsidRPr="009F64BF">
                <w:rPr>
                  <w:bCs w:val="0"/>
                  <w:sz w:val="18"/>
                </w:rPr>
                <w:delText xml:space="preserve">Corrections made to Table </w:delText>
              </w:r>
              <w:r>
                <w:rPr>
                  <w:bCs w:val="0"/>
                  <w:sz w:val="18"/>
                </w:rPr>
                <w:delText>20</w:delText>
              </w:r>
              <w:r w:rsidRPr="009F64BF">
                <w:rPr>
                  <w:bCs w:val="0"/>
                  <w:sz w:val="18"/>
                </w:rPr>
                <w:delText xml:space="preserve"> (CLL Participants) footnote cross-reference.</w:delText>
              </w:r>
            </w:del>
            <w:ins w:id="155" w:author="Powell, Deana" w:date="2026-03-05T15:34:00Z" w16du:dateUtc="2026-03-05T20:34:00Z">
              <w:r w:rsidR="00526A29" w:rsidRPr="002B5730">
                <w:rPr>
                  <w:sz w:val="18"/>
                  <w:szCs w:val="18"/>
                </w:rPr>
                <w:t xml:space="preserve">Table 1: </w:t>
              </w:r>
              <w:r w:rsidR="00030BFD">
                <w:rPr>
                  <w:sz w:val="18"/>
                  <w:szCs w:val="18"/>
                </w:rPr>
                <w:t>T</w:t>
              </w:r>
              <w:r w:rsidR="00526A29" w:rsidRPr="002B5730">
                <w:rPr>
                  <w:sz w:val="18"/>
                  <w:szCs w:val="18"/>
                </w:rPr>
                <w:t>he visit numbers were corrected starting with Visit 8.</w:t>
              </w:r>
            </w:ins>
          </w:p>
        </w:tc>
        <w:tc>
          <w:tcPr>
            <w:tcW w:w="3471" w:type="dxa"/>
          </w:tcPr>
          <w:p w14:paraId="79BAC92C" w14:textId="4143CED7" w:rsidR="002F526C" w:rsidRPr="002B5730" w:rsidRDefault="00895D30" w:rsidP="00125F2C">
            <w:pPr>
              <w:pStyle w:val="TableLeft"/>
              <w:rPr>
                <w:sz w:val="18"/>
                <w:szCs w:val="18"/>
              </w:rPr>
            </w:pPr>
            <w:del w:id="156" w:author="Powell, Deana" w:date="2026-03-05T15:34:00Z" w16du:dateUtc="2026-03-05T20:34:00Z">
              <w:r>
                <w:rPr>
                  <w:bCs w:val="0"/>
                  <w:sz w:val="18"/>
                </w:rPr>
                <w:delText>See rationale for Section 6.6.2.1 Table 13.</w:delText>
              </w:r>
            </w:del>
            <w:ins w:id="157" w:author="Powell, Deana" w:date="2026-03-05T15:34:00Z" w16du:dateUtc="2026-03-05T20:34:00Z">
              <w:r w:rsidR="00526A29" w:rsidRPr="002B5730">
                <w:rPr>
                  <w:sz w:val="18"/>
                  <w:szCs w:val="18"/>
                </w:rPr>
                <w:t>To correct erroneous text.</w:t>
              </w:r>
            </w:ins>
          </w:p>
        </w:tc>
      </w:tr>
      <w:tr w:rsidR="00CA657C" w14:paraId="24CB6E67" w14:textId="77777777" w:rsidTr="00BA57FD">
        <w:tc>
          <w:tcPr>
            <w:tcW w:w="2066" w:type="dxa"/>
            <w:tcBorders>
              <w:top w:val="nil"/>
              <w:bottom w:val="nil"/>
            </w:tcBorders>
          </w:tcPr>
          <w:p w14:paraId="49E636BC" w14:textId="6162F25C" w:rsidR="006C1C17" w:rsidRPr="00926B70" w:rsidRDefault="00895D30" w:rsidP="00125F2C">
            <w:pPr>
              <w:pStyle w:val="TableLeft"/>
              <w:rPr>
                <w:sz w:val="18"/>
                <w:szCs w:val="18"/>
              </w:rPr>
            </w:pPr>
            <w:del w:id="158" w:author="Powell, Deana" w:date="2026-03-05T15:34:00Z" w16du:dateUtc="2026-03-05T20:34:00Z">
              <w:r w:rsidRPr="00F47775">
                <w:rPr>
                  <w:bCs w:val="0"/>
                  <w:sz w:val="18"/>
                </w:rPr>
                <w:delText>Section 8.1.5</w:delText>
              </w:r>
              <w:r>
                <w:rPr>
                  <w:bCs w:val="0"/>
                  <w:sz w:val="18"/>
                </w:rPr>
                <w:delText>,</w:delText>
              </w:r>
              <w:r w:rsidRPr="00F47775">
                <w:rPr>
                  <w:bCs w:val="0"/>
                  <w:sz w:val="18"/>
                </w:rPr>
                <w:delText xml:space="preserve"> Disease Characteristics</w:delText>
              </w:r>
            </w:del>
          </w:p>
        </w:tc>
        <w:tc>
          <w:tcPr>
            <w:tcW w:w="3463" w:type="dxa"/>
          </w:tcPr>
          <w:p w14:paraId="1FCEA629" w14:textId="2BF88E9C" w:rsidR="006C1C17" w:rsidRPr="002B5730" w:rsidRDefault="00895D30" w:rsidP="00125F2C">
            <w:pPr>
              <w:pStyle w:val="TableLeft"/>
              <w:rPr>
                <w:sz w:val="18"/>
                <w:szCs w:val="18"/>
              </w:rPr>
            </w:pPr>
            <w:del w:id="159" w:author="Powell, Deana" w:date="2026-03-05T15:34:00Z" w16du:dateUtc="2026-03-05T20:34:00Z">
              <w:r w:rsidRPr="00F47775">
                <w:rPr>
                  <w:bCs w:val="0"/>
                  <w:sz w:val="18"/>
                </w:rPr>
                <w:delText xml:space="preserve">Footnote </w:delText>
              </w:r>
              <w:r>
                <w:rPr>
                  <w:bCs w:val="0"/>
                  <w:sz w:val="18"/>
                </w:rPr>
                <w:delText xml:space="preserve">regarding participants with TP53 aberrations were not eligible for the study was </w:delText>
              </w:r>
              <w:r w:rsidRPr="00F47775">
                <w:rPr>
                  <w:bCs w:val="0"/>
                  <w:sz w:val="18"/>
                </w:rPr>
                <w:delText>removed from Table 23.</w:delText>
              </w:r>
            </w:del>
            <w:ins w:id="160" w:author="Powell, Deana" w:date="2026-03-05T15:34:00Z" w16du:dateUtc="2026-03-05T20:34:00Z">
              <w:r w:rsidR="00526A29" w:rsidRPr="002B5730">
                <w:rPr>
                  <w:sz w:val="18"/>
                  <w:szCs w:val="18"/>
                </w:rPr>
                <w:t xml:space="preserve">Table 1: </w:t>
              </w:r>
              <w:r w:rsidR="00030BFD">
                <w:rPr>
                  <w:sz w:val="18"/>
                  <w:szCs w:val="18"/>
                </w:rPr>
                <w:t>V</w:t>
              </w:r>
              <w:r w:rsidR="00526A29" w:rsidRPr="002B5730">
                <w:rPr>
                  <w:sz w:val="18"/>
                  <w:szCs w:val="18"/>
                </w:rPr>
                <w:t xml:space="preserve">isit window for Day 1 changed to </w:t>
              </w:r>
              <w:r w:rsidR="00B44919" w:rsidRPr="002B5730">
                <w:rPr>
                  <w:sz w:val="18"/>
                  <w:szCs w:val="18"/>
                </w:rPr>
                <w:t>±3</w:t>
              </w:r>
              <w:r w:rsidR="00526A29" w:rsidRPr="002B5730">
                <w:rPr>
                  <w:sz w:val="18"/>
                  <w:szCs w:val="18"/>
                </w:rPr>
                <w:t xml:space="preserve"> days</w:t>
              </w:r>
              <w:r w:rsidR="0011515E" w:rsidRPr="002B5730">
                <w:rPr>
                  <w:sz w:val="18"/>
                  <w:szCs w:val="18"/>
                </w:rPr>
                <w:t>.</w:t>
              </w:r>
            </w:ins>
          </w:p>
        </w:tc>
        <w:tc>
          <w:tcPr>
            <w:tcW w:w="3471" w:type="dxa"/>
          </w:tcPr>
          <w:p w14:paraId="55C940E5" w14:textId="7983D2AE" w:rsidR="006C1C17" w:rsidRPr="002B5730" w:rsidRDefault="00895D30" w:rsidP="00125F2C">
            <w:pPr>
              <w:pStyle w:val="TableLeft"/>
              <w:rPr>
                <w:sz w:val="18"/>
                <w:szCs w:val="18"/>
              </w:rPr>
            </w:pPr>
            <w:del w:id="161" w:author="Powell, Deana" w:date="2026-03-05T15:34:00Z" w16du:dateUtc="2026-03-05T20:34:00Z">
              <w:r w:rsidRPr="00F47775">
                <w:rPr>
                  <w:bCs w:val="0"/>
                  <w:sz w:val="18"/>
                </w:rPr>
                <w:delText>Not applicable to this study.</w:delText>
              </w:r>
            </w:del>
            <w:ins w:id="162" w:author="Powell, Deana" w:date="2026-03-05T15:34:00Z" w16du:dateUtc="2026-03-05T20:34:00Z">
              <w:r w:rsidR="00526A29" w:rsidRPr="002B5730">
                <w:rPr>
                  <w:sz w:val="18"/>
                  <w:szCs w:val="18"/>
                </w:rPr>
                <w:t>To allow flexibility for the visit.</w:t>
              </w:r>
            </w:ins>
          </w:p>
        </w:tc>
      </w:tr>
      <w:tr w:rsidR="00CA657C" w14:paraId="51BCC3D5" w14:textId="77777777" w:rsidTr="00BA57FD">
        <w:tc>
          <w:tcPr>
            <w:tcW w:w="2066" w:type="dxa"/>
            <w:tcBorders>
              <w:top w:val="nil"/>
              <w:bottom w:val="nil"/>
            </w:tcBorders>
          </w:tcPr>
          <w:p w14:paraId="2B573DC3" w14:textId="51365F83" w:rsidR="00125F2C" w:rsidRPr="00926B70" w:rsidRDefault="00895D30" w:rsidP="00125F2C">
            <w:pPr>
              <w:pStyle w:val="TableLeft"/>
              <w:rPr>
                <w:sz w:val="18"/>
                <w:szCs w:val="18"/>
              </w:rPr>
            </w:pPr>
            <w:del w:id="163" w:author="Powell, Deana" w:date="2026-03-05T15:34:00Z" w16du:dateUtc="2026-03-05T20:34:00Z">
              <w:r w:rsidRPr="009F64BF">
                <w:rPr>
                  <w:bCs w:val="0"/>
                  <w:sz w:val="18"/>
                </w:rPr>
                <w:delText>Section 8.1.5, Disease Characteristics</w:delText>
              </w:r>
            </w:del>
          </w:p>
        </w:tc>
        <w:tc>
          <w:tcPr>
            <w:tcW w:w="3463" w:type="dxa"/>
          </w:tcPr>
          <w:p w14:paraId="4CE91B3C" w14:textId="2DFAF9A3" w:rsidR="00125F2C" w:rsidRPr="002B5730" w:rsidRDefault="00895D30" w:rsidP="00125F2C">
            <w:pPr>
              <w:pStyle w:val="TableLeft"/>
              <w:rPr>
                <w:sz w:val="18"/>
                <w:szCs w:val="18"/>
              </w:rPr>
            </w:pPr>
            <w:del w:id="164" w:author="Powell, Deana" w:date="2026-03-05T15:34:00Z" w16du:dateUtc="2026-03-05T20:34:00Z">
              <w:r w:rsidRPr="009F64BF">
                <w:rPr>
                  <w:bCs w:val="0"/>
                  <w:sz w:val="18"/>
                </w:rPr>
                <w:delText xml:space="preserve">Footnote regarding participants with TP53 aberrations were not eligible for the study was removed from Table 24.  </w:delText>
              </w:r>
            </w:del>
            <w:ins w:id="165" w:author="Powell, Deana" w:date="2026-03-05T15:34:00Z" w16du:dateUtc="2026-03-05T20:34:00Z">
              <w:r w:rsidR="00526A29" w:rsidRPr="002B5730">
                <w:rPr>
                  <w:sz w:val="18"/>
                  <w:szCs w:val="18"/>
                </w:rPr>
                <w:t xml:space="preserve">Table 1, </w:t>
              </w:r>
              <w:r w:rsidR="00B44919" w:rsidRPr="002B5730">
                <w:rPr>
                  <w:sz w:val="18"/>
                  <w:szCs w:val="18"/>
                </w:rPr>
                <w:t>B</w:t>
              </w:r>
              <w:r w:rsidR="00526A29" w:rsidRPr="002B5730">
                <w:rPr>
                  <w:sz w:val="18"/>
                  <w:szCs w:val="18"/>
                </w:rPr>
                <w:t xml:space="preserve">aseline </w:t>
              </w:r>
              <w:r w:rsidR="002B5730">
                <w:rPr>
                  <w:sz w:val="18"/>
                  <w:szCs w:val="18"/>
                </w:rPr>
                <w:t>Disease C</w:t>
              </w:r>
              <w:r w:rsidR="00526A29" w:rsidRPr="002B5730">
                <w:rPr>
                  <w:sz w:val="18"/>
                  <w:szCs w:val="18"/>
                </w:rPr>
                <w:t>haracteristics: BTK-C481 mutation status has been removed.</w:t>
              </w:r>
            </w:ins>
          </w:p>
        </w:tc>
        <w:tc>
          <w:tcPr>
            <w:tcW w:w="3471" w:type="dxa"/>
          </w:tcPr>
          <w:p w14:paraId="25C6ABE2" w14:textId="26350E3E" w:rsidR="00125F2C" w:rsidRPr="002B5730" w:rsidRDefault="00526A29" w:rsidP="00125F2C">
            <w:pPr>
              <w:pStyle w:val="TableLeft"/>
              <w:rPr>
                <w:sz w:val="18"/>
                <w:szCs w:val="18"/>
              </w:rPr>
            </w:pPr>
            <w:r w:rsidRPr="002B5730">
              <w:rPr>
                <w:sz w:val="18"/>
                <w:szCs w:val="18"/>
              </w:rPr>
              <w:t xml:space="preserve">See rationale for Section </w:t>
            </w:r>
            <w:del w:id="166" w:author="Powell, Deana" w:date="2026-03-05T15:34:00Z" w16du:dateUtc="2026-03-05T20:34:00Z">
              <w:r w:rsidR="00895D30">
                <w:rPr>
                  <w:bCs w:val="0"/>
                  <w:sz w:val="18"/>
                </w:rPr>
                <w:delText>8.</w:delText>
              </w:r>
            </w:del>
            <w:r w:rsidRPr="002B5730">
              <w:rPr>
                <w:sz w:val="18"/>
                <w:szCs w:val="18"/>
              </w:rPr>
              <w:t>1.</w:t>
            </w:r>
            <w:del w:id="167" w:author="Powell, Deana" w:date="2026-03-05T15:34:00Z" w16du:dateUtc="2026-03-05T20:34:00Z">
              <w:r w:rsidR="00895D30">
                <w:rPr>
                  <w:bCs w:val="0"/>
                  <w:sz w:val="18"/>
                </w:rPr>
                <w:delText>5 Table 23</w:delText>
              </w:r>
            </w:del>
            <w:ins w:id="168" w:author="Powell, Deana" w:date="2026-03-05T15:34:00Z" w16du:dateUtc="2026-03-05T20:34:00Z">
              <w:r w:rsidRPr="002B5730">
                <w:rPr>
                  <w:sz w:val="18"/>
                  <w:szCs w:val="18"/>
                </w:rPr>
                <w:t>2.</w:t>
              </w:r>
              <w:r w:rsidR="000C3E61" w:rsidRPr="002B5730">
                <w:rPr>
                  <w:sz w:val="18"/>
                  <w:szCs w:val="18"/>
                </w:rPr>
                <w:t>2</w:t>
              </w:r>
              <w:r w:rsidRPr="002B5730">
                <w:rPr>
                  <w:sz w:val="18"/>
                  <w:szCs w:val="18"/>
                </w:rPr>
                <w:t xml:space="preserve"> removal of BTK-C481 mutation status as a stratification factor</w:t>
              </w:r>
            </w:ins>
            <w:r w:rsidRPr="002B5730">
              <w:rPr>
                <w:sz w:val="18"/>
                <w:szCs w:val="18"/>
              </w:rPr>
              <w:t>.</w:t>
            </w:r>
          </w:p>
        </w:tc>
      </w:tr>
      <w:tr w:rsidR="00CA657C" w14:paraId="2A64395C" w14:textId="77777777" w:rsidTr="00BA57FD">
        <w:tc>
          <w:tcPr>
            <w:tcW w:w="2066" w:type="dxa"/>
            <w:tcBorders>
              <w:top w:val="nil"/>
              <w:bottom w:val="nil"/>
            </w:tcBorders>
          </w:tcPr>
          <w:p w14:paraId="51B1AE33" w14:textId="5C7016C5" w:rsidR="000A2F6F" w:rsidRPr="00926B70" w:rsidRDefault="00895D30" w:rsidP="00125F2C">
            <w:pPr>
              <w:pStyle w:val="TableLeft"/>
              <w:rPr>
                <w:sz w:val="18"/>
                <w:szCs w:val="18"/>
              </w:rPr>
            </w:pPr>
            <w:del w:id="169" w:author="Powell, Deana" w:date="2026-03-05T15:34:00Z" w16du:dateUtc="2026-03-05T20:34:00Z">
              <w:r w:rsidRPr="00F47775">
                <w:rPr>
                  <w:bCs w:val="0"/>
                  <w:sz w:val="18"/>
                </w:rPr>
                <w:delText>Section 8.4</w:delText>
              </w:r>
              <w:r>
                <w:rPr>
                  <w:bCs w:val="0"/>
                  <w:sz w:val="18"/>
                </w:rPr>
                <w:delText>,</w:delText>
              </w:r>
              <w:r w:rsidRPr="00F47775">
                <w:rPr>
                  <w:bCs w:val="0"/>
                  <w:sz w:val="18"/>
                </w:rPr>
                <w:delText xml:space="preserve"> Adverse Events, Serious Adverse Events, and Other Reportable Safety Events</w:delText>
              </w:r>
            </w:del>
          </w:p>
        </w:tc>
        <w:tc>
          <w:tcPr>
            <w:tcW w:w="3463" w:type="dxa"/>
          </w:tcPr>
          <w:p w14:paraId="2874C2FB" w14:textId="532670E3" w:rsidR="000A2F6F" w:rsidRPr="002B5730" w:rsidRDefault="00895D30" w:rsidP="00125F2C">
            <w:pPr>
              <w:pStyle w:val="TableLeft"/>
              <w:rPr>
                <w:sz w:val="18"/>
                <w:szCs w:val="18"/>
              </w:rPr>
            </w:pPr>
            <w:del w:id="170" w:author="Powell, Deana" w:date="2026-03-05T15:34:00Z" w16du:dateUtc="2026-03-05T20:34:00Z">
              <w:r>
                <w:rPr>
                  <w:bCs w:val="0"/>
                  <w:sz w:val="18"/>
                </w:rPr>
                <w:delText xml:space="preserve">Removed text requiring sites to contact the participant via </w:delText>
              </w:r>
              <w:r w:rsidRPr="00F47775">
                <w:rPr>
                  <w:bCs w:val="0"/>
                  <w:sz w:val="18"/>
                </w:rPr>
                <w:delText xml:space="preserve"> telephone calls </w:delText>
              </w:r>
              <w:r>
                <w:rPr>
                  <w:bCs w:val="0"/>
                  <w:sz w:val="18"/>
                </w:rPr>
                <w:delText>every</w:delText>
              </w:r>
              <w:r w:rsidRPr="00F47775">
                <w:rPr>
                  <w:bCs w:val="0"/>
                  <w:sz w:val="18"/>
                </w:rPr>
                <w:delText xml:space="preserve"> Q6W.</w:delText>
              </w:r>
            </w:del>
            <w:ins w:id="171" w:author="Powell, Deana" w:date="2026-03-05T15:34:00Z" w16du:dateUtc="2026-03-05T20:34:00Z">
              <w:r w:rsidR="00526A29">
                <w:rPr>
                  <w:sz w:val="18"/>
                  <w:szCs w:val="18"/>
                </w:rPr>
                <w:t xml:space="preserve">Table 1: </w:t>
              </w:r>
              <w:r w:rsidR="00526A29" w:rsidRPr="000A2F6F">
                <w:rPr>
                  <w:sz w:val="18"/>
                  <w:szCs w:val="18"/>
                </w:rPr>
                <w:t>Prior/Concomitant Medication</w:t>
              </w:r>
              <w:r w:rsidR="00415BDA">
                <w:rPr>
                  <w:sz w:val="18"/>
                  <w:szCs w:val="18"/>
                </w:rPr>
                <w:t>, arrow removed and Q4W</w:t>
              </w:r>
              <w:r w:rsidR="00415BDA" w:rsidRPr="002B5730">
                <w:rPr>
                  <w:sz w:val="18"/>
                  <w:szCs w:val="18"/>
                </w:rPr>
                <w:t>entered for frequency of visits from Cycle 7 onward</w:t>
              </w:r>
              <w:r w:rsidR="00415BDA">
                <w:rPr>
                  <w:sz w:val="18"/>
                  <w:szCs w:val="18"/>
                </w:rPr>
                <w:t>.</w:t>
              </w:r>
            </w:ins>
          </w:p>
        </w:tc>
        <w:tc>
          <w:tcPr>
            <w:tcW w:w="3471" w:type="dxa"/>
          </w:tcPr>
          <w:p w14:paraId="2268D29B" w14:textId="04C58ED5" w:rsidR="000A2F6F" w:rsidRPr="002B5730" w:rsidRDefault="00895D30" w:rsidP="00125F2C">
            <w:pPr>
              <w:pStyle w:val="TableLeft"/>
              <w:rPr>
                <w:sz w:val="18"/>
                <w:szCs w:val="18"/>
              </w:rPr>
            </w:pPr>
            <w:del w:id="172" w:author="Powell, Deana" w:date="2026-03-05T15:34:00Z" w16du:dateUtc="2026-03-05T20:34:00Z">
              <w:r w:rsidRPr="00F47775">
                <w:rPr>
                  <w:bCs w:val="0"/>
                  <w:sz w:val="18"/>
                </w:rPr>
                <w:delText>See rationale for Section 8.1.5.</w:delText>
              </w:r>
            </w:del>
            <w:ins w:id="173" w:author="Powell, Deana" w:date="2026-03-05T15:34:00Z" w16du:dateUtc="2026-03-05T20:34:00Z">
              <w:r w:rsidR="00526A29">
                <w:rPr>
                  <w:sz w:val="18"/>
                  <w:szCs w:val="18"/>
                </w:rPr>
                <w:t>To reflect frequency of study visits,</w:t>
              </w:r>
            </w:ins>
          </w:p>
        </w:tc>
      </w:tr>
      <w:tr w:rsidR="00CA657C" w14:paraId="4F69638B" w14:textId="77777777" w:rsidTr="00BA57FD">
        <w:tc>
          <w:tcPr>
            <w:tcW w:w="2066" w:type="dxa"/>
            <w:tcBorders>
              <w:top w:val="nil"/>
              <w:bottom w:val="nil"/>
            </w:tcBorders>
          </w:tcPr>
          <w:p w14:paraId="61F948F9" w14:textId="2A05371B" w:rsidR="00125F2C" w:rsidRPr="00926B70" w:rsidRDefault="00895D30" w:rsidP="00125F2C">
            <w:pPr>
              <w:pStyle w:val="TableLeft"/>
              <w:rPr>
                <w:sz w:val="18"/>
                <w:szCs w:val="18"/>
              </w:rPr>
            </w:pPr>
            <w:del w:id="174" w:author="Powell, Deana" w:date="2026-03-05T15:34:00Z" w16du:dateUtc="2026-03-05T20:34:00Z">
              <w:r w:rsidRPr="00F47775">
                <w:rPr>
                  <w:bCs w:val="0"/>
                  <w:sz w:val="18"/>
                </w:rPr>
                <w:delText>Section 8.4.7</w:delText>
              </w:r>
              <w:r>
                <w:rPr>
                  <w:bCs w:val="0"/>
                  <w:sz w:val="18"/>
                </w:rPr>
                <w:delText>,</w:delText>
              </w:r>
              <w:r w:rsidRPr="00F47775">
                <w:rPr>
                  <w:bCs w:val="0"/>
                  <w:sz w:val="18"/>
                </w:rPr>
                <w:delText xml:space="preserve"> Events of Clinical Interest</w:delText>
              </w:r>
            </w:del>
          </w:p>
        </w:tc>
        <w:tc>
          <w:tcPr>
            <w:tcW w:w="3463" w:type="dxa"/>
          </w:tcPr>
          <w:p w14:paraId="33716E65" w14:textId="251FC35A" w:rsidR="00125F2C" w:rsidRPr="002B5730" w:rsidRDefault="00895D30" w:rsidP="00125F2C">
            <w:pPr>
              <w:pStyle w:val="TableLeft"/>
              <w:rPr>
                <w:sz w:val="18"/>
                <w:szCs w:val="18"/>
              </w:rPr>
            </w:pPr>
            <w:del w:id="175" w:author="Powell, Deana" w:date="2026-03-05T15:34:00Z" w16du:dateUtc="2026-03-05T20:34:00Z">
              <w:r w:rsidRPr="00F47775">
                <w:rPr>
                  <w:bCs w:val="0"/>
                  <w:sz w:val="18"/>
                </w:rPr>
                <w:delText>Cardiac event definition has been updated.</w:delText>
              </w:r>
            </w:del>
            <w:ins w:id="176" w:author="Powell, Deana" w:date="2026-03-05T15:34:00Z" w16du:dateUtc="2026-03-05T20:34:00Z">
              <w:r w:rsidR="00526A29" w:rsidRPr="002B5730">
                <w:rPr>
                  <w:sz w:val="18"/>
                  <w:szCs w:val="18"/>
                </w:rPr>
                <w:t>Table 1, Treatment Response Assessment: Text added to confirm assessments should follow calendar days from C1D1 and permitted imaging window.</w:t>
              </w:r>
            </w:ins>
          </w:p>
        </w:tc>
        <w:tc>
          <w:tcPr>
            <w:tcW w:w="3471" w:type="dxa"/>
          </w:tcPr>
          <w:p w14:paraId="21A4EEC9" w14:textId="4E96248B" w:rsidR="00125F2C" w:rsidRPr="002B5730" w:rsidRDefault="00895D30" w:rsidP="00125F2C">
            <w:pPr>
              <w:pStyle w:val="TableLeft"/>
              <w:rPr>
                <w:sz w:val="18"/>
                <w:szCs w:val="18"/>
              </w:rPr>
            </w:pPr>
            <w:del w:id="177" w:author="Powell, Deana" w:date="2026-03-05T15:34:00Z" w16du:dateUtc="2026-03-05T20:34:00Z">
              <w:r w:rsidRPr="00F47775">
                <w:rPr>
                  <w:bCs w:val="0"/>
                  <w:sz w:val="18"/>
                </w:rPr>
                <w:delText>To align with current ECI definitions for nemtabrutinib.</w:delText>
              </w:r>
            </w:del>
            <w:ins w:id="178" w:author="Powell, Deana" w:date="2026-03-05T15:34:00Z" w16du:dateUtc="2026-03-05T20:34:00Z">
              <w:r w:rsidR="00526A29" w:rsidRPr="002B5730">
                <w:rPr>
                  <w:sz w:val="18"/>
                  <w:szCs w:val="18"/>
                </w:rPr>
                <w:t>To ensure assessments dates are calculated from the same timepoint and confirm the acceptable window.</w:t>
              </w:r>
            </w:ins>
          </w:p>
        </w:tc>
      </w:tr>
      <w:tr w:rsidR="00CA657C" w14:paraId="61A34BA9" w14:textId="77777777" w:rsidTr="00BA57FD">
        <w:tc>
          <w:tcPr>
            <w:tcW w:w="2066" w:type="dxa"/>
            <w:tcBorders>
              <w:top w:val="nil"/>
              <w:bottom w:val="nil"/>
            </w:tcBorders>
          </w:tcPr>
          <w:p w14:paraId="191CB320" w14:textId="7104C1F5" w:rsidR="00125F2C" w:rsidRPr="00926B70" w:rsidRDefault="00895D30" w:rsidP="00125F2C">
            <w:pPr>
              <w:pStyle w:val="TableLeft"/>
              <w:rPr>
                <w:sz w:val="18"/>
                <w:szCs w:val="18"/>
              </w:rPr>
            </w:pPr>
            <w:del w:id="179" w:author="Powell, Deana" w:date="2026-03-05T15:34:00Z" w16du:dateUtc="2026-03-05T20:34:00Z">
              <w:r w:rsidRPr="00F47775">
                <w:rPr>
                  <w:bCs w:val="0"/>
                  <w:sz w:val="18"/>
                </w:rPr>
                <w:delText>Section 8.5</w:delText>
              </w:r>
              <w:r>
                <w:rPr>
                  <w:bCs w:val="0"/>
                  <w:sz w:val="18"/>
                </w:rPr>
                <w:delText>,</w:delText>
              </w:r>
              <w:r w:rsidRPr="00F47775">
                <w:rPr>
                  <w:bCs w:val="0"/>
                  <w:sz w:val="18"/>
                </w:rPr>
                <w:delText xml:space="preserve"> Treatment of Overdose</w:delText>
              </w:r>
            </w:del>
          </w:p>
        </w:tc>
        <w:tc>
          <w:tcPr>
            <w:tcW w:w="3463" w:type="dxa"/>
          </w:tcPr>
          <w:p w14:paraId="7D108E1D" w14:textId="5E91CF8F" w:rsidR="00125F2C" w:rsidRPr="002B5730" w:rsidRDefault="00895D30" w:rsidP="00125F2C">
            <w:pPr>
              <w:pStyle w:val="TableLeft"/>
              <w:rPr>
                <w:sz w:val="18"/>
                <w:szCs w:val="18"/>
              </w:rPr>
            </w:pPr>
            <w:del w:id="180" w:author="Powell, Deana" w:date="2026-03-05T15:34:00Z" w16du:dateUtc="2026-03-05T20:34:00Z">
              <w:r w:rsidRPr="00F47775">
                <w:rPr>
                  <w:bCs w:val="0"/>
                  <w:sz w:val="18"/>
                </w:rPr>
                <w:delText>Text added to refer to prescribing information for venetoclax or rituximab/biosimilar.</w:delText>
              </w:r>
            </w:del>
            <w:ins w:id="181" w:author="Powell, Deana" w:date="2026-03-05T15:34:00Z" w16du:dateUtc="2026-03-05T20:34:00Z">
              <w:r w:rsidR="00526A29" w:rsidRPr="002B5730">
                <w:rPr>
                  <w:sz w:val="18"/>
                  <w:szCs w:val="18"/>
                </w:rPr>
                <w:t>Table 1, Treatment Response Assessment: Text added to confirm that for Part 1 local blood MRD analysis should be performed at CR and EOT (or earliest follow-up time point) and recommendations for the assay and sensitivity.</w:t>
              </w:r>
            </w:ins>
          </w:p>
        </w:tc>
        <w:tc>
          <w:tcPr>
            <w:tcW w:w="3471" w:type="dxa"/>
          </w:tcPr>
          <w:p w14:paraId="7F28F747" w14:textId="1AD48F05" w:rsidR="00125F2C" w:rsidRPr="002B5730" w:rsidRDefault="00526A29" w:rsidP="00125F2C">
            <w:pPr>
              <w:pStyle w:val="TableLeft"/>
              <w:rPr>
                <w:sz w:val="18"/>
                <w:szCs w:val="18"/>
              </w:rPr>
            </w:pPr>
            <w:r w:rsidRPr="002B5730">
              <w:rPr>
                <w:sz w:val="18"/>
                <w:szCs w:val="18"/>
              </w:rPr>
              <w:t xml:space="preserve">To provide </w:t>
            </w:r>
            <w:del w:id="182" w:author="Powell, Deana" w:date="2026-03-05T15:34:00Z" w16du:dateUtc="2026-03-05T20:34:00Z">
              <w:r w:rsidR="00895D30" w:rsidRPr="00F47775">
                <w:rPr>
                  <w:bCs w:val="0"/>
                  <w:sz w:val="18"/>
                </w:rPr>
                <w:delText>clarity in the event of an overdose</w:delText>
              </w:r>
            </w:del>
            <w:ins w:id="183" w:author="Powell, Deana" w:date="2026-03-05T15:34:00Z" w16du:dateUtc="2026-03-05T20:34:00Z">
              <w:r w:rsidRPr="002B5730">
                <w:rPr>
                  <w:sz w:val="18"/>
                  <w:szCs w:val="18"/>
                </w:rPr>
                <w:t>MRD information for Part 1 participants</w:t>
              </w:r>
            </w:ins>
            <w:r w:rsidRPr="002B5730">
              <w:rPr>
                <w:sz w:val="18"/>
                <w:szCs w:val="18"/>
              </w:rPr>
              <w:t>.</w:t>
            </w:r>
          </w:p>
        </w:tc>
      </w:tr>
      <w:tr w:rsidR="00CA657C" w14:paraId="2E80B8E2" w14:textId="77777777" w:rsidTr="00BA57FD">
        <w:tc>
          <w:tcPr>
            <w:tcW w:w="2066" w:type="dxa"/>
            <w:tcBorders>
              <w:top w:val="nil"/>
              <w:bottom w:val="nil"/>
            </w:tcBorders>
          </w:tcPr>
          <w:p w14:paraId="509A8FC0" w14:textId="677F8622" w:rsidR="001D06DF" w:rsidRPr="00926B70" w:rsidRDefault="00895D30" w:rsidP="001D06DF">
            <w:pPr>
              <w:pStyle w:val="TableLeft"/>
              <w:rPr>
                <w:sz w:val="18"/>
                <w:szCs w:val="18"/>
              </w:rPr>
            </w:pPr>
            <w:del w:id="184" w:author="Powell, Deana" w:date="2026-03-05T15:34:00Z" w16du:dateUtc="2026-03-05T20:34:00Z">
              <w:r w:rsidRPr="00F47775">
                <w:rPr>
                  <w:bCs w:val="0"/>
                  <w:sz w:val="18"/>
                </w:rPr>
                <w:delText xml:space="preserve">Section </w:delText>
              </w:r>
              <w:r w:rsidRPr="00111E8B">
                <w:rPr>
                  <w:bCs w:val="0"/>
                  <w:sz w:val="18"/>
                </w:rPr>
                <w:delText>10.8.1.1</w:delText>
              </w:r>
              <w:r>
                <w:rPr>
                  <w:bCs w:val="0"/>
                  <w:sz w:val="18"/>
                </w:rPr>
                <w:delText xml:space="preserve">, </w:delText>
              </w:r>
              <w:r w:rsidRPr="00111E8B">
                <w:rPr>
                  <w:bCs w:val="0"/>
                  <w:sz w:val="18"/>
                </w:rPr>
                <w:delText>Examples of CYP3A Strong Inducers</w:delText>
              </w:r>
            </w:del>
          </w:p>
        </w:tc>
        <w:tc>
          <w:tcPr>
            <w:tcW w:w="3463" w:type="dxa"/>
          </w:tcPr>
          <w:p w14:paraId="54898E2B" w14:textId="2249C5F5" w:rsidR="001D06DF" w:rsidRPr="002B5730" w:rsidRDefault="00895D30" w:rsidP="001D06DF">
            <w:pPr>
              <w:pStyle w:val="TableLeft"/>
              <w:rPr>
                <w:sz w:val="18"/>
                <w:szCs w:val="18"/>
              </w:rPr>
            </w:pPr>
            <w:del w:id="185" w:author="Powell, Deana" w:date="2026-03-05T15:34:00Z" w16du:dateUtc="2026-03-05T20:34:00Z">
              <w:r w:rsidRPr="00F47775">
                <w:rPr>
                  <w:bCs w:val="0"/>
                  <w:sz w:val="18"/>
                </w:rPr>
                <w:delText>List of example inducers of CYP3A was updated.</w:delText>
              </w:r>
            </w:del>
            <w:ins w:id="186" w:author="Powell, Deana" w:date="2026-03-05T15:34:00Z" w16du:dateUtc="2026-03-05T20:34:00Z">
              <w:r w:rsidR="00526A29" w:rsidRPr="002B5730">
                <w:rPr>
                  <w:sz w:val="18"/>
                  <w:szCs w:val="18"/>
                </w:rPr>
                <w:t xml:space="preserve">Table </w:t>
              </w:r>
              <w:r w:rsidR="00526A29">
                <w:rPr>
                  <w:sz w:val="18"/>
                  <w:szCs w:val="18"/>
                </w:rPr>
                <w:t>1</w:t>
              </w:r>
              <w:r w:rsidR="00526A29" w:rsidRPr="002B5730">
                <w:rPr>
                  <w:sz w:val="18"/>
                  <w:szCs w:val="18"/>
                </w:rPr>
                <w:t>, Treatment Response Assessment: Text added to confirm recommendations for the MRD assay and sensitivity</w:t>
              </w:r>
              <w:r w:rsidR="00526A29">
                <w:rPr>
                  <w:sz w:val="18"/>
                  <w:szCs w:val="18"/>
                </w:rPr>
                <w:t xml:space="preserve"> (</w:t>
              </w:r>
              <w:r w:rsidR="00526A29" w:rsidRPr="00027AFF">
                <w:rPr>
                  <w:sz w:val="18"/>
                  <w:szCs w:val="18"/>
                </w:rPr>
                <w:t>ERIC flow assay, with a sensitivity of 10</w:t>
              </w:r>
              <w:r w:rsidR="00526A29" w:rsidRPr="00FD7E04">
                <w:rPr>
                  <w:sz w:val="18"/>
                  <w:szCs w:val="18"/>
                  <w:vertAlign w:val="superscript"/>
                </w:rPr>
                <w:t>-5</w:t>
              </w:r>
              <w:r w:rsidR="00526A29">
                <w:rPr>
                  <w:sz w:val="18"/>
                  <w:szCs w:val="18"/>
                </w:rPr>
                <w:t>)</w:t>
              </w:r>
              <w:r w:rsidR="00526A29" w:rsidRPr="002B5730">
                <w:rPr>
                  <w:sz w:val="18"/>
                  <w:szCs w:val="18"/>
                </w:rPr>
                <w:t xml:space="preserve">. </w:t>
              </w:r>
            </w:ins>
          </w:p>
        </w:tc>
        <w:tc>
          <w:tcPr>
            <w:tcW w:w="3471" w:type="dxa"/>
          </w:tcPr>
          <w:p w14:paraId="3C1FE428" w14:textId="033C084C" w:rsidR="001D06DF" w:rsidRPr="002B5730" w:rsidRDefault="00895D30" w:rsidP="001D06DF">
            <w:pPr>
              <w:pStyle w:val="TableLeft"/>
              <w:rPr>
                <w:sz w:val="18"/>
                <w:szCs w:val="18"/>
              </w:rPr>
            </w:pPr>
            <w:del w:id="187" w:author="Powell, Deana" w:date="2026-03-05T15:34:00Z" w16du:dateUtc="2026-03-05T20:34:00Z">
              <w:r w:rsidRPr="00F47775">
                <w:rPr>
                  <w:bCs w:val="0"/>
                  <w:sz w:val="18"/>
                </w:rPr>
                <w:delText>To update the list as per referenced source.</w:delText>
              </w:r>
            </w:del>
            <w:ins w:id="188" w:author="Powell, Deana" w:date="2026-03-05T15:34:00Z" w16du:dateUtc="2026-03-05T20:34:00Z">
              <w:r w:rsidR="00526A29" w:rsidRPr="002B5730">
                <w:rPr>
                  <w:sz w:val="18"/>
                  <w:szCs w:val="18"/>
                </w:rPr>
                <w:t>To provide MRD assay recommendations.</w:t>
              </w:r>
            </w:ins>
          </w:p>
        </w:tc>
      </w:tr>
      <w:tr w:rsidR="00CA657C" w14:paraId="5307BFE1" w14:textId="77777777" w:rsidTr="00BA57FD">
        <w:tc>
          <w:tcPr>
            <w:tcW w:w="2066" w:type="dxa"/>
            <w:tcBorders>
              <w:top w:val="nil"/>
              <w:bottom w:val="nil"/>
            </w:tcBorders>
          </w:tcPr>
          <w:p w14:paraId="1B419497" w14:textId="3116F93E" w:rsidR="001D06DF" w:rsidRPr="00926B70" w:rsidRDefault="00895D30" w:rsidP="001D06DF">
            <w:pPr>
              <w:pStyle w:val="TableLeft"/>
              <w:rPr>
                <w:sz w:val="18"/>
                <w:szCs w:val="18"/>
              </w:rPr>
            </w:pPr>
            <w:del w:id="189" w:author="Powell, Deana" w:date="2026-03-05T15:34:00Z" w16du:dateUtc="2026-03-05T20:34:00Z">
              <w:r>
                <w:rPr>
                  <w:bCs w:val="0"/>
                  <w:sz w:val="18"/>
                </w:rPr>
                <w:lastRenderedPageBreak/>
                <w:delText xml:space="preserve">Section </w:delText>
              </w:r>
              <w:r w:rsidRPr="00111E8B">
                <w:rPr>
                  <w:bCs w:val="0"/>
                  <w:sz w:val="18"/>
                </w:rPr>
                <w:delText>10.8.1.2</w:delText>
              </w:r>
              <w:r>
                <w:rPr>
                  <w:bCs w:val="0"/>
                  <w:sz w:val="18"/>
                </w:rPr>
                <w:delText xml:space="preserve">, </w:delText>
              </w:r>
              <w:r w:rsidRPr="00111E8B">
                <w:rPr>
                  <w:bCs w:val="0"/>
                  <w:sz w:val="18"/>
                </w:rPr>
                <w:delText>Examples of CYP3A Strong Inhibitors</w:delText>
              </w:r>
            </w:del>
          </w:p>
        </w:tc>
        <w:tc>
          <w:tcPr>
            <w:tcW w:w="3463" w:type="dxa"/>
          </w:tcPr>
          <w:p w14:paraId="3DEE1A34" w14:textId="59648AC1" w:rsidR="001D06DF" w:rsidRPr="002B5730" w:rsidRDefault="00895D30" w:rsidP="001D06DF">
            <w:pPr>
              <w:pStyle w:val="TableLeft"/>
              <w:rPr>
                <w:sz w:val="18"/>
                <w:szCs w:val="18"/>
              </w:rPr>
            </w:pPr>
            <w:del w:id="190" w:author="Powell, Deana" w:date="2026-03-05T15:34:00Z" w16du:dateUtc="2026-03-05T20:34:00Z">
              <w:r w:rsidRPr="00111E8B">
                <w:rPr>
                  <w:bCs w:val="0"/>
                  <w:sz w:val="18"/>
                </w:rPr>
                <w:delText>List of example inhibitors of CYP3A was updated.</w:delText>
              </w:r>
            </w:del>
            <w:ins w:id="191" w:author="Powell, Deana" w:date="2026-03-05T15:34:00Z" w16du:dateUtc="2026-03-05T20:34:00Z">
              <w:r w:rsidR="00526A29" w:rsidRPr="002B5730">
                <w:rPr>
                  <w:sz w:val="18"/>
                  <w:szCs w:val="18"/>
                </w:rPr>
                <w:t xml:space="preserve">Table 1, Hematology and Serum Chemistry: </w:t>
              </w:r>
              <w:r w:rsidR="00526A29">
                <w:rPr>
                  <w:sz w:val="18"/>
                  <w:szCs w:val="18"/>
                </w:rPr>
                <w:t>T</w:t>
              </w:r>
              <w:r w:rsidR="00526A29" w:rsidRPr="002B5730">
                <w:rPr>
                  <w:sz w:val="18"/>
                  <w:szCs w:val="18"/>
                </w:rPr>
                <w:t>ext added to confirm screening samples collected within 24 hours before C1D1 with acceptable values do not have to be repeated at C1D1. Samples can be taken 3 days prior to dosing starting from C1D1.</w:t>
              </w:r>
            </w:ins>
          </w:p>
        </w:tc>
        <w:tc>
          <w:tcPr>
            <w:tcW w:w="3471" w:type="dxa"/>
          </w:tcPr>
          <w:p w14:paraId="72702351" w14:textId="012BE6AF" w:rsidR="001D06DF" w:rsidRPr="002B5730" w:rsidRDefault="00895D30" w:rsidP="001D06DF">
            <w:pPr>
              <w:pStyle w:val="TableLeft"/>
              <w:rPr>
                <w:sz w:val="18"/>
                <w:szCs w:val="18"/>
              </w:rPr>
            </w:pPr>
            <w:del w:id="192" w:author="Powell, Deana" w:date="2026-03-05T15:34:00Z" w16du:dateUtc="2026-03-05T20:34:00Z">
              <w:r>
                <w:rPr>
                  <w:bCs w:val="0"/>
                  <w:sz w:val="18"/>
                </w:rPr>
                <w:delText>See rationale for Section 10.8.1.1.</w:delText>
              </w:r>
            </w:del>
            <w:ins w:id="193" w:author="Powell, Deana" w:date="2026-03-05T15:34:00Z" w16du:dateUtc="2026-03-05T20:34:00Z">
              <w:r w:rsidR="00526A29" w:rsidRPr="002B5730">
                <w:rPr>
                  <w:sz w:val="18"/>
                  <w:szCs w:val="18"/>
                </w:rPr>
                <w:t>To facilitate scheduling and assessment of tests results.</w:t>
              </w:r>
            </w:ins>
          </w:p>
        </w:tc>
      </w:tr>
      <w:tr w:rsidR="00CA657C" w14:paraId="17A69C8F" w14:textId="77777777" w:rsidTr="00BA57FD">
        <w:tc>
          <w:tcPr>
            <w:tcW w:w="2066" w:type="dxa"/>
            <w:tcBorders>
              <w:top w:val="nil"/>
              <w:bottom w:val="nil"/>
            </w:tcBorders>
          </w:tcPr>
          <w:p w14:paraId="6B58F27A" w14:textId="0C3D6F84" w:rsidR="001D06DF" w:rsidRPr="00926B70" w:rsidRDefault="00895D30" w:rsidP="001D06DF">
            <w:pPr>
              <w:pStyle w:val="TableLeft"/>
              <w:rPr>
                <w:sz w:val="18"/>
                <w:szCs w:val="18"/>
              </w:rPr>
            </w:pPr>
            <w:del w:id="194" w:author="Powell, Deana" w:date="2026-03-05T15:34:00Z" w16du:dateUtc="2026-03-05T20:34:00Z">
              <w:r>
                <w:rPr>
                  <w:bCs w:val="0"/>
                  <w:sz w:val="18"/>
                </w:rPr>
                <w:delText xml:space="preserve">Section </w:delText>
              </w:r>
              <w:r w:rsidRPr="00111E8B">
                <w:rPr>
                  <w:bCs w:val="0"/>
                  <w:sz w:val="18"/>
                </w:rPr>
                <w:delText>10.8.1.3</w:delText>
              </w:r>
              <w:r>
                <w:rPr>
                  <w:bCs w:val="0"/>
                  <w:sz w:val="18"/>
                </w:rPr>
                <w:delText xml:space="preserve">, </w:delText>
              </w:r>
              <w:r w:rsidRPr="00111E8B">
                <w:rPr>
                  <w:bCs w:val="0"/>
                  <w:sz w:val="18"/>
                </w:rPr>
                <w:delText>Examples of In Vivo Substrates for P-glycoprotein With Narrow Therapeutic Index</w:delText>
              </w:r>
            </w:del>
          </w:p>
        </w:tc>
        <w:tc>
          <w:tcPr>
            <w:tcW w:w="3463" w:type="dxa"/>
          </w:tcPr>
          <w:p w14:paraId="4E5B270F" w14:textId="2BEBC750" w:rsidR="001D06DF" w:rsidRPr="002B5730" w:rsidRDefault="00895D30" w:rsidP="001D06DF">
            <w:pPr>
              <w:pStyle w:val="TableLeft"/>
              <w:rPr>
                <w:sz w:val="18"/>
                <w:szCs w:val="18"/>
              </w:rPr>
            </w:pPr>
            <w:del w:id="195" w:author="Powell, Deana" w:date="2026-03-05T15:34:00Z" w16du:dateUtc="2026-03-05T20:34:00Z">
              <w:r w:rsidRPr="00111E8B">
                <w:rPr>
                  <w:bCs w:val="0"/>
                  <w:sz w:val="18"/>
                </w:rPr>
                <w:delText>List of example substrates of P-gp was updated and citation source added.</w:delText>
              </w:r>
            </w:del>
            <w:ins w:id="196" w:author="Powell, Deana" w:date="2026-03-05T15:34:00Z" w16du:dateUtc="2026-03-05T20:34:00Z">
              <w:r w:rsidR="00526A29" w:rsidRPr="002B5730">
                <w:rPr>
                  <w:sz w:val="18"/>
                  <w:szCs w:val="18"/>
                </w:rPr>
                <w:t>Table 1, Part 1 Participants: Blood for Serum Biomarkers note removed.</w:t>
              </w:r>
            </w:ins>
          </w:p>
        </w:tc>
        <w:tc>
          <w:tcPr>
            <w:tcW w:w="3471" w:type="dxa"/>
          </w:tcPr>
          <w:p w14:paraId="19F6444A" w14:textId="0F4A1B6C" w:rsidR="001D06DF" w:rsidRPr="002B5730" w:rsidRDefault="00526A29" w:rsidP="001D06DF">
            <w:pPr>
              <w:pStyle w:val="TableLeft"/>
              <w:rPr>
                <w:sz w:val="18"/>
                <w:szCs w:val="18"/>
              </w:rPr>
            </w:pPr>
            <w:moveToRangeStart w:id="197" w:author="Powell, Deana" w:date="2026-03-05T15:34:00Z" w:name="move223617280"/>
            <w:moveTo w:id="198" w:author="Powell, Deana" w:date="2026-03-05T15:34:00Z" w16du:dateUtc="2026-03-05T20:34:00Z">
              <w:r w:rsidRPr="002B5730">
                <w:rPr>
                  <w:sz w:val="18"/>
                  <w:szCs w:val="18"/>
                </w:rPr>
                <w:t>To remove erroneous text.</w:t>
              </w:r>
            </w:moveTo>
            <w:moveToRangeEnd w:id="197"/>
            <w:del w:id="199" w:author="Powell, Deana" w:date="2026-03-05T15:34:00Z" w16du:dateUtc="2026-03-05T20:34:00Z">
              <w:r w:rsidR="00895D30">
                <w:rPr>
                  <w:bCs w:val="0"/>
                  <w:sz w:val="18"/>
                </w:rPr>
                <w:delText>To add source of P-gp substrates and to update list in line with this source.</w:delText>
              </w:r>
            </w:del>
          </w:p>
        </w:tc>
      </w:tr>
      <w:tr w:rsidR="00CA657C" w14:paraId="74CB8596" w14:textId="77777777" w:rsidTr="00BA57FD">
        <w:tc>
          <w:tcPr>
            <w:tcW w:w="2066" w:type="dxa"/>
            <w:tcBorders>
              <w:top w:val="nil"/>
              <w:bottom w:val="nil"/>
            </w:tcBorders>
          </w:tcPr>
          <w:p w14:paraId="6DD0CCF9" w14:textId="290AC7C7" w:rsidR="001D06DF" w:rsidRPr="00926B70" w:rsidRDefault="00895D30" w:rsidP="001D06DF">
            <w:pPr>
              <w:pStyle w:val="TableLeft"/>
              <w:rPr>
                <w:sz w:val="18"/>
                <w:szCs w:val="18"/>
              </w:rPr>
            </w:pPr>
            <w:del w:id="200" w:author="Powell, Deana" w:date="2026-03-05T15:34:00Z" w16du:dateUtc="2026-03-05T20:34:00Z">
              <w:r w:rsidRPr="003C7208">
                <w:rPr>
                  <w:sz w:val="18"/>
                </w:rPr>
                <w:delText xml:space="preserve">Section </w:delText>
              </w:r>
              <w:r w:rsidRPr="00111E8B">
                <w:rPr>
                  <w:sz w:val="18"/>
                </w:rPr>
                <w:delText>10.8.2.1</w:delText>
              </w:r>
              <w:r>
                <w:rPr>
                  <w:sz w:val="18"/>
                </w:rPr>
                <w:delText xml:space="preserve">, </w:delText>
              </w:r>
              <w:r w:rsidRPr="00111E8B">
                <w:rPr>
                  <w:sz w:val="18"/>
                </w:rPr>
                <w:delText>Examples of In Vivo CYP3A Inhibitors</w:delText>
              </w:r>
            </w:del>
          </w:p>
        </w:tc>
        <w:tc>
          <w:tcPr>
            <w:tcW w:w="3463" w:type="dxa"/>
          </w:tcPr>
          <w:p w14:paraId="7E54610B" w14:textId="1D9EEEB4" w:rsidR="001D06DF" w:rsidRPr="002B5730" w:rsidRDefault="00895D30" w:rsidP="001D06DF">
            <w:pPr>
              <w:pStyle w:val="TableLeft"/>
              <w:rPr>
                <w:sz w:val="18"/>
                <w:szCs w:val="18"/>
              </w:rPr>
            </w:pPr>
            <w:del w:id="201" w:author="Powell, Deana" w:date="2026-03-05T15:34:00Z" w16du:dateUtc="2026-03-05T20:34:00Z">
              <w:r w:rsidRPr="003C7208">
                <w:rPr>
                  <w:sz w:val="18"/>
                </w:rPr>
                <w:delText>List of example inhibitors of CYP3A was updated.</w:delText>
              </w:r>
            </w:del>
            <w:ins w:id="202" w:author="Powell, Deana" w:date="2026-03-05T15:34:00Z" w16du:dateUtc="2026-03-05T20:34:00Z">
              <w:r w:rsidR="00526A29" w:rsidRPr="002B5730">
                <w:rPr>
                  <w:sz w:val="18"/>
                  <w:szCs w:val="18"/>
                </w:rPr>
                <w:t xml:space="preserve">Table 1, Part 2 Participants: </w:t>
              </w:r>
              <w:r w:rsidR="00526A29">
                <w:rPr>
                  <w:sz w:val="18"/>
                  <w:szCs w:val="18"/>
                </w:rPr>
                <w:t>B</w:t>
              </w:r>
              <w:r w:rsidR="00526A29" w:rsidRPr="002B5730">
                <w:rPr>
                  <w:sz w:val="18"/>
                  <w:szCs w:val="18"/>
                </w:rPr>
                <w:t>lood collection for 11q status (FISH) renamed Blood for Cytogenetics.</w:t>
              </w:r>
            </w:ins>
          </w:p>
        </w:tc>
        <w:tc>
          <w:tcPr>
            <w:tcW w:w="3471" w:type="dxa"/>
          </w:tcPr>
          <w:p w14:paraId="061BD51E" w14:textId="75384392" w:rsidR="001D06DF" w:rsidRPr="002B5730" w:rsidRDefault="00895D30" w:rsidP="001D06DF">
            <w:pPr>
              <w:pStyle w:val="TableLeft"/>
              <w:rPr>
                <w:sz w:val="18"/>
                <w:szCs w:val="18"/>
              </w:rPr>
            </w:pPr>
            <w:del w:id="203" w:author="Powell, Deana" w:date="2026-03-05T15:34:00Z" w16du:dateUtc="2026-03-05T20:34:00Z">
              <w:r w:rsidRPr="003C7208">
                <w:rPr>
                  <w:sz w:val="18"/>
                </w:rPr>
                <w:delText>See rationale for Section 10.8.1</w:delText>
              </w:r>
              <w:r>
                <w:rPr>
                  <w:sz w:val="18"/>
                </w:rPr>
                <w:delText>.1</w:delText>
              </w:r>
              <w:r w:rsidRPr="003C7208">
                <w:rPr>
                  <w:sz w:val="18"/>
                </w:rPr>
                <w:delText>.</w:delText>
              </w:r>
            </w:del>
            <w:ins w:id="204" w:author="Powell, Deana" w:date="2026-03-05T15:34:00Z" w16du:dateUtc="2026-03-05T20:34:00Z">
              <w:r w:rsidR="00526A29" w:rsidRPr="002B5730">
                <w:rPr>
                  <w:sz w:val="18"/>
                  <w:szCs w:val="18"/>
                </w:rPr>
                <w:t>11q deletion will not be used as a stratification criterion.</w:t>
              </w:r>
            </w:ins>
          </w:p>
        </w:tc>
      </w:tr>
      <w:tr w:rsidR="00CA657C" w14:paraId="17C547F6" w14:textId="77777777" w:rsidTr="00E45612">
        <w:tc>
          <w:tcPr>
            <w:tcW w:w="2066" w:type="dxa"/>
            <w:tcBorders>
              <w:top w:val="nil"/>
              <w:bottom w:val="nil"/>
            </w:tcBorders>
          </w:tcPr>
          <w:p w14:paraId="3ED0B358" w14:textId="0A8527E0" w:rsidR="001D06DF" w:rsidRPr="00926B70" w:rsidRDefault="00895D30" w:rsidP="001D06DF">
            <w:pPr>
              <w:pStyle w:val="TableLeft"/>
              <w:rPr>
                <w:sz w:val="18"/>
                <w:szCs w:val="18"/>
              </w:rPr>
            </w:pPr>
            <w:del w:id="205" w:author="Powell, Deana" w:date="2026-03-05T15:34:00Z" w16du:dateUtc="2026-03-05T20:34:00Z">
              <w:r>
                <w:rPr>
                  <w:sz w:val="18"/>
                </w:rPr>
                <w:delText xml:space="preserve">Section </w:delText>
              </w:r>
              <w:r w:rsidRPr="006839D8">
                <w:rPr>
                  <w:sz w:val="18"/>
                </w:rPr>
                <w:delText>10.8.2.2</w:delText>
              </w:r>
              <w:r>
                <w:rPr>
                  <w:sz w:val="18"/>
                </w:rPr>
                <w:delText xml:space="preserve">, </w:delText>
              </w:r>
              <w:r w:rsidRPr="006839D8">
                <w:rPr>
                  <w:sz w:val="18"/>
                </w:rPr>
                <w:delText>Examples of In Vivo CYP3A Inducers</w:delText>
              </w:r>
            </w:del>
          </w:p>
        </w:tc>
        <w:tc>
          <w:tcPr>
            <w:tcW w:w="3463" w:type="dxa"/>
          </w:tcPr>
          <w:p w14:paraId="677D0784" w14:textId="31576091" w:rsidR="001D06DF" w:rsidRPr="002B5730" w:rsidRDefault="00895D30" w:rsidP="001D06DF">
            <w:pPr>
              <w:pStyle w:val="TableLeft"/>
              <w:rPr>
                <w:sz w:val="18"/>
                <w:szCs w:val="18"/>
              </w:rPr>
            </w:pPr>
            <w:del w:id="206" w:author="Powell, Deana" w:date="2026-03-05T15:34:00Z" w16du:dateUtc="2026-03-05T20:34:00Z">
              <w:r w:rsidRPr="003C7208">
                <w:rPr>
                  <w:sz w:val="18"/>
                </w:rPr>
                <w:delText>List of example inducers of CYP3A was updated.</w:delText>
              </w:r>
            </w:del>
            <w:ins w:id="207" w:author="Powell, Deana" w:date="2026-03-05T15:34:00Z" w16du:dateUtc="2026-03-05T20:34:00Z">
              <w:r w:rsidR="00526A29" w:rsidRPr="002B5730">
                <w:rPr>
                  <w:sz w:val="18"/>
                  <w:szCs w:val="18"/>
                </w:rPr>
                <w:t>Table 1, Part 2 Participants: C1D1 blood for genomic profiling has been removed at Day 1 and C13 sample replaced by C14.</w:t>
              </w:r>
            </w:ins>
          </w:p>
        </w:tc>
        <w:tc>
          <w:tcPr>
            <w:tcW w:w="3471" w:type="dxa"/>
          </w:tcPr>
          <w:p w14:paraId="429636E8" w14:textId="00206A41" w:rsidR="001D06DF" w:rsidRPr="002B5730" w:rsidRDefault="00895D30" w:rsidP="001D06DF">
            <w:pPr>
              <w:pStyle w:val="TableLeft"/>
              <w:rPr>
                <w:sz w:val="18"/>
                <w:szCs w:val="18"/>
              </w:rPr>
            </w:pPr>
            <w:del w:id="208" w:author="Powell, Deana" w:date="2026-03-05T15:34:00Z" w16du:dateUtc="2026-03-05T20:34:00Z">
              <w:r w:rsidRPr="003C7208">
                <w:rPr>
                  <w:sz w:val="18"/>
                </w:rPr>
                <w:delText>See rationale for Section 10.8.1</w:delText>
              </w:r>
              <w:r>
                <w:rPr>
                  <w:sz w:val="18"/>
                </w:rPr>
                <w:delText>.1</w:delText>
              </w:r>
              <w:r w:rsidRPr="003C7208">
                <w:rPr>
                  <w:sz w:val="18"/>
                </w:rPr>
                <w:delText>.</w:delText>
              </w:r>
            </w:del>
            <w:ins w:id="209" w:author="Powell, Deana" w:date="2026-03-05T15:34:00Z" w16du:dateUtc="2026-03-05T20:34:00Z">
              <w:r w:rsidR="00526A29" w:rsidRPr="002B5730">
                <w:rPr>
                  <w:sz w:val="18"/>
                  <w:szCs w:val="18"/>
                </w:rPr>
                <w:t>To addresses health authority feedback.</w:t>
              </w:r>
            </w:ins>
          </w:p>
        </w:tc>
      </w:tr>
      <w:tr w:rsidR="00CA657C" w14:paraId="762FC94E" w14:textId="77777777" w:rsidTr="00E45612">
        <w:tc>
          <w:tcPr>
            <w:tcW w:w="2066" w:type="dxa"/>
            <w:tcBorders>
              <w:top w:val="nil"/>
              <w:bottom w:val="single" w:sz="4" w:space="0" w:color="auto"/>
            </w:tcBorders>
          </w:tcPr>
          <w:p w14:paraId="06666E81" w14:textId="7698EF57" w:rsidR="001D06DF" w:rsidRPr="00926B70" w:rsidRDefault="00895D30" w:rsidP="001D06DF">
            <w:pPr>
              <w:pStyle w:val="TableLeft"/>
              <w:rPr>
                <w:sz w:val="18"/>
                <w:szCs w:val="18"/>
              </w:rPr>
            </w:pPr>
            <w:del w:id="210" w:author="Powell, Deana" w:date="2026-03-05T15:34:00Z" w16du:dateUtc="2026-03-05T20:34:00Z">
              <w:r>
                <w:rPr>
                  <w:sz w:val="18"/>
                </w:rPr>
                <w:delText xml:space="preserve">Section </w:delText>
              </w:r>
              <w:r w:rsidRPr="006D1107">
                <w:rPr>
                  <w:sz w:val="18"/>
                </w:rPr>
                <w:delText>10.8.2.3</w:delText>
              </w:r>
              <w:r>
                <w:rPr>
                  <w:sz w:val="18"/>
                </w:rPr>
                <w:delText xml:space="preserve">, </w:delText>
              </w:r>
              <w:r w:rsidRPr="006D1107">
                <w:rPr>
                  <w:sz w:val="18"/>
                </w:rPr>
                <w:delText>Examples of In Vivo Inhibitors for P-glycoprotein</w:delText>
              </w:r>
            </w:del>
          </w:p>
        </w:tc>
        <w:tc>
          <w:tcPr>
            <w:tcW w:w="3463" w:type="dxa"/>
          </w:tcPr>
          <w:p w14:paraId="22A9FEF1" w14:textId="6422D17E" w:rsidR="001D06DF" w:rsidRPr="002B5730" w:rsidRDefault="00895D30" w:rsidP="001D06DF">
            <w:pPr>
              <w:pStyle w:val="TableLeft"/>
              <w:rPr>
                <w:sz w:val="18"/>
                <w:szCs w:val="18"/>
              </w:rPr>
            </w:pPr>
            <w:del w:id="211" w:author="Powell, Deana" w:date="2026-03-05T15:34:00Z" w16du:dateUtc="2026-03-05T20:34:00Z">
              <w:r w:rsidRPr="003C7208">
                <w:rPr>
                  <w:sz w:val="18"/>
                </w:rPr>
                <w:delText>List of example inhibitors of P-gp was updated.</w:delText>
              </w:r>
            </w:del>
            <w:ins w:id="212" w:author="Powell, Deana" w:date="2026-03-05T15:34:00Z" w16du:dateUtc="2026-03-05T20:34:00Z">
              <w:r w:rsidR="00526A29" w:rsidRPr="002B5730">
                <w:rPr>
                  <w:sz w:val="18"/>
                  <w:szCs w:val="18"/>
                </w:rPr>
                <w:t>Table 1, Part 2 Participants: Bone marrow aspirate for biomarkers sample will be taken at screening for SLL participants only and at C14 only for SLL and CLL participants.</w:t>
              </w:r>
            </w:ins>
          </w:p>
        </w:tc>
        <w:tc>
          <w:tcPr>
            <w:tcW w:w="3471" w:type="dxa"/>
          </w:tcPr>
          <w:p w14:paraId="6EA6203D" w14:textId="26CBC4CA" w:rsidR="001D06DF" w:rsidRPr="002B5730" w:rsidRDefault="00526A29" w:rsidP="001D06DF">
            <w:pPr>
              <w:pStyle w:val="TableLeft"/>
              <w:rPr>
                <w:sz w:val="18"/>
                <w:szCs w:val="18"/>
              </w:rPr>
            </w:pPr>
            <w:r w:rsidRPr="002B5730">
              <w:rPr>
                <w:sz w:val="18"/>
                <w:szCs w:val="18"/>
              </w:rPr>
              <w:t xml:space="preserve">See rationale for Section </w:t>
            </w:r>
            <w:del w:id="213" w:author="Powell, Deana" w:date="2026-03-05T15:34:00Z" w16du:dateUtc="2026-03-05T20:34:00Z">
              <w:r w:rsidR="00895D30" w:rsidRPr="003C7208">
                <w:rPr>
                  <w:sz w:val="18"/>
                </w:rPr>
                <w:delText>10.8.</w:delText>
              </w:r>
            </w:del>
            <w:r w:rsidRPr="002B5730">
              <w:rPr>
                <w:sz w:val="18"/>
                <w:szCs w:val="18"/>
              </w:rPr>
              <w:t>1.</w:t>
            </w:r>
            <w:ins w:id="214" w:author="Powell, Deana" w:date="2026-03-05T15:34:00Z" w16du:dateUtc="2026-03-05T20:34:00Z">
              <w:r w:rsidRPr="002B5730">
                <w:rPr>
                  <w:sz w:val="18"/>
                  <w:szCs w:val="18"/>
                </w:rPr>
                <w:t>3.</w:t>
              </w:r>
            </w:ins>
            <w:r w:rsidRPr="002B5730">
              <w:rPr>
                <w:sz w:val="18"/>
                <w:szCs w:val="18"/>
              </w:rPr>
              <w:t>1</w:t>
            </w:r>
            <w:ins w:id="215" w:author="Powell, Deana" w:date="2026-03-05T15:34:00Z" w16du:dateUtc="2026-03-05T20:34:00Z">
              <w:r w:rsidRPr="002B5730">
                <w:rPr>
                  <w:sz w:val="18"/>
                  <w:szCs w:val="18"/>
                </w:rPr>
                <w:t>, blood for genomic profiling</w:t>
              </w:r>
            </w:ins>
            <w:r w:rsidRPr="002B5730">
              <w:rPr>
                <w:sz w:val="18"/>
                <w:szCs w:val="18"/>
              </w:rPr>
              <w:t>.</w:t>
            </w:r>
          </w:p>
        </w:tc>
      </w:tr>
      <w:tr w:rsidR="00CA657C" w14:paraId="6E7F4A11" w14:textId="77777777" w:rsidTr="00E45612">
        <w:tc>
          <w:tcPr>
            <w:tcW w:w="2066" w:type="dxa"/>
            <w:tcBorders>
              <w:top w:val="single" w:sz="4" w:space="0" w:color="auto"/>
              <w:bottom w:val="nil"/>
            </w:tcBorders>
          </w:tcPr>
          <w:p w14:paraId="224AAD00" w14:textId="72493014" w:rsidR="001D06DF" w:rsidRPr="00926B70" w:rsidRDefault="00895D30" w:rsidP="001D06DF">
            <w:pPr>
              <w:pStyle w:val="TableLeft"/>
              <w:rPr>
                <w:sz w:val="18"/>
                <w:szCs w:val="18"/>
              </w:rPr>
            </w:pPr>
            <w:del w:id="216" w:author="Powell, Deana" w:date="2026-03-05T15:34:00Z" w16du:dateUtc="2026-03-05T20:34:00Z">
              <w:r>
                <w:rPr>
                  <w:sz w:val="18"/>
                </w:rPr>
                <w:delText xml:space="preserve">Section, </w:delText>
              </w:r>
              <w:r w:rsidRPr="006839D8">
                <w:rPr>
                  <w:sz w:val="18"/>
                </w:rPr>
                <w:delText>10.8.2.4</w:delText>
              </w:r>
              <w:r>
                <w:rPr>
                  <w:sz w:val="18"/>
                </w:rPr>
                <w:delText xml:space="preserve"> </w:delText>
              </w:r>
              <w:r w:rsidRPr="006839D8">
                <w:rPr>
                  <w:sz w:val="18"/>
                </w:rPr>
                <w:delText>Examples of In Vivo Substrates for P-glycoprotein</w:delText>
              </w:r>
            </w:del>
          </w:p>
        </w:tc>
        <w:tc>
          <w:tcPr>
            <w:tcW w:w="3463" w:type="dxa"/>
          </w:tcPr>
          <w:p w14:paraId="25DB8FA0" w14:textId="7CC66008" w:rsidR="001D06DF" w:rsidRPr="002B5730" w:rsidRDefault="00895D30" w:rsidP="001D06DF">
            <w:pPr>
              <w:pStyle w:val="TableLeft"/>
              <w:rPr>
                <w:sz w:val="18"/>
                <w:szCs w:val="18"/>
              </w:rPr>
            </w:pPr>
            <w:del w:id="217" w:author="Powell, Deana" w:date="2026-03-05T15:34:00Z" w16du:dateUtc="2026-03-05T20:34:00Z">
              <w:r w:rsidRPr="003C7208">
                <w:rPr>
                  <w:sz w:val="18"/>
                </w:rPr>
                <w:delText>List of example substrates of P-gp was updated.</w:delText>
              </w:r>
            </w:del>
            <w:ins w:id="218" w:author="Powell, Deana" w:date="2026-03-05T15:34:00Z" w16du:dateUtc="2026-03-05T20:34:00Z">
              <w:r w:rsidR="00526A29" w:rsidRPr="002B5730">
                <w:rPr>
                  <w:sz w:val="18"/>
                  <w:szCs w:val="18"/>
                </w:rPr>
                <w:t>Table 1, Part 2 Participants: Archival or newly obtained tissue collection sample row renamed Tissue for Biomarkers.</w:t>
              </w:r>
            </w:ins>
          </w:p>
        </w:tc>
        <w:tc>
          <w:tcPr>
            <w:tcW w:w="3471" w:type="dxa"/>
          </w:tcPr>
          <w:p w14:paraId="7321B08F" w14:textId="615EFAFB" w:rsidR="001D06DF" w:rsidRPr="002B5730" w:rsidRDefault="00895D30" w:rsidP="001D06DF">
            <w:pPr>
              <w:pStyle w:val="TableLeft"/>
              <w:rPr>
                <w:sz w:val="18"/>
                <w:szCs w:val="18"/>
              </w:rPr>
            </w:pPr>
            <w:del w:id="219" w:author="Powell, Deana" w:date="2026-03-05T15:34:00Z" w16du:dateUtc="2026-03-05T20:34:00Z">
              <w:r w:rsidRPr="003C7208">
                <w:rPr>
                  <w:sz w:val="18"/>
                </w:rPr>
                <w:delText>See rationale for Section 10.8.1</w:delText>
              </w:r>
              <w:r>
                <w:rPr>
                  <w:sz w:val="18"/>
                </w:rPr>
                <w:delText>.1</w:delText>
              </w:r>
              <w:r w:rsidRPr="003C7208">
                <w:rPr>
                  <w:sz w:val="18"/>
                </w:rPr>
                <w:delText>.</w:delText>
              </w:r>
            </w:del>
            <w:ins w:id="220" w:author="Powell, Deana" w:date="2026-03-05T15:34:00Z" w16du:dateUtc="2026-03-05T20:34:00Z">
              <w:r w:rsidR="00526A29" w:rsidRPr="002B5730">
                <w:rPr>
                  <w:sz w:val="18"/>
                  <w:szCs w:val="18"/>
                </w:rPr>
                <w:t xml:space="preserve">To align with current biomarker plan. </w:t>
              </w:r>
            </w:ins>
          </w:p>
        </w:tc>
      </w:tr>
      <w:tr w:rsidR="00CA657C" w14:paraId="16C320BE" w14:textId="77777777" w:rsidTr="00BA57FD">
        <w:tc>
          <w:tcPr>
            <w:tcW w:w="2066" w:type="dxa"/>
            <w:tcBorders>
              <w:top w:val="nil"/>
              <w:bottom w:val="single" w:sz="4" w:space="0" w:color="auto"/>
            </w:tcBorders>
          </w:tcPr>
          <w:p w14:paraId="24497293" w14:textId="13CF5491" w:rsidR="001D06DF" w:rsidRPr="00926B70" w:rsidRDefault="00895D30" w:rsidP="001D06DF">
            <w:pPr>
              <w:pStyle w:val="TableLeft"/>
              <w:rPr>
                <w:sz w:val="18"/>
                <w:szCs w:val="18"/>
              </w:rPr>
            </w:pPr>
            <w:del w:id="221" w:author="Powell, Deana" w:date="2026-03-05T15:34:00Z" w16du:dateUtc="2026-03-05T20:34:00Z">
              <w:r w:rsidRPr="003C7208">
                <w:rPr>
                  <w:sz w:val="18"/>
                </w:rPr>
                <w:delText>Section 10.10.1.3 Overall Response</w:delText>
              </w:r>
            </w:del>
          </w:p>
        </w:tc>
        <w:tc>
          <w:tcPr>
            <w:tcW w:w="3463" w:type="dxa"/>
          </w:tcPr>
          <w:p w14:paraId="30BD49BE" w14:textId="13EBE8F0" w:rsidR="001D06DF" w:rsidRPr="002B5730" w:rsidRDefault="00895D30" w:rsidP="001D06DF">
            <w:pPr>
              <w:pStyle w:val="TableLeft"/>
              <w:rPr>
                <w:sz w:val="18"/>
                <w:szCs w:val="18"/>
              </w:rPr>
            </w:pPr>
            <w:del w:id="222" w:author="Powell, Deana" w:date="2026-03-05T15:34:00Z" w16du:dateUtc="2026-03-05T20:34:00Z">
              <w:r w:rsidRPr="003C7208">
                <w:rPr>
                  <w:sz w:val="18"/>
                </w:rPr>
                <w:delText>Complete response with incomplete marrow recovery definition has been updated.</w:delText>
              </w:r>
            </w:del>
            <w:ins w:id="223" w:author="Powell, Deana" w:date="2026-03-05T15:34:00Z" w16du:dateUtc="2026-03-05T20:34:00Z">
              <w:r w:rsidR="00526A29" w:rsidRPr="002B5730">
                <w:rPr>
                  <w:sz w:val="18"/>
                  <w:szCs w:val="18"/>
                </w:rPr>
                <w:t xml:space="preserve">Table 1, Part 2 Participants: Blood for MRD </w:t>
              </w:r>
              <w:r w:rsidR="00526A29">
                <w:rPr>
                  <w:sz w:val="18"/>
                  <w:szCs w:val="18"/>
                </w:rPr>
                <w:t>B</w:t>
              </w:r>
              <w:r w:rsidR="00526A29" w:rsidRPr="002B5730">
                <w:rPr>
                  <w:sz w:val="18"/>
                  <w:szCs w:val="18"/>
                </w:rPr>
                <w:t xml:space="preserve">iomarker </w:t>
              </w:r>
              <w:r w:rsidR="00526A29">
                <w:rPr>
                  <w:sz w:val="18"/>
                  <w:szCs w:val="18"/>
                </w:rPr>
                <w:t>A</w:t>
              </w:r>
              <w:r w:rsidR="00526A29" w:rsidRPr="002B5730">
                <w:rPr>
                  <w:sz w:val="18"/>
                  <w:szCs w:val="18"/>
                </w:rPr>
                <w:t>nalysis</w:t>
              </w:r>
              <w:r w:rsidR="00526A29">
                <w:rPr>
                  <w:sz w:val="18"/>
                  <w:szCs w:val="18"/>
                </w:rPr>
                <w:t>:</w:t>
              </w:r>
              <w:r w:rsidR="00526A29" w:rsidRPr="002B5730">
                <w:rPr>
                  <w:sz w:val="18"/>
                  <w:szCs w:val="18"/>
                </w:rPr>
                <w:t xml:space="preserve"> screening, C1 and C14 samples added rather than an arrow.</w:t>
              </w:r>
            </w:ins>
          </w:p>
        </w:tc>
        <w:tc>
          <w:tcPr>
            <w:tcW w:w="3471" w:type="dxa"/>
          </w:tcPr>
          <w:p w14:paraId="68C2DDC8" w14:textId="5C5403BF" w:rsidR="001D06DF" w:rsidRPr="002B5730" w:rsidRDefault="00895D30" w:rsidP="001D06DF">
            <w:pPr>
              <w:pStyle w:val="TableLeft"/>
              <w:rPr>
                <w:sz w:val="18"/>
                <w:szCs w:val="18"/>
              </w:rPr>
            </w:pPr>
            <w:del w:id="224" w:author="Powell, Deana" w:date="2026-03-05T15:34:00Z" w16du:dateUtc="2026-03-05T20:34:00Z">
              <w:r w:rsidRPr="003C7208">
                <w:rPr>
                  <w:sz w:val="18"/>
                </w:rPr>
                <w:delText>To align with the current iwCLL Guidelines.</w:delText>
              </w:r>
            </w:del>
            <w:ins w:id="225" w:author="Powell, Deana" w:date="2026-03-05T15:34:00Z" w16du:dateUtc="2026-03-05T20:34:00Z">
              <w:r w:rsidR="00526A29" w:rsidRPr="002B5730">
                <w:rPr>
                  <w:sz w:val="18"/>
                  <w:szCs w:val="18"/>
                </w:rPr>
                <w:t>See rationale for Section 1.3.1, blood for genomic profiling.</w:t>
              </w:r>
            </w:ins>
          </w:p>
        </w:tc>
      </w:tr>
      <w:tr w:rsidR="00CA657C" w14:paraId="1D08BE37" w14:textId="77777777" w:rsidTr="00BA57FD">
        <w:tc>
          <w:tcPr>
            <w:tcW w:w="2066" w:type="dxa"/>
            <w:cellMerge w:id="226" w:author="Powell, Deana" w:date="2026-03-05T15:34:00Z" w:vMerge="rest"/>
          </w:tcPr>
          <w:p w14:paraId="56CBDFC1" w14:textId="1E2097F2" w:rsidR="001D06DF" w:rsidRDefault="00895D30" w:rsidP="001D06DF">
            <w:pPr>
              <w:pStyle w:val="TableLeft"/>
              <w:rPr>
                <w:sz w:val="18"/>
                <w:szCs w:val="18"/>
              </w:rPr>
            </w:pPr>
            <w:del w:id="227" w:author="Powell, Deana" w:date="2026-03-05T15:34:00Z" w16du:dateUtc="2026-03-05T20:34:00Z">
              <w:r w:rsidRPr="003C7208">
                <w:rPr>
                  <w:sz w:val="18"/>
                </w:rPr>
                <w:delText>Section 10.11 Appendix 11: iwCLL Criteria for Assessment of Hematologic Toxicities in CLL Participants</w:delText>
              </w:r>
            </w:del>
            <w:ins w:id="228" w:author="Powell, Deana" w:date="2026-03-05T15:34:00Z" w16du:dateUtc="2026-03-05T20:34:00Z">
              <w:r w:rsidR="00526A29">
                <w:rPr>
                  <w:sz w:val="18"/>
                  <w:szCs w:val="18"/>
                </w:rPr>
                <w:t xml:space="preserve">Section </w:t>
              </w:r>
              <w:r w:rsidR="00526A29" w:rsidRPr="003D5778">
                <w:rPr>
                  <w:sz w:val="18"/>
                  <w:szCs w:val="18"/>
                </w:rPr>
                <w:t>1.3.2</w:t>
              </w:r>
              <w:r w:rsidR="00526A29">
                <w:rPr>
                  <w:sz w:val="18"/>
                  <w:szCs w:val="18"/>
                </w:rPr>
                <w:t xml:space="preserve">, </w:t>
              </w:r>
              <w:r w:rsidR="00526A29" w:rsidRPr="003D5778">
                <w:rPr>
                  <w:sz w:val="18"/>
                  <w:szCs w:val="18"/>
                </w:rPr>
                <w:t>Venetoclax/Rituximab Comparator Group (Part 2) Schedule of Activities: Screening and Treatment</w:t>
              </w:r>
            </w:ins>
          </w:p>
        </w:tc>
        <w:tc>
          <w:tcPr>
            <w:tcW w:w="3463" w:type="dxa"/>
          </w:tcPr>
          <w:p w14:paraId="6653DAEF" w14:textId="6371E56B" w:rsidR="001D06DF" w:rsidRPr="002B5730" w:rsidRDefault="00895D30" w:rsidP="001D06DF">
            <w:pPr>
              <w:pStyle w:val="TableLeft"/>
              <w:rPr>
                <w:sz w:val="18"/>
                <w:szCs w:val="18"/>
              </w:rPr>
            </w:pPr>
            <w:del w:id="229" w:author="Powell, Deana" w:date="2026-03-05T15:34:00Z" w16du:dateUtc="2026-03-05T20:34:00Z">
              <w:r>
                <w:rPr>
                  <w:sz w:val="18"/>
                </w:rPr>
                <w:delText>Column header corrected to d</w:delText>
              </w:r>
              <w:r w:rsidRPr="003C7208">
                <w:rPr>
                  <w:sz w:val="18"/>
                </w:rPr>
                <w:delText>ecrease from baseline value instead of treatment value in Table 41.</w:delText>
              </w:r>
            </w:del>
            <w:ins w:id="230" w:author="Powell, Deana" w:date="2026-03-05T15:34:00Z" w16du:dateUtc="2026-03-05T20:34:00Z">
              <w:r w:rsidR="00526A29" w:rsidRPr="002B5730">
                <w:rPr>
                  <w:sz w:val="18"/>
                  <w:szCs w:val="18"/>
                </w:rPr>
                <w:t>Text added above Table 2 regarding the permitted rescreening period.</w:t>
              </w:r>
            </w:ins>
          </w:p>
        </w:tc>
        <w:tc>
          <w:tcPr>
            <w:tcW w:w="3471" w:type="dxa"/>
          </w:tcPr>
          <w:p w14:paraId="3A02EB46" w14:textId="237B3727" w:rsidR="001D06DF" w:rsidRPr="002B5730" w:rsidRDefault="00526A29" w:rsidP="001D06DF">
            <w:pPr>
              <w:pStyle w:val="TableLeft"/>
              <w:rPr>
                <w:sz w:val="18"/>
                <w:szCs w:val="18"/>
              </w:rPr>
            </w:pPr>
            <w:ins w:id="231" w:author="Powell, Deana" w:date="2026-03-05T15:34:00Z" w16du:dateUtc="2026-03-05T20:34:00Z">
              <w:r w:rsidRPr="002B5730">
                <w:rPr>
                  <w:sz w:val="18"/>
                  <w:szCs w:val="18"/>
                </w:rPr>
                <w:t>See rationale for Section 1.3.1, screening period.</w:t>
              </w:r>
            </w:ins>
            <w:moveFromRangeStart w:id="232" w:author="Powell, Deana" w:date="2026-03-05T15:34:00Z" w:name="move223617280"/>
            <w:moveFrom w:id="233" w:author="Powell, Deana" w:date="2026-03-05T15:34:00Z" w16du:dateUtc="2026-03-05T20:34:00Z">
              <w:r w:rsidRPr="002B5730">
                <w:rPr>
                  <w:sz w:val="18"/>
                  <w:szCs w:val="18"/>
                </w:rPr>
                <w:t>To remove erroneous text.</w:t>
              </w:r>
            </w:moveFrom>
            <w:moveFromRangeEnd w:id="232"/>
          </w:p>
        </w:tc>
      </w:tr>
      <w:tr w:rsidR="00CA657C" w14:paraId="7782ED03" w14:textId="77777777" w:rsidTr="00BA57FD">
        <w:tc>
          <w:tcPr>
            <w:tcW w:w="2066" w:type="dxa"/>
            <w:tcBorders>
              <w:bottom w:val="nil"/>
            </w:tcBorders>
            <w:cellMerge w:id="234" w:author="Powell, Deana" w:date="2026-03-05T15:34:00Z" w:vMerge="cont"/>
          </w:tcPr>
          <w:p w14:paraId="7375F907" w14:textId="48FFA19E" w:rsidR="001D06DF" w:rsidRDefault="00895D30" w:rsidP="001D06DF">
            <w:pPr>
              <w:pStyle w:val="TableLeft"/>
              <w:rPr>
                <w:sz w:val="18"/>
                <w:szCs w:val="18"/>
              </w:rPr>
            </w:pPr>
            <w:del w:id="235" w:author="Powell, Deana" w:date="2026-03-05T15:34:00Z" w16du:dateUtc="2026-03-05T20:34:00Z">
              <w:r>
                <w:rPr>
                  <w:sz w:val="18"/>
                </w:rPr>
                <w:delText>Section 10.15 Appendix 15: Abbreviations</w:delText>
              </w:r>
            </w:del>
          </w:p>
        </w:tc>
        <w:tc>
          <w:tcPr>
            <w:tcW w:w="3463" w:type="dxa"/>
          </w:tcPr>
          <w:p w14:paraId="0FDF7277" w14:textId="11E80B0F" w:rsidR="001D06DF" w:rsidRPr="002B5730" w:rsidRDefault="00895D30" w:rsidP="001D06DF">
            <w:pPr>
              <w:pStyle w:val="TableLeft"/>
              <w:rPr>
                <w:sz w:val="18"/>
                <w:szCs w:val="18"/>
              </w:rPr>
            </w:pPr>
            <w:del w:id="236" w:author="Powell, Deana" w:date="2026-03-05T15:34:00Z" w16du:dateUtc="2026-03-05T20:34:00Z">
              <w:r>
                <w:rPr>
                  <w:sz w:val="18"/>
                </w:rPr>
                <w:delText>Alignment of abbreviation definition of CRi to Appendix 10 by switching to incomplete marrow recovery (rather than incomplete count recovery).</w:delText>
              </w:r>
            </w:del>
            <w:ins w:id="237" w:author="Powell, Deana" w:date="2026-03-05T15:34:00Z" w16du:dateUtc="2026-03-05T20:34:00Z">
              <w:r w:rsidR="00526A29" w:rsidRPr="002B5730">
                <w:rPr>
                  <w:sz w:val="18"/>
                  <w:szCs w:val="18"/>
                </w:rPr>
                <w:t xml:space="preserve">Notes column text updated to confirm that the screening period can be extended with Sponsor approval due to </w:t>
              </w:r>
              <w:r w:rsidR="00526A29" w:rsidRPr="002B5730">
                <w:rPr>
                  <w:sz w:val="18"/>
                  <w:szCs w:val="18"/>
                </w:rPr>
                <w:lastRenderedPageBreak/>
                <w:t>prognostic profiling required for randomization.</w:t>
              </w:r>
            </w:ins>
          </w:p>
        </w:tc>
        <w:tc>
          <w:tcPr>
            <w:tcW w:w="3471" w:type="dxa"/>
          </w:tcPr>
          <w:p w14:paraId="0A36E885" w14:textId="0DFCFE11" w:rsidR="001D06DF" w:rsidRPr="002B5730" w:rsidRDefault="00895D30" w:rsidP="001D06DF">
            <w:pPr>
              <w:pStyle w:val="TableLeft"/>
              <w:rPr>
                <w:sz w:val="18"/>
                <w:szCs w:val="18"/>
              </w:rPr>
            </w:pPr>
            <w:del w:id="238" w:author="Powell, Deana" w:date="2026-03-05T15:34:00Z" w16du:dateUtc="2026-03-05T20:34:00Z">
              <w:r>
                <w:rPr>
                  <w:sz w:val="18"/>
                </w:rPr>
                <w:lastRenderedPageBreak/>
                <w:delText>To align abbreviation definition.</w:delText>
              </w:r>
            </w:del>
            <w:ins w:id="239" w:author="Powell, Deana" w:date="2026-03-05T15:34:00Z" w16du:dateUtc="2026-03-05T20:34:00Z">
              <w:r w:rsidR="00526A29" w:rsidRPr="002B5730">
                <w:rPr>
                  <w:sz w:val="18"/>
                  <w:szCs w:val="18"/>
                </w:rPr>
                <w:t>See rationale for Section 1.3.1, note for screening period.</w:t>
              </w:r>
            </w:ins>
          </w:p>
        </w:tc>
      </w:tr>
      <w:tr w:rsidR="00CA657C" w14:paraId="1073510F" w14:textId="77777777" w:rsidTr="00BA57FD">
        <w:trPr>
          <w:ins w:id="240" w:author="Powell, Deana" w:date="2026-03-05T15:34:00Z" w16du:dateUtc="2026-03-05T20:34:00Z"/>
        </w:trPr>
        <w:tc>
          <w:tcPr>
            <w:tcW w:w="2066" w:type="dxa"/>
            <w:tcBorders>
              <w:top w:val="nil"/>
              <w:bottom w:val="nil"/>
            </w:tcBorders>
          </w:tcPr>
          <w:p w14:paraId="74CB7CDB" w14:textId="77777777" w:rsidR="001D06DF" w:rsidRDefault="001D06DF" w:rsidP="001D06DF">
            <w:pPr>
              <w:pStyle w:val="TableLeft"/>
              <w:rPr>
                <w:ins w:id="241" w:author="Powell, Deana" w:date="2026-03-05T15:34:00Z" w16du:dateUtc="2026-03-05T20:34:00Z"/>
                <w:sz w:val="18"/>
                <w:szCs w:val="18"/>
              </w:rPr>
            </w:pPr>
          </w:p>
        </w:tc>
        <w:tc>
          <w:tcPr>
            <w:tcW w:w="3463" w:type="dxa"/>
          </w:tcPr>
          <w:p w14:paraId="3D81C5A2" w14:textId="77777777" w:rsidR="001D06DF" w:rsidRPr="002B5730" w:rsidRDefault="00526A29" w:rsidP="001D06DF">
            <w:pPr>
              <w:pStyle w:val="TableLeft"/>
              <w:rPr>
                <w:ins w:id="242" w:author="Powell, Deana" w:date="2026-03-05T15:34:00Z" w16du:dateUtc="2026-03-05T20:34:00Z"/>
                <w:sz w:val="18"/>
                <w:szCs w:val="18"/>
              </w:rPr>
            </w:pPr>
            <w:ins w:id="243" w:author="Powell, Deana" w:date="2026-03-05T15:34:00Z" w16du:dateUtc="2026-03-05T20:34:00Z">
              <w:r w:rsidRPr="002B5730">
                <w:rPr>
                  <w:sz w:val="18"/>
                  <w:szCs w:val="18"/>
                </w:rPr>
                <w:t xml:space="preserve">Table 2: </w:t>
              </w:r>
              <w:r>
                <w:rPr>
                  <w:sz w:val="18"/>
                  <w:szCs w:val="18"/>
                </w:rPr>
                <w:t>V</w:t>
              </w:r>
              <w:r w:rsidRPr="002B5730">
                <w:rPr>
                  <w:sz w:val="18"/>
                  <w:szCs w:val="18"/>
                </w:rPr>
                <w:t>isit window for Day 1 changed to ±3 days.</w:t>
              </w:r>
            </w:ins>
          </w:p>
        </w:tc>
        <w:tc>
          <w:tcPr>
            <w:tcW w:w="3471" w:type="dxa"/>
          </w:tcPr>
          <w:p w14:paraId="3687BD3B" w14:textId="77777777" w:rsidR="001D06DF" w:rsidRPr="002B5730" w:rsidRDefault="00526A29" w:rsidP="001D06DF">
            <w:pPr>
              <w:pStyle w:val="TableLeft"/>
              <w:rPr>
                <w:ins w:id="244" w:author="Powell, Deana" w:date="2026-03-05T15:34:00Z" w16du:dateUtc="2026-03-05T20:34:00Z"/>
                <w:sz w:val="18"/>
                <w:szCs w:val="18"/>
              </w:rPr>
            </w:pPr>
            <w:ins w:id="245" w:author="Powell, Deana" w:date="2026-03-05T15:34:00Z" w16du:dateUtc="2026-03-05T20:34:00Z">
              <w:r w:rsidRPr="002B5730">
                <w:rPr>
                  <w:sz w:val="18"/>
                  <w:szCs w:val="18"/>
                </w:rPr>
                <w:t>See rationale for Section 1.3.1, visit window for Day 1.</w:t>
              </w:r>
            </w:ins>
          </w:p>
        </w:tc>
      </w:tr>
      <w:tr w:rsidR="00CA657C" w14:paraId="444BB176" w14:textId="77777777" w:rsidTr="00BA57FD">
        <w:trPr>
          <w:ins w:id="246" w:author="Powell, Deana" w:date="2026-03-05T15:34:00Z" w16du:dateUtc="2026-03-05T20:34:00Z"/>
        </w:trPr>
        <w:tc>
          <w:tcPr>
            <w:tcW w:w="2066" w:type="dxa"/>
            <w:tcBorders>
              <w:top w:val="nil"/>
              <w:bottom w:val="nil"/>
            </w:tcBorders>
          </w:tcPr>
          <w:p w14:paraId="32F97102" w14:textId="77777777" w:rsidR="001D06DF" w:rsidRDefault="001D06DF" w:rsidP="001D06DF">
            <w:pPr>
              <w:pStyle w:val="TableLeft"/>
              <w:rPr>
                <w:ins w:id="247" w:author="Powell, Deana" w:date="2026-03-05T15:34:00Z" w16du:dateUtc="2026-03-05T20:34:00Z"/>
                <w:sz w:val="18"/>
                <w:szCs w:val="18"/>
              </w:rPr>
            </w:pPr>
          </w:p>
        </w:tc>
        <w:tc>
          <w:tcPr>
            <w:tcW w:w="3463" w:type="dxa"/>
          </w:tcPr>
          <w:p w14:paraId="26713B49" w14:textId="77777777" w:rsidR="001D06DF" w:rsidRPr="002B5730" w:rsidRDefault="00526A29" w:rsidP="001D06DF">
            <w:pPr>
              <w:pStyle w:val="TableLeft"/>
              <w:rPr>
                <w:ins w:id="248" w:author="Powell, Deana" w:date="2026-03-05T15:34:00Z" w16du:dateUtc="2026-03-05T20:34:00Z"/>
                <w:sz w:val="18"/>
                <w:szCs w:val="18"/>
              </w:rPr>
            </w:pPr>
            <w:ins w:id="249" w:author="Powell, Deana" w:date="2026-03-05T15:34:00Z" w16du:dateUtc="2026-03-05T20:34:00Z">
              <w:r w:rsidRPr="002B5730">
                <w:rPr>
                  <w:sz w:val="18"/>
                  <w:szCs w:val="18"/>
                </w:rPr>
                <w:t xml:space="preserve">Table 2: </w:t>
              </w:r>
              <w:r>
                <w:rPr>
                  <w:sz w:val="18"/>
                  <w:szCs w:val="18"/>
                </w:rPr>
                <w:t>P</w:t>
              </w:r>
              <w:r w:rsidRPr="002B5730">
                <w:rPr>
                  <w:sz w:val="18"/>
                  <w:szCs w:val="18"/>
                </w:rPr>
                <w:t xml:space="preserve">rior/concomitant medication, </w:t>
              </w:r>
              <w:r w:rsidR="00415BDA">
                <w:rPr>
                  <w:sz w:val="18"/>
                  <w:szCs w:val="18"/>
                </w:rPr>
                <w:t xml:space="preserve">arrow removed and </w:t>
              </w:r>
              <w:r w:rsidRPr="002B5730">
                <w:rPr>
                  <w:sz w:val="18"/>
                  <w:szCs w:val="18"/>
                </w:rPr>
                <w:t>Q4W entered for frequency of visits from Cycle 7 onwards.</w:t>
              </w:r>
            </w:ins>
          </w:p>
        </w:tc>
        <w:tc>
          <w:tcPr>
            <w:tcW w:w="3471" w:type="dxa"/>
          </w:tcPr>
          <w:p w14:paraId="60FC2606" w14:textId="77777777" w:rsidR="001D06DF" w:rsidRPr="002B5730" w:rsidRDefault="00526A29" w:rsidP="001D06DF">
            <w:pPr>
              <w:pStyle w:val="TableLeft"/>
              <w:rPr>
                <w:ins w:id="250" w:author="Powell, Deana" w:date="2026-03-05T15:34:00Z" w16du:dateUtc="2026-03-05T20:34:00Z"/>
                <w:sz w:val="18"/>
                <w:szCs w:val="18"/>
              </w:rPr>
            </w:pPr>
            <w:ins w:id="251" w:author="Powell, Deana" w:date="2026-03-05T15:34:00Z" w16du:dateUtc="2026-03-05T20:34:00Z">
              <w:r>
                <w:rPr>
                  <w:sz w:val="18"/>
                  <w:szCs w:val="18"/>
                </w:rPr>
                <w:t>See rationale for Section 1.3.1, prior/concomitant medication.</w:t>
              </w:r>
              <w:r w:rsidR="002E5D3F" w:rsidRPr="002B5730">
                <w:rPr>
                  <w:sz w:val="18"/>
                  <w:szCs w:val="18"/>
                </w:rPr>
                <w:t>.</w:t>
              </w:r>
            </w:ins>
          </w:p>
        </w:tc>
      </w:tr>
      <w:tr w:rsidR="00CA657C" w14:paraId="42753151" w14:textId="77777777" w:rsidTr="00BA57FD">
        <w:trPr>
          <w:ins w:id="252" w:author="Powell, Deana" w:date="2026-03-05T15:34:00Z" w16du:dateUtc="2026-03-05T20:34:00Z"/>
        </w:trPr>
        <w:tc>
          <w:tcPr>
            <w:tcW w:w="2066" w:type="dxa"/>
            <w:tcBorders>
              <w:top w:val="nil"/>
              <w:bottom w:val="nil"/>
            </w:tcBorders>
          </w:tcPr>
          <w:p w14:paraId="26E3CA52" w14:textId="77777777" w:rsidR="001D06DF" w:rsidRDefault="001D06DF" w:rsidP="001D06DF">
            <w:pPr>
              <w:pStyle w:val="TableLeft"/>
              <w:rPr>
                <w:ins w:id="253" w:author="Powell, Deana" w:date="2026-03-05T15:34:00Z" w16du:dateUtc="2026-03-05T20:34:00Z"/>
                <w:sz w:val="18"/>
                <w:szCs w:val="18"/>
              </w:rPr>
            </w:pPr>
          </w:p>
        </w:tc>
        <w:tc>
          <w:tcPr>
            <w:tcW w:w="3463" w:type="dxa"/>
          </w:tcPr>
          <w:p w14:paraId="0BD56616" w14:textId="77777777" w:rsidR="001D06DF" w:rsidRPr="002B5730" w:rsidRDefault="00526A29" w:rsidP="001D06DF">
            <w:pPr>
              <w:pStyle w:val="TableLeft"/>
              <w:rPr>
                <w:ins w:id="254" w:author="Powell, Deana" w:date="2026-03-05T15:34:00Z" w16du:dateUtc="2026-03-05T20:34:00Z"/>
                <w:sz w:val="18"/>
                <w:szCs w:val="18"/>
              </w:rPr>
            </w:pPr>
            <w:ins w:id="255" w:author="Powell, Deana" w:date="2026-03-05T15:34:00Z" w16du:dateUtc="2026-03-05T20:34:00Z">
              <w:r w:rsidRPr="002B5730">
                <w:rPr>
                  <w:sz w:val="18"/>
                  <w:szCs w:val="18"/>
                </w:rPr>
                <w:t xml:space="preserve">Table 2, </w:t>
              </w:r>
              <w:r>
                <w:rPr>
                  <w:sz w:val="18"/>
                  <w:szCs w:val="18"/>
                </w:rPr>
                <w:t>B</w:t>
              </w:r>
              <w:r w:rsidRPr="002B5730">
                <w:rPr>
                  <w:sz w:val="18"/>
                  <w:szCs w:val="18"/>
                </w:rPr>
                <w:t xml:space="preserve">aseline </w:t>
              </w:r>
              <w:r>
                <w:rPr>
                  <w:sz w:val="18"/>
                  <w:szCs w:val="18"/>
                </w:rPr>
                <w:t>Disease C</w:t>
              </w:r>
              <w:r w:rsidRPr="002B5730">
                <w:rPr>
                  <w:sz w:val="18"/>
                  <w:szCs w:val="18"/>
                </w:rPr>
                <w:t>haracteristics: BTK-C481 mutation status has been removed.</w:t>
              </w:r>
            </w:ins>
          </w:p>
        </w:tc>
        <w:tc>
          <w:tcPr>
            <w:tcW w:w="3471" w:type="dxa"/>
          </w:tcPr>
          <w:p w14:paraId="14BA199C" w14:textId="77777777" w:rsidR="001D06DF" w:rsidRPr="002B5730" w:rsidRDefault="00526A29" w:rsidP="001D06DF">
            <w:pPr>
              <w:pStyle w:val="TableLeft"/>
              <w:rPr>
                <w:ins w:id="256" w:author="Powell, Deana" w:date="2026-03-05T15:34:00Z" w16du:dateUtc="2026-03-05T20:34:00Z"/>
                <w:sz w:val="18"/>
                <w:szCs w:val="18"/>
              </w:rPr>
            </w:pPr>
            <w:ins w:id="257" w:author="Powell, Deana" w:date="2026-03-05T15:34:00Z" w16du:dateUtc="2026-03-05T20:34:00Z">
              <w:r w:rsidRPr="002B5730">
                <w:rPr>
                  <w:sz w:val="18"/>
                  <w:szCs w:val="18"/>
                </w:rPr>
                <w:t>See rationale for Section 1.2.2 removal of BTK-C481 mutation status as a stratification factor.</w:t>
              </w:r>
            </w:ins>
          </w:p>
        </w:tc>
      </w:tr>
      <w:tr w:rsidR="00CA657C" w14:paraId="1FC4E3F2" w14:textId="77777777" w:rsidTr="00BA57FD">
        <w:trPr>
          <w:ins w:id="258" w:author="Powell, Deana" w:date="2026-03-05T15:34:00Z" w16du:dateUtc="2026-03-05T20:34:00Z"/>
        </w:trPr>
        <w:tc>
          <w:tcPr>
            <w:tcW w:w="2066" w:type="dxa"/>
            <w:tcBorders>
              <w:top w:val="nil"/>
              <w:bottom w:val="nil"/>
            </w:tcBorders>
          </w:tcPr>
          <w:p w14:paraId="24F1BA62" w14:textId="77777777" w:rsidR="001D06DF" w:rsidRDefault="001D06DF" w:rsidP="001D06DF">
            <w:pPr>
              <w:pStyle w:val="TableLeft"/>
              <w:rPr>
                <w:ins w:id="259" w:author="Powell, Deana" w:date="2026-03-05T15:34:00Z" w16du:dateUtc="2026-03-05T20:34:00Z"/>
                <w:sz w:val="18"/>
                <w:szCs w:val="18"/>
              </w:rPr>
            </w:pPr>
          </w:p>
        </w:tc>
        <w:tc>
          <w:tcPr>
            <w:tcW w:w="3463" w:type="dxa"/>
          </w:tcPr>
          <w:p w14:paraId="6887FFCA" w14:textId="77777777" w:rsidR="001D06DF" w:rsidRPr="002B5730" w:rsidRDefault="00526A29" w:rsidP="001D06DF">
            <w:pPr>
              <w:pStyle w:val="TableLeft"/>
              <w:rPr>
                <w:ins w:id="260" w:author="Powell, Deana" w:date="2026-03-05T15:34:00Z" w16du:dateUtc="2026-03-05T20:34:00Z"/>
                <w:sz w:val="18"/>
                <w:szCs w:val="18"/>
              </w:rPr>
            </w:pPr>
            <w:ins w:id="261" w:author="Powell, Deana" w:date="2026-03-05T15:34:00Z" w16du:dateUtc="2026-03-05T20:34:00Z">
              <w:r w:rsidRPr="002B5730">
                <w:rPr>
                  <w:sz w:val="18"/>
                  <w:szCs w:val="18"/>
                </w:rPr>
                <w:t>Table 2, Treatment Response Assessment: Text added to confirm assessments should follow calendar days from C1D1 and permitted imaging window.</w:t>
              </w:r>
            </w:ins>
          </w:p>
        </w:tc>
        <w:tc>
          <w:tcPr>
            <w:tcW w:w="3471" w:type="dxa"/>
          </w:tcPr>
          <w:p w14:paraId="446CDF72" w14:textId="77777777" w:rsidR="001D06DF" w:rsidRPr="002B5730" w:rsidRDefault="00526A29" w:rsidP="001D06DF">
            <w:pPr>
              <w:pStyle w:val="TableLeft"/>
              <w:rPr>
                <w:ins w:id="262" w:author="Powell, Deana" w:date="2026-03-05T15:34:00Z" w16du:dateUtc="2026-03-05T20:34:00Z"/>
                <w:sz w:val="18"/>
                <w:szCs w:val="18"/>
              </w:rPr>
            </w:pPr>
            <w:ins w:id="263" w:author="Powell, Deana" w:date="2026-03-05T15:34:00Z" w16du:dateUtc="2026-03-05T20:34:00Z">
              <w:r w:rsidRPr="002B5730">
                <w:rPr>
                  <w:sz w:val="18"/>
                  <w:szCs w:val="18"/>
                </w:rPr>
                <w:t>See rationale for Section 1.3.1, treatment response assessment timings.</w:t>
              </w:r>
            </w:ins>
          </w:p>
        </w:tc>
      </w:tr>
      <w:tr w:rsidR="00CA657C" w14:paraId="5C358D5C" w14:textId="77777777" w:rsidTr="00BA57FD">
        <w:trPr>
          <w:ins w:id="264" w:author="Powell, Deana" w:date="2026-03-05T15:34:00Z" w16du:dateUtc="2026-03-05T20:34:00Z"/>
        </w:trPr>
        <w:tc>
          <w:tcPr>
            <w:tcW w:w="2066" w:type="dxa"/>
            <w:tcBorders>
              <w:top w:val="nil"/>
              <w:bottom w:val="nil"/>
            </w:tcBorders>
          </w:tcPr>
          <w:p w14:paraId="5F6971FC" w14:textId="77777777" w:rsidR="001D06DF" w:rsidRDefault="001D06DF" w:rsidP="001D06DF">
            <w:pPr>
              <w:pStyle w:val="TableLeft"/>
              <w:rPr>
                <w:ins w:id="265" w:author="Powell, Deana" w:date="2026-03-05T15:34:00Z" w16du:dateUtc="2026-03-05T20:34:00Z"/>
                <w:sz w:val="18"/>
                <w:szCs w:val="18"/>
              </w:rPr>
            </w:pPr>
          </w:p>
        </w:tc>
        <w:tc>
          <w:tcPr>
            <w:tcW w:w="3463" w:type="dxa"/>
          </w:tcPr>
          <w:p w14:paraId="6B46BDCA" w14:textId="77777777" w:rsidR="001D06DF" w:rsidRPr="002B5730" w:rsidRDefault="00526A29" w:rsidP="001D06DF">
            <w:pPr>
              <w:pStyle w:val="TableLeft"/>
              <w:rPr>
                <w:ins w:id="266" w:author="Powell, Deana" w:date="2026-03-05T15:34:00Z" w16du:dateUtc="2026-03-05T20:34:00Z"/>
                <w:sz w:val="18"/>
                <w:szCs w:val="18"/>
              </w:rPr>
            </w:pPr>
            <w:ins w:id="267" w:author="Powell, Deana" w:date="2026-03-05T15:34:00Z" w16du:dateUtc="2026-03-05T20:34:00Z">
              <w:r w:rsidRPr="002B5730">
                <w:rPr>
                  <w:sz w:val="18"/>
                  <w:szCs w:val="18"/>
                </w:rPr>
                <w:t>Table 2, Treatment Response Assessment: Text added to confirm recommendations for the MRD assay and sensitivity</w:t>
              </w:r>
              <w:r>
                <w:rPr>
                  <w:sz w:val="18"/>
                  <w:szCs w:val="18"/>
                </w:rPr>
                <w:t xml:space="preserve"> (</w:t>
              </w:r>
              <w:r w:rsidRPr="00027AFF">
                <w:rPr>
                  <w:sz w:val="18"/>
                  <w:szCs w:val="18"/>
                </w:rPr>
                <w:t>ERIC flow assay, with a sensitivity of 10</w:t>
              </w:r>
              <w:r w:rsidRPr="00FD7E04">
                <w:rPr>
                  <w:sz w:val="18"/>
                  <w:szCs w:val="18"/>
                  <w:vertAlign w:val="superscript"/>
                </w:rPr>
                <w:t>-5</w:t>
              </w:r>
              <w:r>
                <w:rPr>
                  <w:sz w:val="18"/>
                  <w:szCs w:val="18"/>
                </w:rPr>
                <w:t>)</w:t>
              </w:r>
              <w:r w:rsidRPr="002B5730">
                <w:rPr>
                  <w:sz w:val="18"/>
                  <w:szCs w:val="18"/>
                </w:rPr>
                <w:t xml:space="preserve">. </w:t>
              </w:r>
            </w:ins>
          </w:p>
        </w:tc>
        <w:tc>
          <w:tcPr>
            <w:tcW w:w="3471" w:type="dxa"/>
          </w:tcPr>
          <w:p w14:paraId="13EBE825" w14:textId="77777777" w:rsidR="001D06DF" w:rsidRPr="002B5730" w:rsidRDefault="00526A29" w:rsidP="001D06DF">
            <w:pPr>
              <w:pStyle w:val="TableLeft"/>
              <w:rPr>
                <w:ins w:id="268" w:author="Powell, Deana" w:date="2026-03-05T15:34:00Z" w16du:dateUtc="2026-03-05T20:34:00Z"/>
                <w:sz w:val="18"/>
                <w:szCs w:val="18"/>
              </w:rPr>
            </w:pPr>
            <w:ins w:id="269" w:author="Powell, Deana" w:date="2026-03-05T15:34:00Z" w16du:dateUtc="2026-03-05T20:34:00Z">
              <w:r>
                <w:rPr>
                  <w:sz w:val="18"/>
                  <w:szCs w:val="18"/>
                </w:rPr>
                <w:t xml:space="preserve">See rationale for Section 1.3.1, </w:t>
              </w:r>
              <w:r w:rsidRPr="002B5730">
                <w:rPr>
                  <w:sz w:val="18"/>
                  <w:szCs w:val="18"/>
                </w:rPr>
                <w:t>MRD assay recommendations.</w:t>
              </w:r>
            </w:ins>
          </w:p>
        </w:tc>
      </w:tr>
      <w:tr w:rsidR="00CA657C" w14:paraId="06385B4A" w14:textId="77777777" w:rsidTr="00BA57FD">
        <w:trPr>
          <w:ins w:id="270" w:author="Powell, Deana" w:date="2026-03-05T15:34:00Z" w16du:dateUtc="2026-03-05T20:34:00Z"/>
        </w:trPr>
        <w:tc>
          <w:tcPr>
            <w:tcW w:w="2066" w:type="dxa"/>
            <w:tcBorders>
              <w:top w:val="nil"/>
              <w:bottom w:val="nil"/>
            </w:tcBorders>
          </w:tcPr>
          <w:p w14:paraId="0D7CEBED" w14:textId="77777777" w:rsidR="001D06DF" w:rsidRDefault="001D06DF" w:rsidP="001D06DF">
            <w:pPr>
              <w:pStyle w:val="TableLeft"/>
              <w:rPr>
                <w:ins w:id="271" w:author="Powell, Deana" w:date="2026-03-05T15:34:00Z" w16du:dateUtc="2026-03-05T20:34:00Z"/>
                <w:sz w:val="18"/>
                <w:szCs w:val="18"/>
              </w:rPr>
            </w:pPr>
          </w:p>
        </w:tc>
        <w:tc>
          <w:tcPr>
            <w:tcW w:w="3463" w:type="dxa"/>
          </w:tcPr>
          <w:p w14:paraId="0C738CFC" w14:textId="77777777" w:rsidR="001D06DF" w:rsidRPr="002B5730" w:rsidRDefault="00526A29" w:rsidP="001D06DF">
            <w:pPr>
              <w:pStyle w:val="TableLeft"/>
              <w:rPr>
                <w:ins w:id="272" w:author="Powell, Deana" w:date="2026-03-05T15:34:00Z" w16du:dateUtc="2026-03-05T20:34:00Z"/>
                <w:sz w:val="18"/>
                <w:szCs w:val="18"/>
              </w:rPr>
            </w:pPr>
            <w:ins w:id="273" w:author="Powell, Deana" w:date="2026-03-05T15:34:00Z" w16du:dateUtc="2026-03-05T20:34:00Z">
              <w:r w:rsidRPr="002B5730">
                <w:rPr>
                  <w:sz w:val="18"/>
                  <w:szCs w:val="18"/>
                </w:rPr>
                <w:t xml:space="preserve">Table 2, Hematology and Serum Chemistry: </w:t>
              </w:r>
              <w:r>
                <w:rPr>
                  <w:sz w:val="18"/>
                  <w:szCs w:val="18"/>
                </w:rPr>
                <w:t>T</w:t>
              </w:r>
              <w:r w:rsidRPr="002B5730">
                <w:rPr>
                  <w:sz w:val="18"/>
                  <w:szCs w:val="18"/>
                </w:rPr>
                <w:t>ext added to confirm screening samples collected within 24 hours before C1D1 with acceptable values do not have to be repeated at C1D1. Samples can be taken 3 days prior to dosing starting from C1D1.</w:t>
              </w:r>
            </w:ins>
          </w:p>
        </w:tc>
        <w:tc>
          <w:tcPr>
            <w:tcW w:w="3471" w:type="dxa"/>
          </w:tcPr>
          <w:p w14:paraId="47F467A1" w14:textId="77777777" w:rsidR="001D06DF" w:rsidRPr="002B5730" w:rsidRDefault="00526A29" w:rsidP="001D06DF">
            <w:pPr>
              <w:pStyle w:val="TableLeft"/>
              <w:rPr>
                <w:ins w:id="274" w:author="Powell, Deana" w:date="2026-03-05T15:34:00Z" w16du:dateUtc="2026-03-05T20:34:00Z"/>
                <w:sz w:val="18"/>
                <w:szCs w:val="18"/>
              </w:rPr>
            </w:pPr>
            <w:ins w:id="275" w:author="Powell, Deana" w:date="2026-03-05T15:34:00Z" w16du:dateUtc="2026-03-05T20:34:00Z">
              <w:r w:rsidRPr="002B5730">
                <w:rPr>
                  <w:sz w:val="18"/>
                  <w:szCs w:val="18"/>
                </w:rPr>
                <w:t>See rationale for Section 1.3.1, hematology and serum chemistry.</w:t>
              </w:r>
            </w:ins>
          </w:p>
        </w:tc>
      </w:tr>
      <w:tr w:rsidR="00CA657C" w14:paraId="217318D5" w14:textId="77777777" w:rsidTr="00BA57FD">
        <w:trPr>
          <w:ins w:id="276" w:author="Powell, Deana" w:date="2026-03-05T15:34:00Z" w16du:dateUtc="2026-03-05T20:34:00Z"/>
        </w:trPr>
        <w:tc>
          <w:tcPr>
            <w:tcW w:w="2066" w:type="dxa"/>
            <w:tcBorders>
              <w:top w:val="nil"/>
              <w:bottom w:val="nil"/>
            </w:tcBorders>
          </w:tcPr>
          <w:p w14:paraId="3B12EA85" w14:textId="77777777" w:rsidR="001D06DF" w:rsidRDefault="001D06DF" w:rsidP="001D06DF">
            <w:pPr>
              <w:pStyle w:val="TableLeft"/>
              <w:rPr>
                <w:ins w:id="277" w:author="Powell, Deana" w:date="2026-03-05T15:34:00Z" w16du:dateUtc="2026-03-05T20:34:00Z"/>
                <w:sz w:val="18"/>
                <w:szCs w:val="18"/>
              </w:rPr>
            </w:pPr>
          </w:p>
        </w:tc>
        <w:tc>
          <w:tcPr>
            <w:tcW w:w="3463" w:type="dxa"/>
          </w:tcPr>
          <w:p w14:paraId="5FBBB27A" w14:textId="77777777" w:rsidR="001D06DF" w:rsidRPr="002B5730" w:rsidRDefault="00526A29" w:rsidP="001D06DF">
            <w:pPr>
              <w:pStyle w:val="TableLeft"/>
              <w:rPr>
                <w:ins w:id="278" w:author="Powell, Deana" w:date="2026-03-05T15:34:00Z" w16du:dateUtc="2026-03-05T20:34:00Z"/>
                <w:sz w:val="18"/>
                <w:szCs w:val="18"/>
              </w:rPr>
            </w:pPr>
            <w:ins w:id="279" w:author="Powell, Deana" w:date="2026-03-05T15:34:00Z" w16du:dateUtc="2026-03-05T20:34:00Z">
              <w:r w:rsidRPr="002B5730">
                <w:rPr>
                  <w:sz w:val="18"/>
                  <w:szCs w:val="18"/>
                </w:rPr>
                <w:t xml:space="preserve">Table 2, Part 2 Participants: </w:t>
              </w:r>
              <w:r>
                <w:rPr>
                  <w:sz w:val="18"/>
                  <w:szCs w:val="18"/>
                </w:rPr>
                <w:t>B</w:t>
              </w:r>
              <w:r w:rsidRPr="002B5730">
                <w:rPr>
                  <w:sz w:val="18"/>
                  <w:szCs w:val="18"/>
                </w:rPr>
                <w:t>lood collection for 11q status (FISH) renamed Blood for Cytogenetics.</w:t>
              </w:r>
            </w:ins>
          </w:p>
        </w:tc>
        <w:tc>
          <w:tcPr>
            <w:tcW w:w="3471" w:type="dxa"/>
          </w:tcPr>
          <w:p w14:paraId="3EBADB12" w14:textId="77777777" w:rsidR="001D06DF" w:rsidRPr="002B5730" w:rsidRDefault="00526A29" w:rsidP="001D06DF">
            <w:pPr>
              <w:pStyle w:val="TableLeft"/>
              <w:rPr>
                <w:ins w:id="280" w:author="Powell, Deana" w:date="2026-03-05T15:34:00Z" w16du:dateUtc="2026-03-05T20:34:00Z"/>
                <w:sz w:val="18"/>
                <w:szCs w:val="18"/>
              </w:rPr>
            </w:pPr>
            <w:ins w:id="281" w:author="Powell, Deana" w:date="2026-03-05T15:34:00Z" w16du:dateUtc="2026-03-05T20:34:00Z">
              <w:r w:rsidRPr="002B5730">
                <w:rPr>
                  <w:sz w:val="18"/>
                  <w:szCs w:val="18"/>
                </w:rPr>
                <w:t>See rationale for Section 1.3.1, cytogenetic sample.</w:t>
              </w:r>
            </w:ins>
          </w:p>
        </w:tc>
      </w:tr>
      <w:tr w:rsidR="00CA657C" w14:paraId="12951559" w14:textId="77777777" w:rsidTr="00BA57FD">
        <w:trPr>
          <w:ins w:id="282" w:author="Powell, Deana" w:date="2026-03-05T15:34:00Z" w16du:dateUtc="2026-03-05T20:34:00Z"/>
        </w:trPr>
        <w:tc>
          <w:tcPr>
            <w:tcW w:w="2066" w:type="dxa"/>
            <w:tcBorders>
              <w:top w:val="nil"/>
              <w:bottom w:val="nil"/>
            </w:tcBorders>
          </w:tcPr>
          <w:p w14:paraId="578C6E4E" w14:textId="77777777" w:rsidR="001D06DF" w:rsidRDefault="001D06DF" w:rsidP="001D06DF">
            <w:pPr>
              <w:pStyle w:val="TableLeft"/>
              <w:rPr>
                <w:ins w:id="283" w:author="Powell, Deana" w:date="2026-03-05T15:34:00Z" w16du:dateUtc="2026-03-05T20:34:00Z"/>
                <w:sz w:val="18"/>
                <w:szCs w:val="18"/>
              </w:rPr>
            </w:pPr>
          </w:p>
        </w:tc>
        <w:tc>
          <w:tcPr>
            <w:tcW w:w="3463" w:type="dxa"/>
          </w:tcPr>
          <w:p w14:paraId="417098C0" w14:textId="77777777" w:rsidR="001D06DF" w:rsidRPr="002B5730" w:rsidRDefault="00526A29" w:rsidP="001D06DF">
            <w:pPr>
              <w:pStyle w:val="TableLeft"/>
              <w:rPr>
                <w:ins w:id="284" w:author="Powell, Deana" w:date="2026-03-05T15:34:00Z" w16du:dateUtc="2026-03-05T20:34:00Z"/>
                <w:sz w:val="18"/>
                <w:szCs w:val="18"/>
              </w:rPr>
            </w:pPr>
            <w:ins w:id="285" w:author="Powell, Deana" w:date="2026-03-05T15:34:00Z" w16du:dateUtc="2026-03-05T20:34:00Z">
              <w:r w:rsidRPr="002B5730">
                <w:rPr>
                  <w:sz w:val="18"/>
                  <w:szCs w:val="18"/>
                </w:rPr>
                <w:t>Table 2, Part 2 Participants: C1D1 blood for genomic profiling has been removed at Day 1 and C13 sample replaced by C14.</w:t>
              </w:r>
            </w:ins>
          </w:p>
        </w:tc>
        <w:tc>
          <w:tcPr>
            <w:tcW w:w="3471" w:type="dxa"/>
          </w:tcPr>
          <w:p w14:paraId="17A0E59A" w14:textId="77777777" w:rsidR="001D06DF" w:rsidRPr="002B5730" w:rsidRDefault="00526A29" w:rsidP="001D06DF">
            <w:pPr>
              <w:pStyle w:val="TableLeft"/>
              <w:rPr>
                <w:ins w:id="286" w:author="Powell, Deana" w:date="2026-03-05T15:34:00Z" w16du:dateUtc="2026-03-05T20:34:00Z"/>
                <w:sz w:val="18"/>
                <w:szCs w:val="18"/>
              </w:rPr>
            </w:pPr>
            <w:ins w:id="287" w:author="Powell, Deana" w:date="2026-03-05T15:34:00Z" w16du:dateUtc="2026-03-05T20:34:00Z">
              <w:r w:rsidRPr="002B5730">
                <w:rPr>
                  <w:sz w:val="18"/>
                  <w:szCs w:val="18"/>
                </w:rPr>
                <w:t>See rationale for Section 1.3.1, health authority feedback.</w:t>
              </w:r>
            </w:ins>
          </w:p>
        </w:tc>
      </w:tr>
      <w:tr w:rsidR="00CA657C" w14:paraId="1DEE2F2D" w14:textId="77777777" w:rsidTr="00E45612">
        <w:trPr>
          <w:ins w:id="288" w:author="Powell, Deana" w:date="2026-03-05T15:34:00Z" w16du:dateUtc="2026-03-05T20:34:00Z"/>
        </w:trPr>
        <w:tc>
          <w:tcPr>
            <w:tcW w:w="2066" w:type="dxa"/>
            <w:tcBorders>
              <w:top w:val="nil"/>
              <w:bottom w:val="nil"/>
            </w:tcBorders>
          </w:tcPr>
          <w:p w14:paraId="7C60A6FC" w14:textId="77777777" w:rsidR="001D06DF" w:rsidRDefault="001D06DF" w:rsidP="001D06DF">
            <w:pPr>
              <w:pStyle w:val="TableLeft"/>
              <w:rPr>
                <w:ins w:id="289" w:author="Powell, Deana" w:date="2026-03-05T15:34:00Z" w16du:dateUtc="2026-03-05T20:34:00Z"/>
                <w:sz w:val="18"/>
                <w:szCs w:val="18"/>
              </w:rPr>
            </w:pPr>
          </w:p>
        </w:tc>
        <w:tc>
          <w:tcPr>
            <w:tcW w:w="3463" w:type="dxa"/>
          </w:tcPr>
          <w:p w14:paraId="22F2FF78" w14:textId="77777777" w:rsidR="001D06DF" w:rsidRPr="002B5730" w:rsidRDefault="00526A29" w:rsidP="001D06DF">
            <w:pPr>
              <w:pStyle w:val="TableLeft"/>
              <w:rPr>
                <w:ins w:id="290" w:author="Powell, Deana" w:date="2026-03-05T15:34:00Z" w16du:dateUtc="2026-03-05T20:34:00Z"/>
                <w:sz w:val="18"/>
                <w:szCs w:val="18"/>
              </w:rPr>
            </w:pPr>
            <w:ins w:id="291" w:author="Powell, Deana" w:date="2026-03-05T15:34:00Z" w16du:dateUtc="2026-03-05T20:34:00Z">
              <w:r w:rsidRPr="002B5730">
                <w:rPr>
                  <w:sz w:val="18"/>
                  <w:szCs w:val="18"/>
                </w:rPr>
                <w:t>Table 2, Part 2 Participants: Bone marrow aspirate for biomarkers sample will be taken at screening (for SLL participants only) and at C14 only for both SLL and CLL participants.</w:t>
              </w:r>
            </w:ins>
          </w:p>
        </w:tc>
        <w:tc>
          <w:tcPr>
            <w:tcW w:w="3471" w:type="dxa"/>
          </w:tcPr>
          <w:p w14:paraId="5F3F640D" w14:textId="77777777" w:rsidR="001D06DF" w:rsidRPr="002B5730" w:rsidRDefault="00526A29" w:rsidP="001D06DF">
            <w:pPr>
              <w:pStyle w:val="TableLeft"/>
              <w:rPr>
                <w:ins w:id="292" w:author="Powell, Deana" w:date="2026-03-05T15:34:00Z" w16du:dateUtc="2026-03-05T20:34:00Z"/>
                <w:sz w:val="18"/>
                <w:szCs w:val="18"/>
              </w:rPr>
            </w:pPr>
            <w:ins w:id="293" w:author="Powell, Deana" w:date="2026-03-05T15:34:00Z" w16du:dateUtc="2026-03-05T20:34:00Z">
              <w:r w:rsidRPr="002B5730">
                <w:rPr>
                  <w:sz w:val="18"/>
                  <w:szCs w:val="18"/>
                </w:rPr>
                <w:t>See rationale for Section 1.3.1, blood for genomic profiling.</w:t>
              </w:r>
            </w:ins>
          </w:p>
        </w:tc>
      </w:tr>
      <w:tr w:rsidR="00CA657C" w14:paraId="455AE137" w14:textId="77777777" w:rsidTr="00E45612">
        <w:trPr>
          <w:ins w:id="294" w:author="Powell, Deana" w:date="2026-03-05T15:34:00Z" w16du:dateUtc="2026-03-05T20:34:00Z"/>
        </w:trPr>
        <w:tc>
          <w:tcPr>
            <w:tcW w:w="2066" w:type="dxa"/>
            <w:tcBorders>
              <w:top w:val="nil"/>
              <w:bottom w:val="single" w:sz="4" w:space="0" w:color="auto"/>
            </w:tcBorders>
          </w:tcPr>
          <w:p w14:paraId="55948CC4" w14:textId="77777777" w:rsidR="001D06DF" w:rsidRDefault="001D06DF" w:rsidP="001D06DF">
            <w:pPr>
              <w:pStyle w:val="TableLeft"/>
              <w:rPr>
                <w:ins w:id="295" w:author="Powell, Deana" w:date="2026-03-05T15:34:00Z" w16du:dateUtc="2026-03-05T20:34:00Z"/>
                <w:sz w:val="18"/>
                <w:szCs w:val="18"/>
              </w:rPr>
            </w:pPr>
          </w:p>
        </w:tc>
        <w:tc>
          <w:tcPr>
            <w:tcW w:w="3463" w:type="dxa"/>
          </w:tcPr>
          <w:p w14:paraId="3EE9169E" w14:textId="77777777" w:rsidR="001D06DF" w:rsidRPr="002B5730" w:rsidRDefault="00526A29" w:rsidP="001D06DF">
            <w:pPr>
              <w:pStyle w:val="TableLeft"/>
              <w:rPr>
                <w:ins w:id="296" w:author="Powell, Deana" w:date="2026-03-05T15:34:00Z" w16du:dateUtc="2026-03-05T20:34:00Z"/>
                <w:sz w:val="18"/>
                <w:szCs w:val="18"/>
              </w:rPr>
            </w:pPr>
            <w:ins w:id="297" w:author="Powell, Deana" w:date="2026-03-05T15:34:00Z" w16du:dateUtc="2026-03-05T20:34:00Z">
              <w:r w:rsidRPr="002B5730">
                <w:rPr>
                  <w:sz w:val="18"/>
                  <w:szCs w:val="18"/>
                </w:rPr>
                <w:t>Table 2, Part 2 Participants: Archival or newly obtained tissue collection sample renamed Tissue for Biomarkers.</w:t>
              </w:r>
            </w:ins>
          </w:p>
        </w:tc>
        <w:tc>
          <w:tcPr>
            <w:tcW w:w="3471" w:type="dxa"/>
          </w:tcPr>
          <w:p w14:paraId="0F1575F5" w14:textId="77777777" w:rsidR="001D06DF" w:rsidRPr="002B5730" w:rsidRDefault="00526A29" w:rsidP="001D06DF">
            <w:pPr>
              <w:pStyle w:val="TableLeft"/>
              <w:rPr>
                <w:ins w:id="298" w:author="Powell, Deana" w:date="2026-03-05T15:34:00Z" w16du:dateUtc="2026-03-05T20:34:00Z"/>
                <w:sz w:val="18"/>
                <w:szCs w:val="18"/>
              </w:rPr>
            </w:pPr>
            <w:ins w:id="299" w:author="Powell, Deana" w:date="2026-03-05T15:34:00Z" w16du:dateUtc="2026-03-05T20:34:00Z">
              <w:r w:rsidRPr="002B5730">
                <w:rPr>
                  <w:sz w:val="18"/>
                  <w:szCs w:val="18"/>
                </w:rPr>
                <w:t xml:space="preserve">See rationale for Section 1.3.1, biomarker plan. </w:t>
              </w:r>
            </w:ins>
          </w:p>
        </w:tc>
      </w:tr>
      <w:tr w:rsidR="00CA657C" w14:paraId="7D19C9A3" w14:textId="77777777" w:rsidTr="00E45612">
        <w:trPr>
          <w:ins w:id="300" w:author="Powell, Deana" w:date="2026-03-05T15:34:00Z" w16du:dateUtc="2026-03-05T20:34:00Z"/>
        </w:trPr>
        <w:tc>
          <w:tcPr>
            <w:tcW w:w="2066" w:type="dxa"/>
            <w:tcBorders>
              <w:top w:val="single" w:sz="4" w:space="0" w:color="auto"/>
              <w:bottom w:val="nil"/>
            </w:tcBorders>
          </w:tcPr>
          <w:p w14:paraId="4A7ED113" w14:textId="77777777" w:rsidR="001D06DF" w:rsidRDefault="001D06DF" w:rsidP="001D06DF">
            <w:pPr>
              <w:pStyle w:val="TableLeft"/>
              <w:rPr>
                <w:ins w:id="301" w:author="Powell, Deana" w:date="2026-03-05T15:34:00Z" w16du:dateUtc="2026-03-05T20:34:00Z"/>
                <w:sz w:val="18"/>
                <w:szCs w:val="18"/>
              </w:rPr>
            </w:pPr>
          </w:p>
        </w:tc>
        <w:tc>
          <w:tcPr>
            <w:tcW w:w="3463" w:type="dxa"/>
          </w:tcPr>
          <w:p w14:paraId="7E27946C" w14:textId="77777777" w:rsidR="001D06DF" w:rsidRPr="002B5730" w:rsidRDefault="00526A29" w:rsidP="001D06DF">
            <w:pPr>
              <w:pStyle w:val="TableLeft"/>
              <w:rPr>
                <w:ins w:id="302" w:author="Powell, Deana" w:date="2026-03-05T15:34:00Z" w16du:dateUtc="2026-03-05T20:34:00Z"/>
                <w:sz w:val="18"/>
                <w:szCs w:val="18"/>
              </w:rPr>
            </w:pPr>
            <w:ins w:id="303" w:author="Powell, Deana" w:date="2026-03-05T15:34:00Z" w16du:dateUtc="2026-03-05T20:34:00Z">
              <w:r w:rsidRPr="002B5730">
                <w:rPr>
                  <w:sz w:val="18"/>
                  <w:szCs w:val="18"/>
                </w:rPr>
                <w:t xml:space="preserve">Table 2, Part 2 Participants: Blood for MRD </w:t>
              </w:r>
              <w:r>
                <w:rPr>
                  <w:sz w:val="18"/>
                  <w:szCs w:val="18"/>
                </w:rPr>
                <w:t>B</w:t>
              </w:r>
              <w:r w:rsidRPr="002B5730">
                <w:rPr>
                  <w:sz w:val="18"/>
                  <w:szCs w:val="18"/>
                </w:rPr>
                <w:t xml:space="preserve">iomarker </w:t>
              </w:r>
              <w:r>
                <w:rPr>
                  <w:sz w:val="18"/>
                  <w:szCs w:val="18"/>
                </w:rPr>
                <w:t>A</w:t>
              </w:r>
              <w:r w:rsidRPr="002B5730">
                <w:rPr>
                  <w:sz w:val="18"/>
                  <w:szCs w:val="18"/>
                </w:rPr>
                <w:t>nalysis screening, C1 and C14 samples added rather than an arrow.</w:t>
              </w:r>
            </w:ins>
          </w:p>
        </w:tc>
        <w:tc>
          <w:tcPr>
            <w:tcW w:w="3471" w:type="dxa"/>
          </w:tcPr>
          <w:p w14:paraId="4F760139" w14:textId="77777777" w:rsidR="001D06DF" w:rsidRPr="002B5730" w:rsidRDefault="00526A29" w:rsidP="001D06DF">
            <w:pPr>
              <w:pStyle w:val="TableLeft"/>
              <w:rPr>
                <w:ins w:id="304" w:author="Powell, Deana" w:date="2026-03-05T15:34:00Z" w16du:dateUtc="2026-03-05T20:34:00Z"/>
                <w:sz w:val="18"/>
                <w:szCs w:val="18"/>
              </w:rPr>
            </w:pPr>
            <w:ins w:id="305" w:author="Powell, Deana" w:date="2026-03-05T15:34:00Z" w16du:dateUtc="2026-03-05T20:34:00Z">
              <w:r w:rsidRPr="002B5730">
                <w:rPr>
                  <w:sz w:val="18"/>
                  <w:szCs w:val="18"/>
                </w:rPr>
                <w:t>See rationale for Section 1.3.1, blood for genomic profiling.</w:t>
              </w:r>
            </w:ins>
          </w:p>
        </w:tc>
      </w:tr>
      <w:tr w:rsidR="00CA657C" w14:paraId="5F2255A0" w14:textId="77777777" w:rsidTr="00BA57FD">
        <w:trPr>
          <w:ins w:id="306" w:author="Powell, Deana" w:date="2026-03-05T15:34:00Z" w16du:dateUtc="2026-03-05T20:34:00Z"/>
        </w:trPr>
        <w:tc>
          <w:tcPr>
            <w:tcW w:w="2066" w:type="dxa"/>
            <w:tcBorders>
              <w:top w:val="nil"/>
              <w:bottom w:val="single" w:sz="4" w:space="0" w:color="auto"/>
            </w:tcBorders>
          </w:tcPr>
          <w:p w14:paraId="61595B90" w14:textId="77777777" w:rsidR="001D06DF" w:rsidRDefault="001D06DF" w:rsidP="001D06DF">
            <w:pPr>
              <w:pStyle w:val="TableLeft"/>
              <w:rPr>
                <w:ins w:id="307" w:author="Powell, Deana" w:date="2026-03-05T15:34:00Z" w16du:dateUtc="2026-03-05T20:34:00Z"/>
                <w:sz w:val="18"/>
                <w:szCs w:val="18"/>
              </w:rPr>
            </w:pPr>
          </w:p>
        </w:tc>
        <w:tc>
          <w:tcPr>
            <w:tcW w:w="3463" w:type="dxa"/>
          </w:tcPr>
          <w:p w14:paraId="3C1A8C23" w14:textId="77777777" w:rsidR="001D06DF" w:rsidRPr="002B5730" w:rsidRDefault="00526A29" w:rsidP="001D06DF">
            <w:pPr>
              <w:pStyle w:val="TableLeft"/>
              <w:rPr>
                <w:ins w:id="308" w:author="Powell, Deana" w:date="2026-03-05T15:34:00Z" w16du:dateUtc="2026-03-05T20:34:00Z"/>
                <w:sz w:val="18"/>
                <w:szCs w:val="18"/>
              </w:rPr>
            </w:pPr>
            <w:ins w:id="309" w:author="Powell, Deana" w:date="2026-03-05T15:34:00Z" w16du:dateUtc="2026-03-05T20:34:00Z">
              <w:r w:rsidRPr="002B5730">
                <w:rPr>
                  <w:sz w:val="18"/>
                  <w:szCs w:val="18"/>
                </w:rPr>
                <w:t>Table 3</w:t>
              </w:r>
              <w:r>
                <w:rPr>
                  <w:sz w:val="18"/>
                  <w:szCs w:val="18"/>
                </w:rPr>
                <w:t>:</w:t>
              </w:r>
              <w:r w:rsidRPr="002B5730">
                <w:rPr>
                  <w:sz w:val="18"/>
                  <w:szCs w:val="18"/>
                </w:rPr>
                <w:t xml:space="preserve"> </w:t>
              </w:r>
              <w:r>
                <w:rPr>
                  <w:sz w:val="18"/>
                  <w:szCs w:val="18"/>
                </w:rPr>
                <w:t>C</w:t>
              </w:r>
              <w:r w:rsidRPr="002B5730">
                <w:rPr>
                  <w:sz w:val="18"/>
                  <w:szCs w:val="18"/>
                </w:rPr>
                <w:t xml:space="preserve">olumns removed that did not have rituximab dosing. </w:t>
              </w:r>
            </w:ins>
          </w:p>
        </w:tc>
        <w:tc>
          <w:tcPr>
            <w:tcW w:w="3471" w:type="dxa"/>
          </w:tcPr>
          <w:p w14:paraId="617EF8F9" w14:textId="77777777" w:rsidR="001D06DF" w:rsidRPr="002B5730" w:rsidRDefault="00526A29" w:rsidP="001D06DF">
            <w:pPr>
              <w:pStyle w:val="TableLeft"/>
              <w:rPr>
                <w:ins w:id="310" w:author="Powell, Deana" w:date="2026-03-05T15:34:00Z" w16du:dateUtc="2026-03-05T20:34:00Z"/>
                <w:sz w:val="18"/>
                <w:szCs w:val="18"/>
              </w:rPr>
            </w:pPr>
            <w:ins w:id="311" w:author="Powell, Deana" w:date="2026-03-05T15:34:00Z" w16du:dateUtc="2026-03-05T20:34:00Z">
              <w:r w:rsidRPr="002B5730">
                <w:rPr>
                  <w:sz w:val="18"/>
                  <w:szCs w:val="18"/>
                </w:rPr>
                <w:t>To simplify the presentation of rituximab dosing.</w:t>
              </w:r>
            </w:ins>
          </w:p>
        </w:tc>
      </w:tr>
      <w:tr w:rsidR="00CA657C" w14:paraId="51920FF2" w14:textId="77777777" w:rsidTr="00C6517F">
        <w:trPr>
          <w:ins w:id="312" w:author="Powell, Deana" w:date="2026-03-05T15:34:00Z" w16du:dateUtc="2026-03-05T20:34:00Z"/>
        </w:trPr>
        <w:tc>
          <w:tcPr>
            <w:tcW w:w="2066" w:type="dxa"/>
            <w:tcBorders>
              <w:top w:val="single" w:sz="4" w:space="0" w:color="auto"/>
              <w:bottom w:val="nil"/>
            </w:tcBorders>
          </w:tcPr>
          <w:p w14:paraId="433BCDEA" w14:textId="77777777" w:rsidR="001D06DF" w:rsidRDefault="00526A29" w:rsidP="001D06DF">
            <w:pPr>
              <w:pStyle w:val="TableLeft"/>
              <w:rPr>
                <w:ins w:id="313" w:author="Powell, Deana" w:date="2026-03-05T15:34:00Z" w16du:dateUtc="2026-03-05T20:34:00Z"/>
                <w:sz w:val="18"/>
                <w:szCs w:val="18"/>
              </w:rPr>
            </w:pPr>
            <w:ins w:id="314" w:author="Powell, Deana" w:date="2026-03-05T15:34:00Z" w16du:dateUtc="2026-03-05T20:34:00Z">
              <w:r>
                <w:rPr>
                  <w:sz w:val="18"/>
                  <w:szCs w:val="18"/>
                </w:rPr>
                <w:t xml:space="preserve">Section </w:t>
              </w:r>
              <w:r w:rsidRPr="004B6594">
                <w:rPr>
                  <w:sz w:val="18"/>
                  <w:szCs w:val="18"/>
                </w:rPr>
                <w:t>1.3.</w:t>
              </w:r>
              <w:r>
                <w:rPr>
                  <w:sz w:val="18"/>
                  <w:szCs w:val="18"/>
                </w:rPr>
                <w:t xml:space="preserve">3, </w:t>
              </w:r>
              <w:r w:rsidRPr="004B6594">
                <w:rPr>
                  <w:sz w:val="18"/>
                  <w:szCs w:val="18"/>
                </w:rPr>
                <w:t>Treatment and Comparator Groups (Part 1 and Part 2) Schedule of Activities: Follow-up Phase</w:t>
              </w:r>
            </w:ins>
          </w:p>
        </w:tc>
        <w:tc>
          <w:tcPr>
            <w:tcW w:w="3463" w:type="dxa"/>
          </w:tcPr>
          <w:p w14:paraId="68576E56" w14:textId="77777777" w:rsidR="001D06DF" w:rsidRPr="002B5730" w:rsidRDefault="00526A29" w:rsidP="001D06DF">
            <w:pPr>
              <w:pStyle w:val="TableLeft"/>
              <w:rPr>
                <w:ins w:id="315" w:author="Powell, Deana" w:date="2026-03-05T15:34:00Z" w16du:dateUtc="2026-03-05T20:34:00Z"/>
                <w:sz w:val="18"/>
                <w:szCs w:val="18"/>
              </w:rPr>
            </w:pPr>
            <w:ins w:id="316" w:author="Powell, Deana" w:date="2026-03-05T15:34:00Z" w16du:dateUtc="2026-03-05T20:34:00Z">
              <w:r w:rsidRPr="002B5730">
                <w:rPr>
                  <w:sz w:val="18"/>
                  <w:szCs w:val="18"/>
                </w:rPr>
                <w:t>Table 4 title changed to Follow-up Phase.</w:t>
              </w:r>
            </w:ins>
          </w:p>
        </w:tc>
        <w:tc>
          <w:tcPr>
            <w:tcW w:w="3471" w:type="dxa"/>
          </w:tcPr>
          <w:p w14:paraId="7D30BB65" w14:textId="77777777" w:rsidR="001D06DF" w:rsidRPr="002B5730" w:rsidRDefault="00526A29" w:rsidP="001D06DF">
            <w:pPr>
              <w:pStyle w:val="TableLeft"/>
              <w:rPr>
                <w:ins w:id="317" w:author="Powell, Deana" w:date="2026-03-05T15:34:00Z" w16du:dateUtc="2026-03-05T20:34:00Z"/>
                <w:sz w:val="18"/>
                <w:szCs w:val="18"/>
              </w:rPr>
            </w:pPr>
            <w:ins w:id="318" w:author="Powell, Deana" w:date="2026-03-05T15:34:00Z" w16du:dateUtc="2026-03-05T20:34:00Z">
              <w:r w:rsidRPr="002B5730">
                <w:rPr>
                  <w:sz w:val="18"/>
                  <w:szCs w:val="18"/>
                </w:rPr>
                <w:t>To correct table title.</w:t>
              </w:r>
            </w:ins>
          </w:p>
        </w:tc>
      </w:tr>
      <w:tr w:rsidR="00CA657C" w14:paraId="7BDE7E43" w14:textId="77777777" w:rsidTr="00C6517F">
        <w:trPr>
          <w:ins w:id="319" w:author="Powell, Deana" w:date="2026-03-05T15:34:00Z" w16du:dateUtc="2026-03-05T20:34:00Z"/>
        </w:trPr>
        <w:tc>
          <w:tcPr>
            <w:tcW w:w="2066" w:type="dxa"/>
            <w:tcBorders>
              <w:top w:val="nil"/>
              <w:bottom w:val="nil"/>
            </w:tcBorders>
          </w:tcPr>
          <w:p w14:paraId="6B7A934C" w14:textId="77777777" w:rsidR="001D06DF" w:rsidRDefault="001D06DF" w:rsidP="001D06DF">
            <w:pPr>
              <w:pStyle w:val="TableLeft"/>
              <w:rPr>
                <w:ins w:id="320" w:author="Powell, Deana" w:date="2026-03-05T15:34:00Z" w16du:dateUtc="2026-03-05T20:34:00Z"/>
                <w:sz w:val="18"/>
                <w:szCs w:val="18"/>
              </w:rPr>
            </w:pPr>
          </w:p>
        </w:tc>
        <w:tc>
          <w:tcPr>
            <w:tcW w:w="3463" w:type="dxa"/>
          </w:tcPr>
          <w:p w14:paraId="5871C963" w14:textId="77777777" w:rsidR="001D06DF" w:rsidRPr="002B5730" w:rsidRDefault="00526A29" w:rsidP="001D06DF">
            <w:pPr>
              <w:pStyle w:val="TableLeft"/>
              <w:rPr>
                <w:ins w:id="321" w:author="Powell, Deana" w:date="2026-03-05T15:34:00Z" w16du:dateUtc="2026-03-05T20:34:00Z"/>
                <w:sz w:val="18"/>
                <w:szCs w:val="18"/>
              </w:rPr>
            </w:pPr>
            <w:ins w:id="322" w:author="Powell, Deana" w:date="2026-03-05T15:34:00Z" w16du:dateUtc="2026-03-05T20:34:00Z">
              <w:r w:rsidRPr="002B5730">
                <w:rPr>
                  <w:sz w:val="18"/>
                  <w:szCs w:val="18"/>
                </w:rPr>
                <w:t>Table 4, vital status arrow extended to include survival FU.</w:t>
              </w:r>
            </w:ins>
          </w:p>
        </w:tc>
        <w:tc>
          <w:tcPr>
            <w:tcW w:w="3471" w:type="dxa"/>
          </w:tcPr>
          <w:p w14:paraId="2047C1B2" w14:textId="77777777" w:rsidR="001D06DF" w:rsidRPr="002B5730" w:rsidRDefault="00526A29" w:rsidP="001D06DF">
            <w:pPr>
              <w:pStyle w:val="TableLeft"/>
              <w:rPr>
                <w:ins w:id="323" w:author="Powell, Deana" w:date="2026-03-05T15:34:00Z" w16du:dateUtc="2026-03-05T20:34:00Z"/>
                <w:sz w:val="18"/>
                <w:szCs w:val="18"/>
              </w:rPr>
            </w:pPr>
            <w:ins w:id="324" w:author="Powell, Deana" w:date="2026-03-05T15:34:00Z" w16du:dateUtc="2026-03-05T20:34:00Z">
              <w:r w:rsidRPr="002B5730">
                <w:rPr>
                  <w:sz w:val="18"/>
                  <w:szCs w:val="18"/>
                </w:rPr>
                <w:t>To correct the duration of vital status capture.</w:t>
              </w:r>
            </w:ins>
          </w:p>
        </w:tc>
      </w:tr>
      <w:tr w:rsidR="00CA657C" w14:paraId="2D84FD84" w14:textId="77777777" w:rsidTr="00C6517F">
        <w:trPr>
          <w:ins w:id="325" w:author="Powell, Deana" w:date="2026-03-05T15:34:00Z" w16du:dateUtc="2026-03-05T20:34:00Z"/>
        </w:trPr>
        <w:tc>
          <w:tcPr>
            <w:tcW w:w="2066" w:type="dxa"/>
            <w:tcBorders>
              <w:top w:val="nil"/>
              <w:bottom w:val="nil"/>
            </w:tcBorders>
          </w:tcPr>
          <w:p w14:paraId="219EBDD0" w14:textId="77777777" w:rsidR="001D06DF" w:rsidRDefault="001D06DF" w:rsidP="001D06DF">
            <w:pPr>
              <w:pStyle w:val="TableLeft"/>
              <w:rPr>
                <w:ins w:id="326" w:author="Powell, Deana" w:date="2026-03-05T15:34:00Z" w16du:dateUtc="2026-03-05T20:34:00Z"/>
                <w:sz w:val="18"/>
                <w:szCs w:val="18"/>
              </w:rPr>
            </w:pPr>
          </w:p>
        </w:tc>
        <w:tc>
          <w:tcPr>
            <w:tcW w:w="3463" w:type="dxa"/>
          </w:tcPr>
          <w:p w14:paraId="61E49693" w14:textId="77777777" w:rsidR="001D06DF" w:rsidRPr="002B5730" w:rsidRDefault="00526A29" w:rsidP="001D06DF">
            <w:pPr>
              <w:pStyle w:val="TableLeft"/>
              <w:rPr>
                <w:ins w:id="327" w:author="Powell, Deana" w:date="2026-03-05T15:34:00Z" w16du:dateUtc="2026-03-05T20:34:00Z"/>
                <w:sz w:val="18"/>
                <w:szCs w:val="18"/>
              </w:rPr>
            </w:pPr>
            <w:ins w:id="328" w:author="Powell, Deana" w:date="2026-03-05T15:34:00Z" w16du:dateUtc="2026-03-05T20:34:00Z">
              <w:r w:rsidRPr="002B5730">
                <w:rPr>
                  <w:sz w:val="18"/>
                  <w:szCs w:val="18"/>
                </w:rPr>
                <w:t>Table 4, Blood for Genomic Profiling: Safety FU column sample is added with a note that if the sample is not collected at EOT, a sample should be collected at Safety FU (sample is not required at both EOT and Safety FU visits).</w:t>
              </w:r>
            </w:ins>
          </w:p>
        </w:tc>
        <w:tc>
          <w:tcPr>
            <w:tcW w:w="3471" w:type="dxa"/>
          </w:tcPr>
          <w:p w14:paraId="19716038" w14:textId="77777777" w:rsidR="001D06DF" w:rsidRPr="002B5730" w:rsidRDefault="00526A29" w:rsidP="001D06DF">
            <w:pPr>
              <w:pStyle w:val="TableLeft"/>
              <w:rPr>
                <w:ins w:id="329" w:author="Powell, Deana" w:date="2026-03-05T15:34:00Z" w16du:dateUtc="2026-03-05T20:34:00Z"/>
                <w:sz w:val="18"/>
                <w:szCs w:val="18"/>
              </w:rPr>
            </w:pPr>
            <w:ins w:id="330" w:author="Powell, Deana" w:date="2026-03-05T15:34:00Z" w16du:dateUtc="2026-03-05T20:34:00Z">
              <w:r w:rsidRPr="002B5730">
                <w:rPr>
                  <w:sz w:val="18"/>
                  <w:szCs w:val="18"/>
                </w:rPr>
                <w:t>To ensure biomarker samples are collected at the end of treatment.</w:t>
              </w:r>
            </w:ins>
          </w:p>
        </w:tc>
      </w:tr>
      <w:tr w:rsidR="00CA657C" w14:paraId="54980F30" w14:textId="77777777" w:rsidTr="00BA57FD">
        <w:trPr>
          <w:ins w:id="331" w:author="Powell, Deana" w:date="2026-03-05T15:34:00Z" w16du:dateUtc="2026-03-05T20:34:00Z"/>
        </w:trPr>
        <w:tc>
          <w:tcPr>
            <w:tcW w:w="2066" w:type="dxa"/>
            <w:tcBorders>
              <w:top w:val="nil"/>
              <w:bottom w:val="nil"/>
            </w:tcBorders>
          </w:tcPr>
          <w:p w14:paraId="61FE7B21" w14:textId="77777777" w:rsidR="001D06DF" w:rsidRDefault="001D06DF" w:rsidP="001D06DF">
            <w:pPr>
              <w:pStyle w:val="TableLeft"/>
              <w:rPr>
                <w:ins w:id="332" w:author="Powell, Deana" w:date="2026-03-05T15:34:00Z" w16du:dateUtc="2026-03-05T20:34:00Z"/>
                <w:sz w:val="18"/>
                <w:szCs w:val="18"/>
              </w:rPr>
            </w:pPr>
          </w:p>
        </w:tc>
        <w:tc>
          <w:tcPr>
            <w:tcW w:w="3463" w:type="dxa"/>
          </w:tcPr>
          <w:p w14:paraId="7AC69A72" w14:textId="77777777" w:rsidR="001D06DF" w:rsidRPr="002B5730" w:rsidRDefault="00526A29" w:rsidP="001D06DF">
            <w:pPr>
              <w:pStyle w:val="TableLeft"/>
              <w:rPr>
                <w:ins w:id="333" w:author="Powell, Deana" w:date="2026-03-05T15:34:00Z" w16du:dateUtc="2026-03-05T20:34:00Z"/>
                <w:sz w:val="18"/>
                <w:szCs w:val="18"/>
              </w:rPr>
            </w:pPr>
            <w:ins w:id="334" w:author="Powell, Deana" w:date="2026-03-05T15:34:00Z" w16du:dateUtc="2026-03-05T20:34:00Z">
              <w:r w:rsidRPr="002B5730">
                <w:rPr>
                  <w:sz w:val="18"/>
                  <w:szCs w:val="18"/>
                </w:rPr>
                <w:t>Table 4, Blood for MRD Biomarker Analysis: EOT and SFU column sample is added with a note that if the sample is not collected at EOT, a sample should be collected at Safety FU (sample is not required at both EOT and Safety FU visits).</w:t>
              </w:r>
            </w:ins>
          </w:p>
        </w:tc>
        <w:tc>
          <w:tcPr>
            <w:tcW w:w="3471" w:type="dxa"/>
          </w:tcPr>
          <w:p w14:paraId="301FF21D" w14:textId="77777777" w:rsidR="001D06DF" w:rsidRPr="002B5730" w:rsidRDefault="00526A29" w:rsidP="001D06DF">
            <w:pPr>
              <w:pStyle w:val="TableLeft"/>
              <w:rPr>
                <w:ins w:id="335" w:author="Powell, Deana" w:date="2026-03-05T15:34:00Z" w16du:dateUtc="2026-03-05T20:34:00Z"/>
                <w:sz w:val="18"/>
                <w:szCs w:val="18"/>
              </w:rPr>
            </w:pPr>
            <w:ins w:id="336" w:author="Powell, Deana" w:date="2026-03-05T15:34:00Z" w16du:dateUtc="2026-03-05T20:34:00Z">
              <w:r w:rsidRPr="002B5730">
                <w:rPr>
                  <w:sz w:val="18"/>
                  <w:szCs w:val="18"/>
                </w:rPr>
                <w:t>To ensure biomarkers samples are collected at the end of treatment and in Efficacy FU.</w:t>
              </w:r>
            </w:ins>
          </w:p>
        </w:tc>
      </w:tr>
      <w:tr w:rsidR="00CA657C" w14:paraId="115A0822" w14:textId="77777777" w:rsidTr="00BA57FD">
        <w:trPr>
          <w:ins w:id="337" w:author="Powell, Deana" w:date="2026-03-05T15:34:00Z" w16du:dateUtc="2026-03-05T20:34:00Z"/>
        </w:trPr>
        <w:tc>
          <w:tcPr>
            <w:tcW w:w="2066" w:type="dxa"/>
            <w:tcBorders>
              <w:top w:val="nil"/>
              <w:bottom w:val="nil"/>
            </w:tcBorders>
          </w:tcPr>
          <w:p w14:paraId="688B774E" w14:textId="77777777" w:rsidR="001D06DF" w:rsidRDefault="001D06DF" w:rsidP="001D06DF">
            <w:pPr>
              <w:pStyle w:val="TableLeft"/>
              <w:rPr>
                <w:ins w:id="338" w:author="Powell, Deana" w:date="2026-03-05T15:34:00Z" w16du:dateUtc="2026-03-05T20:34:00Z"/>
                <w:sz w:val="18"/>
                <w:szCs w:val="18"/>
              </w:rPr>
            </w:pPr>
          </w:p>
        </w:tc>
        <w:tc>
          <w:tcPr>
            <w:tcW w:w="3463" w:type="dxa"/>
          </w:tcPr>
          <w:p w14:paraId="496CE77E" w14:textId="77777777" w:rsidR="001D06DF" w:rsidRPr="002B5730" w:rsidRDefault="00526A29" w:rsidP="001D06DF">
            <w:pPr>
              <w:pStyle w:val="TableLeft"/>
              <w:rPr>
                <w:ins w:id="339" w:author="Powell, Deana" w:date="2026-03-05T15:34:00Z" w16du:dateUtc="2026-03-05T20:34:00Z"/>
                <w:sz w:val="18"/>
                <w:szCs w:val="18"/>
              </w:rPr>
            </w:pPr>
            <w:ins w:id="340" w:author="Powell, Deana" w:date="2026-03-05T15:34:00Z" w16du:dateUtc="2026-03-05T20:34:00Z">
              <w:r w:rsidRPr="002B5730">
                <w:rPr>
                  <w:sz w:val="18"/>
                  <w:szCs w:val="18"/>
                </w:rPr>
                <w:t>Table 4, Blood for MRD Biomarker Analysis: for Efficacy FU, an MRD sample is required for Part 1 participants at the first available sampling timepoint (PB and if available, BM). This test can be performed locally.</w:t>
              </w:r>
            </w:ins>
          </w:p>
        </w:tc>
        <w:tc>
          <w:tcPr>
            <w:tcW w:w="3471" w:type="dxa"/>
          </w:tcPr>
          <w:p w14:paraId="71F9A5C9" w14:textId="77777777" w:rsidR="001D06DF" w:rsidRPr="002B5730" w:rsidRDefault="00526A29" w:rsidP="001D06DF">
            <w:pPr>
              <w:pStyle w:val="TableLeft"/>
              <w:rPr>
                <w:ins w:id="341" w:author="Powell, Deana" w:date="2026-03-05T15:34:00Z" w16du:dateUtc="2026-03-05T20:34:00Z"/>
                <w:sz w:val="18"/>
                <w:szCs w:val="18"/>
              </w:rPr>
            </w:pPr>
            <w:ins w:id="342" w:author="Powell, Deana" w:date="2026-03-05T15:34:00Z" w16du:dateUtc="2026-03-05T20:34:00Z">
              <w:r w:rsidRPr="002B5730">
                <w:rPr>
                  <w:sz w:val="18"/>
                  <w:szCs w:val="18"/>
                </w:rPr>
                <w:t>To ensure MRD information is captured for Part 1 participants.</w:t>
              </w:r>
            </w:ins>
          </w:p>
        </w:tc>
      </w:tr>
      <w:tr w:rsidR="00CA657C" w14:paraId="3A73F096" w14:textId="77777777" w:rsidTr="00C6517F">
        <w:trPr>
          <w:ins w:id="343" w:author="Powell, Deana" w:date="2026-03-05T15:34:00Z" w16du:dateUtc="2026-03-05T20:34:00Z"/>
        </w:trPr>
        <w:tc>
          <w:tcPr>
            <w:tcW w:w="2066" w:type="dxa"/>
            <w:tcBorders>
              <w:top w:val="nil"/>
              <w:bottom w:val="single" w:sz="4" w:space="0" w:color="auto"/>
            </w:tcBorders>
          </w:tcPr>
          <w:p w14:paraId="45F6BA6C" w14:textId="77777777" w:rsidR="001D06DF" w:rsidRDefault="001D06DF" w:rsidP="001D06DF">
            <w:pPr>
              <w:pStyle w:val="TableLeft"/>
              <w:rPr>
                <w:ins w:id="344" w:author="Powell, Deana" w:date="2026-03-05T15:34:00Z" w16du:dateUtc="2026-03-05T20:34:00Z"/>
                <w:sz w:val="18"/>
                <w:szCs w:val="18"/>
              </w:rPr>
            </w:pPr>
          </w:p>
        </w:tc>
        <w:tc>
          <w:tcPr>
            <w:tcW w:w="3463" w:type="dxa"/>
          </w:tcPr>
          <w:p w14:paraId="255A924F" w14:textId="77777777" w:rsidR="001D06DF" w:rsidRPr="002B5730" w:rsidRDefault="00526A29" w:rsidP="001D06DF">
            <w:pPr>
              <w:pStyle w:val="TableLeft"/>
              <w:rPr>
                <w:ins w:id="345" w:author="Powell, Deana" w:date="2026-03-05T15:34:00Z" w16du:dateUtc="2026-03-05T20:34:00Z"/>
                <w:sz w:val="18"/>
                <w:szCs w:val="18"/>
              </w:rPr>
            </w:pPr>
            <w:ins w:id="346" w:author="Powell, Deana" w:date="2026-03-05T15:34:00Z" w16du:dateUtc="2026-03-05T20:34:00Z">
              <w:r w:rsidRPr="002B5730">
                <w:rPr>
                  <w:sz w:val="18"/>
                  <w:szCs w:val="18"/>
                </w:rPr>
                <w:t>Table 4, Bone marrow aspirate for biomarkers: note added that this sample is required for both SLL and CLL participants.</w:t>
              </w:r>
            </w:ins>
          </w:p>
        </w:tc>
        <w:tc>
          <w:tcPr>
            <w:tcW w:w="3471" w:type="dxa"/>
          </w:tcPr>
          <w:p w14:paraId="1EABA8B5" w14:textId="77777777" w:rsidR="001D06DF" w:rsidRPr="002B5730" w:rsidRDefault="00526A29" w:rsidP="001D06DF">
            <w:pPr>
              <w:pStyle w:val="TableLeft"/>
              <w:rPr>
                <w:ins w:id="347" w:author="Powell, Deana" w:date="2026-03-05T15:34:00Z" w16du:dateUtc="2026-03-05T20:34:00Z"/>
                <w:sz w:val="18"/>
                <w:szCs w:val="18"/>
              </w:rPr>
            </w:pPr>
            <w:ins w:id="348" w:author="Powell, Deana" w:date="2026-03-05T15:34:00Z" w16du:dateUtc="2026-03-05T20:34:00Z">
              <w:r w:rsidRPr="002B5730">
                <w:rPr>
                  <w:sz w:val="18"/>
                  <w:szCs w:val="18"/>
                </w:rPr>
                <w:t>To ensure samples are obtained for all participants.</w:t>
              </w:r>
            </w:ins>
          </w:p>
        </w:tc>
      </w:tr>
      <w:tr w:rsidR="00CA657C" w14:paraId="640ECB07" w14:textId="77777777" w:rsidTr="00BA57FD">
        <w:trPr>
          <w:ins w:id="349" w:author="Powell, Deana" w:date="2026-03-05T15:34:00Z" w16du:dateUtc="2026-03-05T20:34:00Z"/>
        </w:trPr>
        <w:tc>
          <w:tcPr>
            <w:tcW w:w="2066" w:type="dxa"/>
            <w:tcBorders>
              <w:top w:val="single" w:sz="4" w:space="0" w:color="auto"/>
              <w:bottom w:val="nil"/>
            </w:tcBorders>
          </w:tcPr>
          <w:p w14:paraId="0CE17340" w14:textId="77777777" w:rsidR="001D06DF" w:rsidRDefault="00526A29" w:rsidP="001D06DF">
            <w:pPr>
              <w:pStyle w:val="TableLeft"/>
              <w:rPr>
                <w:ins w:id="350" w:author="Powell, Deana" w:date="2026-03-05T15:34:00Z" w16du:dateUtc="2026-03-05T20:34:00Z"/>
                <w:sz w:val="18"/>
                <w:szCs w:val="18"/>
              </w:rPr>
            </w:pPr>
            <w:ins w:id="351" w:author="Powell, Deana" w:date="2026-03-05T15:34:00Z" w16du:dateUtc="2026-03-05T20:34:00Z">
              <w:r>
                <w:rPr>
                  <w:sz w:val="18"/>
                  <w:szCs w:val="18"/>
                </w:rPr>
                <w:t xml:space="preserve">Section </w:t>
              </w:r>
              <w:r w:rsidRPr="004B6594">
                <w:rPr>
                  <w:sz w:val="18"/>
                  <w:szCs w:val="18"/>
                </w:rPr>
                <w:t>2.2.4</w:t>
              </w:r>
              <w:r>
                <w:rPr>
                  <w:sz w:val="18"/>
                  <w:szCs w:val="18"/>
                </w:rPr>
                <w:t xml:space="preserve">, </w:t>
              </w:r>
              <w:r w:rsidRPr="004B6594">
                <w:rPr>
                  <w:sz w:val="18"/>
                  <w:szCs w:val="18"/>
                </w:rPr>
                <w:t>Ongoing Clinical Studies</w:t>
              </w:r>
            </w:ins>
          </w:p>
        </w:tc>
        <w:tc>
          <w:tcPr>
            <w:tcW w:w="3463" w:type="dxa"/>
            <w:vAlign w:val="center"/>
          </w:tcPr>
          <w:p w14:paraId="400F200A" w14:textId="77777777" w:rsidR="001D06DF" w:rsidRPr="002B5730" w:rsidRDefault="00526A29" w:rsidP="001D06DF">
            <w:pPr>
              <w:pStyle w:val="TableLeft"/>
              <w:rPr>
                <w:ins w:id="352" w:author="Powell, Deana" w:date="2026-03-05T15:34:00Z" w16du:dateUtc="2026-03-05T20:34:00Z"/>
                <w:sz w:val="18"/>
                <w:szCs w:val="18"/>
              </w:rPr>
            </w:pPr>
            <w:ins w:id="353" w:author="Powell, Deana" w:date="2026-03-05T15:34:00Z" w16du:dateUtc="2026-03-05T20:34:00Z">
              <w:r>
                <w:rPr>
                  <w:sz w:val="18"/>
                  <w:szCs w:val="18"/>
                </w:rPr>
                <w:t xml:space="preserve">First sentence updated to remove reference to date and confirm the available data for </w:t>
              </w:r>
              <w:r w:rsidR="007528EF">
                <w:rPr>
                  <w:sz w:val="18"/>
                  <w:szCs w:val="18"/>
                </w:rPr>
                <w:t>nemtabrutinib</w:t>
              </w:r>
            </w:ins>
          </w:p>
        </w:tc>
        <w:tc>
          <w:tcPr>
            <w:tcW w:w="3471" w:type="dxa"/>
          </w:tcPr>
          <w:p w14:paraId="1F4CE58B" w14:textId="337B4ACB" w:rsidR="001D06DF" w:rsidRPr="002B5730" w:rsidRDefault="00526A29" w:rsidP="001D06DF">
            <w:pPr>
              <w:pStyle w:val="TableLeft"/>
              <w:rPr>
                <w:ins w:id="354" w:author="Powell, Deana" w:date="2026-03-05T15:34:00Z" w16du:dateUtc="2026-03-05T20:34:00Z"/>
                <w:sz w:val="18"/>
                <w:szCs w:val="18"/>
              </w:rPr>
            </w:pPr>
            <w:ins w:id="355" w:author="Powell, Deana" w:date="2026-03-05T15:34:00Z" w16du:dateUtc="2026-03-05T20:34:00Z">
              <w:r w:rsidRPr="002B5730">
                <w:rPr>
                  <w:sz w:val="18"/>
                  <w:szCs w:val="18"/>
                </w:rPr>
                <w:t>To align with current information in the IB.</w:t>
              </w:r>
            </w:ins>
          </w:p>
        </w:tc>
      </w:tr>
      <w:tr w:rsidR="00CA657C" w14:paraId="6DD040FC" w14:textId="77777777" w:rsidTr="00C6517F">
        <w:trPr>
          <w:ins w:id="356" w:author="Powell, Deana" w:date="2026-03-05T15:34:00Z" w16du:dateUtc="2026-03-05T20:34:00Z"/>
        </w:trPr>
        <w:tc>
          <w:tcPr>
            <w:tcW w:w="2066" w:type="dxa"/>
            <w:tcBorders>
              <w:top w:val="nil"/>
              <w:bottom w:val="single" w:sz="4" w:space="0" w:color="auto"/>
            </w:tcBorders>
          </w:tcPr>
          <w:p w14:paraId="268FBAF7" w14:textId="77777777" w:rsidR="00BA57FD" w:rsidRDefault="00BA57FD" w:rsidP="00BA57FD">
            <w:pPr>
              <w:pStyle w:val="TableLeft"/>
              <w:rPr>
                <w:ins w:id="357" w:author="Powell, Deana" w:date="2026-03-05T15:34:00Z" w16du:dateUtc="2026-03-05T20:34:00Z"/>
                <w:sz w:val="18"/>
                <w:szCs w:val="18"/>
              </w:rPr>
            </w:pPr>
          </w:p>
        </w:tc>
        <w:tc>
          <w:tcPr>
            <w:tcW w:w="3463" w:type="dxa"/>
            <w:vAlign w:val="center"/>
          </w:tcPr>
          <w:p w14:paraId="73044D06" w14:textId="77777777" w:rsidR="00BA57FD" w:rsidRPr="002B5730" w:rsidRDefault="00526A29" w:rsidP="00BA57FD">
            <w:pPr>
              <w:pStyle w:val="TableLeft"/>
              <w:rPr>
                <w:ins w:id="358" w:author="Powell, Deana" w:date="2026-03-05T15:34:00Z" w16du:dateUtc="2026-03-05T20:34:00Z"/>
                <w:sz w:val="18"/>
                <w:szCs w:val="18"/>
              </w:rPr>
            </w:pPr>
            <w:ins w:id="359" w:author="Powell, Deana" w:date="2026-03-05T15:34:00Z" w16du:dateUtc="2026-03-05T20:34:00Z">
              <w:r w:rsidRPr="002B5730">
                <w:rPr>
                  <w:sz w:val="18"/>
                  <w:szCs w:val="18"/>
                </w:rPr>
                <w:t>Data for BELLWAVE-001 and BELLWAVE-003 have to been updated, including the results of the preliminary QTc analysis.</w:t>
              </w:r>
            </w:ins>
          </w:p>
        </w:tc>
        <w:tc>
          <w:tcPr>
            <w:tcW w:w="3471" w:type="dxa"/>
          </w:tcPr>
          <w:p w14:paraId="070BE155" w14:textId="77777777" w:rsidR="00BA57FD" w:rsidRPr="002B5730" w:rsidRDefault="00526A29" w:rsidP="00BA57FD">
            <w:pPr>
              <w:pStyle w:val="TableLeft"/>
              <w:rPr>
                <w:ins w:id="360" w:author="Powell, Deana" w:date="2026-03-05T15:34:00Z" w16du:dateUtc="2026-03-05T20:34:00Z"/>
                <w:sz w:val="18"/>
                <w:szCs w:val="18"/>
              </w:rPr>
            </w:pPr>
            <w:ins w:id="361" w:author="Powell, Deana" w:date="2026-03-05T15:34:00Z" w16du:dateUtc="2026-03-05T20:34:00Z">
              <w:r>
                <w:rPr>
                  <w:sz w:val="18"/>
                  <w:szCs w:val="18"/>
                </w:rPr>
                <w:t>See rationale for Section 2.2.4.</w:t>
              </w:r>
            </w:ins>
          </w:p>
        </w:tc>
      </w:tr>
      <w:tr w:rsidR="00CA657C" w14:paraId="33055DAB" w14:textId="77777777" w:rsidTr="00C6517F">
        <w:trPr>
          <w:ins w:id="362" w:author="Powell, Deana" w:date="2026-03-05T15:34:00Z" w16du:dateUtc="2026-03-05T20:34:00Z"/>
        </w:trPr>
        <w:tc>
          <w:tcPr>
            <w:tcW w:w="2066" w:type="dxa"/>
            <w:tcBorders>
              <w:top w:val="single" w:sz="4" w:space="0" w:color="auto"/>
              <w:bottom w:val="nil"/>
            </w:tcBorders>
          </w:tcPr>
          <w:p w14:paraId="6959EBD8" w14:textId="77777777" w:rsidR="00BA57FD" w:rsidRDefault="00526A29" w:rsidP="00BA57FD">
            <w:pPr>
              <w:pStyle w:val="TableLeft"/>
              <w:rPr>
                <w:ins w:id="363" w:author="Powell, Deana" w:date="2026-03-05T15:34:00Z" w16du:dateUtc="2026-03-05T20:34:00Z"/>
                <w:sz w:val="18"/>
                <w:szCs w:val="18"/>
              </w:rPr>
            </w:pPr>
            <w:ins w:id="364" w:author="Powell, Deana" w:date="2026-03-05T15:34:00Z" w16du:dateUtc="2026-03-05T20:34:00Z">
              <w:r>
                <w:rPr>
                  <w:sz w:val="18"/>
                  <w:szCs w:val="18"/>
                </w:rPr>
                <w:t xml:space="preserve">Section </w:t>
              </w:r>
              <w:r w:rsidRPr="004B6594">
                <w:rPr>
                  <w:sz w:val="18"/>
                  <w:szCs w:val="18"/>
                </w:rPr>
                <w:t>2.3</w:t>
              </w:r>
              <w:r>
                <w:rPr>
                  <w:sz w:val="18"/>
                  <w:szCs w:val="18"/>
                </w:rPr>
                <w:t xml:space="preserve">, </w:t>
              </w:r>
              <w:r w:rsidRPr="004B6594">
                <w:rPr>
                  <w:sz w:val="18"/>
                  <w:szCs w:val="18"/>
                </w:rPr>
                <w:t>Benefit/Risk Assessment</w:t>
              </w:r>
            </w:ins>
          </w:p>
        </w:tc>
        <w:tc>
          <w:tcPr>
            <w:tcW w:w="3463" w:type="dxa"/>
          </w:tcPr>
          <w:p w14:paraId="39B9B7AD" w14:textId="77777777" w:rsidR="00BA57FD" w:rsidRPr="002B5730" w:rsidRDefault="00526A29" w:rsidP="00BA57FD">
            <w:pPr>
              <w:pStyle w:val="TableLeft"/>
              <w:rPr>
                <w:ins w:id="365" w:author="Powell, Deana" w:date="2026-03-05T15:34:00Z" w16du:dateUtc="2026-03-05T20:34:00Z"/>
                <w:sz w:val="18"/>
                <w:szCs w:val="18"/>
              </w:rPr>
            </w:pPr>
            <w:ins w:id="366" w:author="Powell, Deana" w:date="2026-03-05T15:34:00Z" w16du:dateUtc="2026-03-05T20:34:00Z">
              <w:r w:rsidRPr="002B5730">
                <w:rPr>
                  <w:sz w:val="18"/>
                  <w:szCs w:val="18"/>
                </w:rPr>
                <w:t>Data from nemtabrutinib studies have been updated.</w:t>
              </w:r>
            </w:ins>
          </w:p>
        </w:tc>
        <w:tc>
          <w:tcPr>
            <w:tcW w:w="3471" w:type="dxa"/>
          </w:tcPr>
          <w:p w14:paraId="24C84B81" w14:textId="77777777" w:rsidR="00BA57FD" w:rsidRPr="002B5730" w:rsidRDefault="00526A29" w:rsidP="00BA57FD">
            <w:pPr>
              <w:pStyle w:val="TableLeft"/>
              <w:rPr>
                <w:ins w:id="367" w:author="Powell, Deana" w:date="2026-03-05T15:34:00Z" w16du:dateUtc="2026-03-05T20:34:00Z"/>
                <w:sz w:val="18"/>
                <w:szCs w:val="18"/>
              </w:rPr>
            </w:pPr>
            <w:ins w:id="368" w:author="Powell, Deana" w:date="2026-03-05T15:34:00Z" w16du:dateUtc="2026-03-05T20:34:00Z">
              <w:r w:rsidRPr="002B5730">
                <w:rPr>
                  <w:sz w:val="18"/>
                  <w:szCs w:val="18"/>
                </w:rPr>
                <w:t>See rationale for Section 2.2.4.</w:t>
              </w:r>
            </w:ins>
          </w:p>
        </w:tc>
      </w:tr>
      <w:tr w:rsidR="00CA657C" w14:paraId="5CF5218E" w14:textId="77777777" w:rsidTr="00BA57FD">
        <w:trPr>
          <w:ins w:id="369" w:author="Powell, Deana" w:date="2026-03-05T15:34:00Z" w16du:dateUtc="2026-03-05T20:34:00Z"/>
        </w:trPr>
        <w:tc>
          <w:tcPr>
            <w:tcW w:w="2066" w:type="dxa"/>
            <w:tcBorders>
              <w:bottom w:val="nil"/>
            </w:tcBorders>
          </w:tcPr>
          <w:p w14:paraId="6FE73FBC" w14:textId="77777777" w:rsidR="00BA57FD" w:rsidRDefault="00526A29" w:rsidP="00BA57FD">
            <w:pPr>
              <w:pStyle w:val="TableLeft"/>
              <w:rPr>
                <w:ins w:id="370" w:author="Powell, Deana" w:date="2026-03-05T15:34:00Z" w16du:dateUtc="2026-03-05T20:34:00Z"/>
                <w:sz w:val="18"/>
                <w:szCs w:val="18"/>
              </w:rPr>
            </w:pPr>
            <w:ins w:id="371" w:author="Powell, Deana" w:date="2026-03-05T15:34:00Z" w16du:dateUtc="2026-03-05T20:34:00Z">
              <w:r>
                <w:rPr>
                  <w:sz w:val="18"/>
                  <w:szCs w:val="18"/>
                </w:rPr>
                <w:t xml:space="preserve">Section </w:t>
              </w:r>
              <w:r w:rsidRPr="00AA5198">
                <w:rPr>
                  <w:sz w:val="18"/>
                  <w:szCs w:val="18"/>
                </w:rPr>
                <w:t>4.1.1</w:t>
              </w:r>
              <w:r>
                <w:rPr>
                  <w:sz w:val="18"/>
                  <w:szCs w:val="18"/>
                </w:rPr>
                <w:t xml:space="preserve">, </w:t>
              </w:r>
              <w:r w:rsidRPr="00AA5198">
                <w:rPr>
                  <w:sz w:val="18"/>
                  <w:szCs w:val="18"/>
                </w:rPr>
                <w:t>Part 1 (Dose Escalation and Confirmation) Design</w:t>
              </w:r>
            </w:ins>
          </w:p>
        </w:tc>
        <w:tc>
          <w:tcPr>
            <w:tcW w:w="3463" w:type="dxa"/>
          </w:tcPr>
          <w:p w14:paraId="15850E9A" w14:textId="77777777" w:rsidR="00BA57FD" w:rsidRPr="002B5730" w:rsidRDefault="00526A29" w:rsidP="00BA57FD">
            <w:pPr>
              <w:pStyle w:val="TableLeft"/>
              <w:rPr>
                <w:ins w:id="372" w:author="Powell, Deana" w:date="2026-03-05T15:34:00Z" w16du:dateUtc="2026-03-05T20:34:00Z"/>
                <w:sz w:val="18"/>
                <w:szCs w:val="18"/>
              </w:rPr>
            </w:pPr>
            <w:ins w:id="373" w:author="Powell, Deana" w:date="2026-03-05T15:34:00Z" w16du:dateUtc="2026-03-05T20:34:00Z">
              <w:r w:rsidRPr="002B5730">
                <w:rPr>
                  <w:sz w:val="18"/>
                  <w:szCs w:val="18"/>
                </w:rPr>
                <w:t>Text added to confirm that an additional 15 participants will be enrolled into Part 1 to receive 45 mg qd nemtabrutinib in combination with venetoclax, which is the selected Part 2 dose.</w:t>
              </w:r>
            </w:ins>
          </w:p>
        </w:tc>
        <w:tc>
          <w:tcPr>
            <w:tcW w:w="3471" w:type="dxa"/>
          </w:tcPr>
          <w:p w14:paraId="2C8DF4CD" w14:textId="77777777" w:rsidR="00BA57FD" w:rsidRPr="002B5730" w:rsidRDefault="00526A29" w:rsidP="00BA57FD">
            <w:pPr>
              <w:pStyle w:val="TableLeft"/>
              <w:rPr>
                <w:ins w:id="374" w:author="Powell, Deana" w:date="2026-03-05T15:34:00Z" w16du:dateUtc="2026-03-05T20:34:00Z"/>
                <w:sz w:val="18"/>
                <w:szCs w:val="18"/>
              </w:rPr>
            </w:pPr>
            <w:ins w:id="375" w:author="Powell, Deana" w:date="2026-03-05T15:34:00Z" w16du:dateUtc="2026-03-05T20:34:00Z">
              <w:r w:rsidRPr="002B5730">
                <w:rPr>
                  <w:sz w:val="18"/>
                  <w:szCs w:val="18"/>
                </w:rPr>
                <w:t>See rationale for Section 1.1, additional participants.</w:t>
              </w:r>
            </w:ins>
          </w:p>
        </w:tc>
      </w:tr>
      <w:tr w:rsidR="00CA657C" w14:paraId="7356CCCC" w14:textId="77777777" w:rsidTr="00BA57FD">
        <w:trPr>
          <w:ins w:id="376" w:author="Powell, Deana" w:date="2026-03-05T15:34:00Z" w16du:dateUtc="2026-03-05T20:34:00Z"/>
        </w:trPr>
        <w:tc>
          <w:tcPr>
            <w:tcW w:w="2066" w:type="dxa"/>
            <w:tcBorders>
              <w:top w:val="nil"/>
              <w:bottom w:val="single" w:sz="4" w:space="0" w:color="auto"/>
            </w:tcBorders>
          </w:tcPr>
          <w:p w14:paraId="4315308F" w14:textId="77777777" w:rsidR="00BA57FD" w:rsidRDefault="00BA57FD" w:rsidP="00BA57FD">
            <w:pPr>
              <w:pStyle w:val="TableLeft"/>
              <w:rPr>
                <w:ins w:id="377" w:author="Powell, Deana" w:date="2026-03-05T15:34:00Z" w16du:dateUtc="2026-03-05T20:34:00Z"/>
                <w:sz w:val="18"/>
                <w:szCs w:val="18"/>
              </w:rPr>
            </w:pPr>
          </w:p>
        </w:tc>
        <w:tc>
          <w:tcPr>
            <w:tcW w:w="3463" w:type="dxa"/>
          </w:tcPr>
          <w:p w14:paraId="1EF4ADFA" w14:textId="77777777" w:rsidR="00BA57FD" w:rsidRPr="002B5730" w:rsidRDefault="00526A29" w:rsidP="00BA57FD">
            <w:pPr>
              <w:pStyle w:val="TableLeft"/>
              <w:rPr>
                <w:ins w:id="378" w:author="Powell, Deana" w:date="2026-03-05T15:34:00Z" w16du:dateUtc="2026-03-05T20:34:00Z"/>
                <w:sz w:val="18"/>
                <w:szCs w:val="18"/>
              </w:rPr>
            </w:pPr>
            <w:ins w:id="379" w:author="Powell, Deana" w:date="2026-03-05T15:34:00Z" w16du:dateUtc="2026-03-05T20:34:00Z">
              <w:r w:rsidRPr="002B5730">
                <w:rPr>
                  <w:sz w:val="18"/>
                  <w:szCs w:val="18"/>
                </w:rPr>
                <w:t>Updated text about resolution of prior toxicities.</w:t>
              </w:r>
            </w:ins>
          </w:p>
        </w:tc>
        <w:tc>
          <w:tcPr>
            <w:tcW w:w="3471" w:type="dxa"/>
          </w:tcPr>
          <w:p w14:paraId="2BC302FF" w14:textId="77777777" w:rsidR="00BA57FD" w:rsidRPr="002B5730" w:rsidRDefault="00526A29" w:rsidP="00BA57FD">
            <w:pPr>
              <w:pStyle w:val="TableLeft"/>
              <w:rPr>
                <w:ins w:id="380" w:author="Powell, Deana" w:date="2026-03-05T15:34:00Z" w16du:dateUtc="2026-03-05T20:34:00Z"/>
                <w:sz w:val="18"/>
                <w:szCs w:val="18"/>
              </w:rPr>
            </w:pPr>
            <w:ins w:id="381" w:author="Powell, Deana" w:date="2026-03-05T15:34:00Z" w16du:dateUtc="2026-03-05T20:34:00Z">
              <w:r w:rsidRPr="002B5730">
                <w:rPr>
                  <w:sz w:val="18"/>
                  <w:szCs w:val="18"/>
                </w:rPr>
                <w:t>Sponsor consultation is required if window between resolution of prior toxicity and initiation of combination therapy is &gt;1 week.</w:t>
              </w:r>
            </w:ins>
          </w:p>
        </w:tc>
      </w:tr>
      <w:tr w:rsidR="00CA657C" w14:paraId="6DA730A0" w14:textId="77777777" w:rsidTr="00BA57FD">
        <w:trPr>
          <w:ins w:id="382" w:author="Powell, Deana" w:date="2026-03-05T15:34:00Z" w16du:dateUtc="2026-03-05T20:34:00Z"/>
        </w:trPr>
        <w:tc>
          <w:tcPr>
            <w:tcW w:w="2066" w:type="dxa"/>
            <w:tcBorders>
              <w:top w:val="single" w:sz="4" w:space="0" w:color="auto"/>
              <w:bottom w:val="nil"/>
            </w:tcBorders>
          </w:tcPr>
          <w:p w14:paraId="63FB97FB" w14:textId="77777777" w:rsidR="00BA57FD" w:rsidRDefault="00526A29" w:rsidP="00BA57FD">
            <w:pPr>
              <w:pStyle w:val="TableLeft"/>
              <w:rPr>
                <w:ins w:id="383" w:author="Powell, Deana" w:date="2026-03-05T15:34:00Z" w16du:dateUtc="2026-03-05T20:34:00Z"/>
                <w:sz w:val="18"/>
                <w:szCs w:val="18"/>
              </w:rPr>
            </w:pPr>
            <w:ins w:id="384" w:author="Powell, Deana" w:date="2026-03-05T15:34:00Z" w16du:dateUtc="2026-03-05T20:34:00Z">
              <w:r>
                <w:rPr>
                  <w:sz w:val="18"/>
                  <w:szCs w:val="18"/>
                </w:rPr>
                <w:t xml:space="preserve">Section </w:t>
              </w:r>
              <w:r w:rsidRPr="00E904C1">
                <w:rPr>
                  <w:sz w:val="18"/>
                  <w:szCs w:val="18"/>
                </w:rPr>
                <w:t>4.1.2</w:t>
              </w:r>
              <w:r>
                <w:rPr>
                  <w:sz w:val="18"/>
                  <w:szCs w:val="18"/>
                </w:rPr>
                <w:t xml:space="preserve">, </w:t>
              </w:r>
              <w:r w:rsidRPr="00E904C1">
                <w:rPr>
                  <w:sz w:val="18"/>
                  <w:szCs w:val="18"/>
                </w:rPr>
                <w:t>Part 2 Design</w:t>
              </w:r>
            </w:ins>
          </w:p>
        </w:tc>
        <w:tc>
          <w:tcPr>
            <w:tcW w:w="3463" w:type="dxa"/>
          </w:tcPr>
          <w:p w14:paraId="46026B59" w14:textId="77777777" w:rsidR="00BA57FD" w:rsidRPr="002B5730" w:rsidRDefault="00526A29" w:rsidP="00BA57FD">
            <w:pPr>
              <w:pStyle w:val="TableLeft"/>
              <w:rPr>
                <w:ins w:id="385" w:author="Powell, Deana" w:date="2026-03-05T15:34:00Z" w16du:dateUtc="2026-03-05T20:34:00Z"/>
                <w:sz w:val="18"/>
                <w:szCs w:val="18"/>
              </w:rPr>
            </w:pPr>
            <w:ins w:id="386" w:author="Powell, Deana" w:date="2026-03-05T15:34:00Z" w16du:dateUtc="2026-03-05T20:34:00Z">
              <w:r w:rsidRPr="002B5730">
                <w:rPr>
                  <w:sz w:val="18"/>
                  <w:szCs w:val="18"/>
                </w:rPr>
                <w:t xml:space="preserve">Text added to confirm the dose of nemtabrutinib selected to be used in combination with venetoclax in Part 2 is 45 mg qd. </w:t>
              </w:r>
            </w:ins>
          </w:p>
        </w:tc>
        <w:tc>
          <w:tcPr>
            <w:tcW w:w="3471" w:type="dxa"/>
          </w:tcPr>
          <w:p w14:paraId="65DD1623" w14:textId="77777777" w:rsidR="00BA57FD" w:rsidRPr="002B5730" w:rsidRDefault="00526A29" w:rsidP="00BA57FD">
            <w:pPr>
              <w:pStyle w:val="TableLeft"/>
              <w:rPr>
                <w:ins w:id="387" w:author="Powell, Deana" w:date="2026-03-05T15:34:00Z" w16du:dateUtc="2026-03-05T20:34:00Z"/>
                <w:sz w:val="18"/>
                <w:szCs w:val="18"/>
              </w:rPr>
            </w:pPr>
            <w:ins w:id="388" w:author="Powell, Deana" w:date="2026-03-05T15:34:00Z" w16du:dateUtc="2026-03-05T20:34:00Z">
              <w:r w:rsidRPr="002B5730">
                <w:rPr>
                  <w:sz w:val="18"/>
                  <w:szCs w:val="18"/>
                </w:rPr>
                <w:t>See rationale for Section 1.1 Intervention Groups and Duration for Part 2 dose selection.</w:t>
              </w:r>
            </w:ins>
          </w:p>
        </w:tc>
      </w:tr>
      <w:tr w:rsidR="00CA657C" w14:paraId="27C272D2" w14:textId="77777777" w:rsidTr="00BA57FD">
        <w:trPr>
          <w:ins w:id="389" w:author="Powell, Deana" w:date="2026-03-05T15:34:00Z" w16du:dateUtc="2026-03-05T20:34:00Z"/>
        </w:trPr>
        <w:tc>
          <w:tcPr>
            <w:tcW w:w="2066" w:type="dxa"/>
            <w:tcBorders>
              <w:top w:val="nil"/>
              <w:bottom w:val="nil"/>
            </w:tcBorders>
          </w:tcPr>
          <w:p w14:paraId="42016A41" w14:textId="77777777" w:rsidR="00BA57FD" w:rsidRDefault="00BA57FD" w:rsidP="00BA57FD">
            <w:pPr>
              <w:pStyle w:val="TableLeft"/>
              <w:rPr>
                <w:ins w:id="390" w:author="Powell, Deana" w:date="2026-03-05T15:34:00Z" w16du:dateUtc="2026-03-05T20:34:00Z"/>
                <w:sz w:val="18"/>
                <w:szCs w:val="18"/>
              </w:rPr>
            </w:pPr>
          </w:p>
        </w:tc>
        <w:tc>
          <w:tcPr>
            <w:tcW w:w="3463" w:type="dxa"/>
          </w:tcPr>
          <w:p w14:paraId="4B560A77" w14:textId="77777777" w:rsidR="00BA57FD" w:rsidRPr="002B5730" w:rsidRDefault="00526A29" w:rsidP="00BA57FD">
            <w:pPr>
              <w:pStyle w:val="TableLeft"/>
              <w:rPr>
                <w:ins w:id="391" w:author="Powell, Deana" w:date="2026-03-05T15:34:00Z" w16du:dateUtc="2026-03-05T20:34:00Z"/>
                <w:sz w:val="18"/>
                <w:szCs w:val="18"/>
              </w:rPr>
            </w:pPr>
            <w:ins w:id="392" w:author="Powell, Deana" w:date="2026-03-05T15:34:00Z" w16du:dateUtc="2026-03-05T20:34:00Z">
              <w:r w:rsidRPr="002B5730">
                <w:rPr>
                  <w:sz w:val="18"/>
                  <w:szCs w:val="18"/>
                </w:rPr>
                <w:t>Text removed stating once a participant starts treatment with a rituximab biosimilar, no changes can be made.</w:t>
              </w:r>
            </w:ins>
          </w:p>
        </w:tc>
        <w:tc>
          <w:tcPr>
            <w:tcW w:w="3471" w:type="dxa"/>
          </w:tcPr>
          <w:p w14:paraId="3EDC62AE" w14:textId="77777777" w:rsidR="00BA57FD" w:rsidRPr="002B5730" w:rsidRDefault="00526A29" w:rsidP="00BA57FD">
            <w:pPr>
              <w:pStyle w:val="TableLeft"/>
              <w:rPr>
                <w:ins w:id="393" w:author="Powell, Deana" w:date="2026-03-05T15:34:00Z" w16du:dateUtc="2026-03-05T20:34:00Z"/>
                <w:sz w:val="18"/>
                <w:szCs w:val="18"/>
              </w:rPr>
            </w:pPr>
            <w:ins w:id="394" w:author="Powell, Deana" w:date="2026-03-05T15:34:00Z" w16du:dateUtc="2026-03-05T20:34:00Z">
              <w:r w:rsidRPr="002B5730">
                <w:rPr>
                  <w:sz w:val="18"/>
                  <w:szCs w:val="18"/>
                </w:rPr>
                <w:t>To allow flexibility for use of other biosimilars in the case of tolerability issues.</w:t>
              </w:r>
            </w:ins>
          </w:p>
        </w:tc>
      </w:tr>
      <w:tr w:rsidR="00CA657C" w14:paraId="7CF7A5AE" w14:textId="77777777" w:rsidTr="00BA57FD">
        <w:trPr>
          <w:ins w:id="395" w:author="Powell, Deana" w:date="2026-03-05T15:34:00Z" w16du:dateUtc="2026-03-05T20:34:00Z"/>
        </w:trPr>
        <w:tc>
          <w:tcPr>
            <w:tcW w:w="2066" w:type="dxa"/>
            <w:tcBorders>
              <w:top w:val="nil"/>
              <w:bottom w:val="nil"/>
            </w:tcBorders>
          </w:tcPr>
          <w:p w14:paraId="69BBB24F" w14:textId="77777777" w:rsidR="00BA57FD" w:rsidRDefault="00BA57FD" w:rsidP="00BA57FD">
            <w:pPr>
              <w:pStyle w:val="TableLeft"/>
              <w:rPr>
                <w:ins w:id="396" w:author="Powell, Deana" w:date="2026-03-05T15:34:00Z" w16du:dateUtc="2026-03-05T20:34:00Z"/>
                <w:sz w:val="18"/>
                <w:szCs w:val="18"/>
              </w:rPr>
            </w:pPr>
          </w:p>
        </w:tc>
        <w:tc>
          <w:tcPr>
            <w:tcW w:w="3463" w:type="dxa"/>
          </w:tcPr>
          <w:p w14:paraId="60B4809A" w14:textId="77777777" w:rsidR="00BA57FD" w:rsidRPr="002B5730" w:rsidRDefault="00526A29" w:rsidP="00BA57FD">
            <w:pPr>
              <w:pStyle w:val="TableLeft"/>
              <w:rPr>
                <w:ins w:id="397" w:author="Powell, Deana" w:date="2026-03-05T15:34:00Z" w16du:dateUtc="2026-03-05T20:34:00Z"/>
                <w:sz w:val="18"/>
                <w:szCs w:val="18"/>
              </w:rPr>
            </w:pPr>
            <w:ins w:id="398" w:author="Powell, Deana" w:date="2026-03-05T15:34:00Z" w16du:dateUtc="2026-03-05T20:34:00Z">
              <w:r w:rsidRPr="002B5730">
                <w:rPr>
                  <w:sz w:val="18"/>
                  <w:szCs w:val="18"/>
                </w:rPr>
                <w:t>Prior BCL2i  use and prior BTKi use have been added as stratification factors.</w:t>
              </w:r>
            </w:ins>
          </w:p>
        </w:tc>
        <w:tc>
          <w:tcPr>
            <w:tcW w:w="3471" w:type="dxa"/>
          </w:tcPr>
          <w:p w14:paraId="07B6701C" w14:textId="77777777" w:rsidR="00BA57FD" w:rsidRPr="002B5730" w:rsidRDefault="00526A29" w:rsidP="00BA57FD">
            <w:pPr>
              <w:pStyle w:val="TableLeft"/>
              <w:rPr>
                <w:ins w:id="399" w:author="Powell, Deana" w:date="2026-03-05T15:34:00Z" w16du:dateUtc="2026-03-05T20:34:00Z"/>
                <w:sz w:val="18"/>
                <w:szCs w:val="18"/>
              </w:rPr>
            </w:pPr>
            <w:ins w:id="400" w:author="Powell, Deana" w:date="2026-03-05T15:34:00Z" w16du:dateUtc="2026-03-05T20:34:00Z">
              <w:r w:rsidRPr="002B5730">
                <w:rPr>
                  <w:sz w:val="18"/>
                  <w:szCs w:val="18"/>
                </w:rPr>
                <w:t>See Section 1.2.2 rationale for stratification factors.</w:t>
              </w:r>
            </w:ins>
          </w:p>
        </w:tc>
      </w:tr>
      <w:tr w:rsidR="00CA657C" w14:paraId="65DF4E2F" w14:textId="77777777" w:rsidTr="00BA57FD">
        <w:trPr>
          <w:ins w:id="401" w:author="Powell, Deana" w:date="2026-03-05T15:34:00Z" w16du:dateUtc="2026-03-05T20:34:00Z"/>
        </w:trPr>
        <w:tc>
          <w:tcPr>
            <w:tcW w:w="2066" w:type="dxa"/>
            <w:tcBorders>
              <w:top w:val="nil"/>
              <w:bottom w:val="single" w:sz="4" w:space="0" w:color="auto"/>
            </w:tcBorders>
          </w:tcPr>
          <w:p w14:paraId="439BF74D" w14:textId="77777777" w:rsidR="00BA57FD" w:rsidRDefault="00BA57FD" w:rsidP="00BA57FD">
            <w:pPr>
              <w:pStyle w:val="TableLeft"/>
              <w:rPr>
                <w:ins w:id="402" w:author="Powell, Deana" w:date="2026-03-05T15:34:00Z" w16du:dateUtc="2026-03-05T20:34:00Z"/>
                <w:sz w:val="18"/>
                <w:szCs w:val="18"/>
              </w:rPr>
            </w:pPr>
          </w:p>
        </w:tc>
        <w:tc>
          <w:tcPr>
            <w:tcW w:w="3463" w:type="dxa"/>
          </w:tcPr>
          <w:p w14:paraId="516B1ED0" w14:textId="77777777" w:rsidR="00BA57FD" w:rsidRPr="002B5730" w:rsidRDefault="00526A29" w:rsidP="00BA57FD">
            <w:pPr>
              <w:pStyle w:val="TableLeft"/>
              <w:rPr>
                <w:ins w:id="403" w:author="Powell, Deana" w:date="2026-03-05T15:34:00Z" w16du:dateUtc="2026-03-05T20:34:00Z"/>
                <w:sz w:val="18"/>
                <w:szCs w:val="18"/>
              </w:rPr>
            </w:pPr>
            <w:ins w:id="404" w:author="Powell, Deana" w:date="2026-03-05T15:34:00Z" w16du:dateUtc="2026-03-05T20:34:00Z">
              <w:r w:rsidRPr="002B5730">
                <w:rPr>
                  <w:sz w:val="18"/>
                  <w:szCs w:val="18"/>
                </w:rPr>
                <w:t>BTK-C481 mutation status was removed as a stratification factor.</w:t>
              </w:r>
            </w:ins>
          </w:p>
        </w:tc>
        <w:tc>
          <w:tcPr>
            <w:tcW w:w="3471" w:type="dxa"/>
          </w:tcPr>
          <w:p w14:paraId="1589E33D" w14:textId="77777777" w:rsidR="00BA57FD" w:rsidRPr="002B5730" w:rsidRDefault="00526A29" w:rsidP="00BA57FD">
            <w:pPr>
              <w:pStyle w:val="TableLeft"/>
              <w:rPr>
                <w:ins w:id="405" w:author="Powell, Deana" w:date="2026-03-05T15:34:00Z" w16du:dateUtc="2026-03-05T20:34:00Z"/>
                <w:sz w:val="18"/>
                <w:szCs w:val="18"/>
              </w:rPr>
            </w:pPr>
            <w:ins w:id="406" w:author="Powell, Deana" w:date="2026-03-05T15:34:00Z" w16du:dateUtc="2026-03-05T20:34:00Z">
              <w:r w:rsidRPr="002B5730">
                <w:rPr>
                  <w:sz w:val="18"/>
                  <w:szCs w:val="18"/>
                </w:rPr>
                <w:t>See Section 1.2.2 rationale removal of BTK-C481 mutation status as a stratification factor.</w:t>
              </w:r>
              <w:r w:rsidRPr="002B5730">
                <w:t xml:space="preserve"> </w:t>
              </w:r>
            </w:ins>
          </w:p>
        </w:tc>
      </w:tr>
      <w:tr w:rsidR="00CA657C" w14:paraId="6A620AB5" w14:textId="77777777" w:rsidTr="00BA57FD">
        <w:trPr>
          <w:ins w:id="407" w:author="Powell, Deana" w:date="2026-03-05T15:34:00Z" w16du:dateUtc="2026-03-05T20:34:00Z"/>
        </w:trPr>
        <w:tc>
          <w:tcPr>
            <w:tcW w:w="2066" w:type="dxa"/>
          </w:tcPr>
          <w:p w14:paraId="42C755AA" w14:textId="77777777" w:rsidR="00BA57FD" w:rsidRDefault="00526A29" w:rsidP="00BA57FD">
            <w:pPr>
              <w:pStyle w:val="TableLeft"/>
              <w:rPr>
                <w:ins w:id="408" w:author="Powell, Deana" w:date="2026-03-05T15:34:00Z" w16du:dateUtc="2026-03-05T20:34:00Z"/>
                <w:sz w:val="18"/>
                <w:szCs w:val="18"/>
              </w:rPr>
            </w:pPr>
            <w:ins w:id="409" w:author="Powell, Deana" w:date="2026-03-05T15:34:00Z" w16du:dateUtc="2026-03-05T20:34:00Z">
              <w:r>
                <w:rPr>
                  <w:sz w:val="18"/>
                  <w:szCs w:val="18"/>
                </w:rPr>
                <w:lastRenderedPageBreak/>
                <w:t xml:space="preserve">Section </w:t>
              </w:r>
              <w:r w:rsidRPr="002579BB">
                <w:rPr>
                  <w:sz w:val="18"/>
                  <w:szCs w:val="18"/>
                </w:rPr>
                <w:t>4.2.1.6</w:t>
              </w:r>
              <w:r>
                <w:rPr>
                  <w:sz w:val="18"/>
                  <w:szCs w:val="18"/>
                </w:rPr>
                <w:t xml:space="preserve">, </w:t>
              </w:r>
              <w:r w:rsidRPr="002579BB">
                <w:rPr>
                  <w:sz w:val="18"/>
                  <w:szCs w:val="18"/>
                </w:rPr>
                <w:t>Planned Exploratory Biomarker Research</w:t>
              </w:r>
            </w:ins>
          </w:p>
        </w:tc>
        <w:tc>
          <w:tcPr>
            <w:tcW w:w="3463" w:type="dxa"/>
          </w:tcPr>
          <w:p w14:paraId="742E2682" w14:textId="77777777" w:rsidR="00BA57FD" w:rsidRPr="002B5730" w:rsidRDefault="00526A29" w:rsidP="00BA57FD">
            <w:pPr>
              <w:pStyle w:val="TableLeft"/>
              <w:rPr>
                <w:ins w:id="410" w:author="Powell, Deana" w:date="2026-03-05T15:34:00Z" w16du:dateUtc="2026-03-05T20:34:00Z"/>
                <w:sz w:val="18"/>
                <w:szCs w:val="18"/>
              </w:rPr>
            </w:pPr>
            <w:ins w:id="411" w:author="Powell, Deana" w:date="2026-03-05T15:34:00Z" w16du:dateUtc="2026-03-05T20:34:00Z">
              <w:r w:rsidRPr="002B5730">
                <w:rPr>
                  <w:sz w:val="18"/>
                  <w:szCs w:val="18"/>
                </w:rPr>
                <w:t>Text corrected to reflect biomarker research applicable to nemtabrutinib.</w:t>
              </w:r>
            </w:ins>
          </w:p>
        </w:tc>
        <w:tc>
          <w:tcPr>
            <w:tcW w:w="3471" w:type="dxa"/>
          </w:tcPr>
          <w:p w14:paraId="29883B92" w14:textId="77777777" w:rsidR="00BA57FD" w:rsidRPr="002B5730" w:rsidRDefault="00526A29" w:rsidP="00BA57FD">
            <w:pPr>
              <w:pStyle w:val="TableLeft"/>
              <w:rPr>
                <w:ins w:id="412" w:author="Powell, Deana" w:date="2026-03-05T15:34:00Z" w16du:dateUtc="2026-03-05T20:34:00Z"/>
                <w:sz w:val="18"/>
                <w:szCs w:val="18"/>
              </w:rPr>
            </w:pPr>
            <w:ins w:id="413" w:author="Powell, Deana" w:date="2026-03-05T15:34:00Z" w16du:dateUtc="2026-03-05T20:34:00Z">
              <w:r w:rsidRPr="002B5730">
                <w:rPr>
                  <w:sz w:val="18"/>
                  <w:szCs w:val="18"/>
                </w:rPr>
                <w:t>To align with biomarker plan for nemtabrutinib.</w:t>
              </w:r>
            </w:ins>
          </w:p>
        </w:tc>
      </w:tr>
      <w:tr w:rsidR="00CA657C" w14:paraId="78940CE2" w14:textId="77777777" w:rsidTr="00BA57FD">
        <w:trPr>
          <w:ins w:id="414" w:author="Powell, Deana" w:date="2026-03-05T15:34:00Z" w16du:dateUtc="2026-03-05T20:34:00Z"/>
        </w:trPr>
        <w:tc>
          <w:tcPr>
            <w:tcW w:w="2066" w:type="dxa"/>
            <w:tcBorders>
              <w:bottom w:val="single" w:sz="4" w:space="0" w:color="auto"/>
            </w:tcBorders>
          </w:tcPr>
          <w:p w14:paraId="4E41A436" w14:textId="77777777" w:rsidR="00BA57FD" w:rsidRPr="00170868" w:rsidRDefault="00526A29" w:rsidP="00BA57FD">
            <w:pPr>
              <w:pStyle w:val="TableLeft"/>
              <w:rPr>
                <w:ins w:id="415" w:author="Powell, Deana" w:date="2026-03-05T15:34:00Z" w16du:dateUtc="2026-03-05T20:34:00Z"/>
                <w:sz w:val="20"/>
                <w:szCs w:val="20"/>
              </w:rPr>
            </w:pPr>
            <w:ins w:id="416" w:author="Powell, Deana" w:date="2026-03-05T15:34:00Z" w16du:dateUtc="2026-03-05T20:34:00Z">
              <w:r w:rsidRPr="00170868">
                <w:rPr>
                  <w:sz w:val="20"/>
                  <w:szCs w:val="20"/>
                </w:rPr>
                <w:t xml:space="preserve">Section 4.2.2, Rationale for </w:t>
              </w:r>
              <w:r>
                <w:rPr>
                  <w:sz w:val="20"/>
                  <w:szCs w:val="20"/>
                </w:rPr>
                <w:t>the U</w:t>
              </w:r>
              <w:r w:rsidRPr="00170868">
                <w:rPr>
                  <w:sz w:val="20"/>
                  <w:szCs w:val="20"/>
                </w:rPr>
                <w:t xml:space="preserve">se of </w:t>
              </w:r>
              <w:r>
                <w:rPr>
                  <w:sz w:val="20"/>
                  <w:szCs w:val="20"/>
                </w:rPr>
                <w:t>C</w:t>
              </w:r>
              <w:r w:rsidRPr="00170868">
                <w:rPr>
                  <w:sz w:val="20"/>
                  <w:szCs w:val="20"/>
                </w:rPr>
                <w:t>omparator/</w:t>
              </w:r>
              <w:r>
                <w:rPr>
                  <w:sz w:val="20"/>
                  <w:szCs w:val="20"/>
                </w:rPr>
                <w:t>P</w:t>
              </w:r>
              <w:r w:rsidRPr="00170868">
                <w:rPr>
                  <w:sz w:val="20"/>
                  <w:szCs w:val="20"/>
                </w:rPr>
                <w:t>lacebo</w:t>
              </w:r>
            </w:ins>
          </w:p>
        </w:tc>
        <w:tc>
          <w:tcPr>
            <w:tcW w:w="3463" w:type="dxa"/>
          </w:tcPr>
          <w:p w14:paraId="47457905" w14:textId="77777777" w:rsidR="00BA57FD" w:rsidRPr="002B5730" w:rsidRDefault="00526A29" w:rsidP="00BA57FD">
            <w:pPr>
              <w:pStyle w:val="TableLeft"/>
              <w:rPr>
                <w:ins w:id="417" w:author="Powell, Deana" w:date="2026-03-05T15:34:00Z" w16du:dateUtc="2026-03-05T20:34:00Z"/>
                <w:sz w:val="20"/>
                <w:szCs w:val="20"/>
              </w:rPr>
            </w:pPr>
            <w:ins w:id="418" w:author="Powell, Deana" w:date="2026-03-05T15:34:00Z" w16du:dateUtc="2026-03-05T20:34:00Z">
              <w:r w:rsidRPr="002B5730">
                <w:rPr>
                  <w:sz w:val="20"/>
                  <w:szCs w:val="20"/>
                </w:rPr>
                <w:t xml:space="preserve">Text added to explain that binding to CD20 causes B-cell lysis and depletion. </w:t>
              </w:r>
            </w:ins>
          </w:p>
        </w:tc>
        <w:tc>
          <w:tcPr>
            <w:tcW w:w="3471" w:type="dxa"/>
          </w:tcPr>
          <w:p w14:paraId="4F4080A5" w14:textId="77777777" w:rsidR="00BA57FD" w:rsidRPr="002B5730" w:rsidRDefault="00526A29" w:rsidP="00BA57FD">
            <w:pPr>
              <w:pStyle w:val="TableLeft"/>
              <w:rPr>
                <w:ins w:id="419" w:author="Powell, Deana" w:date="2026-03-05T15:34:00Z" w16du:dateUtc="2026-03-05T20:34:00Z"/>
                <w:sz w:val="20"/>
                <w:szCs w:val="20"/>
              </w:rPr>
            </w:pPr>
            <w:ins w:id="420" w:author="Powell, Deana" w:date="2026-03-05T15:34:00Z" w16du:dateUtc="2026-03-05T20:34:00Z">
              <w:r w:rsidRPr="002B5730">
                <w:rPr>
                  <w:sz w:val="20"/>
                  <w:szCs w:val="20"/>
                </w:rPr>
                <w:t>To expanded the rituximab mechanism of action.</w:t>
              </w:r>
            </w:ins>
          </w:p>
        </w:tc>
      </w:tr>
      <w:tr w:rsidR="00CA657C" w14:paraId="3CED5AD0" w14:textId="77777777" w:rsidTr="00BA57FD">
        <w:trPr>
          <w:ins w:id="421" w:author="Powell, Deana" w:date="2026-03-05T15:34:00Z" w16du:dateUtc="2026-03-05T20:34:00Z"/>
        </w:trPr>
        <w:tc>
          <w:tcPr>
            <w:tcW w:w="2066" w:type="dxa"/>
            <w:tcBorders>
              <w:bottom w:val="nil"/>
            </w:tcBorders>
          </w:tcPr>
          <w:p w14:paraId="62BF3D39" w14:textId="77777777" w:rsidR="00BA57FD" w:rsidRDefault="00526A29" w:rsidP="00BA57FD">
            <w:pPr>
              <w:pStyle w:val="TableLeft"/>
              <w:rPr>
                <w:ins w:id="422" w:author="Powell, Deana" w:date="2026-03-05T15:34:00Z" w16du:dateUtc="2026-03-05T20:34:00Z"/>
                <w:sz w:val="18"/>
                <w:szCs w:val="18"/>
              </w:rPr>
            </w:pPr>
            <w:ins w:id="423" w:author="Powell, Deana" w:date="2026-03-05T15:34:00Z" w16du:dateUtc="2026-03-05T20:34:00Z">
              <w:r>
                <w:rPr>
                  <w:sz w:val="18"/>
                  <w:szCs w:val="18"/>
                </w:rPr>
                <w:t xml:space="preserve">Section </w:t>
              </w:r>
              <w:r w:rsidRPr="00E96FE8">
                <w:rPr>
                  <w:sz w:val="18"/>
                  <w:szCs w:val="18"/>
                </w:rPr>
                <w:t>4.2.3</w:t>
              </w:r>
              <w:r>
                <w:rPr>
                  <w:sz w:val="18"/>
                  <w:szCs w:val="18"/>
                </w:rPr>
                <w:t xml:space="preserve">, </w:t>
              </w:r>
              <w:r w:rsidRPr="00E96FE8">
                <w:rPr>
                  <w:sz w:val="18"/>
                  <w:szCs w:val="18"/>
                </w:rPr>
                <w:t>Rationale for Stratification Factors</w:t>
              </w:r>
            </w:ins>
          </w:p>
        </w:tc>
        <w:tc>
          <w:tcPr>
            <w:tcW w:w="3463" w:type="dxa"/>
          </w:tcPr>
          <w:p w14:paraId="5D9CAF1D" w14:textId="77777777" w:rsidR="00BA57FD" w:rsidRPr="002B5730" w:rsidRDefault="00526A29" w:rsidP="00BA57FD">
            <w:pPr>
              <w:pStyle w:val="TableLeft"/>
              <w:keepNext/>
              <w:rPr>
                <w:ins w:id="424" w:author="Powell, Deana" w:date="2026-03-05T15:34:00Z" w16du:dateUtc="2026-03-05T20:34:00Z"/>
                <w:sz w:val="18"/>
                <w:szCs w:val="18"/>
              </w:rPr>
            </w:pPr>
            <w:ins w:id="425" w:author="Powell, Deana" w:date="2026-03-05T15:34:00Z" w16du:dateUtc="2026-03-05T20:34:00Z">
              <w:r w:rsidRPr="002B5730">
                <w:rPr>
                  <w:sz w:val="18"/>
                  <w:szCs w:val="18"/>
                </w:rPr>
                <w:t>Prior BCL2i use and prior BTKi use have been added as stratification factors.</w:t>
              </w:r>
            </w:ins>
          </w:p>
        </w:tc>
        <w:tc>
          <w:tcPr>
            <w:tcW w:w="3471" w:type="dxa"/>
          </w:tcPr>
          <w:p w14:paraId="5EF6CB97" w14:textId="77777777" w:rsidR="00BA57FD" w:rsidRPr="002B5730" w:rsidRDefault="00526A29" w:rsidP="00BA57FD">
            <w:pPr>
              <w:pStyle w:val="TableLeft"/>
              <w:keepNext/>
              <w:rPr>
                <w:ins w:id="426" w:author="Powell, Deana" w:date="2026-03-05T15:34:00Z" w16du:dateUtc="2026-03-05T20:34:00Z"/>
                <w:sz w:val="18"/>
                <w:szCs w:val="18"/>
              </w:rPr>
            </w:pPr>
            <w:ins w:id="427" w:author="Powell, Deana" w:date="2026-03-05T15:34:00Z" w16du:dateUtc="2026-03-05T20:34:00Z">
              <w:r w:rsidRPr="002B5730">
                <w:rPr>
                  <w:sz w:val="18"/>
                  <w:szCs w:val="18"/>
                </w:rPr>
                <w:t>See Section 1.2.2 rationale for stratification factors.</w:t>
              </w:r>
            </w:ins>
          </w:p>
        </w:tc>
      </w:tr>
      <w:tr w:rsidR="00CA657C" w14:paraId="012DBFFD" w14:textId="77777777" w:rsidTr="00BA57FD">
        <w:trPr>
          <w:ins w:id="428" w:author="Powell, Deana" w:date="2026-03-05T15:34:00Z" w16du:dateUtc="2026-03-05T20:34:00Z"/>
        </w:trPr>
        <w:tc>
          <w:tcPr>
            <w:tcW w:w="2066" w:type="dxa"/>
            <w:tcBorders>
              <w:top w:val="nil"/>
              <w:bottom w:val="nil"/>
            </w:tcBorders>
          </w:tcPr>
          <w:p w14:paraId="78C1BA2C" w14:textId="77777777" w:rsidR="00BA57FD" w:rsidRDefault="00BA57FD" w:rsidP="00BA57FD">
            <w:pPr>
              <w:pStyle w:val="TableLeft"/>
              <w:rPr>
                <w:ins w:id="429" w:author="Powell, Deana" w:date="2026-03-05T15:34:00Z" w16du:dateUtc="2026-03-05T20:34:00Z"/>
                <w:sz w:val="18"/>
                <w:szCs w:val="18"/>
              </w:rPr>
            </w:pPr>
          </w:p>
        </w:tc>
        <w:tc>
          <w:tcPr>
            <w:tcW w:w="3463" w:type="dxa"/>
          </w:tcPr>
          <w:p w14:paraId="3B10174E" w14:textId="77777777" w:rsidR="00BA57FD" w:rsidRPr="002B5730" w:rsidRDefault="00526A29" w:rsidP="00BA57FD">
            <w:pPr>
              <w:pStyle w:val="TableLeft"/>
              <w:keepNext/>
              <w:rPr>
                <w:ins w:id="430" w:author="Powell, Deana" w:date="2026-03-05T15:34:00Z" w16du:dateUtc="2026-03-05T20:34:00Z"/>
                <w:sz w:val="18"/>
                <w:szCs w:val="18"/>
              </w:rPr>
            </w:pPr>
            <w:ins w:id="431" w:author="Powell, Deana" w:date="2026-03-05T15:34:00Z" w16du:dateUtc="2026-03-05T20:34:00Z">
              <w:r w:rsidRPr="002B5730">
                <w:rPr>
                  <w:sz w:val="18"/>
                  <w:szCs w:val="18"/>
                </w:rPr>
                <w:t>BTK-C481 mutation status was removed as a stratification factor.</w:t>
              </w:r>
            </w:ins>
          </w:p>
        </w:tc>
        <w:tc>
          <w:tcPr>
            <w:tcW w:w="3471" w:type="dxa"/>
          </w:tcPr>
          <w:p w14:paraId="735AE5C6" w14:textId="77777777" w:rsidR="00BA57FD" w:rsidRPr="002B5730" w:rsidRDefault="00526A29" w:rsidP="00BA57FD">
            <w:pPr>
              <w:pStyle w:val="TableLeft"/>
              <w:keepNext/>
              <w:rPr>
                <w:ins w:id="432" w:author="Powell, Deana" w:date="2026-03-05T15:34:00Z" w16du:dateUtc="2026-03-05T20:34:00Z"/>
                <w:sz w:val="18"/>
                <w:szCs w:val="18"/>
              </w:rPr>
            </w:pPr>
            <w:ins w:id="433" w:author="Powell, Deana" w:date="2026-03-05T15:34:00Z" w16du:dateUtc="2026-03-05T20:34:00Z">
              <w:r w:rsidRPr="002B5730">
                <w:rPr>
                  <w:sz w:val="18"/>
                  <w:szCs w:val="18"/>
                </w:rPr>
                <w:t>See Section 1.2.2 rationale removal of BTK-C481 mutation status as a stratification factor.</w:t>
              </w:r>
            </w:ins>
          </w:p>
        </w:tc>
      </w:tr>
      <w:tr w:rsidR="00CA657C" w14:paraId="65E7AF88" w14:textId="77777777" w:rsidTr="00BA57FD">
        <w:trPr>
          <w:ins w:id="434" w:author="Powell, Deana" w:date="2026-03-05T15:34:00Z" w16du:dateUtc="2026-03-05T20:34:00Z"/>
        </w:trPr>
        <w:tc>
          <w:tcPr>
            <w:tcW w:w="2066" w:type="dxa"/>
            <w:tcBorders>
              <w:top w:val="nil"/>
              <w:bottom w:val="single" w:sz="4" w:space="0" w:color="auto"/>
            </w:tcBorders>
          </w:tcPr>
          <w:p w14:paraId="532B057B" w14:textId="77777777" w:rsidR="00BA57FD" w:rsidRDefault="00BA57FD" w:rsidP="00BA57FD">
            <w:pPr>
              <w:pStyle w:val="TableLeft"/>
              <w:rPr>
                <w:ins w:id="435" w:author="Powell, Deana" w:date="2026-03-05T15:34:00Z" w16du:dateUtc="2026-03-05T20:34:00Z"/>
                <w:sz w:val="18"/>
                <w:szCs w:val="18"/>
              </w:rPr>
            </w:pPr>
          </w:p>
        </w:tc>
        <w:tc>
          <w:tcPr>
            <w:tcW w:w="3463" w:type="dxa"/>
          </w:tcPr>
          <w:p w14:paraId="347E1ED8" w14:textId="77777777" w:rsidR="00BA57FD" w:rsidRPr="002B5730" w:rsidRDefault="00526A29" w:rsidP="00BA57FD">
            <w:pPr>
              <w:pStyle w:val="TableLeft"/>
              <w:rPr>
                <w:ins w:id="436" w:author="Powell, Deana" w:date="2026-03-05T15:34:00Z" w16du:dateUtc="2026-03-05T20:34:00Z"/>
                <w:sz w:val="18"/>
                <w:szCs w:val="18"/>
              </w:rPr>
            </w:pPr>
            <w:ins w:id="437" w:author="Powell, Deana" w:date="2026-03-05T15:34:00Z" w16du:dateUtc="2026-03-05T20:34:00Z">
              <w:r w:rsidRPr="002B5730">
                <w:rPr>
                  <w:sz w:val="18"/>
                  <w:szCs w:val="18"/>
                </w:rPr>
                <w:t>The level of strata changed from 12 to up to 24.</w:t>
              </w:r>
            </w:ins>
          </w:p>
        </w:tc>
        <w:tc>
          <w:tcPr>
            <w:tcW w:w="3471" w:type="dxa"/>
          </w:tcPr>
          <w:p w14:paraId="65721DA2" w14:textId="77777777" w:rsidR="00BA57FD" w:rsidRPr="002B5730" w:rsidRDefault="00526A29" w:rsidP="00BA57FD">
            <w:pPr>
              <w:pStyle w:val="TableLeft"/>
              <w:rPr>
                <w:ins w:id="438" w:author="Powell, Deana" w:date="2026-03-05T15:34:00Z" w16du:dateUtc="2026-03-05T20:34:00Z"/>
                <w:sz w:val="18"/>
                <w:szCs w:val="18"/>
              </w:rPr>
            </w:pPr>
            <w:ins w:id="439" w:author="Powell, Deana" w:date="2026-03-05T15:34:00Z" w16du:dateUtc="2026-03-05T20:34:00Z">
              <w:r w:rsidRPr="002B5730">
                <w:rPr>
                  <w:sz w:val="18"/>
                  <w:szCs w:val="18"/>
                </w:rPr>
                <w:t>To account for the 4 stratification factors included in the study.</w:t>
              </w:r>
            </w:ins>
          </w:p>
        </w:tc>
      </w:tr>
      <w:tr w:rsidR="00CA657C" w14:paraId="335DADFC" w14:textId="77777777" w:rsidTr="00BA57FD">
        <w:trPr>
          <w:ins w:id="440" w:author="Powell, Deana" w:date="2026-03-05T15:34:00Z" w16du:dateUtc="2026-03-05T20:34:00Z"/>
        </w:trPr>
        <w:tc>
          <w:tcPr>
            <w:tcW w:w="2066" w:type="dxa"/>
            <w:tcBorders>
              <w:bottom w:val="single" w:sz="4" w:space="0" w:color="auto"/>
            </w:tcBorders>
          </w:tcPr>
          <w:p w14:paraId="0445F2E4" w14:textId="77777777" w:rsidR="00BA57FD" w:rsidRDefault="00526A29" w:rsidP="00BA57FD">
            <w:pPr>
              <w:pStyle w:val="TableLeft"/>
              <w:rPr>
                <w:ins w:id="441" w:author="Powell, Deana" w:date="2026-03-05T15:34:00Z" w16du:dateUtc="2026-03-05T20:34:00Z"/>
                <w:sz w:val="18"/>
                <w:szCs w:val="18"/>
              </w:rPr>
            </w:pPr>
            <w:ins w:id="442" w:author="Powell, Deana" w:date="2026-03-05T15:34:00Z" w16du:dateUtc="2026-03-05T20:34:00Z">
              <w:r>
                <w:rPr>
                  <w:sz w:val="18"/>
                  <w:szCs w:val="18"/>
                </w:rPr>
                <w:t xml:space="preserve">Section </w:t>
              </w:r>
              <w:r w:rsidRPr="00E51FD2">
                <w:rPr>
                  <w:sz w:val="18"/>
                  <w:szCs w:val="18"/>
                </w:rPr>
                <w:t>4.3.1</w:t>
              </w:r>
              <w:r>
                <w:rPr>
                  <w:sz w:val="18"/>
                  <w:szCs w:val="18"/>
                </w:rPr>
                <w:t xml:space="preserve">, </w:t>
              </w:r>
              <w:r w:rsidRPr="00E51FD2">
                <w:rPr>
                  <w:sz w:val="18"/>
                  <w:szCs w:val="18"/>
                </w:rPr>
                <w:t>Dose-limiting Toxicity Definition</w:t>
              </w:r>
            </w:ins>
          </w:p>
        </w:tc>
        <w:tc>
          <w:tcPr>
            <w:tcW w:w="3463" w:type="dxa"/>
          </w:tcPr>
          <w:p w14:paraId="0A83B952" w14:textId="77777777" w:rsidR="00BA57FD" w:rsidRPr="002B5730" w:rsidRDefault="00526A29" w:rsidP="00BA57FD">
            <w:pPr>
              <w:pStyle w:val="TableLeft"/>
              <w:rPr>
                <w:ins w:id="443" w:author="Powell, Deana" w:date="2026-03-05T15:34:00Z" w16du:dateUtc="2026-03-05T20:34:00Z"/>
                <w:sz w:val="18"/>
                <w:szCs w:val="18"/>
              </w:rPr>
            </w:pPr>
            <w:ins w:id="444" w:author="Powell, Deana" w:date="2026-03-05T15:34:00Z" w16du:dateUtc="2026-03-05T20:34:00Z">
              <w:r w:rsidRPr="002B5730">
                <w:rPr>
                  <w:sz w:val="18"/>
                  <w:szCs w:val="18"/>
                </w:rPr>
                <w:t>Corrected hematologic toxicity information.</w:t>
              </w:r>
            </w:ins>
          </w:p>
        </w:tc>
        <w:tc>
          <w:tcPr>
            <w:tcW w:w="3471" w:type="dxa"/>
          </w:tcPr>
          <w:p w14:paraId="7A6943DF" w14:textId="77777777" w:rsidR="00BA57FD" w:rsidRPr="002B5730" w:rsidRDefault="00526A29" w:rsidP="00BA57FD">
            <w:pPr>
              <w:pStyle w:val="TableLeft"/>
              <w:rPr>
                <w:ins w:id="445" w:author="Powell, Deana" w:date="2026-03-05T15:34:00Z" w16du:dateUtc="2026-03-05T20:34:00Z"/>
                <w:sz w:val="18"/>
                <w:szCs w:val="18"/>
              </w:rPr>
            </w:pPr>
            <w:ins w:id="446" w:author="Powell, Deana" w:date="2026-03-05T15:34:00Z" w16du:dateUtc="2026-03-05T20:34:00Z">
              <w:r w:rsidRPr="002B5730">
                <w:rPr>
                  <w:sz w:val="18"/>
                  <w:szCs w:val="18"/>
                </w:rPr>
                <w:t>Only hematologic toxicity for CLL (not SLL) is assessed using iwCLL guidelines.</w:t>
              </w:r>
            </w:ins>
          </w:p>
        </w:tc>
      </w:tr>
      <w:tr w:rsidR="00CA657C" w14:paraId="590D292C" w14:textId="77777777" w:rsidTr="00BA57FD">
        <w:trPr>
          <w:ins w:id="447" w:author="Powell, Deana" w:date="2026-03-05T15:34:00Z" w16du:dateUtc="2026-03-05T20:34:00Z"/>
        </w:trPr>
        <w:tc>
          <w:tcPr>
            <w:tcW w:w="2066" w:type="dxa"/>
            <w:tcBorders>
              <w:bottom w:val="single" w:sz="4" w:space="0" w:color="auto"/>
            </w:tcBorders>
          </w:tcPr>
          <w:p w14:paraId="2BE86CA6" w14:textId="77777777" w:rsidR="00BA57FD" w:rsidRDefault="00526A29" w:rsidP="00BA57FD">
            <w:pPr>
              <w:pStyle w:val="TableLeft"/>
              <w:rPr>
                <w:ins w:id="448" w:author="Powell, Deana" w:date="2026-03-05T15:34:00Z" w16du:dateUtc="2026-03-05T20:34:00Z"/>
                <w:sz w:val="18"/>
                <w:szCs w:val="18"/>
              </w:rPr>
            </w:pPr>
            <w:ins w:id="449" w:author="Powell, Deana" w:date="2026-03-05T15:34:00Z" w16du:dateUtc="2026-03-05T20:34:00Z">
              <w:r>
                <w:rPr>
                  <w:sz w:val="18"/>
                  <w:szCs w:val="18"/>
                </w:rPr>
                <w:t xml:space="preserve">Section </w:t>
              </w:r>
              <w:r w:rsidRPr="00757B2E">
                <w:rPr>
                  <w:sz w:val="18"/>
                  <w:szCs w:val="18"/>
                </w:rPr>
                <w:t>4.3.4</w:t>
              </w:r>
              <w:r>
                <w:rPr>
                  <w:sz w:val="18"/>
                  <w:szCs w:val="18"/>
                </w:rPr>
                <w:t xml:space="preserve">, </w:t>
              </w:r>
              <w:r w:rsidRPr="00757B2E">
                <w:rPr>
                  <w:sz w:val="18"/>
                  <w:szCs w:val="18"/>
                </w:rPr>
                <w:t xml:space="preserve">Dose Selection for Part 2  </w:t>
              </w:r>
            </w:ins>
          </w:p>
        </w:tc>
        <w:tc>
          <w:tcPr>
            <w:tcW w:w="3463" w:type="dxa"/>
          </w:tcPr>
          <w:p w14:paraId="0E9CD674" w14:textId="77777777" w:rsidR="00BA57FD" w:rsidRPr="002B5730" w:rsidRDefault="00526A29" w:rsidP="00BA57FD">
            <w:pPr>
              <w:pStyle w:val="TableLeft"/>
              <w:rPr>
                <w:ins w:id="450" w:author="Powell, Deana" w:date="2026-03-05T15:34:00Z" w16du:dateUtc="2026-03-05T20:34:00Z"/>
                <w:sz w:val="18"/>
                <w:szCs w:val="18"/>
              </w:rPr>
            </w:pPr>
            <w:ins w:id="451" w:author="Powell, Deana" w:date="2026-03-05T15:34:00Z" w16du:dateUtc="2026-03-05T20:34:00Z">
              <w:r w:rsidRPr="002B5730">
                <w:rPr>
                  <w:sz w:val="18"/>
                  <w:szCs w:val="18"/>
                </w:rPr>
                <w:t>New section added.</w:t>
              </w:r>
            </w:ins>
          </w:p>
        </w:tc>
        <w:tc>
          <w:tcPr>
            <w:tcW w:w="3471" w:type="dxa"/>
          </w:tcPr>
          <w:p w14:paraId="31DBD1D2" w14:textId="77777777" w:rsidR="00BA57FD" w:rsidRPr="002B5730" w:rsidRDefault="00526A29" w:rsidP="00BA57FD">
            <w:pPr>
              <w:pStyle w:val="TableLeft"/>
              <w:rPr>
                <w:ins w:id="452" w:author="Powell, Deana" w:date="2026-03-05T15:34:00Z" w16du:dateUtc="2026-03-05T20:34:00Z"/>
                <w:sz w:val="18"/>
                <w:szCs w:val="18"/>
              </w:rPr>
            </w:pPr>
            <w:ins w:id="453" w:author="Powell, Deana" w:date="2026-03-05T15:34:00Z" w16du:dateUtc="2026-03-05T20:34:00Z">
              <w:r w:rsidRPr="002B5730">
                <w:rPr>
                  <w:sz w:val="18"/>
                  <w:szCs w:val="18"/>
                </w:rPr>
                <w:t>See rationale for Section 1.1 Intervention Groups and Duration for Part 2 dose selection.</w:t>
              </w:r>
            </w:ins>
          </w:p>
        </w:tc>
      </w:tr>
      <w:tr w:rsidR="00CA657C" w14:paraId="1F14A087" w14:textId="77777777" w:rsidTr="00BA57FD">
        <w:trPr>
          <w:ins w:id="454" w:author="Powell, Deana" w:date="2026-03-05T15:34:00Z" w16du:dateUtc="2026-03-05T20:34:00Z"/>
        </w:trPr>
        <w:tc>
          <w:tcPr>
            <w:tcW w:w="2066" w:type="dxa"/>
            <w:tcBorders>
              <w:bottom w:val="nil"/>
            </w:tcBorders>
          </w:tcPr>
          <w:p w14:paraId="68F16C8D" w14:textId="77777777" w:rsidR="00BA57FD" w:rsidRDefault="00526A29" w:rsidP="00BA57FD">
            <w:pPr>
              <w:pStyle w:val="TableLeft"/>
              <w:rPr>
                <w:ins w:id="455" w:author="Powell, Deana" w:date="2026-03-05T15:34:00Z" w16du:dateUtc="2026-03-05T20:34:00Z"/>
                <w:sz w:val="18"/>
                <w:szCs w:val="18"/>
              </w:rPr>
            </w:pPr>
            <w:ins w:id="456" w:author="Powell, Deana" w:date="2026-03-05T15:34:00Z" w16du:dateUtc="2026-03-05T20:34:00Z">
              <w:r>
                <w:rPr>
                  <w:sz w:val="18"/>
                  <w:szCs w:val="18"/>
                </w:rPr>
                <w:t>Section 5.1, Inclusion Criteria</w:t>
              </w:r>
            </w:ins>
          </w:p>
        </w:tc>
        <w:tc>
          <w:tcPr>
            <w:tcW w:w="3463" w:type="dxa"/>
          </w:tcPr>
          <w:p w14:paraId="10DE48D3" w14:textId="77777777" w:rsidR="00BA57FD" w:rsidRPr="002B5730" w:rsidRDefault="00526A29" w:rsidP="00BA57FD">
            <w:pPr>
              <w:pStyle w:val="TableLeft"/>
              <w:rPr>
                <w:ins w:id="457" w:author="Powell, Deana" w:date="2026-03-05T15:34:00Z" w16du:dateUtc="2026-03-05T20:34:00Z"/>
                <w:sz w:val="18"/>
                <w:szCs w:val="18"/>
              </w:rPr>
            </w:pPr>
            <w:ins w:id="458" w:author="Powell, Deana" w:date="2026-03-05T15:34:00Z" w16du:dateUtc="2026-03-05T20:34:00Z">
              <w:r w:rsidRPr="002B5730">
                <w:rPr>
                  <w:sz w:val="18"/>
                  <w:szCs w:val="18"/>
                </w:rPr>
                <w:t xml:space="preserve">Inclusion Criterion 2: </w:t>
              </w:r>
              <w:r>
                <w:rPr>
                  <w:sz w:val="18"/>
                  <w:szCs w:val="18"/>
                </w:rPr>
                <w:t>R</w:t>
              </w:r>
              <w:r w:rsidRPr="002B5730">
                <w:rPr>
                  <w:sz w:val="18"/>
                  <w:szCs w:val="18"/>
                </w:rPr>
                <w:t>emoved BTK-C481 mutation status.</w:t>
              </w:r>
            </w:ins>
          </w:p>
        </w:tc>
        <w:tc>
          <w:tcPr>
            <w:tcW w:w="3471" w:type="dxa"/>
          </w:tcPr>
          <w:p w14:paraId="3A9C73D6" w14:textId="77777777" w:rsidR="00BA57FD" w:rsidRPr="002B5730" w:rsidRDefault="00526A29" w:rsidP="00BA57FD">
            <w:pPr>
              <w:pStyle w:val="TableLeft"/>
              <w:rPr>
                <w:ins w:id="459" w:author="Powell, Deana" w:date="2026-03-05T15:34:00Z" w16du:dateUtc="2026-03-05T20:34:00Z"/>
                <w:sz w:val="18"/>
                <w:szCs w:val="18"/>
              </w:rPr>
            </w:pPr>
            <w:ins w:id="460" w:author="Powell, Deana" w:date="2026-03-05T15:34:00Z" w16du:dateUtc="2026-03-05T20:34:00Z">
              <w:r w:rsidRPr="002B5730">
                <w:rPr>
                  <w:sz w:val="18"/>
                  <w:szCs w:val="18"/>
                </w:rPr>
                <w:t>See Section 1.2.2 rationale removal of BTK-C481 mutation status as a stratification factor.</w:t>
              </w:r>
            </w:ins>
          </w:p>
        </w:tc>
      </w:tr>
      <w:tr w:rsidR="00CA657C" w14:paraId="2BC94D6A" w14:textId="77777777" w:rsidTr="00BA57FD">
        <w:trPr>
          <w:ins w:id="461" w:author="Powell, Deana" w:date="2026-03-05T15:34:00Z" w16du:dateUtc="2026-03-05T20:34:00Z"/>
        </w:trPr>
        <w:tc>
          <w:tcPr>
            <w:tcW w:w="2066" w:type="dxa"/>
            <w:tcBorders>
              <w:top w:val="nil"/>
              <w:bottom w:val="nil"/>
            </w:tcBorders>
          </w:tcPr>
          <w:p w14:paraId="755F0EF7" w14:textId="77777777" w:rsidR="00BA57FD" w:rsidRDefault="00BA57FD" w:rsidP="00BA57FD">
            <w:pPr>
              <w:pStyle w:val="TableLeft"/>
              <w:rPr>
                <w:ins w:id="462" w:author="Powell, Deana" w:date="2026-03-05T15:34:00Z" w16du:dateUtc="2026-03-05T20:34:00Z"/>
                <w:sz w:val="18"/>
                <w:szCs w:val="18"/>
              </w:rPr>
            </w:pPr>
          </w:p>
        </w:tc>
        <w:tc>
          <w:tcPr>
            <w:tcW w:w="3463" w:type="dxa"/>
          </w:tcPr>
          <w:p w14:paraId="5ACE1536" w14:textId="77777777" w:rsidR="00BA57FD" w:rsidRPr="002B5730" w:rsidRDefault="00526A29" w:rsidP="00BA57FD">
            <w:pPr>
              <w:pStyle w:val="TableLeft"/>
              <w:rPr>
                <w:ins w:id="463" w:author="Powell, Deana" w:date="2026-03-05T15:34:00Z" w16du:dateUtc="2026-03-05T20:34:00Z"/>
                <w:sz w:val="18"/>
                <w:szCs w:val="18"/>
              </w:rPr>
            </w:pPr>
            <w:ins w:id="464" w:author="Powell, Deana" w:date="2026-03-05T15:34:00Z" w16du:dateUtc="2026-03-05T20:34:00Z">
              <w:r w:rsidRPr="002B5730">
                <w:rPr>
                  <w:sz w:val="18"/>
                  <w:szCs w:val="18"/>
                </w:rPr>
                <w:t xml:space="preserve">Inclusion Criterion 2: </w:t>
              </w:r>
              <w:r>
                <w:rPr>
                  <w:sz w:val="18"/>
                  <w:szCs w:val="18"/>
                </w:rPr>
                <w:t>U</w:t>
              </w:r>
              <w:r w:rsidRPr="002B5730">
                <w:rPr>
                  <w:sz w:val="18"/>
                  <w:szCs w:val="18"/>
                </w:rPr>
                <w:t>pdated that participants with an indeterminate del(17p) result are eligible only if a TP53 mutation is confirmed, and participants with an indeterminate TP53 result are eligible only if del(17p) is confirmed.</w:t>
              </w:r>
            </w:ins>
          </w:p>
        </w:tc>
        <w:tc>
          <w:tcPr>
            <w:tcW w:w="3471" w:type="dxa"/>
          </w:tcPr>
          <w:p w14:paraId="2F109FA5" w14:textId="77777777" w:rsidR="00BA57FD" w:rsidRPr="002B5730" w:rsidRDefault="00526A29" w:rsidP="00BA57FD">
            <w:pPr>
              <w:pStyle w:val="TableLeft"/>
              <w:rPr>
                <w:ins w:id="465" w:author="Powell, Deana" w:date="2026-03-05T15:34:00Z" w16du:dateUtc="2026-03-05T20:34:00Z"/>
                <w:sz w:val="18"/>
                <w:szCs w:val="18"/>
              </w:rPr>
            </w:pPr>
            <w:ins w:id="466" w:author="Powell, Deana" w:date="2026-03-05T15:34:00Z" w16du:dateUtc="2026-03-05T20:34:00Z">
              <w:r w:rsidRPr="002B5730">
                <w:rPr>
                  <w:sz w:val="18"/>
                  <w:szCs w:val="18"/>
                </w:rPr>
                <w:t xml:space="preserve">To </w:t>
              </w:r>
              <w:r>
                <w:rPr>
                  <w:sz w:val="18"/>
                  <w:szCs w:val="18"/>
                </w:rPr>
                <w:t>confirm</w:t>
              </w:r>
              <w:r w:rsidRPr="002B5730">
                <w:rPr>
                  <w:sz w:val="18"/>
                  <w:szCs w:val="18"/>
                </w:rPr>
                <w:t xml:space="preserve"> eligibility when a result is indeterminate.</w:t>
              </w:r>
            </w:ins>
          </w:p>
        </w:tc>
      </w:tr>
      <w:tr w:rsidR="00CA657C" w14:paraId="221576DB" w14:textId="77777777" w:rsidTr="00BA57FD">
        <w:trPr>
          <w:ins w:id="467" w:author="Powell, Deana" w:date="2026-03-05T15:34:00Z" w16du:dateUtc="2026-03-05T20:34:00Z"/>
        </w:trPr>
        <w:tc>
          <w:tcPr>
            <w:tcW w:w="2066" w:type="dxa"/>
            <w:tcBorders>
              <w:top w:val="nil"/>
              <w:bottom w:val="nil"/>
            </w:tcBorders>
          </w:tcPr>
          <w:p w14:paraId="64ABB87E" w14:textId="77777777" w:rsidR="00BA57FD" w:rsidRDefault="00BA57FD" w:rsidP="00BA57FD">
            <w:pPr>
              <w:pStyle w:val="TableLeft"/>
              <w:rPr>
                <w:ins w:id="468" w:author="Powell, Deana" w:date="2026-03-05T15:34:00Z" w16du:dateUtc="2026-03-05T20:34:00Z"/>
                <w:sz w:val="18"/>
                <w:szCs w:val="18"/>
              </w:rPr>
            </w:pPr>
          </w:p>
        </w:tc>
        <w:tc>
          <w:tcPr>
            <w:tcW w:w="3463" w:type="dxa"/>
          </w:tcPr>
          <w:p w14:paraId="2AD1A393" w14:textId="77777777" w:rsidR="00BA57FD" w:rsidRPr="002B5730" w:rsidRDefault="00526A29" w:rsidP="00BA57FD">
            <w:pPr>
              <w:pStyle w:val="TableLeft"/>
              <w:rPr>
                <w:ins w:id="469" w:author="Powell, Deana" w:date="2026-03-05T15:34:00Z" w16du:dateUtc="2026-03-05T20:34:00Z"/>
                <w:sz w:val="18"/>
                <w:szCs w:val="18"/>
              </w:rPr>
            </w:pPr>
            <w:ins w:id="470" w:author="Powell, Deana" w:date="2026-03-05T15:34:00Z" w16du:dateUtc="2026-03-05T20:34:00Z">
              <w:r w:rsidRPr="002B5730">
                <w:rPr>
                  <w:sz w:val="18"/>
                  <w:szCs w:val="18"/>
                </w:rPr>
                <w:t xml:space="preserve">Inclusion Criterion 3: </w:t>
              </w:r>
              <w:r>
                <w:rPr>
                  <w:sz w:val="18"/>
                  <w:szCs w:val="18"/>
                </w:rPr>
                <w:t>A</w:t>
              </w:r>
              <w:r w:rsidRPr="002B5730">
                <w:rPr>
                  <w:sz w:val="18"/>
                  <w:szCs w:val="18"/>
                </w:rPr>
                <w:t>dded that participants refractory to venetoclax are excluded, because the study allows prior BCL2i use.</w:t>
              </w:r>
            </w:ins>
          </w:p>
        </w:tc>
        <w:tc>
          <w:tcPr>
            <w:tcW w:w="3471" w:type="dxa"/>
          </w:tcPr>
          <w:p w14:paraId="477D0429" w14:textId="77777777" w:rsidR="00BA57FD" w:rsidRPr="002B5730" w:rsidRDefault="00526A29" w:rsidP="00BA57FD">
            <w:pPr>
              <w:pStyle w:val="TableLeft"/>
              <w:rPr>
                <w:ins w:id="471" w:author="Powell, Deana" w:date="2026-03-05T15:34:00Z" w16du:dateUtc="2026-03-05T20:34:00Z"/>
                <w:sz w:val="18"/>
                <w:szCs w:val="18"/>
              </w:rPr>
            </w:pPr>
            <w:ins w:id="472" w:author="Powell, Deana" w:date="2026-03-05T15:34:00Z" w16du:dateUtc="2026-03-05T20:34:00Z">
              <w:r w:rsidRPr="002B5730">
                <w:rPr>
                  <w:sz w:val="18"/>
                  <w:szCs w:val="18"/>
                </w:rPr>
                <w:t>To prevent the inclusion of participants who have not responded to prior venetoclax treatment.</w:t>
              </w:r>
            </w:ins>
          </w:p>
        </w:tc>
      </w:tr>
      <w:tr w:rsidR="00CA657C" w14:paraId="570EE37A" w14:textId="77777777" w:rsidTr="00E45612">
        <w:trPr>
          <w:ins w:id="473" w:author="Powell, Deana" w:date="2026-03-05T15:34:00Z" w16du:dateUtc="2026-03-05T20:34:00Z"/>
        </w:trPr>
        <w:tc>
          <w:tcPr>
            <w:tcW w:w="2066" w:type="dxa"/>
            <w:tcBorders>
              <w:top w:val="nil"/>
              <w:bottom w:val="nil"/>
            </w:tcBorders>
          </w:tcPr>
          <w:p w14:paraId="2C7D80DB" w14:textId="77777777" w:rsidR="00BA57FD" w:rsidRDefault="00BA57FD" w:rsidP="00BA57FD">
            <w:pPr>
              <w:pStyle w:val="TableLeft"/>
              <w:rPr>
                <w:ins w:id="474" w:author="Powell, Deana" w:date="2026-03-05T15:34:00Z" w16du:dateUtc="2026-03-05T20:34:00Z"/>
                <w:sz w:val="18"/>
                <w:szCs w:val="18"/>
              </w:rPr>
            </w:pPr>
          </w:p>
        </w:tc>
        <w:tc>
          <w:tcPr>
            <w:tcW w:w="3463" w:type="dxa"/>
          </w:tcPr>
          <w:p w14:paraId="65C52E78" w14:textId="77777777" w:rsidR="00BA57FD" w:rsidRPr="002B5730" w:rsidRDefault="00526A29" w:rsidP="00BA57FD">
            <w:pPr>
              <w:pStyle w:val="TableLeft"/>
              <w:rPr>
                <w:ins w:id="475" w:author="Powell, Deana" w:date="2026-03-05T15:34:00Z" w16du:dateUtc="2026-03-05T20:34:00Z"/>
                <w:sz w:val="18"/>
                <w:szCs w:val="18"/>
              </w:rPr>
            </w:pPr>
            <w:ins w:id="476" w:author="Powell, Deana" w:date="2026-03-05T15:34:00Z" w16du:dateUtc="2026-03-05T20:34:00Z">
              <w:r w:rsidRPr="002B5730">
                <w:rPr>
                  <w:sz w:val="18"/>
                  <w:szCs w:val="18"/>
                </w:rPr>
                <w:t xml:space="preserve">Inclusion Criterion 3: </w:t>
              </w:r>
              <w:r>
                <w:rPr>
                  <w:sz w:val="18"/>
                  <w:szCs w:val="18"/>
                </w:rPr>
                <w:t>R</w:t>
              </w:r>
              <w:r w:rsidRPr="002B5730">
                <w:rPr>
                  <w:sz w:val="18"/>
                  <w:szCs w:val="18"/>
                </w:rPr>
                <w:t xml:space="preserve">elapsed definition change from &gt; to </w:t>
              </w:r>
              <w:r w:rsidRPr="002B5730">
                <w:rPr>
                  <w:rFonts w:cs="Times New Roman"/>
                  <w:sz w:val="18"/>
                  <w:szCs w:val="18"/>
                </w:rPr>
                <w:t>≥6 months.</w:t>
              </w:r>
            </w:ins>
          </w:p>
        </w:tc>
        <w:tc>
          <w:tcPr>
            <w:tcW w:w="3471" w:type="dxa"/>
          </w:tcPr>
          <w:p w14:paraId="5894946C" w14:textId="77777777" w:rsidR="00BA57FD" w:rsidRPr="002B5730" w:rsidRDefault="00526A29" w:rsidP="00BA57FD">
            <w:pPr>
              <w:pStyle w:val="TableLeft"/>
              <w:rPr>
                <w:ins w:id="477" w:author="Powell, Deana" w:date="2026-03-05T15:34:00Z" w16du:dateUtc="2026-03-05T20:34:00Z"/>
                <w:sz w:val="18"/>
                <w:szCs w:val="18"/>
              </w:rPr>
            </w:pPr>
            <w:ins w:id="478" w:author="Powell, Deana" w:date="2026-03-05T15:34:00Z" w16du:dateUtc="2026-03-05T20:34:00Z">
              <w:r w:rsidRPr="002B5730">
                <w:rPr>
                  <w:sz w:val="18"/>
                  <w:szCs w:val="18"/>
                </w:rPr>
                <w:t>To align with iwCLL.</w:t>
              </w:r>
            </w:ins>
          </w:p>
        </w:tc>
      </w:tr>
      <w:tr w:rsidR="00CA657C" w14:paraId="59A7EB8A" w14:textId="77777777" w:rsidTr="00E45612">
        <w:trPr>
          <w:ins w:id="479" w:author="Powell, Deana" w:date="2026-03-05T15:34:00Z" w16du:dateUtc="2026-03-05T20:34:00Z"/>
        </w:trPr>
        <w:tc>
          <w:tcPr>
            <w:tcW w:w="2066" w:type="dxa"/>
            <w:tcBorders>
              <w:top w:val="nil"/>
              <w:bottom w:val="single" w:sz="4" w:space="0" w:color="auto"/>
            </w:tcBorders>
          </w:tcPr>
          <w:p w14:paraId="71399CE7" w14:textId="77777777" w:rsidR="00BA57FD" w:rsidRDefault="00BA57FD" w:rsidP="00BA57FD">
            <w:pPr>
              <w:pStyle w:val="TableLeft"/>
              <w:rPr>
                <w:ins w:id="480" w:author="Powell, Deana" w:date="2026-03-05T15:34:00Z" w16du:dateUtc="2026-03-05T20:34:00Z"/>
                <w:sz w:val="18"/>
                <w:szCs w:val="18"/>
              </w:rPr>
            </w:pPr>
          </w:p>
        </w:tc>
        <w:tc>
          <w:tcPr>
            <w:tcW w:w="3463" w:type="dxa"/>
          </w:tcPr>
          <w:p w14:paraId="4A45451A" w14:textId="77777777" w:rsidR="00BA57FD" w:rsidRPr="002B5730" w:rsidRDefault="00526A29" w:rsidP="00BA57FD">
            <w:pPr>
              <w:pStyle w:val="TableLeft"/>
              <w:rPr>
                <w:ins w:id="481" w:author="Powell, Deana" w:date="2026-03-05T15:34:00Z" w16du:dateUtc="2026-03-05T20:34:00Z"/>
                <w:sz w:val="18"/>
                <w:szCs w:val="18"/>
              </w:rPr>
            </w:pPr>
            <w:ins w:id="482" w:author="Powell, Deana" w:date="2026-03-05T15:34:00Z" w16du:dateUtc="2026-03-05T20:34:00Z">
              <w:r w:rsidRPr="002B5730">
                <w:rPr>
                  <w:sz w:val="18"/>
                  <w:szCs w:val="18"/>
                </w:rPr>
                <w:t xml:space="preserve">Inclusion Criterion 4: </w:t>
              </w:r>
              <w:r>
                <w:rPr>
                  <w:sz w:val="18"/>
                  <w:szCs w:val="18"/>
                </w:rPr>
                <w:t>C</w:t>
              </w:r>
              <w:r w:rsidRPr="002B5730">
                <w:rPr>
                  <w:sz w:val="18"/>
                  <w:szCs w:val="18"/>
                </w:rPr>
                <w:t xml:space="preserve">orrected malignant lymph node measurement to </w:t>
              </w:r>
              <w:r w:rsidRPr="002B5730">
                <w:rPr>
                  <w:rFonts w:cs="Times New Roman"/>
                  <w:sz w:val="18"/>
                  <w:szCs w:val="18"/>
                </w:rPr>
                <w:t>≥</w:t>
              </w:r>
              <w:r w:rsidRPr="002B5730">
                <w:rPr>
                  <w:sz w:val="18"/>
                  <w:szCs w:val="18"/>
                </w:rPr>
                <w:t>1.5 cm.</w:t>
              </w:r>
            </w:ins>
          </w:p>
        </w:tc>
        <w:tc>
          <w:tcPr>
            <w:tcW w:w="3471" w:type="dxa"/>
          </w:tcPr>
          <w:p w14:paraId="5E78C199" w14:textId="77777777" w:rsidR="00BA57FD" w:rsidRPr="002B5730" w:rsidRDefault="00526A29" w:rsidP="00BA57FD">
            <w:pPr>
              <w:pStyle w:val="TableLeft"/>
              <w:rPr>
                <w:ins w:id="483" w:author="Powell, Deana" w:date="2026-03-05T15:34:00Z" w16du:dateUtc="2026-03-05T20:34:00Z"/>
                <w:sz w:val="18"/>
                <w:szCs w:val="18"/>
              </w:rPr>
            </w:pPr>
            <w:ins w:id="484" w:author="Powell, Deana" w:date="2026-03-05T15:34:00Z" w16du:dateUtc="2026-03-05T20:34:00Z">
              <w:r w:rsidRPr="002B5730">
                <w:rPr>
                  <w:sz w:val="18"/>
                  <w:szCs w:val="18"/>
                </w:rPr>
                <w:t>See rationale for Section 5.1, Inclusion Criterion 3, relapsed definition.</w:t>
              </w:r>
            </w:ins>
          </w:p>
        </w:tc>
      </w:tr>
      <w:tr w:rsidR="00CA657C" w14:paraId="387D2AED" w14:textId="77777777" w:rsidTr="00E45612">
        <w:trPr>
          <w:ins w:id="485" w:author="Powell, Deana" w:date="2026-03-05T15:34:00Z" w16du:dateUtc="2026-03-05T20:34:00Z"/>
        </w:trPr>
        <w:tc>
          <w:tcPr>
            <w:tcW w:w="2066" w:type="dxa"/>
            <w:tcBorders>
              <w:top w:val="single" w:sz="4" w:space="0" w:color="auto"/>
              <w:bottom w:val="nil"/>
            </w:tcBorders>
          </w:tcPr>
          <w:p w14:paraId="1A03E89F" w14:textId="77777777" w:rsidR="00BA57FD" w:rsidRPr="0096400D" w:rsidRDefault="00BA57FD" w:rsidP="00BA57FD">
            <w:pPr>
              <w:pStyle w:val="TableLeft"/>
              <w:rPr>
                <w:ins w:id="486" w:author="Powell, Deana" w:date="2026-03-05T15:34:00Z" w16du:dateUtc="2026-03-05T20:34:00Z"/>
                <w:sz w:val="18"/>
                <w:szCs w:val="18"/>
              </w:rPr>
            </w:pPr>
          </w:p>
        </w:tc>
        <w:tc>
          <w:tcPr>
            <w:tcW w:w="3463" w:type="dxa"/>
          </w:tcPr>
          <w:p w14:paraId="22FFED49" w14:textId="77777777" w:rsidR="00BA57FD" w:rsidRPr="002B5730" w:rsidRDefault="00526A29" w:rsidP="00BA57FD">
            <w:pPr>
              <w:pStyle w:val="TableLeft"/>
              <w:rPr>
                <w:ins w:id="487" w:author="Powell, Deana" w:date="2026-03-05T15:34:00Z" w16du:dateUtc="2026-03-05T20:34:00Z"/>
                <w:sz w:val="18"/>
                <w:szCs w:val="18"/>
              </w:rPr>
            </w:pPr>
            <w:ins w:id="488" w:author="Powell, Deana" w:date="2026-03-05T15:34:00Z" w16du:dateUtc="2026-03-05T20:34:00Z">
              <w:r w:rsidRPr="002B5730">
                <w:rPr>
                  <w:sz w:val="18"/>
                  <w:szCs w:val="18"/>
                </w:rPr>
                <w:t xml:space="preserve">Inclusion Criterion 14: </w:t>
              </w:r>
              <w:r>
                <w:rPr>
                  <w:sz w:val="18"/>
                  <w:szCs w:val="18"/>
                </w:rPr>
                <w:t>U</w:t>
              </w:r>
              <w:r w:rsidRPr="002B5730">
                <w:rPr>
                  <w:sz w:val="18"/>
                  <w:szCs w:val="18"/>
                </w:rPr>
                <w:t>pdated that females must continue to use contraception for 12 months after the last dose of rituximab (or approved biosimilar).</w:t>
              </w:r>
            </w:ins>
          </w:p>
        </w:tc>
        <w:tc>
          <w:tcPr>
            <w:tcW w:w="3471" w:type="dxa"/>
          </w:tcPr>
          <w:p w14:paraId="4F3ED4F9" w14:textId="77777777" w:rsidR="00BA57FD" w:rsidRPr="002B5730" w:rsidRDefault="00526A29" w:rsidP="00BA57FD">
            <w:pPr>
              <w:pStyle w:val="TableLeft"/>
              <w:rPr>
                <w:ins w:id="489" w:author="Powell, Deana" w:date="2026-03-05T15:34:00Z" w16du:dateUtc="2026-03-05T20:34:00Z"/>
                <w:sz w:val="18"/>
                <w:szCs w:val="18"/>
              </w:rPr>
            </w:pPr>
            <w:ins w:id="490" w:author="Powell, Deana" w:date="2026-03-05T15:34:00Z" w16du:dateUtc="2026-03-05T20:34:00Z">
              <w:r w:rsidRPr="002B5730">
                <w:rPr>
                  <w:sz w:val="18"/>
                  <w:szCs w:val="18"/>
                </w:rPr>
                <w:t>To align with the rituximab SmPC.</w:t>
              </w:r>
            </w:ins>
          </w:p>
        </w:tc>
      </w:tr>
      <w:tr w:rsidR="00CA657C" w14:paraId="0161D325" w14:textId="77777777" w:rsidTr="00BA57FD">
        <w:trPr>
          <w:ins w:id="491" w:author="Powell, Deana" w:date="2026-03-05T15:34:00Z" w16du:dateUtc="2026-03-05T20:34:00Z"/>
        </w:trPr>
        <w:tc>
          <w:tcPr>
            <w:tcW w:w="2066" w:type="dxa"/>
            <w:tcBorders>
              <w:top w:val="nil"/>
              <w:bottom w:val="nil"/>
            </w:tcBorders>
          </w:tcPr>
          <w:p w14:paraId="34E4911A" w14:textId="77777777" w:rsidR="00BA57FD" w:rsidRPr="0096400D" w:rsidRDefault="00BA57FD" w:rsidP="00BA57FD">
            <w:pPr>
              <w:pStyle w:val="TableLeft"/>
              <w:rPr>
                <w:ins w:id="492" w:author="Powell, Deana" w:date="2026-03-05T15:34:00Z" w16du:dateUtc="2026-03-05T20:34:00Z"/>
                <w:sz w:val="18"/>
                <w:szCs w:val="18"/>
              </w:rPr>
            </w:pPr>
          </w:p>
        </w:tc>
        <w:tc>
          <w:tcPr>
            <w:tcW w:w="3463" w:type="dxa"/>
          </w:tcPr>
          <w:p w14:paraId="3F9F6577" w14:textId="77777777" w:rsidR="00BA57FD" w:rsidRPr="002B5730" w:rsidRDefault="00526A29" w:rsidP="00BA57FD">
            <w:pPr>
              <w:pStyle w:val="TableLeft"/>
              <w:rPr>
                <w:ins w:id="493" w:author="Powell, Deana" w:date="2026-03-05T15:34:00Z" w16du:dateUtc="2026-03-05T20:34:00Z"/>
                <w:sz w:val="18"/>
                <w:szCs w:val="18"/>
              </w:rPr>
            </w:pPr>
            <w:ins w:id="494" w:author="Powell, Deana" w:date="2026-03-05T15:34:00Z" w16du:dateUtc="2026-03-05T20:34:00Z">
              <w:r w:rsidRPr="002B5730">
                <w:rPr>
                  <w:bCs w:val="0"/>
                  <w:sz w:val="18"/>
                  <w:szCs w:val="18"/>
                </w:rPr>
                <w:t xml:space="preserve">Inclusion Criterion 15: </w:t>
              </w:r>
              <w:r>
                <w:rPr>
                  <w:bCs w:val="0"/>
                  <w:sz w:val="18"/>
                  <w:szCs w:val="18"/>
                </w:rPr>
                <w:t>U</w:t>
              </w:r>
              <w:r w:rsidRPr="002B5730">
                <w:rPr>
                  <w:bCs w:val="0"/>
                  <w:sz w:val="18"/>
                  <w:szCs w:val="18"/>
                </w:rPr>
                <w:t>pdated text regarding assent requirements.</w:t>
              </w:r>
            </w:ins>
          </w:p>
        </w:tc>
        <w:tc>
          <w:tcPr>
            <w:tcW w:w="3471" w:type="dxa"/>
          </w:tcPr>
          <w:p w14:paraId="610469F5" w14:textId="77777777" w:rsidR="00BA57FD" w:rsidRPr="002B5730" w:rsidRDefault="00526A29" w:rsidP="00BA57FD">
            <w:pPr>
              <w:pStyle w:val="TableLeft"/>
              <w:rPr>
                <w:ins w:id="495" w:author="Powell, Deana" w:date="2026-03-05T15:34:00Z" w16du:dateUtc="2026-03-05T20:34:00Z"/>
                <w:sz w:val="18"/>
                <w:szCs w:val="18"/>
              </w:rPr>
            </w:pPr>
            <w:ins w:id="496" w:author="Powell, Deana" w:date="2026-03-05T15:34:00Z" w16du:dateUtc="2026-03-05T20:34:00Z">
              <w:r w:rsidRPr="002B5730">
                <w:rPr>
                  <w:bCs w:val="0"/>
                  <w:sz w:val="18"/>
                  <w:szCs w:val="18"/>
                </w:rPr>
                <w:t>To comply with EU consenting requirements.</w:t>
              </w:r>
            </w:ins>
          </w:p>
        </w:tc>
      </w:tr>
      <w:tr w:rsidR="00CA657C" w14:paraId="19A5D982" w14:textId="77777777" w:rsidTr="00BA57FD">
        <w:trPr>
          <w:ins w:id="497" w:author="Powell, Deana" w:date="2026-03-05T15:34:00Z" w16du:dateUtc="2026-03-05T20:34:00Z"/>
        </w:trPr>
        <w:tc>
          <w:tcPr>
            <w:tcW w:w="2066" w:type="dxa"/>
            <w:tcBorders>
              <w:top w:val="nil"/>
              <w:bottom w:val="single" w:sz="4" w:space="0" w:color="auto"/>
            </w:tcBorders>
          </w:tcPr>
          <w:p w14:paraId="20EDDE94" w14:textId="77777777" w:rsidR="00BA57FD" w:rsidRPr="0096400D" w:rsidRDefault="00BA57FD" w:rsidP="00BA57FD">
            <w:pPr>
              <w:pStyle w:val="TableLeft"/>
              <w:rPr>
                <w:ins w:id="498" w:author="Powell, Deana" w:date="2026-03-05T15:34:00Z" w16du:dateUtc="2026-03-05T20:34:00Z"/>
                <w:sz w:val="18"/>
                <w:szCs w:val="18"/>
              </w:rPr>
            </w:pPr>
          </w:p>
        </w:tc>
        <w:tc>
          <w:tcPr>
            <w:tcW w:w="3463" w:type="dxa"/>
          </w:tcPr>
          <w:p w14:paraId="608086B7" w14:textId="77777777" w:rsidR="00BA57FD" w:rsidRPr="002B5730" w:rsidRDefault="00526A29" w:rsidP="00BA57FD">
            <w:pPr>
              <w:pStyle w:val="TableLeft"/>
              <w:rPr>
                <w:ins w:id="499" w:author="Powell, Deana" w:date="2026-03-05T15:34:00Z" w16du:dateUtc="2026-03-05T20:34:00Z"/>
                <w:sz w:val="18"/>
                <w:szCs w:val="18"/>
              </w:rPr>
            </w:pPr>
            <w:ins w:id="500" w:author="Powell, Deana" w:date="2026-03-05T15:34:00Z" w16du:dateUtc="2026-03-05T20:34:00Z">
              <w:r w:rsidRPr="002B5730">
                <w:rPr>
                  <w:bCs w:val="0"/>
                  <w:sz w:val="18"/>
                  <w:szCs w:val="18"/>
                </w:rPr>
                <w:t xml:space="preserve">Inclusion Criterion 16: </w:t>
              </w:r>
              <w:r>
                <w:rPr>
                  <w:bCs w:val="0"/>
                  <w:sz w:val="18"/>
                  <w:szCs w:val="18"/>
                </w:rPr>
                <w:t>R</w:t>
              </w:r>
              <w:r w:rsidRPr="002B5730">
                <w:rPr>
                  <w:bCs w:val="0"/>
                  <w:sz w:val="18"/>
                  <w:szCs w:val="18"/>
                </w:rPr>
                <w:t>emoved and text added to reference the EU-specific appendix detailing consenting requirements.</w:t>
              </w:r>
            </w:ins>
          </w:p>
        </w:tc>
        <w:tc>
          <w:tcPr>
            <w:tcW w:w="3471" w:type="dxa"/>
          </w:tcPr>
          <w:p w14:paraId="3DBD139A" w14:textId="77777777" w:rsidR="00BA57FD" w:rsidRPr="002B5730" w:rsidRDefault="00526A29" w:rsidP="00BA57FD">
            <w:pPr>
              <w:pStyle w:val="TableLeft"/>
              <w:rPr>
                <w:ins w:id="501" w:author="Powell, Deana" w:date="2026-03-05T15:34:00Z" w16du:dateUtc="2026-03-05T20:34:00Z"/>
                <w:sz w:val="18"/>
                <w:szCs w:val="18"/>
              </w:rPr>
            </w:pPr>
            <w:ins w:id="502" w:author="Powell, Deana" w:date="2026-03-05T15:34:00Z" w16du:dateUtc="2026-03-05T20:34:00Z">
              <w:r w:rsidRPr="001D06DF">
                <w:rPr>
                  <w:bCs w:val="0"/>
                  <w:sz w:val="18"/>
                  <w:szCs w:val="18"/>
                </w:rPr>
                <w:t>To align with Regulation (EU) 536/2014</w:t>
              </w:r>
            </w:ins>
          </w:p>
        </w:tc>
      </w:tr>
      <w:tr w:rsidR="00CA657C" w14:paraId="4088E60B" w14:textId="77777777" w:rsidTr="00BA57FD">
        <w:trPr>
          <w:ins w:id="503" w:author="Powell, Deana" w:date="2026-03-05T15:34:00Z" w16du:dateUtc="2026-03-05T20:34:00Z"/>
        </w:trPr>
        <w:tc>
          <w:tcPr>
            <w:tcW w:w="2066" w:type="dxa"/>
            <w:tcBorders>
              <w:bottom w:val="nil"/>
            </w:tcBorders>
          </w:tcPr>
          <w:p w14:paraId="0A960C8C" w14:textId="77777777" w:rsidR="00BA57FD" w:rsidRDefault="00526A29" w:rsidP="00BA57FD">
            <w:pPr>
              <w:pStyle w:val="TableLeft"/>
              <w:rPr>
                <w:ins w:id="504" w:author="Powell, Deana" w:date="2026-03-05T15:34:00Z" w16du:dateUtc="2026-03-05T20:34:00Z"/>
                <w:sz w:val="18"/>
                <w:szCs w:val="18"/>
              </w:rPr>
            </w:pPr>
            <w:ins w:id="505" w:author="Powell, Deana" w:date="2026-03-05T15:34:00Z" w16du:dateUtc="2026-03-05T20:34:00Z">
              <w:r>
                <w:rPr>
                  <w:sz w:val="18"/>
                  <w:szCs w:val="18"/>
                </w:rPr>
                <w:t>Section 5.2, Exclusion Criteria</w:t>
              </w:r>
            </w:ins>
          </w:p>
        </w:tc>
        <w:tc>
          <w:tcPr>
            <w:tcW w:w="3463" w:type="dxa"/>
          </w:tcPr>
          <w:p w14:paraId="396C12CE" w14:textId="77777777" w:rsidR="00BA57FD" w:rsidRPr="002B5730" w:rsidRDefault="00526A29" w:rsidP="00BA57FD">
            <w:pPr>
              <w:pStyle w:val="TableLeft"/>
              <w:rPr>
                <w:ins w:id="506" w:author="Powell, Deana" w:date="2026-03-05T15:34:00Z" w16du:dateUtc="2026-03-05T20:34:00Z"/>
                <w:sz w:val="18"/>
                <w:szCs w:val="18"/>
              </w:rPr>
            </w:pPr>
            <w:ins w:id="507" w:author="Powell, Deana" w:date="2026-03-05T15:34:00Z" w16du:dateUtc="2026-03-05T20:34:00Z">
              <w:r w:rsidRPr="002B5730">
                <w:rPr>
                  <w:sz w:val="18"/>
                  <w:szCs w:val="18"/>
                </w:rPr>
                <w:t xml:space="preserve">Exclusion Criterion 3: </w:t>
              </w:r>
              <w:r>
                <w:rPr>
                  <w:sz w:val="18"/>
                  <w:szCs w:val="18"/>
                </w:rPr>
                <w:t>T</w:t>
              </w:r>
              <w:r w:rsidRPr="002B5730">
                <w:rPr>
                  <w:sz w:val="18"/>
                  <w:szCs w:val="18"/>
                </w:rPr>
                <w:t>he timeframe for the known additional malignancy was changed from 3 years to 2 years.</w:t>
              </w:r>
            </w:ins>
          </w:p>
        </w:tc>
        <w:tc>
          <w:tcPr>
            <w:tcW w:w="3471" w:type="dxa"/>
          </w:tcPr>
          <w:p w14:paraId="021A284E" w14:textId="77777777" w:rsidR="00BA57FD" w:rsidRPr="002B5730" w:rsidRDefault="00526A29" w:rsidP="00BA57FD">
            <w:pPr>
              <w:pStyle w:val="TableLeft"/>
              <w:rPr>
                <w:ins w:id="508" w:author="Powell, Deana" w:date="2026-03-05T15:34:00Z" w16du:dateUtc="2026-03-05T20:34:00Z"/>
                <w:sz w:val="18"/>
                <w:szCs w:val="18"/>
              </w:rPr>
            </w:pPr>
            <w:ins w:id="509" w:author="Powell, Deana" w:date="2026-03-05T15:34:00Z" w16du:dateUtc="2026-03-05T20:34:00Z">
              <w:r w:rsidRPr="002B5730">
                <w:rPr>
                  <w:sz w:val="18"/>
                  <w:szCs w:val="18"/>
                </w:rPr>
                <w:t>To standardize inclusion criteria across clinical trials utilizing nemtabrutinib</w:t>
              </w:r>
            </w:ins>
          </w:p>
        </w:tc>
      </w:tr>
      <w:tr w:rsidR="00CA657C" w14:paraId="090DB8AF" w14:textId="77777777" w:rsidTr="00BA57FD">
        <w:trPr>
          <w:ins w:id="510" w:author="Powell, Deana" w:date="2026-03-05T15:34:00Z" w16du:dateUtc="2026-03-05T20:34:00Z"/>
        </w:trPr>
        <w:tc>
          <w:tcPr>
            <w:tcW w:w="2066" w:type="dxa"/>
            <w:tcBorders>
              <w:top w:val="nil"/>
              <w:bottom w:val="nil"/>
            </w:tcBorders>
          </w:tcPr>
          <w:p w14:paraId="5EEE0631" w14:textId="77777777" w:rsidR="00BA57FD" w:rsidRDefault="00BA57FD" w:rsidP="00BA57FD">
            <w:pPr>
              <w:pStyle w:val="TableLeft"/>
              <w:rPr>
                <w:ins w:id="511" w:author="Powell, Deana" w:date="2026-03-05T15:34:00Z" w16du:dateUtc="2026-03-05T20:34:00Z"/>
                <w:sz w:val="18"/>
                <w:szCs w:val="18"/>
              </w:rPr>
            </w:pPr>
          </w:p>
        </w:tc>
        <w:tc>
          <w:tcPr>
            <w:tcW w:w="3463" w:type="dxa"/>
          </w:tcPr>
          <w:p w14:paraId="6C70809B" w14:textId="77777777" w:rsidR="00BA57FD" w:rsidRPr="002B5730" w:rsidRDefault="00526A29" w:rsidP="00BA57FD">
            <w:pPr>
              <w:pStyle w:val="TableLeft"/>
              <w:rPr>
                <w:ins w:id="512" w:author="Powell, Deana" w:date="2026-03-05T15:34:00Z" w16du:dateUtc="2026-03-05T20:34:00Z"/>
                <w:sz w:val="18"/>
                <w:szCs w:val="18"/>
              </w:rPr>
            </w:pPr>
            <w:ins w:id="513" w:author="Powell, Deana" w:date="2026-03-05T15:34:00Z" w16du:dateUtc="2026-03-05T20:34:00Z">
              <w:r w:rsidRPr="002B5730">
                <w:rPr>
                  <w:sz w:val="18"/>
                  <w:szCs w:val="18"/>
                </w:rPr>
                <w:t xml:space="preserve">Exclusion Criterion 8: </w:t>
              </w:r>
              <w:r>
                <w:rPr>
                  <w:sz w:val="18"/>
                  <w:szCs w:val="18"/>
                </w:rPr>
                <w:t>U</w:t>
              </w:r>
              <w:r w:rsidRPr="002B5730">
                <w:rPr>
                  <w:sz w:val="18"/>
                  <w:szCs w:val="18"/>
                </w:rPr>
                <w:t>pdated to include more comprehensive list of exclusions related to cardiovascular health, including QTc threshold based on the QTc analysis from BELLWAVE-003.</w:t>
              </w:r>
            </w:ins>
          </w:p>
        </w:tc>
        <w:tc>
          <w:tcPr>
            <w:tcW w:w="3471" w:type="dxa"/>
          </w:tcPr>
          <w:p w14:paraId="3302AF59" w14:textId="77777777" w:rsidR="00BA57FD" w:rsidRPr="002B5730" w:rsidRDefault="00526A29" w:rsidP="00BA57FD">
            <w:pPr>
              <w:pStyle w:val="TableLeft"/>
              <w:rPr>
                <w:ins w:id="514" w:author="Powell, Deana" w:date="2026-03-05T15:34:00Z" w16du:dateUtc="2026-03-05T20:34:00Z"/>
                <w:sz w:val="18"/>
                <w:szCs w:val="18"/>
              </w:rPr>
            </w:pPr>
            <w:ins w:id="515" w:author="Powell, Deana" w:date="2026-03-05T15:34:00Z" w16du:dateUtc="2026-03-05T20:34:00Z">
              <w:r w:rsidRPr="002B5730">
                <w:rPr>
                  <w:sz w:val="18"/>
                  <w:szCs w:val="18"/>
                </w:rPr>
                <w:t>To align exclusion criteria with other clinical trials utilizing nemtabrutinib and BTK inhibitors.</w:t>
              </w:r>
            </w:ins>
          </w:p>
        </w:tc>
      </w:tr>
      <w:tr w:rsidR="00CA657C" w14:paraId="09A471D6" w14:textId="77777777" w:rsidTr="00BA57FD">
        <w:trPr>
          <w:ins w:id="516" w:author="Powell, Deana" w:date="2026-03-05T15:34:00Z" w16du:dateUtc="2026-03-05T20:34:00Z"/>
        </w:trPr>
        <w:tc>
          <w:tcPr>
            <w:tcW w:w="2066" w:type="dxa"/>
            <w:tcBorders>
              <w:top w:val="nil"/>
              <w:bottom w:val="nil"/>
            </w:tcBorders>
          </w:tcPr>
          <w:p w14:paraId="6E72D2C2" w14:textId="77777777" w:rsidR="00BA57FD" w:rsidRDefault="00BA57FD" w:rsidP="00BA57FD">
            <w:pPr>
              <w:pStyle w:val="TableLeft"/>
              <w:rPr>
                <w:ins w:id="517" w:author="Powell, Deana" w:date="2026-03-05T15:34:00Z" w16du:dateUtc="2026-03-05T20:34:00Z"/>
                <w:sz w:val="18"/>
                <w:szCs w:val="18"/>
              </w:rPr>
            </w:pPr>
          </w:p>
        </w:tc>
        <w:tc>
          <w:tcPr>
            <w:tcW w:w="3463" w:type="dxa"/>
          </w:tcPr>
          <w:p w14:paraId="460C5DBA" w14:textId="77777777" w:rsidR="00BA57FD" w:rsidRPr="002B5730" w:rsidRDefault="00526A29" w:rsidP="00BA57FD">
            <w:pPr>
              <w:pStyle w:val="TableLeft"/>
              <w:rPr>
                <w:ins w:id="518" w:author="Powell, Deana" w:date="2026-03-05T15:34:00Z" w16du:dateUtc="2026-03-05T20:34:00Z"/>
                <w:sz w:val="18"/>
                <w:szCs w:val="18"/>
              </w:rPr>
            </w:pPr>
            <w:ins w:id="519" w:author="Powell, Deana" w:date="2026-03-05T15:34:00Z" w16du:dateUtc="2026-03-05T20:34:00Z">
              <w:r w:rsidRPr="002B5730">
                <w:rPr>
                  <w:sz w:val="18"/>
                  <w:szCs w:val="18"/>
                </w:rPr>
                <w:t xml:space="preserve">Exclusion Criterion 12: </w:t>
              </w:r>
              <w:r>
                <w:rPr>
                  <w:sz w:val="18"/>
                  <w:szCs w:val="18"/>
                </w:rPr>
                <w:t>U</w:t>
              </w:r>
              <w:r w:rsidRPr="002B5730">
                <w:rPr>
                  <w:sz w:val="18"/>
                  <w:szCs w:val="18"/>
                </w:rPr>
                <w:t>pdated to include exclusion of prior radiotherapy within 2 weeks of the start of study intervention.</w:t>
              </w:r>
            </w:ins>
          </w:p>
        </w:tc>
        <w:tc>
          <w:tcPr>
            <w:tcW w:w="3471" w:type="dxa"/>
          </w:tcPr>
          <w:p w14:paraId="63748F25" w14:textId="77777777" w:rsidR="00BA57FD" w:rsidRPr="002B5730" w:rsidRDefault="00526A29" w:rsidP="00BA57FD">
            <w:pPr>
              <w:pStyle w:val="TableLeft"/>
              <w:rPr>
                <w:ins w:id="520" w:author="Powell, Deana" w:date="2026-03-05T15:34:00Z" w16du:dateUtc="2026-03-05T20:34:00Z"/>
                <w:sz w:val="18"/>
                <w:szCs w:val="18"/>
              </w:rPr>
            </w:pPr>
            <w:ins w:id="521" w:author="Powell, Deana" w:date="2026-03-05T15:34:00Z" w16du:dateUtc="2026-03-05T20:34:00Z">
              <w:r w:rsidRPr="002B5730">
                <w:rPr>
                  <w:sz w:val="18"/>
                  <w:szCs w:val="18"/>
                </w:rPr>
                <w:t xml:space="preserve">To </w:t>
              </w:r>
              <w:r>
                <w:rPr>
                  <w:sz w:val="18"/>
                  <w:szCs w:val="18"/>
                </w:rPr>
                <w:t>confirm</w:t>
              </w:r>
              <w:r w:rsidRPr="002B5730">
                <w:rPr>
                  <w:sz w:val="18"/>
                  <w:szCs w:val="18"/>
                </w:rPr>
                <w:t xml:space="preserve"> timing of radiotherapy prior to randomization.</w:t>
              </w:r>
            </w:ins>
          </w:p>
        </w:tc>
      </w:tr>
      <w:tr w:rsidR="00CA657C" w14:paraId="60443A4E" w14:textId="77777777" w:rsidTr="00BA57FD">
        <w:trPr>
          <w:ins w:id="522" w:author="Powell, Deana" w:date="2026-03-05T15:34:00Z" w16du:dateUtc="2026-03-05T20:34:00Z"/>
        </w:trPr>
        <w:tc>
          <w:tcPr>
            <w:tcW w:w="2066" w:type="dxa"/>
            <w:tcBorders>
              <w:top w:val="nil"/>
              <w:bottom w:val="nil"/>
            </w:tcBorders>
          </w:tcPr>
          <w:p w14:paraId="04AFC7BB" w14:textId="77777777" w:rsidR="00BA57FD" w:rsidRDefault="00BA57FD" w:rsidP="00BA57FD">
            <w:pPr>
              <w:pStyle w:val="TableLeft"/>
              <w:rPr>
                <w:ins w:id="523" w:author="Powell, Deana" w:date="2026-03-05T15:34:00Z" w16du:dateUtc="2026-03-05T20:34:00Z"/>
                <w:sz w:val="18"/>
                <w:szCs w:val="18"/>
              </w:rPr>
            </w:pPr>
          </w:p>
        </w:tc>
        <w:tc>
          <w:tcPr>
            <w:tcW w:w="3463" w:type="dxa"/>
          </w:tcPr>
          <w:p w14:paraId="668E121F" w14:textId="77777777" w:rsidR="00BA57FD" w:rsidRPr="002B5730" w:rsidRDefault="00526A29" w:rsidP="00BA57FD">
            <w:pPr>
              <w:pStyle w:val="TableLeft"/>
              <w:rPr>
                <w:ins w:id="524" w:author="Powell, Deana" w:date="2026-03-05T15:34:00Z" w16du:dateUtc="2026-03-05T20:34:00Z"/>
                <w:sz w:val="18"/>
                <w:szCs w:val="18"/>
              </w:rPr>
            </w:pPr>
            <w:ins w:id="525" w:author="Powell, Deana" w:date="2026-03-05T15:34:00Z" w16du:dateUtc="2026-03-05T20:34:00Z">
              <w:r w:rsidRPr="002B5730">
                <w:rPr>
                  <w:sz w:val="18"/>
                  <w:szCs w:val="18"/>
                </w:rPr>
                <w:t xml:space="preserve">Exclusion Criterion 12: </w:t>
              </w:r>
              <w:r>
                <w:rPr>
                  <w:sz w:val="18"/>
                  <w:szCs w:val="18"/>
                </w:rPr>
                <w:t>U</w:t>
              </w:r>
              <w:r w:rsidRPr="002B5730">
                <w:rPr>
                  <w:sz w:val="18"/>
                  <w:szCs w:val="18"/>
                </w:rPr>
                <w:t>pdated prior BCL2i exclusion within 12 months of randomization and added a note to confirm that participants refractory to venetoclax are excluded.</w:t>
              </w:r>
            </w:ins>
          </w:p>
        </w:tc>
        <w:tc>
          <w:tcPr>
            <w:tcW w:w="3471" w:type="dxa"/>
          </w:tcPr>
          <w:p w14:paraId="735A0A26" w14:textId="77777777" w:rsidR="00BA57FD" w:rsidRPr="002B5730" w:rsidRDefault="00526A29" w:rsidP="00BA57FD">
            <w:pPr>
              <w:pStyle w:val="TableLeft"/>
              <w:rPr>
                <w:ins w:id="526" w:author="Powell, Deana" w:date="2026-03-05T15:34:00Z" w16du:dateUtc="2026-03-05T20:34:00Z"/>
                <w:sz w:val="18"/>
                <w:szCs w:val="18"/>
              </w:rPr>
            </w:pPr>
            <w:ins w:id="527" w:author="Powell, Deana" w:date="2026-03-05T15:34:00Z" w16du:dateUtc="2026-03-05T20:34:00Z">
              <w:r w:rsidRPr="002B5730">
                <w:rPr>
                  <w:sz w:val="18"/>
                  <w:szCs w:val="18"/>
                </w:rPr>
                <w:t>To allow enrollment of participants with prior venetoclax use, as long as they are refractory.</w:t>
              </w:r>
            </w:ins>
          </w:p>
        </w:tc>
      </w:tr>
      <w:tr w:rsidR="00CA657C" w14:paraId="05A922C5" w14:textId="77777777" w:rsidTr="00BA57FD">
        <w:trPr>
          <w:ins w:id="528" w:author="Powell, Deana" w:date="2026-03-05T15:34:00Z" w16du:dateUtc="2026-03-05T20:34:00Z"/>
        </w:trPr>
        <w:tc>
          <w:tcPr>
            <w:tcW w:w="2066" w:type="dxa"/>
            <w:tcBorders>
              <w:top w:val="nil"/>
              <w:bottom w:val="single" w:sz="4" w:space="0" w:color="auto"/>
            </w:tcBorders>
          </w:tcPr>
          <w:p w14:paraId="347DAEC2" w14:textId="77777777" w:rsidR="00BA57FD" w:rsidRDefault="00BA57FD" w:rsidP="00BA57FD">
            <w:pPr>
              <w:pStyle w:val="TableLeft"/>
              <w:rPr>
                <w:ins w:id="529" w:author="Powell, Deana" w:date="2026-03-05T15:34:00Z" w16du:dateUtc="2026-03-05T20:34:00Z"/>
                <w:sz w:val="18"/>
                <w:szCs w:val="18"/>
              </w:rPr>
            </w:pPr>
          </w:p>
        </w:tc>
        <w:tc>
          <w:tcPr>
            <w:tcW w:w="3463" w:type="dxa"/>
          </w:tcPr>
          <w:p w14:paraId="54A61BF2" w14:textId="77777777" w:rsidR="00BA57FD" w:rsidRPr="002B5730" w:rsidRDefault="00526A29" w:rsidP="00BA57FD">
            <w:pPr>
              <w:pStyle w:val="TableLeft"/>
              <w:rPr>
                <w:ins w:id="530" w:author="Powell, Deana" w:date="2026-03-05T15:34:00Z" w16du:dateUtc="2026-03-05T20:34:00Z"/>
                <w:sz w:val="18"/>
                <w:szCs w:val="18"/>
              </w:rPr>
            </w:pPr>
            <w:ins w:id="531" w:author="Powell, Deana" w:date="2026-03-05T15:34:00Z" w16du:dateUtc="2026-03-05T20:34:00Z">
              <w:r w:rsidRPr="002B5730">
                <w:rPr>
                  <w:sz w:val="18"/>
                  <w:szCs w:val="18"/>
                </w:rPr>
                <w:t xml:space="preserve">Exclusion Criterion 12: </w:t>
              </w:r>
              <w:r>
                <w:rPr>
                  <w:sz w:val="18"/>
                  <w:szCs w:val="18"/>
                </w:rPr>
                <w:t>P</w:t>
              </w:r>
              <w:r w:rsidRPr="002B5730">
                <w:rPr>
                  <w:sz w:val="18"/>
                  <w:szCs w:val="18"/>
                </w:rPr>
                <w:t xml:space="preserve">rior </w:t>
              </w:r>
              <w:r>
                <w:rPr>
                  <w:sz w:val="18"/>
                  <w:szCs w:val="18"/>
                </w:rPr>
                <w:t>non</w:t>
              </w:r>
              <w:r w:rsidRPr="002B5730">
                <w:rPr>
                  <w:sz w:val="18"/>
                  <w:szCs w:val="18"/>
                </w:rPr>
                <w:t>covalent BTKi has been removed.</w:t>
              </w:r>
            </w:ins>
          </w:p>
        </w:tc>
        <w:tc>
          <w:tcPr>
            <w:tcW w:w="3471" w:type="dxa"/>
          </w:tcPr>
          <w:p w14:paraId="038AFA18" w14:textId="77777777" w:rsidR="00BA57FD" w:rsidRPr="002B5730" w:rsidRDefault="00526A29" w:rsidP="00BA57FD">
            <w:pPr>
              <w:pStyle w:val="TableLeft"/>
              <w:rPr>
                <w:ins w:id="532" w:author="Powell, Deana" w:date="2026-03-05T15:34:00Z" w16du:dateUtc="2026-03-05T20:34:00Z"/>
                <w:sz w:val="18"/>
                <w:szCs w:val="18"/>
              </w:rPr>
            </w:pPr>
            <w:ins w:id="533" w:author="Powell, Deana" w:date="2026-03-05T15:34:00Z" w16du:dateUtc="2026-03-05T20:34:00Z">
              <w:r w:rsidRPr="002B5730">
                <w:rPr>
                  <w:sz w:val="18"/>
                  <w:szCs w:val="18"/>
                </w:rPr>
                <w:t>To allow enrollment of participants with prior noncovalent BTKi use.</w:t>
              </w:r>
            </w:ins>
          </w:p>
        </w:tc>
      </w:tr>
      <w:tr w:rsidR="00CA657C" w14:paraId="6E1F6519" w14:textId="77777777" w:rsidTr="00BA57FD">
        <w:trPr>
          <w:ins w:id="534" w:author="Powell, Deana" w:date="2026-03-05T15:34:00Z" w16du:dateUtc="2026-03-05T20:34:00Z"/>
        </w:trPr>
        <w:tc>
          <w:tcPr>
            <w:tcW w:w="2066" w:type="dxa"/>
            <w:tcBorders>
              <w:top w:val="single" w:sz="4" w:space="0" w:color="auto"/>
              <w:bottom w:val="single" w:sz="4" w:space="0" w:color="auto"/>
            </w:tcBorders>
          </w:tcPr>
          <w:p w14:paraId="44A78DF2" w14:textId="77777777" w:rsidR="00BA57FD" w:rsidRDefault="00526A29" w:rsidP="00BA57FD">
            <w:pPr>
              <w:pStyle w:val="TableLeft"/>
              <w:rPr>
                <w:ins w:id="535" w:author="Powell, Deana" w:date="2026-03-05T15:34:00Z" w16du:dateUtc="2026-03-05T20:34:00Z"/>
                <w:sz w:val="18"/>
                <w:szCs w:val="18"/>
              </w:rPr>
            </w:pPr>
            <w:ins w:id="536" w:author="Powell, Deana" w:date="2026-03-05T15:34:00Z" w16du:dateUtc="2026-03-05T20:34:00Z">
              <w:r>
                <w:rPr>
                  <w:sz w:val="18"/>
                  <w:szCs w:val="18"/>
                </w:rPr>
                <w:t>Section 5.5.1, Replacement of Participants in Part 1</w:t>
              </w:r>
            </w:ins>
          </w:p>
        </w:tc>
        <w:tc>
          <w:tcPr>
            <w:tcW w:w="3463" w:type="dxa"/>
          </w:tcPr>
          <w:p w14:paraId="6AFD6776" w14:textId="77777777" w:rsidR="00BA57FD" w:rsidRPr="002B5730" w:rsidRDefault="00526A29" w:rsidP="00BA57FD">
            <w:pPr>
              <w:pStyle w:val="TableLeft"/>
              <w:rPr>
                <w:ins w:id="537" w:author="Powell, Deana" w:date="2026-03-05T15:34:00Z" w16du:dateUtc="2026-03-05T20:34:00Z"/>
                <w:sz w:val="18"/>
                <w:szCs w:val="18"/>
              </w:rPr>
            </w:pPr>
            <w:ins w:id="538" w:author="Powell, Deana" w:date="2026-03-05T15:34:00Z" w16du:dateUtc="2026-03-05T20:34:00Z">
              <w:r w:rsidRPr="002B5730">
                <w:rPr>
                  <w:sz w:val="18"/>
                  <w:szCs w:val="18"/>
                </w:rPr>
                <w:t>Text added to confirm the additional 15 participants enrolled into Part 1 to receive 45 mg qd nemtabrutinib in combination with venetoclax, will not be replaced.</w:t>
              </w:r>
            </w:ins>
          </w:p>
        </w:tc>
        <w:tc>
          <w:tcPr>
            <w:tcW w:w="3471" w:type="dxa"/>
          </w:tcPr>
          <w:p w14:paraId="1676FEF3" w14:textId="77777777" w:rsidR="00BA57FD" w:rsidRPr="002B5730" w:rsidRDefault="00526A29" w:rsidP="00BA57FD">
            <w:pPr>
              <w:pStyle w:val="TableLeft"/>
              <w:rPr>
                <w:ins w:id="539" w:author="Powell, Deana" w:date="2026-03-05T15:34:00Z" w16du:dateUtc="2026-03-05T20:34:00Z"/>
                <w:sz w:val="18"/>
                <w:szCs w:val="18"/>
              </w:rPr>
            </w:pPr>
            <w:ins w:id="540" w:author="Powell, Deana" w:date="2026-03-05T15:34:00Z" w16du:dateUtc="2026-03-05T20:34:00Z">
              <w:r w:rsidRPr="002B5730">
                <w:rPr>
                  <w:sz w:val="18"/>
                  <w:szCs w:val="18"/>
                </w:rPr>
                <w:t>See rationale for Section 1.1, additional participants.</w:t>
              </w:r>
            </w:ins>
          </w:p>
        </w:tc>
      </w:tr>
      <w:tr w:rsidR="00CA657C" w14:paraId="11068B0F" w14:textId="77777777" w:rsidTr="00BA57FD">
        <w:trPr>
          <w:ins w:id="541" w:author="Powell, Deana" w:date="2026-03-05T15:34:00Z" w16du:dateUtc="2026-03-05T20:34:00Z"/>
        </w:trPr>
        <w:tc>
          <w:tcPr>
            <w:tcW w:w="2066" w:type="dxa"/>
            <w:tcBorders>
              <w:top w:val="single" w:sz="4" w:space="0" w:color="auto"/>
              <w:bottom w:val="single" w:sz="4" w:space="0" w:color="auto"/>
            </w:tcBorders>
          </w:tcPr>
          <w:p w14:paraId="45767275" w14:textId="77777777" w:rsidR="00BA57FD" w:rsidRDefault="00526A29" w:rsidP="00BA57FD">
            <w:pPr>
              <w:pStyle w:val="TableLeft"/>
              <w:rPr>
                <w:ins w:id="542" w:author="Powell, Deana" w:date="2026-03-05T15:34:00Z" w16du:dateUtc="2026-03-05T20:34:00Z"/>
                <w:sz w:val="18"/>
                <w:szCs w:val="18"/>
              </w:rPr>
            </w:pPr>
            <w:ins w:id="543" w:author="Powell, Deana" w:date="2026-03-05T15:34:00Z" w16du:dateUtc="2026-03-05T20:34:00Z">
              <w:r>
                <w:rPr>
                  <w:sz w:val="18"/>
                  <w:szCs w:val="18"/>
                </w:rPr>
                <w:t>Section 6, Study Intervention</w:t>
              </w:r>
            </w:ins>
          </w:p>
        </w:tc>
        <w:tc>
          <w:tcPr>
            <w:tcW w:w="3463" w:type="dxa"/>
          </w:tcPr>
          <w:p w14:paraId="6C11CE70" w14:textId="77777777" w:rsidR="00BA57FD" w:rsidRPr="002B5730" w:rsidRDefault="00526A29" w:rsidP="00BA57FD">
            <w:pPr>
              <w:pStyle w:val="TableLeft"/>
              <w:rPr>
                <w:ins w:id="544" w:author="Powell, Deana" w:date="2026-03-05T15:34:00Z" w16du:dateUtc="2026-03-05T20:34:00Z"/>
                <w:sz w:val="18"/>
                <w:szCs w:val="18"/>
              </w:rPr>
            </w:pPr>
            <w:ins w:id="545" w:author="Powell, Deana" w:date="2026-03-05T15:34:00Z" w16du:dateUtc="2026-03-05T20:34:00Z">
              <w:r w:rsidRPr="002B5730">
                <w:rPr>
                  <w:sz w:val="18"/>
                  <w:szCs w:val="18"/>
                </w:rPr>
                <w:t>Added information about reporting clinical supply complaints and/or temperature excursions.</w:t>
              </w:r>
            </w:ins>
          </w:p>
        </w:tc>
        <w:tc>
          <w:tcPr>
            <w:tcW w:w="3471" w:type="dxa"/>
          </w:tcPr>
          <w:p w14:paraId="02299A06" w14:textId="77777777" w:rsidR="00BA57FD" w:rsidRPr="002B5730" w:rsidRDefault="00526A29" w:rsidP="00BA57FD">
            <w:pPr>
              <w:pStyle w:val="TableLeft"/>
              <w:rPr>
                <w:ins w:id="546" w:author="Powell, Deana" w:date="2026-03-05T15:34:00Z" w16du:dateUtc="2026-03-05T20:34:00Z"/>
                <w:sz w:val="18"/>
                <w:szCs w:val="18"/>
              </w:rPr>
            </w:pPr>
            <w:ins w:id="547" w:author="Powell, Deana" w:date="2026-03-05T15:34:00Z" w16du:dateUtc="2026-03-05T20:34:00Z">
              <w:r w:rsidRPr="002B5730">
                <w:rPr>
                  <w:sz w:val="18"/>
                  <w:szCs w:val="18"/>
                </w:rPr>
                <w:t>To facilitate timely reporting.</w:t>
              </w:r>
            </w:ins>
          </w:p>
        </w:tc>
      </w:tr>
      <w:tr w:rsidR="00CA657C" w14:paraId="3B472C56" w14:textId="77777777" w:rsidTr="00BA57FD">
        <w:trPr>
          <w:ins w:id="548" w:author="Powell, Deana" w:date="2026-03-05T15:34:00Z" w16du:dateUtc="2026-03-05T20:34:00Z"/>
        </w:trPr>
        <w:tc>
          <w:tcPr>
            <w:tcW w:w="2066" w:type="dxa"/>
            <w:tcBorders>
              <w:top w:val="single" w:sz="4" w:space="0" w:color="auto"/>
              <w:bottom w:val="nil"/>
            </w:tcBorders>
          </w:tcPr>
          <w:p w14:paraId="43117EBD" w14:textId="77777777" w:rsidR="00BA57FD" w:rsidRDefault="00526A29" w:rsidP="00BA57FD">
            <w:pPr>
              <w:pStyle w:val="TableLeft"/>
              <w:rPr>
                <w:ins w:id="549" w:author="Powell, Deana" w:date="2026-03-05T15:34:00Z" w16du:dateUtc="2026-03-05T20:34:00Z"/>
                <w:sz w:val="18"/>
                <w:szCs w:val="18"/>
              </w:rPr>
            </w:pPr>
            <w:ins w:id="550" w:author="Powell, Deana" w:date="2026-03-05T15:34:00Z" w16du:dateUtc="2026-03-05T20:34:00Z">
              <w:r>
                <w:rPr>
                  <w:sz w:val="18"/>
                  <w:szCs w:val="18"/>
                </w:rPr>
                <w:t xml:space="preserve">Section </w:t>
              </w:r>
              <w:r w:rsidRPr="00641F88">
                <w:rPr>
                  <w:sz w:val="18"/>
                  <w:szCs w:val="18"/>
                </w:rPr>
                <w:t>6.1</w:t>
              </w:r>
              <w:r>
                <w:rPr>
                  <w:sz w:val="18"/>
                  <w:szCs w:val="18"/>
                </w:rPr>
                <w:t xml:space="preserve">, </w:t>
              </w:r>
              <w:r w:rsidRPr="00641F88">
                <w:rPr>
                  <w:sz w:val="18"/>
                  <w:szCs w:val="18"/>
                </w:rPr>
                <w:t>Study Intervention(s) Administered</w:t>
              </w:r>
            </w:ins>
          </w:p>
        </w:tc>
        <w:tc>
          <w:tcPr>
            <w:tcW w:w="3463" w:type="dxa"/>
          </w:tcPr>
          <w:p w14:paraId="113803A9" w14:textId="77777777" w:rsidR="00BA57FD" w:rsidRPr="002B5730" w:rsidRDefault="00526A29" w:rsidP="00BA57FD">
            <w:pPr>
              <w:pStyle w:val="TableLeft"/>
              <w:rPr>
                <w:ins w:id="551" w:author="Powell, Deana" w:date="2026-03-05T15:34:00Z" w16du:dateUtc="2026-03-05T20:34:00Z"/>
                <w:sz w:val="18"/>
                <w:szCs w:val="18"/>
              </w:rPr>
            </w:pPr>
            <w:ins w:id="552" w:author="Powell, Deana" w:date="2026-03-05T15:34:00Z" w16du:dateUtc="2026-03-05T20:34:00Z">
              <w:r w:rsidRPr="002B5730">
                <w:rPr>
                  <w:sz w:val="18"/>
                  <w:szCs w:val="18"/>
                </w:rPr>
                <w:t>Statement added about variability for commercially available supplies and explanation of formulation change from FMF1 to FMF2.</w:t>
              </w:r>
            </w:ins>
          </w:p>
        </w:tc>
        <w:tc>
          <w:tcPr>
            <w:tcW w:w="3471" w:type="dxa"/>
          </w:tcPr>
          <w:p w14:paraId="2CF12C8F" w14:textId="77777777" w:rsidR="00BA57FD" w:rsidRPr="002B5730" w:rsidRDefault="00526A29" w:rsidP="00BA57FD">
            <w:pPr>
              <w:pStyle w:val="TableLeft"/>
              <w:rPr>
                <w:ins w:id="553" w:author="Powell, Deana" w:date="2026-03-05T15:34:00Z" w16du:dateUtc="2026-03-05T20:34:00Z"/>
                <w:sz w:val="18"/>
                <w:szCs w:val="18"/>
              </w:rPr>
            </w:pPr>
            <w:ins w:id="554" w:author="Powell, Deana" w:date="2026-03-05T15:34:00Z" w16du:dateUtc="2026-03-05T20:34:00Z">
              <w:r w:rsidRPr="002B5730">
                <w:rPr>
                  <w:sz w:val="18"/>
                  <w:szCs w:val="18"/>
                </w:rPr>
                <w:t>Commercially available supplies may vary in unit, dose, strength, and formulation.</w:t>
              </w:r>
            </w:ins>
          </w:p>
        </w:tc>
      </w:tr>
      <w:tr w:rsidR="00CA657C" w14:paraId="65619A1D" w14:textId="77777777" w:rsidTr="00BA57FD">
        <w:trPr>
          <w:trHeight w:val="600"/>
          <w:ins w:id="555" w:author="Powell, Deana" w:date="2026-03-05T15:34:00Z" w16du:dateUtc="2026-03-05T20:34:00Z"/>
        </w:trPr>
        <w:tc>
          <w:tcPr>
            <w:tcW w:w="2066" w:type="dxa"/>
            <w:tcBorders>
              <w:top w:val="nil"/>
              <w:bottom w:val="nil"/>
            </w:tcBorders>
          </w:tcPr>
          <w:p w14:paraId="347CB689" w14:textId="77777777" w:rsidR="00BA57FD" w:rsidRDefault="00BA57FD" w:rsidP="00BA57FD">
            <w:pPr>
              <w:pStyle w:val="TableLeft"/>
              <w:rPr>
                <w:ins w:id="556" w:author="Powell, Deana" w:date="2026-03-05T15:34:00Z" w16du:dateUtc="2026-03-05T20:34:00Z"/>
                <w:sz w:val="18"/>
                <w:szCs w:val="18"/>
              </w:rPr>
            </w:pPr>
          </w:p>
        </w:tc>
        <w:tc>
          <w:tcPr>
            <w:tcW w:w="3463" w:type="dxa"/>
          </w:tcPr>
          <w:p w14:paraId="2F7370B3" w14:textId="77777777" w:rsidR="00BA57FD" w:rsidRPr="002B5730" w:rsidRDefault="00526A29" w:rsidP="00BA57FD">
            <w:pPr>
              <w:pStyle w:val="TableLeft"/>
              <w:rPr>
                <w:ins w:id="557" w:author="Powell, Deana" w:date="2026-03-05T15:34:00Z" w16du:dateUtc="2026-03-05T20:34:00Z"/>
                <w:sz w:val="18"/>
                <w:szCs w:val="18"/>
              </w:rPr>
            </w:pPr>
            <w:ins w:id="558" w:author="Powell, Deana" w:date="2026-03-05T15:34:00Z" w16du:dateUtc="2026-03-05T20:34:00Z">
              <w:r w:rsidRPr="002B5730">
                <w:rPr>
                  <w:sz w:val="18"/>
                  <w:szCs w:val="18"/>
                </w:rPr>
                <w:t>Table 7: New formulation (FMF2) of nemtabrutinib was added to the existing formulation (FMF1).</w:t>
              </w:r>
            </w:ins>
          </w:p>
        </w:tc>
        <w:tc>
          <w:tcPr>
            <w:tcW w:w="3471" w:type="dxa"/>
          </w:tcPr>
          <w:p w14:paraId="7AB74F14" w14:textId="77777777" w:rsidR="00BA57FD" w:rsidRPr="002B5730" w:rsidRDefault="00526A29" w:rsidP="00BA57FD">
            <w:pPr>
              <w:pStyle w:val="TableLeft"/>
              <w:rPr>
                <w:ins w:id="559" w:author="Powell, Deana" w:date="2026-03-05T15:34:00Z" w16du:dateUtc="2026-03-05T20:34:00Z"/>
                <w:sz w:val="18"/>
                <w:szCs w:val="18"/>
              </w:rPr>
            </w:pPr>
            <w:ins w:id="560" w:author="Powell, Deana" w:date="2026-03-05T15:34:00Z" w16du:dateUtc="2026-03-05T20:34:00Z">
              <w:r w:rsidRPr="002B5730">
                <w:rPr>
                  <w:sz w:val="18"/>
                  <w:szCs w:val="18"/>
                </w:rPr>
                <w:t>See Section 1.1 rationale for adding new nemtabrutinib formulation.</w:t>
              </w:r>
            </w:ins>
          </w:p>
        </w:tc>
      </w:tr>
      <w:tr w:rsidR="00CA657C" w14:paraId="1B523FE4" w14:textId="77777777" w:rsidTr="00BA57FD">
        <w:trPr>
          <w:ins w:id="561" w:author="Powell, Deana" w:date="2026-03-05T15:34:00Z" w16du:dateUtc="2026-03-05T20:34:00Z"/>
        </w:trPr>
        <w:tc>
          <w:tcPr>
            <w:tcW w:w="2066" w:type="dxa"/>
            <w:tcBorders>
              <w:top w:val="nil"/>
              <w:bottom w:val="nil"/>
            </w:tcBorders>
          </w:tcPr>
          <w:p w14:paraId="6C624172" w14:textId="77777777" w:rsidR="00BA57FD" w:rsidRDefault="00BA57FD" w:rsidP="00BA57FD">
            <w:pPr>
              <w:pStyle w:val="TableLeft"/>
              <w:rPr>
                <w:ins w:id="562" w:author="Powell, Deana" w:date="2026-03-05T15:34:00Z" w16du:dateUtc="2026-03-05T20:34:00Z"/>
                <w:sz w:val="18"/>
                <w:szCs w:val="18"/>
              </w:rPr>
            </w:pPr>
          </w:p>
        </w:tc>
        <w:tc>
          <w:tcPr>
            <w:tcW w:w="3463" w:type="dxa"/>
          </w:tcPr>
          <w:p w14:paraId="1075965F" w14:textId="77777777" w:rsidR="00BA57FD" w:rsidRPr="002B5730" w:rsidRDefault="00526A29" w:rsidP="00BA57FD">
            <w:pPr>
              <w:pStyle w:val="TableLeft"/>
              <w:rPr>
                <w:ins w:id="563" w:author="Powell, Deana" w:date="2026-03-05T15:34:00Z" w16du:dateUtc="2026-03-05T20:34:00Z"/>
                <w:sz w:val="18"/>
                <w:szCs w:val="18"/>
              </w:rPr>
            </w:pPr>
            <w:ins w:id="564" w:author="Powell, Deana" w:date="2026-03-05T15:34:00Z" w16du:dateUtc="2026-03-05T20:34:00Z">
              <w:r w:rsidRPr="002B5730">
                <w:rPr>
                  <w:sz w:val="18"/>
                  <w:szCs w:val="18"/>
                </w:rPr>
                <w:t>Table 7: Applicable parts of the study (Part 1 and Part 2) added to Arm Name column.</w:t>
              </w:r>
            </w:ins>
          </w:p>
        </w:tc>
        <w:tc>
          <w:tcPr>
            <w:tcW w:w="3471" w:type="dxa"/>
          </w:tcPr>
          <w:p w14:paraId="0A1679FB" w14:textId="77777777" w:rsidR="00BA57FD" w:rsidRPr="002B5730" w:rsidRDefault="00526A29" w:rsidP="00BA57FD">
            <w:pPr>
              <w:pStyle w:val="TableLeft"/>
              <w:rPr>
                <w:ins w:id="565" w:author="Powell, Deana" w:date="2026-03-05T15:34:00Z" w16du:dateUtc="2026-03-05T20:34:00Z"/>
                <w:sz w:val="18"/>
                <w:szCs w:val="18"/>
              </w:rPr>
            </w:pPr>
            <w:ins w:id="566" w:author="Powell, Deana" w:date="2026-03-05T15:34:00Z" w16du:dateUtc="2026-03-05T20:34:00Z">
              <w:r w:rsidRPr="002B5730">
                <w:rPr>
                  <w:sz w:val="18"/>
                  <w:szCs w:val="18"/>
                </w:rPr>
                <w:t xml:space="preserve">See Section 1.1 rationale for defining </w:t>
              </w:r>
              <w:r>
                <w:rPr>
                  <w:sz w:val="18"/>
                  <w:szCs w:val="18"/>
                </w:rPr>
                <w:t>p</w:t>
              </w:r>
              <w:r w:rsidRPr="002B5730">
                <w:rPr>
                  <w:sz w:val="18"/>
                  <w:szCs w:val="18"/>
                </w:rPr>
                <w:t>arts of the study.</w:t>
              </w:r>
            </w:ins>
          </w:p>
        </w:tc>
      </w:tr>
      <w:tr w:rsidR="00CA657C" w14:paraId="6BC56541" w14:textId="77777777" w:rsidTr="00BA57FD">
        <w:trPr>
          <w:ins w:id="567" w:author="Powell, Deana" w:date="2026-03-05T15:34:00Z" w16du:dateUtc="2026-03-05T20:34:00Z"/>
        </w:trPr>
        <w:tc>
          <w:tcPr>
            <w:tcW w:w="2066" w:type="dxa"/>
            <w:tcBorders>
              <w:top w:val="nil"/>
              <w:bottom w:val="nil"/>
            </w:tcBorders>
          </w:tcPr>
          <w:p w14:paraId="3D69E006" w14:textId="77777777" w:rsidR="00BA57FD" w:rsidRDefault="00BA57FD" w:rsidP="00BA57FD">
            <w:pPr>
              <w:pStyle w:val="TableLeft"/>
              <w:rPr>
                <w:ins w:id="568" w:author="Powell, Deana" w:date="2026-03-05T15:34:00Z" w16du:dateUtc="2026-03-05T20:34:00Z"/>
                <w:sz w:val="18"/>
                <w:szCs w:val="18"/>
              </w:rPr>
            </w:pPr>
          </w:p>
        </w:tc>
        <w:tc>
          <w:tcPr>
            <w:tcW w:w="3463" w:type="dxa"/>
          </w:tcPr>
          <w:p w14:paraId="21C429FD" w14:textId="77777777" w:rsidR="00BA57FD" w:rsidRPr="002B5730" w:rsidRDefault="00526A29" w:rsidP="00BA57FD">
            <w:pPr>
              <w:pStyle w:val="TableLeft"/>
              <w:rPr>
                <w:ins w:id="569" w:author="Powell, Deana" w:date="2026-03-05T15:34:00Z" w16du:dateUtc="2026-03-05T20:34:00Z"/>
                <w:sz w:val="18"/>
                <w:szCs w:val="18"/>
              </w:rPr>
            </w:pPr>
            <w:ins w:id="570" w:author="Powell, Deana" w:date="2026-03-05T15:34:00Z" w16du:dateUtc="2026-03-05T20:34:00Z">
              <w:r w:rsidRPr="002B5730">
                <w:rPr>
                  <w:sz w:val="18"/>
                  <w:szCs w:val="18"/>
                </w:rPr>
                <w:t xml:space="preserve">Table 7: </w:t>
              </w:r>
              <w:r>
                <w:rPr>
                  <w:sz w:val="18"/>
                  <w:szCs w:val="18"/>
                </w:rPr>
                <w:t>A</w:t>
              </w:r>
              <w:r w:rsidRPr="002B5730">
                <w:rPr>
                  <w:sz w:val="18"/>
                  <w:szCs w:val="18"/>
                </w:rPr>
                <w:t>dded 45 mg and 65 mg doses of nemtabrutinib.</w:t>
              </w:r>
            </w:ins>
          </w:p>
        </w:tc>
        <w:tc>
          <w:tcPr>
            <w:tcW w:w="3471" w:type="dxa"/>
          </w:tcPr>
          <w:p w14:paraId="7D8B8049" w14:textId="77777777" w:rsidR="00BA57FD" w:rsidRPr="002B5730" w:rsidRDefault="00526A29" w:rsidP="00BA57FD">
            <w:pPr>
              <w:pStyle w:val="TableLeft"/>
              <w:rPr>
                <w:ins w:id="571" w:author="Powell, Deana" w:date="2026-03-05T15:34:00Z" w16du:dateUtc="2026-03-05T20:34:00Z"/>
                <w:sz w:val="18"/>
                <w:szCs w:val="18"/>
              </w:rPr>
            </w:pPr>
            <w:ins w:id="572" w:author="Powell, Deana" w:date="2026-03-05T15:34:00Z" w16du:dateUtc="2026-03-05T20:34:00Z">
              <w:r w:rsidRPr="002B5730">
                <w:rPr>
                  <w:sz w:val="18"/>
                  <w:szCs w:val="18"/>
                </w:rPr>
                <w:t>See Section 1.1 rationale for doses for new nemtabrutinib formulation.</w:t>
              </w:r>
            </w:ins>
          </w:p>
        </w:tc>
      </w:tr>
      <w:tr w:rsidR="00CA657C" w14:paraId="573E1792" w14:textId="77777777" w:rsidTr="00BA57FD">
        <w:trPr>
          <w:ins w:id="573" w:author="Powell, Deana" w:date="2026-03-05T15:34:00Z" w16du:dateUtc="2026-03-05T20:34:00Z"/>
        </w:trPr>
        <w:tc>
          <w:tcPr>
            <w:tcW w:w="2066" w:type="dxa"/>
            <w:tcBorders>
              <w:top w:val="nil"/>
              <w:bottom w:val="single" w:sz="4" w:space="0" w:color="auto"/>
            </w:tcBorders>
          </w:tcPr>
          <w:p w14:paraId="0ECA6ED2" w14:textId="77777777" w:rsidR="00BA57FD" w:rsidRDefault="00BA57FD" w:rsidP="00BA57FD">
            <w:pPr>
              <w:pStyle w:val="TableLeft"/>
              <w:rPr>
                <w:ins w:id="574" w:author="Powell, Deana" w:date="2026-03-05T15:34:00Z" w16du:dateUtc="2026-03-05T20:34:00Z"/>
                <w:sz w:val="18"/>
                <w:szCs w:val="18"/>
              </w:rPr>
            </w:pPr>
          </w:p>
        </w:tc>
        <w:tc>
          <w:tcPr>
            <w:tcW w:w="3463" w:type="dxa"/>
          </w:tcPr>
          <w:p w14:paraId="070A19AD" w14:textId="77777777" w:rsidR="00BA57FD" w:rsidRPr="002B5730" w:rsidRDefault="00526A29" w:rsidP="00BA57FD">
            <w:pPr>
              <w:pStyle w:val="TableLeft"/>
              <w:rPr>
                <w:ins w:id="575" w:author="Powell, Deana" w:date="2026-03-05T15:34:00Z" w16du:dateUtc="2026-03-05T20:34:00Z"/>
                <w:sz w:val="18"/>
                <w:szCs w:val="18"/>
              </w:rPr>
            </w:pPr>
            <w:ins w:id="576" w:author="Powell, Deana" w:date="2026-03-05T15:34:00Z" w16du:dateUtc="2026-03-05T20:34:00Z">
              <w:r w:rsidRPr="002B5730">
                <w:rPr>
                  <w:sz w:val="18"/>
                  <w:szCs w:val="18"/>
                </w:rPr>
                <w:t xml:space="preserve">Table 7: </w:t>
              </w:r>
              <w:r>
                <w:rPr>
                  <w:sz w:val="18"/>
                  <w:szCs w:val="18"/>
                </w:rPr>
                <w:t>D</w:t>
              </w:r>
              <w:r w:rsidRPr="002B5730">
                <w:rPr>
                  <w:sz w:val="18"/>
                  <w:szCs w:val="18"/>
                </w:rPr>
                <w:t>ose formulation for rituximab and biosimilars and Truxima were updated.</w:t>
              </w:r>
            </w:ins>
          </w:p>
        </w:tc>
        <w:tc>
          <w:tcPr>
            <w:tcW w:w="3471" w:type="dxa"/>
          </w:tcPr>
          <w:p w14:paraId="2987BBD8" w14:textId="77777777" w:rsidR="00BA57FD" w:rsidRPr="002B5730" w:rsidRDefault="00526A29" w:rsidP="00BA57FD">
            <w:pPr>
              <w:pStyle w:val="TableLeft"/>
              <w:rPr>
                <w:ins w:id="577" w:author="Powell, Deana" w:date="2026-03-05T15:34:00Z" w16du:dateUtc="2026-03-05T20:34:00Z"/>
                <w:sz w:val="18"/>
                <w:szCs w:val="18"/>
              </w:rPr>
            </w:pPr>
            <w:ins w:id="578" w:author="Powell, Deana" w:date="2026-03-05T15:34:00Z" w16du:dateUtc="2026-03-05T20:34:00Z">
              <w:r w:rsidRPr="002B5730">
                <w:rPr>
                  <w:sz w:val="18"/>
                  <w:szCs w:val="18"/>
                </w:rPr>
                <w:t>To match product labeling.</w:t>
              </w:r>
            </w:ins>
          </w:p>
        </w:tc>
      </w:tr>
      <w:tr w:rsidR="00CA657C" w14:paraId="655283B4" w14:textId="77777777" w:rsidTr="00BA57FD">
        <w:trPr>
          <w:ins w:id="579" w:author="Powell, Deana" w:date="2026-03-05T15:34:00Z" w16du:dateUtc="2026-03-05T20:34:00Z"/>
        </w:trPr>
        <w:tc>
          <w:tcPr>
            <w:tcW w:w="2066" w:type="dxa"/>
            <w:tcBorders>
              <w:bottom w:val="single" w:sz="4" w:space="0" w:color="auto"/>
            </w:tcBorders>
          </w:tcPr>
          <w:p w14:paraId="041B2E89" w14:textId="77777777" w:rsidR="00BA57FD" w:rsidRDefault="00526A29" w:rsidP="00E45612">
            <w:pPr>
              <w:pStyle w:val="TableLeft"/>
              <w:pageBreakBefore/>
              <w:rPr>
                <w:ins w:id="580" w:author="Powell, Deana" w:date="2026-03-05T15:34:00Z" w16du:dateUtc="2026-03-05T20:34:00Z"/>
                <w:sz w:val="18"/>
                <w:szCs w:val="18"/>
              </w:rPr>
            </w:pPr>
            <w:ins w:id="581" w:author="Powell, Deana" w:date="2026-03-05T15:34:00Z" w16du:dateUtc="2026-03-05T20:34:00Z">
              <w:r>
                <w:rPr>
                  <w:sz w:val="18"/>
                  <w:szCs w:val="18"/>
                </w:rPr>
                <w:lastRenderedPageBreak/>
                <w:t xml:space="preserve">Section </w:t>
              </w:r>
              <w:r w:rsidRPr="007972F3">
                <w:rPr>
                  <w:sz w:val="18"/>
                  <w:szCs w:val="18"/>
                </w:rPr>
                <w:t>6.1.1.1</w:t>
              </w:r>
              <w:r>
                <w:rPr>
                  <w:sz w:val="18"/>
                  <w:szCs w:val="18"/>
                </w:rPr>
                <w:t xml:space="preserve">, </w:t>
              </w:r>
              <w:r w:rsidRPr="007972F3">
                <w:rPr>
                  <w:sz w:val="18"/>
                  <w:szCs w:val="18"/>
                </w:rPr>
                <w:t>Treatment Group (Nemtabrutinib + Venetoclax; Part 1 and Part 2)</w:t>
              </w:r>
            </w:ins>
          </w:p>
        </w:tc>
        <w:tc>
          <w:tcPr>
            <w:tcW w:w="3463" w:type="dxa"/>
          </w:tcPr>
          <w:p w14:paraId="21D4DFDD" w14:textId="77777777" w:rsidR="00BA57FD" w:rsidRPr="002B5730" w:rsidRDefault="00526A29" w:rsidP="00BA57FD">
            <w:pPr>
              <w:pStyle w:val="TableLeft"/>
              <w:rPr>
                <w:ins w:id="582" w:author="Powell, Deana" w:date="2026-03-05T15:34:00Z" w16du:dateUtc="2026-03-05T20:34:00Z"/>
                <w:sz w:val="18"/>
                <w:szCs w:val="18"/>
              </w:rPr>
            </w:pPr>
            <w:ins w:id="583" w:author="Powell, Deana" w:date="2026-03-05T15:34:00Z" w16du:dateUtc="2026-03-05T20:34:00Z">
              <w:r w:rsidRPr="002B5730">
                <w:rPr>
                  <w:sz w:val="18"/>
                  <w:szCs w:val="18"/>
                </w:rPr>
                <w:t>Added instructions for nemtabrutinib administration.</w:t>
              </w:r>
            </w:ins>
          </w:p>
        </w:tc>
        <w:tc>
          <w:tcPr>
            <w:tcW w:w="3471" w:type="dxa"/>
          </w:tcPr>
          <w:p w14:paraId="7E9CED8F" w14:textId="77777777" w:rsidR="00BA57FD" w:rsidRPr="002B5730" w:rsidRDefault="00526A29" w:rsidP="00BA57FD">
            <w:pPr>
              <w:pStyle w:val="TableLeft"/>
              <w:rPr>
                <w:ins w:id="584" w:author="Powell, Deana" w:date="2026-03-05T15:34:00Z" w16du:dateUtc="2026-03-05T20:34:00Z"/>
                <w:sz w:val="18"/>
                <w:szCs w:val="18"/>
              </w:rPr>
            </w:pPr>
            <w:ins w:id="585" w:author="Powell, Deana" w:date="2026-03-05T15:34:00Z" w16du:dateUtc="2026-03-05T20:34:00Z">
              <w:r w:rsidRPr="002B5730">
                <w:rPr>
                  <w:sz w:val="18"/>
                  <w:szCs w:val="18"/>
                </w:rPr>
                <w:t>To provide details not previously specified.</w:t>
              </w:r>
            </w:ins>
          </w:p>
        </w:tc>
      </w:tr>
      <w:tr w:rsidR="00CA657C" w14:paraId="7FDAF3C3" w14:textId="77777777" w:rsidTr="00BA57FD">
        <w:trPr>
          <w:ins w:id="586" w:author="Powell, Deana" w:date="2026-03-05T15:34:00Z" w16du:dateUtc="2026-03-05T20:34:00Z"/>
        </w:trPr>
        <w:tc>
          <w:tcPr>
            <w:tcW w:w="2066" w:type="dxa"/>
            <w:tcBorders>
              <w:bottom w:val="nil"/>
            </w:tcBorders>
          </w:tcPr>
          <w:p w14:paraId="29937ADE" w14:textId="77777777" w:rsidR="00BA57FD" w:rsidRDefault="00526A29" w:rsidP="00BA57FD">
            <w:pPr>
              <w:pStyle w:val="TableLeft"/>
              <w:rPr>
                <w:ins w:id="587" w:author="Powell, Deana" w:date="2026-03-05T15:34:00Z" w16du:dateUtc="2026-03-05T20:34:00Z"/>
                <w:sz w:val="18"/>
                <w:szCs w:val="18"/>
              </w:rPr>
            </w:pPr>
            <w:ins w:id="588" w:author="Powell, Deana" w:date="2026-03-05T15:34:00Z" w16du:dateUtc="2026-03-05T20:34:00Z">
              <w:r>
                <w:rPr>
                  <w:sz w:val="18"/>
                  <w:szCs w:val="18"/>
                </w:rPr>
                <w:t xml:space="preserve">Section </w:t>
              </w:r>
              <w:r w:rsidRPr="008655E3">
                <w:rPr>
                  <w:sz w:val="18"/>
                  <w:szCs w:val="18"/>
                </w:rPr>
                <w:t>6.2.1</w:t>
              </w:r>
              <w:r>
                <w:rPr>
                  <w:sz w:val="18"/>
                  <w:szCs w:val="18"/>
                </w:rPr>
                <w:t xml:space="preserve">, </w:t>
              </w:r>
              <w:r w:rsidRPr="008655E3">
                <w:rPr>
                  <w:sz w:val="18"/>
                  <w:szCs w:val="18"/>
                </w:rPr>
                <w:t>Dose Preparation</w:t>
              </w:r>
            </w:ins>
          </w:p>
        </w:tc>
        <w:tc>
          <w:tcPr>
            <w:tcW w:w="3463" w:type="dxa"/>
          </w:tcPr>
          <w:p w14:paraId="19DD4E66" w14:textId="77777777" w:rsidR="00BA57FD" w:rsidRPr="002B5730" w:rsidRDefault="00526A29" w:rsidP="00BA57FD">
            <w:pPr>
              <w:pStyle w:val="TableLeft"/>
              <w:rPr>
                <w:ins w:id="589" w:author="Powell, Deana" w:date="2026-03-05T15:34:00Z" w16du:dateUtc="2026-03-05T20:34:00Z"/>
                <w:sz w:val="18"/>
                <w:szCs w:val="18"/>
              </w:rPr>
            </w:pPr>
            <w:ins w:id="590" w:author="Powell, Deana" w:date="2026-03-05T15:34:00Z" w16du:dateUtc="2026-03-05T20:34:00Z">
              <w:r w:rsidRPr="002B5730">
                <w:rPr>
                  <w:sz w:val="18"/>
                  <w:szCs w:val="18"/>
                </w:rPr>
                <w:t>Added details on location of guidance for preparation and administration of study interventions.</w:t>
              </w:r>
            </w:ins>
          </w:p>
        </w:tc>
        <w:tc>
          <w:tcPr>
            <w:tcW w:w="3471" w:type="dxa"/>
          </w:tcPr>
          <w:p w14:paraId="5A1557ED" w14:textId="77777777" w:rsidR="00BA57FD" w:rsidRPr="002B5730" w:rsidRDefault="00526A29" w:rsidP="00BA57FD">
            <w:pPr>
              <w:pStyle w:val="TableLeft"/>
              <w:rPr>
                <w:ins w:id="591" w:author="Powell, Deana" w:date="2026-03-05T15:34:00Z" w16du:dateUtc="2026-03-05T20:34:00Z"/>
                <w:sz w:val="18"/>
                <w:szCs w:val="18"/>
              </w:rPr>
            </w:pPr>
            <w:ins w:id="592" w:author="Powell, Deana" w:date="2026-03-05T15:34:00Z" w16du:dateUtc="2026-03-05T20:34:00Z">
              <w:r w:rsidRPr="002B5730">
                <w:rPr>
                  <w:sz w:val="18"/>
                  <w:szCs w:val="18"/>
                </w:rPr>
                <w:t>To specify that resources include the Pharmacy Manual, prescribing information, or institutional SOP.</w:t>
              </w:r>
            </w:ins>
          </w:p>
        </w:tc>
      </w:tr>
      <w:tr w:rsidR="00CA657C" w14:paraId="572E7810" w14:textId="77777777" w:rsidTr="00BA57FD">
        <w:trPr>
          <w:ins w:id="593" w:author="Powell, Deana" w:date="2026-03-05T15:34:00Z" w16du:dateUtc="2026-03-05T20:34:00Z"/>
        </w:trPr>
        <w:tc>
          <w:tcPr>
            <w:tcW w:w="2066" w:type="dxa"/>
            <w:tcBorders>
              <w:top w:val="nil"/>
              <w:bottom w:val="nil"/>
            </w:tcBorders>
          </w:tcPr>
          <w:p w14:paraId="0DC689C9" w14:textId="77777777" w:rsidR="00BA57FD" w:rsidRDefault="00BA57FD" w:rsidP="00BA57FD">
            <w:pPr>
              <w:pStyle w:val="TableLeft"/>
              <w:rPr>
                <w:ins w:id="594" w:author="Powell, Deana" w:date="2026-03-05T15:34:00Z" w16du:dateUtc="2026-03-05T20:34:00Z"/>
                <w:sz w:val="18"/>
                <w:szCs w:val="18"/>
              </w:rPr>
            </w:pPr>
          </w:p>
        </w:tc>
        <w:tc>
          <w:tcPr>
            <w:tcW w:w="3463" w:type="dxa"/>
          </w:tcPr>
          <w:p w14:paraId="14A0A6EF" w14:textId="77777777" w:rsidR="00BA57FD" w:rsidRPr="002B5730" w:rsidRDefault="00526A29" w:rsidP="00BA57FD">
            <w:pPr>
              <w:pStyle w:val="TableLeft"/>
              <w:rPr>
                <w:ins w:id="595" w:author="Powell, Deana" w:date="2026-03-05T15:34:00Z" w16du:dateUtc="2026-03-05T20:34:00Z"/>
                <w:sz w:val="18"/>
                <w:szCs w:val="18"/>
              </w:rPr>
            </w:pPr>
            <w:ins w:id="596" w:author="Powell, Deana" w:date="2026-03-05T15:34:00Z" w16du:dateUtc="2026-03-05T20:34:00Z">
              <w:r w:rsidRPr="002B5730">
                <w:rPr>
                  <w:sz w:val="18"/>
                  <w:szCs w:val="18"/>
                </w:rPr>
                <w:t xml:space="preserve">Nemtabrutinib: </w:t>
              </w:r>
              <w:r>
                <w:rPr>
                  <w:sz w:val="18"/>
                  <w:szCs w:val="18"/>
                </w:rPr>
                <w:t>A</w:t>
              </w:r>
              <w:r w:rsidRPr="002B5730">
                <w:rPr>
                  <w:sz w:val="18"/>
                  <w:szCs w:val="18"/>
                </w:rPr>
                <w:t>dded FMF1 and FMF2 formulation details and that switching between formulations is allowed.</w:t>
              </w:r>
            </w:ins>
          </w:p>
        </w:tc>
        <w:tc>
          <w:tcPr>
            <w:tcW w:w="3471" w:type="dxa"/>
          </w:tcPr>
          <w:p w14:paraId="7230DA2A" w14:textId="77777777" w:rsidR="00BA57FD" w:rsidRPr="002B5730" w:rsidRDefault="00526A29" w:rsidP="00BA57FD">
            <w:pPr>
              <w:pStyle w:val="TableLeft"/>
              <w:rPr>
                <w:ins w:id="597" w:author="Powell, Deana" w:date="2026-03-05T15:34:00Z" w16du:dateUtc="2026-03-05T20:34:00Z"/>
                <w:sz w:val="18"/>
                <w:szCs w:val="18"/>
              </w:rPr>
            </w:pPr>
            <w:ins w:id="598" w:author="Powell, Deana" w:date="2026-03-05T15:34:00Z" w16du:dateUtc="2026-03-05T20:34:00Z">
              <w:r w:rsidRPr="002B5730">
                <w:rPr>
                  <w:sz w:val="18"/>
                  <w:szCs w:val="18"/>
                </w:rPr>
                <w:t>See Section 1.1 rationale for adding new nemtabrutinib formulation.</w:t>
              </w:r>
            </w:ins>
          </w:p>
        </w:tc>
      </w:tr>
      <w:tr w:rsidR="00CA657C" w14:paraId="2192F3AC" w14:textId="77777777" w:rsidTr="00BA57FD">
        <w:trPr>
          <w:ins w:id="599" w:author="Powell, Deana" w:date="2026-03-05T15:34:00Z" w16du:dateUtc="2026-03-05T20:34:00Z"/>
        </w:trPr>
        <w:tc>
          <w:tcPr>
            <w:tcW w:w="2066" w:type="dxa"/>
            <w:tcBorders>
              <w:top w:val="nil"/>
              <w:bottom w:val="nil"/>
            </w:tcBorders>
          </w:tcPr>
          <w:p w14:paraId="2CC0F2ED" w14:textId="77777777" w:rsidR="00BA57FD" w:rsidRDefault="00BA57FD" w:rsidP="00BA57FD">
            <w:pPr>
              <w:pStyle w:val="TableLeft"/>
              <w:rPr>
                <w:ins w:id="600" w:author="Powell, Deana" w:date="2026-03-05T15:34:00Z" w16du:dateUtc="2026-03-05T20:34:00Z"/>
                <w:sz w:val="18"/>
                <w:szCs w:val="18"/>
              </w:rPr>
            </w:pPr>
          </w:p>
        </w:tc>
        <w:tc>
          <w:tcPr>
            <w:tcW w:w="3463" w:type="dxa"/>
          </w:tcPr>
          <w:p w14:paraId="01344445" w14:textId="77777777" w:rsidR="00BA57FD" w:rsidRPr="002B5730" w:rsidRDefault="00526A29" w:rsidP="00BA57FD">
            <w:pPr>
              <w:pStyle w:val="TableLeft"/>
              <w:rPr>
                <w:ins w:id="601" w:author="Powell, Deana" w:date="2026-03-05T15:34:00Z" w16du:dateUtc="2026-03-05T20:34:00Z"/>
                <w:sz w:val="18"/>
                <w:szCs w:val="18"/>
              </w:rPr>
            </w:pPr>
            <w:ins w:id="602" w:author="Powell, Deana" w:date="2026-03-05T15:34:00Z" w16du:dateUtc="2026-03-05T20:34:00Z">
              <w:r w:rsidRPr="002B5730">
                <w:rPr>
                  <w:sz w:val="18"/>
                  <w:szCs w:val="18"/>
                </w:rPr>
                <w:t>Rituximab or biosimilar: Added biosimilar and</w:t>
              </w:r>
              <w:r w:rsidR="00C6517F">
                <w:rPr>
                  <w:sz w:val="18"/>
                  <w:szCs w:val="18"/>
                </w:rPr>
                <w:t xml:space="preserve"> </w:t>
              </w:r>
              <w:r>
                <w:rPr>
                  <w:sz w:val="18"/>
                  <w:szCs w:val="18"/>
                </w:rPr>
                <w:t>reference</w:t>
              </w:r>
              <w:r w:rsidR="00EF5F82">
                <w:rPr>
                  <w:sz w:val="18"/>
                  <w:szCs w:val="18"/>
                </w:rPr>
                <w:t>d the</w:t>
              </w:r>
              <w:r>
                <w:rPr>
                  <w:sz w:val="18"/>
                  <w:szCs w:val="18"/>
                </w:rPr>
                <w:t xml:space="preserve"> label for</w:t>
              </w:r>
              <w:r w:rsidRPr="002B5730">
                <w:rPr>
                  <w:sz w:val="18"/>
                  <w:szCs w:val="18"/>
                </w:rPr>
                <w:t xml:space="preserve"> preparation</w:t>
              </w:r>
              <w:r w:rsidR="00EF5F82">
                <w:rPr>
                  <w:sz w:val="18"/>
                  <w:szCs w:val="18"/>
                </w:rPr>
                <w:t xml:space="preserve"> </w:t>
              </w:r>
              <w:r w:rsidRPr="002B5730">
                <w:rPr>
                  <w:sz w:val="18"/>
                  <w:szCs w:val="18"/>
                </w:rPr>
                <w:t>instructions.</w:t>
              </w:r>
            </w:ins>
          </w:p>
        </w:tc>
        <w:tc>
          <w:tcPr>
            <w:tcW w:w="3471" w:type="dxa"/>
          </w:tcPr>
          <w:p w14:paraId="4D2BBA32" w14:textId="77777777" w:rsidR="00BA57FD" w:rsidRPr="002B5730" w:rsidRDefault="00526A29" w:rsidP="00BA57FD">
            <w:pPr>
              <w:pStyle w:val="TableLeft"/>
              <w:rPr>
                <w:ins w:id="603" w:author="Powell, Deana" w:date="2026-03-05T15:34:00Z" w16du:dateUtc="2026-03-05T20:34:00Z"/>
                <w:sz w:val="18"/>
                <w:szCs w:val="18"/>
              </w:rPr>
            </w:pPr>
            <w:ins w:id="604" w:author="Powell, Deana" w:date="2026-03-05T15:34:00Z" w16du:dateUtc="2026-03-05T20:34:00Z">
              <w:r w:rsidRPr="002B5730">
                <w:rPr>
                  <w:sz w:val="18"/>
                  <w:szCs w:val="18"/>
                </w:rPr>
                <w:t>To instruct all</w:t>
              </w:r>
              <w:r>
                <w:rPr>
                  <w:sz w:val="18"/>
                  <w:szCs w:val="18"/>
                </w:rPr>
                <w:t xml:space="preserve"> </w:t>
              </w:r>
              <w:r w:rsidRPr="006F4FE2">
                <w:rPr>
                  <w:sz w:val="18"/>
                  <w:szCs w:val="18"/>
                </w:rPr>
                <w:t>study-site personnel”</w:t>
              </w:r>
              <w:r w:rsidRPr="002B5730">
                <w:rPr>
                  <w:sz w:val="18"/>
                  <w:szCs w:val="18"/>
                </w:rPr>
                <w:t xml:space="preserve"> to follow instructions in approved labeling and institutional guidelines.</w:t>
              </w:r>
            </w:ins>
          </w:p>
        </w:tc>
      </w:tr>
      <w:tr w:rsidR="00CA657C" w14:paraId="4DB43623" w14:textId="77777777" w:rsidTr="00BA57FD">
        <w:trPr>
          <w:ins w:id="605" w:author="Powell, Deana" w:date="2026-03-05T15:34:00Z" w16du:dateUtc="2026-03-05T20:34:00Z"/>
        </w:trPr>
        <w:tc>
          <w:tcPr>
            <w:tcW w:w="2066" w:type="dxa"/>
            <w:tcBorders>
              <w:bottom w:val="nil"/>
            </w:tcBorders>
          </w:tcPr>
          <w:p w14:paraId="1D9AD4D2" w14:textId="77777777" w:rsidR="00BA57FD" w:rsidRDefault="00526A29" w:rsidP="00BA57FD">
            <w:pPr>
              <w:pStyle w:val="TableLeft"/>
              <w:rPr>
                <w:ins w:id="606" w:author="Powell, Deana" w:date="2026-03-05T15:34:00Z" w16du:dateUtc="2026-03-05T20:34:00Z"/>
                <w:sz w:val="18"/>
                <w:szCs w:val="18"/>
              </w:rPr>
            </w:pPr>
            <w:ins w:id="607" w:author="Powell, Deana" w:date="2026-03-05T15:34:00Z" w16du:dateUtc="2026-03-05T20:34:00Z">
              <w:r>
                <w:rPr>
                  <w:sz w:val="18"/>
                  <w:szCs w:val="18"/>
                </w:rPr>
                <w:t xml:space="preserve">Section </w:t>
              </w:r>
              <w:r w:rsidRPr="00ED6801">
                <w:rPr>
                  <w:sz w:val="18"/>
                  <w:szCs w:val="18"/>
                </w:rPr>
                <w:t>6.2.2</w:t>
              </w:r>
              <w:r>
                <w:rPr>
                  <w:sz w:val="18"/>
                  <w:szCs w:val="18"/>
                </w:rPr>
                <w:t xml:space="preserve">, </w:t>
              </w:r>
              <w:r w:rsidRPr="00ED6801">
                <w:rPr>
                  <w:sz w:val="18"/>
                  <w:szCs w:val="18"/>
                </w:rPr>
                <w:t>Missed or Vomited Doses</w:t>
              </w:r>
            </w:ins>
          </w:p>
        </w:tc>
        <w:tc>
          <w:tcPr>
            <w:tcW w:w="3463" w:type="dxa"/>
          </w:tcPr>
          <w:p w14:paraId="57E32CC4" w14:textId="77777777" w:rsidR="00BA57FD" w:rsidRPr="002B5730" w:rsidRDefault="00526A29" w:rsidP="00BA57FD">
            <w:pPr>
              <w:pStyle w:val="TableLeft"/>
              <w:rPr>
                <w:ins w:id="608" w:author="Powell, Deana" w:date="2026-03-05T15:34:00Z" w16du:dateUtc="2026-03-05T20:34:00Z"/>
                <w:sz w:val="18"/>
                <w:szCs w:val="18"/>
              </w:rPr>
            </w:pPr>
            <w:ins w:id="609" w:author="Powell, Deana" w:date="2026-03-05T15:34:00Z" w16du:dateUtc="2026-03-05T20:34:00Z">
              <w:r w:rsidRPr="002B5730">
                <w:rPr>
                  <w:sz w:val="18"/>
                  <w:szCs w:val="18"/>
                </w:rPr>
                <w:t>Nemtabrutinib: Added definition of missed dose.</w:t>
              </w:r>
            </w:ins>
          </w:p>
        </w:tc>
        <w:tc>
          <w:tcPr>
            <w:tcW w:w="3471" w:type="dxa"/>
          </w:tcPr>
          <w:p w14:paraId="4139490C" w14:textId="77777777" w:rsidR="00BA57FD" w:rsidRPr="002B5730" w:rsidRDefault="00526A29" w:rsidP="00BA57FD">
            <w:pPr>
              <w:pStyle w:val="TableLeft"/>
              <w:rPr>
                <w:ins w:id="610" w:author="Powell, Deana" w:date="2026-03-05T15:34:00Z" w16du:dateUtc="2026-03-05T20:34:00Z"/>
                <w:sz w:val="18"/>
                <w:szCs w:val="18"/>
              </w:rPr>
            </w:pPr>
            <w:ins w:id="611" w:author="Powell, Deana" w:date="2026-03-05T15:34:00Z" w16du:dateUtc="2026-03-05T20:34:00Z">
              <w:r>
                <w:rPr>
                  <w:sz w:val="18"/>
                  <w:szCs w:val="18"/>
                </w:rPr>
                <w:t>To provide missing definition</w:t>
              </w:r>
              <w:r w:rsidRPr="002B5730">
                <w:rPr>
                  <w:sz w:val="18"/>
                  <w:szCs w:val="18"/>
                </w:rPr>
                <w:t>.</w:t>
              </w:r>
            </w:ins>
          </w:p>
        </w:tc>
      </w:tr>
      <w:tr w:rsidR="00CA657C" w14:paraId="1D67EC5C" w14:textId="77777777" w:rsidTr="00BA57FD">
        <w:trPr>
          <w:ins w:id="612" w:author="Powell, Deana" w:date="2026-03-05T15:34:00Z" w16du:dateUtc="2026-03-05T20:34:00Z"/>
        </w:trPr>
        <w:tc>
          <w:tcPr>
            <w:tcW w:w="2066" w:type="dxa"/>
            <w:tcBorders>
              <w:top w:val="nil"/>
              <w:bottom w:val="nil"/>
            </w:tcBorders>
          </w:tcPr>
          <w:p w14:paraId="158DC252" w14:textId="77777777" w:rsidR="00BA57FD" w:rsidRDefault="00BA57FD" w:rsidP="00BA57FD">
            <w:pPr>
              <w:pStyle w:val="TableLeft"/>
              <w:rPr>
                <w:ins w:id="613" w:author="Powell, Deana" w:date="2026-03-05T15:34:00Z" w16du:dateUtc="2026-03-05T20:34:00Z"/>
                <w:sz w:val="18"/>
                <w:szCs w:val="18"/>
              </w:rPr>
            </w:pPr>
          </w:p>
        </w:tc>
        <w:tc>
          <w:tcPr>
            <w:tcW w:w="3463" w:type="dxa"/>
          </w:tcPr>
          <w:p w14:paraId="7A6482F3" w14:textId="77777777" w:rsidR="00BA57FD" w:rsidRPr="002B5730" w:rsidRDefault="00526A29" w:rsidP="00BA57FD">
            <w:pPr>
              <w:pStyle w:val="TableLeft"/>
              <w:rPr>
                <w:ins w:id="614" w:author="Powell, Deana" w:date="2026-03-05T15:34:00Z" w16du:dateUtc="2026-03-05T20:34:00Z"/>
                <w:sz w:val="18"/>
                <w:szCs w:val="18"/>
              </w:rPr>
            </w:pPr>
            <w:ins w:id="615" w:author="Powell, Deana" w:date="2026-03-05T15:34:00Z" w16du:dateUtc="2026-03-05T20:34:00Z">
              <w:r w:rsidRPr="002B5730">
                <w:rPr>
                  <w:sz w:val="18"/>
                  <w:szCs w:val="18"/>
                </w:rPr>
                <w:t>Venetoclax: Added note to refer to venetoclax prescribing information.</w:t>
              </w:r>
            </w:ins>
          </w:p>
        </w:tc>
        <w:tc>
          <w:tcPr>
            <w:tcW w:w="3471" w:type="dxa"/>
          </w:tcPr>
          <w:p w14:paraId="7D00A932" w14:textId="77777777" w:rsidR="00BA57FD" w:rsidRPr="002B5730" w:rsidRDefault="00526A29" w:rsidP="00BA57FD">
            <w:pPr>
              <w:pStyle w:val="TableLeft"/>
              <w:rPr>
                <w:ins w:id="616" w:author="Powell, Deana" w:date="2026-03-05T15:34:00Z" w16du:dateUtc="2026-03-05T20:34:00Z"/>
                <w:sz w:val="18"/>
                <w:szCs w:val="18"/>
              </w:rPr>
            </w:pPr>
            <w:ins w:id="617" w:author="Powell, Deana" w:date="2026-03-05T15:34:00Z" w16du:dateUtc="2026-03-05T20:34:00Z">
              <w:r>
                <w:rPr>
                  <w:sz w:val="18"/>
                  <w:szCs w:val="18"/>
                </w:rPr>
                <w:t>See rationale for Section 6.2.1, Rituximab</w:t>
              </w:r>
            </w:ins>
          </w:p>
        </w:tc>
      </w:tr>
      <w:tr w:rsidR="00CA657C" w14:paraId="781104EB" w14:textId="77777777" w:rsidTr="00BA57FD">
        <w:trPr>
          <w:ins w:id="618" w:author="Powell, Deana" w:date="2026-03-05T15:34:00Z" w16du:dateUtc="2026-03-05T20:34:00Z"/>
        </w:trPr>
        <w:tc>
          <w:tcPr>
            <w:tcW w:w="2066" w:type="dxa"/>
            <w:tcBorders>
              <w:bottom w:val="nil"/>
            </w:tcBorders>
          </w:tcPr>
          <w:p w14:paraId="36E34F61" w14:textId="77777777" w:rsidR="00BA57FD" w:rsidRDefault="00526A29" w:rsidP="00BA57FD">
            <w:pPr>
              <w:pStyle w:val="TableLeft"/>
              <w:rPr>
                <w:ins w:id="619" w:author="Powell, Deana" w:date="2026-03-05T15:34:00Z" w16du:dateUtc="2026-03-05T20:34:00Z"/>
                <w:sz w:val="18"/>
                <w:szCs w:val="18"/>
              </w:rPr>
            </w:pPr>
            <w:ins w:id="620" w:author="Powell, Deana" w:date="2026-03-05T15:34:00Z" w16du:dateUtc="2026-03-05T20:34:00Z">
              <w:r>
                <w:rPr>
                  <w:sz w:val="18"/>
                  <w:szCs w:val="18"/>
                </w:rPr>
                <w:t xml:space="preserve">Section </w:t>
              </w:r>
              <w:r w:rsidRPr="00E96FE8">
                <w:rPr>
                  <w:sz w:val="18"/>
                  <w:szCs w:val="18"/>
                </w:rPr>
                <w:t>6.3.2</w:t>
              </w:r>
              <w:r>
                <w:rPr>
                  <w:sz w:val="18"/>
                  <w:szCs w:val="18"/>
                </w:rPr>
                <w:t xml:space="preserve">, </w:t>
              </w:r>
              <w:r w:rsidRPr="00E96FE8">
                <w:rPr>
                  <w:sz w:val="18"/>
                  <w:szCs w:val="18"/>
                </w:rPr>
                <w:t>Stratification</w:t>
              </w:r>
            </w:ins>
          </w:p>
        </w:tc>
        <w:tc>
          <w:tcPr>
            <w:tcW w:w="3463" w:type="dxa"/>
          </w:tcPr>
          <w:p w14:paraId="4968FA6E" w14:textId="77777777" w:rsidR="00BA57FD" w:rsidRPr="002B5730" w:rsidRDefault="00526A29" w:rsidP="00BA57FD">
            <w:pPr>
              <w:pStyle w:val="TableLeft"/>
              <w:rPr>
                <w:ins w:id="621" w:author="Powell, Deana" w:date="2026-03-05T15:34:00Z" w16du:dateUtc="2026-03-05T20:34:00Z"/>
                <w:sz w:val="18"/>
                <w:szCs w:val="18"/>
              </w:rPr>
            </w:pPr>
            <w:ins w:id="622" w:author="Powell, Deana" w:date="2026-03-05T15:34:00Z" w16du:dateUtc="2026-03-05T20:34:00Z">
              <w:r w:rsidRPr="002B5730">
                <w:rPr>
                  <w:sz w:val="18"/>
                  <w:szCs w:val="18"/>
                </w:rPr>
                <w:t>Prior BCL2i use and prior BTKi use have been added as stratification factors.</w:t>
              </w:r>
            </w:ins>
          </w:p>
        </w:tc>
        <w:tc>
          <w:tcPr>
            <w:tcW w:w="3471" w:type="dxa"/>
          </w:tcPr>
          <w:p w14:paraId="5B5C1EA8" w14:textId="77777777" w:rsidR="00BA57FD" w:rsidRPr="002B5730" w:rsidRDefault="00526A29" w:rsidP="00BA57FD">
            <w:pPr>
              <w:pStyle w:val="TableLeft"/>
              <w:rPr>
                <w:ins w:id="623" w:author="Powell, Deana" w:date="2026-03-05T15:34:00Z" w16du:dateUtc="2026-03-05T20:34:00Z"/>
                <w:sz w:val="18"/>
                <w:szCs w:val="18"/>
              </w:rPr>
            </w:pPr>
            <w:ins w:id="624" w:author="Powell, Deana" w:date="2026-03-05T15:34:00Z" w16du:dateUtc="2026-03-05T20:34:00Z">
              <w:r w:rsidRPr="002B5730">
                <w:rPr>
                  <w:sz w:val="18"/>
                  <w:szCs w:val="18"/>
                </w:rPr>
                <w:t>See Section 1.2.2 rationale for additional stratification factors.</w:t>
              </w:r>
            </w:ins>
          </w:p>
        </w:tc>
      </w:tr>
      <w:tr w:rsidR="00CA657C" w14:paraId="26C7E13F" w14:textId="77777777" w:rsidTr="00BA57FD">
        <w:trPr>
          <w:ins w:id="625" w:author="Powell, Deana" w:date="2026-03-05T15:34:00Z" w16du:dateUtc="2026-03-05T20:34:00Z"/>
        </w:trPr>
        <w:tc>
          <w:tcPr>
            <w:tcW w:w="2066" w:type="dxa"/>
            <w:tcBorders>
              <w:top w:val="nil"/>
              <w:bottom w:val="single" w:sz="4" w:space="0" w:color="auto"/>
            </w:tcBorders>
          </w:tcPr>
          <w:p w14:paraId="3FF6AF2C" w14:textId="77777777" w:rsidR="00BA57FD" w:rsidRDefault="00BA57FD" w:rsidP="00BA57FD">
            <w:pPr>
              <w:pStyle w:val="TableLeft"/>
              <w:rPr>
                <w:ins w:id="626" w:author="Powell, Deana" w:date="2026-03-05T15:34:00Z" w16du:dateUtc="2026-03-05T20:34:00Z"/>
                <w:sz w:val="18"/>
                <w:szCs w:val="18"/>
              </w:rPr>
            </w:pPr>
          </w:p>
        </w:tc>
        <w:tc>
          <w:tcPr>
            <w:tcW w:w="3463" w:type="dxa"/>
          </w:tcPr>
          <w:p w14:paraId="75AAF1F0" w14:textId="77777777" w:rsidR="00BA57FD" w:rsidRPr="002B5730" w:rsidRDefault="00526A29" w:rsidP="00BA57FD">
            <w:pPr>
              <w:pStyle w:val="TableLeft"/>
              <w:rPr>
                <w:ins w:id="627" w:author="Powell, Deana" w:date="2026-03-05T15:34:00Z" w16du:dateUtc="2026-03-05T20:34:00Z"/>
                <w:sz w:val="18"/>
                <w:szCs w:val="18"/>
              </w:rPr>
            </w:pPr>
            <w:ins w:id="628" w:author="Powell, Deana" w:date="2026-03-05T15:34:00Z" w16du:dateUtc="2026-03-05T20:34:00Z">
              <w:r w:rsidRPr="002B5730">
                <w:rPr>
                  <w:sz w:val="18"/>
                  <w:szCs w:val="18"/>
                </w:rPr>
                <w:t>BTK-C481 mutation status was removed as a stratification factor.</w:t>
              </w:r>
            </w:ins>
          </w:p>
        </w:tc>
        <w:tc>
          <w:tcPr>
            <w:tcW w:w="3471" w:type="dxa"/>
          </w:tcPr>
          <w:p w14:paraId="3A1084EA" w14:textId="77777777" w:rsidR="00BA57FD" w:rsidRPr="002B5730" w:rsidRDefault="00526A29" w:rsidP="00BA57FD">
            <w:pPr>
              <w:pStyle w:val="TableLeft"/>
              <w:rPr>
                <w:ins w:id="629" w:author="Powell, Deana" w:date="2026-03-05T15:34:00Z" w16du:dateUtc="2026-03-05T20:34:00Z"/>
                <w:sz w:val="18"/>
                <w:szCs w:val="18"/>
              </w:rPr>
            </w:pPr>
            <w:ins w:id="630" w:author="Powell, Deana" w:date="2026-03-05T15:34:00Z" w16du:dateUtc="2026-03-05T20:34:00Z">
              <w:r w:rsidRPr="002B5730">
                <w:rPr>
                  <w:sz w:val="18"/>
                  <w:szCs w:val="18"/>
                </w:rPr>
                <w:t>See Section 1.2.2 rationale for removal of BTK-C481 mutation status as a stratification factor.</w:t>
              </w:r>
            </w:ins>
          </w:p>
        </w:tc>
      </w:tr>
      <w:tr w:rsidR="00CA657C" w14:paraId="27E578AB" w14:textId="77777777" w:rsidTr="00BA57FD">
        <w:trPr>
          <w:ins w:id="631" w:author="Powell, Deana" w:date="2026-03-05T15:34:00Z" w16du:dateUtc="2026-03-05T20:34:00Z"/>
        </w:trPr>
        <w:tc>
          <w:tcPr>
            <w:tcW w:w="2066" w:type="dxa"/>
            <w:tcBorders>
              <w:bottom w:val="nil"/>
            </w:tcBorders>
          </w:tcPr>
          <w:p w14:paraId="5D18F85D" w14:textId="77777777" w:rsidR="00BA57FD" w:rsidRDefault="00526A29" w:rsidP="00BA57FD">
            <w:pPr>
              <w:pStyle w:val="TableLeft"/>
              <w:rPr>
                <w:ins w:id="632" w:author="Powell, Deana" w:date="2026-03-05T15:34:00Z" w16du:dateUtc="2026-03-05T20:34:00Z"/>
                <w:sz w:val="18"/>
                <w:szCs w:val="18"/>
              </w:rPr>
            </w:pPr>
            <w:ins w:id="633" w:author="Powell, Deana" w:date="2026-03-05T15:34:00Z" w16du:dateUtc="2026-03-05T20:34:00Z">
              <w:r>
                <w:rPr>
                  <w:sz w:val="18"/>
                  <w:szCs w:val="18"/>
                </w:rPr>
                <w:t xml:space="preserve">Section </w:t>
              </w:r>
              <w:r w:rsidRPr="000F1F75">
                <w:rPr>
                  <w:sz w:val="18"/>
                  <w:szCs w:val="18"/>
                </w:rPr>
                <w:t>6.4</w:t>
              </w:r>
              <w:r>
                <w:rPr>
                  <w:sz w:val="18"/>
                  <w:szCs w:val="18"/>
                </w:rPr>
                <w:t xml:space="preserve">, </w:t>
              </w:r>
              <w:r w:rsidRPr="000F1F75">
                <w:rPr>
                  <w:sz w:val="18"/>
                  <w:szCs w:val="18"/>
                </w:rPr>
                <w:t>Study Intervention Compliance</w:t>
              </w:r>
            </w:ins>
          </w:p>
        </w:tc>
        <w:tc>
          <w:tcPr>
            <w:tcW w:w="3463" w:type="dxa"/>
          </w:tcPr>
          <w:p w14:paraId="21FCF6C2" w14:textId="77777777" w:rsidR="00BA57FD" w:rsidRPr="002B5730" w:rsidRDefault="00526A29" w:rsidP="00BA57FD">
            <w:pPr>
              <w:pStyle w:val="TableLeft"/>
              <w:rPr>
                <w:ins w:id="634" w:author="Powell, Deana" w:date="2026-03-05T15:34:00Z" w16du:dateUtc="2026-03-05T20:34:00Z"/>
                <w:sz w:val="18"/>
                <w:szCs w:val="18"/>
              </w:rPr>
            </w:pPr>
            <w:ins w:id="635" w:author="Powell, Deana" w:date="2026-03-05T15:34:00Z" w16du:dateUtc="2026-03-05T20:34:00Z">
              <w:r w:rsidRPr="002B5730">
                <w:rPr>
                  <w:sz w:val="18"/>
                  <w:szCs w:val="18"/>
                </w:rPr>
                <w:t>Removed text regarding confirmation of study intervention dose and study participant identification by study-site staff other than the person administering the study intervention.</w:t>
              </w:r>
            </w:ins>
          </w:p>
        </w:tc>
        <w:tc>
          <w:tcPr>
            <w:tcW w:w="3471" w:type="dxa"/>
          </w:tcPr>
          <w:p w14:paraId="00932455" w14:textId="77777777" w:rsidR="00BA57FD" w:rsidRPr="002B5730" w:rsidRDefault="00526A29" w:rsidP="00BA57FD">
            <w:pPr>
              <w:pStyle w:val="TableLeft"/>
              <w:rPr>
                <w:ins w:id="636" w:author="Powell, Deana" w:date="2026-03-05T15:34:00Z" w16du:dateUtc="2026-03-05T20:34:00Z"/>
                <w:sz w:val="18"/>
                <w:szCs w:val="18"/>
              </w:rPr>
            </w:pPr>
            <w:ins w:id="637" w:author="Powell, Deana" w:date="2026-03-05T15:34:00Z" w16du:dateUtc="2026-03-05T20:34:00Z">
              <w:r w:rsidRPr="002B5730">
                <w:rPr>
                  <w:sz w:val="18"/>
                  <w:szCs w:val="18"/>
                </w:rPr>
                <w:t>This requirement was removed as this is not standard of practice.</w:t>
              </w:r>
            </w:ins>
          </w:p>
        </w:tc>
      </w:tr>
      <w:tr w:rsidR="00CA657C" w14:paraId="610B3AAE" w14:textId="77777777" w:rsidTr="00BA57FD">
        <w:trPr>
          <w:ins w:id="638" w:author="Powell, Deana" w:date="2026-03-05T15:34:00Z" w16du:dateUtc="2026-03-05T20:34:00Z"/>
        </w:trPr>
        <w:tc>
          <w:tcPr>
            <w:tcW w:w="2066" w:type="dxa"/>
            <w:tcBorders>
              <w:top w:val="nil"/>
              <w:bottom w:val="single" w:sz="4" w:space="0" w:color="auto"/>
            </w:tcBorders>
          </w:tcPr>
          <w:p w14:paraId="2952FCE8" w14:textId="77777777" w:rsidR="00BA57FD" w:rsidRDefault="00BA57FD" w:rsidP="00BA57FD">
            <w:pPr>
              <w:pStyle w:val="TableLeft"/>
              <w:rPr>
                <w:ins w:id="639" w:author="Powell, Deana" w:date="2026-03-05T15:34:00Z" w16du:dateUtc="2026-03-05T20:34:00Z"/>
                <w:sz w:val="18"/>
                <w:szCs w:val="18"/>
              </w:rPr>
            </w:pPr>
          </w:p>
        </w:tc>
        <w:tc>
          <w:tcPr>
            <w:tcW w:w="3463" w:type="dxa"/>
          </w:tcPr>
          <w:p w14:paraId="6FBD2BE1" w14:textId="77777777" w:rsidR="00BA57FD" w:rsidRPr="002B5730" w:rsidRDefault="00526A29" w:rsidP="00BA57FD">
            <w:pPr>
              <w:pStyle w:val="TableLeft"/>
              <w:rPr>
                <w:ins w:id="640" w:author="Powell, Deana" w:date="2026-03-05T15:34:00Z" w16du:dateUtc="2026-03-05T20:34:00Z"/>
                <w:sz w:val="18"/>
                <w:szCs w:val="18"/>
              </w:rPr>
            </w:pPr>
            <w:ins w:id="641" w:author="Powell, Deana" w:date="2026-03-05T15:34:00Z" w16du:dateUtc="2026-03-05T20:34:00Z">
              <w:r w:rsidRPr="002B5730">
                <w:rPr>
                  <w:sz w:val="18"/>
                  <w:szCs w:val="18"/>
                </w:rPr>
                <w:t xml:space="preserve">Text added to confirm 100% compliance is expected for study medications, except where actions are mandated due to AEs or for administrative reasons about which the </w:t>
              </w:r>
              <w:r w:rsidR="000F57BA">
                <w:rPr>
                  <w:sz w:val="18"/>
                  <w:szCs w:val="18"/>
                </w:rPr>
                <w:t>S</w:t>
              </w:r>
              <w:r w:rsidRPr="002B5730">
                <w:rPr>
                  <w:sz w:val="18"/>
                  <w:szCs w:val="18"/>
                </w:rPr>
                <w:t>ponsor has been consulted.</w:t>
              </w:r>
            </w:ins>
          </w:p>
        </w:tc>
        <w:tc>
          <w:tcPr>
            <w:tcW w:w="3471" w:type="dxa"/>
          </w:tcPr>
          <w:p w14:paraId="474945E5" w14:textId="77777777" w:rsidR="00BA57FD" w:rsidRPr="002B5730" w:rsidRDefault="00526A29" w:rsidP="00BA57FD">
            <w:pPr>
              <w:pStyle w:val="TableLeft"/>
              <w:rPr>
                <w:ins w:id="642" w:author="Powell, Deana" w:date="2026-03-05T15:34:00Z" w16du:dateUtc="2026-03-05T20:34:00Z"/>
                <w:sz w:val="18"/>
                <w:szCs w:val="18"/>
              </w:rPr>
            </w:pPr>
            <w:ins w:id="643" w:author="Powell, Deana" w:date="2026-03-05T15:34:00Z" w16du:dateUtc="2026-03-05T20:34:00Z">
              <w:r w:rsidRPr="002B5730">
                <w:rPr>
                  <w:sz w:val="18"/>
                  <w:szCs w:val="18"/>
                </w:rPr>
                <w:t>To confirm compliance requirements.</w:t>
              </w:r>
            </w:ins>
          </w:p>
        </w:tc>
      </w:tr>
      <w:tr w:rsidR="00CA657C" w14:paraId="2D586497" w14:textId="77777777" w:rsidTr="00BA57FD">
        <w:trPr>
          <w:ins w:id="644" w:author="Powell, Deana" w:date="2026-03-05T15:34:00Z" w16du:dateUtc="2026-03-05T20:34:00Z"/>
        </w:trPr>
        <w:tc>
          <w:tcPr>
            <w:tcW w:w="2066" w:type="dxa"/>
            <w:tcBorders>
              <w:bottom w:val="nil"/>
            </w:tcBorders>
          </w:tcPr>
          <w:p w14:paraId="06D712E9" w14:textId="77777777" w:rsidR="00BA57FD" w:rsidRDefault="00526A29" w:rsidP="00BA57FD">
            <w:pPr>
              <w:pStyle w:val="TableLeft"/>
              <w:rPr>
                <w:ins w:id="645" w:author="Powell, Deana" w:date="2026-03-05T15:34:00Z" w16du:dateUtc="2026-03-05T20:34:00Z"/>
                <w:sz w:val="18"/>
                <w:szCs w:val="18"/>
              </w:rPr>
            </w:pPr>
            <w:ins w:id="646" w:author="Powell, Deana" w:date="2026-03-05T15:34:00Z" w16du:dateUtc="2026-03-05T20:34:00Z">
              <w:r>
                <w:rPr>
                  <w:sz w:val="18"/>
                  <w:szCs w:val="18"/>
                </w:rPr>
                <w:t xml:space="preserve">Section </w:t>
              </w:r>
              <w:r w:rsidRPr="006426BF">
                <w:rPr>
                  <w:sz w:val="18"/>
                  <w:szCs w:val="18"/>
                </w:rPr>
                <w:t>6.5.1</w:t>
              </w:r>
              <w:r>
                <w:rPr>
                  <w:sz w:val="18"/>
                  <w:szCs w:val="18"/>
                </w:rPr>
                <w:t xml:space="preserve">, </w:t>
              </w:r>
              <w:r w:rsidRPr="006426BF">
                <w:rPr>
                  <w:sz w:val="18"/>
                  <w:szCs w:val="18"/>
                </w:rPr>
                <w:t>Prohibited Medication</w:t>
              </w:r>
            </w:ins>
          </w:p>
        </w:tc>
        <w:tc>
          <w:tcPr>
            <w:tcW w:w="3463" w:type="dxa"/>
          </w:tcPr>
          <w:p w14:paraId="03FD2521" w14:textId="77777777" w:rsidR="00BA57FD" w:rsidRPr="002B5730" w:rsidRDefault="00526A29" w:rsidP="00BA57FD">
            <w:pPr>
              <w:pStyle w:val="TableLeft"/>
              <w:rPr>
                <w:ins w:id="647" w:author="Powell, Deana" w:date="2026-03-05T15:34:00Z" w16du:dateUtc="2026-03-05T20:34:00Z"/>
                <w:sz w:val="18"/>
                <w:szCs w:val="18"/>
              </w:rPr>
            </w:pPr>
            <w:ins w:id="648" w:author="Powell, Deana" w:date="2026-03-05T15:34:00Z" w16du:dateUtc="2026-03-05T20:34:00Z">
              <w:r w:rsidRPr="002B5730">
                <w:rPr>
                  <w:sz w:val="18"/>
                  <w:szCs w:val="18"/>
                </w:rPr>
                <w:t>Text added to define duration that prohibited medication should be avoided.</w:t>
              </w:r>
            </w:ins>
          </w:p>
        </w:tc>
        <w:tc>
          <w:tcPr>
            <w:tcW w:w="3471" w:type="dxa"/>
          </w:tcPr>
          <w:p w14:paraId="2186041C" w14:textId="77777777" w:rsidR="00BA57FD" w:rsidRPr="002B5730" w:rsidRDefault="00526A29" w:rsidP="00BA57FD">
            <w:pPr>
              <w:pStyle w:val="TableLeft"/>
              <w:rPr>
                <w:ins w:id="649" w:author="Powell, Deana" w:date="2026-03-05T15:34:00Z" w16du:dateUtc="2026-03-05T20:34:00Z"/>
                <w:sz w:val="18"/>
                <w:szCs w:val="18"/>
              </w:rPr>
            </w:pPr>
            <w:ins w:id="650" w:author="Powell, Deana" w:date="2026-03-05T15:34:00Z" w16du:dateUtc="2026-03-05T20:34:00Z">
              <w:r w:rsidRPr="002B5730">
                <w:rPr>
                  <w:sz w:val="18"/>
                  <w:szCs w:val="18"/>
                </w:rPr>
                <w:t xml:space="preserve">To </w:t>
              </w:r>
              <w:r>
                <w:rPr>
                  <w:sz w:val="18"/>
                  <w:szCs w:val="18"/>
                </w:rPr>
                <w:t>provide missing information.</w:t>
              </w:r>
              <w:r w:rsidRPr="002B5730">
                <w:rPr>
                  <w:sz w:val="18"/>
                  <w:szCs w:val="18"/>
                </w:rPr>
                <w:t>.</w:t>
              </w:r>
            </w:ins>
          </w:p>
        </w:tc>
      </w:tr>
      <w:tr w:rsidR="00CA657C" w14:paraId="11021D19" w14:textId="77777777" w:rsidTr="00BA57FD">
        <w:trPr>
          <w:ins w:id="651" w:author="Powell, Deana" w:date="2026-03-05T15:34:00Z" w16du:dateUtc="2026-03-05T20:34:00Z"/>
        </w:trPr>
        <w:tc>
          <w:tcPr>
            <w:tcW w:w="2066" w:type="dxa"/>
            <w:tcBorders>
              <w:top w:val="nil"/>
            </w:tcBorders>
          </w:tcPr>
          <w:p w14:paraId="3317B419" w14:textId="77777777" w:rsidR="00BA57FD" w:rsidRDefault="00BA57FD" w:rsidP="00BA57FD">
            <w:pPr>
              <w:pStyle w:val="TableLeft"/>
              <w:rPr>
                <w:ins w:id="652" w:author="Powell, Deana" w:date="2026-03-05T15:34:00Z" w16du:dateUtc="2026-03-05T20:34:00Z"/>
                <w:sz w:val="18"/>
                <w:szCs w:val="18"/>
              </w:rPr>
            </w:pPr>
          </w:p>
        </w:tc>
        <w:tc>
          <w:tcPr>
            <w:tcW w:w="3463" w:type="dxa"/>
          </w:tcPr>
          <w:p w14:paraId="2F64E23F" w14:textId="77777777" w:rsidR="00BA57FD" w:rsidRPr="002B5730" w:rsidRDefault="00526A29" w:rsidP="00BA57FD">
            <w:pPr>
              <w:pStyle w:val="TableLeft"/>
              <w:rPr>
                <w:ins w:id="653" w:author="Powell, Deana" w:date="2026-03-05T15:34:00Z" w16du:dateUtc="2026-03-05T20:34:00Z"/>
                <w:sz w:val="18"/>
                <w:szCs w:val="18"/>
              </w:rPr>
            </w:pPr>
            <w:ins w:id="654" w:author="Powell, Deana" w:date="2026-03-05T15:34:00Z" w16du:dateUtc="2026-03-05T20:34:00Z">
              <w:r w:rsidRPr="002B5730">
                <w:rPr>
                  <w:sz w:val="18"/>
                  <w:szCs w:val="18"/>
                </w:rPr>
                <w:t xml:space="preserve">Text added to confirm that continuous immunosuppressive therapies is </w:t>
              </w:r>
              <w:r w:rsidRPr="002B5730">
                <w:rPr>
                  <w:rFonts w:cs="Times New Roman"/>
                  <w:sz w:val="18"/>
                  <w:szCs w:val="18"/>
                </w:rPr>
                <w:t>≥</w:t>
              </w:r>
              <w:r w:rsidRPr="002B5730">
                <w:rPr>
                  <w:sz w:val="18"/>
                  <w:szCs w:val="18"/>
                </w:rPr>
                <w:t>2 weeks.</w:t>
              </w:r>
            </w:ins>
          </w:p>
        </w:tc>
        <w:tc>
          <w:tcPr>
            <w:tcW w:w="3471" w:type="dxa"/>
          </w:tcPr>
          <w:p w14:paraId="4C486972" w14:textId="77777777" w:rsidR="00BA57FD" w:rsidRPr="002B5730" w:rsidRDefault="00526A29" w:rsidP="00BA57FD">
            <w:pPr>
              <w:pStyle w:val="TableLeft"/>
              <w:rPr>
                <w:ins w:id="655" w:author="Powell, Deana" w:date="2026-03-05T15:34:00Z" w16du:dateUtc="2026-03-05T20:34:00Z"/>
                <w:sz w:val="18"/>
                <w:szCs w:val="18"/>
              </w:rPr>
            </w:pPr>
            <w:ins w:id="656" w:author="Powell, Deana" w:date="2026-03-05T15:34:00Z" w16du:dateUtc="2026-03-05T20:34:00Z">
              <w:r w:rsidRPr="002B5730">
                <w:rPr>
                  <w:sz w:val="18"/>
                  <w:szCs w:val="18"/>
                </w:rPr>
                <w:t>To confirm definition of continuous.</w:t>
              </w:r>
            </w:ins>
          </w:p>
        </w:tc>
      </w:tr>
      <w:tr w:rsidR="00CA657C" w14:paraId="27F04475" w14:textId="77777777" w:rsidTr="00EF5F82">
        <w:trPr>
          <w:ins w:id="657" w:author="Powell, Deana" w:date="2026-03-05T15:34:00Z" w16du:dateUtc="2026-03-05T20:34:00Z"/>
        </w:trPr>
        <w:tc>
          <w:tcPr>
            <w:tcW w:w="2066" w:type="dxa"/>
            <w:tcBorders>
              <w:bottom w:val="nil"/>
            </w:tcBorders>
          </w:tcPr>
          <w:p w14:paraId="19230407" w14:textId="77777777" w:rsidR="00BA57FD" w:rsidRDefault="00526A29" w:rsidP="00BA57FD">
            <w:pPr>
              <w:pStyle w:val="TableLeft"/>
              <w:rPr>
                <w:ins w:id="658" w:author="Powell, Deana" w:date="2026-03-05T15:34:00Z" w16du:dateUtc="2026-03-05T20:34:00Z"/>
                <w:sz w:val="18"/>
                <w:szCs w:val="18"/>
              </w:rPr>
            </w:pPr>
            <w:ins w:id="659" w:author="Powell, Deana" w:date="2026-03-05T15:34:00Z" w16du:dateUtc="2026-03-05T20:34:00Z">
              <w:r>
                <w:rPr>
                  <w:sz w:val="18"/>
                  <w:szCs w:val="18"/>
                </w:rPr>
                <w:t xml:space="preserve">Section </w:t>
              </w:r>
              <w:r w:rsidRPr="0094018B">
                <w:rPr>
                  <w:sz w:val="18"/>
                  <w:szCs w:val="18"/>
                </w:rPr>
                <w:t>6.5.3</w:t>
              </w:r>
              <w:r>
                <w:rPr>
                  <w:sz w:val="18"/>
                  <w:szCs w:val="18"/>
                </w:rPr>
                <w:t xml:space="preserve">, </w:t>
              </w:r>
              <w:r w:rsidRPr="0094018B">
                <w:rPr>
                  <w:sz w:val="18"/>
                  <w:szCs w:val="18"/>
                </w:rPr>
                <w:t>Tumor Lysis Syndrome Prophylaxis and Monitoring</w:t>
              </w:r>
            </w:ins>
          </w:p>
        </w:tc>
        <w:tc>
          <w:tcPr>
            <w:tcW w:w="3463" w:type="dxa"/>
          </w:tcPr>
          <w:p w14:paraId="6F5E4001" w14:textId="1BF12A36" w:rsidR="00BA57FD" w:rsidRPr="002B5730" w:rsidRDefault="00526A29" w:rsidP="00BA57FD">
            <w:pPr>
              <w:pStyle w:val="TableLeft"/>
              <w:rPr>
                <w:ins w:id="660" w:author="Powell, Deana" w:date="2026-03-05T15:34:00Z" w16du:dateUtc="2026-03-05T20:34:00Z"/>
                <w:sz w:val="18"/>
                <w:szCs w:val="18"/>
              </w:rPr>
            </w:pPr>
            <w:ins w:id="661" w:author="Powell, Deana" w:date="2026-03-05T15:34:00Z" w16du:dateUtc="2026-03-05T20:34:00Z">
              <w:r w:rsidRPr="002B5730">
                <w:rPr>
                  <w:sz w:val="18"/>
                  <w:szCs w:val="18"/>
                </w:rPr>
                <w:t xml:space="preserve">Added </w:t>
              </w:r>
              <w:r w:rsidRPr="002B5730">
                <w:rPr>
                  <w:rFonts w:cs="Times New Roman"/>
                  <w:sz w:val="18"/>
                  <w:szCs w:val="18"/>
                </w:rPr>
                <w:t>±</w:t>
              </w:r>
              <w:r w:rsidRPr="002B5730">
                <w:rPr>
                  <w:sz w:val="18"/>
                  <w:szCs w:val="18"/>
                </w:rPr>
                <w:t>2-hour window for hematology and chemistry samples after nemtabrutinib administration.</w:t>
              </w:r>
            </w:ins>
          </w:p>
        </w:tc>
        <w:tc>
          <w:tcPr>
            <w:tcW w:w="3471" w:type="dxa"/>
          </w:tcPr>
          <w:p w14:paraId="0DCA60CD" w14:textId="0DED12A4" w:rsidR="00BA57FD" w:rsidRPr="002B5730" w:rsidRDefault="00526A29" w:rsidP="00BA57FD">
            <w:pPr>
              <w:pStyle w:val="TableLeft"/>
              <w:rPr>
                <w:ins w:id="662" w:author="Powell, Deana" w:date="2026-03-05T15:34:00Z" w16du:dateUtc="2026-03-05T20:34:00Z"/>
                <w:sz w:val="18"/>
                <w:szCs w:val="18"/>
              </w:rPr>
            </w:pPr>
            <w:ins w:id="663" w:author="Powell, Deana" w:date="2026-03-05T15:34:00Z" w16du:dateUtc="2026-03-05T20:34:00Z">
              <w:r w:rsidRPr="002B5730">
                <w:rPr>
                  <w:sz w:val="18"/>
                  <w:szCs w:val="18"/>
                </w:rPr>
                <w:t>To allow some flexibility.</w:t>
              </w:r>
            </w:ins>
          </w:p>
        </w:tc>
      </w:tr>
      <w:tr w:rsidR="00CA657C" w14:paraId="131CF430" w14:textId="77777777" w:rsidTr="00EF5F82">
        <w:trPr>
          <w:ins w:id="664" w:author="Powell, Deana" w:date="2026-03-05T15:34:00Z" w16du:dateUtc="2026-03-05T20:34:00Z"/>
        </w:trPr>
        <w:tc>
          <w:tcPr>
            <w:tcW w:w="2066" w:type="dxa"/>
            <w:tcBorders>
              <w:top w:val="nil"/>
              <w:bottom w:val="nil"/>
            </w:tcBorders>
          </w:tcPr>
          <w:p w14:paraId="477F07E2" w14:textId="77777777" w:rsidR="00BA57FD" w:rsidRDefault="00BA57FD" w:rsidP="00BA57FD">
            <w:pPr>
              <w:pStyle w:val="TableLeft"/>
              <w:rPr>
                <w:ins w:id="665" w:author="Powell, Deana" w:date="2026-03-05T15:34:00Z" w16du:dateUtc="2026-03-05T20:34:00Z"/>
                <w:sz w:val="18"/>
                <w:szCs w:val="18"/>
              </w:rPr>
            </w:pPr>
          </w:p>
        </w:tc>
        <w:tc>
          <w:tcPr>
            <w:tcW w:w="3463" w:type="dxa"/>
          </w:tcPr>
          <w:p w14:paraId="6F5E3899" w14:textId="77777777" w:rsidR="00BA57FD" w:rsidRPr="002B5730" w:rsidRDefault="00526A29" w:rsidP="00BA57FD">
            <w:pPr>
              <w:pStyle w:val="TableLeft"/>
              <w:rPr>
                <w:ins w:id="666" w:author="Powell, Deana" w:date="2026-03-05T15:34:00Z" w16du:dateUtc="2026-03-05T20:34:00Z"/>
                <w:sz w:val="18"/>
                <w:szCs w:val="18"/>
              </w:rPr>
            </w:pPr>
            <w:ins w:id="667" w:author="Powell, Deana" w:date="2026-03-05T15:34:00Z" w16du:dateUtc="2026-03-05T20:34:00Z">
              <w:r w:rsidRPr="002B5730">
                <w:rPr>
                  <w:sz w:val="18"/>
                  <w:szCs w:val="18"/>
                </w:rPr>
                <w:t>Added creatinine to list of tumor burden assessments.</w:t>
              </w:r>
            </w:ins>
          </w:p>
        </w:tc>
        <w:tc>
          <w:tcPr>
            <w:tcW w:w="3471" w:type="dxa"/>
          </w:tcPr>
          <w:p w14:paraId="0CAE3B13" w14:textId="77777777" w:rsidR="00BA57FD" w:rsidRPr="002B5730" w:rsidRDefault="00526A29" w:rsidP="00BA57FD">
            <w:pPr>
              <w:pStyle w:val="TableLeft"/>
              <w:rPr>
                <w:ins w:id="668" w:author="Powell, Deana" w:date="2026-03-05T15:34:00Z" w16du:dateUtc="2026-03-05T20:34:00Z"/>
                <w:sz w:val="18"/>
                <w:szCs w:val="18"/>
              </w:rPr>
            </w:pPr>
            <w:ins w:id="669" w:author="Powell, Deana" w:date="2026-03-05T15:34:00Z" w16du:dateUtc="2026-03-05T20:34:00Z">
              <w:r w:rsidRPr="002B5730">
                <w:rPr>
                  <w:sz w:val="18"/>
                  <w:szCs w:val="18"/>
                </w:rPr>
                <w:t>For consistency with Table 8.</w:t>
              </w:r>
            </w:ins>
          </w:p>
        </w:tc>
      </w:tr>
      <w:tr w:rsidR="00CA657C" w14:paraId="1C70CC78" w14:textId="77777777" w:rsidTr="00EF5F82">
        <w:trPr>
          <w:ins w:id="670" w:author="Powell, Deana" w:date="2026-03-05T15:34:00Z" w16du:dateUtc="2026-03-05T20:34:00Z"/>
        </w:trPr>
        <w:tc>
          <w:tcPr>
            <w:tcW w:w="2066" w:type="dxa"/>
            <w:tcBorders>
              <w:top w:val="nil"/>
              <w:bottom w:val="single" w:sz="4" w:space="0" w:color="auto"/>
            </w:tcBorders>
          </w:tcPr>
          <w:p w14:paraId="58D09653" w14:textId="77777777" w:rsidR="00BA57FD" w:rsidRDefault="00BA57FD" w:rsidP="00BA57FD">
            <w:pPr>
              <w:pStyle w:val="TableLeft"/>
              <w:rPr>
                <w:ins w:id="671" w:author="Powell, Deana" w:date="2026-03-05T15:34:00Z" w16du:dateUtc="2026-03-05T20:34:00Z"/>
                <w:sz w:val="18"/>
                <w:szCs w:val="18"/>
              </w:rPr>
            </w:pPr>
          </w:p>
        </w:tc>
        <w:tc>
          <w:tcPr>
            <w:tcW w:w="3463" w:type="dxa"/>
          </w:tcPr>
          <w:p w14:paraId="5523D388" w14:textId="77777777" w:rsidR="00BA57FD" w:rsidRPr="002B5730" w:rsidRDefault="00526A29" w:rsidP="00BA57FD">
            <w:pPr>
              <w:pStyle w:val="TableLeft"/>
              <w:rPr>
                <w:ins w:id="672" w:author="Powell, Deana" w:date="2026-03-05T15:34:00Z" w16du:dateUtc="2026-03-05T20:34:00Z"/>
                <w:sz w:val="18"/>
                <w:szCs w:val="18"/>
              </w:rPr>
            </w:pPr>
            <w:ins w:id="673" w:author="Powell, Deana" w:date="2026-03-05T15:34:00Z" w16du:dateUtc="2026-03-05T20:34:00Z">
              <w:r w:rsidRPr="002B5730">
                <w:rPr>
                  <w:sz w:val="18"/>
                  <w:szCs w:val="18"/>
                </w:rPr>
                <w:t>Updated instructions in text and Table 8 to state that high-risk participants are required to follow TLS prophylaxis monitoring.</w:t>
              </w:r>
            </w:ins>
          </w:p>
        </w:tc>
        <w:tc>
          <w:tcPr>
            <w:tcW w:w="3471" w:type="dxa"/>
          </w:tcPr>
          <w:p w14:paraId="5A76D907" w14:textId="77777777" w:rsidR="00BA57FD" w:rsidRPr="002B5730" w:rsidRDefault="00526A29" w:rsidP="00BA57FD">
            <w:pPr>
              <w:pStyle w:val="TableLeft"/>
              <w:rPr>
                <w:ins w:id="674" w:author="Powell, Deana" w:date="2026-03-05T15:34:00Z" w16du:dateUtc="2026-03-05T20:34:00Z"/>
                <w:sz w:val="18"/>
                <w:szCs w:val="18"/>
              </w:rPr>
            </w:pPr>
            <w:ins w:id="675" w:author="Powell, Deana" w:date="2026-03-05T15:34:00Z" w16du:dateUtc="2026-03-05T20:34:00Z">
              <w:r>
                <w:rPr>
                  <w:sz w:val="18"/>
                  <w:szCs w:val="18"/>
                </w:rPr>
                <w:t xml:space="preserve">to ensure participant </w:t>
              </w:r>
              <w:r w:rsidRPr="002B5730">
                <w:rPr>
                  <w:sz w:val="18"/>
                  <w:szCs w:val="18"/>
                </w:rPr>
                <w:t>safety.</w:t>
              </w:r>
            </w:ins>
          </w:p>
        </w:tc>
      </w:tr>
      <w:tr w:rsidR="00CA657C" w14:paraId="684187D6" w14:textId="77777777" w:rsidTr="00BA57FD">
        <w:trPr>
          <w:ins w:id="676" w:author="Powell, Deana" w:date="2026-03-05T15:34:00Z" w16du:dateUtc="2026-03-05T20:34:00Z"/>
        </w:trPr>
        <w:tc>
          <w:tcPr>
            <w:tcW w:w="2066" w:type="dxa"/>
            <w:tcBorders>
              <w:bottom w:val="nil"/>
            </w:tcBorders>
          </w:tcPr>
          <w:p w14:paraId="2E60D2CA" w14:textId="77777777" w:rsidR="00BA57FD" w:rsidRDefault="00526A29" w:rsidP="00E45612">
            <w:pPr>
              <w:pStyle w:val="TableLeft"/>
              <w:pageBreakBefore/>
              <w:rPr>
                <w:ins w:id="677" w:author="Powell, Deana" w:date="2026-03-05T15:34:00Z" w16du:dateUtc="2026-03-05T20:34:00Z"/>
                <w:sz w:val="18"/>
                <w:szCs w:val="18"/>
              </w:rPr>
            </w:pPr>
            <w:ins w:id="678" w:author="Powell, Deana" w:date="2026-03-05T15:34:00Z" w16du:dateUtc="2026-03-05T20:34:00Z">
              <w:r>
                <w:rPr>
                  <w:sz w:val="18"/>
                  <w:szCs w:val="18"/>
                </w:rPr>
                <w:lastRenderedPageBreak/>
                <w:t>Section 6.5.4, Rescue Medications and Supportive Care</w:t>
              </w:r>
            </w:ins>
          </w:p>
        </w:tc>
        <w:tc>
          <w:tcPr>
            <w:tcW w:w="3463" w:type="dxa"/>
          </w:tcPr>
          <w:p w14:paraId="538355E4" w14:textId="77777777" w:rsidR="00BA57FD" w:rsidRPr="002B5730" w:rsidRDefault="00526A29" w:rsidP="00BA57FD">
            <w:pPr>
              <w:pStyle w:val="TableLeft"/>
              <w:rPr>
                <w:ins w:id="679" w:author="Powell, Deana" w:date="2026-03-05T15:34:00Z" w16du:dateUtc="2026-03-05T20:34:00Z"/>
                <w:sz w:val="18"/>
                <w:szCs w:val="18"/>
              </w:rPr>
            </w:pPr>
            <w:ins w:id="680" w:author="Powell, Deana" w:date="2026-03-05T15:34:00Z" w16du:dateUtc="2026-03-05T20:34:00Z">
              <w:r w:rsidRPr="002B5730">
                <w:rPr>
                  <w:sz w:val="18"/>
                  <w:szCs w:val="18"/>
                </w:rPr>
                <w:t>Added that prophylaxis treatment for pneumonia and herpes virus infections should also follow local guidelines.</w:t>
              </w:r>
            </w:ins>
          </w:p>
        </w:tc>
        <w:tc>
          <w:tcPr>
            <w:tcW w:w="3471" w:type="dxa"/>
          </w:tcPr>
          <w:p w14:paraId="7082E2BE" w14:textId="77777777" w:rsidR="00BA57FD" w:rsidRPr="002B5730" w:rsidRDefault="00526A29" w:rsidP="00BA57FD">
            <w:pPr>
              <w:pStyle w:val="TableLeft"/>
              <w:rPr>
                <w:ins w:id="681" w:author="Powell, Deana" w:date="2026-03-05T15:34:00Z" w16du:dateUtc="2026-03-05T20:34:00Z"/>
                <w:sz w:val="18"/>
                <w:szCs w:val="18"/>
              </w:rPr>
            </w:pPr>
            <w:ins w:id="682" w:author="Powell, Deana" w:date="2026-03-05T15:34:00Z" w16du:dateUtc="2026-03-05T20:34:00Z">
              <w:r w:rsidRPr="002B5730">
                <w:rPr>
                  <w:sz w:val="18"/>
                  <w:szCs w:val="18"/>
                </w:rPr>
                <w:t>To allow local guidelines to be followed.</w:t>
              </w:r>
            </w:ins>
          </w:p>
        </w:tc>
      </w:tr>
      <w:tr w:rsidR="00CA657C" w14:paraId="2826472B" w14:textId="77777777" w:rsidTr="00BA57FD">
        <w:trPr>
          <w:ins w:id="683" w:author="Powell, Deana" w:date="2026-03-05T15:34:00Z" w16du:dateUtc="2026-03-05T20:34:00Z"/>
        </w:trPr>
        <w:tc>
          <w:tcPr>
            <w:tcW w:w="2066" w:type="dxa"/>
            <w:tcBorders>
              <w:bottom w:val="nil"/>
            </w:tcBorders>
          </w:tcPr>
          <w:p w14:paraId="3504FD7A" w14:textId="77777777" w:rsidR="00BA57FD" w:rsidRDefault="00526A29" w:rsidP="00BA57FD">
            <w:pPr>
              <w:pStyle w:val="TableLeft"/>
              <w:rPr>
                <w:ins w:id="684" w:author="Powell, Deana" w:date="2026-03-05T15:34:00Z" w16du:dateUtc="2026-03-05T20:34:00Z"/>
                <w:sz w:val="18"/>
                <w:szCs w:val="18"/>
              </w:rPr>
            </w:pPr>
            <w:ins w:id="685" w:author="Powell, Deana" w:date="2026-03-05T15:34:00Z" w16du:dateUtc="2026-03-05T20:34:00Z">
              <w:r>
                <w:rPr>
                  <w:sz w:val="18"/>
                  <w:szCs w:val="18"/>
                </w:rPr>
                <w:t xml:space="preserve">Section </w:t>
              </w:r>
              <w:r w:rsidRPr="00E92C25">
                <w:rPr>
                  <w:sz w:val="18"/>
                  <w:szCs w:val="18"/>
                </w:rPr>
                <w:t>6.6.2.1</w:t>
              </w:r>
              <w:r>
                <w:rPr>
                  <w:sz w:val="18"/>
                  <w:szCs w:val="18"/>
                </w:rPr>
                <w:t xml:space="preserve">, </w:t>
              </w:r>
              <w:r w:rsidRPr="00E92C25">
                <w:rPr>
                  <w:sz w:val="18"/>
                  <w:szCs w:val="18"/>
                </w:rPr>
                <w:t>Nemtabrutinib Dose Modification</w:t>
              </w:r>
            </w:ins>
          </w:p>
        </w:tc>
        <w:tc>
          <w:tcPr>
            <w:tcW w:w="3463" w:type="dxa"/>
          </w:tcPr>
          <w:p w14:paraId="1B7CF7E8" w14:textId="77777777" w:rsidR="00BA57FD" w:rsidRPr="002B5730" w:rsidRDefault="00526A29" w:rsidP="00BA57FD">
            <w:pPr>
              <w:pStyle w:val="TableLeft"/>
              <w:rPr>
                <w:ins w:id="686" w:author="Powell, Deana" w:date="2026-03-05T15:34:00Z" w16du:dateUtc="2026-03-05T20:34:00Z"/>
                <w:sz w:val="18"/>
                <w:szCs w:val="18"/>
              </w:rPr>
            </w:pPr>
            <w:ins w:id="687" w:author="Powell, Deana" w:date="2026-03-05T15:34:00Z" w16du:dateUtc="2026-03-05T20:34:00Z">
              <w:r w:rsidRPr="002B5730">
                <w:rPr>
                  <w:sz w:val="18"/>
                  <w:szCs w:val="18"/>
                </w:rPr>
                <w:t>Paragraph removed explaining what happens if the 65 mg dose is selected and what participants will be treated with.</w:t>
              </w:r>
            </w:ins>
          </w:p>
        </w:tc>
        <w:tc>
          <w:tcPr>
            <w:tcW w:w="3471" w:type="dxa"/>
          </w:tcPr>
          <w:p w14:paraId="243F36CE" w14:textId="77777777" w:rsidR="00BA57FD" w:rsidRPr="002B5730" w:rsidRDefault="00526A29" w:rsidP="00BA57FD">
            <w:pPr>
              <w:pStyle w:val="TableLeft"/>
              <w:rPr>
                <w:ins w:id="688" w:author="Powell, Deana" w:date="2026-03-05T15:34:00Z" w16du:dateUtc="2026-03-05T20:34:00Z"/>
                <w:sz w:val="18"/>
                <w:szCs w:val="18"/>
              </w:rPr>
            </w:pPr>
            <w:ins w:id="689" w:author="Powell, Deana" w:date="2026-03-05T15:34:00Z" w16du:dateUtc="2026-03-05T20:34:00Z">
              <w:r w:rsidRPr="002B5730">
                <w:rPr>
                  <w:sz w:val="18"/>
                  <w:szCs w:val="18"/>
                </w:rPr>
                <w:t>To remove text not applicable to the current protocol, because the 65 mg dose has not been selected</w:t>
              </w:r>
            </w:ins>
          </w:p>
        </w:tc>
      </w:tr>
      <w:tr w:rsidR="00CA657C" w14:paraId="5C92878D" w14:textId="77777777" w:rsidTr="00BA57FD">
        <w:trPr>
          <w:ins w:id="690" w:author="Powell, Deana" w:date="2026-03-05T15:34:00Z" w16du:dateUtc="2026-03-05T20:34:00Z"/>
        </w:trPr>
        <w:tc>
          <w:tcPr>
            <w:tcW w:w="2066" w:type="dxa"/>
            <w:tcBorders>
              <w:top w:val="nil"/>
              <w:bottom w:val="nil"/>
            </w:tcBorders>
          </w:tcPr>
          <w:p w14:paraId="5F84F74A" w14:textId="77777777" w:rsidR="00BA57FD" w:rsidRDefault="00BA57FD" w:rsidP="00BA57FD">
            <w:pPr>
              <w:pStyle w:val="TableLeft"/>
              <w:rPr>
                <w:ins w:id="691" w:author="Powell, Deana" w:date="2026-03-05T15:34:00Z" w16du:dateUtc="2026-03-05T20:34:00Z"/>
                <w:sz w:val="18"/>
                <w:szCs w:val="18"/>
              </w:rPr>
            </w:pPr>
          </w:p>
        </w:tc>
        <w:tc>
          <w:tcPr>
            <w:tcW w:w="3463" w:type="dxa"/>
          </w:tcPr>
          <w:p w14:paraId="0B0FB458" w14:textId="77777777" w:rsidR="00BA57FD" w:rsidRPr="002B5730" w:rsidRDefault="00526A29" w:rsidP="00BA57FD">
            <w:pPr>
              <w:pStyle w:val="TableLeft"/>
              <w:rPr>
                <w:ins w:id="692" w:author="Powell, Deana" w:date="2026-03-05T15:34:00Z" w16du:dateUtc="2026-03-05T20:34:00Z"/>
                <w:sz w:val="18"/>
                <w:szCs w:val="18"/>
              </w:rPr>
            </w:pPr>
            <w:ins w:id="693" w:author="Powell, Deana" w:date="2026-03-05T15:34:00Z" w16du:dateUtc="2026-03-05T20:34:00Z">
              <w:r w:rsidRPr="002B5730">
                <w:rPr>
                  <w:sz w:val="18"/>
                  <w:szCs w:val="18"/>
                </w:rPr>
                <w:t>Tables 12: Nemtabrutinib dose modification guidelines were updated.</w:t>
              </w:r>
            </w:ins>
          </w:p>
        </w:tc>
        <w:tc>
          <w:tcPr>
            <w:tcW w:w="3471" w:type="dxa"/>
          </w:tcPr>
          <w:p w14:paraId="74863B01" w14:textId="77777777" w:rsidR="00BA57FD" w:rsidRPr="002B5730" w:rsidRDefault="00526A29" w:rsidP="00BA57FD">
            <w:pPr>
              <w:pStyle w:val="TableLeft"/>
              <w:rPr>
                <w:ins w:id="694" w:author="Powell, Deana" w:date="2026-03-05T15:34:00Z" w16du:dateUtc="2026-03-05T20:34:00Z"/>
                <w:sz w:val="18"/>
                <w:szCs w:val="18"/>
              </w:rPr>
            </w:pPr>
            <w:ins w:id="695" w:author="Powell, Deana" w:date="2026-03-05T15:34:00Z" w16du:dateUtc="2026-03-05T20:34:00Z">
              <w:r w:rsidRPr="002B5730">
                <w:rPr>
                  <w:sz w:val="18"/>
                  <w:szCs w:val="18"/>
                </w:rPr>
                <w:t>To standardize dose modification guidelines across nemtabrutinib clinical studies.</w:t>
              </w:r>
            </w:ins>
          </w:p>
        </w:tc>
      </w:tr>
      <w:tr w:rsidR="00CA657C" w14:paraId="69562ED0" w14:textId="77777777" w:rsidTr="00BA57FD">
        <w:trPr>
          <w:ins w:id="696" w:author="Powell, Deana" w:date="2026-03-05T15:34:00Z" w16du:dateUtc="2026-03-05T20:34:00Z"/>
        </w:trPr>
        <w:tc>
          <w:tcPr>
            <w:tcW w:w="2066" w:type="dxa"/>
            <w:tcBorders>
              <w:top w:val="nil"/>
              <w:bottom w:val="nil"/>
            </w:tcBorders>
          </w:tcPr>
          <w:p w14:paraId="7C672587" w14:textId="77777777" w:rsidR="00BA57FD" w:rsidRDefault="00BA57FD" w:rsidP="00BA57FD">
            <w:pPr>
              <w:pStyle w:val="TableLeft"/>
              <w:rPr>
                <w:ins w:id="697" w:author="Powell, Deana" w:date="2026-03-05T15:34:00Z" w16du:dateUtc="2026-03-05T20:34:00Z"/>
                <w:sz w:val="18"/>
                <w:szCs w:val="18"/>
              </w:rPr>
            </w:pPr>
          </w:p>
        </w:tc>
        <w:tc>
          <w:tcPr>
            <w:tcW w:w="3463" w:type="dxa"/>
          </w:tcPr>
          <w:p w14:paraId="1C17AF2C" w14:textId="77777777" w:rsidR="00BA57FD" w:rsidRPr="002B5730" w:rsidRDefault="00526A29" w:rsidP="00BA57FD">
            <w:pPr>
              <w:pStyle w:val="TableLeft"/>
              <w:rPr>
                <w:ins w:id="698" w:author="Powell, Deana" w:date="2026-03-05T15:34:00Z" w16du:dateUtc="2026-03-05T20:34:00Z"/>
                <w:sz w:val="18"/>
                <w:szCs w:val="18"/>
              </w:rPr>
            </w:pPr>
            <w:ins w:id="699" w:author="Powell, Deana" w:date="2026-03-05T15:34:00Z" w16du:dateUtc="2026-03-05T20:34:00Z">
              <w:r w:rsidRPr="002B5730">
                <w:rPr>
                  <w:sz w:val="18"/>
                  <w:szCs w:val="18"/>
                </w:rPr>
                <w:t>Tables 1</w:t>
              </w:r>
              <w:r>
                <w:rPr>
                  <w:sz w:val="18"/>
                  <w:szCs w:val="18"/>
                </w:rPr>
                <w:t>3</w:t>
              </w:r>
              <w:r w:rsidRPr="002B5730">
                <w:rPr>
                  <w:sz w:val="18"/>
                  <w:szCs w:val="18"/>
                </w:rPr>
                <w:t>: Nemtabrutinib dose modification guidelines were updated.</w:t>
              </w:r>
            </w:ins>
          </w:p>
        </w:tc>
        <w:tc>
          <w:tcPr>
            <w:tcW w:w="3471" w:type="dxa"/>
          </w:tcPr>
          <w:p w14:paraId="53A7D9AA" w14:textId="77777777" w:rsidR="00BA57FD" w:rsidRPr="002B5730" w:rsidRDefault="00526A29" w:rsidP="00BA57FD">
            <w:pPr>
              <w:pStyle w:val="TableLeft"/>
              <w:rPr>
                <w:ins w:id="700" w:author="Powell, Deana" w:date="2026-03-05T15:34:00Z" w16du:dateUtc="2026-03-05T20:34:00Z"/>
                <w:sz w:val="18"/>
                <w:szCs w:val="18"/>
              </w:rPr>
            </w:pPr>
            <w:ins w:id="701" w:author="Powell, Deana" w:date="2026-03-05T15:34:00Z" w16du:dateUtc="2026-03-05T20:34:00Z">
              <w:r>
                <w:rPr>
                  <w:sz w:val="18"/>
                  <w:szCs w:val="18"/>
                </w:rPr>
                <w:t>See rationale for Section 6.6.2.1, modification guidelines for nemtabrutinib.</w:t>
              </w:r>
            </w:ins>
          </w:p>
        </w:tc>
      </w:tr>
      <w:tr w:rsidR="00CA657C" w14:paraId="27C6D63D" w14:textId="77777777" w:rsidTr="00BA57FD">
        <w:trPr>
          <w:ins w:id="702" w:author="Powell, Deana" w:date="2026-03-05T15:34:00Z" w16du:dateUtc="2026-03-05T20:34:00Z"/>
        </w:trPr>
        <w:tc>
          <w:tcPr>
            <w:tcW w:w="2066" w:type="dxa"/>
            <w:tcBorders>
              <w:top w:val="nil"/>
              <w:bottom w:val="nil"/>
            </w:tcBorders>
          </w:tcPr>
          <w:p w14:paraId="2A4EDC85" w14:textId="77777777" w:rsidR="00BA57FD" w:rsidRDefault="00BA57FD" w:rsidP="00BA57FD">
            <w:pPr>
              <w:pStyle w:val="TableLeft"/>
              <w:rPr>
                <w:ins w:id="703" w:author="Powell, Deana" w:date="2026-03-05T15:34:00Z" w16du:dateUtc="2026-03-05T20:34:00Z"/>
                <w:sz w:val="18"/>
                <w:szCs w:val="18"/>
              </w:rPr>
            </w:pPr>
          </w:p>
        </w:tc>
        <w:tc>
          <w:tcPr>
            <w:tcW w:w="3463" w:type="dxa"/>
          </w:tcPr>
          <w:p w14:paraId="2E6EB6EE" w14:textId="77777777" w:rsidR="00BA57FD" w:rsidRPr="002B5730" w:rsidRDefault="00526A29" w:rsidP="00BA57FD">
            <w:pPr>
              <w:pStyle w:val="TableLeft"/>
              <w:rPr>
                <w:ins w:id="704" w:author="Powell, Deana" w:date="2026-03-05T15:34:00Z" w16du:dateUtc="2026-03-05T20:34:00Z"/>
                <w:sz w:val="18"/>
                <w:szCs w:val="18"/>
              </w:rPr>
            </w:pPr>
            <w:ins w:id="705" w:author="Powell, Deana" w:date="2026-03-05T15:34:00Z" w16du:dateUtc="2026-03-05T20:34:00Z">
              <w:r w:rsidRPr="002B5730">
                <w:rPr>
                  <w:sz w:val="18"/>
                  <w:szCs w:val="18"/>
                </w:rPr>
                <w:t>Tables 14: Nemtabrutinib dose modification guidelines were updated.</w:t>
              </w:r>
            </w:ins>
          </w:p>
        </w:tc>
        <w:tc>
          <w:tcPr>
            <w:tcW w:w="3471" w:type="dxa"/>
          </w:tcPr>
          <w:p w14:paraId="686C8F6A" w14:textId="77777777" w:rsidR="00BA57FD" w:rsidRPr="002B5730" w:rsidRDefault="00526A29" w:rsidP="00BA57FD">
            <w:pPr>
              <w:pStyle w:val="TableLeft"/>
              <w:rPr>
                <w:ins w:id="706" w:author="Powell, Deana" w:date="2026-03-05T15:34:00Z" w16du:dateUtc="2026-03-05T20:34:00Z"/>
                <w:sz w:val="18"/>
                <w:szCs w:val="18"/>
              </w:rPr>
            </w:pPr>
            <w:ins w:id="707" w:author="Powell, Deana" w:date="2026-03-05T15:34:00Z" w16du:dateUtc="2026-03-05T20:34:00Z">
              <w:r>
                <w:rPr>
                  <w:sz w:val="18"/>
                  <w:szCs w:val="18"/>
                </w:rPr>
                <w:t>See rationale for Section 6.6.2.1, modification guidelines for nemtabrutinib.</w:t>
              </w:r>
            </w:ins>
          </w:p>
        </w:tc>
      </w:tr>
      <w:tr w:rsidR="00CA657C" w14:paraId="69CAE5DD" w14:textId="77777777" w:rsidTr="00BA57FD">
        <w:trPr>
          <w:ins w:id="708" w:author="Powell, Deana" w:date="2026-03-05T15:34:00Z" w16du:dateUtc="2026-03-05T20:34:00Z"/>
        </w:trPr>
        <w:tc>
          <w:tcPr>
            <w:tcW w:w="2066" w:type="dxa"/>
            <w:tcBorders>
              <w:top w:val="nil"/>
              <w:bottom w:val="single" w:sz="4" w:space="0" w:color="auto"/>
            </w:tcBorders>
          </w:tcPr>
          <w:p w14:paraId="121597E3" w14:textId="77777777" w:rsidR="00BA57FD" w:rsidRDefault="00BA57FD" w:rsidP="00BA57FD">
            <w:pPr>
              <w:pStyle w:val="TableLeft"/>
              <w:rPr>
                <w:ins w:id="709" w:author="Powell, Deana" w:date="2026-03-05T15:34:00Z" w16du:dateUtc="2026-03-05T20:34:00Z"/>
                <w:sz w:val="18"/>
                <w:szCs w:val="18"/>
              </w:rPr>
            </w:pPr>
          </w:p>
        </w:tc>
        <w:tc>
          <w:tcPr>
            <w:tcW w:w="3463" w:type="dxa"/>
          </w:tcPr>
          <w:p w14:paraId="61709C01" w14:textId="77777777" w:rsidR="00BA57FD" w:rsidRPr="002B5730" w:rsidRDefault="00526A29" w:rsidP="00BA57FD">
            <w:pPr>
              <w:pStyle w:val="TableLeft"/>
              <w:rPr>
                <w:ins w:id="710" w:author="Powell, Deana" w:date="2026-03-05T15:34:00Z" w16du:dateUtc="2026-03-05T20:34:00Z"/>
                <w:sz w:val="18"/>
                <w:szCs w:val="18"/>
              </w:rPr>
            </w:pPr>
            <w:ins w:id="711" w:author="Powell, Deana" w:date="2026-03-05T15:34:00Z" w16du:dateUtc="2026-03-05T20:34:00Z">
              <w:r w:rsidRPr="002B5730">
                <w:rPr>
                  <w:sz w:val="18"/>
                  <w:szCs w:val="18"/>
                </w:rPr>
                <w:t xml:space="preserve">Table 15: </w:t>
              </w:r>
              <w:r>
                <w:rPr>
                  <w:sz w:val="18"/>
                  <w:szCs w:val="18"/>
                </w:rPr>
                <w:t>A</w:t>
              </w:r>
              <w:r w:rsidRPr="002B5730">
                <w:rPr>
                  <w:sz w:val="18"/>
                  <w:szCs w:val="18"/>
                </w:rPr>
                <w:t>dded footnote about photographs of rash.</w:t>
              </w:r>
            </w:ins>
          </w:p>
        </w:tc>
        <w:tc>
          <w:tcPr>
            <w:tcW w:w="3471" w:type="dxa"/>
          </w:tcPr>
          <w:p w14:paraId="381DC993" w14:textId="77777777" w:rsidR="00BA57FD" w:rsidRPr="002B5730" w:rsidRDefault="00526A29" w:rsidP="00BA57FD">
            <w:pPr>
              <w:pStyle w:val="TableLeft"/>
              <w:rPr>
                <w:ins w:id="712" w:author="Powell, Deana" w:date="2026-03-05T15:34:00Z" w16du:dateUtc="2026-03-05T20:34:00Z"/>
                <w:sz w:val="18"/>
                <w:szCs w:val="18"/>
              </w:rPr>
            </w:pPr>
            <w:ins w:id="713" w:author="Powell, Deana" w:date="2026-03-05T15:34:00Z" w16du:dateUtc="2026-03-05T20:34:00Z">
              <w:r w:rsidRPr="002B5730">
                <w:rPr>
                  <w:sz w:val="18"/>
                  <w:szCs w:val="18"/>
                </w:rPr>
                <w:t>To provide additional guidance for rash.</w:t>
              </w:r>
            </w:ins>
          </w:p>
        </w:tc>
      </w:tr>
      <w:tr w:rsidR="00CA657C" w14:paraId="37390479" w14:textId="77777777" w:rsidTr="00BA57FD">
        <w:trPr>
          <w:ins w:id="714" w:author="Powell, Deana" w:date="2026-03-05T15:34:00Z" w16du:dateUtc="2026-03-05T20:34:00Z"/>
        </w:trPr>
        <w:tc>
          <w:tcPr>
            <w:tcW w:w="2066" w:type="dxa"/>
            <w:tcBorders>
              <w:bottom w:val="single" w:sz="4" w:space="0" w:color="auto"/>
            </w:tcBorders>
          </w:tcPr>
          <w:p w14:paraId="27E14AD8" w14:textId="77777777" w:rsidR="00BA57FD" w:rsidRDefault="00526A29" w:rsidP="00BA57FD">
            <w:pPr>
              <w:pStyle w:val="TableLeft"/>
              <w:rPr>
                <w:ins w:id="715" w:author="Powell, Deana" w:date="2026-03-05T15:34:00Z" w16du:dateUtc="2026-03-05T20:34:00Z"/>
                <w:sz w:val="18"/>
                <w:szCs w:val="18"/>
              </w:rPr>
            </w:pPr>
            <w:ins w:id="716" w:author="Powell, Deana" w:date="2026-03-05T15:34:00Z" w16du:dateUtc="2026-03-05T20:34:00Z">
              <w:r>
                <w:rPr>
                  <w:sz w:val="18"/>
                  <w:szCs w:val="18"/>
                </w:rPr>
                <w:t xml:space="preserve">Section </w:t>
              </w:r>
              <w:r w:rsidRPr="001D551C">
                <w:rPr>
                  <w:sz w:val="18"/>
                  <w:szCs w:val="18"/>
                </w:rPr>
                <w:t>6.6.2.3</w:t>
              </w:r>
              <w:r>
                <w:rPr>
                  <w:sz w:val="18"/>
                  <w:szCs w:val="18"/>
                </w:rPr>
                <w:t xml:space="preserve">, </w:t>
              </w:r>
              <w:r w:rsidRPr="001D551C">
                <w:rPr>
                  <w:sz w:val="18"/>
                  <w:szCs w:val="18"/>
                </w:rPr>
                <w:t>Treatment Group Dose Modifications Where Causality is not Certain</w:t>
              </w:r>
            </w:ins>
          </w:p>
        </w:tc>
        <w:tc>
          <w:tcPr>
            <w:tcW w:w="3463" w:type="dxa"/>
          </w:tcPr>
          <w:p w14:paraId="0901081B" w14:textId="77777777" w:rsidR="00BA57FD" w:rsidRPr="002B5730" w:rsidRDefault="00526A29" w:rsidP="00BA57FD">
            <w:pPr>
              <w:pStyle w:val="TableLeft"/>
              <w:rPr>
                <w:ins w:id="717" w:author="Powell, Deana" w:date="2026-03-05T15:34:00Z" w16du:dateUtc="2026-03-05T20:34:00Z"/>
                <w:sz w:val="18"/>
                <w:szCs w:val="18"/>
              </w:rPr>
            </w:pPr>
            <w:ins w:id="718" w:author="Powell, Deana" w:date="2026-03-05T15:34:00Z" w16du:dateUtc="2026-03-05T20:34:00Z">
              <w:r w:rsidRPr="002B5730">
                <w:rPr>
                  <w:sz w:val="18"/>
                  <w:szCs w:val="18"/>
                </w:rPr>
                <w:t xml:space="preserve">Table 20: </w:t>
              </w:r>
              <w:r>
                <w:rPr>
                  <w:sz w:val="18"/>
                  <w:szCs w:val="18"/>
                </w:rPr>
                <w:t>A</w:t>
              </w:r>
              <w:r w:rsidRPr="002B5730">
                <w:rPr>
                  <w:sz w:val="18"/>
                  <w:szCs w:val="18"/>
                </w:rPr>
                <w:t>dded instructions for nemtabrutinib and venetoclax dose modifications for Grade 4 thrombocytopenia or symptomatic bleeding.</w:t>
              </w:r>
            </w:ins>
          </w:p>
        </w:tc>
        <w:tc>
          <w:tcPr>
            <w:tcW w:w="3471" w:type="dxa"/>
          </w:tcPr>
          <w:p w14:paraId="07A099CD" w14:textId="77777777" w:rsidR="00BA57FD" w:rsidRPr="002B5730" w:rsidRDefault="00526A29" w:rsidP="00BA57FD">
            <w:pPr>
              <w:pStyle w:val="TableLeft"/>
              <w:rPr>
                <w:ins w:id="719" w:author="Powell, Deana" w:date="2026-03-05T15:34:00Z" w16du:dateUtc="2026-03-05T20:34:00Z"/>
                <w:sz w:val="18"/>
                <w:szCs w:val="18"/>
              </w:rPr>
            </w:pPr>
            <w:ins w:id="720" w:author="Powell, Deana" w:date="2026-03-05T15:34:00Z" w16du:dateUtc="2026-03-05T20:34:00Z">
              <w:r w:rsidRPr="002B5730">
                <w:rPr>
                  <w:sz w:val="18"/>
                  <w:szCs w:val="18"/>
                </w:rPr>
                <w:t xml:space="preserve">To expand guidance on management of hematologic toxicity when causality is not certain.  </w:t>
              </w:r>
            </w:ins>
          </w:p>
        </w:tc>
      </w:tr>
      <w:tr w:rsidR="00CA657C" w14:paraId="3CA76481" w14:textId="77777777" w:rsidTr="00BA57FD">
        <w:trPr>
          <w:ins w:id="721" w:author="Powell, Deana" w:date="2026-03-05T15:34:00Z" w16du:dateUtc="2026-03-05T20:34:00Z"/>
        </w:trPr>
        <w:tc>
          <w:tcPr>
            <w:tcW w:w="2066" w:type="dxa"/>
            <w:tcBorders>
              <w:bottom w:val="single" w:sz="4" w:space="0" w:color="auto"/>
            </w:tcBorders>
          </w:tcPr>
          <w:p w14:paraId="216D55E0" w14:textId="77777777" w:rsidR="00BA57FD" w:rsidRDefault="00526A29" w:rsidP="00BA57FD">
            <w:pPr>
              <w:pStyle w:val="TableLeft"/>
              <w:rPr>
                <w:ins w:id="722" w:author="Powell, Deana" w:date="2026-03-05T15:34:00Z" w16du:dateUtc="2026-03-05T20:34:00Z"/>
                <w:sz w:val="18"/>
                <w:szCs w:val="18"/>
              </w:rPr>
            </w:pPr>
            <w:ins w:id="723" w:author="Powell, Deana" w:date="2026-03-05T15:34:00Z" w16du:dateUtc="2026-03-05T20:34:00Z">
              <w:r>
                <w:rPr>
                  <w:sz w:val="18"/>
                  <w:szCs w:val="18"/>
                </w:rPr>
                <w:t xml:space="preserve">Section </w:t>
              </w:r>
              <w:r w:rsidRPr="006426BF">
                <w:rPr>
                  <w:sz w:val="18"/>
                  <w:szCs w:val="18"/>
                </w:rPr>
                <w:t>8.1.1</w:t>
              </w:r>
              <w:r>
                <w:rPr>
                  <w:sz w:val="18"/>
                  <w:szCs w:val="18"/>
                </w:rPr>
                <w:t xml:space="preserve">, </w:t>
              </w:r>
              <w:r w:rsidRPr="006426BF">
                <w:rPr>
                  <w:sz w:val="18"/>
                  <w:szCs w:val="18"/>
                </w:rPr>
                <w:t>Informed Consent</w:t>
              </w:r>
            </w:ins>
          </w:p>
        </w:tc>
        <w:tc>
          <w:tcPr>
            <w:tcW w:w="3463" w:type="dxa"/>
          </w:tcPr>
          <w:p w14:paraId="7A842386" w14:textId="77777777" w:rsidR="00BA57FD" w:rsidRPr="002B5730" w:rsidRDefault="00526A29" w:rsidP="00BA57FD">
            <w:pPr>
              <w:pStyle w:val="TableLeft"/>
              <w:rPr>
                <w:ins w:id="724" w:author="Powell, Deana" w:date="2026-03-05T15:34:00Z" w16du:dateUtc="2026-03-05T20:34:00Z"/>
                <w:sz w:val="18"/>
                <w:szCs w:val="18"/>
              </w:rPr>
            </w:pPr>
            <w:ins w:id="725" w:author="Powell, Deana" w:date="2026-03-05T15:34:00Z" w16du:dateUtc="2026-03-05T20:34:00Z">
              <w:r w:rsidRPr="002B5730">
                <w:rPr>
                  <w:sz w:val="18"/>
                  <w:szCs w:val="18"/>
                </w:rPr>
                <w:t>Moved text from Section 8.1.1.1 confirming requirements of consenting process and the IRB/IEC-approved ICF used, and rescreening requirements.</w:t>
              </w:r>
            </w:ins>
          </w:p>
        </w:tc>
        <w:tc>
          <w:tcPr>
            <w:tcW w:w="3471" w:type="dxa"/>
          </w:tcPr>
          <w:p w14:paraId="3A53D1E0" w14:textId="77777777" w:rsidR="00BA57FD" w:rsidRPr="002B5730" w:rsidRDefault="00526A29" w:rsidP="00BA57FD">
            <w:pPr>
              <w:pStyle w:val="TableLeft"/>
              <w:rPr>
                <w:ins w:id="726" w:author="Powell, Deana" w:date="2026-03-05T15:34:00Z" w16du:dateUtc="2026-03-05T20:34:00Z"/>
                <w:sz w:val="18"/>
                <w:szCs w:val="18"/>
              </w:rPr>
            </w:pPr>
            <w:ins w:id="727" w:author="Powell, Deana" w:date="2026-03-05T15:34:00Z" w16du:dateUtc="2026-03-05T20:34:00Z">
              <w:r w:rsidRPr="002B5730">
                <w:rPr>
                  <w:sz w:val="18"/>
                  <w:szCs w:val="18"/>
                </w:rPr>
                <w:t>To comply with regulatory requirements.</w:t>
              </w:r>
            </w:ins>
          </w:p>
        </w:tc>
      </w:tr>
      <w:tr w:rsidR="00CA657C" w14:paraId="02DE4CFD" w14:textId="77777777" w:rsidTr="00EF5F82">
        <w:trPr>
          <w:ins w:id="728" w:author="Powell, Deana" w:date="2026-03-05T15:34:00Z" w16du:dateUtc="2026-03-05T20:34:00Z"/>
        </w:trPr>
        <w:tc>
          <w:tcPr>
            <w:tcW w:w="2066" w:type="dxa"/>
            <w:tcBorders>
              <w:bottom w:val="single" w:sz="4" w:space="0" w:color="auto"/>
            </w:tcBorders>
          </w:tcPr>
          <w:p w14:paraId="7CC77271" w14:textId="77777777" w:rsidR="00BA57FD" w:rsidRDefault="00526A29" w:rsidP="00BA57FD">
            <w:pPr>
              <w:pStyle w:val="TableLeft"/>
              <w:rPr>
                <w:ins w:id="729" w:author="Powell, Deana" w:date="2026-03-05T15:34:00Z" w16du:dateUtc="2026-03-05T20:34:00Z"/>
                <w:sz w:val="18"/>
                <w:szCs w:val="18"/>
              </w:rPr>
            </w:pPr>
            <w:ins w:id="730" w:author="Powell, Deana" w:date="2026-03-05T15:34:00Z" w16du:dateUtc="2026-03-05T20:34:00Z">
              <w:r>
                <w:rPr>
                  <w:sz w:val="18"/>
                  <w:szCs w:val="18"/>
                </w:rPr>
                <w:t xml:space="preserve">Section </w:t>
              </w:r>
              <w:r w:rsidRPr="00266A78">
                <w:rPr>
                  <w:sz w:val="18"/>
                  <w:szCs w:val="18"/>
                </w:rPr>
                <w:t>8.1.1.1</w:t>
              </w:r>
              <w:r>
                <w:rPr>
                  <w:sz w:val="18"/>
                  <w:szCs w:val="18"/>
                </w:rPr>
                <w:t xml:space="preserve">, </w:t>
              </w:r>
              <w:r w:rsidRPr="00266A78">
                <w:rPr>
                  <w:sz w:val="18"/>
                  <w:szCs w:val="18"/>
                </w:rPr>
                <w:t>General Informed Consent</w:t>
              </w:r>
            </w:ins>
          </w:p>
        </w:tc>
        <w:tc>
          <w:tcPr>
            <w:tcW w:w="3463" w:type="dxa"/>
          </w:tcPr>
          <w:p w14:paraId="0A7E4121" w14:textId="77777777" w:rsidR="00BA57FD" w:rsidRPr="002B5730" w:rsidRDefault="00526A29" w:rsidP="00BA57FD">
            <w:pPr>
              <w:pStyle w:val="TableLeft"/>
              <w:rPr>
                <w:ins w:id="731" w:author="Powell, Deana" w:date="2026-03-05T15:34:00Z" w16du:dateUtc="2026-03-05T20:34:00Z"/>
                <w:sz w:val="18"/>
                <w:szCs w:val="18"/>
              </w:rPr>
            </w:pPr>
            <w:ins w:id="732" w:author="Powell, Deana" w:date="2026-03-05T15:34:00Z" w16du:dateUtc="2026-03-05T20:34:00Z">
              <w:r w:rsidRPr="002B5730">
                <w:rPr>
                  <w:sz w:val="18"/>
                  <w:szCs w:val="18"/>
                </w:rPr>
                <w:t>Text removed confirming requirements of consenting process and the IRB/IEC</w:t>
              </w:r>
              <w:r w:rsidRPr="002B5730">
                <w:rPr>
                  <w:sz w:val="18"/>
                  <w:szCs w:val="18"/>
                </w:rPr>
                <w:noBreakHyphen/>
                <w:t>approved ICF used.</w:t>
              </w:r>
            </w:ins>
          </w:p>
        </w:tc>
        <w:tc>
          <w:tcPr>
            <w:tcW w:w="3471" w:type="dxa"/>
          </w:tcPr>
          <w:p w14:paraId="28954E01" w14:textId="77777777" w:rsidR="00BA57FD" w:rsidRPr="002B5730" w:rsidRDefault="00526A29" w:rsidP="00BA57FD">
            <w:pPr>
              <w:pStyle w:val="TableLeft"/>
              <w:rPr>
                <w:ins w:id="733" w:author="Powell, Deana" w:date="2026-03-05T15:34:00Z" w16du:dateUtc="2026-03-05T20:34:00Z"/>
                <w:sz w:val="18"/>
                <w:szCs w:val="18"/>
              </w:rPr>
            </w:pPr>
            <w:ins w:id="734" w:author="Powell, Deana" w:date="2026-03-05T15:34:00Z" w16du:dateUtc="2026-03-05T20:34:00Z">
              <w:r w:rsidRPr="002B5730">
                <w:rPr>
                  <w:sz w:val="18"/>
                  <w:szCs w:val="18"/>
                </w:rPr>
                <w:t>Text has been moved to Section 8.1.1.1.</w:t>
              </w:r>
            </w:ins>
          </w:p>
        </w:tc>
      </w:tr>
      <w:tr w:rsidR="00CA657C" w14:paraId="01329911" w14:textId="77777777" w:rsidTr="00EF5F82">
        <w:trPr>
          <w:ins w:id="735" w:author="Powell, Deana" w:date="2026-03-05T15:34:00Z" w16du:dateUtc="2026-03-05T20:34:00Z"/>
        </w:trPr>
        <w:tc>
          <w:tcPr>
            <w:tcW w:w="2066" w:type="dxa"/>
            <w:tcBorders>
              <w:bottom w:val="nil"/>
            </w:tcBorders>
          </w:tcPr>
          <w:p w14:paraId="253C4A79" w14:textId="77777777" w:rsidR="00BA57FD" w:rsidRDefault="00526A29" w:rsidP="00BA57FD">
            <w:pPr>
              <w:pStyle w:val="TableLeft"/>
              <w:rPr>
                <w:ins w:id="736" w:author="Powell, Deana" w:date="2026-03-05T15:34:00Z" w16du:dateUtc="2026-03-05T20:34:00Z"/>
                <w:sz w:val="18"/>
                <w:szCs w:val="18"/>
              </w:rPr>
            </w:pPr>
            <w:ins w:id="737" w:author="Powell, Deana" w:date="2026-03-05T15:34:00Z" w16du:dateUtc="2026-03-05T20:34:00Z">
              <w:r>
                <w:rPr>
                  <w:sz w:val="18"/>
                  <w:szCs w:val="18"/>
                </w:rPr>
                <w:t xml:space="preserve">Section </w:t>
              </w:r>
              <w:r w:rsidRPr="00266A78">
                <w:rPr>
                  <w:sz w:val="18"/>
                  <w:szCs w:val="18"/>
                </w:rPr>
                <w:t>8.1.5</w:t>
              </w:r>
              <w:r>
                <w:rPr>
                  <w:sz w:val="18"/>
                  <w:szCs w:val="18"/>
                </w:rPr>
                <w:t xml:space="preserve">, </w:t>
              </w:r>
              <w:r w:rsidRPr="00266A78">
                <w:rPr>
                  <w:sz w:val="18"/>
                  <w:szCs w:val="18"/>
                </w:rPr>
                <w:t>Disease Characteristics</w:t>
              </w:r>
            </w:ins>
          </w:p>
        </w:tc>
        <w:tc>
          <w:tcPr>
            <w:tcW w:w="3463" w:type="dxa"/>
          </w:tcPr>
          <w:p w14:paraId="1501BF28" w14:textId="77777777" w:rsidR="00BA57FD" w:rsidRPr="002B5730" w:rsidRDefault="00526A29" w:rsidP="00BA57FD">
            <w:pPr>
              <w:pStyle w:val="TableLeft"/>
              <w:rPr>
                <w:ins w:id="738" w:author="Powell, Deana" w:date="2026-03-05T15:34:00Z" w16du:dateUtc="2026-03-05T20:34:00Z"/>
                <w:sz w:val="18"/>
                <w:szCs w:val="18"/>
              </w:rPr>
            </w:pPr>
            <w:ins w:id="739" w:author="Powell, Deana" w:date="2026-03-05T15:34:00Z" w16du:dateUtc="2026-03-05T20:34:00Z">
              <w:r w:rsidRPr="002B5730">
                <w:rPr>
                  <w:sz w:val="18"/>
                  <w:szCs w:val="18"/>
                </w:rPr>
                <w:t>Text added regarding disease characteristics for CLL and SLL.</w:t>
              </w:r>
            </w:ins>
          </w:p>
        </w:tc>
        <w:tc>
          <w:tcPr>
            <w:tcW w:w="3471" w:type="dxa"/>
          </w:tcPr>
          <w:p w14:paraId="7F0F18AD" w14:textId="77777777" w:rsidR="00BA57FD" w:rsidRPr="002B5730" w:rsidRDefault="00526A29" w:rsidP="00BA57FD">
            <w:pPr>
              <w:pStyle w:val="TableLeft"/>
              <w:rPr>
                <w:ins w:id="740" w:author="Powell, Deana" w:date="2026-03-05T15:34:00Z" w16du:dateUtc="2026-03-05T20:34:00Z"/>
                <w:sz w:val="18"/>
                <w:szCs w:val="18"/>
              </w:rPr>
            </w:pPr>
            <w:ins w:id="741" w:author="Powell, Deana" w:date="2026-03-05T15:34:00Z" w16du:dateUtc="2026-03-05T20:34:00Z">
              <w:r w:rsidRPr="002B5730">
                <w:rPr>
                  <w:sz w:val="18"/>
                  <w:szCs w:val="18"/>
                </w:rPr>
                <w:t>To ensure the diagnosis of CLL and SLL is made according to iwCLL 2018 guidelines.</w:t>
              </w:r>
            </w:ins>
          </w:p>
        </w:tc>
      </w:tr>
      <w:tr w:rsidR="00CA657C" w14:paraId="3BB43AA0" w14:textId="77777777" w:rsidTr="00EF5F82">
        <w:trPr>
          <w:ins w:id="742" w:author="Powell, Deana" w:date="2026-03-05T15:34:00Z" w16du:dateUtc="2026-03-05T20:34:00Z"/>
        </w:trPr>
        <w:tc>
          <w:tcPr>
            <w:tcW w:w="2066" w:type="dxa"/>
            <w:tcBorders>
              <w:top w:val="nil"/>
              <w:bottom w:val="single" w:sz="4" w:space="0" w:color="auto"/>
            </w:tcBorders>
          </w:tcPr>
          <w:p w14:paraId="0D26CA2A" w14:textId="77777777" w:rsidR="00BA57FD" w:rsidRDefault="00BA57FD" w:rsidP="00BA57FD">
            <w:pPr>
              <w:pStyle w:val="TableLeft"/>
              <w:rPr>
                <w:ins w:id="743" w:author="Powell, Deana" w:date="2026-03-05T15:34:00Z" w16du:dateUtc="2026-03-05T20:34:00Z"/>
                <w:sz w:val="18"/>
                <w:szCs w:val="18"/>
              </w:rPr>
            </w:pPr>
          </w:p>
        </w:tc>
        <w:tc>
          <w:tcPr>
            <w:tcW w:w="3463" w:type="dxa"/>
          </w:tcPr>
          <w:p w14:paraId="24266E73" w14:textId="77777777" w:rsidR="00BA57FD" w:rsidRPr="002B5730" w:rsidRDefault="00526A29" w:rsidP="00BA57FD">
            <w:pPr>
              <w:pStyle w:val="TableLeft"/>
              <w:rPr>
                <w:ins w:id="744" w:author="Powell, Deana" w:date="2026-03-05T15:34:00Z" w16du:dateUtc="2026-03-05T20:34:00Z"/>
                <w:sz w:val="18"/>
                <w:szCs w:val="18"/>
              </w:rPr>
            </w:pPr>
            <w:ins w:id="745" w:author="Powell, Deana" w:date="2026-03-05T15:34:00Z" w16du:dateUtc="2026-03-05T20:34:00Z">
              <w:r w:rsidRPr="002B5730">
                <w:rPr>
                  <w:sz w:val="18"/>
                  <w:szCs w:val="18"/>
                </w:rPr>
                <w:t>Table added regarding disease characteristics for CLL and SLL.</w:t>
              </w:r>
            </w:ins>
          </w:p>
        </w:tc>
        <w:tc>
          <w:tcPr>
            <w:tcW w:w="3471" w:type="dxa"/>
          </w:tcPr>
          <w:p w14:paraId="7167F1CD" w14:textId="77777777" w:rsidR="00BA57FD" w:rsidRPr="002B5730" w:rsidRDefault="00526A29" w:rsidP="00BA57FD">
            <w:pPr>
              <w:pStyle w:val="TableLeft"/>
              <w:rPr>
                <w:ins w:id="746" w:author="Powell, Deana" w:date="2026-03-05T15:34:00Z" w16du:dateUtc="2026-03-05T20:34:00Z"/>
                <w:sz w:val="18"/>
                <w:szCs w:val="18"/>
              </w:rPr>
            </w:pPr>
            <w:ins w:id="747" w:author="Powell, Deana" w:date="2026-03-05T15:34:00Z" w16du:dateUtc="2026-03-05T20:34:00Z">
              <w:r>
                <w:rPr>
                  <w:sz w:val="18"/>
                  <w:szCs w:val="18"/>
                </w:rPr>
                <w:t>See rationale for Section 8.1.5.</w:t>
              </w:r>
            </w:ins>
          </w:p>
        </w:tc>
      </w:tr>
      <w:tr w:rsidR="00CA657C" w14:paraId="1AA3DD1D" w14:textId="77777777" w:rsidTr="00BA57FD">
        <w:trPr>
          <w:ins w:id="748" w:author="Powell, Deana" w:date="2026-03-05T15:34:00Z" w16du:dateUtc="2026-03-05T20:34:00Z"/>
        </w:trPr>
        <w:tc>
          <w:tcPr>
            <w:tcW w:w="2066" w:type="dxa"/>
            <w:tcBorders>
              <w:bottom w:val="nil"/>
            </w:tcBorders>
          </w:tcPr>
          <w:p w14:paraId="0C39D2A3" w14:textId="77777777" w:rsidR="00BA57FD" w:rsidRDefault="00526A29" w:rsidP="00BA57FD">
            <w:pPr>
              <w:pStyle w:val="TableLeft"/>
              <w:rPr>
                <w:ins w:id="749" w:author="Powell, Deana" w:date="2026-03-05T15:34:00Z" w16du:dateUtc="2026-03-05T20:34:00Z"/>
                <w:sz w:val="18"/>
                <w:szCs w:val="18"/>
              </w:rPr>
            </w:pPr>
            <w:ins w:id="750" w:author="Powell, Deana" w:date="2026-03-05T15:34:00Z" w16du:dateUtc="2026-03-05T20:34:00Z">
              <w:r w:rsidRPr="000A14C9">
                <w:rPr>
                  <w:sz w:val="18"/>
                  <w:szCs w:val="18"/>
                </w:rPr>
                <w:t>Section 8.1.9, Study Intervention Administration</w:t>
              </w:r>
            </w:ins>
          </w:p>
        </w:tc>
        <w:tc>
          <w:tcPr>
            <w:tcW w:w="3463" w:type="dxa"/>
          </w:tcPr>
          <w:p w14:paraId="215267C5" w14:textId="77777777" w:rsidR="00BA57FD" w:rsidRPr="002B5730" w:rsidRDefault="00526A29" w:rsidP="00BA57FD">
            <w:pPr>
              <w:pStyle w:val="TableLeft"/>
              <w:rPr>
                <w:ins w:id="751" w:author="Powell, Deana" w:date="2026-03-05T15:34:00Z" w16du:dateUtc="2026-03-05T20:34:00Z"/>
                <w:sz w:val="18"/>
                <w:szCs w:val="18"/>
              </w:rPr>
            </w:pPr>
            <w:ins w:id="752" w:author="Powell, Deana" w:date="2026-03-05T15:34:00Z" w16du:dateUtc="2026-03-05T20:34:00Z">
              <w:r w:rsidRPr="002B5730">
                <w:rPr>
                  <w:sz w:val="18"/>
                  <w:szCs w:val="18"/>
                </w:rPr>
                <w:t>Instructions for venetoclax ramp</w:t>
              </w:r>
              <w:r w:rsidRPr="002B5730">
                <w:rPr>
                  <w:sz w:val="18"/>
                  <w:szCs w:val="18"/>
                </w:rPr>
                <w:noBreakHyphen/>
                <w:t>up were updated.</w:t>
              </w:r>
            </w:ins>
          </w:p>
        </w:tc>
        <w:tc>
          <w:tcPr>
            <w:tcW w:w="3471" w:type="dxa"/>
          </w:tcPr>
          <w:p w14:paraId="7163BF03" w14:textId="77777777" w:rsidR="00BA57FD" w:rsidRPr="002B5730" w:rsidRDefault="00526A29" w:rsidP="00BA57FD">
            <w:pPr>
              <w:pStyle w:val="TableLeft"/>
              <w:rPr>
                <w:ins w:id="753" w:author="Powell, Deana" w:date="2026-03-05T15:34:00Z" w16du:dateUtc="2026-03-05T20:34:00Z"/>
                <w:sz w:val="18"/>
                <w:szCs w:val="18"/>
              </w:rPr>
            </w:pPr>
            <w:ins w:id="754" w:author="Powell, Deana" w:date="2026-03-05T15:34:00Z" w16du:dateUtc="2026-03-05T20:34:00Z">
              <w:r w:rsidRPr="002B5730">
                <w:rPr>
                  <w:sz w:val="18"/>
                  <w:szCs w:val="18"/>
                </w:rPr>
                <w:t>The Day 1 ramp-up dose will be administered at the study site; subsequent ramp-up doses will be taken at home.</w:t>
              </w:r>
            </w:ins>
          </w:p>
        </w:tc>
      </w:tr>
      <w:tr w:rsidR="00EA658B" w14:paraId="4A787791" w14:textId="77777777" w:rsidTr="00BA57FD">
        <w:trPr>
          <w:ins w:id="755" w:author="Powell, Deana" w:date="2026-03-05T15:34:00Z" w16du:dateUtc="2026-03-05T20:34:00Z"/>
        </w:trPr>
        <w:tc>
          <w:tcPr>
            <w:tcW w:w="2066" w:type="dxa"/>
            <w:tcBorders>
              <w:top w:val="nil"/>
              <w:bottom w:val="nil"/>
            </w:tcBorders>
          </w:tcPr>
          <w:p w14:paraId="60F085EF" w14:textId="77777777" w:rsidR="00EA658B" w:rsidRDefault="00EA658B" w:rsidP="00BA57FD">
            <w:pPr>
              <w:pStyle w:val="TableLeft"/>
              <w:rPr>
                <w:ins w:id="756" w:author="Powell, Deana" w:date="2026-03-05T15:34:00Z" w16du:dateUtc="2026-03-05T20:34:00Z"/>
                <w:sz w:val="18"/>
                <w:szCs w:val="18"/>
              </w:rPr>
            </w:pPr>
          </w:p>
        </w:tc>
        <w:tc>
          <w:tcPr>
            <w:tcW w:w="3463" w:type="dxa"/>
          </w:tcPr>
          <w:p w14:paraId="064F12D2" w14:textId="20EC89D0" w:rsidR="00EA658B" w:rsidRPr="002B5730" w:rsidRDefault="00EA658B" w:rsidP="00BA57FD">
            <w:pPr>
              <w:pStyle w:val="TableLeft"/>
              <w:rPr>
                <w:ins w:id="757" w:author="Powell, Deana" w:date="2026-03-05T15:34:00Z" w16du:dateUtc="2026-03-05T20:34:00Z"/>
                <w:sz w:val="18"/>
                <w:szCs w:val="18"/>
              </w:rPr>
            </w:pPr>
            <w:ins w:id="758" w:author="Powell, Deana" w:date="2026-03-05T15:34:00Z" w16du:dateUtc="2026-03-05T20:34:00Z">
              <w:r>
                <w:rPr>
                  <w:sz w:val="18"/>
                  <w:szCs w:val="18"/>
                </w:rPr>
                <w:t>Text updated to confirm that nemtabrutinib can be taken without or without food, preferably at the same time of the day.</w:t>
              </w:r>
            </w:ins>
          </w:p>
        </w:tc>
        <w:tc>
          <w:tcPr>
            <w:tcW w:w="3471" w:type="dxa"/>
          </w:tcPr>
          <w:p w14:paraId="2291B278" w14:textId="0B38E66D" w:rsidR="00EA658B" w:rsidRPr="002B5730" w:rsidRDefault="00EA658B" w:rsidP="00BA57FD">
            <w:pPr>
              <w:pStyle w:val="TableLeft"/>
              <w:rPr>
                <w:ins w:id="759" w:author="Powell, Deana" w:date="2026-03-05T15:34:00Z" w16du:dateUtc="2026-03-05T20:34:00Z"/>
                <w:sz w:val="18"/>
                <w:szCs w:val="18"/>
              </w:rPr>
            </w:pPr>
            <w:ins w:id="760" w:author="Powell, Deana" w:date="2026-03-05T15:34:00Z" w16du:dateUtc="2026-03-05T20:34:00Z">
              <w:r>
                <w:rPr>
                  <w:sz w:val="18"/>
                  <w:szCs w:val="18"/>
                </w:rPr>
                <w:t>To align with the instructions in Section 6.</w:t>
              </w:r>
            </w:ins>
          </w:p>
        </w:tc>
      </w:tr>
      <w:tr w:rsidR="00CA657C" w14:paraId="23F39DEA" w14:textId="77777777" w:rsidTr="00BA57FD">
        <w:trPr>
          <w:ins w:id="761" w:author="Powell, Deana" w:date="2026-03-05T15:34:00Z" w16du:dateUtc="2026-03-05T20:34:00Z"/>
        </w:trPr>
        <w:tc>
          <w:tcPr>
            <w:tcW w:w="2066" w:type="dxa"/>
            <w:tcBorders>
              <w:top w:val="nil"/>
              <w:bottom w:val="nil"/>
            </w:tcBorders>
          </w:tcPr>
          <w:p w14:paraId="1B66614D" w14:textId="77777777" w:rsidR="00BA57FD" w:rsidRDefault="00BA57FD" w:rsidP="00BA57FD">
            <w:pPr>
              <w:pStyle w:val="TableLeft"/>
              <w:rPr>
                <w:ins w:id="762" w:author="Powell, Deana" w:date="2026-03-05T15:34:00Z" w16du:dateUtc="2026-03-05T20:34:00Z"/>
                <w:sz w:val="18"/>
                <w:szCs w:val="18"/>
              </w:rPr>
            </w:pPr>
          </w:p>
        </w:tc>
        <w:tc>
          <w:tcPr>
            <w:tcW w:w="3463" w:type="dxa"/>
          </w:tcPr>
          <w:p w14:paraId="41AF908D" w14:textId="77777777" w:rsidR="00BA57FD" w:rsidRPr="002B5730" w:rsidRDefault="00526A29" w:rsidP="00BA57FD">
            <w:pPr>
              <w:pStyle w:val="TableLeft"/>
              <w:rPr>
                <w:ins w:id="763" w:author="Powell, Deana" w:date="2026-03-05T15:34:00Z" w16du:dateUtc="2026-03-05T20:34:00Z"/>
                <w:sz w:val="18"/>
                <w:szCs w:val="18"/>
              </w:rPr>
            </w:pPr>
            <w:ins w:id="764" w:author="Powell, Deana" w:date="2026-03-05T15:34:00Z" w16du:dateUtc="2026-03-05T20:34:00Z">
              <w:r w:rsidRPr="002B5730">
                <w:rPr>
                  <w:sz w:val="18"/>
                  <w:szCs w:val="18"/>
                </w:rPr>
                <w:t>Added note that duration between C1D27 and C2D1 nemtabrutinib dosing may be &gt;24 hours.</w:t>
              </w:r>
            </w:ins>
          </w:p>
        </w:tc>
        <w:tc>
          <w:tcPr>
            <w:tcW w:w="3471" w:type="dxa"/>
          </w:tcPr>
          <w:p w14:paraId="0749594D" w14:textId="77777777" w:rsidR="00BA57FD" w:rsidRPr="002B5730" w:rsidRDefault="00526A29" w:rsidP="00BA57FD">
            <w:pPr>
              <w:pStyle w:val="TableLeft"/>
              <w:rPr>
                <w:ins w:id="765" w:author="Powell, Deana" w:date="2026-03-05T15:34:00Z" w16du:dateUtc="2026-03-05T20:34:00Z"/>
                <w:sz w:val="18"/>
                <w:szCs w:val="18"/>
              </w:rPr>
            </w:pPr>
            <w:ins w:id="766" w:author="Powell, Deana" w:date="2026-03-05T15:34:00Z" w16du:dateUtc="2026-03-05T20:34:00Z">
              <w:r w:rsidRPr="002B5730">
                <w:rPr>
                  <w:sz w:val="18"/>
                  <w:szCs w:val="18"/>
                </w:rPr>
                <w:t xml:space="preserve">To </w:t>
              </w:r>
              <w:r>
                <w:rPr>
                  <w:sz w:val="18"/>
                  <w:szCs w:val="18"/>
                </w:rPr>
                <w:t>confirm</w:t>
              </w:r>
              <w:r w:rsidRPr="002B5730">
                <w:rPr>
                  <w:sz w:val="18"/>
                  <w:szCs w:val="18"/>
                </w:rPr>
                <w:t xml:space="preserve"> the time required to switch from nemtabrutinib from AM dosing to PM dosing on C2D1.</w:t>
              </w:r>
            </w:ins>
          </w:p>
        </w:tc>
      </w:tr>
      <w:tr w:rsidR="00CA657C" w14:paraId="401BDB0B" w14:textId="77777777" w:rsidTr="00653512">
        <w:trPr>
          <w:ins w:id="767" w:author="Powell, Deana" w:date="2026-03-05T15:34:00Z" w16du:dateUtc="2026-03-05T20:34:00Z"/>
        </w:trPr>
        <w:tc>
          <w:tcPr>
            <w:tcW w:w="2066" w:type="dxa"/>
            <w:tcBorders>
              <w:top w:val="nil"/>
              <w:bottom w:val="single" w:sz="4" w:space="0" w:color="auto"/>
            </w:tcBorders>
          </w:tcPr>
          <w:p w14:paraId="53FDE3A9" w14:textId="77777777" w:rsidR="00BA57FD" w:rsidRDefault="00BA57FD" w:rsidP="00BA57FD">
            <w:pPr>
              <w:pStyle w:val="TableLeft"/>
              <w:rPr>
                <w:ins w:id="768" w:author="Powell, Deana" w:date="2026-03-05T15:34:00Z" w16du:dateUtc="2026-03-05T20:34:00Z"/>
                <w:sz w:val="18"/>
                <w:szCs w:val="18"/>
              </w:rPr>
            </w:pPr>
          </w:p>
        </w:tc>
        <w:tc>
          <w:tcPr>
            <w:tcW w:w="3463" w:type="dxa"/>
            <w:tcBorders>
              <w:bottom w:val="single" w:sz="4" w:space="0" w:color="auto"/>
            </w:tcBorders>
          </w:tcPr>
          <w:p w14:paraId="4E13B970" w14:textId="77777777" w:rsidR="00BA57FD" w:rsidRPr="002B5730" w:rsidRDefault="00526A29" w:rsidP="00BA57FD">
            <w:pPr>
              <w:pStyle w:val="TableLeft"/>
              <w:rPr>
                <w:ins w:id="769" w:author="Powell, Deana" w:date="2026-03-05T15:34:00Z" w16du:dateUtc="2026-03-05T20:34:00Z"/>
                <w:sz w:val="18"/>
                <w:szCs w:val="18"/>
              </w:rPr>
            </w:pPr>
            <w:ins w:id="770" w:author="Powell, Deana" w:date="2026-03-05T15:34:00Z" w16du:dateUtc="2026-03-05T20:34:00Z">
              <w:r w:rsidRPr="002B5730">
                <w:rPr>
                  <w:sz w:val="18"/>
                  <w:szCs w:val="18"/>
                </w:rPr>
                <w:t>Text removed stating once a biosimilar for rituximab is used for a participant, this cannot be changed.</w:t>
              </w:r>
            </w:ins>
          </w:p>
        </w:tc>
        <w:tc>
          <w:tcPr>
            <w:tcW w:w="3471" w:type="dxa"/>
            <w:tcBorders>
              <w:bottom w:val="single" w:sz="4" w:space="0" w:color="auto"/>
            </w:tcBorders>
          </w:tcPr>
          <w:p w14:paraId="65BDDEDE" w14:textId="77777777" w:rsidR="00BA57FD" w:rsidRPr="002B5730" w:rsidRDefault="00526A29" w:rsidP="00BA57FD">
            <w:pPr>
              <w:pStyle w:val="TableLeft"/>
              <w:rPr>
                <w:ins w:id="771" w:author="Powell, Deana" w:date="2026-03-05T15:34:00Z" w16du:dateUtc="2026-03-05T20:34:00Z"/>
                <w:sz w:val="18"/>
                <w:szCs w:val="18"/>
              </w:rPr>
            </w:pPr>
            <w:ins w:id="772" w:author="Powell, Deana" w:date="2026-03-05T15:34:00Z" w16du:dateUtc="2026-03-05T20:34:00Z">
              <w:r>
                <w:rPr>
                  <w:sz w:val="18"/>
                  <w:szCs w:val="18"/>
                </w:rPr>
                <w:t>See rationale for Section 4.1.2m rituximab biosimilars.</w:t>
              </w:r>
            </w:ins>
          </w:p>
        </w:tc>
      </w:tr>
      <w:tr w:rsidR="00CA657C" w14:paraId="744B3DD0" w14:textId="77777777" w:rsidTr="00653512">
        <w:trPr>
          <w:trHeight w:val="260"/>
          <w:ins w:id="773" w:author="Powell, Deana" w:date="2026-03-05T15:34:00Z" w16du:dateUtc="2026-03-05T20:34:00Z"/>
        </w:trPr>
        <w:tc>
          <w:tcPr>
            <w:tcW w:w="2066" w:type="dxa"/>
            <w:tcBorders>
              <w:top w:val="single" w:sz="4" w:space="0" w:color="auto"/>
              <w:bottom w:val="single" w:sz="4" w:space="0" w:color="auto"/>
            </w:tcBorders>
          </w:tcPr>
          <w:p w14:paraId="07AEFA29" w14:textId="77777777" w:rsidR="00BA57FD" w:rsidRDefault="00526A29" w:rsidP="00BA57FD">
            <w:pPr>
              <w:pStyle w:val="TableLeft"/>
              <w:rPr>
                <w:ins w:id="774" w:author="Powell, Deana" w:date="2026-03-05T15:34:00Z" w16du:dateUtc="2026-03-05T20:34:00Z"/>
                <w:sz w:val="18"/>
                <w:szCs w:val="18"/>
              </w:rPr>
            </w:pPr>
            <w:ins w:id="775" w:author="Powell, Deana" w:date="2026-03-05T15:34:00Z" w16du:dateUtc="2026-03-05T20:34:00Z">
              <w:r>
                <w:rPr>
                  <w:sz w:val="18"/>
                  <w:szCs w:val="18"/>
                </w:rPr>
                <w:t>Section 8.2, Efficacy/Immunogenicity Assessments</w:t>
              </w:r>
            </w:ins>
          </w:p>
        </w:tc>
        <w:tc>
          <w:tcPr>
            <w:tcW w:w="3463" w:type="dxa"/>
            <w:tcBorders>
              <w:bottom w:val="single" w:sz="4" w:space="0" w:color="auto"/>
            </w:tcBorders>
          </w:tcPr>
          <w:p w14:paraId="5EBF9D1B" w14:textId="77777777" w:rsidR="00BA57FD" w:rsidRPr="002B5730" w:rsidRDefault="00526A29" w:rsidP="00BA57FD">
            <w:pPr>
              <w:pStyle w:val="TableLeft"/>
              <w:rPr>
                <w:ins w:id="776" w:author="Powell, Deana" w:date="2026-03-05T15:34:00Z" w16du:dateUtc="2026-03-05T20:34:00Z"/>
                <w:sz w:val="18"/>
                <w:szCs w:val="18"/>
              </w:rPr>
            </w:pPr>
            <w:ins w:id="777" w:author="Powell, Deana" w:date="2026-03-05T15:34:00Z" w16du:dateUtc="2026-03-05T20:34:00Z">
              <w:r>
                <w:rPr>
                  <w:sz w:val="18"/>
                  <w:szCs w:val="18"/>
                </w:rPr>
                <w:t>Added</w:t>
              </w:r>
              <w:r w:rsidRPr="002B5730">
                <w:rPr>
                  <w:sz w:val="18"/>
                  <w:szCs w:val="18"/>
                </w:rPr>
                <w:t xml:space="preserve"> </w:t>
              </w:r>
              <w:r>
                <w:rPr>
                  <w:sz w:val="18"/>
                  <w:szCs w:val="18"/>
                </w:rPr>
                <w:t>sentence to refer</w:t>
              </w:r>
              <w:r w:rsidRPr="002B5730">
                <w:rPr>
                  <w:sz w:val="18"/>
                  <w:szCs w:val="18"/>
                </w:rPr>
                <w:t xml:space="preserve"> to country-specific appendices.</w:t>
              </w:r>
            </w:ins>
          </w:p>
        </w:tc>
        <w:tc>
          <w:tcPr>
            <w:tcW w:w="3471" w:type="dxa"/>
            <w:tcBorders>
              <w:bottom w:val="single" w:sz="4" w:space="0" w:color="auto"/>
            </w:tcBorders>
          </w:tcPr>
          <w:p w14:paraId="77FB0712" w14:textId="77777777" w:rsidR="00BA57FD" w:rsidRPr="002B5730" w:rsidRDefault="00526A29" w:rsidP="00BA57FD">
            <w:pPr>
              <w:pStyle w:val="TableLeft"/>
              <w:rPr>
                <w:ins w:id="778" w:author="Powell, Deana" w:date="2026-03-05T15:34:00Z" w16du:dateUtc="2026-03-05T20:34:00Z"/>
                <w:sz w:val="18"/>
                <w:szCs w:val="18"/>
              </w:rPr>
            </w:pPr>
            <w:ins w:id="779" w:author="Powell, Deana" w:date="2026-03-05T15:34:00Z" w16du:dateUtc="2026-03-05T20:34:00Z">
              <w:r>
                <w:rPr>
                  <w:sz w:val="18"/>
                  <w:szCs w:val="18"/>
                </w:rPr>
                <w:t>To reference additional information provided in the appendix.</w:t>
              </w:r>
            </w:ins>
          </w:p>
        </w:tc>
      </w:tr>
      <w:tr w:rsidR="00CA657C" w14:paraId="33406A13" w14:textId="77777777" w:rsidTr="00653512">
        <w:trPr>
          <w:trHeight w:val="260"/>
          <w:ins w:id="780" w:author="Powell, Deana" w:date="2026-03-05T15:34:00Z" w16du:dateUtc="2026-03-05T20:34:00Z"/>
        </w:trPr>
        <w:tc>
          <w:tcPr>
            <w:tcW w:w="2066" w:type="dxa"/>
            <w:tcBorders>
              <w:top w:val="single" w:sz="4" w:space="0" w:color="auto"/>
              <w:bottom w:val="nil"/>
            </w:tcBorders>
          </w:tcPr>
          <w:p w14:paraId="058F5392" w14:textId="77777777" w:rsidR="00BA57FD" w:rsidRDefault="00526A29" w:rsidP="00653512">
            <w:pPr>
              <w:pStyle w:val="TableLeft"/>
              <w:pageBreakBefore/>
              <w:rPr>
                <w:ins w:id="781" w:author="Powell, Deana" w:date="2026-03-05T15:34:00Z" w16du:dateUtc="2026-03-05T20:34:00Z"/>
                <w:sz w:val="18"/>
                <w:szCs w:val="18"/>
              </w:rPr>
            </w:pPr>
            <w:ins w:id="782" w:author="Powell, Deana" w:date="2026-03-05T15:34:00Z" w16du:dateUtc="2026-03-05T20:34:00Z">
              <w:r>
                <w:rPr>
                  <w:sz w:val="18"/>
                  <w:szCs w:val="18"/>
                </w:rPr>
                <w:lastRenderedPageBreak/>
                <w:t xml:space="preserve">Section </w:t>
              </w:r>
              <w:r w:rsidRPr="00D34710">
                <w:rPr>
                  <w:sz w:val="18"/>
                  <w:szCs w:val="18"/>
                </w:rPr>
                <w:t>8.2.1</w:t>
              </w:r>
              <w:r>
                <w:rPr>
                  <w:sz w:val="18"/>
                  <w:szCs w:val="18"/>
                </w:rPr>
                <w:t xml:space="preserve">, </w:t>
              </w:r>
              <w:r w:rsidRPr="00D34710">
                <w:rPr>
                  <w:sz w:val="18"/>
                  <w:szCs w:val="18"/>
                </w:rPr>
                <w:t xml:space="preserve">Treatment Response Assessment    </w:t>
              </w:r>
            </w:ins>
          </w:p>
        </w:tc>
        <w:tc>
          <w:tcPr>
            <w:tcW w:w="3463" w:type="dxa"/>
            <w:tcBorders>
              <w:top w:val="single" w:sz="4" w:space="0" w:color="auto"/>
              <w:bottom w:val="single" w:sz="4" w:space="0" w:color="auto"/>
            </w:tcBorders>
          </w:tcPr>
          <w:p w14:paraId="6685B704" w14:textId="77777777" w:rsidR="00BA57FD" w:rsidRPr="002B5730" w:rsidRDefault="00526A29" w:rsidP="00BA57FD">
            <w:pPr>
              <w:pStyle w:val="TableLeft"/>
              <w:rPr>
                <w:ins w:id="783" w:author="Powell, Deana" w:date="2026-03-05T15:34:00Z" w16du:dateUtc="2026-03-05T20:34:00Z"/>
                <w:sz w:val="18"/>
                <w:szCs w:val="18"/>
              </w:rPr>
            </w:pPr>
            <w:ins w:id="784" w:author="Powell, Deana" w:date="2026-03-05T15:34:00Z" w16du:dateUtc="2026-03-05T20:34:00Z">
              <w:r w:rsidRPr="002B5730">
                <w:rPr>
                  <w:sz w:val="18"/>
                  <w:szCs w:val="18"/>
                </w:rPr>
                <w:t>Text added to confirm imaging response assessments should follow calendar days from C1D1. If dosing is delayed, treatment response assessments should continue as scheduled.</w:t>
              </w:r>
            </w:ins>
          </w:p>
        </w:tc>
        <w:tc>
          <w:tcPr>
            <w:tcW w:w="3471" w:type="dxa"/>
            <w:tcBorders>
              <w:top w:val="single" w:sz="4" w:space="0" w:color="auto"/>
              <w:bottom w:val="single" w:sz="4" w:space="0" w:color="auto"/>
            </w:tcBorders>
          </w:tcPr>
          <w:p w14:paraId="32CB1063" w14:textId="77777777" w:rsidR="00BA57FD" w:rsidRPr="002B5730" w:rsidRDefault="00526A29" w:rsidP="00BA57FD">
            <w:pPr>
              <w:pStyle w:val="TableLeft"/>
              <w:rPr>
                <w:ins w:id="785" w:author="Powell, Deana" w:date="2026-03-05T15:34:00Z" w16du:dateUtc="2026-03-05T20:34:00Z"/>
                <w:sz w:val="18"/>
                <w:szCs w:val="18"/>
              </w:rPr>
            </w:pPr>
            <w:ins w:id="786" w:author="Powell, Deana" w:date="2026-03-05T15:34:00Z" w16du:dateUtc="2026-03-05T20:34:00Z">
              <w:r w:rsidRPr="002B5730">
                <w:rPr>
                  <w:sz w:val="18"/>
                  <w:szCs w:val="18"/>
                </w:rPr>
                <w:t>See rationale for Section 1.3.1, treatment assessment response.</w:t>
              </w:r>
            </w:ins>
          </w:p>
        </w:tc>
      </w:tr>
      <w:tr w:rsidR="00CA657C" w14:paraId="19F48EDF" w14:textId="77777777" w:rsidTr="00E45612">
        <w:trPr>
          <w:ins w:id="787" w:author="Powell, Deana" w:date="2026-03-05T15:34:00Z" w16du:dateUtc="2026-03-05T20:34:00Z"/>
        </w:trPr>
        <w:tc>
          <w:tcPr>
            <w:tcW w:w="2066" w:type="dxa"/>
            <w:tcBorders>
              <w:top w:val="nil"/>
              <w:bottom w:val="single" w:sz="4" w:space="0" w:color="auto"/>
            </w:tcBorders>
          </w:tcPr>
          <w:p w14:paraId="49323903" w14:textId="77777777" w:rsidR="00BA57FD" w:rsidRDefault="00BA57FD" w:rsidP="00BA57FD">
            <w:pPr>
              <w:pStyle w:val="TableLeft"/>
              <w:rPr>
                <w:ins w:id="788" w:author="Powell, Deana" w:date="2026-03-05T15:34:00Z" w16du:dateUtc="2026-03-05T20:34:00Z"/>
                <w:sz w:val="18"/>
                <w:szCs w:val="18"/>
              </w:rPr>
            </w:pPr>
          </w:p>
        </w:tc>
        <w:tc>
          <w:tcPr>
            <w:tcW w:w="3463" w:type="dxa"/>
            <w:tcBorders>
              <w:bottom w:val="single" w:sz="4" w:space="0" w:color="auto"/>
            </w:tcBorders>
          </w:tcPr>
          <w:p w14:paraId="26C20753" w14:textId="77777777" w:rsidR="00BA57FD" w:rsidRPr="002B5730" w:rsidRDefault="00526A29" w:rsidP="00BA57FD">
            <w:pPr>
              <w:pStyle w:val="TableLeft"/>
              <w:rPr>
                <w:ins w:id="789" w:author="Powell, Deana" w:date="2026-03-05T15:34:00Z" w16du:dateUtc="2026-03-05T20:34:00Z"/>
                <w:sz w:val="18"/>
                <w:szCs w:val="18"/>
              </w:rPr>
            </w:pPr>
            <w:ins w:id="790" w:author="Powell, Deana" w:date="2026-03-05T15:34:00Z" w16du:dateUtc="2026-03-05T20:34:00Z">
              <w:r w:rsidRPr="002B5730">
                <w:rPr>
                  <w:sz w:val="18"/>
                  <w:szCs w:val="18"/>
                </w:rPr>
                <w:t>Window for treatment response assessments expanded to 14 days.</w:t>
              </w:r>
            </w:ins>
          </w:p>
        </w:tc>
        <w:tc>
          <w:tcPr>
            <w:tcW w:w="3471" w:type="dxa"/>
            <w:tcBorders>
              <w:bottom w:val="single" w:sz="4" w:space="0" w:color="auto"/>
            </w:tcBorders>
          </w:tcPr>
          <w:p w14:paraId="7C9FCFD1" w14:textId="77777777" w:rsidR="00BA57FD" w:rsidRPr="002B5730" w:rsidRDefault="00526A29" w:rsidP="00BA57FD">
            <w:pPr>
              <w:pStyle w:val="TableLeft"/>
              <w:rPr>
                <w:ins w:id="791" w:author="Powell, Deana" w:date="2026-03-05T15:34:00Z" w16du:dateUtc="2026-03-05T20:34:00Z"/>
                <w:sz w:val="18"/>
                <w:szCs w:val="18"/>
              </w:rPr>
            </w:pPr>
            <w:ins w:id="792" w:author="Powell, Deana" w:date="2026-03-05T15:34:00Z" w16du:dateUtc="2026-03-05T20:34:00Z">
              <w:r w:rsidRPr="002B5730">
                <w:rPr>
                  <w:sz w:val="18"/>
                  <w:szCs w:val="18"/>
                </w:rPr>
                <w:t>See rationale for Section 1.3.1, treatment assessment response.</w:t>
              </w:r>
            </w:ins>
          </w:p>
        </w:tc>
      </w:tr>
      <w:tr w:rsidR="00CA657C" w14:paraId="601EF3CF" w14:textId="77777777" w:rsidTr="00E45612">
        <w:trPr>
          <w:ins w:id="793" w:author="Powell, Deana" w:date="2026-03-05T15:34:00Z" w16du:dateUtc="2026-03-05T20:34:00Z"/>
        </w:trPr>
        <w:tc>
          <w:tcPr>
            <w:tcW w:w="2066" w:type="dxa"/>
            <w:tcBorders>
              <w:top w:val="single" w:sz="4" w:space="0" w:color="auto"/>
              <w:bottom w:val="nil"/>
            </w:tcBorders>
          </w:tcPr>
          <w:p w14:paraId="5619C3EC" w14:textId="77777777" w:rsidR="00BA57FD" w:rsidRDefault="00BA57FD" w:rsidP="00BA57FD">
            <w:pPr>
              <w:pStyle w:val="TableLeft"/>
              <w:rPr>
                <w:ins w:id="794" w:author="Powell, Deana" w:date="2026-03-05T15:34:00Z" w16du:dateUtc="2026-03-05T20:34:00Z"/>
                <w:sz w:val="18"/>
                <w:szCs w:val="18"/>
              </w:rPr>
            </w:pPr>
          </w:p>
        </w:tc>
        <w:tc>
          <w:tcPr>
            <w:tcW w:w="3463" w:type="dxa"/>
            <w:tcBorders>
              <w:bottom w:val="single" w:sz="4" w:space="0" w:color="auto"/>
            </w:tcBorders>
          </w:tcPr>
          <w:p w14:paraId="357E1671" w14:textId="77777777" w:rsidR="00BA57FD" w:rsidRPr="002B5730" w:rsidRDefault="00526A29" w:rsidP="00BA57FD">
            <w:pPr>
              <w:pStyle w:val="TableLeft"/>
              <w:rPr>
                <w:ins w:id="795" w:author="Powell, Deana" w:date="2026-03-05T15:34:00Z" w16du:dateUtc="2026-03-05T20:34:00Z"/>
                <w:sz w:val="18"/>
                <w:szCs w:val="18"/>
              </w:rPr>
            </w:pPr>
            <w:ins w:id="796" w:author="Powell, Deana" w:date="2026-03-05T15:34:00Z" w16du:dateUtc="2026-03-05T20:34:00Z">
              <w:r w:rsidRPr="002B5730">
                <w:rPr>
                  <w:sz w:val="18"/>
                  <w:szCs w:val="18"/>
                </w:rPr>
                <w:t xml:space="preserve">Text added if imaging does not align with a study site visit, any nonimaging response parameters that fall outside the ±14 day window, should be repeated within 30 days from the date of imaging. </w:t>
              </w:r>
            </w:ins>
          </w:p>
        </w:tc>
        <w:tc>
          <w:tcPr>
            <w:tcW w:w="3471" w:type="dxa"/>
            <w:tcBorders>
              <w:bottom w:val="single" w:sz="4" w:space="0" w:color="auto"/>
            </w:tcBorders>
          </w:tcPr>
          <w:p w14:paraId="412FC17F" w14:textId="77777777" w:rsidR="00BA57FD" w:rsidRPr="002B5730" w:rsidRDefault="00526A29" w:rsidP="00BA57FD">
            <w:pPr>
              <w:pStyle w:val="TableLeft"/>
              <w:rPr>
                <w:ins w:id="797" w:author="Powell, Deana" w:date="2026-03-05T15:34:00Z" w16du:dateUtc="2026-03-05T20:34:00Z"/>
                <w:sz w:val="18"/>
                <w:szCs w:val="18"/>
              </w:rPr>
            </w:pPr>
            <w:ins w:id="798" w:author="Powell, Deana" w:date="2026-03-05T15:34:00Z" w16du:dateUtc="2026-03-05T20:34:00Z">
              <w:r w:rsidRPr="002B5730">
                <w:rPr>
                  <w:sz w:val="18"/>
                  <w:szCs w:val="18"/>
                </w:rPr>
                <w:t>To provide additional guidance due to site-specific questions.</w:t>
              </w:r>
            </w:ins>
          </w:p>
        </w:tc>
      </w:tr>
      <w:tr w:rsidR="00CA657C" w14:paraId="02DBB4D3" w14:textId="77777777" w:rsidTr="00BA57FD">
        <w:trPr>
          <w:ins w:id="799" w:author="Powell, Deana" w:date="2026-03-05T15:34:00Z" w16du:dateUtc="2026-03-05T20:34:00Z"/>
        </w:trPr>
        <w:tc>
          <w:tcPr>
            <w:tcW w:w="2066" w:type="dxa"/>
            <w:tcBorders>
              <w:top w:val="nil"/>
              <w:bottom w:val="nil"/>
            </w:tcBorders>
          </w:tcPr>
          <w:p w14:paraId="1E7C41C4" w14:textId="77777777" w:rsidR="00BA57FD" w:rsidRDefault="00BA57FD" w:rsidP="00BA57FD">
            <w:pPr>
              <w:pStyle w:val="TableLeft"/>
              <w:rPr>
                <w:ins w:id="800" w:author="Powell, Deana" w:date="2026-03-05T15:34:00Z" w16du:dateUtc="2026-03-05T20:34:00Z"/>
                <w:sz w:val="18"/>
                <w:szCs w:val="18"/>
              </w:rPr>
            </w:pPr>
          </w:p>
        </w:tc>
        <w:tc>
          <w:tcPr>
            <w:tcW w:w="3463" w:type="dxa"/>
            <w:tcBorders>
              <w:bottom w:val="single" w:sz="4" w:space="0" w:color="auto"/>
            </w:tcBorders>
          </w:tcPr>
          <w:p w14:paraId="1FF3AF75" w14:textId="77777777" w:rsidR="00BA57FD" w:rsidRPr="002B5730" w:rsidRDefault="00526A29" w:rsidP="00BA57FD">
            <w:pPr>
              <w:pStyle w:val="TableLeft"/>
              <w:rPr>
                <w:ins w:id="801" w:author="Powell, Deana" w:date="2026-03-05T15:34:00Z" w16du:dateUtc="2026-03-05T20:34:00Z"/>
                <w:sz w:val="18"/>
                <w:szCs w:val="18"/>
              </w:rPr>
            </w:pPr>
            <w:ins w:id="802" w:author="Powell, Deana" w:date="2026-03-05T15:34:00Z" w16du:dateUtc="2026-03-05T20:34:00Z">
              <w:r w:rsidRPr="002B5730">
                <w:rPr>
                  <w:sz w:val="18"/>
                  <w:szCs w:val="18"/>
                </w:rPr>
                <w:t xml:space="preserve">Text added that the bone marrow sample should be obtained within 42 days of imaging/clinical assessment indicating a CR. </w:t>
              </w:r>
            </w:ins>
          </w:p>
        </w:tc>
        <w:tc>
          <w:tcPr>
            <w:tcW w:w="3471" w:type="dxa"/>
            <w:tcBorders>
              <w:bottom w:val="single" w:sz="4" w:space="0" w:color="auto"/>
            </w:tcBorders>
          </w:tcPr>
          <w:p w14:paraId="629ED845" w14:textId="77777777" w:rsidR="00BA57FD" w:rsidRPr="002B5730" w:rsidRDefault="00526A29" w:rsidP="00BA57FD">
            <w:pPr>
              <w:pStyle w:val="TableLeft"/>
              <w:rPr>
                <w:ins w:id="803" w:author="Powell, Deana" w:date="2026-03-05T15:34:00Z" w16du:dateUtc="2026-03-05T20:34:00Z"/>
                <w:sz w:val="18"/>
                <w:szCs w:val="18"/>
              </w:rPr>
            </w:pPr>
            <w:ins w:id="804" w:author="Powell, Deana" w:date="2026-03-05T15:34:00Z" w16du:dateUtc="2026-03-05T20:34:00Z">
              <w:r w:rsidRPr="002B5730">
                <w:rPr>
                  <w:sz w:val="18"/>
                  <w:szCs w:val="18"/>
                </w:rPr>
                <w:t>See rationale for Section 8.2.1, site-specific questions.</w:t>
              </w:r>
            </w:ins>
          </w:p>
        </w:tc>
      </w:tr>
      <w:tr w:rsidR="00CA657C" w14:paraId="48F6C812" w14:textId="77777777" w:rsidTr="00BA57FD">
        <w:trPr>
          <w:ins w:id="805" w:author="Powell, Deana" w:date="2026-03-05T15:34:00Z" w16du:dateUtc="2026-03-05T20:34:00Z"/>
        </w:trPr>
        <w:tc>
          <w:tcPr>
            <w:tcW w:w="2066" w:type="dxa"/>
            <w:tcBorders>
              <w:top w:val="nil"/>
            </w:tcBorders>
          </w:tcPr>
          <w:p w14:paraId="41B4A964" w14:textId="77777777" w:rsidR="00BA57FD" w:rsidRDefault="00BA57FD" w:rsidP="00BA57FD">
            <w:pPr>
              <w:pStyle w:val="TableLeft"/>
              <w:rPr>
                <w:ins w:id="806" w:author="Powell, Deana" w:date="2026-03-05T15:34:00Z" w16du:dateUtc="2026-03-05T20:34:00Z"/>
                <w:sz w:val="18"/>
                <w:szCs w:val="18"/>
              </w:rPr>
            </w:pPr>
          </w:p>
        </w:tc>
        <w:tc>
          <w:tcPr>
            <w:tcW w:w="3463" w:type="dxa"/>
            <w:tcBorders>
              <w:bottom w:val="single" w:sz="4" w:space="0" w:color="auto"/>
            </w:tcBorders>
          </w:tcPr>
          <w:p w14:paraId="4AD337A6" w14:textId="77777777" w:rsidR="00BA57FD" w:rsidRPr="002B5730" w:rsidRDefault="00526A29" w:rsidP="00BA57FD">
            <w:pPr>
              <w:pStyle w:val="TableLeft"/>
              <w:rPr>
                <w:ins w:id="807" w:author="Powell, Deana" w:date="2026-03-05T15:34:00Z" w16du:dateUtc="2026-03-05T20:34:00Z"/>
                <w:sz w:val="18"/>
                <w:szCs w:val="18"/>
              </w:rPr>
            </w:pPr>
            <w:ins w:id="808" w:author="Powell, Deana" w:date="2026-03-05T15:34:00Z" w16du:dateUtc="2026-03-05T20:34:00Z">
              <w:r w:rsidRPr="002B5730">
                <w:rPr>
                  <w:sz w:val="18"/>
                  <w:szCs w:val="18"/>
                </w:rPr>
                <w:t xml:space="preserve">Text added if imaging is not performed, the investigator is to perform and document a physical examination evaluation of all palpable lesions to aid in the response assessment. </w:t>
              </w:r>
            </w:ins>
          </w:p>
        </w:tc>
        <w:tc>
          <w:tcPr>
            <w:tcW w:w="3471" w:type="dxa"/>
            <w:tcBorders>
              <w:bottom w:val="single" w:sz="4" w:space="0" w:color="auto"/>
            </w:tcBorders>
          </w:tcPr>
          <w:p w14:paraId="240AAF60" w14:textId="77777777" w:rsidR="00BA57FD" w:rsidRPr="002B5730" w:rsidRDefault="00526A29" w:rsidP="00BA57FD">
            <w:pPr>
              <w:pStyle w:val="TableLeft"/>
              <w:rPr>
                <w:ins w:id="809" w:author="Powell, Deana" w:date="2026-03-05T15:34:00Z" w16du:dateUtc="2026-03-05T20:34:00Z"/>
                <w:sz w:val="18"/>
                <w:szCs w:val="18"/>
              </w:rPr>
            </w:pPr>
            <w:ins w:id="810" w:author="Powell, Deana" w:date="2026-03-05T15:34:00Z" w16du:dateUtc="2026-03-05T20:34:00Z">
              <w:r w:rsidRPr="002B5730">
                <w:rPr>
                  <w:sz w:val="18"/>
                  <w:szCs w:val="18"/>
                </w:rPr>
                <w:t>See rationale for Section 8.2.1, site-specific questions.</w:t>
              </w:r>
            </w:ins>
          </w:p>
        </w:tc>
      </w:tr>
      <w:tr w:rsidR="00CA657C" w14:paraId="55B0B49D" w14:textId="77777777" w:rsidTr="00EF5F82">
        <w:trPr>
          <w:ins w:id="811" w:author="Powell, Deana" w:date="2026-03-05T15:34:00Z" w16du:dateUtc="2026-03-05T20:34:00Z"/>
        </w:trPr>
        <w:tc>
          <w:tcPr>
            <w:tcW w:w="2066" w:type="dxa"/>
            <w:tcBorders>
              <w:top w:val="single" w:sz="4" w:space="0" w:color="auto"/>
              <w:bottom w:val="nil"/>
            </w:tcBorders>
          </w:tcPr>
          <w:p w14:paraId="3E663E58" w14:textId="77777777" w:rsidR="00BA57FD" w:rsidRDefault="00526A29" w:rsidP="00BA57FD">
            <w:pPr>
              <w:pStyle w:val="TableLeft"/>
              <w:rPr>
                <w:ins w:id="812" w:author="Powell, Deana" w:date="2026-03-05T15:34:00Z" w16du:dateUtc="2026-03-05T20:34:00Z"/>
                <w:sz w:val="18"/>
                <w:szCs w:val="18"/>
              </w:rPr>
            </w:pPr>
            <w:ins w:id="813" w:author="Powell, Deana" w:date="2026-03-05T15:34:00Z" w16du:dateUtc="2026-03-05T20:34:00Z">
              <w:r>
                <w:rPr>
                  <w:sz w:val="18"/>
                  <w:szCs w:val="18"/>
                </w:rPr>
                <w:t xml:space="preserve">Section </w:t>
              </w:r>
              <w:r w:rsidRPr="008F3805">
                <w:rPr>
                  <w:sz w:val="18"/>
                  <w:szCs w:val="18"/>
                </w:rPr>
                <w:t>8.2.1.1</w:t>
              </w:r>
              <w:r>
                <w:rPr>
                  <w:sz w:val="18"/>
                  <w:szCs w:val="18"/>
                </w:rPr>
                <w:t xml:space="preserve">, </w:t>
              </w:r>
              <w:r w:rsidRPr="008F3805">
                <w:rPr>
                  <w:sz w:val="18"/>
                  <w:szCs w:val="18"/>
                </w:rPr>
                <w:t>CLL/SLL Assessment Criteria (iwCLL)</w:t>
              </w:r>
            </w:ins>
          </w:p>
        </w:tc>
        <w:tc>
          <w:tcPr>
            <w:tcW w:w="3463" w:type="dxa"/>
            <w:tcBorders>
              <w:bottom w:val="single" w:sz="4" w:space="0" w:color="auto"/>
            </w:tcBorders>
          </w:tcPr>
          <w:p w14:paraId="73728DB5" w14:textId="77777777" w:rsidR="00BA57FD" w:rsidRPr="002B5730" w:rsidRDefault="00526A29" w:rsidP="00BA57FD">
            <w:pPr>
              <w:pStyle w:val="TableLeft"/>
              <w:rPr>
                <w:ins w:id="814" w:author="Powell, Deana" w:date="2026-03-05T15:34:00Z" w16du:dateUtc="2026-03-05T20:34:00Z"/>
                <w:sz w:val="18"/>
                <w:szCs w:val="18"/>
              </w:rPr>
            </w:pPr>
            <w:ins w:id="815" w:author="Powell, Deana" w:date="2026-03-05T15:34:00Z" w16du:dateUtc="2026-03-05T20:34:00Z">
              <w:r w:rsidRPr="002B5730">
                <w:rPr>
                  <w:sz w:val="18"/>
                  <w:szCs w:val="18"/>
                </w:rPr>
                <w:t>Updated assessment of response for CLL/SLL.</w:t>
              </w:r>
            </w:ins>
          </w:p>
        </w:tc>
        <w:tc>
          <w:tcPr>
            <w:tcW w:w="3471" w:type="dxa"/>
            <w:tcBorders>
              <w:bottom w:val="single" w:sz="4" w:space="0" w:color="auto"/>
            </w:tcBorders>
          </w:tcPr>
          <w:p w14:paraId="0CB34D7F" w14:textId="77777777" w:rsidR="00BA57FD" w:rsidRPr="002B5730" w:rsidRDefault="00526A29" w:rsidP="00BA57FD">
            <w:pPr>
              <w:pStyle w:val="TableLeft"/>
              <w:rPr>
                <w:ins w:id="816" w:author="Powell, Deana" w:date="2026-03-05T15:34:00Z" w16du:dateUtc="2026-03-05T20:34:00Z"/>
                <w:sz w:val="18"/>
                <w:szCs w:val="18"/>
              </w:rPr>
            </w:pPr>
            <w:ins w:id="817" w:author="Powell, Deana" w:date="2026-03-05T15:34:00Z" w16du:dateUtc="2026-03-05T20:34:00Z">
              <w:r w:rsidRPr="002B5730">
                <w:rPr>
                  <w:sz w:val="18"/>
                  <w:szCs w:val="18"/>
                </w:rPr>
                <w:t>To address FDA feedback.</w:t>
              </w:r>
            </w:ins>
          </w:p>
        </w:tc>
      </w:tr>
      <w:tr w:rsidR="00CA657C" w14:paraId="4865CDBE" w14:textId="77777777" w:rsidTr="00EF5F82">
        <w:trPr>
          <w:ins w:id="818" w:author="Powell, Deana" w:date="2026-03-05T15:34:00Z" w16du:dateUtc="2026-03-05T20:34:00Z"/>
        </w:trPr>
        <w:tc>
          <w:tcPr>
            <w:tcW w:w="2066" w:type="dxa"/>
            <w:tcBorders>
              <w:top w:val="nil"/>
              <w:bottom w:val="nil"/>
            </w:tcBorders>
          </w:tcPr>
          <w:p w14:paraId="770DBCB4" w14:textId="77777777" w:rsidR="00BA57FD" w:rsidRDefault="00BA57FD" w:rsidP="00BA57FD">
            <w:pPr>
              <w:pStyle w:val="TableLeft"/>
              <w:rPr>
                <w:ins w:id="819" w:author="Powell, Deana" w:date="2026-03-05T15:34:00Z" w16du:dateUtc="2026-03-05T20:34:00Z"/>
                <w:sz w:val="18"/>
                <w:szCs w:val="18"/>
              </w:rPr>
            </w:pPr>
          </w:p>
        </w:tc>
        <w:tc>
          <w:tcPr>
            <w:tcW w:w="3463" w:type="dxa"/>
            <w:tcBorders>
              <w:bottom w:val="single" w:sz="4" w:space="0" w:color="auto"/>
            </w:tcBorders>
          </w:tcPr>
          <w:p w14:paraId="650D4524" w14:textId="77777777" w:rsidR="00BA57FD" w:rsidRPr="002B5730" w:rsidRDefault="00526A29" w:rsidP="00BA57FD">
            <w:pPr>
              <w:pStyle w:val="TableLeft"/>
              <w:rPr>
                <w:ins w:id="820" w:author="Powell, Deana" w:date="2026-03-05T15:34:00Z" w16du:dateUtc="2026-03-05T20:34:00Z"/>
                <w:sz w:val="18"/>
                <w:szCs w:val="18"/>
              </w:rPr>
            </w:pPr>
            <w:ins w:id="821" w:author="Powell, Deana" w:date="2026-03-05T15:34:00Z" w16du:dateUtc="2026-03-05T20:34:00Z">
              <w:r w:rsidRPr="002B5730">
                <w:rPr>
                  <w:sz w:val="18"/>
                  <w:szCs w:val="18"/>
                </w:rPr>
                <w:t>Added language about MRD by flow cytometry.</w:t>
              </w:r>
            </w:ins>
          </w:p>
        </w:tc>
        <w:tc>
          <w:tcPr>
            <w:tcW w:w="3471" w:type="dxa"/>
            <w:tcBorders>
              <w:bottom w:val="single" w:sz="4" w:space="0" w:color="auto"/>
            </w:tcBorders>
          </w:tcPr>
          <w:p w14:paraId="49226ABE" w14:textId="77777777" w:rsidR="00BA57FD" w:rsidRPr="002B5730" w:rsidRDefault="00526A29" w:rsidP="00BA57FD">
            <w:pPr>
              <w:pStyle w:val="TableLeft"/>
              <w:rPr>
                <w:ins w:id="822" w:author="Powell, Deana" w:date="2026-03-05T15:34:00Z" w16du:dateUtc="2026-03-05T20:34:00Z"/>
                <w:sz w:val="18"/>
                <w:szCs w:val="18"/>
              </w:rPr>
            </w:pPr>
            <w:ins w:id="823" w:author="Powell, Deana" w:date="2026-03-05T15:34:00Z" w16du:dateUtc="2026-03-05T20:34:00Z">
              <w:r w:rsidRPr="002B5730">
                <w:rPr>
                  <w:sz w:val="18"/>
                  <w:szCs w:val="18"/>
                </w:rPr>
                <w:t>To assess CR rates in Part 1 of the study.</w:t>
              </w:r>
            </w:ins>
          </w:p>
        </w:tc>
      </w:tr>
      <w:tr w:rsidR="00CA657C" w14:paraId="008C1613" w14:textId="77777777" w:rsidTr="00EF5F82">
        <w:trPr>
          <w:ins w:id="824" w:author="Powell, Deana" w:date="2026-03-05T15:34:00Z" w16du:dateUtc="2026-03-05T20:34:00Z"/>
        </w:trPr>
        <w:tc>
          <w:tcPr>
            <w:tcW w:w="2066" w:type="dxa"/>
            <w:tcBorders>
              <w:top w:val="nil"/>
              <w:bottom w:val="single" w:sz="4" w:space="0" w:color="auto"/>
            </w:tcBorders>
          </w:tcPr>
          <w:p w14:paraId="0492E03F" w14:textId="77777777" w:rsidR="00BA57FD" w:rsidRDefault="00BA57FD" w:rsidP="00BA57FD">
            <w:pPr>
              <w:pStyle w:val="TableLeft"/>
              <w:rPr>
                <w:ins w:id="825" w:author="Powell, Deana" w:date="2026-03-05T15:34:00Z" w16du:dateUtc="2026-03-05T20:34:00Z"/>
                <w:sz w:val="18"/>
                <w:szCs w:val="18"/>
              </w:rPr>
            </w:pPr>
          </w:p>
        </w:tc>
        <w:tc>
          <w:tcPr>
            <w:tcW w:w="3463" w:type="dxa"/>
            <w:tcBorders>
              <w:bottom w:val="single" w:sz="4" w:space="0" w:color="auto"/>
            </w:tcBorders>
          </w:tcPr>
          <w:p w14:paraId="11B18BC9" w14:textId="77777777" w:rsidR="00BA57FD" w:rsidRPr="002B5730" w:rsidRDefault="00526A29" w:rsidP="00BA57FD">
            <w:pPr>
              <w:pStyle w:val="TableLeft"/>
              <w:rPr>
                <w:ins w:id="826" w:author="Powell, Deana" w:date="2026-03-05T15:34:00Z" w16du:dateUtc="2026-03-05T20:34:00Z"/>
                <w:sz w:val="18"/>
                <w:szCs w:val="18"/>
              </w:rPr>
            </w:pPr>
            <w:ins w:id="827" w:author="Powell, Deana" w:date="2026-03-05T15:34:00Z" w16du:dateUtc="2026-03-05T20:34:00Z">
              <w:r w:rsidRPr="002B5730">
                <w:rPr>
                  <w:sz w:val="18"/>
                  <w:szCs w:val="18"/>
                </w:rPr>
                <w:t>Assay updated to “clonoSEQ® assay (Adaptive Biotechnologies Corporation).”</w:t>
              </w:r>
            </w:ins>
          </w:p>
        </w:tc>
        <w:tc>
          <w:tcPr>
            <w:tcW w:w="3471" w:type="dxa"/>
            <w:tcBorders>
              <w:bottom w:val="single" w:sz="4" w:space="0" w:color="auto"/>
            </w:tcBorders>
          </w:tcPr>
          <w:p w14:paraId="634C48A7" w14:textId="77777777" w:rsidR="00BA57FD" w:rsidRPr="002B5730" w:rsidRDefault="00526A29" w:rsidP="00BA57FD">
            <w:pPr>
              <w:pStyle w:val="TableLeft"/>
              <w:rPr>
                <w:ins w:id="828" w:author="Powell, Deana" w:date="2026-03-05T15:34:00Z" w16du:dateUtc="2026-03-05T20:34:00Z"/>
                <w:sz w:val="18"/>
                <w:szCs w:val="18"/>
              </w:rPr>
            </w:pPr>
            <w:ins w:id="829" w:author="Powell, Deana" w:date="2026-03-05T15:34:00Z" w16du:dateUtc="2026-03-05T20:34:00Z">
              <w:r w:rsidRPr="002B5730">
                <w:rPr>
                  <w:sz w:val="18"/>
                  <w:szCs w:val="18"/>
                </w:rPr>
                <w:t>To specify the correct term for the assay.</w:t>
              </w:r>
            </w:ins>
          </w:p>
        </w:tc>
      </w:tr>
      <w:tr w:rsidR="00CA657C" w14:paraId="1CC510C5" w14:textId="77777777" w:rsidTr="00BA57FD">
        <w:trPr>
          <w:ins w:id="830" w:author="Powell, Deana" w:date="2026-03-05T15:34:00Z" w16du:dateUtc="2026-03-05T20:34:00Z"/>
        </w:trPr>
        <w:tc>
          <w:tcPr>
            <w:tcW w:w="2066" w:type="dxa"/>
            <w:tcBorders>
              <w:top w:val="single" w:sz="4" w:space="0" w:color="auto"/>
              <w:bottom w:val="single" w:sz="4" w:space="0" w:color="auto"/>
            </w:tcBorders>
          </w:tcPr>
          <w:p w14:paraId="19377D7E" w14:textId="77777777" w:rsidR="00BA57FD" w:rsidRDefault="00526A29" w:rsidP="00BA57FD">
            <w:pPr>
              <w:pStyle w:val="TableLeft"/>
              <w:rPr>
                <w:ins w:id="831" w:author="Powell, Deana" w:date="2026-03-05T15:34:00Z" w16du:dateUtc="2026-03-05T20:34:00Z"/>
                <w:sz w:val="18"/>
                <w:szCs w:val="18"/>
              </w:rPr>
            </w:pPr>
            <w:ins w:id="832" w:author="Powell, Deana" w:date="2026-03-05T15:34:00Z" w16du:dateUtc="2026-03-05T20:34:00Z">
              <w:r>
                <w:rPr>
                  <w:sz w:val="18"/>
                  <w:szCs w:val="18"/>
                </w:rPr>
                <w:t xml:space="preserve">Section </w:t>
              </w:r>
              <w:r w:rsidRPr="00D55326">
                <w:rPr>
                  <w:sz w:val="18"/>
                  <w:szCs w:val="18"/>
                </w:rPr>
                <w:t>8.3.1</w:t>
              </w:r>
              <w:r>
                <w:rPr>
                  <w:sz w:val="18"/>
                  <w:szCs w:val="18"/>
                </w:rPr>
                <w:t xml:space="preserve">, </w:t>
              </w:r>
              <w:r w:rsidRPr="00D55326">
                <w:rPr>
                  <w:sz w:val="18"/>
                  <w:szCs w:val="18"/>
                </w:rPr>
                <w:t>Physical Examinations</w:t>
              </w:r>
            </w:ins>
          </w:p>
        </w:tc>
        <w:tc>
          <w:tcPr>
            <w:tcW w:w="3463" w:type="dxa"/>
            <w:tcBorders>
              <w:bottom w:val="single" w:sz="4" w:space="0" w:color="auto"/>
            </w:tcBorders>
          </w:tcPr>
          <w:p w14:paraId="00D61329" w14:textId="77777777" w:rsidR="00BA57FD" w:rsidRPr="002B5730" w:rsidRDefault="00526A29" w:rsidP="00BA57FD">
            <w:pPr>
              <w:pStyle w:val="TableLeft"/>
              <w:rPr>
                <w:ins w:id="833" w:author="Powell, Deana" w:date="2026-03-05T15:34:00Z" w16du:dateUtc="2026-03-05T20:34:00Z"/>
                <w:sz w:val="18"/>
                <w:szCs w:val="18"/>
              </w:rPr>
            </w:pPr>
            <w:ins w:id="834" w:author="Powell, Deana" w:date="2026-03-05T15:34:00Z" w16du:dateUtc="2026-03-05T20:34:00Z">
              <w:r w:rsidRPr="002B5730">
                <w:rPr>
                  <w:sz w:val="18"/>
                  <w:szCs w:val="18"/>
                </w:rPr>
                <w:t>Text added</w:t>
              </w:r>
              <w:r w:rsidRPr="002B5730">
                <w:t xml:space="preserve"> </w:t>
              </w:r>
              <w:r w:rsidRPr="002B5730">
                <w:rPr>
                  <w:sz w:val="18"/>
                  <w:szCs w:val="18"/>
                </w:rPr>
                <w:t>to request a physical examination be performed if imaging is not performed.</w:t>
              </w:r>
            </w:ins>
          </w:p>
        </w:tc>
        <w:tc>
          <w:tcPr>
            <w:tcW w:w="3471" w:type="dxa"/>
            <w:tcBorders>
              <w:bottom w:val="single" w:sz="4" w:space="0" w:color="auto"/>
            </w:tcBorders>
          </w:tcPr>
          <w:p w14:paraId="2FA9B658" w14:textId="6BE8D2B1" w:rsidR="00BA57FD" w:rsidRPr="002B5730" w:rsidRDefault="00526A29" w:rsidP="00BA57FD">
            <w:pPr>
              <w:pStyle w:val="TableLeft"/>
              <w:rPr>
                <w:ins w:id="835" w:author="Powell, Deana" w:date="2026-03-05T15:34:00Z" w16du:dateUtc="2026-03-05T20:34:00Z"/>
                <w:sz w:val="18"/>
                <w:szCs w:val="18"/>
              </w:rPr>
            </w:pPr>
            <w:ins w:id="836" w:author="Powell, Deana" w:date="2026-03-05T15:34:00Z" w16du:dateUtc="2026-03-05T20:34:00Z">
              <w:r w:rsidRPr="002B5730">
                <w:rPr>
                  <w:sz w:val="18"/>
                  <w:szCs w:val="18"/>
                </w:rPr>
                <w:t>See rationale for Section 8.2.1, site-specific questions</w:t>
              </w:r>
              <w:r>
                <w:rPr>
                  <w:sz w:val="18"/>
                  <w:szCs w:val="18"/>
                </w:rPr>
                <w:t>.</w:t>
              </w:r>
            </w:ins>
          </w:p>
        </w:tc>
      </w:tr>
      <w:tr w:rsidR="008F59A5" w14:paraId="0D545231" w14:textId="77777777" w:rsidTr="00BA57FD">
        <w:trPr>
          <w:ins w:id="837" w:author="Powell, Deana" w:date="2026-03-05T15:34:00Z" w16du:dateUtc="2026-03-05T20:34:00Z"/>
        </w:trPr>
        <w:tc>
          <w:tcPr>
            <w:tcW w:w="2066" w:type="dxa"/>
            <w:tcBorders>
              <w:top w:val="single" w:sz="4" w:space="0" w:color="auto"/>
              <w:bottom w:val="single" w:sz="4" w:space="0" w:color="auto"/>
            </w:tcBorders>
          </w:tcPr>
          <w:p w14:paraId="01488488" w14:textId="0B0FBA9E" w:rsidR="008F59A5" w:rsidRDefault="008F59A5" w:rsidP="00BA57FD">
            <w:pPr>
              <w:pStyle w:val="TableLeft"/>
              <w:rPr>
                <w:ins w:id="838" w:author="Powell, Deana" w:date="2026-03-05T15:34:00Z" w16du:dateUtc="2026-03-05T20:34:00Z"/>
                <w:sz w:val="18"/>
                <w:szCs w:val="18"/>
              </w:rPr>
            </w:pPr>
            <w:ins w:id="839" w:author="Powell, Deana" w:date="2026-03-05T15:34:00Z" w16du:dateUtc="2026-03-05T20:34:00Z">
              <w:r>
                <w:rPr>
                  <w:sz w:val="18"/>
                  <w:szCs w:val="18"/>
                </w:rPr>
                <w:t>Section 8.3.7, Pregnancy Testing</w:t>
              </w:r>
            </w:ins>
          </w:p>
        </w:tc>
        <w:tc>
          <w:tcPr>
            <w:tcW w:w="3463" w:type="dxa"/>
            <w:tcBorders>
              <w:bottom w:val="single" w:sz="4" w:space="0" w:color="auto"/>
            </w:tcBorders>
          </w:tcPr>
          <w:p w14:paraId="5611073C" w14:textId="46132B66" w:rsidR="008F59A5" w:rsidRPr="002B5730" w:rsidRDefault="008F59A5" w:rsidP="00BA57FD">
            <w:pPr>
              <w:pStyle w:val="TableLeft"/>
              <w:rPr>
                <w:ins w:id="840" w:author="Powell, Deana" w:date="2026-03-05T15:34:00Z" w16du:dateUtc="2026-03-05T20:34:00Z"/>
                <w:sz w:val="18"/>
                <w:szCs w:val="18"/>
              </w:rPr>
            </w:pPr>
            <w:ins w:id="841" w:author="Powell, Deana" w:date="2026-03-05T15:34:00Z" w16du:dateUtc="2026-03-05T20:34:00Z">
              <w:r>
                <w:rPr>
                  <w:sz w:val="18"/>
                  <w:szCs w:val="18"/>
                </w:rPr>
                <w:t>Text u</w:t>
              </w:r>
              <w:r w:rsidRPr="002B5730">
                <w:rPr>
                  <w:sz w:val="18"/>
                  <w:szCs w:val="18"/>
                </w:rPr>
                <w:t>pdated that females must continue to use contraception for 12 months after the last dose of rituximab (or approved biosimilar).</w:t>
              </w:r>
            </w:ins>
          </w:p>
        </w:tc>
        <w:tc>
          <w:tcPr>
            <w:tcW w:w="3471" w:type="dxa"/>
            <w:tcBorders>
              <w:bottom w:val="single" w:sz="4" w:space="0" w:color="auto"/>
            </w:tcBorders>
          </w:tcPr>
          <w:p w14:paraId="664F5A9E" w14:textId="790E7D41" w:rsidR="008F59A5" w:rsidRPr="002B5730" w:rsidRDefault="008F59A5" w:rsidP="00BA57FD">
            <w:pPr>
              <w:pStyle w:val="TableLeft"/>
              <w:rPr>
                <w:ins w:id="842" w:author="Powell, Deana" w:date="2026-03-05T15:34:00Z" w16du:dateUtc="2026-03-05T20:34:00Z"/>
                <w:sz w:val="18"/>
                <w:szCs w:val="18"/>
              </w:rPr>
            </w:pPr>
            <w:ins w:id="843" w:author="Powell, Deana" w:date="2026-03-05T15:34:00Z" w16du:dateUtc="2026-03-05T20:34:00Z">
              <w:r>
                <w:rPr>
                  <w:sz w:val="18"/>
                  <w:szCs w:val="18"/>
                </w:rPr>
                <w:t xml:space="preserve">See rationale for Section 5.1, </w:t>
              </w:r>
              <w:r w:rsidRPr="002B5730">
                <w:rPr>
                  <w:sz w:val="18"/>
                  <w:szCs w:val="18"/>
                </w:rPr>
                <w:t>Inclusion Criterion 14</w:t>
              </w:r>
              <w:r>
                <w:rPr>
                  <w:sz w:val="18"/>
                  <w:szCs w:val="18"/>
                </w:rPr>
                <w:t xml:space="preserve"> (rituximab).</w:t>
              </w:r>
            </w:ins>
          </w:p>
        </w:tc>
      </w:tr>
      <w:tr w:rsidR="00CA657C" w14:paraId="7DBD7CD9" w14:textId="77777777" w:rsidTr="00BA57FD">
        <w:trPr>
          <w:ins w:id="844" w:author="Powell, Deana" w:date="2026-03-05T15:34:00Z" w16du:dateUtc="2026-03-05T20:34:00Z"/>
        </w:trPr>
        <w:tc>
          <w:tcPr>
            <w:tcW w:w="2066" w:type="dxa"/>
            <w:tcBorders>
              <w:top w:val="single" w:sz="4" w:space="0" w:color="auto"/>
              <w:bottom w:val="single" w:sz="4" w:space="0" w:color="auto"/>
            </w:tcBorders>
          </w:tcPr>
          <w:p w14:paraId="4F212524" w14:textId="77777777" w:rsidR="00BA57FD" w:rsidRPr="00CD7122" w:rsidRDefault="00526A29" w:rsidP="00BA57FD">
            <w:pPr>
              <w:pStyle w:val="TableLeft"/>
              <w:rPr>
                <w:ins w:id="845" w:author="Powell, Deana" w:date="2026-03-05T15:34:00Z" w16du:dateUtc="2026-03-05T20:34:00Z"/>
                <w:sz w:val="18"/>
                <w:szCs w:val="18"/>
              </w:rPr>
            </w:pPr>
            <w:ins w:id="846" w:author="Powell, Deana" w:date="2026-03-05T15:34:00Z" w16du:dateUtc="2026-03-05T20:34:00Z">
              <w:r>
                <w:rPr>
                  <w:sz w:val="18"/>
                  <w:szCs w:val="18"/>
                </w:rPr>
                <w:t xml:space="preserve">Section </w:t>
              </w:r>
              <w:r w:rsidRPr="00E92C25">
                <w:rPr>
                  <w:sz w:val="18"/>
                  <w:szCs w:val="18"/>
                </w:rPr>
                <w:t>8.3.8</w:t>
              </w:r>
              <w:r>
                <w:rPr>
                  <w:sz w:val="18"/>
                  <w:szCs w:val="18"/>
                </w:rPr>
                <w:t xml:space="preserve">, </w:t>
              </w:r>
              <w:r w:rsidRPr="00E92C25">
                <w:rPr>
                  <w:sz w:val="18"/>
                  <w:szCs w:val="18"/>
                </w:rPr>
                <w:t>Photographs of Rash</w:t>
              </w:r>
            </w:ins>
          </w:p>
        </w:tc>
        <w:tc>
          <w:tcPr>
            <w:tcW w:w="3463" w:type="dxa"/>
            <w:tcBorders>
              <w:bottom w:val="single" w:sz="4" w:space="0" w:color="auto"/>
            </w:tcBorders>
          </w:tcPr>
          <w:p w14:paraId="459AAC2C" w14:textId="77777777" w:rsidR="00BA57FD" w:rsidRPr="002B5730" w:rsidRDefault="00526A29" w:rsidP="00BA57FD">
            <w:pPr>
              <w:pStyle w:val="TableLeft"/>
              <w:rPr>
                <w:ins w:id="847" w:author="Powell, Deana" w:date="2026-03-05T15:34:00Z" w16du:dateUtc="2026-03-05T20:34:00Z"/>
                <w:sz w:val="18"/>
                <w:szCs w:val="18"/>
              </w:rPr>
            </w:pPr>
            <w:ins w:id="848" w:author="Powell, Deana" w:date="2026-03-05T15:34:00Z" w16du:dateUtc="2026-03-05T20:34:00Z">
              <w:r w:rsidRPr="002B5730">
                <w:rPr>
                  <w:sz w:val="18"/>
                  <w:szCs w:val="18"/>
                </w:rPr>
                <w:t>New section was added.</w:t>
              </w:r>
            </w:ins>
          </w:p>
        </w:tc>
        <w:tc>
          <w:tcPr>
            <w:tcW w:w="3471" w:type="dxa"/>
            <w:tcBorders>
              <w:bottom w:val="single" w:sz="4" w:space="0" w:color="auto"/>
            </w:tcBorders>
          </w:tcPr>
          <w:p w14:paraId="59CBE282" w14:textId="77777777" w:rsidR="00BA57FD" w:rsidRPr="002B5730" w:rsidRDefault="00526A29" w:rsidP="00BA57FD">
            <w:pPr>
              <w:pStyle w:val="TableLeft"/>
              <w:rPr>
                <w:ins w:id="849" w:author="Powell, Deana" w:date="2026-03-05T15:34:00Z" w16du:dateUtc="2026-03-05T20:34:00Z"/>
                <w:sz w:val="18"/>
                <w:szCs w:val="18"/>
              </w:rPr>
            </w:pPr>
            <w:ins w:id="850" w:author="Powell, Deana" w:date="2026-03-05T15:34:00Z" w16du:dateUtc="2026-03-05T20:34:00Z">
              <w:r w:rsidRPr="002B5730">
                <w:rPr>
                  <w:sz w:val="18"/>
                  <w:szCs w:val="18"/>
                </w:rPr>
                <w:t>See Section 6.6.2.1 rationale for rash.</w:t>
              </w:r>
            </w:ins>
          </w:p>
        </w:tc>
      </w:tr>
      <w:tr w:rsidR="00CA657C" w14:paraId="22737241" w14:textId="77777777" w:rsidTr="00EF5F82">
        <w:trPr>
          <w:ins w:id="851" w:author="Powell, Deana" w:date="2026-03-05T15:34:00Z" w16du:dateUtc="2026-03-05T20:34:00Z"/>
        </w:trPr>
        <w:tc>
          <w:tcPr>
            <w:tcW w:w="2066" w:type="dxa"/>
            <w:tcBorders>
              <w:top w:val="single" w:sz="4" w:space="0" w:color="auto"/>
              <w:bottom w:val="nil"/>
            </w:tcBorders>
          </w:tcPr>
          <w:p w14:paraId="696B990D" w14:textId="77777777" w:rsidR="00BA57FD" w:rsidRDefault="00526A29" w:rsidP="00BA57FD">
            <w:pPr>
              <w:pStyle w:val="TableLeft"/>
              <w:rPr>
                <w:ins w:id="852" w:author="Powell, Deana" w:date="2026-03-05T15:34:00Z" w16du:dateUtc="2026-03-05T20:34:00Z"/>
                <w:sz w:val="18"/>
                <w:szCs w:val="18"/>
              </w:rPr>
            </w:pPr>
            <w:ins w:id="853" w:author="Powell, Deana" w:date="2026-03-05T15:34:00Z" w16du:dateUtc="2026-03-05T20:34:00Z">
              <w:r>
                <w:rPr>
                  <w:sz w:val="18"/>
                  <w:szCs w:val="18"/>
                </w:rPr>
                <w:t xml:space="preserve">Section </w:t>
              </w:r>
              <w:r w:rsidRPr="00EA3854">
                <w:rPr>
                  <w:sz w:val="18"/>
                  <w:szCs w:val="18"/>
                </w:rPr>
                <w:t>8.4.1</w:t>
              </w:r>
              <w:r>
                <w:rPr>
                  <w:sz w:val="18"/>
                  <w:szCs w:val="18"/>
                </w:rPr>
                <w:t xml:space="preserve">, </w:t>
              </w:r>
              <w:r w:rsidRPr="00EA3854">
                <w:rPr>
                  <w:sz w:val="18"/>
                  <w:szCs w:val="18"/>
                </w:rPr>
                <w:t>Time Period and Frequency for Collecting AE, SAE, and Other Reportable Safety Event Information</w:t>
              </w:r>
            </w:ins>
          </w:p>
        </w:tc>
        <w:tc>
          <w:tcPr>
            <w:tcW w:w="3463" w:type="dxa"/>
            <w:tcBorders>
              <w:bottom w:val="single" w:sz="4" w:space="0" w:color="auto"/>
            </w:tcBorders>
          </w:tcPr>
          <w:p w14:paraId="5FDB6A40" w14:textId="77777777" w:rsidR="00BA57FD" w:rsidRPr="002B5730" w:rsidRDefault="00526A29" w:rsidP="00BA57FD">
            <w:pPr>
              <w:pStyle w:val="TableLeft"/>
              <w:rPr>
                <w:ins w:id="854" w:author="Powell, Deana" w:date="2026-03-05T15:34:00Z" w16du:dateUtc="2026-03-05T20:34:00Z"/>
                <w:sz w:val="18"/>
                <w:szCs w:val="18"/>
              </w:rPr>
            </w:pPr>
            <w:ins w:id="855" w:author="Powell, Deana" w:date="2026-03-05T15:34:00Z" w16du:dateUtc="2026-03-05T20:34:00Z">
              <w:r w:rsidRPr="002B5730">
                <w:rPr>
                  <w:sz w:val="18"/>
                  <w:szCs w:val="18"/>
                </w:rPr>
                <w:t>Text removed that a positive pregnancy test at screening is not a reportable event.</w:t>
              </w:r>
            </w:ins>
          </w:p>
        </w:tc>
        <w:tc>
          <w:tcPr>
            <w:tcW w:w="3471" w:type="dxa"/>
            <w:tcBorders>
              <w:bottom w:val="single" w:sz="4" w:space="0" w:color="auto"/>
            </w:tcBorders>
          </w:tcPr>
          <w:p w14:paraId="7F8813FB" w14:textId="77777777" w:rsidR="00BA57FD" w:rsidRPr="002B5730" w:rsidRDefault="00526A29" w:rsidP="00BA57FD">
            <w:pPr>
              <w:pStyle w:val="TableLeft"/>
              <w:rPr>
                <w:ins w:id="856" w:author="Powell, Deana" w:date="2026-03-05T15:34:00Z" w16du:dateUtc="2026-03-05T20:34:00Z"/>
                <w:sz w:val="18"/>
                <w:szCs w:val="18"/>
              </w:rPr>
            </w:pPr>
            <w:ins w:id="857" w:author="Powell, Deana" w:date="2026-03-05T15:34:00Z" w16du:dateUtc="2026-03-05T20:34:00Z">
              <w:r w:rsidRPr="002B5730">
                <w:rPr>
                  <w:sz w:val="18"/>
                  <w:szCs w:val="18"/>
                </w:rPr>
                <w:t>Any pregnancy should be reported.</w:t>
              </w:r>
            </w:ins>
          </w:p>
        </w:tc>
      </w:tr>
      <w:tr w:rsidR="00CA657C" w14:paraId="0007F16F" w14:textId="77777777" w:rsidTr="00EF5F82">
        <w:trPr>
          <w:ins w:id="858" w:author="Powell, Deana" w:date="2026-03-05T15:34:00Z" w16du:dateUtc="2026-03-05T20:34:00Z"/>
        </w:trPr>
        <w:tc>
          <w:tcPr>
            <w:tcW w:w="2066" w:type="dxa"/>
            <w:tcBorders>
              <w:top w:val="nil"/>
              <w:bottom w:val="single" w:sz="4" w:space="0" w:color="auto"/>
            </w:tcBorders>
          </w:tcPr>
          <w:p w14:paraId="41F2FB02" w14:textId="77777777" w:rsidR="00BA57FD" w:rsidRDefault="00BA57FD" w:rsidP="00BA57FD">
            <w:pPr>
              <w:pStyle w:val="TableLeft"/>
              <w:rPr>
                <w:ins w:id="859" w:author="Powell, Deana" w:date="2026-03-05T15:34:00Z" w16du:dateUtc="2026-03-05T20:34:00Z"/>
                <w:sz w:val="18"/>
                <w:szCs w:val="18"/>
              </w:rPr>
            </w:pPr>
          </w:p>
        </w:tc>
        <w:tc>
          <w:tcPr>
            <w:tcW w:w="3463" w:type="dxa"/>
            <w:tcBorders>
              <w:bottom w:val="single" w:sz="4" w:space="0" w:color="auto"/>
            </w:tcBorders>
          </w:tcPr>
          <w:p w14:paraId="21945BF0" w14:textId="77777777" w:rsidR="00BA57FD" w:rsidRPr="002B5730" w:rsidRDefault="00526A29" w:rsidP="00BA57FD">
            <w:pPr>
              <w:pStyle w:val="TableLeft"/>
              <w:rPr>
                <w:ins w:id="860" w:author="Powell, Deana" w:date="2026-03-05T15:34:00Z" w16du:dateUtc="2026-03-05T20:34:00Z"/>
                <w:sz w:val="18"/>
                <w:szCs w:val="18"/>
              </w:rPr>
            </w:pPr>
            <w:ins w:id="861" w:author="Powell, Deana" w:date="2026-03-05T15:34:00Z" w16du:dateUtc="2026-03-05T20:34:00Z">
              <w:r w:rsidRPr="002B5730">
                <w:rPr>
                  <w:sz w:val="18"/>
                  <w:szCs w:val="18"/>
                </w:rPr>
                <w:t>Table 2</w:t>
              </w:r>
              <w:r>
                <w:rPr>
                  <w:sz w:val="18"/>
                  <w:szCs w:val="18"/>
                </w:rPr>
                <w:t>7</w:t>
              </w:r>
              <w:r w:rsidRPr="002B5730">
                <w:rPr>
                  <w:sz w:val="18"/>
                  <w:szCs w:val="18"/>
                </w:rPr>
                <w:t>: Updated periods and duration for potential DILI events meeting biochemical criteria of Hy’s Law and updated ECI reporting requirements.</w:t>
              </w:r>
            </w:ins>
          </w:p>
        </w:tc>
        <w:tc>
          <w:tcPr>
            <w:tcW w:w="3471" w:type="dxa"/>
            <w:tcBorders>
              <w:bottom w:val="single" w:sz="4" w:space="0" w:color="auto"/>
            </w:tcBorders>
          </w:tcPr>
          <w:p w14:paraId="5397C25B" w14:textId="77777777" w:rsidR="00BA57FD" w:rsidRPr="002B5730" w:rsidRDefault="00526A29" w:rsidP="00BA57FD">
            <w:pPr>
              <w:pStyle w:val="TableLeft"/>
              <w:rPr>
                <w:ins w:id="862" w:author="Powell, Deana" w:date="2026-03-05T15:34:00Z" w16du:dateUtc="2026-03-05T20:34:00Z"/>
                <w:sz w:val="18"/>
                <w:szCs w:val="18"/>
              </w:rPr>
            </w:pPr>
            <w:ins w:id="863" w:author="Powell, Deana" w:date="2026-03-05T15:34:00Z" w16du:dateUtc="2026-03-05T20:34:00Z">
              <w:r w:rsidRPr="002B5730">
                <w:rPr>
                  <w:sz w:val="18"/>
                  <w:szCs w:val="18"/>
                </w:rPr>
                <w:t>To maintain continued regulatory reporting compliance in alignment with new Health Authority DILI reporting requirements.</w:t>
              </w:r>
            </w:ins>
          </w:p>
        </w:tc>
      </w:tr>
      <w:tr w:rsidR="00CA657C" w14:paraId="59192912" w14:textId="77777777" w:rsidTr="00BA57FD">
        <w:trPr>
          <w:ins w:id="864" w:author="Powell, Deana" w:date="2026-03-05T15:34:00Z" w16du:dateUtc="2026-03-05T20:34:00Z"/>
        </w:trPr>
        <w:tc>
          <w:tcPr>
            <w:tcW w:w="2066" w:type="dxa"/>
            <w:tcBorders>
              <w:top w:val="single" w:sz="4" w:space="0" w:color="auto"/>
              <w:bottom w:val="single" w:sz="4" w:space="0" w:color="auto"/>
            </w:tcBorders>
          </w:tcPr>
          <w:p w14:paraId="4BC5D0AB" w14:textId="77777777" w:rsidR="00BA57FD" w:rsidRDefault="00526A29" w:rsidP="00BA57FD">
            <w:pPr>
              <w:pStyle w:val="TableLeft"/>
              <w:rPr>
                <w:ins w:id="865" w:author="Powell, Deana" w:date="2026-03-05T15:34:00Z" w16du:dateUtc="2026-03-05T20:34:00Z"/>
                <w:sz w:val="18"/>
                <w:szCs w:val="18"/>
              </w:rPr>
            </w:pPr>
            <w:ins w:id="866" w:author="Powell, Deana" w:date="2026-03-05T15:34:00Z" w16du:dateUtc="2026-03-05T20:34:00Z">
              <w:r>
                <w:rPr>
                  <w:sz w:val="18"/>
                  <w:szCs w:val="18"/>
                </w:rPr>
                <w:t xml:space="preserve">Section </w:t>
              </w:r>
              <w:r w:rsidRPr="001F56EF">
                <w:rPr>
                  <w:sz w:val="18"/>
                  <w:szCs w:val="18"/>
                </w:rPr>
                <w:t>8.4.3</w:t>
              </w:r>
              <w:r>
                <w:rPr>
                  <w:sz w:val="18"/>
                  <w:szCs w:val="18"/>
                </w:rPr>
                <w:t xml:space="preserve">, </w:t>
              </w:r>
              <w:r w:rsidRPr="001F56EF">
                <w:rPr>
                  <w:sz w:val="18"/>
                  <w:szCs w:val="18"/>
                </w:rPr>
                <w:t>Follow-up of AE, SAE, and Other Reportable Safety Event Information</w:t>
              </w:r>
            </w:ins>
          </w:p>
        </w:tc>
        <w:tc>
          <w:tcPr>
            <w:tcW w:w="3463" w:type="dxa"/>
            <w:tcBorders>
              <w:bottom w:val="single" w:sz="4" w:space="0" w:color="auto"/>
            </w:tcBorders>
          </w:tcPr>
          <w:p w14:paraId="7EE30370" w14:textId="77777777" w:rsidR="00BA57FD" w:rsidRPr="002B5730" w:rsidRDefault="00526A29" w:rsidP="00BA57FD">
            <w:pPr>
              <w:pStyle w:val="TableLeft"/>
              <w:rPr>
                <w:ins w:id="867" w:author="Powell, Deana" w:date="2026-03-05T15:34:00Z" w16du:dateUtc="2026-03-05T20:34:00Z"/>
                <w:sz w:val="18"/>
                <w:szCs w:val="18"/>
              </w:rPr>
            </w:pPr>
            <w:ins w:id="868" w:author="Powell, Deana" w:date="2026-03-05T15:34:00Z" w16du:dateUtc="2026-03-05T20:34:00Z">
              <w:r w:rsidRPr="00C97419">
                <w:rPr>
                  <w:sz w:val="18"/>
                  <w:szCs w:val="18"/>
                  <w:lang w:val="en-GB"/>
                </w:rPr>
                <w:t>Added potential DILI events meeting biochemical criteria of Hy’s Law to reportable events.</w:t>
              </w:r>
            </w:ins>
          </w:p>
        </w:tc>
        <w:tc>
          <w:tcPr>
            <w:tcW w:w="3471" w:type="dxa"/>
            <w:tcBorders>
              <w:bottom w:val="single" w:sz="4" w:space="0" w:color="auto"/>
            </w:tcBorders>
          </w:tcPr>
          <w:p w14:paraId="6607ECED" w14:textId="77777777" w:rsidR="00BA57FD" w:rsidRPr="002B5730" w:rsidRDefault="00526A29" w:rsidP="00BA57FD">
            <w:pPr>
              <w:pStyle w:val="TableLeft"/>
              <w:rPr>
                <w:ins w:id="869" w:author="Powell, Deana" w:date="2026-03-05T15:34:00Z" w16du:dateUtc="2026-03-05T20:34:00Z"/>
                <w:sz w:val="18"/>
                <w:szCs w:val="18"/>
              </w:rPr>
            </w:pPr>
            <w:ins w:id="870" w:author="Powell, Deana" w:date="2026-03-05T15:34:00Z" w16du:dateUtc="2026-03-05T20:34:00Z">
              <w:r w:rsidRPr="002B5730">
                <w:rPr>
                  <w:sz w:val="18"/>
                  <w:szCs w:val="18"/>
                </w:rPr>
                <w:t xml:space="preserve">See </w:t>
              </w:r>
              <w:r>
                <w:rPr>
                  <w:sz w:val="18"/>
                  <w:szCs w:val="18"/>
                </w:rPr>
                <w:t xml:space="preserve">rationale for </w:t>
              </w:r>
              <w:r w:rsidRPr="002B5730">
                <w:rPr>
                  <w:sz w:val="18"/>
                  <w:szCs w:val="18"/>
                </w:rPr>
                <w:t xml:space="preserve">Section 8.4.1 </w:t>
              </w:r>
              <w:r>
                <w:rPr>
                  <w:sz w:val="18"/>
                  <w:szCs w:val="18"/>
                </w:rPr>
                <w:t xml:space="preserve">DILI </w:t>
              </w:r>
              <w:r w:rsidR="007528EF">
                <w:rPr>
                  <w:sz w:val="18"/>
                  <w:szCs w:val="18"/>
                </w:rPr>
                <w:t>reporting</w:t>
              </w:r>
              <w:r>
                <w:rPr>
                  <w:sz w:val="18"/>
                  <w:szCs w:val="18"/>
                </w:rPr>
                <w:t>.</w:t>
              </w:r>
            </w:ins>
          </w:p>
        </w:tc>
      </w:tr>
      <w:tr w:rsidR="00CA657C" w14:paraId="682BFC2C" w14:textId="77777777" w:rsidTr="00BA57FD">
        <w:trPr>
          <w:ins w:id="871" w:author="Powell, Deana" w:date="2026-03-05T15:34:00Z" w16du:dateUtc="2026-03-05T20:34:00Z"/>
        </w:trPr>
        <w:tc>
          <w:tcPr>
            <w:tcW w:w="2066" w:type="dxa"/>
            <w:tcBorders>
              <w:top w:val="single" w:sz="4" w:space="0" w:color="auto"/>
              <w:bottom w:val="single" w:sz="4" w:space="0" w:color="auto"/>
            </w:tcBorders>
          </w:tcPr>
          <w:p w14:paraId="354983BD" w14:textId="77777777" w:rsidR="00BA57FD" w:rsidRDefault="00526A29" w:rsidP="00BA57FD">
            <w:pPr>
              <w:pStyle w:val="TableLeft"/>
              <w:rPr>
                <w:ins w:id="872" w:author="Powell, Deana" w:date="2026-03-05T15:34:00Z" w16du:dateUtc="2026-03-05T20:34:00Z"/>
                <w:sz w:val="18"/>
                <w:szCs w:val="18"/>
              </w:rPr>
            </w:pPr>
            <w:ins w:id="873" w:author="Powell, Deana" w:date="2026-03-05T15:34:00Z" w16du:dateUtc="2026-03-05T20:34:00Z">
              <w:r w:rsidRPr="00D17DDD">
                <w:rPr>
                  <w:sz w:val="18"/>
                  <w:szCs w:val="18"/>
                </w:rPr>
                <w:lastRenderedPageBreak/>
                <w:t>Section 8.4.4, Regulatory Reporting Requirements for SAE</w:t>
              </w:r>
            </w:ins>
          </w:p>
        </w:tc>
        <w:tc>
          <w:tcPr>
            <w:tcW w:w="3463" w:type="dxa"/>
            <w:tcBorders>
              <w:bottom w:val="single" w:sz="4" w:space="0" w:color="auto"/>
            </w:tcBorders>
          </w:tcPr>
          <w:p w14:paraId="604FA839" w14:textId="77777777" w:rsidR="00BA57FD" w:rsidRPr="002B5730" w:rsidRDefault="00526A29" w:rsidP="00BA57FD">
            <w:pPr>
              <w:pStyle w:val="TableLeft"/>
              <w:rPr>
                <w:ins w:id="874" w:author="Powell, Deana" w:date="2026-03-05T15:34:00Z" w16du:dateUtc="2026-03-05T20:34:00Z"/>
                <w:sz w:val="18"/>
                <w:szCs w:val="18"/>
              </w:rPr>
            </w:pPr>
            <w:ins w:id="875" w:author="Powell, Deana" w:date="2026-03-05T15:34:00Z" w16du:dateUtc="2026-03-05T20:34:00Z">
              <w:r w:rsidRPr="002B5730">
                <w:rPr>
                  <w:sz w:val="18"/>
                  <w:szCs w:val="18"/>
                </w:rPr>
                <w:t xml:space="preserve">Added note about </w:t>
              </w:r>
              <w:r>
                <w:rPr>
                  <w:sz w:val="18"/>
                  <w:szCs w:val="18"/>
                </w:rPr>
                <w:t>SUSAR</w:t>
              </w:r>
              <w:r w:rsidRPr="002B5730">
                <w:rPr>
                  <w:sz w:val="18"/>
                  <w:szCs w:val="18"/>
                </w:rPr>
                <w:t xml:space="preserve"> reporting per EU CTR requirements.</w:t>
              </w:r>
            </w:ins>
          </w:p>
        </w:tc>
        <w:tc>
          <w:tcPr>
            <w:tcW w:w="3471" w:type="dxa"/>
            <w:tcBorders>
              <w:bottom w:val="single" w:sz="4" w:space="0" w:color="auto"/>
            </w:tcBorders>
          </w:tcPr>
          <w:p w14:paraId="6AF5863F" w14:textId="77777777" w:rsidR="00BA57FD" w:rsidRPr="002B5730" w:rsidRDefault="00526A29" w:rsidP="00BA57FD">
            <w:pPr>
              <w:pStyle w:val="TableLeft"/>
              <w:rPr>
                <w:ins w:id="876" w:author="Powell, Deana" w:date="2026-03-05T15:34:00Z" w16du:dateUtc="2026-03-05T20:34:00Z"/>
                <w:sz w:val="18"/>
                <w:szCs w:val="18"/>
              </w:rPr>
            </w:pPr>
            <w:ins w:id="877" w:author="Powell, Deana" w:date="2026-03-05T15:34:00Z" w16du:dateUtc="2026-03-05T20:34:00Z">
              <w:r w:rsidRPr="002B5730">
                <w:rPr>
                  <w:sz w:val="18"/>
                  <w:szCs w:val="18"/>
                </w:rPr>
                <w:t>To comply with EU CTR requirement.</w:t>
              </w:r>
            </w:ins>
          </w:p>
        </w:tc>
      </w:tr>
      <w:tr w:rsidR="00CA657C" w14:paraId="75C037B9" w14:textId="77777777" w:rsidTr="00BA57FD">
        <w:trPr>
          <w:ins w:id="878" w:author="Powell, Deana" w:date="2026-03-05T15:34:00Z" w16du:dateUtc="2026-03-05T20:34:00Z"/>
        </w:trPr>
        <w:tc>
          <w:tcPr>
            <w:tcW w:w="2066" w:type="dxa"/>
            <w:tcBorders>
              <w:top w:val="single" w:sz="4" w:space="0" w:color="auto"/>
              <w:bottom w:val="single" w:sz="4" w:space="0" w:color="auto"/>
            </w:tcBorders>
          </w:tcPr>
          <w:p w14:paraId="7A76035D" w14:textId="77777777" w:rsidR="00BA57FD" w:rsidRPr="00D17DDD" w:rsidRDefault="00526A29" w:rsidP="00BA57FD">
            <w:pPr>
              <w:pStyle w:val="TableLeft"/>
              <w:rPr>
                <w:ins w:id="879" w:author="Powell, Deana" w:date="2026-03-05T15:34:00Z" w16du:dateUtc="2026-03-05T20:34:00Z"/>
                <w:sz w:val="18"/>
                <w:szCs w:val="18"/>
              </w:rPr>
            </w:pPr>
            <w:ins w:id="880" w:author="Powell, Deana" w:date="2026-03-05T15:34:00Z" w16du:dateUtc="2026-03-05T20:34:00Z">
              <w:r>
                <w:rPr>
                  <w:sz w:val="18"/>
                  <w:szCs w:val="18"/>
                </w:rPr>
                <w:t xml:space="preserve">Section </w:t>
              </w:r>
              <w:r w:rsidRPr="00F472CA">
                <w:rPr>
                  <w:sz w:val="18"/>
                  <w:szCs w:val="18"/>
                </w:rPr>
                <w:t>8.4.7</w:t>
              </w:r>
              <w:r>
                <w:rPr>
                  <w:sz w:val="18"/>
                  <w:szCs w:val="18"/>
                </w:rPr>
                <w:t xml:space="preserve">, </w:t>
              </w:r>
              <w:r w:rsidRPr="00F472CA">
                <w:rPr>
                  <w:sz w:val="18"/>
                  <w:szCs w:val="18"/>
                </w:rPr>
                <w:t>Events of Clinical Interest</w:t>
              </w:r>
            </w:ins>
          </w:p>
        </w:tc>
        <w:tc>
          <w:tcPr>
            <w:tcW w:w="3463" w:type="dxa"/>
            <w:tcBorders>
              <w:bottom w:val="single" w:sz="4" w:space="0" w:color="auto"/>
            </w:tcBorders>
          </w:tcPr>
          <w:p w14:paraId="1C6C0FC2" w14:textId="77777777" w:rsidR="00BA57FD" w:rsidRPr="002B5730" w:rsidRDefault="00526A29" w:rsidP="00BA57FD">
            <w:pPr>
              <w:pStyle w:val="TableLeft"/>
              <w:rPr>
                <w:ins w:id="881" w:author="Powell, Deana" w:date="2026-03-05T15:34:00Z" w16du:dateUtc="2026-03-05T20:34:00Z"/>
                <w:sz w:val="18"/>
                <w:szCs w:val="18"/>
              </w:rPr>
            </w:pPr>
            <w:ins w:id="882" w:author="Powell, Deana" w:date="2026-03-05T15:34:00Z" w16du:dateUtc="2026-03-05T20:34:00Z">
              <w:r w:rsidRPr="002B5730">
                <w:rPr>
                  <w:sz w:val="18"/>
                  <w:szCs w:val="18"/>
                </w:rPr>
                <w:t>ECI updated to potential DILI  meeting biochemical criteria of Hy’s Law, with associated reporting requirements.</w:t>
              </w:r>
            </w:ins>
          </w:p>
        </w:tc>
        <w:tc>
          <w:tcPr>
            <w:tcW w:w="3471" w:type="dxa"/>
            <w:tcBorders>
              <w:bottom w:val="single" w:sz="4" w:space="0" w:color="auto"/>
            </w:tcBorders>
          </w:tcPr>
          <w:p w14:paraId="78A53A73" w14:textId="77777777" w:rsidR="00BA57FD" w:rsidRPr="002B5730" w:rsidRDefault="00526A29" w:rsidP="00BA57FD">
            <w:pPr>
              <w:pStyle w:val="TableLeft"/>
              <w:rPr>
                <w:ins w:id="883" w:author="Powell, Deana" w:date="2026-03-05T15:34:00Z" w16du:dateUtc="2026-03-05T20:34:00Z"/>
                <w:sz w:val="18"/>
                <w:szCs w:val="18"/>
              </w:rPr>
            </w:pPr>
            <w:ins w:id="884" w:author="Powell, Deana" w:date="2026-03-05T15:34:00Z" w16du:dateUtc="2026-03-05T20:34:00Z">
              <w:r w:rsidRPr="002B5730">
                <w:rPr>
                  <w:sz w:val="18"/>
                  <w:szCs w:val="18"/>
                </w:rPr>
                <w:t>See rationale for Section 8.4.1, DILI reporting.</w:t>
              </w:r>
            </w:ins>
          </w:p>
        </w:tc>
      </w:tr>
      <w:tr w:rsidR="00CA657C" w14:paraId="2AD92352" w14:textId="77777777" w:rsidTr="00BA57FD">
        <w:trPr>
          <w:ins w:id="885" w:author="Powell, Deana" w:date="2026-03-05T15:34:00Z" w16du:dateUtc="2026-03-05T20:34:00Z"/>
        </w:trPr>
        <w:tc>
          <w:tcPr>
            <w:tcW w:w="2066" w:type="dxa"/>
            <w:tcBorders>
              <w:top w:val="single" w:sz="4" w:space="0" w:color="auto"/>
              <w:bottom w:val="single" w:sz="4" w:space="0" w:color="auto"/>
            </w:tcBorders>
          </w:tcPr>
          <w:p w14:paraId="6A26AE6A" w14:textId="77777777" w:rsidR="00BA57FD" w:rsidRDefault="00526A29" w:rsidP="00BA57FD">
            <w:pPr>
              <w:pStyle w:val="TableLeft"/>
              <w:rPr>
                <w:ins w:id="886" w:author="Powell, Deana" w:date="2026-03-05T15:34:00Z" w16du:dateUtc="2026-03-05T20:34:00Z"/>
                <w:sz w:val="18"/>
                <w:szCs w:val="18"/>
              </w:rPr>
            </w:pPr>
            <w:ins w:id="887" w:author="Powell, Deana" w:date="2026-03-05T15:34:00Z" w16du:dateUtc="2026-03-05T20:34:00Z">
              <w:r>
                <w:rPr>
                  <w:sz w:val="18"/>
                  <w:szCs w:val="18"/>
                </w:rPr>
                <w:t xml:space="preserve">Section </w:t>
              </w:r>
              <w:r w:rsidRPr="006E276B">
                <w:rPr>
                  <w:sz w:val="18"/>
                  <w:szCs w:val="18"/>
                </w:rPr>
                <w:t>8.5</w:t>
              </w:r>
              <w:r>
                <w:rPr>
                  <w:sz w:val="18"/>
                  <w:szCs w:val="18"/>
                </w:rPr>
                <w:t xml:space="preserve">, </w:t>
              </w:r>
              <w:r w:rsidRPr="006E276B">
                <w:rPr>
                  <w:sz w:val="18"/>
                  <w:szCs w:val="18"/>
                </w:rPr>
                <w:t>Treatment of Overdose</w:t>
              </w:r>
            </w:ins>
          </w:p>
        </w:tc>
        <w:tc>
          <w:tcPr>
            <w:tcW w:w="3463" w:type="dxa"/>
            <w:tcBorders>
              <w:bottom w:val="single" w:sz="4" w:space="0" w:color="auto"/>
            </w:tcBorders>
          </w:tcPr>
          <w:p w14:paraId="68FDFC3C" w14:textId="77777777" w:rsidR="00BA57FD" w:rsidRPr="002B5730" w:rsidRDefault="00526A29" w:rsidP="00BA57FD">
            <w:pPr>
              <w:pStyle w:val="TableLeft"/>
              <w:rPr>
                <w:ins w:id="888" w:author="Powell, Deana" w:date="2026-03-05T15:34:00Z" w16du:dateUtc="2026-03-05T20:34:00Z"/>
                <w:sz w:val="18"/>
                <w:szCs w:val="18"/>
              </w:rPr>
            </w:pPr>
            <w:ins w:id="889" w:author="Powell, Deana" w:date="2026-03-05T15:34:00Z" w16du:dateUtc="2026-03-05T20:34:00Z">
              <w:r w:rsidRPr="002B5730">
                <w:rPr>
                  <w:sz w:val="18"/>
                  <w:szCs w:val="18"/>
                </w:rPr>
                <w:t>ECI text removed and replaced with AE.</w:t>
              </w:r>
            </w:ins>
          </w:p>
        </w:tc>
        <w:tc>
          <w:tcPr>
            <w:tcW w:w="3471" w:type="dxa"/>
            <w:tcBorders>
              <w:bottom w:val="single" w:sz="4" w:space="0" w:color="auto"/>
            </w:tcBorders>
          </w:tcPr>
          <w:p w14:paraId="72C280EE" w14:textId="77777777" w:rsidR="00BA57FD" w:rsidRPr="002B5730" w:rsidRDefault="00526A29" w:rsidP="00BA57FD">
            <w:pPr>
              <w:pStyle w:val="TableLeft"/>
              <w:rPr>
                <w:ins w:id="890" w:author="Powell, Deana" w:date="2026-03-05T15:34:00Z" w16du:dateUtc="2026-03-05T20:34:00Z"/>
                <w:sz w:val="18"/>
                <w:szCs w:val="18"/>
              </w:rPr>
            </w:pPr>
            <w:ins w:id="891" w:author="Powell, Deana" w:date="2026-03-05T15:34:00Z" w16du:dateUtc="2026-03-05T20:34:00Z">
              <w:r w:rsidRPr="002B5730">
                <w:rPr>
                  <w:sz w:val="18"/>
                  <w:szCs w:val="18"/>
                </w:rPr>
                <w:t>An overdose is not an ECI.</w:t>
              </w:r>
            </w:ins>
          </w:p>
        </w:tc>
      </w:tr>
      <w:tr w:rsidR="00CA657C" w14:paraId="0FC46788" w14:textId="77777777" w:rsidTr="00BA57FD">
        <w:trPr>
          <w:ins w:id="892" w:author="Powell, Deana" w:date="2026-03-05T15:34:00Z" w16du:dateUtc="2026-03-05T20:34:00Z"/>
        </w:trPr>
        <w:tc>
          <w:tcPr>
            <w:tcW w:w="2066" w:type="dxa"/>
            <w:tcBorders>
              <w:top w:val="single" w:sz="4" w:space="0" w:color="auto"/>
              <w:bottom w:val="single" w:sz="4" w:space="0" w:color="auto"/>
            </w:tcBorders>
          </w:tcPr>
          <w:p w14:paraId="672CDA2D" w14:textId="77777777" w:rsidR="00BA57FD" w:rsidRPr="00CD7122" w:rsidRDefault="00526A29" w:rsidP="00BA57FD">
            <w:pPr>
              <w:pStyle w:val="TableLeft"/>
              <w:rPr>
                <w:ins w:id="893" w:author="Powell, Deana" w:date="2026-03-05T15:34:00Z" w16du:dateUtc="2026-03-05T20:34:00Z"/>
                <w:sz w:val="18"/>
                <w:szCs w:val="18"/>
              </w:rPr>
            </w:pPr>
            <w:ins w:id="894" w:author="Powell, Deana" w:date="2026-03-05T15:34:00Z" w16du:dateUtc="2026-03-05T20:34:00Z">
              <w:r>
                <w:rPr>
                  <w:sz w:val="18"/>
                  <w:szCs w:val="18"/>
                </w:rPr>
                <w:t xml:space="preserve">Section 8.6, </w:t>
              </w:r>
              <w:r w:rsidR="007528EF">
                <w:rPr>
                  <w:sz w:val="18"/>
                  <w:szCs w:val="18"/>
                </w:rPr>
                <w:t>Pharmacokinetics</w:t>
              </w:r>
            </w:ins>
          </w:p>
        </w:tc>
        <w:tc>
          <w:tcPr>
            <w:tcW w:w="3463" w:type="dxa"/>
            <w:tcBorders>
              <w:bottom w:val="single" w:sz="4" w:space="0" w:color="auto"/>
            </w:tcBorders>
          </w:tcPr>
          <w:p w14:paraId="3EBAE4F0" w14:textId="77777777" w:rsidR="00BA57FD" w:rsidRPr="002B5730" w:rsidRDefault="00526A29" w:rsidP="00BA57FD">
            <w:pPr>
              <w:pStyle w:val="TableLeft"/>
              <w:rPr>
                <w:ins w:id="895" w:author="Powell, Deana" w:date="2026-03-05T15:34:00Z" w16du:dateUtc="2026-03-05T20:34:00Z"/>
                <w:sz w:val="18"/>
                <w:szCs w:val="18"/>
              </w:rPr>
            </w:pPr>
            <w:ins w:id="896" w:author="Powell, Deana" w:date="2026-03-05T15:34:00Z" w16du:dateUtc="2026-03-05T20:34:00Z">
              <w:r>
                <w:rPr>
                  <w:sz w:val="18"/>
                  <w:szCs w:val="18"/>
                </w:rPr>
                <w:t>Added</w:t>
              </w:r>
              <w:r w:rsidRPr="002B5730">
                <w:rPr>
                  <w:sz w:val="18"/>
                  <w:szCs w:val="18"/>
                </w:rPr>
                <w:t xml:space="preserve"> </w:t>
              </w:r>
              <w:r>
                <w:rPr>
                  <w:sz w:val="18"/>
                  <w:szCs w:val="18"/>
                </w:rPr>
                <w:t>sentence to refer</w:t>
              </w:r>
              <w:r w:rsidRPr="002B5730">
                <w:rPr>
                  <w:sz w:val="18"/>
                  <w:szCs w:val="18"/>
                </w:rPr>
                <w:t xml:space="preserve"> to country-specific appendices.</w:t>
              </w:r>
            </w:ins>
          </w:p>
        </w:tc>
        <w:tc>
          <w:tcPr>
            <w:tcW w:w="3471" w:type="dxa"/>
            <w:tcBorders>
              <w:bottom w:val="single" w:sz="4" w:space="0" w:color="auto"/>
            </w:tcBorders>
          </w:tcPr>
          <w:p w14:paraId="22ED96F1" w14:textId="77777777" w:rsidR="00BA57FD" w:rsidRPr="002B5730" w:rsidRDefault="00526A29" w:rsidP="00BA57FD">
            <w:pPr>
              <w:pStyle w:val="TableLeft"/>
              <w:rPr>
                <w:ins w:id="897" w:author="Powell, Deana" w:date="2026-03-05T15:34:00Z" w16du:dateUtc="2026-03-05T20:34:00Z"/>
                <w:sz w:val="18"/>
                <w:szCs w:val="18"/>
              </w:rPr>
            </w:pPr>
            <w:ins w:id="898" w:author="Powell, Deana" w:date="2026-03-05T15:34:00Z" w16du:dateUtc="2026-03-05T20:34:00Z">
              <w:r>
                <w:rPr>
                  <w:sz w:val="18"/>
                  <w:szCs w:val="18"/>
                </w:rPr>
                <w:t>See rationale for Section 8.2.</w:t>
              </w:r>
            </w:ins>
          </w:p>
        </w:tc>
      </w:tr>
      <w:tr w:rsidR="00CA657C" w14:paraId="7F37BE12" w14:textId="77777777" w:rsidTr="00BA57FD">
        <w:trPr>
          <w:ins w:id="899" w:author="Powell, Deana" w:date="2026-03-05T15:34:00Z" w16du:dateUtc="2026-03-05T20:34:00Z"/>
        </w:trPr>
        <w:tc>
          <w:tcPr>
            <w:tcW w:w="2066" w:type="dxa"/>
            <w:tcBorders>
              <w:top w:val="single" w:sz="4" w:space="0" w:color="auto"/>
              <w:bottom w:val="single" w:sz="4" w:space="0" w:color="auto"/>
            </w:tcBorders>
          </w:tcPr>
          <w:p w14:paraId="7CC486EC" w14:textId="77777777" w:rsidR="00BA57FD" w:rsidRPr="00CD7122" w:rsidRDefault="00526A29" w:rsidP="00BA57FD">
            <w:pPr>
              <w:pStyle w:val="TableLeft"/>
              <w:rPr>
                <w:ins w:id="900" w:author="Powell, Deana" w:date="2026-03-05T15:34:00Z" w16du:dateUtc="2026-03-05T20:34:00Z"/>
                <w:sz w:val="18"/>
                <w:szCs w:val="18"/>
              </w:rPr>
            </w:pPr>
            <w:ins w:id="901" w:author="Powell, Deana" w:date="2026-03-05T15:34:00Z" w16du:dateUtc="2026-03-05T20:34:00Z">
              <w:r w:rsidRPr="00CD7122">
                <w:rPr>
                  <w:sz w:val="18"/>
                  <w:szCs w:val="18"/>
                </w:rPr>
                <w:t>Section 8.6.2, Blood Collection for Plasma Venetoclax (Part 1 Participants Only)</w:t>
              </w:r>
            </w:ins>
          </w:p>
        </w:tc>
        <w:tc>
          <w:tcPr>
            <w:tcW w:w="3463" w:type="dxa"/>
            <w:tcBorders>
              <w:bottom w:val="single" w:sz="4" w:space="0" w:color="auto"/>
            </w:tcBorders>
          </w:tcPr>
          <w:p w14:paraId="1A79069F" w14:textId="77777777" w:rsidR="00BA57FD" w:rsidRPr="002B5730" w:rsidRDefault="00526A29" w:rsidP="00BA57FD">
            <w:pPr>
              <w:pStyle w:val="TableLeft"/>
              <w:rPr>
                <w:ins w:id="902" w:author="Powell, Deana" w:date="2026-03-05T15:34:00Z" w16du:dateUtc="2026-03-05T20:34:00Z"/>
                <w:sz w:val="18"/>
                <w:szCs w:val="18"/>
              </w:rPr>
            </w:pPr>
            <w:ins w:id="903" w:author="Powell, Deana" w:date="2026-03-05T15:34:00Z" w16du:dateUtc="2026-03-05T20:34:00Z">
              <w:r w:rsidRPr="002B5730">
                <w:rPr>
                  <w:sz w:val="18"/>
                  <w:szCs w:val="18"/>
                </w:rPr>
                <w:t xml:space="preserve">Added </w:t>
              </w:r>
              <w:r w:rsidRPr="002B5730">
                <w:rPr>
                  <w:rFonts w:cs="Times New Roman"/>
                  <w:sz w:val="18"/>
                  <w:szCs w:val="18"/>
                </w:rPr>
                <w:t>±</w:t>
              </w:r>
              <w:r w:rsidRPr="002B5730">
                <w:rPr>
                  <w:sz w:val="18"/>
                  <w:szCs w:val="18"/>
                </w:rPr>
                <w:t>30-minute window for PK blood sample collection at 6 hours post dose.</w:t>
              </w:r>
            </w:ins>
          </w:p>
        </w:tc>
        <w:tc>
          <w:tcPr>
            <w:tcW w:w="3471" w:type="dxa"/>
            <w:tcBorders>
              <w:bottom w:val="single" w:sz="4" w:space="0" w:color="auto"/>
            </w:tcBorders>
          </w:tcPr>
          <w:p w14:paraId="2FFFB10B" w14:textId="77777777" w:rsidR="00BA57FD" w:rsidRPr="002B5730" w:rsidRDefault="00526A29" w:rsidP="00BA57FD">
            <w:pPr>
              <w:pStyle w:val="TableLeft"/>
              <w:rPr>
                <w:ins w:id="904" w:author="Powell, Deana" w:date="2026-03-05T15:34:00Z" w16du:dateUtc="2026-03-05T20:34:00Z"/>
                <w:sz w:val="18"/>
                <w:szCs w:val="18"/>
              </w:rPr>
            </w:pPr>
            <w:ins w:id="905" w:author="Powell, Deana" w:date="2026-03-05T15:34:00Z" w16du:dateUtc="2026-03-05T20:34:00Z">
              <w:r w:rsidRPr="002B5730">
                <w:rPr>
                  <w:sz w:val="18"/>
                  <w:szCs w:val="18"/>
                </w:rPr>
                <w:t>To allow some flexibility in blood sample collection time.</w:t>
              </w:r>
            </w:ins>
          </w:p>
        </w:tc>
      </w:tr>
      <w:tr w:rsidR="00CA657C" w14:paraId="5A8D519B" w14:textId="77777777" w:rsidTr="00BA57FD">
        <w:trPr>
          <w:ins w:id="906" w:author="Powell, Deana" w:date="2026-03-05T15:34:00Z" w16du:dateUtc="2026-03-05T20:34:00Z"/>
        </w:trPr>
        <w:tc>
          <w:tcPr>
            <w:tcW w:w="2066" w:type="dxa"/>
            <w:tcBorders>
              <w:top w:val="single" w:sz="4" w:space="0" w:color="auto"/>
              <w:bottom w:val="nil"/>
            </w:tcBorders>
          </w:tcPr>
          <w:p w14:paraId="1883B8E5" w14:textId="77777777" w:rsidR="00BA57FD" w:rsidRDefault="00526A29" w:rsidP="00BA57FD">
            <w:pPr>
              <w:pStyle w:val="TableLeft"/>
              <w:rPr>
                <w:ins w:id="907" w:author="Powell, Deana" w:date="2026-03-05T15:34:00Z" w16du:dateUtc="2026-03-05T20:34:00Z"/>
                <w:sz w:val="18"/>
                <w:szCs w:val="18"/>
              </w:rPr>
            </w:pPr>
            <w:ins w:id="908" w:author="Powell, Deana" w:date="2026-03-05T15:34:00Z" w16du:dateUtc="2026-03-05T20:34:00Z">
              <w:r>
                <w:rPr>
                  <w:sz w:val="18"/>
                  <w:szCs w:val="18"/>
                </w:rPr>
                <w:t xml:space="preserve">Section </w:t>
              </w:r>
              <w:r w:rsidRPr="00260900">
                <w:rPr>
                  <w:sz w:val="18"/>
                  <w:szCs w:val="18"/>
                </w:rPr>
                <w:t>8.8</w:t>
              </w:r>
              <w:r>
                <w:rPr>
                  <w:sz w:val="18"/>
                  <w:szCs w:val="18"/>
                </w:rPr>
                <w:t xml:space="preserve">, </w:t>
              </w:r>
              <w:r w:rsidRPr="00260900">
                <w:rPr>
                  <w:sz w:val="18"/>
                  <w:szCs w:val="18"/>
                </w:rPr>
                <w:t>Biomarkers</w:t>
              </w:r>
            </w:ins>
          </w:p>
        </w:tc>
        <w:tc>
          <w:tcPr>
            <w:tcW w:w="3463" w:type="dxa"/>
            <w:tcBorders>
              <w:bottom w:val="single" w:sz="4" w:space="0" w:color="auto"/>
            </w:tcBorders>
          </w:tcPr>
          <w:p w14:paraId="1058E284" w14:textId="77777777" w:rsidR="00BA57FD" w:rsidRPr="002B5730" w:rsidRDefault="00526A29" w:rsidP="00BA57FD">
            <w:pPr>
              <w:pStyle w:val="TableLeft"/>
              <w:rPr>
                <w:ins w:id="909" w:author="Powell, Deana" w:date="2026-03-05T15:34:00Z" w16du:dateUtc="2026-03-05T20:34:00Z"/>
                <w:sz w:val="18"/>
                <w:szCs w:val="18"/>
              </w:rPr>
            </w:pPr>
            <w:ins w:id="910" w:author="Powell, Deana" w:date="2026-03-05T15:34:00Z" w16du:dateUtc="2026-03-05T20:34:00Z">
              <w:r w:rsidRPr="002B5730">
                <w:rPr>
                  <w:sz w:val="18"/>
                  <w:szCs w:val="18"/>
                </w:rPr>
                <w:t>Updated description of tumor tissue collection.</w:t>
              </w:r>
            </w:ins>
          </w:p>
        </w:tc>
        <w:tc>
          <w:tcPr>
            <w:tcW w:w="3471" w:type="dxa"/>
            <w:tcBorders>
              <w:bottom w:val="single" w:sz="4" w:space="0" w:color="auto"/>
            </w:tcBorders>
          </w:tcPr>
          <w:p w14:paraId="3CF693B5" w14:textId="77777777" w:rsidR="00BA57FD" w:rsidRPr="002B5730" w:rsidRDefault="00526A29" w:rsidP="00BA57FD">
            <w:pPr>
              <w:pStyle w:val="TableLeft"/>
              <w:rPr>
                <w:ins w:id="911" w:author="Powell, Deana" w:date="2026-03-05T15:34:00Z" w16du:dateUtc="2026-03-05T20:34:00Z"/>
                <w:sz w:val="18"/>
                <w:szCs w:val="18"/>
              </w:rPr>
            </w:pPr>
            <w:ins w:id="912" w:author="Powell, Deana" w:date="2026-03-05T15:34:00Z" w16du:dateUtc="2026-03-05T20:34:00Z">
              <w:r w:rsidRPr="002B5730">
                <w:rPr>
                  <w:sz w:val="18"/>
                  <w:szCs w:val="18"/>
                </w:rPr>
                <w:t>For internal consistency with the SoA.</w:t>
              </w:r>
            </w:ins>
          </w:p>
        </w:tc>
      </w:tr>
      <w:tr w:rsidR="00CA657C" w14:paraId="60F7F0DD" w14:textId="77777777" w:rsidTr="00BA57FD">
        <w:trPr>
          <w:ins w:id="913" w:author="Powell, Deana" w:date="2026-03-05T15:34:00Z" w16du:dateUtc="2026-03-05T20:34:00Z"/>
        </w:trPr>
        <w:tc>
          <w:tcPr>
            <w:tcW w:w="2066" w:type="dxa"/>
            <w:tcBorders>
              <w:top w:val="nil"/>
              <w:bottom w:val="single" w:sz="4" w:space="0" w:color="auto"/>
            </w:tcBorders>
          </w:tcPr>
          <w:p w14:paraId="7A8092C1" w14:textId="77777777" w:rsidR="00BA57FD" w:rsidRPr="00CD7122" w:rsidRDefault="00BA57FD" w:rsidP="00BA57FD">
            <w:pPr>
              <w:pStyle w:val="TableLeft"/>
              <w:rPr>
                <w:ins w:id="914" w:author="Powell, Deana" w:date="2026-03-05T15:34:00Z" w16du:dateUtc="2026-03-05T20:34:00Z"/>
                <w:sz w:val="18"/>
                <w:szCs w:val="18"/>
              </w:rPr>
            </w:pPr>
          </w:p>
        </w:tc>
        <w:tc>
          <w:tcPr>
            <w:tcW w:w="3463" w:type="dxa"/>
            <w:tcBorders>
              <w:bottom w:val="single" w:sz="4" w:space="0" w:color="auto"/>
            </w:tcBorders>
          </w:tcPr>
          <w:p w14:paraId="318AE216" w14:textId="77777777" w:rsidR="00BA57FD" w:rsidRPr="002B5730" w:rsidRDefault="00526A29" w:rsidP="00BA57FD">
            <w:pPr>
              <w:pStyle w:val="TableLeft"/>
              <w:rPr>
                <w:ins w:id="915" w:author="Powell, Deana" w:date="2026-03-05T15:34:00Z" w16du:dateUtc="2026-03-05T20:34:00Z"/>
                <w:sz w:val="18"/>
                <w:szCs w:val="18"/>
              </w:rPr>
            </w:pPr>
            <w:ins w:id="916" w:author="Powell, Deana" w:date="2026-03-05T15:34:00Z" w16du:dateUtc="2026-03-05T20:34:00Z">
              <w:r w:rsidRPr="002B5730">
                <w:rPr>
                  <w:sz w:val="18"/>
                  <w:szCs w:val="18"/>
                </w:rPr>
                <w:t>Removed blood collection for 11q status and renamed sample as blood for cytogenetics.</w:t>
              </w:r>
            </w:ins>
          </w:p>
        </w:tc>
        <w:tc>
          <w:tcPr>
            <w:tcW w:w="3471" w:type="dxa"/>
            <w:tcBorders>
              <w:bottom w:val="single" w:sz="4" w:space="0" w:color="auto"/>
            </w:tcBorders>
          </w:tcPr>
          <w:p w14:paraId="38103617" w14:textId="77777777" w:rsidR="00BA57FD" w:rsidRPr="002B5730" w:rsidRDefault="00526A29" w:rsidP="00BA57FD">
            <w:pPr>
              <w:pStyle w:val="TableLeft"/>
              <w:rPr>
                <w:ins w:id="917" w:author="Powell, Deana" w:date="2026-03-05T15:34:00Z" w16du:dateUtc="2026-03-05T20:34:00Z"/>
                <w:sz w:val="18"/>
                <w:szCs w:val="18"/>
              </w:rPr>
            </w:pPr>
            <w:ins w:id="918" w:author="Powell, Deana" w:date="2026-03-05T15:34:00Z" w16du:dateUtc="2026-03-05T20:34:00Z">
              <w:r w:rsidRPr="002B5730">
                <w:rPr>
                  <w:sz w:val="18"/>
                  <w:szCs w:val="18"/>
                </w:rPr>
                <w:t>See Section 1.3 rationale for removal of 11q status.</w:t>
              </w:r>
            </w:ins>
          </w:p>
        </w:tc>
      </w:tr>
      <w:tr w:rsidR="00CA657C" w14:paraId="671F7F5B" w14:textId="77777777" w:rsidTr="00BA57FD">
        <w:trPr>
          <w:ins w:id="919" w:author="Powell, Deana" w:date="2026-03-05T15:34:00Z" w16du:dateUtc="2026-03-05T20:34:00Z"/>
        </w:trPr>
        <w:tc>
          <w:tcPr>
            <w:tcW w:w="2066" w:type="dxa"/>
            <w:tcBorders>
              <w:top w:val="single" w:sz="4" w:space="0" w:color="auto"/>
              <w:bottom w:val="single" w:sz="4" w:space="0" w:color="auto"/>
            </w:tcBorders>
          </w:tcPr>
          <w:p w14:paraId="22E02654" w14:textId="77777777" w:rsidR="00BA57FD" w:rsidRDefault="00526A29" w:rsidP="00BA57FD">
            <w:pPr>
              <w:pStyle w:val="TableLeft"/>
              <w:rPr>
                <w:ins w:id="920" w:author="Powell, Deana" w:date="2026-03-05T15:34:00Z" w16du:dateUtc="2026-03-05T20:34:00Z"/>
                <w:sz w:val="18"/>
                <w:szCs w:val="18"/>
              </w:rPr>
            </w:pPr>
            <w:ins w:id="921" w:author="Powell, Deana" w:date="2026-03-05T15:34:00Z" w16du:dateUtc="2026-03-05T20:34:00Z">
              <w:r>
                <w:rPr>
                  <w:sz w:val="18"/>
                  <w:szCs w:val="18"/>
                </w:rPr>
                <w:t xml:space="preserve">Section </w:t>
              </w:r>
              <w:r w:rsidRPr="00D17DDD">
                <w:rPr>
                  <w:sz w:val="18"/>
                  <w:szCs w:val="18"/>
                </w:rPr>
                <w:t>8.8.1</w:t>
              </w:r>
              <w:r>
                <w:rPr>
                  <w:sz w:val="18"/>
                  <w:szCs w:val="18"/>
                </w:rPr>
                <w:t xml:space="preserve">, </w:t>
              </w:r>
              <w:r w:rsidRPr="00D17DDD">
                <w:rPr>
                  <w:sz w:val="18"/>
                  <w:szCs w:val="18"/>
                </w:rPr>
                <w:t>Planned Genetic Analysis Sample Collection</w:t>
              </w:r>
            </w:ins>
          </w:p>
        </w:tc>
        <w:tc>
          <w:tcPr>
            <w:tcW w:w="3463" w:type="dxa"/>
            <w:tcBorders>
              <w:bottom w:val="single" w:sz="4" w:space="0" w:color="auto"/>
            </w:tcBorders>
          </w:tcPr>
          <w:p w14:paraId="0C2B2867" w14:textId="77777777" w:rsidR="00BA57FD" w:rsidRPr="002B5730" w:rsidRDefault="00526A29" w:rsidP="00BA57FD">
            <w:pPr>
              <w:pStyle w:val="TableLeft"/>
              <w:rPr>
                <w:ins w:id="922" w:author="Powell, Deana" w:date="2026-03-05T15:34:00Z" w16du:dateUtc="2026-03-05T20:34:00Z"/>
                <w:sz w:val="18"/>
                <w:szCs w:val="18"/>
              </w:rPr>
            </w:pPr>
            <w:ins w:id="923" w:author="Powell, Deana" w:date="2026-03-05T15:34:00Z" w16du:dateUtc="2026-03-05T20:34:00Z">
              <w:r w:rsidRPr="002B5730">
                <w:rPr>
                  <w:sz w:val="18"/>
                  <w:szCs w:val="18"/>
                </w:rPr>
                <w:t>Updated text regarding informed consent for genetic analysis sample collection.</w:t>
              </w:r>
            </w:ins>
          </w:p>
        </w:tc>
        <w:tc>
          <w:tcPr>
            <w:tcW w:w="3471" w:type="dxa"/>
            <w:tcBorders>
              <w:bottom w:val="single" w:sz="4" w:space="0" w:color="auto"/>
            </w:tcBorders>
          </w:tcPr>
          <w:p w14:paraId="6EB9C09F" w14:textId="77777777" w:rsidR="00BA57FD" w:rsidRPr="002B5730" w:rsidRDefault="00526A29" w:rsidP="00BA57FD">
            <w:pPr>
              <w:pStyle w:val="TableLeft"/>
              <w:rPr>
                <w:ins w:id="924" w:author="Powell, Deana" w:date="2026-03-05T15:34:00Z" w16du:dateUtc="2026-03-05T20:34:00Z"/>
                <w:sz w:val="18"/>
                <w:szCs w:val="18"/>
              </w:rPr>
            </w:pPr>
            <w:ins w:id="925" w:author="Powell, Deana" w:date="2026-03-05T15:34:00Z" w16du:dateUtc="2026-03-05T20:34:00Z">
              <w:r w:rsidRPr="002B5730">
                <w:rPr>
                  <w:sz w:val="18"/>
                  <w:szCs w:val="18"/>
                </w:rPr>
                <w:t>To reflect the current consenting process.</w:t>
              </w:r>
            </w:ins>
          </w:p>
        </w:tc>
      </w:tr>
      <w:tr w:rsidR="00CA657C" w14:paraId="093D21E1" w14:textId="77777777" w:rsidTr="00BA57FD">
        <w:trPr>
          <w:ins w:id="926" w:author="Powell, Deana" w:date="2026-03-05T15:34:00Z" w16du:dateUtc="2026-03-05T20:34:00Z"/>
        </w:trPr>
        <w:tc>
          <w:tcPr>
            <w:tcW w:w="2066" w:type="dxa"/>
            <w:tcBorders>
              <w:top w:val="single" w:sz="4" w:space="0" w:color="auto"/>
              <w:bottom w:val="single" w:sz="4" w:space="0" w:color="auto"/>
            </w:tcBorders>
          </w:tcPr>
          <w:p w14:paraId="3E65BFF8" w14:textId="77777777" w:rsidR="00BA57FD" w:rsidRDefault="00526A29" w:rsidP="00BA57FD">
            <w:pPr>
              <w:pStyle w:val="TableLeft"/>
              <w:rPr>
                <w:ins w:id="927" w:author="Powell, Deana" w:date="2026-03-05T15:34:00Z" w16du:dateUtc="2026-03-05T20:34:00Z"/>
                <w:sz w:val="18"/>
                <w:szCs w:val="18"/>
              </w:rPr>
            </w:pPr>
            <w:ins w:id="928" w:author="Powell, Deana" w:date="2026-03-05T15:34:00Z" w16du:dateUtc="2026-03-05T20:34:00Z">
              <w:r>
                <w:rPr>
                  <w:sz w:val="18"/>
                  <w:szCs w:val="18"/>
                </w:rPr>
                <w:t xml:space="preserve">Section </w:t>
              </w:r>
              <w:r w:rsidRPr="006E276B">
                <w:rPr>
                  <w:sz w:val="18"/>
                  <w:szCs w:val="18"/>
                </w:rPr>
                <w:t>8.11.5</w:t>
              </w:r>
              <w:r>
                <w:rPr>
                  <w:sz w:val="18"/>
                  <w:szCs w:val="18"/>
                </w:rPr>
                <w:t xml:space="preserve">, </w:t>
              </w:r>
              <w:r w:rsidRPr="006E276B">
                <w:rPr>
                  <w:sz w:val="18"/>
                  <w:szCs w:val="18"/>
                </w:rPr>
                <w:t>Vital Status</w:t>
              </w:r>
            </w:ins>
          </w:p>
        </w:tc>
        <w:tc>
          <w:tcPr>
            <w:tcW w:w="3463" w:type="dxa"/>
            <w:tcBorders>
              <w:bottom w:val="single" w:sz="4" w:space="0" w:color="auto"/>
            </w:tcBorders>
          </w:tcPr>
          <w:p w14:paraId="608254E0" w14:textId="77777777" w:rsidR="00BA57FD" w:rsidRPr="002B5730" w:rsidRDefault="00526A29" w:rsidP="00BA57FD">
            <w:pPr>
              <w:pStyle w:val="TableLeft"/>
              <w:rPr>
                <w:ins w:id="929" w:author="Powell, Deana" w:date="2026-03-05T15:34:00Z" w16du:dateUtc="2026-03-05T20:34:00Z"/>
                <w:sz w:val="18"/>
                <w:szCs w:val="18"/>
              </w:rPr>
            </w:pPr>
            <w:ins w:id="930" w:author="Powell, Deana" w:date="2026-03-05T15:34:00Z" w16du:dateUtc="2026-03-05T20:34:00Z">
              <w:r w:rsidRPr="002B5730">
                <w:rPr>
                  <w:sz w:val="18"/>
                  <w:szCs w:val="18"/>
                </w:rPr>
                <w:t>Text updated to reflect sources and the circumstances to use this information to determine a participant’s vital status.</w:t>
              </w:r>
            </w:ins>
          </w:p>
        </w:tc>
        <w:tc>
          <w:tcPr>
            <w:tcW w:w="3471" w:type="dxa"/>
            <w:tcBorders>
              <w:bottom w:val="single" w:sz="4" w:space="0" w:color="auto"/>
            </w:tcBorders>
          </w:tcPr>
          <w:p w14:paraId="02FEEFAB" w14:textId="77777777" w:rsidR="00BA57FD" w:rsidRPr="002B5730" w:rsidRDefault="00526A29" w:rsidP="00BA57FD">
            <w:pPr>
              <w:pStyle w:val="TableLeft"/>
              <w:rPr>
                <w:ins w:id="931" w:author="Powell, Deana" w:date="2026-03-05T15:34:00Z" w16du:dateUtc="2026-03-05T20:34:00Z"/>
                <w:sz w:val="18"/>
                <w:szCs w:val="18"/>
              </w:rPr>
            </w:pPr>
            <w:ins w:id="932" w:author="Powell, Deana" w:date="2026-03-05T15:34:00Z" w16du:dateUtc="2026-03-05T20:34:00Z">
              <w:r w:rsidRPr="002B5730">
                <w:rPr>
                  <w:sz w:val="18"/>
                  <w:szCs w:val="18"/>
                </w:rPr>
                <w:t>To ensure information is captured for participants receiving study treatment which follows regional regulations.</w:t>
              </w:r>
            </w:ins>
          </w:p>
        </w:tc>
      </w:tr>
      <w:tr w:rsidR="00CA657C" w14:paraId="4C7B8F91" w14:textId="77777777" w:rsidTr="00BA57FD">
        <w:trPr>
          <w:ins w:id="933" w:author="Powell, Deana" w:date="2026-03-05T15:34:00Z" w16du:dateUtc="2026-03-05T20:34:00Z"/>
        </w:trPr>
        <w:tc>
          <w:tcPr>
            <w:tcW w:w="2066" w:type="dxa"/>
            <w:tcBorders>
              <w:top w:val="single" w:sz="4" w:space="0" w:color="auto"/>
              <w:left w:val="single" w:sz="4" w:space="0" w:color="auto"/>
              <w:bottom w:val="nil"/>
              <w:right w:val="single" w:sz="4" w:space="0" w:color="auto"/>
            </w:tcBorders>
          </w:tcPr>
          <w:p w14:paraId="09497568" w14:textId="77777777" w:rsidR="00BA57FD" w:rsidRPr="00B025B4" w:rsidRDefault="00526A29" w:rsidP="00BA57FD">
            <w:pPr>
              <w:pStyle w:val="TableLeft"/>
              <w:rPr>
                <w:ins w:id="934" w:author="Powell, Deana" w:date="2026-03-05T15:34:00Z" w16du:dateUtc="2026-03-05T20:34:00Z"/>
                <w:sz w:val="18"/>
                <w:szCs w:val="18"/>
              </w:rPr>
            </w:pPr>
            <w:ins w:id="935" w:author="Powell, Deana" w:date="2026-03-05T15:34:00Z" w16du:dateUtc="2026-03-05T20:34:00Z">
              <w:r>
                <w:rPr>
                  <w:sz w:val="18"/>
                  <w:szCs w:val="18"/>
                </w:rPr>
                <w:t xml:space="preserve">Section </w:t>
              </w:r>
              <w:r w:rsidRPr="00B025B4">
                <w:rPr>
                  <w:sz w:val="18"/>
                  <w:szCs w:val="18"/>
                </w:rPr>
                <w:t>9.1</w:t>
              </w:r>
              <w:r>
                <w:rPr>
                  <w:sz w:val="18"/>
                  <w:szCs w:val="18"/>
                </w:rPr>
                <w:t xml:space="preserve">, </w:t>
              </w:r>
              <w:r w:rsidRPr="00B025B4">
                <w:rPr>
                  <w:sz w:val="18"/>
                  <w:szCs w:val="18"/>
                </w:rPr>
                <w:t>Statistical Analysis Plan Summary</w:t>
              </w:r>
            </w:ins>
          </w:p>
        </w:tc>
        <w:tc>
          <w:tcPr>
            <w:tcW w:w="3463" w:type="dxa"/>
            <w:tcBorders>
              <w:top w:val="single" w:sz="4" w:space="0" w:color="auto"/>
              <w:left w:val="single" w:sz="4" w:space="0" w:color="auto"/>
              <w:bottom w:val="single" w:sz="4" w:space="0" w:color="auto"/>
              <w:right w:val="single" w:sz="4" w:space="0" w:color="auto"/>
            </w:tcBorders>
          </w:tcPr>
          <w:p w14:paraId="6229D7E2" w14:textId="77777777" w:rsidR="00BA57FD" w:rsidRPr="002B5730" w:rsidRDefault="00526A29" w:rsidP="00BA57FD">
            <w:pPr>
              <w:pStyle w:val="TableLeft"/>
              <w:rPr>
                <w:ins w:id="936" w:author="Powell, Deana" w:date="2026-03-05T15:34:00Z" w16du:dateUtc="2026-03-05T20:34:00Z"/>
                <w:sz w:val="18"/>
                <w:szCs w:val="18"/>
              </w:rPr>
            </w:pPr>
            <w:ins w:id="937" w:author="Powell, Deana" w:date="2026-03-05T15:34:00Z" w16du:dateUtc="2026-03-05T20:34:00Z">
              <w:r w:rsidRPr="002B5730">
                <w:rPr>
                  <w:sz w:val="18"/>
                  <w:szCs w:val="18"/>
                </w:rPr>
                <w:t>Prior BCL2i use and prior BTKi use have been added as stratification factors.</w:t>
              </w:r>
            </w:ins>
          </w:p>
        </w:tc>
        <w:tc>
          <w:tcPr>
            <w:tcW w:w="3471" w:type="dxa"/>
            <w:tcBorders>
              <w:top w:val="single" w:sz="4" w:space="0" w:color="auto"/>
              <w:left w:val="single" w:sz="4" w:space="0" w:color="auto"/>
              <w:bottom w:val="single" w:sz="4" w:space="0" w:color="auto"/>
              <w:right w:val="single" w:sz="4" w:space="0" w:color="auto"/>
            </w:tcBorders>
          </w:tcPr>
          <w:p w14:paraId="7A4BE420" w14:textId="77777777" w:rsidR="00BA57FD" w:rsidRPr="002B5730" w:rsidRDefault="00526A29" w:rsidP="00BA57FD">
            <w:pPr>
              <w:pStyle w:val="TableLeft"/>
              <w:rPr>
                <w:ins w:id="938" w:author="Powell, Deana" w:date="2026-03-05T15:34:00Z" w16du:dateUtc="2026-03-05T20:34:00Z"/>
                <w:sz w:val="18"/>
                <w:szCs w:val="18"/>
              </w:rPr>
            </w:pPr>
            <w:ins w:id="939" w:author="Powell, Deana" w:date="2026-03-05T15:34:00Z" w16du:dateUtc="2026-03-05T20:34:00Z">
              <w:r w:rsidRPr="002B5730">
                <w:rPr>
                  <w:sz w:val="18"/>
                  <w:szCs w:val="18"/>
                </w:rPr>
                <w:t>See Section 1.2.2 rationale for additional stratification factors.</w:t>
              </w:r>
            </w:ins>
          </w:p>
        </w:tc>
      </w:tr>
      <w:tr w:rsidR="00CA657C" w14:paraId="7B52281B" w14:textId="77777777" w:rsidTr="00BA57FD">
        <w:trPr>
          <w:ins w:id="940" w:author="Powell, Deana" w:date="2026-03-05T15:34:00Z" w16du:dateUtc="2026-03-05T20:34:00Z"/>
        </w:trPr>
        <w:tc>
          <w:tcPr>
            <w:tcW w:w="2066" w:type="dxa"/>
            <w:tcBorders>
              <w:top w:val="nil"/>
              <w:left w:val="single" w:sz="4" w:space="0" w:color="auto"/>
              <w:bottom w:val="single" w:sz="4" w:space="0" w:color="auto"/>
              <w:right w:val="single" w:sz="4" w:space="0" w:color="auto"/>
            </w:tcBorders>
          </w:tcPr>
          <w:p w14:paraId="3B3F95E7" w14:textId="77777777" w:rsidR="00BA57FD" w:rsidRDefault="00BA57FD" w:rsidP="00BA57FD">
            <w:pPr>
              <w:pStyle w:val="TableLeft"/>
              <w:rPr>
                <w:ins w:id="941" w:author="Powell, Deana" w:date="2026-03-05T15:34:00Z" w16du:dateUtc="2026-03-05T20:34:00Z"/>
                <w:sz w:val="18"/>
                <w:szCs w:val="18"/>
              </w:rPr>
            </w:pPr>
          </w:p>
        </w:tc>
        <w:tc>
          <w:tcPr>
            <w:tcW w:w="3463" w:type="dxa"/>
            <w:tcBorders>
              <w:top w:val="single" w:sz="4" w:space="0" w:color="auto"/>
              <w:left w:val="single" w:sz="4" w:space="0" w:color="auto"/>
              <w:bottom w:val="single" w:sz="4" w:space="0" w:color="auto"/>
              <w:right w:val="single" w:sz="4" w:space="0" w:color="auto"/>
            </w:tcBorders>
          </w:tcPr>
          <w:p w14:paraId="11668BCC" w14:textId="77777777" w:rsidR="00BA57FD" w:rsidRPr="002B5730" w:rsidRDefault="00526A29" w:rsidP="00BA57FD">
            <w:pPr>
              <w:pStyle w:val="TableLeft"/>
              <w:rPr>
                <w:ins w:id="942" w:author="Powell, Deana" w:date="2026-03-05T15:34:00Z" w16du:dateUtc="2026-03-05T20:34:00Z"/>
                <w:sz w:val="18"/>
                <w:szCs w:val="18"/>
              </w:rPr>
            </w:pPr>
            <w:ins w:id="943" w:author="Powell, Deana" w:date="2026-03-05T15:34:00Z" w16du:dateUtc="2026-03-05T20:34:00Z">
              <w:r w:rsidRPr="002B5730">
                <w:rPr>
                  <w:sz w:val="18"/>
                  <w:szCs w:val="18"/>
                </w:rPr>
                <w:t>BTK-C481 mutation status was removed as a stratification factor.</w:t>
              </w:r>
            </w:ins>
          </w:p>
        </w:tc>
        <w:tc>
          <w:tcPr>
            <w:tcW w:w="3471" w:type="dxa"/>
            <w:tcBorders>
              <w:top w:val="single" w:sz="4" w:space="0" w:color="auto"/>
              <w:left w:val="single" w:sz="4" w:space="0" w:color="auto"/>
              <w:bottom w:val="single" w:sz="4" w:space="0" w:color="auto"/>
              <w:right w:val="single" w:sz="4" w:space="0" w:color="auto"/>
            </w:tcBorders>
          </w:tcPr>
          <w:p w14:paraId="260DD286" w14:textId="77777777" w:rsidR="00BA57FD" w:rsidRPr="002B5730" w:rsidRDefault="00526A29" w:rsidP="00BA57FD">
            <w:pPr>
              <w:pStyle w:val="TableLeft"/>
              <w:rPr>
                <w:ins w:id="944" w:author="Powell, Deana" w:date="2026-03-05T15:34:00Z" w16du:dateUtc="2026-03-05T20:34:00Z"/>
                <w:sz w:val="18"/>
                <w:szCs w:val="18"/>
              </w:rPr>
            </w:pPr>
            <w:ins w:id="945" w:author="Powell, Deana" w:date="2026-03-05T15:34:00Z" w16du:dateUtc="2026-03-05T20:34:00Z">
              <w:r w:rsidRPr="002B5730">
                <w:rPr>
                  <w:sz w:val="18"/>
                  <w:szCs w:val="18"/>
                </w:rPr>
                <w:t>See Section 1.2.2 rationale for removal of BTK-C481 mutation status as a stratification factor.</w:t>
              </w:r>
            </w:ins>
          </w:p>
        </w:tc>
      </w:tr>
      <w:tr w:rsidR="00CA657C" w14:paraId="7100225C" w14:textId="77777777" w:rsidTr="00BA57FD">
        <w:trPr>
          <w:ins w:id="946" w:author="Powell, Deana" w:date="2026-03-05T15:34:00Z" w16du:dateUtc="2026-03-05T20:34:00Z"/>
        </w:trPr>
        <w:tc>
          <w:tcPr>
            <w:tcW w:w="2066" w:type="dxa"/>
            <w:tcBorders>
              <w:top w:val="single" w:sz="4" w:space="0" w:color="auto"/>
              <w:left w:val="single" w:sz="4" w:space="0" w:color="auto"/>
              <w:bottom w:val="nil"/>
              <w:right w:val="single" w:sz="4" w:space="0" w:color="auto"/>
            </w:tcBorders>
          </w:tcPr>
          <w:p w14:paraId="19D99450" w14:textId="77777777" w:rsidR="00BA57FD" w:rsidRDefault="00526A29" w:rsidP="00BA57FD">
            <w:pPr>
              <w:pStyle w:val="TableLeft"/>
              <w:rPr>
                <w:ins w:id="947" w:author="Powell, Deana" w:date="2026-03-05T15:34:00Z" w16du:dateUtc="2026-03-05T20:34:00Z"/>
                <w:sz w:val="18"/>
                <w:szCs w:val="18"/>
              </w:rPr>
            </w:pPr>
            <w:ins w:id="948" w:author="Powell, Deana" w:date="2026-03-05T15:34:00Z" w16du:dateUtc="2026-03-05T20:34:00Z">
              <w:r>
                <w:rPr>
                  <w:sz w:val="18"/>
                  <w:szCs w:val="18"/>
                </w:rPr>
                <w:t xml:space="preserve">Section </w:t>
              </w:r>
              <w:r w:rsidRPr="00B025B4">
                <w:rPr>
                  <w:sz w:val="18"/>
                  <w:szCs w:val="18"/>
                </w:rPr>
                <w:t>9.10</w:t>
              </w:r>
              <w:r>
                <w:rPr>
                  <w:sz w:val="18"/>
                  <w:szCs w:val="18"/>
                </w:rPr>
                <w:t xml:space="preserve">, </w:t>
              </w:r>
              <w:r w:rsidRPr="00B025B4">
                <w:rPr>
                  <w:sz w:val="18"/>
                  <w:szCs w:val="18"/>
                </w:rPr>
                <w:t>Subgroup Analyses</w:t>
              </w:r>
            </w:ins>
          </w:p>
        </w:tc>
        <w:tc>
          <w:tcPr>
            <w:tcW w:w="3463" w:type="dxa"/>
            <w:tcBorders>
              <w:top w:val="single" w:sz="4" w:space="0" w:color="auto"/>
              <w:left w:val="single" w:sz="4" w:space="0" w:color="auto"/>
              <w:bottom w:val="single" w:sz="4" w:space="0" w:color="auto"/>
              <w:right w:val="single" w:sz="4" w:space="0" w:color="auto"/>
            </w:tcBorders>
          </w:tcPr>
          <w:p w14:paraId="4B1B8852" w14:textId="77777777" w:rsidR="00BA57FD" w:rsidRPr="002B5730" w:rsidRDefault="00526A29" w:rsidP="00BA57FD">
            <w:pPr>
              <w:pStyle w:val="TableLeft"/>
              <w:rPr>
                <w:ins w:id="949" w:author="Powell, Deana" w:date="2026-03-05T15:34:00Z" w16du:dateUtc="2026-03-05T20:34:00Z"/>
                <w:sz w:val="18"/>
                <w:szCs w:val="18"/>
              </w:rPr>
            </w:pPr>
            <w:ins w:id="950" w:author="Powell, Deana" w:date="2026-03-05T15:34:00Z" w16du:dateUtc="2026-03-05T20:34:00Z">
              <w:r w:rsidRPr="002B5730">
                <w:rPr>
                  <w:sz w:val="18"/>
                  <w:szCs w:val="18"/>
                </w:rPr>
                <w:t>Prior BCL2i use and prior BTKi use have been added as stratification factors.</w:t>
              </w:r>
            </w:ins>
          </w:p>
        </w:tc>
        <w:tc>
          <w:tcPr>
            <w:tcW w:w="3471" w:type="dxa"/>
            <w:tcBorders>
              <w:top w:val="single" w:sz="4" w:space="0" w:color="auto"/>
              <w:left w:val="single" w:sz="4" w:space="0" w:color="auto"/>
              <w:bottom w:val="single" w:sz="4" w:space="0" w:color="auto"/>
              <w:right w:val="single" w:sz="4" w:space="0" w:color="auto"/>
            </w:tcBorders>
          </w:tcPr>
          <w:p w14:paraId="7A4981A9" w14:textId="77777777" w:rsidR="00BA57FD" w:rsidRPr="002B5730" w:rsidRDefault="00526A29" w:rsidP="00BA57FD">
            <w:pPr>
              <w:pStyle w:val="TableLeft"/>
              <w:rPr>
                <w:ins w:id="951" w:author="Powell, Deana" w:date="2026-03-05T15:34:00Z" w16du:dateUtc="2026-03-05T20:34:00Z"/>
                <w:sz w:val="18"/>
                <w:szCs w:val="18"/>
              </w:rPr>
            </w:pPr>
            <w:ins w:id="952" w:author="Powell, Deana" w:date="2026-03-05T15:34:00Z" w16du:dateUtc="2026-03-05T20:34:00Z">
              <w:r w:rsidRPr="002B5730">
                <w:rPr>
                  <w:sz w:val="18"/>
                  <w:szCs w:val="18"/>
                </w:rPr>
                <w:t>See Section 1.2.2 rationale for additional stratification factors.</w:t>
              </w:r>
            </w:ins>
          </w:p>
        </w:tc>
      </w:tr>
      <w:tr w:rsidR="00CA657C" w14:paraId="32DC6C98" w14:textId="77777777" w:rsidTr="00BA57FD">
        <w:trPr>
          <w:ins w:id="953" w:author="Powell, Deana" w:date="2026-03-05T15:34:00Z" w16du:dateUtc="2026-03-05T20:34:00Z"/>
        </w:trPr>
        <w:tc>
          <w:tcPr>
            <w:tcW w:w="2066" w:type="dxa"/>
            <w:tcBorders>
              <w:top w:val="nil"/>
              <w:left w:val="single" w:sz="4" w:space="0" w:color="auto"/>
              <w:bottom w:val="single" w:sz="4" w:space="0" w:color="auto"/>
              <w:right w:val="single" w:sz="4" w:space="0" w:color="auto"/>
            </w:tcBorders>
          </w:tcPr>
          <w:p w14:paraId="2D3307E7" w14:textId="77777777" w:rsidR="00BA57FD" w:rsidRDefault="00BA57FD" w:rsidP="00BA57FD">
            <w:pPr>
              <w:pStyle w:val="TableLeft"/>
              <w:rPr>
                <w:ins w:id="954" w:author="Powell, Deana" w:date="2026-03-05T15:34:00Z" w16du:dateUtc="2026-03-05T20:34:00Z"/>
                <w:sz w:val="18"/>
                <w:szCs w:val="18"/>
              </w:rPr>
            </w:pPr>
          </w:p>
        </w:tc>
        <w:tc>
          <w:tcPr>
            <w:tcW w:w="3463" w:type="dxa"/>
            <w:tcBorders>
              <w:top w:val="single" w:sz="4" w:space="0" w:color="auto"/>
              <w:left w:val="single" w:sz="4" w:space="0" w:color="auto"/>
              <w:bottom w:val="single" w:sz="4" w:space="0" w:color="auto"/>
              <w:right w:val="single" w:sz="4" w:space="0" w:color="auto"/>
            </w:tcBorders>
          </w:tcPr>
          <w:p w14:paraId="19C2F2BA" w14:textId="77777777" w:rsidR="00BA57FD" w:rsidRPr="002B5730" w:rsidRDefault="00526A29" w:rsidP="00BA57FD">
            <w:pPr>
              <w:pStyle w:val="TableLeft"/>
              <w:rPr>
                <w:ins w:id="955" w:author="Powell, Deana" w:date="2026-03-05T15:34:00Z" w16du:dateUtc="2026-03-05T20:34:00Z"/>
                <w:sz w:val="18"/>
                <w:szCs w:val="18"/>
              </w:rPr>
            </w:pPr>
            <w:ins w:id="956" w:author="Powell, Deana" w:date="2026-03-05T15:34:00Z" w16du:dateUtc="2026-03-05T20:34:00Z">
              <w:r w:rsidRPr="002B5730">
                <w:rPr>
                  <w:sz w:val="18"/>
                  <w:szCs w:val="18"/>
                </w:rPr>
                <w:t>BTK-C481 mutation status was removed as a stratification factor.</w:t>
              </w:r>
            </w:ins>
          </w:p>
        </w:tc>
        <w:tc>
          <w:tcPr>
            <w:tcW w:w="3471" w:type="dxa"/>
            <w:tcBorders>
              <w:top w:val="single" w:sz="4" w:space="0" w:color="auto"/>
              <w:left w:val="single" w:sz="4" w:space="0" w:color="auto"/>
              <w:bottom w:val="single" w:sz="4" w:space="0" w:color="auto"/>
              <w:right w:val="single" w:sz="4" w:space="0" w:color="auto"/>
            </w:tcBorders>
          </w:tcPr>
          <w:p w14:paraId="66E679D2" w14:textId="77777777" w:rsidR="00BA57FD" w:rsidRPr="002B5730" w:rsidRDefault="00526A29" w:rsidP="00BA57FD">
            <w:pPr>
              <w:pStyle w:val="TableLeft"/>
              <w:rPr>
                <w:ins w:id="957" w:author="Powell, Deana" w:date="2026-03-05T15:34:00Z" w16du:dateUtc="2026-03-05T20:34:00Z"/>
                <w:sz w:val="18"/>
                <w:szCs w:val="18"/>
              </w:rPr>
            </w:pPr>
            <w:ins w:id="958" w:author="Powell, Deana" w:date="2026-03-05T15:34:00Z" w16du:dateUtc="2026-03-05T20:34:00Z">
              <w:r w:rsidRPr="002B5730">
                <w:rPr>
                  <w:sz w:val="18"/>
                  <w:szCs w:val="18"/>
                </w:rPr>
                <w:t>See Section 1.2.2 rationale for removal of BTK-C481 mutation status as a stratification factor.</w:t>
              </w:r>
            </w:ins>
          </w:p>
        </w:tc>
      </w:tr>
      <w:tr w:rsidR="00CA657C" w14:paraId="58AEB7C6" w14:textId="77777777" w:rsidTr="00BA57FD">
        <w:trPr>
          <w:ins w:id="959" w:author="Powell, Deana" w:date="2026-03-05T15:34:00Z" w16du:dateUtc="2026-03-05T20:34:00Z"/>
        </w:trPr>
        <w:tc>
          <w:tcPr>
            <w:tcW w:w="2066" w:type="dxa"/>
            <w:tcBorders>
              <w:top w:val="single" w:sz="4" w:space="0" w:color="auto"/>
              <w:bottom w:val="single" w:sz="4" w:space="0" w:color="auto"/>
            </w:tcBorders>
          </w:tcPr>
          <w:p w14:paraId="4D3ECDFF" w14:textId="77777777" w:rsidR="00BA57FD" w:rsidRDefault="00526A29" w:rsidP="00BA57FD">
            <w:pPr>
              <w:pStyle w:val="TableLeft"/>
              <w:rPr>
                <w:ins w:id="960" w:author="Powell, Deana" w:date="2026-03-05T15:34:00Z" w16du:dateUtc="2026-03-05T20:34:00Z"/>
                <w:sz w:val="18"/>
                <w:szCs w:val="18"/>
              </w:rPr>
            </w:pPr>
            <w:ins w:id="961" w:author="Powell, Deana" w:date="2026-03-05T15:34:00Z" w16du:dateUtc="2026-03-05T20:34:00Z">
              <w:r w:rsidRPr="003F3134">
                <w:rPr>
                  <w:sz w:val="18"/>
                  <w:szCs w:val="18"/>
                </w:rPr>
                <w:t>Section 10.1.1, Code of Conduct for Clinical Trials</w:t>
              </w:r>
            </w:ins>
          </w:p>
        </w:tc>
        <w:tc>
          <w:tcPr>
            <w:tcW w:w="3463" w:type="dxa"/>
            <w:tcBorders>
              <w:top w:val="single" w:sz="4" w:space="0" w:color="auto"/>
            </w:tcBorders>
          </w:tcPr>
          <w:p w14:paraId="7D71941D" w14:textId="77777777" w:rsidR="00BA57FD" w:rsidRPr="002B5730" w:rsidRDefault="00526A29" w:rsidP="00BA57FD">
            <w:pPr>
              <w:pStyle w:val="TableLeft"/>
              <w:rPr>
                <w:ins w:id="962" w:author="Powell, Deana" w:date="2026-03-05T15:34:00Z" w16du:dateUtc="2026-03-05T20:34:00Z"/>
                <w:sz w:val="18"/>
                <w:szCs w:val="18"/>
              </w:rPr>
            </w:pPr>
            <w:ins w:id="963" w:author="Powell, Deana" w:date="2026-03-05T15:34:00Z" w16du:dateUtc="2026-03-05T20:34:00Z">
              <w:r w:rsidRPr="00C97419">
                <w:rPr>
                  <w:sz w:val="18"/>
                  <w:szCs w:val="18"/>
                </w:rPr>
                <w:t>Revised Code of Conduct to incorporate updated regulation requirements.</w:t>
              </w:r>
            </w:ins>
          </w:p>
        </w:tc>
        <w:tc>
          <w:tcPr>
            <w:tcW w:w="3471" w:type="dxa"/>
            <w:tcBorders>
              <w:top w:val="single" w:sz="4" w:space="0" w:color="auto"/>
            </w:tcBorders>
          </w:tcPr>
          <w:p w14:paraId="094C0CA2" w14:textId="77777777" w:rsidR="00BA57FD" w:rsidRPr="00C97419" w:rsidRDefault="00526A29" w:rsidP="00BA57FD">
            <w:pPr>
              <w:pStyle w:val="TableLeft"/>
              <w:rPr>
                <w:ins w:id="964" w:author="Powell, Deana" w:date="2026-03-05T15:34:00Z" w16du:dateUtc="2026-03-05T20:34:00Z"/>
                <w:sz w:val="18"/>
                <w:szCs w:val="18"/>
                <w:lang w:val="en-GB"/>
              </w:rPr>
            </w:pPr>
            <w:ins w:id="965" w:author="Powell, Deana" w:date="2026-03-05T15:34:00Z" w16du:dateUtc="2026-03-05T20:34:00Z">
              <w:r w:rsidRPr="00C97419">
                <w:rPr>
                  <w:sz w:val="18"/>
                  <w:szCs w:val="18"/>
                  <w:lang w:val="en-GB"/>
                </w:rPr>
                <w:t>To align with ICH E6(R3).</w:t>
              </w:r>
            </w:ins>
          </w:p>
          <w:p w14:paraId="458D4C23" w14:textId="77777777" w:rsidR="00BA57FD" w:rsidRPr="002B5730" w:rsidRDefault="00BA57FD" w:rsidP="00BA57FD">
            <w:pPr>
              <w:pStyle w:val="TableLeft"/>
              <w:rPr>
                <w:ins w:id="966" w:author="Powell, Deana" w:date="2026-03-05T15:34:00Z" w16du:dateUtc="2026-03-05T20:34:00Z"/>
                <w:sz w:val="18"/>
                <w:szCs w:val="18"/>
              </w:rPr>
            </w:pPr>
          </w:p>
        </w:tc>
      </w:tr>
      <w:tr w:rsidR="00CA657C" w14:paraId="175F0592" w14:textId="77777777" w:rsidTr="00BA57FD">
        <w:trPr>
          <w:ins w:id="967" w:author="Powell, Deana" w:date="2026-03-05T15:34:00Z" w16du:dateUtc="2026-03-05T20:34:00Z"/>
        </w:trPr>
        <w:tc>
          <w:tcPr>
            <w:tcW w:w="2066" w:type="dxa"/>
            <w:tcBorders>
              <w:top w:val="single" w:sz="4" w:space="0" w:color="auto"/>
              <w:bottom w:val="single" w:sz="4" w:space="0" w:color="auto"/>
            </w:tcBorders>
          </w:tcPr>
          <w:p w14:paraId="41CD17B2" w14:textId="77777777" w:rsidR="00BA57FD" w:rsidRPr="003F3134" w:rsidRDefault="00526A29" w:rsidP="00BA57FD">
            <w:pPr>
              <w:pStyle w:val="TableLeft"/>
              <w:rPr>
                <w:ins w:id="968" w:author="Powell, Deana" w:date="2026-03-05T15:34:00Z" w16du:dateUtc="2026-03-05T20:34:00Z"/>
                <w:sz w:val="18"/>
                <w:szCs w:val="18"/>
              </w:rPr>
            </w:pPr>
            <w:ins w:id="969" w:author="Powell, Deana" w:date="2026-03-05T15:34:00Z" w16du:dateUtc="2026-03-05T20:34:00Z">
              <w:r w:rsidRPr="003F3134">
                <w:rPr>
                  <w:sz w:val="18"/>
                  <w:szCs w:val="18"/>
                </w:rPr>
                <w:t>Section 10.1.3, Data Protection</w:t>
              </w:r>
            </w:ins>
          </w:p>
        </w:tc>
        <w:tc>
          <w:tcPr>
            <w:tcW w:w="3463" w:type="dxa"/>
            <w:tcBorders>
              <w:top w:val="single" w:sz="4" w:space="0" w:color="auto"/>
            </w:tcBorders>
          </w:tcPr>
          <w:p w14:paraId="7412EFA9" w14:textId="77777777" w:rsidR="00BA57FD" w:rsidRPr="002B5730" w:rsidRDefault="00526A29" w:rsidP="00BA57FD">
            <w:pPr>
              <w:pStyle w:val="TableLeft"/>
              <w:rPr>
                <w:ins w:id="970" w:author="Powell, Deana" w:date="2026-03-05T15:34:00Z" w16du:dateUtc="2026-03-05T20:34:00Z"/>
                <w:sz w:val="18"/>
                <w:szCs w:val="18"/>
              </w:rPr>
            </w:pPr>
            <w:ins w:id="971" w:author="Powell, Deana" w:date="2026-03-05T15:34:00Z" w16du:dateUtc="2026-03-05T20:34:00Z">
              <w:r w:rsidRPr="002B5730">
                <w:rPr>
                  <w:sz w:val="18"/>
                  <w:szCs w:val="18"/>
                </w:rPr>
                <w:t>Expanded section by adding description information about EU-approved Binding Corporate Rules.</w:t>
              </w:r>
            </w:ins>
          </w:p>
        </w:tc>
        <w:tc>
          <w:tcPr>
            <w:tcW w:w="3471" w:type="dxa"/>
            <w:tcBorders>
              <w:top w:val="single" w:sz="4" w:space="0" w:color="auto"/>
            </w:tcBorders>
          </w:tcPr>
          <w:p w14:paraId="15812B18" w14:textId="77777777" w:rsidR="00BA57FD" w:rsidRPr="002B5730" w:rsidRDefault="00526A29" w:rsidP="00BA57FD">
            <w:pPr>
              <w:pStyle w:val="TableLeft"/>
              <w:rPr>
                <w:ins w:id="972" w:author="Powell, Deana" w:date="2026-03-05T15:34:00Z" w16du:dateUtc="2026-03-05T20:34:00Z"/>
                <w:sz w:val="18"/>
                <w:szCs w:val="18"/>
              </w:rPr>
            </w:pPr>
            <w:ins w:id="973" w:author="Powell, Deana" w:date="2026-03-05T15:34:00Z" w16du:dateUtc="2026-03-05T20:34:00Z">
              <w:r w:rsidRPr="002B5730">
                <w:rPr>
                  <w:sz w:val="18"/>
                  <w:szCs w:val="18"/>
                </w:rPr>
                <w:t>See Section 8.4.4 rationale.</w:t>
              </w:r>
            </w:ins>
          </w:p>
        </w:tc>
      </w:tr>
      <w:tr w:rsidR="00CA657C" w14:paraId="31DB9268" w14:textId="77777777" w:rsidTr="00BA57FD">
        <w:trPr>
          <w:ins w:id="974" w:author="Powell, Deana" w:date="2026-03-05T15:34:00Z" w16du:dateUtc="2026-03-05T20:34:00Z"/>
        </w:trPr>
        <w:tc>
          <w:tcPr>
            <w:tcW w:w="2066" w:type="dxa"/>
            <w:tcBorders>
              <w:top w:val="single" w:sz="4" w:space="0" w:color="auto"/>
              <w:bottom w:val="single" w:sz="4" w:space="0" w:color="auto"/>
            </w:tcBorders>
          </w:tcPr>
          <w:p w14:paraId="33658150" w14:textId="77777777" w:rsidR="00BA57FD" w:rsidRPr="003F3134" w:rsidRDefault="00526A29" w:rsidP="00BA57FD">
            <w:pPr>
              <w:pStyle w:val="TableLeft"/>
              <w:rPr>
                <w:ins w:id="975" w:author="Powell, Deana" w:date="2026-03-05T15:34:00Z" w16du:dateUtc="2026-03-05T20:34:00Z"/>
                <w:sz w:val="18"/>
                <w:szCs w:val="18"/>
              </w:rPr>
            </w:pPr>
            <w:ins w:id="976" w:author="Powell, Deana" w:date="2026-03-05T15:34:00Z" w16du:dateUtc="2026-03-05T20:34:00Z">
              <w:r w:rsidRPr="003F3134">
                <w:rPr>
                  <w:sz w:val="18"/>
                  <w:szCs w:val="18"/>
                </w:rPr>
                <w:t>Section 10.1.6, Compliance with Study Registration and Results Posting Requirements</w:t>
              </w:r>
            </w:ins>
          </w:p>
        </w:tc>
        <w:tc>
          <w:tcPr>
            <w:tcW w:w="3463" w:type="dxa"/>
            <w:tcBorders>
              <w:top w:val="single" w:sz="4" w:space="0" w:color="auto"/>
            </w:tcBorders>
          </w:tcPr>
          <w:p w14:paraId="581EBAA5" w14:textId="77777777" w:rsidR="00BA57FD" w:rsidRPr="002B5730" w:rsidRDefault="00526A29" w:rsidP="00BA57FD">
            <w:pPr>
              <w:pStyle w:val="TableLeft"/>
              <w:rPr>
                <w:ins w:id="977" w:author="Powell, Deana" w:date="2026-03-05T15:34:00Z" w16du:dateUtc="2026-03-05T20:34:00Z"/>
                <w:sz w:val="18"/>
                <w:szCs w:val="18"/>
              </w:rPr>
            </w:pPr>
            <w:ins w:id="978" w:author="Powell, Deana" w:date="2026-03-05T15:34:00Z" w16du:dateUtc="2026-03-05T20:34:00Z">
              <w:r w:rsidRPr="002B5730">
                <w:rPr>
                  <w:sz w:val="18"/>
                  <w:szCs w:val="18"/>
                </w:rPr>
                <w:t>Added Regulation (EU) 536/2014.</w:t>
              </w:r>
            </w:ins>
          </w:p>
        </w:tc>
        <w:tc>
          <w:tcPr>
            <w:tcW w:w="3471" w:type="dxa"/>
            <w:tcBorders>
              <w:top w:val="single" w:sz="4" w:space="0" w:color="auto"/>
            </w:tcBorders>
          </w:tcPr>
          <w:p w14:paraId="2DEB2AF4" w14:textId="77777777" w:rsidR="00BA57FD" w:rsidRPr="002B5730" w:rsidRDefault="00526A29" w:rsidP="00BA57FD">
            <w:pPr>
              <w:pStyle w:val="TableLeft"/>
              <w:rPr>
                <w:ins w:id="979" w:author="Powell, Deana" w:date="2026-03-05T15:34:00Z" w16du:dateUtc="2026-03-05T20:34:00Z"/>
                <w:sz w:val="18"/>
                <w:szCs w:val="18"/>
              </w:rPr>
            </w:pPr>
            <w:ins w:id="980" w:author="Powell, Deana" w:date="2026-03-05T15:34:00Z" w16du:dateUtc="2026-03-05T20:34:00Z">
              <w:r w:rsidRPr="002B5730">
                <w:rPr>
                  <w:sz w:val="18"/>
                  <w:szCs w:val="18"/>
                </w:rPr>
                <w:t>See Section 8.4.4 rationale.</w:t>
              </w:r>
            </w:ins>
          </w:p>
        </w:tc>
      </w:tr>
      <w:tr w:rsidR="00CA657C" w14:paraId="094CD7B5" w14:textId="77777777" w:rsidTr="00BA57FD">
        <w:trPr>
          <w:ins w:id="981" w:author="Powell, Deana" w:date="2026-03-05T15:34:00Z" w16du:dateUtc="2026-03-05T20:34:00Z"/>
        </w:trPr>
        <w:tc>
          <w:tcPr>
            <w:tcW w:w="2066" w:type="dxa"/>
            <w:tcBorders>
              <w:top w:val="single" w:sz="4" w:space="0" w:color="auto"/>
              <w:bottom w:val="single" w:sz="4" w:space="0" w:color="auto"/>
            </w:tcBorders>
          </w:tcPr>
          <w:p w14:paraId="4F8C695C" w14:textId="77777777" w:rsidR="00BA57FD" w:rsidRPr="003F3134" w:rsidRDefault="00526A29" w:rsidP="00BA57FD">
            <w:pPr>
              <w:pStyle w:val="TableLeft"/>
              <w:rPr>
                <w:ins w:id="982" w:author="Powell, Deana" w:date="2026-03-05T15:34:00Z" w16du:dateUtc="2026-03-05T20:34:00Z"/>
                <w:sz w:val="18"/>
                <w:szCs w:val="18"/>
              </w:rPr>
            </w:pPr>
            <w:ins w:id="983" w:author="Powell, Deana" w:date="2026-03-05T15:34:00Z" w16du:dateUtc="2026-03-05T20:34:00Z">
              <w:r w:rsidRPr="003F3134">
                <w:rPr>
                  <w:sz w:val="18"/>
                  <w:szCs w:val="18"/>
                </w:rPr>
                <w:t>Section 10.1.8, Data Quality Assurance</w:t>
              </w:r>
            </w:ins>
          </w:p>
        </w:tc>
        <w:tc>
          <w:tcPr>
            <w:tcW w:w="3463" w:type="dxa"/>
            <w:tcBorders>
              <w:top w:val="single" w:sz="4" w:space="0" w:color="auto"/>
            </w:tcBorders>
          </w:tcPr>
          <w:p w14:paraId="58B2D67F" w14:textId="77777777" w:rsidR="00BA57FD" w:rsidRPr="002B5730" w:rsidRDefault="00526A29" w:rsidP="00BA57FD">
            <w:pPr>
              <w:pStyle w:val="TableLeft"/>
              <w:rPr>
                <w:ins w:id="984" w:author="Powell, Deana" w:date="2026-03-05T15:34:00Z" w16du:dateUtc="2026-03-05T20:34:00Z"/>
                <w:sz w:val="18"/>
                <w:szCs w:val="18"/>
              </w:rPr>
            </w:pPr>
            <w:ins w:id="985" w:author="Powell, Deana" w:date="2026-03-05T15:34:00Z" w16du:dateUtc="2026-03-05T20:34:00Z">
              <w:r w:rsidRPr="002B5730">
                <w:rPr>
                  <w:sz w:val="18"/>
                  <w:szCs w:val="18"/>
                </w:rPr>
                <w:t>Added records and documents retention period for EU CTR.</w:t>
              </w:r>
            </w:ins>
          </w:p>
        </w:tc>
        <w:tc>
          <w:tcPr>
            <w:tcW w:w="3471" w:type="dxa"/>
            <w:tcBorders>
              <w:top w:val="single" w:sz="4" w:space="0" w:color="auto"/>
            </w:tcBorders>
          </w:tcPr>
          <w:p w14:paraId="5FDBAB70" w14:textId="77777777" w:rsidR="00BA57FD" w:rsidRPr="002B5730" w:rsidRDefault="00526A29" w:rsidP="00BA57FD">
            <w:pPr>
              <w:pStyle w:val="TableLeft"/>
              <w:rPr>
                <w:ins w:id="986" w:author="Powell, Deana" w:date="2026-03-05T15:34:00Z" w16du:dateUtc="2026-03-05T20:34:00Z"/>
                <w:sz w:val="18"/>
                <w:szCs w:val="18"/>
              </w:rPr>
            </w:pPr>
            <w:ins w:id="987" w:author="Powell, Deana" w:date="2026-03-05T15:34:00Z" w16du:dateUtc="2026-03-05T20:34:00Z">
              <w:r w:rsidRPr="002B5730">
                <w:rPr>
                  <w:sz w:val="18"/>
                  <w:szCs w:val="18"/>
                </w:rPr>
                <w:t>See Section 8.4.4 rationale.</w:t>
              </w:r>
            </w:ins>
          </w:p>
        </w:tc>
      </w:tr>
      <w:tr w:rsidR="00CA657C" w14:paraId="6034A422" w14:textId="77777777" w:rsidTr="00BA57FD">
        <w:trPr>
          <w:ins w:id="988" w:author="Powell, Deana" w:date="2026-03-05T15:34:00Z" w16du:dateUtc="2026-03-05T20:34:00Z"/>
        </w:trPr>
        <w:tc>
          <w:tcPr>
            <w:tcW w:w="2066" w:type="dxa"/>
            <w:tcBorders>
              <w:top w:val="single" w:sz="4" w:space="0" w:color="auto"/>
              <w:bottom w:val="single" w:sz="4" w:space="0" w:color="auto"/>
            </w:tcBorders>
          </w:tcPr>
          <w:p w14:paraId="63FC036F" w14:textId="77777777" w:rsidR="00BA57FD" w:rsidRPr="00B86ABC" w:rsidRDefault="00526A29" w:rsidP="00BA57FD">
            <w:pPr>
              <w:pStyle w:val="TableLeft"/>
              <w:rPr>
                <w:ins w:id="989" w:author="Powell, Deana" w:date="2026-03-05T15:34:00Z" w16du:dateUtc="2026-03-05T20:34:00Z"/>
                <w:sz w:val="18"/>
                <w:szCs w:val="18"/>
              </w:rPr>
            </w:pPr>
            <w:ins w:id="990" w:author="Powell, Deana" w:date="2026-03-05T15:34:00Z" w16du:dateUtc="2026-03-05T20:34:00Z">
              <w:r>
                <w:rPr>
                  <w:sz w:val="18"/>
                  <w:szCs w:val="18"/>
                </w:rPr>
                <w:lastRenderedPageBreak/>
                <w:t xml:space="preserve">Section </w:t>
              </w:r>
              <w:r w:rsidRPr="00B86ABC">
                <w:rPr>
                  <w:sz w:val="18"/>
                  <w:szCs w:val="18"/>
                </w:rPr>
                <w:t>10.2</w:t>
              </w:r>
              <w:r>
                <w:rPr>
                  <w:sz w:val="18"/>
                  <w:szCs w:val="18"/>
                </w:rPr>
                <w:t xml:space="preserve">, Appendix 2: </w:t>
              </w:r>
              <w:r w:rsidRPr="00B86ABC">
                <w:rPr>
                  <w:sz w:val="18"/>
                  <w:szCs w:val="18"/>
                </w:rPr>
                <w:t>Clinical Laboratory Tests</w:t>
              </w:r>
            </w:ins>
          </w:p>
        </w:tc>
        <w:tc>
          <w:tcPr>
            <w:tcW w:w="3463" w:type="dxa"/>
            <w:tcBorders>
              <w:top w:val="single" w:sz="4" w:space="0" w:color="auto"/>
            </w:tcBorders>
          </w:tcPr>
          <w:p w14:paraId="561C9A81" w14:textId="77777777" w:rsidR="00BA57FD" w:rsidRPr="002B5730" w:rsidRDefault="00526A29" w:rsidP="00BA57FD">
            <w:pPr>
              <w:pStyle w:val="TableLeft"/>
              <w:rPr>
                <w:ins w:id="991" w:author="Powell, Deana" w:date="2026-03-05T15:34:00Z" w16du:dateUtc="2026-03-05T20:34:00Z"/>
                <w:sz w:val="18"/>
                <w:szCs w:val="18"/>
              </w:rPr>
            </w:pPr>
            <w:ins w:id="992" w:author="Powell, Deana" w:date="2026-03-05T15:34:00Z" w16du:dateUtc="2026-03-05T20:34:00Z">
              <w:r w:rsidRPr="002B5730">
                <w:rPr>
                  <w:sz w:val="18"/>
                  <w:szCs w:val="18"/>
                </w:rPr>
                <w:t>Table 3</w:t>
              </w:r>
              <w:r>
                <w:rPr>
                  <w:sz w:val="18"/>
                  <w:szCs w:val="18"/>
                </w:rPr>
                <w:t>8</w:t>
              </w:r>
              <w:r w:rsidRPr="002B5730">
                <w:rPr>
                  <w:sz w:val="18"/>
                  <w:szCs w:val="18"/>
                </w:rPr>
                <w:t>: Reticulocytes were removed from the table of laboratory assessments.</w:t>
              </w:r>
            </w:ins>
          </w:p>
        </w:tc>
        <w:tc>
          <w:tcPr>
            <w:tcW w:w="3471" w:type="dxa"/>
            <w:tcBorders>
              <w:top w:val="single" w:sz="4" w:space="0" w:color="auto"/>
            </w:tcBorders>
          </w:tcPr>
          <w:p w14:paraId="22603742" w14:textId="77777777" w:rsidR="00BA57FD" w:rsidRPr="002B5730" w:rsidRDefault="00526A29" w:rsidP="00BA57FD">
            <w:pPr>
              <w:pStyle w:val="TableLeft"/>
              <w:rPr>
                <w:ins w:id="993" w:author="Powell, Deana" w:date="2026-03-05T15:34:00Z" w16du:dateUtc="2026-03-05T20:34:00Z"/>
                <w:sz w:val="18"/>
                <w:szCs w:val="18"/>
              </w:rPr>
            </w:pPr>
            <w:ins w:id="994" w:author="Powell, Deana" w:date="2026-03-05T15:34:00Z" w16du:dateUtc="2026-03-05T20:34:00Z">
              <w:r w:rsidRPr="002B5730">
                <w:rPr>
                  <w:sz w:val="18"/>
                  <w:szCs w:val="18"/>
                </w:rPr>
                <w:t>Reticulocytes are not required for this study.</w:t>
              </w:r>
            </w:ins>
          </w:p>
        </w:tc>
      </w:tr>
      <w:tr w:rsidR="00CA657C" w14:paraId="56F3167C" w14:textId="77777777" w:rsidTr="00BA57FD">
        <w:trPr>
          <w:ins w:id="995" w:author="Powell, Deana" w:date="2026-03-05T15:34:00Z" w16du:dateUtc="2026-03-05T20:34:00Z"/>
        </w:trPr>
        <w:tc>
          <w:tcPr>
            <w:tcW w:w="2066" w:type="dxa"/>
            <w:tcBorders>
              <w:top w:val="single" w:sz="4" w:space="0" w:color="auto"/>
              <w:bottom w:val="single" w:sz="4" w:space="0" w:color="auto"/>
            </w:tcBorders>
          </w:tcPr>
          <w:p w14:paraId="5E899F4A" w14:textId="77777777" w:rsidR="00BA57FD" w:rsidRDefault="00526A29" w:rsidP="00BA57FD">
            <w:pPr>
              <w:pStyle w:val="TableLeft"/>
              <w:rPr>
                <w:ins w:id="996" w:author="Powell, Deana" w:date="2026-03-05T15:34:00Z" w16du:dateUtc="2026-03-05T20:34:00Z"/>
                <w:sz w:val="18"/>
                <w:szCs w:val="18"/>
              </w:rPr>
            </w:pPr>
            <w:ins w:id="997" w:author="Powell, Deana" w:date="2026-03-05T15:34:00Z" w16du:dateUtc="2026-03-05T20:34:00Z">
              <w:r>
                <w:rPr>
                  <w:sz w:val="18"/>
                  <w:szCs w:val="18"/>
                </w:rPr>
                <w:t xml:space="preserve">Section </w:t>
              </w:r>
              <w:r w:rsidRPr="00F0383D">
                <w:rPr>
                  <w:sz w:val="18"/>
                  <w:szCs w:val="18"/>
                </w:rPr>
                <w:t>10.3.3</w:t>
              </w:r>
              <w:r>
                <w:rPr>
                  <w:sz w:val="18"/>
                  <w:szCs w:val="18"/>
                </w:rPr>
                <w:t xml:space="preserve">, </w:t>
              </w:r>
              <w:r w:rsidRPr="00F0383D">
                <w:rPr>
                  <w:sz w:val="18"/>
                  <w:szCs w:val="18"/>
                </w:rPr>
                <w:t>Definition of SAE</w:t>
              </w:r>
            </w:ins>
          </w:p>
        </w:tc>
        <w:tc>
          <w:tcPr>
            <w:tcW w:w="3463" w:type="dxa"/>
            <w:tcBorders>
              <w:top w:val="single" w:sz="4" w:space="0" w:color="auto"/>
            </w:tcBorders>
          </w:tcPr>
          <w:p w14:paraId="60B0CC26" w14:textId="77777777" w:rsidR="00BA57FD" w:rsidRPr="002B5730" w:rsidRDefault="00526A29" w:rsidP="00BA57FD">
            <w:pPr>
              <w:pStyle w:val="TableLeft"/>
              <w:rPr>
                <w:ins w:id="998" w:author="Powell, Deana" w:date="2026-03-05T15:34:00Z" w16du:dateUtc="2026-03-05T20:34:00Z"/>
                <w:sz w:val="18"/>
                <w:szCs w:val="18"/>
              </w:rPr>
            </w:pPr>
            <w:ins w:id="999" w:author="Powell, Deana" w:date="2026-03-05T15:34:00Z" w16du:dateUtc="2026-03-05T20:34:00Z">
              <w:r w:rsidRPr="002B5730">
                <w:rPr>
                  <w:sz w:val="18"/>
                  <w:szCs w:val="18"/>
                </w:rPr>
                <w:t>Added potential DILI events meeting biochemical criteria of Hy’s Law to definition of SAE.</w:t>
              </w:r>
            </w:ins>
          </w:p>
        </w:tc>
        <w:tc>
          <w:tcPr>
            <w:tcW w:w="3471" w:type="dxa"/>
            <w:tcBorders>
              <w:top w:val="single" w:sz="4" w:space="0" w:color="auto"/>
            </w:tcBorders>
          </w:tcPr>
          <w:p w14:paraId="7994A7B7" w14:textId="77777777" w:rsidR="00BA57FD" w:rsidRPr="002B5730" w:rsidRDefault="00526A29" w:rsidP="00BA57FD">
            <w:pPr>
              <w:pStyle w:val="TableLeft"/>
              <w:rPr>
                <w:ins w:id="1000" w:author="Powell, Deana" w:date="2026-03-05T15:34:00Z" w16du:dateUtc="2026-03-05T20:34:00Z"/>
                <w:sz w:val="18"/>
                <w:szCs w:val="18"/>
              </w:rPr>
            </w:pPr>
            <w:ins w:id="1001" w:author="Powell, Deana" w:date="2026-03-05T15:34:00Z" w16du:dateUtc="2026-03-05T20:34:00Z">
              <w:r w:rsidRPr="002B5730">
                <w:rPr>
                  <w:sz w:val="18"/>
                  <w:szCs w:val="18"/>
                </w:rPr>
                <w:t>See rationale for Section 8.4.1, DILI reporting.</w:t>
              </w:r>
            </w:ins>
          </w:p>
        </w:tc>
      </w:tr>
      <w:tr w:rsidR="00CA657C" w14:paraId="39F0E7DE" w14:textId="77777777" w:rsidTr="00BA57FD">
        <w:trPr>
          <w:ins w:id="1002" w:author="Powell, Deana" w:date="2026-03-05T15:34:00Z" w16du:dateUtc="2026-03-05T20:34:00Z"/>
        </w:trPr>
        <w:tc>
          <w:tcPr>
            <w:tcW w:w="2066" w:type="dxa"/>
            <w:tcBorders>
              <w:top w:val="single" w:sz="4" w:space="0" w:color="auto"/>
              <w:bottom w:val="single" w:sz="4" w:space="0" w:color="auto"/>
            </w:tcBorders>
          </w:tcPr>
          <w:p w14:paraId="46B26864" w14:textId="77777777" w:rsidR="00BA57FD" w:rsidRDefault="00526A29" w:rsidP="00BA57FD">
            <w:pPr>
              <w:pStyle w:val="TableLeft"/>
              <w:rPr>
                <w:ins w:id="1003" w:author="Powell, Deana" w:date="2026-03-05T15:34:00Z" w16du:dateUtc="2026-03-05T20:34:00Z"/>
                <w:sz w:val="18"/>
                <w:szCs w:val="18"/>
              </w:rPr>
            </w:pPr>
            <w:ins w:id="1004" w:author="Powell, Deana" w:date="2026-03-05T15:34:00Z" w16du:dateUtc="2026-03-05T20:34:00Z">
              <w:r>
                <w:rPr>
                  <w:sz w:val="18"/>
                  <w:szCs w:val="18"/>
                </w:rPr>
                <w:t xml:space="preserve">Section 10.3.4, </w:t>
              </w:r>
              <w:r w:rsidRPr="00FA61CC">
                <w:rPr>
                  <w:sz w:val="18"/>
                  <w:szCs w:val="18"/>
                </w:rPr>
                <w:t>Definition of a Suspected Unexpected Serious Adverse Reaction (SUSAR)</w:t>
              </w:r>
            </w:ins>
          </w:p>
        </w:tc>
        <w:tc>
          <w:tcPr>
            <w:tcW w:w="3463" w:type="dxa"/>
            <w:tcBorders>
              <w:top w:val="single" w:sz="4" w:space="0" w:color="auto"/>
            </w:tcBorders>
          </w:tcPr>
          <w:p w14:paraId="455B99E5" w14:textId="77777777" w:rsidR="00BA57FD" w:rsidRPr="002B5730" w:rsidRDefault="00526A29" w:rsidP="00BA57FD">
            <w:pPr>
              <w:pStyle w:val="TableLeft"/>
              <w:rPr>
                <w:ins w:id="1005" w:author="Powell, Deana" w:date="2026-03-05T15:34:00Z" w16du:dateUtc="2026-03-05T20:34:00Z"/>
                <w:sz w:val="18"/>
                <w:szCs w:val="18"/>
              </w:rPr>
            </w:pPr>
            <w:ins w:id="1006" w:author="Powell, Deana" w:date="2026-03-05T15:34:00Z" w16du:dateUtc="2026-03-05T20:34:00Z">
              <w:r w:rsidRPr="002B5730">
                <w:rPr>
                  <w:bCs w:val="0"/>
                  <w:sz w:val="18"/>
                  <w:szCs w:val="18"/>
                </w:rPr>
                <w:t xml:space="preserve">New section was added. </w:t>
              </w:r>
            </w:ins>
          </w:p>
        </w:tc>
        <w:tc>
          <w:tcPr>
            <w:tcW w:w="3471" w:type="dxa"/>
            <w:tcBorders>
              <w:top w:val="single" w:sz="4" w:space="0" w:color="auto"/>
            </w:tcBorders>
          </w:tcPr>
          <w:p w14:paraId="662BD0AA" w14:textId="77777777" w:rsidR="00BA57FD" w:rsidRPr="002B5730" w:rsidRDefault="00526A29" w:rsidP="00BA57FD">
            <w:pPr>
              <w:pStyle w:val="TableLeft"/>
              <w:rPr>
                <w:ins w:id="1007" w:author="Powell, Deana" w:date="2026-03-05T15:34:00Z" w16du:dateUtc="2026-03-05T20:34:00Z"/>
                <w:sz w:val="18"/>
                <w:szCs w:val="18"/>
              </w:rPr>
            </w:pPr>
            <w:ins w:id="1008" w:author="Powell, Deana" w:date="2026-03-05T15:34:00Z" w16du:dateUtc="2026-03-05T20:34:00Z">
              <w:r w:rsidRPr="002B5730">
                <w:rPr>
                  <w:bCs w:val="0"/>
                  <w:sz w:val="18"/>
                  <w:szCs w:val="18"/>
                </w:rPr>
                <w:t>To provide SUSAR definition.</w:t>
              </w:r>
            </w:ins>
          </w:p>
        </w:tc>
      </w:tr>
      <w:tr w:rsidR="00CA657C" w14:paraId="6B00A1A3" w14:textId="77777777" w:rsidTr="00EF5F82">
        <w:trPr>
          <w:ins w:id="1009" w:author="Powell, Deana" w:date="2026-03-05T15:34:00Z" w16du:dateUtc="2026-03-05T20:34:00Z"/>
        </w:trPr>
        <w:tc>
          <w:tcPr>
            <w:tcW w:w="2066" w:type="dxa"/>
            <w:tcBorders>
              <w:top w:val="single" w:sz="4" w:space="0" w:color="auto"/>
              <w:bottom w:val="single" w:sz="4" w:space="0" w:color="auto"/>
            </w:tcBorders>
          </w:tcPr>
          <w:p w14:paraId="69FC0EE1" w14:textId="77777777" w:rsidR="00BA57FD" w:rsidRPr="002B5730" w:rsidRDefault="00526A29" w:rsidP="00BA57FD">
            <w:pPr>
              <w:pStyle w:val="TableLeft"/>
              <w:rPr>
                <w:ins w:id="1010" w:author="Powell, Deana" w:date="2026-03-05T15:34:00Z" w16du:dateUtc="2026-03-05T20:34:00Z"/>
                <w:sz w:val="18"/>
                <w:szCs w:val="18"/>
              </w:rPr>
            </w:pPr>
            <w:ins w:id="1011" w:author="Powell, Deana" w:date="2026-03-05T15:34:00Z" w16du:dateUtc="2026-03-05T20:34:00Z">
              <w:r w:rsidRPr="002B5730">
                <w:rPr>
                  <w:sz w:val="18"/>
                  <w:szCs w:val="18"/>
                </w:rPr>
                <w:t>Section 10.5.2, Contraceptive Requirements</w:t>
              </w:r>
              <w:r w:rsidRPr="002B5730">
                <w:t xml:space="preserve"> </w:t>
              </w:r>
              <w:r w:rsidRPr="002B5730">
                <w:rPr>
                  <w:sz w:val="18"/>
                  <w:szCs w:val="18"/>
                </w:rPr>
                <w:t>For Study Participants Who Are Able To Become Pregnant</w:t>
              </w:r>
            </w:ins>
          </w:p>
        </w:tc>
        <w:tc>
          <w:tcPr>
            <w:tcW w:w="3463" w:type="dxa"/>
            <w:tcBorders>
              <w:top w:val="single" w:sz="4" w:space="0" w:color="auto"/>
            </w:tcBorders>
          </w:tcPr>
          <w:p w14:paraId="05D3C8C6" w14:textId="77777777" w:rsidR="00BA57FD" w:rsidRPr="002B5730" w:rsidRDefault="00526A29" w:rsidP="00BA57FD">
            <w:pPr>
              <w:pStyle w:val="TableLeft"/>
              <w:rPr>
                <w:ins w:id="1012" w:author="Powell, Deana" w:date="2026-03-05T15:34:00Z" w16du:dateUtc="2026-03-05T20:34:00Z"/>
                <w:bCs w:val="0"/>
                <w:sz w:val="18"/>
                <w:szCs w:val="18"/>
              </w:rPr>
            </w:pPr>
            <w:ins w:id="1013" w:author="Powell, Deana" w:date="2026-03-05T15:34:00Z" w16du:dateUtc="2026-03-05T20:34:00Z">
              <w:r w:rsidRPr="002B5730">
                <w:rPr>
                  <w:bCs w:val="0"/>
                  <w:sz w:val="18"/>
                  <w:szCs w:val="18"/>
                </w:rPr>
                <w:t>Title of section updated to Contraceptive Requirements For Study Participants Who Are Able To Become Pregnant.</w:t>
              </w:r>
            </w:ins>
          </w:p>
        </w:tc>
        <w:tc>
          <w:tcPr>
            <w:tcW w:w="3471" w:type="dxa"/>
            <w:tcBorders>
              <w:top w:val="single" w:sz="4" w:space="0" w:color="auto"/>
            </w:tcBorders>
          </w:tcPr>
          <w:p w14:paraId="28CA1126" w14:textId="77777777" w:rsidR="00BA57FD" w:rsidRPr="002B5730" w:rsidRDefault="00526A29" w:rsidP="00BA57FD">
            <w:pPr>
              <w:pStyle w:val="TableLeft"/>
              <w:rPr>
                <w:ins w:id="1014" w:author="Powell, Deana" w:date="2026-03-05T15:34:00Z" w16du:dateUtc="2026-03-05T20:34:00Z"/>
                <w:bCs w:val="0"/>
                <w:sz w:val="18"/>
                <w:szCs w:val="18"/>
              </w:rPr>
            </w:pPr>
            <w:ins w:id="1015" w:author="Powell, Deana" w:date="2026-03-05T15:34:00Z" w16du:dateUtc="2026-03-05T20:34:00Z">
              <w:r w:rsidRPr="002B5730">
                <w:rPr>
                  <w:bCs w:val="0"/>
                  <w:sz w:val="18"/>
                  <w:szCs w:val="18"/>
                </w:rPr>
                <w:t>To describe the applicable participant population.</w:t>
              </w:r>
            </w:ins>
          </w:p>
        </w:tc>
      </w:tr>
      <w:tr w:rsidR="00CA657C" w14:paraId="20B99404" w14:textId="77777777" w:rsidTr="00EF5F82">
        <w:trPr>
          <w:trHeight w:val="179"/>
          <w:ins w:id="1016" w:author="Powell, Deana" w:date="2026-03-05T15:34:00Z" w16du:dateUtc="2026-03-05T20:34:00Z"/>
        </w:trPr>
        <w:tc>
          <w:tcPr>
            <w:tcW w:w="2066" w:type="dxa"/>
            <w:tcBorders>
              <w:top w:val="single" w:sz="4" w:space="0" w:color="auto"/>
              <w:bottom w:val="nil"/>
            </w:tcBorders>
          </w:tcPr>
          <w:p w14:paraId="1245EB52" w14:textId="77777777" w:rsidR="00BA57FD" w:rsidRPr="002B5730" w:rsidRDefault="00526A29" w:rsidP="00BA57FD">
            <w:pPr>
              <w:pStyle w:val="TableLeft"/>
              <w:rPr>
                <w:ins w:id="1017" w:author="Powell, Deana" w:date="2026-03-05T15:34:00Z" w16du:dateUtc="2026-03-05T20:34:00Z"/>
                <w:sz w:val="18"/>
                <w:szCs w:val="18"/>
              </w:rPr>
            </w:pPr>
            <w:ins w:id="1018" w:author="Powell, Deana" w:date="2026-03-05T15:34:00Z" w16du:dateUtc="2026-03-05T20:34:00Z">
              <w:r w:rsidRPr="002B5730">
                <w:rPr>
                  <w:sz w:val="18"/>
                  <w:szCs w:val="18"/>
                </w:rPr>
                <w:t>Section 10.7.2, China</w:t>
              </w:r>
            </w:ins>
          </w:p>
        </w:tc>
        <w:tc>
          <w:tcPr>
            <w:tcW w:w="3463" w:type="dxa"/>
          </w:tcPr>
          <w:p w14:paraId="1F615B11" w14:textId="77777777" w:rsidR="00BA57FD" w:rsidRPr="002B5730" w:rsidRDefault="00526A29" w:rsidP="00BA57FD">
            <w:pPr>
              <w:pStyle w:val="TableLeft"/>
              <w:rPr>
                <w:ins w:id="1019" w:author="Powell, Deana" w:date="2026-03-05T15:34:00Z" w16du:dateUtc="2026-03-05T20:34:00Z"/>
                <w:sz w:val="18"/>
                <w:szCs w:val="18"/>
              </w:rPr>
            </w:pPr>
            <w:ins w:id="1020" w:author="Powell, Deana" w:date="2026-03-05T15:34:00Z" w16du:dateUtc="2026-03-05T20:34:00Z">
              <w:r w:rsidRPr="002B5730">
                <w:rPr>
                  <w:sz w:val="18"/>
                  <w:szCs w:val="18"/>
                </w:rPr>
                <w:t>References to Sponsor details, SoA, study design, tumor imaging, PK, biomarker, and Appendix 2</w:t>
              </w:r>
              <w:r w:rsidRPr="00EF5F82">
                <w:rPr>
                  <w:sz w:val="18"/>
                  <w:szCs w:val="18"/>
                </w:rPr>
                <w:t xml:space="preserve"> were </w:t>
              </w:r>
              <w:r w:rsidRPr="002B5730">
                <w:rPr>
                  <w:sz w:val="18"/>
                  <w:szCs w:val="18"/>
                </w:rPr>
                <w:t>added.</w:t>
              </w:r>
            </w:ins>
          </w:p>
        </w:tc>
        <w:tc>
          <w:tcPr>
            <w:tcW w:w="3471" w:type="dxa"/>
          </w:tcPr>
          <w:p w14:paraId="74EF7071" w14:textId="77777777" w:rsidR="00BA57FD" w:rsidRPr="002B5730" w:rsidRDefault="00526A29" w:rsidP="00BA57FD">
            <w:pPr>
              <w:pStyle w:val="TableLeft"/>
              <w:rPr>
                <w:ins w:id="1021" w:author="Powell, Deana" w:date="2026-03-05T15:34:00Z" w16du:dateUtc="2026-03-05T20:34:00Z"/>
                <w:sz w:val="18"/>
                <w:szCs w:val="18"/>
              </w:rPr>
            </w:pPr>
            <w:ins w:id="1022" w:author="Powell, Deana" w:date="2026-03-05T15:34:00Z" w16du:dateUtc="2026-03-05T20:34:00Z">
              <w:r w:rsidRPr="002B5730">
                <w:rPr>
                  <w:sz w:val="18"/>
                  <w:szCs w:val="18"/>
                </w:rPr>
                <w:t>To comply with current country-specific requirements.</w:t>
              </w:r>
            </w:ins>
          </w:p>
        </w:tc>
      </w:tr>
      <w:tr w:rsidR="00CA657C" w14:paraId="48A0989E" w14:textId="77777777" w:rsidTr="00EF5F82">
        <w:trPr>
          <w:trHeight w:val="179"/>
          <w:ins w:id="1023" w:author="Powell, Deana" w:date="2026-03-05T15:34:00Z" w16du:dateUtc="2026-03-05T20:34:00Z"/>
        </w:trPr>
        <w:tc>
          <w:tcPr>
            <w:tcW w:w="2066" w:type="dxa"/>
            <w:tcBorders>
              <w:top w:val="nil"/>
              <w:bottom w:val="single" w:sz="4" w:space="0" w:color="auto"/>
            </w:tcBorders>
          </w:tcPr>
          <w:p w14:paraId="0A7025C3" w14:textId="77777777" w:rsidR="00BA57FD" w:rsidRPr="002B5730" w:rsidRDefault="00BA57FD" w:rsidP="00BA57FD">
            <w:pPr>
              <w:pStyle w:val="TableLeft"/>
              <w:rPr>
                <w:ins w:id="1024" w:author="Powell, Deana" w:date="2026-03-05T15:34:00Z" w16du:dateUtc="2026-03-05T20:34:00Z"/>
                <w:sz w:val="18"/>
                <w:szCs w:val="18"/>
              </w:rPr>
            </w:pPr>
          </w:p>
        </w:tc>
        <w:tc>
          <w:tcPr>
            <w:tcW w:w="3463" w:type="dxa"/>
          </w:tcPr>
          <w:p w14:paraId="0B65682F" w14:textId="77777777" w:rsidR="00BA57FD" w:rsidRPr="002B5730" w:rsidRDefault="00526A29" w:rsidP="00BA57FD">
            <w:pPr>
              <w:pStyle w:val="TableLeft"/>
              <w:rPr>
                <w:ins w:id="1025" w:author="Powell, Deana" w:date="2026-03-05T15:34:00Z" w16du:dateUtc="2026-03-05T20:34:00Z"/>
                <w:sz w:val="18"/>
                <w:szCs w:val="18"/>
              </w:rPr>
            </w:pPr>
            <w:ins w:id="1026" w:author="Powell, Deana" w:date="2026-03-05T15:34:00Z" w16du:dateUtc="2026-03-05T20:34:00Z">
              <w:r>
                <w:rPr>
                  <w:sz w:val="18"/>
                  <w:szCs w:val="18"/>
                </w:rPr>
                <w:t>Text added to confirm the name change of the Beijing laboratory that will handle biomarker samples,</w:t>
              </w:r>
            </w:ins>
          </w:p>
        </w:tc>
        <w:tc>
          <w:tcPr>
            <w:tcW w:w="3471" w:type="dxa"/>
          </w:tcPr>
          <w:p w14:paraId="4C5A8B58" w14:textId="77777777" w:rsidR="00BA57FD" w:rsidRPr="002B5730" w:rsidRDefault="00526A29" w:rsidP="00BA57FD">
            <w:pPr>
              <w:pStyle w:val="TableLeft"/>
              <w:rPr>
                <w:ins w:id="1027" w:author="Powell, Deana" w:date="2026-03-05T15:34:00Z" w16du:dateUtc="2026-03-05T20:34:00Z"/>
                <w:sz w:val="18"/>
                <w:szCs w:val="18"/>
              </w:rPr>
            </w:pPr>
            <w:ins w:id="1028" w:author="Powell, Deana" w:date="2026-03-05T15:34:00Z" w16du:dateUtc="2026-03-05T20:34:00Z">
              <w:r>
                <w:rPr>
                  <w:sz w:val="18"/>
                  <w:szCs w:val="18"/>
                </w:rPr>
                <w:t>To correct laboratory name.</w:t>
              </w:r>
            </w:ins>
          </w:p>
        </w:tc>
      </w:tr>
      <w:tr w:rsidR="00CA657C" w14:paraId="6260CB8D" w14:textId="77777777" w:rsidTr="00BA57FD">
        <w:trPr>
          <w:trHeight w:val="179"/>
          <w:ins w:id="1029" w:author="Powell, Deana" w:date="2026-03-05T15:34:00Z" w16du:dateUtc="2026-03-05T20:34:00Z"/>
        </w:trPr>
        <w:tc>
          <w:tcPr>
            <w:tcW w:w="2066" w:type="dxa"/>
            <w:tcBorders>
              <w:top w:val="single" w:sz="4" w:space="0" w:color="auto"/>
              <w:bottom w:val="single" w:sz="4" w:space="0" w:color="auto"/>
            </w:tcBorders>
          </w:tcPr>
          <w:p w14:paraId="540BC395" w14:textId="77777777" w:rsidR="00BA57FD" w:rsidRPr="002B5730" w:rsidRDefault="00526A29" w:rsidP="00BA57FD">
            <w:pPr>
              <w:pStyle w:val="TableLeft"/>
              <w:rPr>
                <w:ins w:id="1030" w:author="Powell, Deana" w:date="2026-03-05T15:34:00Z" w16du:dateUtc="2026-03-05T20:34:00Z"/>
                <w:sz w:val="18"/>
                <w:szCs w:val="18"/>
              </w:rPr>
            </w:pPr>
            <w:ins w:id="1031" w:author="Powell, Deana" w:date="2026-03-05T15:34:00Z" w16du:dateUtc="2026-03-05T20:34:00Z">
              <w:r w:rsidRPr="002B5730">
                <w:rPr>
                  <w:sz w:val="18"/>
                  <w:szCs w:val="18"/>
                </w:rPr>
                <w:t>Section 10.7.3, France</w:t>
              </w:r>
            </w:ins>
          </w:p>
        </w:tc>
        <w:tc>
          <w:tcPr>
            <w:tcW w:w="3463" w:type="dxa"/>
          </w:tcPr>
          <w:p w14:paraId="625B1154" w14:textId="77777777" w:rsidR="00BA57FD" w:rsidRPr="002B5730" w:rsidRDefault="00526A29" w:rsidP="00BA57FD">
            <w:pPr>
              <w:pStyle w:val="TableLeft"/>
              <w:rPr>
                <w:ins w:id="1032" w:author="Powell, Deana" w:date="2026-03-05T15:34:00Z" w16du:dateUtc="2026-03-05T20:34:00Z"/>
                <w:sz w:val="18"/>
                <w:szCs w:val="18"/>
              </w:rPr>
            </w:pPr>
            <w:ins w:id="1033" w:author="Powell, Deana" w:date="2026-03-05T15:34:00Z" w16du:dateUtc="2026-03-05T20:34:00Z">
              <w:r w:rsidRPr="002B5730">
                <w:rPr>
                  <w:sz w:val="18"/>
                  <w:szCs w:val="18"/>
                </w:rPr>
                <w:t>Text added for exclusion criteria related to t</w:t>
              </w:r>
              <w:r>
                <w:rPr>
                  <w:sz w:val="18"/>
                  <w:szCs w:val="18"/>
                </w:rPr>
                <w:t xml:space="preserve"> guidelines and participants</w:t>
              </w:r>
              <w:r w:rsidRPr="002B5730">
                <w:rPr>
                  <w:sz w:val="18"/>
                  <w:szCs w:val="18"/>
                </w:rPr>
                <w:t xml:space="preserve"> not eligible</w:t>
              </w:r>
              <w:r>
                <w:rPr>
                  <w:sz w:val="18"/>
                  <w:szCs w:val="18"/>
                </w:rPr>
                <w:t xml:space="preserve"> for the study</w:t>
              </w:r>
              <w:r w:rsidRPr="002B5730">
                <w:rPr>
                  <w:sz w:val="18"/>
                  <w:szCs w:val="18"/>
                </w:rPr>
                <w:t>.</w:t>
              </w:r>
            </w:ins>
          </w:p>
        </w:tc>
        <w:tc>
          <w:tcPr>
            <w:tcW w:w="3471" w:type="dxa"/>
          </w:tcPr>
          <w:p w14:paraId="5AB4BA6D" w14:textId="77777777" w:rsidR="00BA57FD" w:rsidRPr="002B5730" w:rsidRDefault="00526A29" w:rsidP="00BA57FD">
            <w:pPr>
              <w:pStyle w:val="TableLeft"/>
              <w:rPr>
                <w:ins w:id="1034" w:author="Powell, Deana" w:date="2026-03-05T15:34:00Z" w16du:dateUtc="2026-03-05T20:34:00Z"/>
                <w:sz w:val="18"/>
                <w:szCs w:val="18"/>
              </w:rPr>
            </w:pPr>
            <w:ins w:id="1035" w:author="Powell, Deana" w:date="2026-03-05T15:34:00Z" w16du:dateUtc="2026-03-05T20:34:00Z">
              <w:r>
                <w:rPr>
                  <w:sz w:val="18"/>
                  <w:szCs w:val="18"/>
                </w:rPr>
                <w:t>See rationale for Section 10.7.2</w:t>
              </w:r>
            </w:ins>
          </w:p>
        </w:tc>
      </w:tr>
      <w:tr w:rsidR="00CA657C" w14:paraId="43F7DDF3" w14:textId="77777777" w:rsidTr="00BA57FD">
        <w:trPr>
          <w:trHeight w:val="179"/>
          <w:ins w:id="1036" w:author="Powell, Deana" w:date="2026-03-05T15:34:00Z" w16du:dateUtc="2026-03-05T20:34:00Z"/>
        </w:trPr>
        <w:tc>
          <w:tcPr>
            <w:tcW w:w="2066" w:type="dxa"/>
            <w:tcBorders>
              <w:top w:val="single" w:sz="4" w:space="0" w:color="auto"/>
              <w:bottom w:val="single" w:sz="4" w:space="0" w:color="auto"/>
            </w:tcBorders>
          </w:tcPr>
          <w:p w14:paraId="366DC5E7" w14:textId="77777777" w:rsidR="00BA57FD" w:rsidRPr="002B5730" w:rsidRDefault="00526A29" w:rsidP="00BA57FD">
            <w:pPr>
              <w:pStyle w:val="TableLeft"/>
              <w:rPr>
                <w:ins w:id="1037" w:author="Powell, Deana" w:date="2026-03-05T15:34:00Z" w16du:dateUtc="2026-03-05T20:34:00Z"/>
                <w:sz w:val="18"/>
                <w:szCs w:val="18"/>
              </w:rPr>
            </w:pPr>
            <w:ins w:id="1038" w:author="Powell, Deana" w:date="2026-03-05T15:34:00Z" w16du:dateUtc="2026-03-05T20:34:00Z">
              <w:r w:rsidRPr="002B5730">
                <w:rPr>
                  <w:sz w:val="18"/>
                  <w:szCs w:val="18"/>
                </w:rPr>
                <w:t>Section 10.7.10, South Africa</w:t>
              </w:r>
            </w:ins>
          </w:p>
        </w:tc>
        <w:tc>
          <w:tcPr>
            <w:tcW w:w="3463" w:type="dxa"/>
          </w:tcPr>
          <w:p w14:paraId="2C4DF50D" w14:textId="77777777" w:rsidR="00BA57FD" w:rsidRPr="002B5730" w:rsidRDefault="00526A29" w:rsidP="00BA57FD">
            <w:pPr>
              <w:pStyle w:val="TableLeft"/>
              <w:rPr>
                <w:ins w:id="1039" w:author="Powell, Deana" w:date="2026-03-05T15:34:00Z" w16du:dateUtc="2026-03-05T20:34:00Z"/>
                <w:sz w:val="18"/>
                <w:szCs w:val="18"/>
              </w:rPr>
            </w:pPr>
            <w:ins w:id="1040" w:author="Powell, Deana" w:date="2026-03-05T15:34:00Z" w16du:dateUtc="2026-03-05T20:34:00Z">
              <w:r w:rsidRPr="002B5730">
                <w:rPr>
                  <w:sz w:val="18"/>
                  <w:szCs w:val="18"/>
                </w:rPr>
                <w:t>New section was added.</w:t>
              </w:r>
            </w:ins>
          </w:p>
        </w:tc>
        <w:tc>
          <w:tcPr>
            <w:tcW w:w="3471" w:type="dxa"/>
          </w:tcPr>
          <w:p w14:paraId="45BECE29" w14:textId="77777777" w:rsidR="00BA57FD" w:rsidRPr="002B5730" w:rsidRDefault="00526A29" w:rsidP="00BA57FD">
            <w:pPr>
              <w:pStyle w:val="TableLeft"/>
              <w:rPr>
                <w:ins w:id="1041" w:author="Powell, Deana" w:date="2026-03-05T15:34:00Z" w16du:dateUtc="2026-03-05T20:34:00Z"/>
                <w:sz w:val="18"/>
                <w:szCs w:val="18"/>
              </w:rPr>
            </w:pPr>
            <w:ins w:id="1042" w:author="Powell, Deana" w:date="2026-03-05T15:34:00Z" w16du:dateUtc="2026-03-05T20:34:00Z">
              <w:r w:rsidRPr="002B5730">
                <w:rPr>
                  <w:sz w:val="18"/>
                  <w:szCs w:val="18"/>
                </w:rPr>
                <w:t>South Africa requires additional testing for HIV, hepatitis B/C, and TB.</w:t>
              </w:r>
            </w:ins>
          </w:p>
        </w:tc>
      </w:tr>
      <w:tr w:rsidR="00CA657C" w14:paraId="19081A92" w14:textId="77777777" w:rsidTr="00BA57FD">
        <w:trPr>
          <w:trHeight w:val="179"/>
          <w:ins w:id="1043" w:author="Powell, Deana" w:date="2026-03-05T15:34:00Z" w16du:dateUtc="2026-03-05T20:34:00Z"/>
        </w:trPr>
        <w:tc>
          <w:tcPr>
            <w:tcW w:w="2066" w:type="dxa"/>
            <w:tcBorders>
              <w:top w:val="single" w:sz="4" w:space="0" w:color="auto"/>
              <w:bottom w:val="single" w:sz="4" w:space="0" w:color="auto"/>
            </w:tcBorders>
          </w:tcPr>
          <w:p w14:paraId="170A9211" w14:textId="77777777" w:rsidR="00BA57FD" w:rsidRDefault="00526A29" w:rsidP="00BA57FD">
            <w:pPr>
              <w:pStyle w:val="TableLeft"/>
              <w:rPr>
                <w:ins w:id="1044" w:author="Powell, Deana" w:date="2026-03-05T15:34:00Z" w16du:dateUtc="2026-03-05T20:34:00Z"/>
                <w:sz w:val="18"/>
                <w:szCs w:val="18"/>
              </w:rPr>
            </w:pPr>
            <w:ins w:id="1045" w:author="Powell, Deana" w:date="2026-03-05T15:34:00Z" w16du:dateUtc="2026-03-05T20:34:00Z">
              <w:r>
                <w:rPr>
                  <w:sz w:val="18"/>
                  <w:szCs w:val="18"/>
                </w:rPr>
                <w:t xml:space="preserve">Section </w:t>
              </w:r>
              <w:r w:rsidRPr="008B0A86">
                <w:rPr>
                  <w:sz w:val="18"/>
                  <w:szCs w:val="18"/>
                </w:rPr>
                <w:t>10.7.1</w:t>
              </w:r>
              <w:r>
                <w:rPr>
                  <w:sz w:val="18"/>
                  <w:szCs w:val="18"/>
                </w:rPr>
                <w:t>1, EEA Requirements</w:t>
              </w:r>
            </w:ins>
          </w:p>
        </w:tc>
        <w:tc>
          <w:tcPr>
            <w:tcW w:w="3463" w:type="dxa"/>
          </w:tcPr>
          <w:p w14:paraId="0B92410A" w14:textId="77777777" w:rsidR="00BA57FD" w:rsidRPr="002B5730" w:rsidRDefault="00526A29" w:rsidP="00BA57FD">
            <w:pPr>
              <w:pStyle w:val="TableLeft"/>
              <w:rPr>
                <w:ins w:id="1046" w:author="Powell, Deana" w:date="2026-03-05T15:34:00Z" w16du:dateUtc="2026-03-05T20:34:00Z"/>
                <w:sz w:val="18"/>
                <w:szCs w:val="18"/>
              </w:rPr>
            </w:pPr>
            <w:ins w:id="1047" w:author="Powell, Deana" w:date="2026-03-05T15:34:00Z" w16du:dateUtc="2026-03-05T20:34:00Z">
              <w:r w:rsidRPr="002B5730">
                <w:rPr>
                  <w:sz w:val="18"/>
                  <w:szCs w:val="18"/>
                </w:rPr>
                <w:t>New section was added.</w:t>
              </w:r>
            </w:ins>
          </w:p>
        </w:tc>
        <w:tc>
          <w:tcPr>
            <w:tcW w:w="3471" w:type="dxa"/>
          </w:tcPr>
          <w:p w14:paraId="04D5CC37" w14:textId="77777777" w:rsidR="00BA57FD" w:rsidRPr="002B5730" w:rsidRDefault="00526A29" w:rsidP="00BA57FD">
            <w:pPr>
              <w:pStyle w:val="TableLeft"/>
              <w:rPr>
                <w:ins w:id="1048" w:author="Powell, Deana" w:date="2026-03-05T15:34:00Z" w16du:dateUtc="2026-03-05T20:34:00Z"/>
                <w:sz w:val="18"/>
                <w:szCs w:val="18"/>
              </w:rPr>
            </w:pPr>
            <w:ins w:id="1049" w:author="Powell, Deana" w:date="2026-03-05T15:34:00Z" w16du:dateUtc="2026-03-05T20:34:00Z">
              <w:r>
                <w:rPr>
                  <w:bCs w:val="0"/>
                  <w:sz w:val="18"/>
                  <w:szCs w:val="18"/>
                </w:rPr>
                <w:t>See rationale for Section 5.1, Inclusion Criteria 16</w:t>
              </w:r>
              <w:r w:rsidRPr="002B5730">
                <w:rPr>
                  <w:bCs w:val="0"/>
                  <w:sz w:val="18"/>
                  <w:szCs w:val="18"/>
                </w:rPr>
                <w:t xml:space="preserve">. </w:t>
              </w:r>
            </w:ins>
          </w:p>
        </w:tc>
      </w:tr>
      <w:tr w:rsidR="00CA657C" w14:paraId="366497CB" w14:textId="77777777" w:rsidTr="00BA57FD">
        <w:trPr>
          <w:trHeight w:val="179"/>
          <w:ins w:id="1050" w:author="Powell, Deana" w:date="2026-03-05T15:34:00Z" w16du:dateUtc="2026-03-05T20:34:00Z"/>
        </w:trPr>
        <w:tc>
          <w:tcPr>
            <w:tcW w:w="2066" w:type="dxa"/>
            <w:tcBorders>
              <w:top w:val="single" w:sz="4" w:space="0" w:color="auto"/>
              <w:bottom w:val="single" w:sz="4" w:space="0" w:color="auto"/>
            </w:tcBorders>
          </w:tcPr>
          <w:p w14:paraId="66F01C8B" w14:textId="77777777" w:rsidR="00BA57FD" w:rsidRPr="00463CF3" w:rsidRDefault="00526A29" w:rsidP="00BA57FD">
            <w:pPr>
              <w:pStyle w:val="TableLeft"/>
              <w:rPr>
                <w:ins w:id="1051" w:author="Powell, Deana" w:date="2026-03-05T15:34:00Z" w16du:dateUtc="2026-03-05T20:34:00Z"/>
                <w:sz w:val="18"/>
                <w:szCs w:val="18"/>
              </w:rPr>
            </w:pPr>
            <w:ins w:id="1052" w:author="Powell, Deana" w:date="2026-03-05T15:34:00Z" w16du:dateUtc="2026-03-05T20:34:00Z">
              <w:r w:rsidRPr="00463CF3">
                <w:rPr>
                  <w:sz w:val="18"/>
                  <w:szCs w:val="18"/>
                </w:rPr>
                <w:t>Section 10.10.1.1, Overview</w:t>
              </w:r>
            </w:ins>
          </w:p>
        </w:tc>
        <w:tc>
          <w:tcPr>
            <w:tcW w:w="3463" w:type="dxa"/>
          </w:tcPr>
          <w:p w14:paraId="2483E19B" w14:textId="77777777" w:rsidR="00BA57FD" w:rsidRPr="002B5730" w:rsidRDefault="00526A29" w:rsidP="00BA57FD">
            <w:pPr>
              <w:pStyle w:val="TableLeft"/>
              <w:rPr>
                <w:ins w:id="1053" w:author="Powell, Deana" w:date="2026-03-05T15:34:00Z" w16du:dateUtc="2026-03-05T20:34:00Z"/>
                <w:sz w:val="18"/>
                <w:szCs w:val="18"/>
              </w:rPr>
            </w:pPr>
            <w:ins w:id="1054" w:author="Powell, Deana" w:date="2026-03-05T15:34:00Z" w16du:dateUtc="2026-03-05T20:34:00Z">
              <w:r w:rsidRPr="002B5730">
                <w:rPr>
                  <w:bCs w:val="0"/>
                  <w:sz w:val="18"/>
                  <w:szCs w:val="18"/>
                </w:rPr>
                <w:t xml:space="preserve">Note added specifying when the lesions should not be included in the determination of response or progression. </w:t>
              </w:r>
            </w:ins>
          </w:p>
        </w:tc>
        <w:tc>
          <w:tcPr>
            <w:tcW w:w="3471" w:type="dxa"/>
          </w:tcPr>
          <w:p w14:paraId="7272BA5E" w14:textId="77777777" w:rsidR="00BA57FD" w:rsidRPr="002B5730" w:rsidRDefault="00526A29" w:rsidP="00BA57FD">
            <w:pPr>
              <w:pStyle w:val="TableLeft"/>
              <w:rPr>
                <w:ins w:id="1055" w:author="Powell, Deana" w:date="2026-03-05T15:34:00Z" w16du:dateUtc="2026-03-05T20:34:00Z"/>
                <w:sz w:val="18"/>
                <w:szCs w:val="18"/>
              </w:rPr>
            </w:pPr>
            <w:ins w:id="1056" w:author="Powell, Deana" w:date="2026-03-05T15:34:00Z" w16du:dateUtc="2026-03-05T20:34:00Z">
              <w:r w:rsidRPr="002B5730">
                <w:rPr>
                  <w:bCs w:val="0"/>
                  <w:sz w:val="18"/>
                  <w:szCs w:val="18"/>
                </w:rPr>
                <w:t>To add detail that addresses questions raised by participating clinicians and clarifies information related to the assessment of CLL.</w:t>
              </w:r>
            </w:ins>
          </w:p>
        </w:tc>
      </w:tr>
      <w:tr w:rsidR="00CA657C" w14:paraId="7E3CAA07" w14:textId="77777777" w:rsidTr="00BA57FD">
        <w:trPr>
          <w:trHeight w:val="179"/>
          <w:ins w:id="1057" w:author="Powell, Deana" w:date="2026-03-05T15:34:00Z" w16du:dateUtc="2026-03-05T20:34:00Z"/>
        </w:trPr>
        <w:tc>
          <w:tcPr>
            <w:tcW w:w="2066" w:type="dxa"/>
            <w:tcBorders>
              <w:top w:val="single" w:sz="4" w:space="0" w:color="auto"/>
              <w:bottom w:val="nil"/>
            </w:tcBorders>
          </w:tcPr>
          <w:p w14:paraId="4C201319" w14:textId="77777777" w:rsidR="00BA57FD" w:rsidRPr="00463CF3" w:rsidRDefault="00526A29" w:rsidP="00BA57FD">
            <w:pPr>
              <w:pStyle w:val="TableLeft"/>
              <w:rPr>
                <w:ins w:id="1058" w:author="Powell, Deana" w:date="2026-03-05T15:34:00Z" w16du:dateUtc="2026-03-05T20:34:00Z"/>
                <w:sz w:val="18"/>
                <w:szCs w:val="18"/>
              </w:rPr>
            </w:pPr>
            <w:ins w:id="1059" w:author="Powell, Deana" w:date="2026-03-05T15:34:00Z" w16du:dateUtc="2026-03-05T20:34:00Z">
              <w:r w:rsidRPr="00463CF3">
                <w:rPr>
                  <w:sz w:val="18"/>
                  <w:szCs w:val="18"/>
                </w:rPr>
                <w:t>Section 10.10.1.2.2, Postbaseline Assessment</w:t>
              </w:r>
            </w:ins>
          </w:p>
        </w:tc>
        <w:tc>
          <w:tcPr>
            <w:tcW w:w="3463" w:type="dxa"/>
          </w:tcPr>
          <w:p w14:paraId="05898372" w14:textId="77777777" w:rsidR="00BA57FD" w:rsidRPr="002B5730" w:rsidRDefault="00526A29" w:rsidP="00BA57FD">
            <w:pPr>
              <w:pStyle w:val="TableLeft"/>
              <w:rPr>
                <w:ins w:id="1060" w:author="Powell, Deana" w:date="2026-03-05T15:34:00Z" w16du:dateUtc="2026-03-05T20:34:00Z"/>
                <w:sz w:val="18"/>
                <w:szCs w:val="18"/>
              </w:rPr>
            </w:pPr>
            <w:ins w:id="1061" w:author="Powell, Deana" w:date="2026-03-05T15:34:00Z" w16du:dateUtc="2026-03-05T20:34:00Z">
              <w:r w:rsidRPr="002B5730">
                <w:rPr>
                  <w:bCs w:val="0"/>
                  <w:sz w:val="18"/>
                  <w:szCs w:val="18"/>
                </w:rPr>
                <w:t xml:space="preserve">Target lesions: Wording added to specify that any growth should be due to CLL and not due to inflammation/infection. </w:t>
              </w:r>
            </w:ins>
          </w:p>
        </w:tc>
        <w:tc>
          <w:tcPr>
            <w:tcW w:w="3471" w:type="dxa"/>
          </w:tcPr>
          <w:p w14:paraId="07846C55" w14:textId="77777777" w:rsidR="00BA57FD" w:rsidRPr="002B5730" w:rsidRDefault="00526A29" w:rsidP="00BA57FD">
            <w:pPr>
              <w:pStyle w:val="TableLeft"/>
              <w:rPr>
                <w:ins w:id="1062" w:author="Powell, Deana" w:date="2026-03-05T15:34:00Z" w16du:dateUtc="2026-03-05T20:34:00Z"/>
                <w:sz w:val="18"/>
                <w:szCs w:val="18"/>
              </w:rPr>
            </w:pPr>
            <w:ins w:id="1063" w:author="Powell, Deana" w:date="2026-03-05T15:34:00Z" w16du:dateUtc="2026-03-05T20:34:00Z">
              <w:r w:rsidRPr="002B5730">
                <w:rPr>
                  <w:bCs w:val="0"/>
                  <w:sz w:val="18"/>
                  <w:szCs w:val="18"/>
                </w:rPr>
                <w:t>See rationale for Section 10.10.1.1.</w:t>
              </w:r>
            </w:ins>
          </w:p>
        </w:tc>
      </w:tr>
      <w:tr w:rsidR="00CA657C" w14:paraId="7AE4D74F" w14:textId="77777777" w:rsidTr="00BA57FD">
        <w:trPr>
          <w:trHeight w:val="179"/>
          <w:ins w:id="1064" w:author="Powell, Deana" w:date="2026-03-05T15:34:00Z" w16du:dateUtc="2026-03-05T20:34:00Z"/>
        </w:trPr>
        <w:tc>
          <w:tcPr>
            <w:tcW w:w="2066" w:type="dxa"/>
            <w:tcBorders>
              <w:top w:val="nil"/>
              <w:bottom w:val="nil"/>
            </w:tcBorders>
          </w:tcPr>
          <w:p w14:paraId="7853D4BD" w14:textId="77777777" w:rsidR="00BA57FD" w:rsidRPr="00463CF3" w:rsidRDefault="00BA57FD" w:rsidP="00BA57FD">
            <w:pPr>
              <w:pStyle w:val="TableLeft"/>
              <w:rPr>
                <w:ins w:id="1065" w:author="Powell, Deana" w:date="2026-03-05T15:34:00Z" w16du:dateUtc="2026-03-05T20:34:00Z"/>
                <w:sz w:val="18"/>
                <w:szCs w:val="18"/>
              </w:rPr>
            </w:pPr>
          </w:p>
        </w:tc>
        <w:tc>
          <w:tcPr>
            <w:tcW w:w="3463" w:type="dxa"/>
          </w:tcPr>
          <w:p w14:paraId="43153CCA" w14:textId="77777777" w:rsidR="00BA57FD" w:rsidRPr="002B5730" w:rsidRDefault="00526A29" w:rsidP="00BA57FD">
            <w:pPr>
              <w:pStyle w:val="TableLeft"/>
              <w:rPr>
                <w:ins w:id="1066" w:author="Powell, Deana" w:date="2026-03-05T15:34:00Z" w16du:dateUtc="2026-03-05T20:34:00Z"/>
                <w:sz w:val="18"/>
                <w:szCs w:val="18"/>
              </w:rPr>
            </w:pPr>
            <w:ins w:id="1067" w:author="Powell, Deana" w:date="2026-03-05T15:34:00Z" w16du:dateUtc="2026-03-05T20:34:00Z">
              <w:r w:rsidRPr="002B5730">
                <w:rPr>
                  <w:bCs w:val="0"/>
                  <w:sz w:val="18"/>
                  <w:szCs w:val="18"/>
                </w:rPr>
                <w:t xml:space="preserve">Table 39: </w:t>
              </w:r>
              <w:r>
                <w:rPr>
                  <w:bCs w:val="0"/>
                  <w:sz w:val="18"/>
                  <w:szCs w:val="18"/>
                </w:rPr>
                <w:t>N</w:t>
              </w:r>
              <w:r w:rsidRPr="002B5730">
                <w:rPr>
                  <w:bCs w:val="0"/>
                  <w:sz w:val="18"/>
                  <w:szCs w:val="18"/>
                </w:rPr>
                <w:t xml:space="preserve">ote added regarding assessment of  new lesions which should be considered to be due to CLL. </w:t>
              </w:r>
            </w:ins>
          </w:p>
        </w:tc>
        <w:tc>
          <w:tcPr>
            <w:tcW w:w="3471" w:type="dxa"/>
          </w:tcPr>
          <w:p w14:paraId="20C9DB0A" w14:textId="77777777" w:rsidR="00BA57FD" w:rsidRPr="002B5730" w:rsidRDefault="00526A29" w:rsidP="00BA57FD">
            <w:pPr>
              <w:pStyle w:val="TableLeft"/>
              <w:rPr>
                <w:ins w:id="1068" w:author="Powell, Deana" w:date="2026-03-05T15:34:00Z" w16du:dateUtc="2026-03-05T20:34:00Z"/>
                <w:sz w:val="18"/>
                <w:szCs w:val="18"/>
              </w:rPr>
            </w:pPr>
            <w:ins w:id="1069" w:author="Powell, Deana" w:date="2026-03-05T15:34:00Z" w16du:dateUtc="2026-03-05T20:34:00Z">
              <w:r w:rsidRPr="002B5730">
                <w:rPr>
                  <w:bCs w:val="0"/>
                  <w:sz w:val="18"/>
                  <w:szCs w:val="18"/>
                </w:rPr>
                <w:t>See rationale for Section 10.10.1.1.</w:t>
              </w:r>
            </w:ins>
          </w:p>
        </w:tc>
      </w:tr>
      <w:tr w:rsidR="00CA657C" w14:paraId="32C48AE0" w14:textId="77777777" w:rsidTr="00653512">
        <w:trPr>
          <w:trHeight w:val="179"/>
          <w:ins w:id="1070" w:author="Powell, Deana" w:date="2026-03-05T15:34:00Z" w16du:dateUtc="2026-03-05T20:34:00Z"/>
        </w:trPr>
        <w:tc>
          <w:tcPr>
            <w:tcW w:w="2066" w:type="dxa"/>
            <w:tcBorders>
              <w:top w:val="nil"/>
              <w:bottom w:val="nil"/>
            </w:tcBorders>
          </w:tcPr>
          <w:p w14:paraId="3824F93F" w14:textId="77777777" w:rsidR="00BA57FD" w:rsidRPr="00463CF3" w:rsidRDefault="00BA57FD" w:rsidP="00BA57FD">
            <w:pPr>
              <w:pStyle w:val="TableLeft"/>
              <w:rPr>
                <w:ins w:id="1071" w:author="Powell, Deana" w:date="2026-03-05T15:34:00Z" w16du:dateUtc="2026-03-05T20:34:00Z"/>
                <w:sz w:val="18"/>
                <w:szCs w:val="18"/>
              </w:rPr>
            </w:pPr>
          </w:p>
        </w:tc>
        <w:tc>
          <w:tcPr>
            <w:tcW w:w="3463" w:type="dxa"/>
          </w:tcPr>
          <w:p w14:paraId="7D7AAFFD" w14:textId="77777777" w:rsidR="00BA57FD" w:rsidRPr="002B5730" w:rsidRDefault="00526A29" w:rsidP="00BA57FD">
            <w:pPr>
              <w:pStyle w:val="TableLeft"/>
              <w:rPr>
                <w:ins w:id="1072" w:author="Powell, Deana" w:date="2026-03-05T15:34:00Z" w16du:dateUtc="2026-03-05T20:34:00Z"/>
                <w:sz w:val="18"/>
                <w:szCs w:val="18"/>
              </w:rPr>
            </w:pPr>
            <w:ins w:id="1073" w:author="Powell, Deana" w:date="2026-03-05T15:34:00Z" w16du:dateUtc="2026-03-05T20:34:00Z">
              <w:r w:rsidRPr="002B5730">
                <w:rPr>
                  <w:bCs w:val="0"/>
                  <w:sz w:val="18"/>
                  <w:szCs w:val="18"/>
                </w:rPr>
                <w:t>Spleen response: Absolute length changed to absolute growth, and a note was added regarding investigator assessment of spleen enlargement.</w:t>
              </w:r>
            </w:ins>
          </w:p>
        </w:tc>
        <w:tc>
          <w:tcPr>
            <w:tcW w:w="3471" w:type="dxa"/>
          </w:tcPr>
          <w:p w14:paraId="66BE6F66" w14:textId="77777777" w:rsidR="00BA57FD" w:rsidRPr="002B5730" w:rsidRDefault="00526A29" w:rsidP="00BA57FD">
            <w:pPr>
              <w:pStyle w:val="TableLeft"/>
              <w:rPr>
                <w:ins w:id="1074" w:author="Powell, Deana" w:date="2026-03-05T15:34:00Z" w16du:dateUtc="2026-03-05T20:34:00Z"/>
                <w:sz w:val="18"/>
                <w:szCs w:val="18"/>
              </w:rPr>
            </w:pPr>
            <w:ins w:id="1075" w:author="Powell, Deana" w:date="2026-03-05T15:34:00Z" w16du:dateUtc="2026-03-05T20:34:00Z">
              <w:r w:rsidRPr="002B5730">
                <w:rPr>
                  <w:bCs w:val="0"/>
                  <w:sz w:val="18"/>
                  <w:szCs w:val="18"/>
                </w:rPr>
                <w:t>See rationale for Section 10.10.1.1.</w:t>
              </w:r>
            </w:ins>
          </w:p>
        </w:tc>
      </w:tr>
      <w:tr w:rsidR="00CA657C" w14:paraId="053340FA" w14:textId="77777777" w:rsidTr="00653512">
        <w:trPr>
          <w:trHeight w:val="179"/>
          <w:ins w:id="1076" w:author="Powell, Deana" w:date="2026-03-05T15:34:00Z" w16du:dateUtc="2026-03-05T20:34:00Z"/>
        </w:trPr>
        <w:tc>
          <w:tcPr>
            <w:tcW w:w="2066" w:type="dxa"/>
            <w:tcBorders>
              <w:top w:val="nil"/>
              <w:bottom w:val="single" w:sz="4" w:space="0" w:color="auto"/>
            </w:tcBorders>
          </w:tcPr>
          <w:p w14:paraId="39107FA7" w14:textId="77777777" w:rsidR="00BA57FD" w:rsidRPr="00463CF3" w:rsidRDefault="00BA57FD" w:rsidP="00BA57FD">
            <w:pPr>
              <w:pStyle w:val="TableLeft"/>
              <w:rPr>
                <w:ins w:id="1077" w:author="Powell, Deana" w:date="2026-03-05T15:34:00Z" w16du:dateUtc="2026-03-05T20:34:00Z"/>
                <w:sz w:val="18"/>
                <w:szCs w:val="18"/>
              </w:rPr>
            </w:pPr>
          </w:p>
        </w:tc>
        <w:tc>
          <w:tcPr>
            <w:tcW w:w="3463" w:type="dxa"/>
          </w:tcPr>
          <w:p w14:paraId="48FE000F" w14:textId="77777777" w:rsidR="00BA57FD" w:rsidRPr="002B5730" w:rsidRDefault="00526A29" w:rsidP="00BA57FD">
            <w:pPr>
              <w:pStyle w:val="TableLeft"/>
              <w:rPr>
                <w:ins w:id="1078" w:author="Powell, Deana" w:date="2026-03-05T15:34:00Z" w16du:dateUtc="2026-03-05T20:34:00Z"/>
                <w:sz w:val="18"/>
                <w:szCs w:val="18"/>
              </w:rPr>
            </w:pPr>
            <w:ins w:id="1079" w:author="Powell, Deana" w:date="2026-03-05T15:34:00Z" w16du:dateUtc="2026-03-05T20:34:00Z">
              <w:r w:rsidRPr="002B5730">
                <w:rPr>
                  <w:bCs w:val="0"/>
                  <w:sz w:val="18"/>
                  <w:szCs w:val="18"/>
                </w:rPr>
                <w:t>Liver response: Text added that hepatomegaly must be considered to be due to CLL/SLL.</w:t>
              </w:r>
            </w:ins>
          </w:p>
        </w:tc>
        <w:tc>
          <w:tcPr>
            <w:tcW w:w="3471" w:type="dxa"/>
          </w:tcPr>
          <w:p w14:paraId="535529D9" w14:textId="77777777" w:rsidR="00BA57FD" w:rsidRPr="002B5730" w:rsidRDefault="00526A29" w:rsidP="00BA57FD">
            <w:pPr>
              <w:pStyle w:val="TableLeft"/>
              <w:rPr>
                <w:ins w:id="1080" w:author="Powell, Deana" w:date="2026-03-05T15:34:00Z" w16du:dateUtc="2026-03-05T20:34:00Z"/>
                <w:sz w:val="18"/>
                <w:szCs w:val="18"/>
              </w:rPr>
            </w:pPr>
            <w:ins w:id="1081" w:author="Powell, Deana" w:date="2026-03-05T15:34:00Z" w16du:dateUtc="2026-03-05T20:34:00Z">
              <w:r w:rsidRPr="002B5730">
                <w:rPr>
                  <w:bCs w:val="0"/>
                  <w:sz w:val="18"/>
                  <w:szCs w:val="18"/>
                </w:rPr>
                <w:t>See rationale for Section 10.10.1.1.</w:t>
              </w:r>
            </w:ins>
          </w:p>
        </w:tc>
      </w:tr>
      <w:tr w:rsidR="00CA657C" w14:paraId="7C4A78D5" w14:textId="77777777" w:rsidTr="00653512">
        <w:trPr>
          <w:trHeight w:val="179"/>
          <w:ins w:id="1082" w:author="Powell, Deana" w:date="2026-03-05T15:34:00Z" w16du:dateUtc="2026-03-05T20:34:00Z"/>
        </w:trPr>
        <w:tc>
          <w:tcPr>
            <w:tcW w:w="2066" w:type="dxa"/>
            <w:tcBorders>
              <w:top w:val="single" w:sz="4" w:space="0" w:color="auto"/>
              <w:bottom w:val="nil"/>
            </w:tcBorders>
          </w:tcPr>
          <w:p w14:paraId="1A5073D1" w14:textId="77777777" w:rsidR="00BA57FD" w:rsidRPr="00463CF3" w:rsidRDefault="00BA57FD" w:rsidP="00653512">
            <w:pPr>
              <w:pStyle w:val="TableLeft"/>
              <w:pageBreakBefore/>
              <w:rPr>
                <w:ins w:id="1083" w:author="Powell, Deana" w:date="2026-03-05T15:34:00Z" w16du:dateUtc="2026-03-05T20:34:00Z"/>
                <w:sz w:val="18"/>
                <w:szCs w:val="18"/>
              </w:rPr>
            </w:pPr>
          </w:p>
        </w:tc>
        <w:tc>
          <w:tcPr>
            <w:tcW w:w="3463" w:type="dxa"/>
          </w:tcPr>
          <w:p w14:paraId="1B77C6DC" w14:textId="77777777" w:rsidR="00BA57FD" w:rsidRPr="002B5730" w:rsidRDefault="00526A29" w:rsidP="00BA57FD">
            <w:pPr>
              <w:pStyle w:val="TableLeft"/>
              <w:rPr>
                <w:ins w:id="1084" w:author="Powell, Deana" w:date="2026-03-05T15:34:00Z" w16du:dateUtc="2026-03-05T20:34:00Z"/>
                <w:sz w:val="18"/>
                <w:szCs w:val="18"/>
              </w:rPr>
            </w:pPr>
            <w:ins w:id="1085" w:author="Powell, Deana" w:date="2026-03-05T15:34:00Z" w16du:dateUtc="2026-03-05T20:34:00Z">
              <w:r w:rsidRPr="002B5730">
                <w:rPr>
                  <w:bCs w:val="0"/>
                  <w:sz w:val="18"/>
                  <w:szCs w:val="18"/>
                </w:rPr>
                <w:t>Table 40: Changed definite growth to unequivocal growth.</w:t>
              </w:r>
            </w:ins>
          </w:p>
        </w:tc>
        <w:tc>
          <w:tcPr>
            <w:tcW w:w="3471" w:type="dxa"/>
          </w:tcPr>
          <w:p w14:paraId="5D14A6A9" w14:textId="77777777" w:rsidR="00BA57FD" w:rsidRPr="002B5730" w:rsidRDefault="00526A29" w:rsidP="00BA57FD">
            <w:pPr>
              <w:pStyle w:val="TableLeft"/>
              <w:rPr>
                <w:ins w:id="1086" w:author="Powell, Deana" w:date="2026-03-05T15:34:00Z" w16du:dateUtc="2026-03-05T20:34:00Z"/>
                <w:sz w:val="18"/>
                <w:szCs w:val="18"/>
              </w:rPr>
            </w:pPr>
            <w:ins w:id="1087" w:author="Powell, Deana" w:date="2026-03-05T15:34:00Z" w16du:dateUtc="2026-03-05T20:34:00Z">
              <w:r w:rsidRPr="002B5730">
                <w:rPr>
                  <w:bCs w:val="0"/>
                  <w:sz w:val="18"/>
                  <w:szCs w:val="18"/>
                </w:rPr>
                <w:t>See rationale for Section 10.10.1.1.</w:t>
              </w:r>
            </w:ins>
          </w:p>
        </w:tc>
      </w:tr>
      <w:tr w:rsidR="00CA657C" w14:paraId="3EA9F6A8" w14:textId="77777777" w:rsidTr="00BA57FD">
        <w:trPr>
          <w:trHeight w:val="179"/>
          <w:ins w:id="1088" w:author="Powell, Deana" w:date="2026-03-05T15:34:00Z" w16du:dateUtc="2026-03-05T20:34:00Z"/>
        </w:trPr>
        <w:tc>
          <w:tcPr>
            <w:tcW w:w="2066" w:type="dxa"/>
            <w:tcBorders>
              <w:top w:val="nil"/>
              <w:bottom w:val="single" w:sz="4" w:space="0" w:color="auto"/>
            </w:tcBorders>
          </w:tcPr>
          <w:p w14:paraId="500A829B" w14:textId="77777777" w:rsidR="00BA57FD" w:rsidRPr="00463CF3" w:rsidRDefault="00BA57FD" w:rsidP="00BA57FD">
            <w:pPr>
              <w:pStyle w:val="TableLeft"/>
              <w:rPr>
                <w:ins w:id="1089" w:author="Powell, Deana" w:date="2026-03-05T15:34:00Z" w16du:dateUtc="2026-03-05T20:34:00Z"/>
                <w:sz w:val="18"/>
                <w:szCs w:val="18"/>
              </w:rPr>
            </w:pPr>
          </w:p>
        </w:tc>
        <w:tc>
          <w:tcPr>
            <w:tcW w:w="3463" w:type="dxa"/>
          </w:tcPr>
          <w:p w14:paraId="3E415EA2" w14:textId="77777777" w:rsidR="00BA57FD" w:rsidRPr="002B5730" w:rsidRDefault="00526A29" w:rsidP="00BA57FD">
            <w:pPr>
              <w:pStyle w:val="TableLeft"/>
              <w:rPr>
                <w:ins w:id="1090" w:author="Powell, Deana" w:date="2026-03-05T15:34:00Z" w16du:dateUtc="2026-03-05T20:34:00Z"/>
                <w:sz w:val="18"/>
                <w:szCs w:val="18"/>
              </w:rPr>
            </w:pPr>
            <w:ins w:id="1091" w:author="Powell, Deana" w:date="2026-03-05T15:34:00Z" w16du:dateUtc="2026-03-05T20:34:00Z">
              <w:r w:rsidRPr="002B5730">
                <w:rPr>
                  <w:bCs w:val="0"/>
                  <w:sz w:val="18"/>
                  <w:szCs w:val="18"/>
                </w:rPr>
                <w:t>Clinical data: Guidance given on recording baseline values.</w:t>
              </w:r>
            </w:ins>
          </w:p>
        </w:tc>
        <w:tc>
          <w:tcPr>
            <w:tcW w:w="3471" w:type="dxa"/>
          </w:tcPr>
          <w:p w14:paraId="6CD83D06" w14:textId="77777777" w:rsidR="00BA57FD" w:rsidRPr="002B5730" w:rsidRDefault="00526A29" w:rsidP="00BA57FD">
            <w:pPr>
              <w:pStyle w:val="TableLeft"/>
              <w:rPr>
                <w:ins w:id="1092" w:author="Powell, Deana" w:date="2026-03-05T15:34:00Z" w16du:dateUtc="2026-03-05T20:34:00Z"/>
                <w:sz w:val="18"/>
                <w:szCs w:val="18"/>
              </w:rPr>
            </w:pPr>
            <w:ins w:id="1093" w:author="Powell, Deana" w:date="2026-03-05T15:34:00Z" w16du:dateUtc="2026-03-05T20:34:00Z">
              <w:r w:rsidRPr="002B5730">
                <w:rPr>
                  <w:bCs w:val="0"/>
                  <w:sz w:val="18"/>
                  <w:szCs w:val="18"/>
                </w:rPr>
                <w:t>See rationale for Section 10.10.1.1.</w:t>
              </w:r>
            </w:ins>
          </w:p>
        </w:tc>
      </w:tr>
      <w:tr w:rsidR="00CA657C" w14:paraId="7A91FC23" w14:textId="77777777" w:rsidTr="00BA57FD">
        <w:trPr>
          <w:trHeight w:val="179"/>
          <w:ins w:id="1094" w:author="Powell, Deana" w:date="2026-03-05T15:34:00Z" w16du:dateUtc="2026-03-05T20:34:00Z"/>
        </w:trPr>
        <w:tc>
          <w:tcPr>
            <w:tcW w:w="2066" w:type="dxa"/>
            <w:tcBorders>
              <w:top w:val="single" w:sz="4" w:space="0" w:color="auto"/>
              <w:bottom w:val="nil"/>
            </w:tcBorders>
          </w:tcPr>
          <w:p w14:paraId="19685F07" w14:textId="77777777" w:rsidR="00BA57FD" w:rsidRPr="007D2012" w:rsidRDefault="00526A29" w:rsidP="00BA57FD">
            <w:pPr>
              <w:pStyle w:val="TableLeft"/>
              <w:rPr>
                <w:ins w:id="1095" w:author="Powell, Deana" w:date="2026-03-05T15:34:00Z" w16du:dateUtc="2026-03-05T20:34:00Z"/>
                <w:sz w:val="18"/>
                <w:szCs w:val="18"/>
              </w:rPr>
            </w:pPr>
            <w:ins w:id="1096" w:author="Powell, Deana" w:date="2026-03-05T15:34:00Z" w16du:dateUtc="2026-03-05T20:34:00Z">
              <w:r>
                <w:rPr>
                  <w:sz w:val="18"/>
                  <w:szCs w:val="18"/>
                </w:rPr>
                <w:t xml:space="preserve">Section </w:t>
              </w:r>
              <w:r w:rsidRPr="007D2012">
                <w:rPr>
                  <w:sz w:val="18"/>
                  <w:szCs w:val="18"/>
                </w:rPr>
                <w:t>10.10.1.3</w:t>
              </w:r>
              <w:r>
                <w:rPr>
                  <w:sz w:val="18"/>
                  <w:szCs w:val="18"/>
                </w:rPr>
                <w:t xml:space="preserve">, </w:t>
              </w:r>
              <w:r w:rsidRPr="007D2012">
                <w:rPr>
                  <w:sz w:val="18"/>
                  <w:szCs w:val="18"/>
                </w:rPr>
                <w:t>Overall Response</w:t>
              </w:r>
            </w:ins>
          </w:p>
        </w:tc>
        <w:tc>
          <w:tcPr>
            <w:tcW w:w="3463" w:type="dxa"/>
          </w:tcPr>
          <w:p w14:paraId="54125AC5" w14:textId="77777777" w:rsidR="00BA57FD" w:rsidRPr="002B5730" w:rsidRDefault="00526A29" w:rsidP="00BA57FD">
            <w:pPr>
              <w:pStyle w:val="TableLeft"/>
              <w:rPr>
                <w:ins w:id="1097" w:author="Powell, Deana" w:date="2026-03-05T15:34:00Z" w16du:dateUtc="2026-03-05T20:34:00Z"/>
                <w:bCs w:val="0"/>
                <w:sz w:val="18"/>
                <w:szCs w:val="18"/>
              </w:rPr>
            </w:pPr>
            <w:ins w:id="1098" w:author="Powell, Deana" w:date="2026-03-05T15:34:00Z" w16du:dateUtc="2026-03-05T20:34:00Z">
              <w:r w:rsidRPr="002B5730">
                <w:rPr>
                  <w:bCs w:val="0"/>
                  <w:sz w:val="18"/>
                  <w:szCs w:val="18"/>
                </w:rPr>
                <w:t>Text added regarding baseline assessment of ALC, platelets and hemoglobin.</w:t>
              </w:r>
            </w:ins>
          </w:p>
        </w:tc>
        <w:tc>
          <w:tcPr>
            <w:tcW w:w="3471" w:type="dxa"/>
          </w:tcPr>
          <w:p w14:paraId="5F311F7E" w14:textId="77777777" w:rsidR="00BA57FD" w:rsidRPr="002B5730" w:rsidRDefault="00526A29" w:rsidP="00BA57FD">
            <w:pPr>
              <w:pStyle w:val="TableLeft"/>
              <w:rPr>
                <w:ins w:id="1099" w:author="Powell, Deana" w:date="2026-03-05T15:34:00Z" w16du:dateUtc="2026-03-05T20:34:00Z"/>
                <w:bCs w:val="0"/>
                <w:sz w:val="18"/>
                <w:szCs w:val="18"/>
              </w:rPr>
            </w:pPr>
            <w:ins w:id="1100" w:author="Powell, Deana" w:date="2026-03-05T15:34:00Z" w16du:dateUtc="2026-03-05T20:34:00Z">
              <w:r w:rsidRPr="002B5730">
                <w:rPr>
                  <w:bCs w:val="0"/>
                  <w:sz w:val="18"/>
                  <w:szCs w:val="18"/>
                </w:rPr>
                <w:t>See rationale for Section 10.10.1.1.</w:t>
              </w:r>
            </w:ins>
          </w:p>
        </w:tc>
      </w:tr>
      <w:tr w:rsidR="00CA657C" w14:paraId="5CA0FE96" w14:textId="77777777" w:rsidTr="00E45612">
        <w:trPr>
          <w:trHeight w:val="179"/>
          <w:ins w:id="1101" w:author="Powell, Deana" w:date="2026-03-05T15:34:00Z" w16du:dateUtc="2026-03-05T20:34:00Z"/>
        </w:trPr>
        <w:tc>
          <w:tcPr>
            <w:tcW w:w="2066" w:type="dxa"/>
            <w:tcBorders>
              <w:top w:val="nil"/>
              <w:bottom w:val="nil"/>
            </w:tcBorders>
          </w:tcPr>
          <w:p w14:paraId="4D82C2F9" w14:textId="77777777" w:rsidR="00BA57FD" w:rsidRPr="007D2012" w:rsidRDefault="00BA57FD" w:rsidP="00BA57FD">
            <w:pPr>
              <w:pStyle w:val="TableLeft"/>
              <w:rPr>
                <w:ins w:id="1102" w:author="Powell, Deana" w:date="2026-03-05T15:34:00Z" w16du:dateUtc="2026-03-05T20:34:00Z"/>
                <w:sz w:val="18"/>
                <w:szCs w:val="18"/>
              </w:rPr>
            </w:pPr>
          </w:p>
        </w:tc>
        <w:tc>
          <w:tcPr>
            <w:tcW w:w="3463" w:type="dxa"/>
          </w:tcPr>
          <w:p w14:paraId="2C7EB8D4" w14:textId="77777777" w:rsidR="00BA57FD" w:rsidRPr="002B5730" w:rsidRDefault="00526A29" w:rsidP="00BA57FD">
            <w:pPr>
              <w:pStyle w:val="TableLeft"/>
              <w:rPr>
                <w:ins w:id="1103" w:author="Powell, Deana" w:date="2026-03-05T15:34:00Z" w16du:dateUtc="2026-03-05T20:34:00Z"/>
                <w:bCs w:val="0"/>
                <w:sz w:val="18"/>
                <w:szCs w:val="18"/>
              </w:rPr>
            </w:pPr>
            <w:ins w:id="1104" w:author="Powell, Deana" w:date="2026-03-05T15:34:00Z" w16du:dateUtc="2026-03-05T20:34:00Z">
              <w:r w:rsidRPr="002B5730">
                <w:rPr>
                  <w:bCs w:val="0"/>
                  <w:sz w:val="18"/>
                  <w:szCs w:val="18"/>
                </w:rPr>
                <w:t>CR with incomplete marrow recovery definition updated.</w:t>
              </w:r>
            </w:ins>
          </w:p>
        </w:tc>
        <w:tc>
          <w:tcPr>
            <w:tcW w:w="3471" w:type="dxa"/>
          </w:tcPr>
          <w:p w14:paraId="148565D9" w14:textId="77777777" w:rsidR="00BA57FD" w:rsidRPr="002B5730" w:rsidRDefault="00526A29" w:rsidP="00BA57FD">
            <w:pPr>
              <w:pStyle w:val="TableLeft"/>
              <w:rPr>
                <w:ins w:id="1105" w:author="Powell, Deana" w:date="2026-03-05T15:34:00Z" w16du:dateUtc="2026-03-05T20:34:00Z"/>
                <w:bCs w:val="0"/>
                <w:sz w:val="18"/>
                <w:szCs w:val="18"/>
              </w:rPr>
            </w:pPr>
            <w:ins w:id="1106" w:author="Powell, Deana" w:date="2026-03-05T15:34:00Z" w16du:dateUtc="2026-03-05T20:34:00Z">
              <w:r w:rsidRPr="002B5730">
                <w:rPr>
                  <w:bCs w:val="0"/>
                  <w:sz w:val="18"/>
                  <w:szCs w:val="18"/>
                </w:rPr>
                <w:t>See rationale for Section 10.10.1.1.</w:t>
              </w:r>
            </w:ins>
          </w:p>
        </w:tc>
      </w:tr>
      <w:tr w:rsidR="00CA657C" w14:paraId="11607DFE" w14:textId="77777777" w:rsidTr="00E45612">
        <w:trPr>
          <w:trHeight w:val="179"/>
          <w:ins w:id="1107" w:author="Powell, Deana" w:date="2026-03-05T15:34:00Z" w16du:dateUtc="2026-03-05T20:34:00Z"/>
        </w:trPr>
        <w:tc>
          <w:tcPr>
            <w:tcW w:w="2066" w:type="dxa"/>
            <w:tcBorders>
              <w:top w:val="nil"/>
              <w:bottom w:val="single" w:sz="4" w:space="0" w:color="auto"/>
            </w:tcBorders>
          </w:tcPr>
          <w:p w14:paraId="2753A8A5" w14:textId="77777777" w:rsidR="00BA57FD" w:rsidRPr="00463CF3" w:rsidRDefault="00BA57FD" w:rsidP="00BA57FD">
            <w:pPr>
              <w:pStyle w:val="TableLeft"/>
              <w:rPr>
                <w:ins w:id="1108" w:author="Powell, Deana" w:date="2026-03-05T15:34:00Z" w16du:dateUtc="2026-03-05T20:34:00Z"/>
                <w:sz w:val="18"/>
                <w:szCs w:val="18"/>
              </w:rPr>
            </w:pPr>
          </w:p>
        </w:tc>
        <w:tc>
          <w:tcPr>
            <w:tcW w:w="3463" w:type="dxa"/>
          </w:tcPr>
          <w:p w14:paraId="4F7987D9" w14:textId="77777777" w:rsidR="00BA57FD" w:rsidRPr="002B5730" w:rsidRDefault="00526A29" w:rsidP="00BA57FD">
            <w:pPr>
              <w:pStyle w:val="TableLeft"/>
              <w:rPr>
                <w:ins w:id="1109" w:author="Powell, Deana" w:date="2026-03-05T15:34:00Z" w16du:dateUtc="2026-03-05T20:34:00Z"/>
                <w:sz w:val="18"/>
                <w:szCs w:val="18"/>
              </w:rPr>
            </w:pPr>
            <w:ins w:id="1110" w:author="Powell, Deana" w:date="2026-03-05T15:34:00Z" w16du:dateUtc="2026-03-05T20:34:00Z">
              <w:r w:rsidRPr="002B5730">
                <w:rPr>
                  <w:bCs w:val="0"/>
                  <w:sz w:val="18"/>
                  <w:szCs w:val="18"/>
                </w:rPr>
                <w:t>Partial remission with lymphocytosis: Definition updated to include lymphocyte count threshold and meeting at least 1 Group A and 1 Group B definition.</w:t>
              </w:r>
            </w:ins>
          </w:p>
        </w:tc>
        <w:tc>
          <w:tcPr>
            <w:tcW w:w="3471" w:type="dxa"/>
          </w:tcPr>
          <w:p w14:paraId="045D7BBC" w14:textId="77777777" w:rsidR="00BA57FD" w:rsidRPr="002B5730" w:rsidRDefault="00526A29" w:rsidP="00BA57FD">
            <w:pPr>
              <w:pStyle w:val="TableLeft"/>
              <w:rPr>
                <w:ins w:id="1111" w:author="Powell, Deana" w:date="2026-03-05T15:34:00Z" w16du:dateUtc="2026-03-05T20:34:00Z"/>
                <w:sz w:val="18"/>
                <w:szCs w:val="18"/>
              </w:rPr>
            </w:pPr>
            <w:ins w:id="1112" w:author="Powell, Deana" w:date="2026-03-05T15:34:00Z" w16du:dateUtc="2026-03-05T20:34:00Z">
              <w:r w:rsidRPr="002B5730">
                <w:rPr>
                  <w:bCs w:val="0"/>
                  <w:sz w:val="18"/>
                  <w:szCs w:val="18"/>
                </w:rPr>
                <w:t>See rationale for Section 10.10.1.1.</w:t>
              </w:r>
            </w:ins>
          </w:p>
        </w:tc>
      </w:tr>
      <w:tr w:rsidR="00CA657C" w14:paraId="289E15B1" w14:textId="77777777" w:rsidTr="00E45612">
        <w:trPr>
          <w:trHeight w:val="179"/>
          <w:ins w:id="1113" w:author="Powell, Deana" w:date="2026-03-05T15:34:00Z" w16du:dateUtc="2026-03-05T20:34:00Z"/>
        </w:trPr>
        <w:tc>
          <w:tcPr>
            <w:tcW w:w="2066" w:type="dxa"/>
            <w:tcBorders>
              <w:top w:val="single" w:sz="4" w:space="0" w:color="auto"/>
              <w:bottom w:val="nil"/>
            </w:tcBorders>
          </w:tcPr>
          <w:p w14:paraId="3DCE3092" w14:textId="77777777" w:rsidR="00BA57FD" w:rsidRPr="00463CF3" w:rsidRDefault="00BA57FD" w:rsidP="00BA57FD">
            <w:pPr>
              <w:pStyle w:val="TableLeft"/>
              <w:rPr>
                <w:ins w:id="1114" w:author="Powell, Deana" w:date="2026-03-05T15:34:00Z" w16du:dateUtc="2026-03-05T20:34:00Z"/>
                <w:sz w:val="18"/>
                <w:szCs w:val="18"/>
              </w:rPr>
            </w:pPr>
          </w:p>
        </w:tc>
        <w:tc>
          <w:tcPr>
            <w:tcW w:w="3463" w:type="dxa"/>
          </w:tcPr>
          <w:p w14:paraId="2A2A2CD4" w14:textId="77777777" w:rsidR="00BA57FD" w:rsidRPr="002B5730" w:rsidRDefault="00526A29" w:rsidP="00BA57FD">
            <w:pPr>
              <w:pStyle w:val="TableLeft"/>
              <w:rPr>
                <w:ins w:id="1115" w:author="Powell, Deana" w:date="2026-03-05T15:34:00Z" w16du:dateUtc="2026-03-05T20:34:00Z"/>
                <w:bCs w:val="0"/>
                <w:sz w:val="18"/>
                <w:szCs w:val="18"/>
              </w:rPr>
            </w:pPr>
            <w:ins w:id="1116" w:author="Powell, Deana" w:date="2026-03-05T15:34:00Z" w16du:dateUtc="2026-03-05T20:34:00Z">
              <w:r w:rsidRPr="002B5730">
                <w:rPr>
                  <w:bCs w:val="0"/>
                  <w:sz w:val="18"/>
                  <w:szCs w:val="18"/>
                </w:rPr>
                <w:t>Progressive Disease: Text added that transient radiographic changes can sometimes falsely indicate progression. In case of uncertainty the timepoint may be assessed as NE and additional follow-up assessments can determine whether an observed change is transient.</w:t>
              </w:r>
            </w:ins>
          </w:p>
        </w:tc>
        <w:tc>
          <w:tcPr>
            <w:tcW w:w="3471" w:type="dxa"/>
          </w:tcPr>
          <w:p w14:paraId="2F06880D" w14:textId="77777777" w:rsidR="00BA57FD" w:rsidRPr="002B5730" w:rsidRDefault="00526A29" w:rsidP="00BA57FD">
            <w:pPr>
              <w:pStyle w:val="TableLeft"/>
              <w:rPr>
                <w:ins w:id="1117" w:author="Powell, Deana" w:date="2026-03-05T15:34:00Z" w16du:dateUtc="2026-03-05T20:34:00Z"/>
                <w:bCs w:val="0"/>
                <w:sz w:val="18"/>
                <w:szCs w:val="18"/>
              </w:rPr>
            </w:pPr>
            <w:ins w:id="1118" w:author="Powell, Deana" w:date="2026-03-05T15:34:00Z" w16du:dateUtc="2026-03-05T20:34:00Z">
              <w:r w:rsidRPr="002B5730">
                <w:rPr>
                  <w:bCs w:val="0"/>
                  <w:sz w:val="18"/>
                  <w:szCs w:val="18"/>
                </w:rPr>
                <w:t>See rationale for Section 10.10.1.1.</w:t>
              </w:r>
            </w:ins>
          </w:p>
        </w:tc>
      </w:tr>
      <w:tr w:rsidR="00CA657C" w14:paraId="1FC88C3D" w14:textId="77777777" w:rsidTr="00BA57FD">
        <w:trPr>
          <w:trHeight w:val="179"/>
          <w:ins w:id="1119" w:author="Powell, Deana" w:date="2026-03-05T15:34:00Z" w16du:dateUtc="2026-03-05T20:34:00Z"/>
        </w:trPr>
        <w:tc>
          <w:tcPr>
            <w:tcW w:w="2066" w:type="dxa"/>
            <w:tcBorders>
              <w:top w:val="nil"/>
              <w:bottom w:val="nil"/>
            </w:tcBorders>
          </w:tcPr>
          <w:p w14:paraId="53B2FF44" w14:textId="77777777" w:rsidR="00BA57FD" w:rsidRPr="00463CF3" w:rsidRDefault="00BA57FD" w:rsidP="00BA57FD">
            <w:pPr>
              <w:pStyle w:val="TableLeft"/>
              <w:rPr>
                <w:ins w:id="1120" w:author="Powell, Deana" w:date="2026-03-05T15:34:00Z" w16du:dateUtc="2026-03-05T20:34:00Z"/>
                <w:sz w:val="18"/>
                <w:szCs w:val="18"/>
              </w:rPr>
            </w:pPr>
          </w:p>
        </w:tc>
        <w:tc>
          <w:tcPr>
            <w:tcW w:w="3463" w:type="dxa"/>
          </w:tcPr>
          <w:p w14:paraId="14F7B6FC" w14:textId="77777777" w:rsidR="00BA57FD" w:rsidRPr="002B5730" w:rsidRDefault="00526A29" w:rsidP="00BA57FD">
            <w:pPr>
              <w:pStyle w:val="TableLeft"/>
              <w:rPr>
                <w:ins w:id="1121" w:author="Powell, Deana" w:date="2026-03-05T15:34:00Z" w16du:dateUtc="2026-03-05T20:34:00Z"/>
                <w:sz w:val="18"/>
                <w:szCs w:val="18"/>
              </w:rPr>
            </w:pPr>
            <w:ins w:id="1122" w:author="Powell, Deana" w:date="2026-03-05T15:34:00Z" w16du:dateUtc="2026-03-05T20:34:00Z">
              <w:r w:rsidRPr="002B5730">
                <w:rPr>
                  <w:bCs w:val="0"/>
                  <w:sz w:val="18"/>
                  <w:szCs w:val="18"/>
                </w:rPr>
                <w:t>Progressive Disease: Text added defining bone marrow and cytopenia progression.</w:t>
              </w:r>
            </w:ins>
          </w:p>
        </w:tc>
        <w:tc>
          <w:tcPr>
            <w:tcW w:w="3471" w:type="dxa"/>
          </w:tcPr>
          <w:p w14:paraId="7E33AEDF" w14:textId="77777777" w:rsidR="00BA57FD" w:rsidRPr="002B5730" w:rsidRDefault="00526A29" w:rsidP="00BA57FD">
            <w:pPr>
              <w:pStyle w:val="TableLeft"/>
              <w:rPr>
                <w:ins w:id="1123" w:author="Powell, Deana" w:date="2026-03-05T15:34:00Z" w16du:dateUtc="2026-03-05T20:34:00Z"/>
                <w:sz w:val="18"/>
                <w:szCs w:val="18"/>
              </w:rPr>
            </w:pPr>
            <w:ins w:id="1124" w:author="Powell, Deana" w:date="2026-03-05T15:34:00Z" w16du:dateUtc="2026-03-05T20:34:00Z">
              <w:r w:rsidRPr="002B5730">
                <w:rPr>
                  <w:bCs w:val="0"/>
                  <w:sz w:val="18"/>
                  <w:szCs w:val="18"/>
                </w:rPr>
                <w:t>See rationale for Section 10.10.1.1.</w:t>
              </w:r>
            </w:ins>
          </w:p>
        </w:tc>
      </w:tr>
      <w:tr w:rsidR="00CA657C" w14:paraId="79C38E39" w14:textId="77777777" w:rsidTr="00EF5F82">
        <w:trPr>
          <w:trHeight w:val="179"/>
          <w:ins w:id="1125" w:author="Powell, Deana" w:date="2026-03-05T15:34:00Z" w16du:dateUtc="2026-03-05T20:34:00Z"/>
        </w:trPr>
        <w:tc>
          <w:tcPr>
            <w:tcW w:w="2066" w:type="dxa"/>
            <w:tcBorders>
              <w:top w:val="nil"/>
              <w:bottom w:val="single" w:sz="4" w:space="0" w:color="auto"/>
            </w:tcBorders>
          </w:tcPr>
          <w:p w14:paraId="6BB8B0F0" w14:textId="77777777" w:rsidR="00BA57FD" w:rsidRPr="00463CF3" w:rsidRDefault="00BA57FD" w:rsidP="00BA57FD">
            <w:pPr>
              <w:pStyle w:val="TableLeft"/>
              <w:rPr>
                <w:ins w:id="1126" w:author="Powell, Deana" w:date="2026-03-05T15:34:00Z" w16du:dateUtc="2026-03-05T20:34:00Z"/>
                <w:sz w:val="18"/>
                <w:szCs w:val="18"/>
              </w:rPr>
            </w:pPr>
          </w:p>
        </w:tc>
        <w:tc>
          <w:tcPr>
            <w:tcW w:w="3463" w:type="dxa"/>
          </w:tcPr>
          <w:p w14:paraId="2768CA8B" w14:textId="77777777" w:rsidR="00BA57FD" w:rsidRPr="002B5730" w:rsidRDefault="00526A29" w:rsidP="00BA57FD">
            <w:pPr>
              <w:pStyle w:val="TableLeft"/>
              <w:rPr>
                <w:ins w:id="1127" w:author="Powell, Deana" w:date="2026-03-05T15:34:00Z" w16du:dateUtc="2026-03-05T20:34:00Z"/>
                <w:sz w:val="18"/>
                <w:szCs w:val="18"/>
              </w:rPr>
            </w:pPr>
            <w:ins w:id="1128" w:author="Powell, Deana" w:date="2026-03-05T15:34:00Z" w16du:dateUtc="2026-03-05T20:34:00Z">
              <w:r w:rsidRPr="002B5730">
                <w:rPr>
                  <w:bCs w:val="0"/>
                  <w:sz w:val="18"/>
                  <w:szCs w:val="18"/>
                </w:rPr>
                <w:t>Not evaluable: Text added that any NE timepoint can be used in cases of uncertainty.</w:t>
              </w:r>
            </w:ins>
          </w:p>
        </w:tc>
        <w:tc>
          <w:tcPr>
            <w:tcW w:w="3471" w:type="dxa"/>
          </w:tcPr>
          <w:p w14:paraId="7A2F0AF0" w14:textId="77777777" w:rsidR="00BA57FD" w:rsidRPr="002B5730" w:rsidRDefault="00526A29" w:rsidP="00BA57FD">
            <w:pPr>
              <w:pStyle w:val="TableLeft"/>
              <w:rPr>
                <w:ins w:id="1129" w:author="Powell, Deana" w:date="2026-03-05T15:34:00Z" w16du:dateUtc="2026-03-05T20:34:00Z"/>
                <w:sz w:val="18"/>
                <w:szCs w:val="18"/>
              </w:rPr>
            </w:pPr>
            <w:ins w:id="1130" w:author="Powell, Deana" w:date="2026-03-05T15:34:00Z" w16du:dateUtc="2026-03-05T20:34:00Z">
              <w:r w:rsidRPr="002B5730">
                <w:rPr>
                  <w:bCs w:val="0"/>
                  <w:sz w:val="18"/>
                  <w:szCs w:val="18"/>
                </w:rPr>
                <w:t>See rationale for Section 10.10.1.1.</w:t>
              </w:r>
            </w:ins>
          </w:p>
        </w:tc>
      </w:tr>
      <w:tr w:rsidR="00CA657C" w14:paraId="137D75A8" w14:textId="77777777" w:rsidTr="00EF5F82">
        <w:trPr>
          <w:ins w:id="1131" w:author="Powell, Deana" w:date="2026-03-05T15:34:00Z" w16du:dateUtc="2026-03-05T20:34:00Z"/>
        </w:trPr>
        <w:tc>
          <w:tcPr>
            <w:tcW w:w="2066" w:type="dxa"/>
            <w:tcBorders>
              <w:top w:val="single" w:sz="4" w:space="0" w:color="auto"/>
              <w:bottom w:val="nil"/>
            </w:tcBorders>
          </w:tcPr>
          <w:p w14:paraId="5E34166B" w14:textId="77777777" w:rsidR="00BA57FD" w:rsidRPr="008B0A86" w:rsidRDefault="00526A29" w:rsidP="00BA57FD">
            <w:pPr>
              <w:pStyle w:val="TableLeft"/>
              <w:rPr>
                <w:ins w:id="1132" w:author="Powell, Deana" w:date="2026-03-05T15:34:00Z" w16du:dateUtc="2026-03-05T20:34:00Z"/>
                <w:sz w:val="18"/>
                <w:szCs w:val="18"/>
              </w:rPr>
            </w:pPr>
            <w:ins w:id="1133" w:author="Powell, Deana" w:date="2026-03-05T15:34:00Z" w16du:dateUtc="2026-03-05T20:34:00Z">
              <w:r w:rsidRPr="008B0A86">
                <w:rPr>
                  <w:sz w:val="18"/>
                  <w:szCs w:val="18"/>
                </w:rPr>
                <w:t>Section 10.14, Appendix 14: Sample Collection</w:t>
              </w:r>
            </w:ins>
          </w:p>
        </w:tc>
        <w:tc>
          <w:tcPr>
            <w:tcW w:w="3463" w:type="dxa"/>
          </w:tcPr>
          <w:p w14:paraId="0F4CEE80" w14:textId="77777777" w:rsidR="00BA57FD" w:rsidRPr="002B5730" w:rsidRDefault="00526A29" w:rsidP="00BA57FD">
            <w:pPr>
              <w:pStyle w:val="TableLeft"/>
              <w:rPr>
                <w:ins w:id="1134" w:author="Powell, Deana" w:date="2026-03-05T15:34:00Z" w16du:dateUtc="2026-03-05T20:34:00Z"/>
                <w:sz w:val="18"/>
                <w:szCs w:val="18"/>
              </w:rPr>
            </w:pPr>
            <w:ins w:id="1135" w:author="Powell, Deana" w:date="2026-03-05T15:34:00Z" w16du:dateUtc="2026-03-05T20:34:00Z">
              <w:r>
                <w:rPr>
                  <w:sz w:val="18"/>
                  <w:szCs w:val="18"/>
                </w:rPr>
                <w:t>Sentence added to reference Table 46.</w:t>
              </w:r>
            </w:ins>
          </w:p>
        </w:tc>
        <w:tc>
          <w:tcPr>
            <w:tcW w:w="3471" w:type="dxa"/>
          </w:tcPr>
          <w:p w14:paraId="15665FFF" w14:textId="77777777" w:rsidR="00BA57FD" w:rsidRPr="002B5730" w:rsidRDefault="00526A29" w:rsidP="00BA57FD">
            <w:pPr>
              <w:pStyle w:val="TableLeft"/>
              <w:rPr>
                <w:ins w:id="1136" w:author="Powell, Deana" w:date="2026-03-05T15:34:00Z" w16du:dateUtc="2026-03-05T20:34:00Z"/>
                <w:sz w:val="18"/>
                <w:szCs w:val="18"/>
              </w:rPr>
            </w:pPr>
            <w:ins w:id="1137" w:author="Powell, Deana" w:date="2026-03-05T15:34:00Z" w16du:dateUtc="2026-03-05T20:34:00Z">
              <w:r>
                <w:rPr>
                  <w:sz w:val="18"/>
                  <w:szCs w:val="18"/>
                </w:rPr>
                <w:t>To provide table number.</w:t>
              </w:r>
            </w:ins>
          </w:p>
        </w:tc>
      </w:tr>
      <w:tr w:rsidR="00CA657C" w14:paraId="5E60F670" w14:textId="77777777" w:rsidTr="00EF5F82">
        <w:trPr>
          <w:ins w:id="1138" w:author="Powell, Deana" w:date="2026-03-05T15:34:00Z" w16du:dateUtc="2026-03-05T20:34:00Z"/>
        </w:trPr>
        <w:tc>
          <w:tcPr>
            <w:tcW w:w="2066" w:type="dxa"/>
            <w:tcBorders>
              <w:top w:val="nil"/>
            </w:tcBorders>
          </w:tcPr>
          <w:p w14:paraId="4F177477" w14:textId="77777777" w:rsidR="00BA57FD" w:rsidRPr="008B0A86" w:rsidRDefault="00BA57FD" w:rsidP="00BA57FD">
            <w:pPr>
              <w:pStyle w:val="TableLeft"/>
              <w:rPr>
                <w:ins w:id="1139" w:author="Powell, Deana" w:date="2026-03-05T15:34:00Z" w16du:dateUtc="2026-03-05T20:34:00Z"/>
                <w:sz w:val="18"/>
                <w:szCs w:val="18"/>
              </w:rPr>
            </w:pPr>
          </w:p>
        </w:tc>
        <w:tc>
          <w:tcPr>
            <w:tcW w:w="3463" w:type="dxa"/>
          </w:tcPr>
          <w:p w14:paraId="51DBC92E" w14:textId="77777777" w:rsidR="00BA57FD" w:rsidRPr="002B5730" w:rsidRDefault="00526A29" w:rsidP="00BA57FD">
            <w:pPr>
              <w:pStyle w:val="TableLeft"/>
              <w:rPr>
                <w:ins w:id="1140" w:author="Powell, Deana" w:date="2026-03-05T15:34:00Z" w16du:dateUtc="2026-03-05T20:34:00Z"/>
                <w:sz w:val="18"/>
                <w:szCs w:val="18"/>
              </w:rPr>
            </w:pPr>
            <w:ins w:id="1141" w:author="Powell, Deana" w:date="2026-03-05T15:34:00Z" w16du:dateUtc="2026-03-05T20:34:00Z">
              <w:r w:rsidRPr="002B5730">
                <w:rPr>
                  <w:sz w:val="18"/>
                  <w:szCs w:val="18"/>
                </w:rPr>
                <w:t>Table 46: updated sampling requirements.</w:t>
              </w:r>
            </w:ins>
          </w:p>
        </w:tc>
        <w:tc>
          <w:tcPr>
            <w:tcW w:w="3471" w:type="dxa"/>
          </w:tcPr>
          <w:p w14:paraId="77C1BC47" w14:textId="77777777" w:rsidR="00BA57FD" w:rsidRPr="002B5730" w:rsidRDefault="00526A29" w:rsidP="00BA57FD">
            <w:pPr>
              <w:pStyle w:val="TableLeft"/>
              <w:rPr>
                <w:ins w:id="1142" w:author="Powell, Deana" w:date="2026-03-05T15:34:00Z" w16du:dateUtc="2026-03-05T20:34:00Z"/>
                <w:sz w:val="18"/>
                <w:szCs w:val="18"/>
              </w:rPr>
            </w:pPr>
            <w:ins w:id="1143" w:author="Powell, Deana" w:date="2026-03-05T15:34:00Z" w16du:dateUtc="2026-03-05T20:34:00Z">
              <w:r w:rsidRPr="002B5730">
                <w:rPr>
                  <w:sz w:val="18"/>
                  <w:szCs w:val="18"/>
                </w:rPr>
                <w:t>To align with programmatic needs and the SoA.</w:t>
              </w:r>
            </w:ins>
          </w:p>
        </w:tc>
      </w:tr>
    </w:tbl>
    <w:p w14:paraId="170BB18F" w14:textId="77777777" w:rsidR="00B02AA1" w:rsidRDefault="00526A29" w:rsidP="00F52CD5">
      <w:pPr>
        <w:pStyle w:val="Heading1NoTOC"/>
        <w:pageBreakBefore/>
        <w:jc w:val="center"/>
      </w:pPr>
      <w:r w:rsidRPr="008A4C2E">
        <w:lastRenderedPageBreak/>
        <w:t>TABLE OF CONTENTS</w:t>
      </w:r>
    </w:p>
    <w:p w14:paraId="05442717" w14:textId="68AA27AA" w:rsidR="00B16DC4" w:rsidRDefault="00B16DC4">
      <w:pPr>
        <w:pStyle w:val="TOC1"/>
        <w:rPr>
          <w:rFonts w:asciiTheme="minorHAnsi" w:eastAsiaTheme="minorEastAsia" w:hAnsiTheme="minorHAnsi" w:cstheme="minorBidi"/>
          <w:b w:val="0"/>
          <w:caps w:val="0"/>
          <w:noProof/>
          <w:kern w:val="2"/>
          <w:szCs w:val="24"/>
          <w14:ligatures w14:val="standardContextual"/>
        </w:rPr>
      </w:pPr>
      <w:r w:rsidRPr="003D2D5E">
        <w:rPr>
          <w:noProof/>
        </w:rPr>
        <w:t>DOCUMENT HISTORY</w:t>
      </w:r>
      <w:r>
        <w:rPr>
          <w:noProof/>
          <w:webHidden/>
        </w:rPr>
        <w:tab/>
      </w:r>
      <w:r w:rsidR="008B657F">
        <w:rPr>
          <w:noProof/>
          <w:webHidden/>
        </w:rPr>
        <w:t>3</w:t>
      </w:r>
    </w:p>
    <w:p w14:paraId="229C57F4" w14:textId="484910AF" w:rsidR="00B16DC4" w:rsidRDefault="00B16DC4">
      <w:pPr>
        <w:pStyle w:val="TOC1"/>
        <w:rPr>
          <w:rFonts w:asciiTheme="minorHAnsi" w:eastAsiaTheme="minorEastAsia" w:hAnsiTheme="minorHAnsi" w:cstheme="minorBidi"/>
          <w:b w:val="0"/>
          <w:caps w:val="0"/>
          <w:noProof/>
          <w:kern w:val="2"/>
          <w:szCs w:val="24"/>
          <w14:ligatures w14:val="standardContextual"/>
        </w:rPr>
      </w:pPr>
      <w:r w:rsidRPr="003D2D5E">
        <w:rPr>
          <w:noProof/>
        </w:rPr>
        <w:t>PROTOCOL AMENDMENT SUMMARY OF CHANGES</w:t>
      </w:r>
      <w:r>
        <w:rPr>
          <w:noProof/>
          <w:webHidden/>
        </w:rPr>
        <w:tab/>
      </w:r>
      <w:r w:rsidR="008B657F">
        <w:rPr>
          <w:noProof/>
          <w:webHidden/>
        </w:rPr>
        <w:t>3</w:t>
      </w:r>
    </w:p>
    <w:p w14:paraId="62E6E0C3" w14:textId="3DAB8DD2" w:rsidR="00B16DC4" w:rsidRDefault="00B16DC4">
      <w:pPr>
        <w:pStyle w:val="TOC1"/>
        <w:rPr>
          <w:rFonts w:asciiTheme="minorHAnsi" w:eastAsiaTheme="minorEastAsia" w:hAnsiTheme="minorHAnsi" w:cstheme="minorBidi"/>
          <w:b w:val="0"/>
          <w:caps w:val="0"/>
          <w:noProof/>
          <w:kern w:val="2"/>
          <w:szCs w:val="24"/>
          <w14:ligatures w14:val="standardContextual"/>
        </w:rPr>
      </w:pPr>
      <w:r w:rsidRPr="003D2D5E">
        <w:rPr>
          <w:noProof/>
        </w:rPr>
        <w:t>1</w:t>
      </w:r>
      <w:r>
        <w:rPr>
          <w:rFonts w:asciiTheme="minorHAnsi" w:eastAsiaTheme="minorEastAsia" w:hAnsiTheme="minorHAnsi" w:cstheme="minorBidi"/>
          <w:b w:val="0"/>
          <w:caps w:val="0"/>
          <w:noProof/>
          <w:kern w:val="2"/>
          <w:szCs w:val="24"/>
          <w14:ligatures w14:val="standardContextual"/>
        </w:rPr>
        <w:tab/>
      </w:r>
      <w:r w:rsidRPr="003D2D5E">
        <w:rPr>
          <w:noProof/>
        </w:rPr>
        <w:t>PROTOCOL SUMMARY</w:t>
      </w:r>
      <w:r>
        <w:rPr>
          <w:noProof/>
          <w:webHidden/>
        </w:rPr>
        <w:tab/>
      </w:r>
      <w:del w:id="1144" w:author="Powell, Deana" w:date="2026-03-05T15:34:00Z" w16du:dateUtc="2026-03-05T20:34:00Z">
        <w:r w:rsidR="00B55DCA">
          <w:rPr>
            <w:noProof/>
            <w:webHidden/>
          </w:rPr>
          <w:delText>18</w:delText>
        </w:r>
      </w:del>
      <w:ins w:id="1145" w:author="Powell, Deana" w:date="2026-03-05T15:34:00Z" w16du:dateUtc="2026-03-05T20:34:00Z">
        <w:r w:rsidR="008B657F">
          <w:rPr>
            <w:noProof/>
            <w:webHidden/>
          </w:rPr>
          <w:t>27</w:t>
        </w:r>
      </w:ins>
    </w:p>
    <w:p w14:paraId="4E4990B9" w14:textId="796C7B3D" w:rsidR="00B16DC4" w:rsidRDefault="00B16DC4">
      <w:pPr>
        <w:pStyle w:val="TOC2"/>
        <w:rPr>
          <w:rFonts w:asciiTheme="minorHAnsi" w:eastAsiaTheme="minorEastAsia" w:hAnsiTheme="minorHAnsi" w:cstheme="minorBidi"/>
          <w:b w:val="0"/>
          <w:noProof/>
          <w:kern w:val="2"/>
          <w14:ligatures w14:val="standardContextual"/>
        </w:rPr>
      </w:pPr>
      <w:r w:rsidRPr="003D2D5E">
        <w:rPr>
          <w:noProof/>
        </w:rPr>
        <w:t>1.1</w:t>
      </w:r>
      <w:r>
        <w:rPr>
          <w:rFonts w:asciiTheme="minorHAnsi" w:eastAsiaTheme="minorEastAsia" w:hAnsiTheme="minorHAnsi" w:cstheme="minorBidi"/>
          <w:b w:val="0"/>
          <w:noProof/>
          <w:kern w:val="2"/>
          <w14:ligatures w14:val="standardContextual"/>
        </w:rPr>
        <w:tab/>
      </w:r>
      <w:r w:rsidRPr="003D2D5E">
        <w:rPr>
          <w:noProof/>
        </w:rPr>
        <w:t>Synopsis</w:t>
      </w:r>
      <w:r>
        <w:rPr>
          <w:noProof/>
          <w:webHidden/>
        </w:rPr>
        <w:tab/>
      </w:r>
      <w:del w:id="1146" w:author="Powell, Deana" w:date="2026-03-05T15:34:00Z" w16du:dateUtc="2026-03-05T20:34:00Z">
        <w:r w:rsidR="00B55DCA">
          <w:rPr>
            <w:noProof/>
            <w:webHidden/>
          </w:rPr>
          <w:delText>18</w:delText>
        </w:r>
      </w:del>
      <w:ins w:id="1147" w:author="Powell, Deana" w:date="2026-03-05T15:34:00Z" w16du:dateUtc="2026-03-05T20:34:00Z">
        <w:r w:rsidR="008B657F">
          <w:rPr>
            <w:noProof/>
            <w:webHidden/>
          </w:rPr>
          <w:t>27</w:t>
        </w:r>
      </w:ins>
    </w:p>
    <w:p w14:paraId="7741FB05" w14:textId="51C0DE14" w:rsidR="00B16DC4" w:rsidRDefault="00B16DC4">
      <w:pPr>
        <w:pStyle w:val="TOC2"/>
        <w:rPr>
          <w:rFonts w:asciiTheme="minorHAnsi" w:eastAsiaTheme="minorEastAsia" w:hAnsiTheme="minorHAnsi" w:cstheme="minorBidi"/>
          <w:b w:val="0"/>
          <w:noProof/>
          <w:kern w:val="2"/>
          <w14:ligatures w14:val="standardContextual"/>
        </w:rPr>
      </w:pPr>
      <w:r w:rsidRPr="003D2D5E">
        <w:rPr>
          <w:noProof/>
        </w:rPr>
        <w:t>1.2</w:t>
      </w:r>
      <w:r>
        <w:rPr>
          <w:rFonts w:asciiTheme="minorHAnsi" w:eastAsiaTheme="minorEastAsia" w:hAnsiTheme="minorHAnsi" w:cstheme="minorBidi"/>
          <w:b w:val="0"/>
          <w:noProof/>
          <w:kern w:val="2"/>
          <w14:ligatures w14:val="standardContextual"/>
        </w:rPr>
        <w:tab/>
      </w:r>
      <w:r w:rsidRPr="003D2D5E">
        <w:rPr>
          <w:noProof/>
        </w:rPr>
        <w:t>Schema</w:t>
      </w:r>
      <w:r>
        <w:rPr>
          <w:noProof/>
          <w:webHidden/>
        </w:rPr>
        <w:tab/>
      </w:r>
      <w:del w:id="1148" w:author="Powell, Deana" w:date="2026-03-05T15:34:00Z" w16du:dateUtc="2026-03-05T20:34:00Z">
        <w:r w:rsidR="00B55DCA">
          <w:rPr>
            <w:noProof/>
            <w:webHidden/>
          </w:rPr>
          <w:delText>23</w:delText>
        </w:r>
      </w:del>
      <w:ins w:id="1149" w:author="Powell, Deana" w:date="2026-03-05T15:34:00Z" w16du:dateUtc="2026-03-05T20:34:00Z">
        <w:r w:rsidR="008B657F">
          <w:rPr>
            <w:noProof/>
            <w:webHidden/>
          </w:rPr>
          <w:t>32</w:t>
        </w:r>
      </w:ins>
    </w:p>
    <w:p w14:paraId="3947EBA6" w14:textId="6F14761C" w:rsidR="00B16DC4" w:rsidRDefault="00B16DC4">
      <w:pPr>
        <w:pStyle w:val="TOC3"/>
        <w:rPr>
          <w:rFonts w:asciiTheme="minorHAnsi" w:eastAsiaTheme="minorEastAsia" w:hAnsiTheme="minorHAnsi" w:cstheme="minorBidi"/>
          <w:noProof/>
          <w:kern w:val="2"/>
          <w14:ligatures w14:val="standardContextual"/>
        </w:rPr>
      </w:pPr>
      <w:r w:rsidRPr="003D2D5E">
        <w:rPr>
          <w:noProof/>
        </w:rPr>
        <w:t>1.2.1</w:t>
      </w:r>
      <w:r>
        <w:rPr>
          <w:rFonts w:asciiTheme="minorHAnsi" w:eastAsiaTheme="minorEastAsia" w:hAnsiTheme="minorHAnsi" w:cstheme="minorBidi"/>
          <w:noProof/>
          <w:kern w:val="2"/>
          <w14:ligatures w14:val="standardContextual"/>
        </w:rPr>
        <w:tab/>
      </w:r>
      <w:r w:rsidRPr="003D2D5E">
        <w:rPr>
          <w:noProof/>
        </w:rPr>
        <w:t>Part 1 Schema</w:t>
      </w:r>
      <w:r>
        <w:rPr>
          <w:noProof/>
          <w:webHidden/>
        </w:rPr>
        <w:tab/>
      </w:r>
      <w:del w:id="1150" w:author="Powell, Deana" w:date="2026-03-05T15:34:00Z" w16du:dateUtc="2026-03-05T20:34:00Z">
        <w:r w:rsidR="00B55DCA">
          <w:rPr>
            <w:noProof/>
            <w:webHidden/>
          </w:rPr>
          <w:delText>23</w:delText>
        </w:r>
      </w:del>
      <w:ins w:id="1151" w:author="Powell, Deana" w:date="2026-03-05T15:34:00Z" w16du:dateUtc="2026-03-05T20:34:00Z">
        <w:r w:rsidR="008B657F">
          <w:rPr>
            <w:noProof/>
            <w:webHidden/>
          </w:rPr>
          <w:t>32</w:t>
        </w:r>
      </w:ins>
    </w:p>
    <w:p w14:paraId="17280A76" w14:textId="7F040FFF" w:rsidR="00B16DC4" w:rsidRDefault="00B16DC4">
      <w:pPr>
        <w:pStyle w:val="TOC3"/>
        <w:rPr>
          <w:rFonts w:asciiTheme="minorHAnsi" w:eastAsiaTheme="minorEastAsia" w:hAnsiTheme="minorHAnsi" w:cstheme="minorBidi"/>
          <w:noProof/>
          <w:kern w:val="2"/>
          <w14:ligatures w14:val="standardContextual"/>
        </w:rPr>
      </w:pPr>
      <w:r w:rsidRPr="003D2D5E">
        <w:rPr>
          <w:noProof/>
        </w:rPr>
        <w:t>1.2.2</w:t>
      </w:r>
      <w:r>
        <w:rPr>
          <w:rFonts w:asciiTheme="minorHAnsi" w:eastAsiaTheme="minorEastAsia" w:hAnsiTheme="minorHAnsi" w:cstheme="minorBidi"/>
          <w:noProof/>
          <w:kern w:val="2"/>
          <w14:ligatures w14:val="standardContextual"/>
        </w:rPr>
        <w:tab/>
      </w:r>
      <w:r w:rsidRPr="003D2D5E">
        <w:rPr>
          <w:noProof/>
        </w:rPr>
        <w:t>Part 2 Schema</w:t>
      </w:r>
      <w:r>
        <w:rPr>
          <w:noProof/>
          <w:webHidden/>
        </w:rPr>
        <w:tab/>
      </w:r>
      <w:del w:id="1152" w:author="Powell, Deana" w:date="2026-03-05T15:34:00Z" w16du:dateUtc="2026-03-05T20:34:00Z">
        <w:r w:rsidR="00B55DCA">
          <w:rPr>
            <w:noProof/>
            <w:webHidden/>
          </w:rPr>
          <w:delText>24</w:delText>
        </w:r>
      </w:del>
      <w:ins w:id="1153" w:author="Powell, Deana" w:date="2026-03-05T15:34:00Z" w16du:dateUtc="2026-03-05T20:34:00Z">
        <w:r w:rsidR="008B657F">
          <w:rPr>
            <w:noProof/>
            <w:webHidden/>
          </w:rPr>
          <w:t>33</w:t>
        </w:r>
      </w:ins>
    </w:p>
    <w:p w14:paraId="76260B75" w14:textId="59E6A558" w:rsidR="00B16DC4" w:rsidRDefault="00B16DC4">
      <w:pPr>
        <w:pStyle w:val="TOC2"/>
        <w:rPr>
          <w:rFonts w:asciiTheme="minorHAnsi" w:eastAsiaTheme="minorEastAsia" w:hAnsiTheme="minorHAnsi" w:cstheme="minorBidi"/>
          <w:b w:val="0"/>
          <w:noProof/>
          <w:kern w:val="2"/>
          <w14:ligatures w14:val="standardContextual"/>
        </w:rPr>
      </w:pPr>
      <w:r w:rsidRPr="003D2D5E">
        <w:rPr>
          <w:noProof/>
        </w:rPr>
        <w:t>1.3</w:t>
      </w:r>
      <w:r>
        <w:rPr>
          <w:rFonts w:asciiTheme="minorHAnsi" w:eastAsiaTheme="minorEastAsia" w:hAnsiTheme="minorHAnsi" w:cstheme="minorBidi"/>
          <w:b w:val="0"/>
          <w:noProof/>
          <w:kern w:val="2"/>
          <w14:ligatures w14:val="standardContextual"/>
        </w:rPr>
        <w:tab/>
      </w:r>
      <w:r w:rsidRPr="003D2D5E">
        <w:rPr>
          <w:noProof/>
        </w:rPr>
        <w:t>Schedule of Activities</w:t>
      </w:r>
      <w:r>
        <w:rPr>
          <w:noProof/>
          <w:webHidden/>
        </w:rPr>
        <w:tab/>
      </w:r>
      <w:del w:id="1154" w:author="Powell, Deana" w:date="2026-03-05T15:34:00Z" w16du:dateUtc="2026-03-05T20:34:00Z">
        <w:r w:rsidR="00B55DCA">
          <w:rPr>
            <w:noProof/>
            <w:webHidden/>
          </w:rPr>
          <w:delText>25</w:delText>
        </w:r>
      </w:del>
      <w:ins w:id="1155" w:author="Powell, Deana" w:date="2026-03-05T15:34:00Z" w16du:dateUtc="2026-03-05T20:34:00Z">
        <w:r w:rsidR="008B657F">
          <w:rPr>
            <w:noProof/>
            <w:webHidden/>
          </w:rPr>
          <w:t>34</w:t>
        </w:r>
      </w:ins>
    </w:p>
    <w:p w14:paraId="2C92895B" w14:textId="0061F69E" w:rsidR="00B16DC4" w:rsidRDefault="00B16DC4">
      <w:pPr>
        <w:pStyle w:val="TOC3"/>
        <w:rPr>
          <w:rFonts w:asciiTheme="minorHAnsi" w:eastAsiaTheme="minorEastAsia" w:hAnsiTheme="minorHAnsi" w:cstheme="minorBidi"/>
          <w:noProof/>
          <w:kern w:val="2"/>
          <w14:ligatures w14:val="standardContextual"/>
        </w:rPr>
      </w:pPr>
      <w:r w:rsidRPr="003D2D5E">
        <w:rPr>
          <w:noProof/>
        </w:rPr>
        <w:t>1.3.1</w:t>
      </w:r>
      <w:r>
        <w:rPr>
          <w:rFonts w:asciiTheme="minorHAnsi" w:eastAsiaTheme="minorEastAsia" w:hAnsiTheme="minorHAnsi" w:cstheme="minorBidi"/>
          <w:noProof/>
          <w:kern w:val="2"/>
          <w14:ligatures w14:val="standardContextual"/>
        </w:rPr>
        <w:tab/>
      </w:r>
      <w:r w:rsidRPr="003D2D5E">
        <w:rPr>
          <w:noProof/>
        </w:rPr>
        <w:t>Nemtabrutinib Treatment Group (Part 1 and Part 2) Schedule of Assessments: Screening and Treatment Phase</w:t>
      </w:r>
      <w:r>
        <w:rPr>
          <w:noProof/>
          <w:webHidden/>
        </w:rPr>
        <w:tab/>
      </w:r>
      <w:del w:id="1156" w:author="Powell, Deana" w:date="2026-03-05T15:34:00Z" w16du:dateUtc="2026-03-05T20:34:00Z">
        <w:r w:rsidR="00B55DCA">
          <w:rPr>
            <w:noProof/>
            <w:webHidden/>
          </w:rPr>
          <w:delText>25</w:delText>
        </w:r>
      </w:del>
      <w:ins w:id="1157" w:author="Powell, Deana" w:date="2026-03-05T15:34:00Z" w16du:dateUtc="2026-03-05T20:34:00Z">
        <w:r w:rsidR="008B657F">
          <w:rPr>
            <w:noProof/>
            <w:webHidden/>
          </w:rPr>
          <w:t>34</w:t>
        </w:r>
      </w:ins>
    </w:p>
    <w:p w14:paraId="0CAC39A9" w14:textId="493EB01D" w:rsidR="00B16DC4" w:rsidRDefault="00B16DC4">
      <w:pPr>
        <w:pStyle w:val="TOC3"/>
        <w:rPr>
          <w:rFonts w:asciiTheme="minorHAnsi" w:eastAsiaTheme="minorEastAsia" w:hAnsiTheme="minorHAnsi" w:cstheme="minorBidi"/>
          <w:noProof/>
          <w:kern w:val="2"/>
          <w14:ligatures w14:val="standardContextual"/>
        </w:rPr>
      </w:pPr>
      <w:r w:rsidRPr="003D2D5E">
        <w:rPr>
          <w:noProof/>
        </w:rPr>
        <w:t>1.3.2</w:t>
      </w:r>
      <w:r>
        <w:rPr>
          <w:rFonts w:asciiTheme="minorHAnsi" w:eastAsiaTheme="minorEastAsia" w:hAnsiTheme="minorHAnsi" w:cstheme="minorBidi"/>
          <w:noProof/>
          <w:kern w:val="2"/>
          <w14:ligatures w14:val="standardContextual"/>
        </w:rPr>
        <w:tab/>
      </w:r>
      <w:r w:rsidRPr="003D2D5E">
        <w:rPr>
          <w:noProof/>
        </w:rPr>
        <w:t>Venetoclax/Rituximab Comparator Group (Part 2) Schedule of Activities: Screening and Treatment</w:t>
      </w:r>
      <w:r>
        <w:rPr>
          <w:noProof/>
          <w:webHidden/>
        </w:rPr>
        <w:tab/>
      </w:r>
      <w:del w:id="1158" w:author="Powell, Deana" w:date="2026-03-05T15:34:00Z" w16du:dateUtc="2026-03-05T20:34:00Z">
        <w:r w:rsidR="00B55DCA">
          <w:rPr>
            <w:noProof/>
            <w:webHidden/>
          </w:rPr>
          <w:delText>30</w:delText>
        </w:r>
      </w:del>
      <w:ins w:id="1159" w:author="Powell, Deana" w:date="2026-03-05T15:34:00Z" w16du:dateUtc="2026-03-05T20:34:00Z">
        <w:r w:rsidR="008B657F">
          <w:rPr>
            <w:noProof/>
            <w:webHidden/>
          </w:rPr>
          <w:t>40</w:t>
        </w:r>
      </w:ins>
    </w:p>
    <w:p w14:paraId="462CB474" w14:textId="04F72288" w:rsidR="00B16DC4" w:rsidRDefault="00B16DC4">
      <w:pPr>
        <w:pStyle w:val="TOC3"/>
        <w:rPr>
          <w:rFonts w:asciiTheme="minorHAnsi" w:eastAsiaTheme="minorEastAsia" w:hAnsiTheme="minorHAnsi" w:cstheme="minorBidi"/>
          <w:noProof/>
          <w:kern w:val="2"/>
          <w14:ligatures w14:val="standardContextual"/>
        </w:rPr>
      </w:pPr>
      <w:r w:rsidRPr="003D2D5E">
        <w:rPr>
          <w:noProof/>
        </w:rPr>
        <w:t>1.3.3</w:t>
      </w:r>
      <w:r>
        <w:rPr>
          <w:rFonts w:asciiTheme="minorHAnsi" w:eastAsiaTheme="minorEastAsia" w:hAnsiTheme="minorHAnsi" w:cstheme="minorBidi"/>
          <w:noProof/>
          <w:kern w:val="2"/>
          <w14:ligatures w14:val="standardContextual"/>
        </w:rPr>
        <w:tab/>
      </w:r>
      <w:r w:rsidRPr="003D2D5E">
        <w:rPr>
          <w:noProof/>
        </w:rPr>
        <w:t>Treatment and Comparator Groups (Part 1 and Part 2) Schedule of Activities: Follow-up Phase</w:t>
      </w:r>
      <w:r>
        <w:rPr>
          <w:noProof/>
          <w:webHidden/>
        </w:rPr>
        <w:tab/>
      </w:r>
      <w:del w:id="1160" w:author="Powell, Deana" w:date="2026-03-05T15:34:00Z" w16du:dateUtc="2026-03-05T20:34:00Z">
        <w:r w:rsidR="00B55DCA">
          <w:rPr>
            <w:noProof/>
            <w:webHidden/>
          </w:rPr>
          <w:delText>36</w:delText>
        </w:r>
      </w:del>
      <w:ins w:id="1161" w:author="Powell, Deana" w:date="2026-03-05T15:34:00Z" w16du:dateUtc="2026-03-05T20:34:00Z">
        <w:r w:rsidR="008B657F">
          <w:rPr>
            <w:noProof/>
            <w:webHidden/>
          </w:rPr>
          <w:t>46</w:t>
        </w:r>
      </w:ins>
    </w:p>
    <w:p w14:paraId="3C13987D" w14:textId="17F45CAD" w:rsidR="00B16DC4" w:rsidRDefault="00B16DC4">
      <w:pPr>
        <w:pStyle w:val="TOC1"/>
        <w:rPr>
          <w:rFonts w:asciiTheme="minorHAnsi" w:eastAsiaTheme="minorEastAsia" w:hAnsiTheme="minorHAnsi" w:cstheme="minorBidi"/>
          <w:b w:val="0"/>
          <w:caps w:val="0"/>
          <w:noProof/>
          <w:kern w:val="2"/>
          <w:szCs w:val="24"/>
          <w14:ligatures w14:val="standardContextual"/>
        </w:rPr>
      </w:pPr>
      <w:r w:rsidRPr="003D2D5E">
        <w:rPr>
          <w:noProof/>
        </w:rPr>
        <w:t>2</w:t>
      </w:r>
      <w:r>
        <w:rPr>
          <w:rFonts w:asciiTheme="minorHAnsi" w:eastAsiaTheme="minorEastAsia" w:hAnsiTheme="minorHAnsi" w:cstheme="minorBidi"/>
          <w:b w:val="0"/>
          <w:caps w:val="0"/>
          <w:noProof/>
          <w:kern w:val="2"/>
          <w:szCs w:val="24"/>
          <w14:ligatures w14:val="standardContextual"/>
        </w:rPr>
        <w:tab/>
      </w:r>
      <w:r w:rsidRPr="003D2D5E">
        <w:rPr>
          <w:noProof/>
        </w:rPr>
        <w:t>INTRODUCTION</w:t>
      </w:r>
      <w:r>
        <w:rPr>
          <w:noProof/>
          <w:webHidden/>
        </w:rPr>
        <w:tab/>
      </w:r>
      <w:del w:id="1162" w:author="Powell, Deana" w:date="2026-03-05T15:34:00Z" w16du:dateUtc="2026-03-05T20:34:00Z">
        <w:r w:rsidR="00B55DCA">
          <w:rPr>
            <w:noProof/>
            <w:webHidden/>
          </w:rPr>
          <w:delText>39</w:delText>
        </w:r>
      </w:del>
      <w:ins w:id="1163" w:author="Powell, Deana" w:date="2026-03-05T15:34:00Z" w16du:dateUtc="2026-03-05T20:34:00Z">
        <w:r w:rsidR="008B657F">
          <w:rPr>
            <w:noProof/>
            <w:webHidden/>
          </w:rPr>
          <w:t>49</w:t>
        </w:r>
      </w:ins>
    </w:p>
    <w:p w14:paraId="56CDBEC9" w14:textId="14942534" w:rsidR="00B16DC4" w:rsidRDefault="00B16DC4">
      <w:pPr>
        <w:pStyle w:val="TOC2"/>
        <w:rPr>
          <w:rFonts w:asciiTheme="minorHAnsi" w:eastAsiaTheme="minorEastAsia" w:hAnsiTheme="minorHAnsi" w:cstheme="minorBidi"/>
          <w:b w:val="0"/>
          <w:noProof/>
          <w:kern w:val="2"/>
          <w14:ligatures w14:val="standardContextual"/>
        </w:rPr>
      </w:pPr>
      <w:r w:rsidRPr="003D2D5E">
        <w:rPr>
          <w:noProof/>
        </w:rPr>
        <w:t>2.1</w:t>
      </w:r>
      <w:r>
        <w:rPr>
          <w:rFonts w:asciiTheme="minorHAnsi" w:eastAsiaTheme="minorEastAsia" w:hAnsiTheme="minorHAnsi" w:cstheme="minorBidi"/>
          <w:b w:val="0"/>
          <w:noProof/>
          <w:kern w:val="2"/>
          <w14:ligatures w14:val="standardContextual"/>
        </w:rPr>
        <w:tab/>
      </w:r>
      <w:r w:rsidRPr="003D2D5E">
        <w:rPr>
          <w:noProof/>
        </w:rPr>
        <w:t>Study Rationale</w:t>
      </w:r>
      <w:r>
        <w:rPr>
          <w:noProof/>
          <w:webHidden/>
        </w:rPr>
        <w:tab/>
      </w:r>
      <w:del w:id="1164" w:author="Powell, Deana" w:date="2026-03-05T15:34:00Z" w16du:dateUtc="2026-03-05T20:34:00Z">
        <w:r w:rsidR="00B55DCA">
          <w:rPr>
            <w:noProof/>
            <w:webHidden/>
          </w:rPr>
          <w:delText>39</w:delText>
        </w:r>
      </w:del>
      <w:ins w:id="1165" w:author="Powell, Deana" w:date="2026-03-05T15:34:00Z" w16du:dateUtc="2026-03-05T20:34:00Z">
        <w:r w:rsidR="008B657F">
          <w:rPr>
            <w:noProof/>
            <w:webHidden/>
          </w:rPr>
          <w:t>49</w:t>
        </w:r>
      </w:ins>
    </w:p>
    <w:p w14:paraId="2E1D1AE2" w14:textId="1263F2E4" w:rsidR="00B16DC4" w:rsidRDefault="00B16DC4">
      <w:pPr>
        <w:pStyle w:val="TOC2"/>
        <w:rPr>
          <w:rFonts w:asciiTheme="minorHAnsi" w:eastAsiaTheme="minorEastAsia" w:hAnsiTheme="minorHAnsi" w:cstheme="minorBidi"/>
          <w:b w:val="0"/>
          <w:noProof/>
          <w:kern w:val="2"/>
          <w14:ligatures w14:val="standardContextual"/>
        </w:rPr>
      </w:pPr>
      <w:r w:rsidRPr="003D2D5E">
        <w:rPr>
          <w:noProof/>
        </w:rPr>
        <w:t>2.2</w:t>
      </w:r>
      <w:r>
        <w:rPr>
          <w:rFonts w:asciiTheme="minorHAnsi" w:eastAsiaTheme="minorEastAsia" w:hAnsiTheme="minorHAnsi" w:cstheme="minorBidi"/>
          <w:b w:val="0"/>
          <w:noProof/>
          <w:kern w:val="2"/>
          <w14:ligatures w14:val="standardContextual"/>
        </w:rPr>
        <w:tab/>
      </w:r>
      <w:r w:rsidRPr="003D2D5E">
        <w:rPr>
          <w:noProof/>
        </w:rPr>
        <w:t>Background</w:t>
      </w:r>
      <w:r>
        <w:rPr>
          <w:noProof/>
          <w:webHidden/>
        </w:rPr>
        <w:tab/>
      </w:r>
      <w:del w:id="1166" w:author="Powell, Deana" w:date="2026-03-05T15:34:00Z" w16du:dateUtc="2026-03-05T20:34:00Z">
        <w:r w:rsidR="00B55DCA">
          <w:rPr>
            <w:noProof/>
            <w:webHidden/>
          </w:rPr>
          <w:delText>40</w:delText>
        </w:r>
      </w:del>
      <w:ins w:id="1167" w:author="Powell, Deana" w:date="2026-03-05T15:34:00Z" w16du:dateUtc="2026-03-05T20:34:00Z">
        <w:r w:rsidR="008B657F">
          <w:rPr>
            <w:noProof/>
            <w:webHidden/>
          </w:rPr>
          <w:t>50</w:t>
        </w:r>
      </w:ins>
    </w:p>
    <w:p w14:paraId="2D9D1F3A" w14:textId="1F69D4BF" w:rsidR="00B16DC4" w:rsidRDefault="00B16DC4">
      <w:pPr>
        <w:pStyle w:val="TOC3"/>
        <w:rPr>
          <w:rFonts w:asciiTheme="minorHAnsi" w:eastAsiaTheme="minorEastAsia" w:hAnsiTheme="minorHAnsi" w:cstheme="minorBidi"/>
          <w:noProof/>
          <w:kern w:val="2"/>
          <w14:ligatures w14:val="standardContextual"/>
        </w:rPr>
      </w:pPr>
      <w:r w:rsidRPr="003D2D5E">
        <w:rPr>
          <w:noProof/>
        </w:rPr>
        <w:t>2.2.1</w:t>
      </w:r>
      <w:r>
        <w:rPr>
          <w:rFonts w:asciiTheme="minorHAnsi" w:eastAsiaTheme="minorEastAsia" w:hAnsiTheme="minorHAnsi" w:cstheme="minorBidi"/>
          <w:noProof/>
          <w:kern w:val="2"/>
          <w14:ligatures w14:val="standardContextual"/>
        </w:rPr>
        <w:tab/>
      </w:r>
      <w:r w:rsidRPr="003D2D5E">
        <w:rPr>
          <w:noProof/>
        </w:rPr>
        <w:t>Disease Background</w:t>
      </w:r>
      <w:r>
        <w:rPr>
          <w:noProof/>
          <w:webHidden/>
        </w:rPr>
        <w:tab/>
      </w:r>
      <w:del w:id="1168" w:author="Powell, Deana" w:date="2026-03-05T15:34:00Z" w16du:dateUtc="2026-03-05T20:34:00Z">
        <w:r w:rsidR="00B55DCA">
          <w:rPr>
            <w:noProof/>
            <w:webHidden/>
          </w:rPr>
          <w:delText>40</w:delText>
        </w:r>
      </w:del>
      <w:ins w:id="1169" w:author="Powell, Deana" w:date="2026-03-05T15:34:00Z" w16du:dateUtc="2026-03-05T20:34:00Z">
        <w:r w:rsidR="008B657F">
          <w:rPr>
            <w:noProof/>
            <w:webHidden/>
          </w:rPr>
          <w:t>50</w:t>
        </w:r>
      </w:ins>
    </w:p>
    <w:p w14:paraId="7FC3C6B6" w14:textId="3A13548A" w:rsidR="00B16DC4" w:rsidRDefault="00B16DC4">
      <w:pPr>
        <w:pStyle w:val="TOC3"/>
        <w:rPr>
          <w:rFonts w:asciiTheme="minorHAnsi" w:eastAsiaTheme="minorEastAsia" w:hAnsiTheme="minorHAnsi" w:cstheme="minorBidi"/>
          <w:noProof/>
          <w:kern w:val="2"/>
          <w14:ligatures w14:val="standardContextual"/>
        </w:rPr>
      </w:pPr>
      <w:r w:rsidRPr="003D2D5E">
        <w:rPr>
          <w:noProof/>
        </w:rPr>
        <w:t>2.2.2</w:t>
      </w:r>
      <w:r>
        <w:rPr>
          <w:rFonts w:asciiTheme="minorHAnsi" w:eastAsiaTheme="minorEastAsia" w:hAnsiTheme="minorHAnsi" w:cstheme="minorBidi"/>
          <w:noProof/>
          <w:kern w:val="2"/>
          <w14:ligatures w14:val="standardContextual"/>
        </w:rPr>
        <w:tab/>
      </w:r>
      <w:r w:rsidRPr="003D2D5E">
        <w:rPr>
          <w:noProof/>
        </w:rPr>
        <w:t>Pharmaceutical and Therapeutic Background</w:t>
      </w:r>
      <w:r>
        <w:rPr>
          <w:noProof/>
          <w:webHidden/>
        </w:rPr>
        <w:tab/>
      </w:r>
      <w:del w:id="1170" w:author="Powell, Deana" w:date="2026-03-05T15:34:00Z" w16du:dateUtc="2026-03-05T20:34:00Z">
        <w:r w:rsidR="00B55DCA">
          <w:rPr>
            <w:noProof/>
            <w:webHidden/>
          </w:rPr>
          <w:delText>42</w:delText>
        </w:r>
      </w:del>
      <w:ins w:id="1171" w:author="Powell, Deana" w:date="2026-03-05T15:34:00Z" w16du:dateUtc="2026-03-05T20:34:00Z">
        <w:r w:rsidR="008B657F">
          <w:rPr>
            <w:noProof/>
            <w:webHidden/>
          </w:rPr>
          <w:t>51</w:t>
        </w:r>
      </w:ins>
    </w:p>
    <w:p w14:paraId="14AB41BC" w14:textId="129F11F8" w:rsidR="00B16DC4" w:rsidRDefault="00B16DC4">
      <w:pPr>
        <w:pStyle w:val="TOC3"/>
        <w:rPr>
          <w:rFonts w:asciiTheme="minorHAnsi" w:eastAsiaTheme="minorEastAsia" w:hAnsiTheme="minorHAnsi" w:cstheme="minorBidi"/>
          <w:noProof/>
          <w:kern w:val="2"/>
          <w14:ligatures w14:val="standardContextual"/>
        </w:rPr>
      </w:pPr>
      <w:r w:rsidRPr="003D2D5E">
        <w:rPr>
          <w:noProof/>
        </w:rPr>
        <w:t>2.2.3</w:t>
      </w:r>
      <w:r>
        <w:rPr>
          <w:rFonts w:asciiTheme="minorHAnsi" w:eastAsiaTheme="minorEastAsia" w:hAnsiTheme="minorHAnsi" w:cstheme="minorBidi"/>
          <w:noProof/>
          <w:kern w:val="2"/>
          <w14:ligatures w14:val="standardContextual"/>
        </w:rPr>
        <w:tab/>
      </w:r>
      <w:r w:rsidRPr="003D2D5E">
        <w:rPr>
          <w:noProof/>
        </w:rPr>
        <w:t>Preclinical and Clinical Studies</w:t>
      </w:r>
      <w:r>
        <w:rPr>
          <w:noProof/>
          <w:webHidden/>
        </w:rPr>
        <w:tab/>
      </w:r>
      <w:del w:id="1172" w:author="Powell, Deana" w:date="2026-03-05T15:34:00Z" w16du:dateUtc="2026-03-05T20:34:00Z">
        <w:r w:rsidR="00B55DCA">
          <w:rPr>
            <w:noProof/>
            <w:webHidden/>
          </w:rPr>
          <w:delText>42</w:delText>
        </w:r>
      </w:del>
      <w:ins w:id="1173" w:author="Powell, Deana" w:date="2026-03-05T15:34:00Z" w16du:dateUtc="2026-03-05T20:34:00Z">
        <w:r w:rsidR="008B657F">
          <w:rPr>
            <w:noProof/>
            <w:webHidden/>
          </w:rPr>
          <w:t>52</w:t>
        </w:r>
      </w:ins>
    </w:p>
    <w:p w14:paraId="09058877" w14:textId="7B8116C8" w:rsidR="00B16DC4" w:rsidRDefault="00B16DC4">
      <w:pPr>
        <w:pStyle w:val="TOC4"/>
        <w:rPr>
          <w:rFonts w:asciiTheme="minorHAnsi" w:eastAsiaTheme="minorEastAsia" w:hAnsiTheme="minorHAnsi" w:cstheme="minorBidi"/>
          <w:noProof/>
          <w:kern w:val="2"/>
          <w14:ligatures w14:val="standardContextual"/>
        </w:rPr>
      </w:pPr>
      <w:r w:rsidRPr="003D2D5E">
        <w:rPr>
          <w:noProof/>
        </w:rPr>
        <w:t>2.2.3.1</w:t>
      </w:r>
      <w:r>
        <w:rPr>
          <w:rFonts w:asciiTheme="minorHAnsi" w:eastAsiaTheme="minorEastAsia" w:hAnsiTheme="minorHAnsi" w:cstheme="minorBidi"/>
          <w:noProof/>
          <w:kern w:val="2"/>
          <w14:ligatures w14:val="standardContextual"/>
        </w:rPr>
        <w:tab/>
      </w:r>
      <w:r w:rsidRPr="003D2D5E">
        <w:rPr>
          <w:noProof/>
        </w:rPr>
        <w:t>Nonclinical Pharmacology</w:t>
      </w:r>
      <w:r>
        <w:rPr>
          <w:noProof/>
          <w:webHidden/>
        </w:rPr>
        <w:tab/>
      </w:r>
      <w:del w:id="1174" w:author="Powell, Deana" w:date="2026-03-05T15:34:00Z" w16du:dateUtc="2026-03-05T20:34:00Z">
        <w:r w:rsidR="00B55DCA">
          <w:rPr>
            <w:noProof/>
            <w:webHidden/>
          </w:rPr>
          <w:delText>42</w:delText>
        </w:r>
      </w:del>
      <w:ins w:id="1175" w:author="Powell, Deana" w:date="2026-03-05T15:34:00Z" w16du:dateUtc="2026-03-05T20:34:00Z">
        <w:r w:rsidR="008B657F">
          <w:rPr>
            <w:noProof/>
            <w:webHidden/>
          </w:rPr>
          <w:t>52</w:t>
        </w:r>
      </w:ins>
    </w:p>
    <w:p w14:paraId="3450F56D" w14:textId="2253DFA2" w:rsidR="00B16DC4" w:rsidRDefault="00B16DC4">
      <w:pPr>
        <w:pStyle w:val="TOC4"/>
        <w:rPr>
          <w:rFonts w:asciiTheme="minorHAnsi" w:eastAsiaTheme="minorEastAsia" w:hAnsiTheme="minorHAnsi" w:cstheme="minorBidi"/>
          <w:noProof/>
          <w:kern w:val="2"/>
          <w14:ligatures w14:val="standardContextual"/>
        </w:rPr>
      </w:pPr>
      <w:r w:rsidRPr="003D2D5E">
        <w:rPr>
          <w:noProof/>
        </w:rPr>
        <w:t>2.2.3.2</w:t>
      </w:r>
      <w:r>
        <w:rPr>
          <w:rFonts w:asciiTheme="minorHAnsi" w:eastAsiaTheme="minorEastAsia" w:hAnsiTheme="minorHAnsi" w:cstheme="minorBidi"/>
          <w:noProof/>
          <w:kern w:val="2"/>
          <w14:ligatures w14:val="standardContextual"/>
        </w:rPr>
        <w:tab/>
      </w:r>
      <w:r w:rsidRPr="003D2D5E">
        <w:rPr>
          <w:noProof/>
        </w:rPr>
        <w:t>Nonclinical Pharmacokinetics</w:t>
      </w:r>
      <w:r>
        <w:rPr>
          <w:noProof/>
          <w:webHidden/>
        </w:rPr>
        <w:tab/>
      </w:r>
      <w:del w:id="1176" w:author="Powell, Deana" w:date="2026-03-05T15:34:00Z" w16du:dateUtc="2026-03-05T20:34:00Z">
        <w:r w:rsidR="00B55DCA">
          <w:rPr>
            <w:noProof/>
            <w:webHidden/>
          </w:rPr>
          <w:delText>42</w:delText>
        </w:r>
      </w:del>
      <w:ins w:id="1177" w:author="Powell, Deana" w:date="2026-03-05T15:34:00Z" w16du:dateUtc="2026-03-05T20:34:00Z">
        <w:r w:rsidR="008B657F">
          <w:rPr>
            <w:noProof/>
            <w:webHidden/>
          </w:rPr>
          <w:t>52</w:t>
        </w:r>
      </w:ins>
    </w:p>
    <w:p w14:paraId="20E43948" w14:textId="06B70FC3" w:rsidR="00B16DC4" w:rsidRDefault="00B16DC4">
      <w:pPr>
        <w:pStyle w:val="TOC4"/>
        <w:rPr>
          <w:rFonts w:asciiTheme="minorHAnsi" w:eastAsiaTheme="minorEastAsia" w:hAnsiTheme="minorHAnsi" w:cstheme="minorBidi"/>
          <w:noProof/>
          <w:kern w:val="2"/>
          <w14:ligatures w14:val="standardContextual"/>
        </w:rPr>
      </w:pPr>
      <w:r w:rsidRPr="003D2D5E">
        <w:rPr>
          <w:noProof/>
        </w:rPr>
        <w:t>2.2.3.3</w:t>
      </w:r>
      <w:r>
        <w:rPr>
          <w:rFonts w:asciiTheme="minorHAnsi" w:eastAsiaTheme="minorEastAsia" w:hAnsiTheme="minorHAnsi" w:cstheme="minorBidi"/>
          <w:noProof/>
          <w:kern w:val="2"/>
          <w14:ligatures w14:val="standardContextual"/>
        </w:rPr>
        <w:tab/>
      </w:r>
      <w:r w:rsidRPr="003D2D5E">
        <w:rPr>
          <w:noProof/>
        </w:rPr>
        <w:t>Nonclinical Toxicology and Safety Pharmacology</w:t>
      </w:r>
      <w:r>
        <w:rPr>
          <w:noProof/>
          <w:webHidden/>
        </w:rPr>
        <w:tab/>
      </w:r>
      <w:del w:id="1178" w:author="Powell, Deana" w:date="2026-03-05T15:34:00Z" w16du:dateUtc="2026-03-05T20:34:00Z">
        <w:r w:rsidR="00B55DCA">
          <w:rPr>
            <w:noProof/>
            <w:webHidden/>
          </w:rPr>
          <w:delText>43</w:delText>
        </w:r>
      </w:del>
      <w:ins w:id="1179" w:author="Powell, Deana" w:date="2026-03-05T15:34:00Z" w16du:dateUtc="2026-03-05T20:34:00Z">
        <w:r w:rsidR="008B657F">
          <w:rPr>
            <w:noProof/>
            <w:webHidden/>
          </w:rPr>
          <w:t>53</w:t>
        </w:r>
      </w:ins>
    </w:p>
    <w:p w14:paraId="6E763B19" w14:textId="37E47160" w:rsidR="00B16DC4" w:rsidRDefault="00B16DC4">
      <w:pPr>
        <w:pStyle w:val="TOC3"/>
        <w:rPr>
          <w:rFonts w:asciiTheme="minorHAnsi" w:eastAsiaTheme="minorEastAsia" w:hAnsiTheme="minorHAnsi" w:cstheme="minorBidi"/>
          <w:noProof/>
          <w:kern w:val="2"/>
          <w14:ligatures w14:val="standardContextual"/>
        </w:rPr>
      </w:pPr>
      <w:r w:rsidRPr="003D2D5E">
        <w:rPr>
          <w:noProof/>
        </w:rPr>
        <w:t>2.2.4</w:t>
      </w:r>
      <w:r>
        <w:rPr>
          <w:rFonts w:asciiTheme="minorHAnsi" w:eastAsiaTheme="minorEastAsia" w:hAnsiTheme="minorHAnsi" w:cstheme="minorBidi"/>
          <w:noProof/>
          <w:kern w:val="2"/>
          <w14:ligatures w14:val="standardContextual"/>
        </w:rPr>
        <w:tab/>
      </w:r>
      <w:r w:rsidRPr="003D2D5E">
        <w:rPr>
          <w:noProof/>
        </w:rPr>
        <w:t>Ongoing Clinical Studies</w:t>
      </w:r>
      <w:r>
        <w:rPr>
          <w:noProof/>
          <w:webHidden/>
        </w:rPr>
        <w:tab/>
      </w:r>
      <w:del w:id="1180" w:author="Powell, Deana" w:date="2026-03-05T15:34:00Z" w16du:dateUtc="2026-03-05T20:34:00Z">
        <w:r w:rsidR="00B55DCA">
          <w:rPr>
            <w:noProof/>
            <w:webHidden/>
          </w:rPr>
          <w:delText>44</w:delText>
        </w:r>
      </w:del>
      <w:ins w:id="1181" w:author="Powell, Deana" w:date="2026-03-05T15:34:00Z" w16du:dateUtc="2026-03-05T20:34:00Z">
        <w:r w:rsidR="008B657F">
          <w:rPr>
            <w:noProof/>
            <w:webHidden/>
          </w:rPr>
          <w:t>53</w:t>
        </w:r>
      </w:ins>
    </w:p>
    <w:p w14:paraId="48C613E9" w14:textId="51DE38EE" w:rsidR="00B16DC4" w:rsidRDefault="00B16DC4">
      <w:pPr>
        <w:pStyle w:val="TOC3"/>
        <w:rPr>
          <w:rFonts w:asciiTheme="minorHAnsi" w:eastAsiaTheme="minorEastAsia" w:hAnsiTheme="minorHAnsi" w:cstheme="minorBidi"/>
          <w:noProof/>
          <w:kern w:val="2"/>
          <w14:ligatures w14:val="standardContextual"/>
        </w:rPr>
      </w:pPr>
      <w:r w:rsidRPr="003D2D5E">
        <w:rPr>
          <w:noProof/>
        </w:rPr>
        <w:t>2.2.5</w:t>
      </w:r>
      <w:r>
        <w:rPr>
          <w:rFonts w:asciiTheme="minorHAnsi" w:eastAsiaTheme="minorEastAsia" w:hAnsiTheme="minorHAnsi" w:cstheme="minorBidi"/>
          <w:noProof/>
          <w:kern w:val="2"/>
          <w14:ligatures w14:val="standardContextual"/>
        </w:rPr>
        <w:tab/>
      </w:r>
      <w:r w:rsidRPr="003D2D5E">
        <w:rPr>
          <w:noProof/>
        </w:rPr>
        <w:t>Information on Other Study-related Therapy</w:t>
      </w:r>
      <w:r>
        <w:rPr>
          <w:noProof/>
          <w:webHidden/>
        </w:rPr>
        <w:tab/>
      </w:r>
      <w:del w:id="1182" w:author="Powell, Deana" w:date="2026-03-05T15:34:00Z" w16du:dateUtc="2026-03-05T20:34:00Z">
        <w:r w:rsidR="00B55DCA">
          <w:rPr>
            <w:noProof/>
            <w:webHidden/>
          </w:rPr>
          <w:delText>46</w:delText>
        </w:r>
      </w:del>
      <w:ins w:id="1183" w:author="Powell, Deana" w:date="2026-03-05T15:34:00Z" w16du:dateUtc="2026-03-05T20:34:00Z">
        <w:r w:rsidR="008B657F">
          <w:rPr>
            <w:noProof/>
            <w:webHidden/>
          </w:rPr>
          <w:t>57</w:t>
        </w:r>
      </w:ins>
    </w:p>
    <w:p w14:paraId="71F6A5C9" w14:textId="553AE01F" w:rsidR="00B16DC4" w:rsidRDefault="00B16DC4">
      <w:pPr>
        <w:pStyle w:val="TOC2"/>
        <w:rPr>
          <w:rFonts w:asciiTheme="minorHAnsi" w:eastAsiaTheme="minorEastAsia" w:hAnsiTheme="minorHAnsi" w:cstheme="minorBidi"/>
          <w:b w:val="0"/>
          <w:noProof/>
          <w:kern w:val="2"/>
          <w14:ligatures w14:val="standardContextual"/>
        </w:rPr>
      </w:pPr>
      <w:r w:rsidRPr="003D2D5E">
        <w:rPr>
          <w:noProof/>
        </w:rPr>
        <w:t>2.3</w:t>
      </w:r>
      <w:r>
        <w:rPr>
          <w:rFonts w:asciiTheme="minorHAnsi" w:eastAsiaTheme="minorEastAsia" w:hAnsiTheme="minorHAnsi" w:cstheme="minorBidi"/>
          <w:b w:val="0"/>
          <w:noProof/>
          <w:kern w:val="2"/>
          <w14:ligatures w14:val="standardContextual"/>
        </w:rPr>
        <w:tab/>
      </w:r>
      <w:r w:rsidRPr="003D2D5E">
        <w:rPr>
          <w:noProof/>
        </w:rPr>
        <w:t>Benefit/Risk Assessment</w:t>
      </w:r>
      <w:r>
        <w:rPr>
          <w:noProof/>
          <w:webHidden/>
        </w:rPr>
        <w:tab/>
      </w:r>
      <w:del w:id="1184" w:author="Powell, Deana" w:date="2026-03-05T15:34:00Z" w16du:dateUtc="2026-03-05T20:34:00Z">
        <w:r w:rsidR="00B55DCA">
          <w:rPr>
            <w:noProof/>
            <w:webHidden/>
          </w:rPr>
          <w:delText>46</w:delText>
        </w:r>
      </w:del>
      <w:ins w:id="1185" w:author="Powell, Deana" w:date="2026-03-05T15:34:00Z" w16du:dateUtc="2026-03-05T20:34:00Z">
        <w:r w:rsidR="008B657F">
          <w:rPr>
            <w:noProof/>
            <w:webHidden/>
          </w:rPr>
          <w:t>57</w:t>
        </w:r>
      </w:ins>
    </w:p>
    <w:p w14:paraId="1E430F8D" w14:textId="4EB4E10C" w:rsidR="00B16DC4" w:rsidRDefault="00B16DC4">
      <w:pPr>
        <w:pStyle w:val="TOC1"/>
        <w:rPr>
          <w:rFonts w:asciiTheme="minorHAnsi" w:eastAsiaTheme="minorEastAsia" w:hAnsiTheme="minorHAnsi" w:cstheme="minorBidi"/>
          <w:b w:val="0"/>
          <w:caps w:val="0"/>
          <w:noProof/>
          <w:kern w:val="2"/>
          <w:szCs w:val="24"/>
          <w14:ligatures w14:val="standardContextual"/>
        </w:rPr>
      </w:pPr>
      <w:r w:rsidRPr="003D2D5E">
        <w:rPr>
          <w:noProof/>
        </w:rPr>
        <w:t>3</w:t>
      </w:r>
      <w:r>
        <w:rPr>
          <w:rFonts w:asciiTheme="minorHAnsi" w:eastAsiaTheme="minorEastAsia" w:hAnsiTheme="minorHAnsi" w:cstheme="minorBidi"/>
          <w:b w:val="0"/>
          <w:caps w:val="0"/>
          <w:noProof/>
          <w:kern w:val="2"/>
          <w:szCs w:val="24"/>
          <w14:ligatures w14:val="standardContextual"/>
        </w:rPr>
        <w:tab/>
      </w:r>
      <w:r w:rsidRPr="003D2D5E">
        <w:rPr>
          <w:noProof/>
        </w:rPr>
        <w:t>HYPOTHESES, OBJECTIVES, AND ENDPOINTS</w:t>
      </w:r>
      <w:r>
        <w:rPr>
          <w:noProof/>
          <w:webHidden/>
        </w:rPr>
        <w:tab/>
      </w:r>
      <w:del w:id="1186" w:author="Powell, Deana" w:date="2026-03-05T15:34:00Z" w16du:dateUtc="2026-03-05T20:34:00Z">
        <w:r w:rsidR="00B55DCA">
          <w:rPr>
            <w:noProof/>
            <w:webHidden/>
          </w:rPr>
          <w:delText>48</w:delText>
        </w:r>
      </w:del>
      <w:ins w:id="1187" w:author="Powell, Deana" w:date="2026-03-05T15:34:00Z" w16du:dateUtc="2026-03-05T20:34:00Z">
        <w:r w:rsidR="008B657F">
          <w:rPr>
            <w:noProof/>
            <w:webHidden/>
          </w:rPr>
          <w:t>60</w:t>
        </w:r>
      </w:ins>
    </w:p>
    <w:p w14:paraId="0DB84DB2" w14:textId="0C2A76C2" w:rsidR="00B16DC4" w:rsidRDefault="00B16DC4">
      <w:pPr>
        <w:pStyle w:val="TOC1"/>
        <w:rPr>
          <w:rFonts w:asciiTheme="minorHAnsi" w:eastAsiaTheme="minorEastAsia" w:hAnsiTheme="minorHAnsi" w:cstheme="minorBidi"/>
          <w:b w:val="0"/>
          <w:caps w:val="0"/>
          <w:noProof/>
          <w:kern w:val="2"/>
          <w:szCs w:val="24"/>
          <w14:ligatures w14:val="standardContextual"/>
        </w:rPr>
      </w:pPr>
      <w:r w:rsidRPr="003D2D5E">
        <w:rPr>
          <w:noProof/>
        </w:rPr>
        <w:t>4</w:t>
      </w:r>
      <w:r>
        <w:rPr>
          <w:rFonts w:asciiTheme="minorHAnsi" w:eastAsiaTheme="minorEastAsia" w:hAnsiTheme="minorHAnsi" w:cstheme="minorBidi"/>
          <w:b w:val="0"/>
          <w:caps w:val="0"/>
          <w:noProof/>
          <w:kern w:val="2"/>
          <w:szCs w:val="24"/>
          <w14:ligatures w14:val="standardContextual"/>
        </w:rPr>
        <w:tab/>
      </w:r>
      <w:r w:rsidRPr="003D2D5E">
        <w:rPr>
          <w:noProof/>
        </w:rPr>
        <w:t>STUDY DESIGN</w:t>
      </w:r>
      <w:r>
        <w:rPr>
          <w:noProof/>
          <w:webHidden/>
        </w:rPr>
        <w:tab/>
      </w:r>
      <w:del w:id="1188" w:author="Powell, Deana" w:date="2026-03-05T15:34:00Z" w16du:dateUtc="2026-03-05T20:34:00Z">
        <w:r w:rsidR="00B55DCA">
          <w:rPr>
            <w:noProof/>
            <w:webHidden/>
          </w:rPr>
          <w:delText>52</w:delText>
        </w:r>
      </w:del>
      <w:ins w:id="1189" w:author="Powell, Deana" w:date="2026-03-05T15:34:00Z" w16du:dateUtc="2026-03-05T20:34:00Z">
        <w:r w:rsidR="008B657F">
          <w:rPr>
            <w:noProof/>
            <w:webHidden/>
          </w:rPr>
          <w:t>63</w:t>
        </w:r>
      </w:ins>
    </w:p>
    <w:p w14:paraId="7289655A" w14:textId="541AAB72" w:rsidR="00B16DC4" w:rsidRDefault="00B16DC4">
      <w:pPr>
        <w:pStyle w:val="TOC2"/>
        <w:rPr>
          <w:rFonts w:asciiTheme="minorHAnsi" w:eastAsiaTheme="minorEastAsia" w:hAnsiTheme="minorHAnsi" w:cstheme="minorBidi"/>
          <w:b w:val="0"/>
          <w:noProof/>
          <w:kern w:val="2"/>
          <w14:ligatures w14:val="standardContextual"/>
        </w:rPr>
      </w:pPr>
      <w:r w:rsidRPr="003D2D5E">
        <w:rPr>
          <w:noProof/>
        </w:rPr>
        <w:t>4.1</w:t>
      </w:r>
      <w:r>
        <w:rPr>
          <w:rFonts w:asciiTheme="minorHAnsi" w:eastAsiaTheme="minorEastAsia" w:hAnsiTheme="minorHAnsi" w:cstheme="minorBidi"/>
          <w:b w:val="0"/>
          <w:noProof/>
          <w:kern w:val="2"/>
          <w14:ligatures w14:val="standardContextual"/>
        </w:rPr>
        <w:tab/>
      </w:r>
      <w:r w:rsidRPr="003D2D5E">
        <w:rPr>
          <w:noProof/>
        </w:rPr>
        <w:t>Overall Design</w:t>
      </w:r>
      <w:r>
        <w:rPr>
          <w:noProof/>
          <w:webHidden/>
        </w:rPr>
        <w:tab/>
      </w:r>
      <w:del w:id="1190" w:author="Powell, Deana" w:date="2026-03-05T15:34:00Z" w16du:dateUtc="2026-03-05T20:34:00Z">
        <w:r w:rsidR="00B55DCA">
          <w:rPr>
            <w:noProof/>
            <w:webHidden/>
          </w:rPr>
          <w:delText>52</w:delText>
        </w:r>
      </w:del>
      <w:ins w:id="1191" w:author="Powell, Deana" w:date="2026-03-05T15:34:00Z" w16du:dateUtc="2026-03-05T20:34:00Z">
        <w:r w:rsidR="008B657F">
          <w:rPr>
            <w:noProof/>
            <w:webHidden/>
          </w:rPr>
          <w:t>63</w:t>
        </w:r>
      </w:ins>
    </w:p>
    <w:p w14:paraId="1C0216AC" w14:textId="1E300C62" w:rsidR="00B16DC4" w:rsidRDefault="00B16DC4">
      <w:pPr>
        <w:pStyle w:val="TOC3"/>
        <w:rPr>
          <w:rFonts w:asciiTheme="minorHAnsi" w:eastAsiaTheme="minorEastAsia" w:hAnsiTheme="minorHAnsi" w:cstheme="minorBidi"/>
          <w:noProof/>
          <w:kern w:val="2"/>
          <w14:ligatures w14:val="standardContextual"/>
        </w:rPr>
      </w:pPr>
      <w:r w:rsidRPr="003D2D5E">
        <w:rPr>
          <w:noProof/>
        </w:rPr>
        <w:t>4.1.1</w:t>
      </w:r>
      <w:r>
        <w:rPr>
          <w:rFonts w:asciiTheme="minorHAnsi" w:eastAsiaTheme="minorEastAsia" w:hAnsiTheme="minorHAnsi" w:cstheme="minorBidi"/>
          <w:noProof/>
          <w:kern w:val="2"/>
          <w14:ligatures w14:val="standardContextual"/>
        </w:rPr>
        <w:tab/>
      </w:r>
      <w:r w:rsidRPr="003D2D5E">
        <w:rPr>
          <w:noProof/>
        </w:rPr>
        <w:t>Part 1 (Dose Escalation and Confirmation) Design</w:t>
      </w:r>
      <w:r>
        <w:rPr>
          <w:noProof/>
          <w:webHidden/>
        </w:rPr>
        <w:tab/>
      </w:r>
      <w:del w:id="1192" w:author="Powell, Deana" w:date="2026-03-05T15:34:00Z" w16du:dateUtc="2026-03-05T20:34:00Z">
        <w:r w:rsidR="00B55DCA">
          <w:rPr>
            <w:noProof/>
            <w:webHidden/>
          </w:rPr>
          <w:delText>52</w:delText>
        </w:r>
      </w:del>
      <w:ins w:id="1193" w:author="Powell, Deana" w:date="2026-03-05T15:34:00Z" w16du:dateUtc="2026-03-05T20:34:00Z">
        <w:r w:rsidR="008B657F">
          <w:rPr>
            <w:noProof/>
            <w:webHidden/>
          </w:rPr>
          <w:t>63</w:t>
        </w:r>
      </w:ins>
    </w:p>
    <w:p w14:paraId="172C8A65" w14:textId="3457C885" w:rsidR="00B16DC4" w:rsidRDefault="00B16DC4">
      <w:pPr>
        <w:pStyle w:val="TOC3"/>
        <w:rPr>
          <w:rFonts w:asciiTheme="minorHAnsi" w:eastAsiaTheme="minorEastAsia" w:hAnsiTheme="minorHAnsi" w:cstheme="minorBidi"/>
          <w:noProof/>
          <w:kern w:val="2"/>
          <w14:ligatures w14:val="standardContextual"/>
        </w:rPr>
      </w:pPr>
      <w:r w:rsidRPr="003D2D5E">
        <w:rPr>
          <w:noProof/>
        </w:rPr>
        <w:t>4.1.2</w:t>
      </w:r>
      <w:r>
        <w:rPr>
          <w:rFonts w:asciiTheme="minorHAnsi" w:eastAsiaTheme="minorEastAsia" w:hAnsiTheme="minorHAnsi" w:cstheme="minorBidi"/>
          <w:noProof/>
          <w:kern w:val="2"/>
          <w14:ligatures w14:val="standardContextual"/>
        </w:rPr>
        <w:tab/>
      </w:r>
      <w:r w:rsidRPr="003D2D5E">
        <w:rPr>
          <w:noProof/>
        </w:rPr>
        <w:t>Part 2 Design</w:t>
      </w:r>
      <w:r>
        <w:rPr>
          <w:noProof/>
          <w:webHidden/>
        </w:rPr>
        <w:tab/>
      </w:r>
      <w:del w:id="1194" w:author="Powell, Deana" w:date="2026-03-05T15:34:00Z" w16du:dateUtc="2026-03-05T20:34:00Z">
        <w:r w:rsidR="00B55DCA">
          <w:rPr>
            <w:noProof/>
            <w:webHidden/>
          </w:rPr>
          <w:delText>53</w:delText>
        </w:r>
      </w:del>
      <w:ins w:id="1195" w:author="Powell, Deana" w:date="2026-03-05T15:34:00Z" w16du:dateUtc="2026-03-05T20:34:00Z">
        <w:r w:rsidR="008B657F">
          <w:rPr>
            <w:noProof/>
            <w:webHidden/>
          </w:rPr>
          <w:t>64</w:t>
        </w:r>
      </w:ins>
    </w:p>
    <w:p w14:paraId="22C60A3A" w14:textId="26B463A5" w:rsidR="00B16DC4" w:rsidRDefault="00B16DC4">
      <w:pPr>
        <w:pStyle w:val="TOC2"/>
        <w:rPr>
          <w:rFonts w:asciiTheme="minorHAnsi" w:eastAsiaTheme="minorEastAsia" w:hAnsiTheme="minorHAnsi" w:cstheme="minorBidi"/>
          <w:b w:val="0"/>
          <w:noProof/>
          <w:kern w:val="2"/>
          <w14:ligatures w14:val="standardContextual"/>
        </w:rPr>
      </w:pPr>
      <w:r w:rsidRPr="003D2D5E">
        <w:rPr>
          <w:noProof/>
        </w:rPr>
        <w:t>4.2</w:t>
      </w:r>
      <w:r>
        <w:rPr>
          <w:rFonts w:asciiTheme="minorHAnsi" w:eastAsiaTheme="minorEastAsia" w:hAnsiTheme="minorHAnsi" w:cstheme="minorBidi"/>
          <w:b w:val="0"/>
          <w:noProof/>
          <w:kern w:val="2"/>
          <w14:ligatures w14:val="standardContextual"/>
        </w:rPr>
        <w:tab/>
      </w:r>
      <w:r w:rsidRPr="003D2D5E">
        <w:rPr>
          <w:noProof/>
        </w:rPr>
        <w:t>Scientific Rationale for Study Design</w:t>
      </w:r>
      <w:r>
        <w:rPr>
          <w:noProof/>
          <w:webHidden/>
        </w:rPr>
        <w:tab/>
      </w:r>
      <w:del w:id="1196" w:author="Powell, Deana" w:date="2026-03-05T15:34:00Z" w16du:dateUtc="2026-03-05T20:34:00Z">
        <w:r w:rsidR="00B55DCA">
          <w:rPr>
            <w:noProof/>
            <w:webHidden/>
          </w:rPr>
          <w:delText>54</w:delText>
        </w:r>
      </w:del>
      <w:ins w:id="1197" w:author="Powell, Deana" w:date="2026-03-05T15:34:00Z" w16du:dateUtc="2026-03-05T20:34:00Z">
        <w:r w:rsidR="008B657F">
          <w:rPr>
            <w:noProof/>
            <w:webHidden/>
          </w:rPr>
          <w:t>65</w:t>
        </w:r>
      </w:ins>
    </w:p>
    <w:p w14:paraId="22831C21" w14:textId="715F75CC" w:rsidR="00B16DC4" w:rsidRDefault="00B16DC4">
      <w:pPr>
        <w:pStyle w:val="TOC3"/>
        <w:rPr>
          <w:rFonts w:asciiTheme="minorHAnsi" w:eastAsiaTheme="minorEastAsia" w:hAnsiTheme="minorHAnsi" w:cstheme="minorBidi"/>
          <w:noProof/>
          <w:kern w:val="2"/>
          <w14:ligatures w14:val="standardContextual"/>
        </w:rPr>
      </w:pPr>
      <w:r w:rsidRPr="003D2D5E">
        <w:rPr>
          <w:noProof/>
        </w:rPr>
        <w:t>4.2.1</w:t>
      </w:r>
      <w:r>
        <w:rPr>
          <w:rFonts w:asciiTheme="minorHAnsi" w:eastAsiaTheme="minorEastAsia" w:hAnsiTheme="minorHAnsi" w:cstheme="minorBidi"/>
          <w:noProof/>
          <w:kern w:val="2"/>
          <w14:ligatures w14:val="standardContextual"/>
        </w:rPr>
        <w:tab/>
      </w:r>
      <w:r w:rsidRPr="003D2D5E">
        <w:rPr>
          <w:noProof/>
        </w:rPr>
        <w:t>Rationale for Endpoints</w:t>
      </w:r>
      <w:r>
        <w:rPr>
          <w:noProof/>
          <w:webHidden/>
        </w:rPr>
        <w:tab/>
      </w:r>
      <w:del w:id="1198" w:author="Powell, Deana" w:date="2026-03-05T15:34:00Z" w16du:dateUtc="2026-03-05T20:34:00Z">
        <w:r w:rsidR="00B55DCA">
          <w:rPr>
            <w:noProof/>
            <w:webHidden/>
          </w:rPr>
          <w:delText>55</w:delText>
        </w:r>
      </w:del>
      <w:ins w:id="1199" w:author="Powell, Deana" w:date="2026-03-05T15:34:00Z" w16du:dateUtc="2026-03-05T20:34:00Z">
        <w:r w:rsidR="008B657F">
          <w:rPr>
            <w:noProof/>
            <w:webHidden/>
          </w:rPr>
          <w:t>66</w:t>
        </w:r>
      </w:ins>
    </w:p>
    <w:p w14:paraId="1ADAD54A" w14:textId="76371089" w:rsidR="00B16DC4" w:rsidRDefault="00B16DC4">
      <w:pPr>
        <w:pStyle w:val="TOC4"/>
        <w:rPr>
          <w:rFonts w:asciiTheme="minorHAnsi" w:eastAsiaTheme="minorEastAsia" w:hAnsiTheme="minorHAnsi" w:cstheme="minorBidi"/>
          <w:noProof/>
          <w:kern w:val="2"/>
          <w14:ligatures w14:val="standardContextual"/>
        </w:rPr>
      </w:pPr>
      <w:r w:rsidRPr="003D2D5E">
        <w:rPr>
          <w:noProof/>
        </w:rPr>
        <w:t>4.2.1.1</w:t>
      </w:r>
      <w:r>
        <w:rPr>
          <w:rFonts w:asciiTheme="minorHAnsi" w:eastAsiaTheme="minorEastAsia" w:hAnsiTheme="minorHAnsi" w:cstheme="minorBidi"/>
          <w:noProof/>
          <w:kern w:val="2"/>
          <w14:ligatures w14:val="standardContextual"/>
        </w:rPr>
        <w:tab/>
      </w:r>
      <w:r w:rsidRPr="003D2D5E">
        <w:rPr>
          <w:noProof/>
        </w:rPr>
        <w:t>Efficacy Endpoints</w:t>
      </w:r>
      <w:r>
        <w:rPr>
          <w:noProof/>
          <w:webHidden/>
        </w:rPr>
        <w:tab/>
      </w:r>
      <w:del w:id="1200" w:author="Powell, Deana" w:date="2026-03-05T15:34:00Z" w16du:dateUtc="2026-03-05T20:34:00Z">
        <w:r w:rsidR="00B55DCA">
          <w:rPr>
            <w:noProof/>
            <w:webHidden/>
          </w:rPr>
          <w:delText>55</w:delText>
        </w:r>
      </w:del>
      <w:ins w:id="1201" w:author="Powell, Deana" w:date="2026-03-05T15:34:00Z" w16du:dateUtc="2026-03-05T20:34:00Z">
        <w:r w:rsidR="008B657F">
          <w:rPr>
            <w:noProof/>
            <w:webHidden/>
          </w:rPr>
          <w:t>66</w:t>
        </w:r>
      </w:ins>
    </w:p>
    <w:p w14:paraId="58352D4E" w14:textId="39825AAC" w:rsidR="00B16DC4" w:rsidRDefault="00B16DC4">
      <w:pPr>
        <w:pStyle w:val="TOC4"/>
        <w:rPr>
          <w:rFonts w:asciiTheme="minorHAnsi" w:eastAsiaTheme="minorEastAsia" w:hAnsiTheme="minorHAnsi" w:cstheme="minorBidi"/>
          <w:noProof/>
          <w:kern w:val="2"/>
          <w14:ligatures w14:val="standardContextual"/>
        </w:rPr>
      </w:pPr>
      <w:r w:rsidRPr="003D2D5E">
        <w:rPr>
          <w:noProof/>
        </w:rPr>
        <w:t>4.2.1.2</w:t>
      </w:r>
      <w:r>
        <w:rPr>
          <w:rFonts w:asciiTheme="minorHAnsi" w:eastAsiaTheme="minorEastAsia" w:hAnsiTheme="minorHAnsi" w:cstheme="minorBidi"/>
          <w:noProof/>
          <w:kern w:val="2"/>
          <w14:ligatures w14:val="standardContextual"/>
        </w:rPr>
        <w:tab/>
      </w:r>
      <w:r w:rsidRPr="003D2D5E">
        <w:rPr>
          <w:noProof/>
        </w:rPr>
        <w:t>Safety Endpoints</w:t>
      </w:r>
      <w:r>
        <w:rPr>
          <w:noProof/>
          <w:webHidden/>
        </w:rPr>
        <w:tab/>
      </w:r>
      <w:del w:id="1202" w:author="Powell, Deana" w:date="2026-03-05T15:34:00Z" w16du:dateUtc="2026-03-05T20:34:00Z">
        <w:r w:rsidR="00B55DCA">
          <w:rPr>
            <w:noProof/>
            <w:webHidden/>
          </w:rPr>
          <w:delText>56</w:delText>
        </w:r>
      </w:del>
      <w:ins w:id="1203" w:author="Powell, Deana" w:date="2026-03-05T15:34:00Z" w16du:dateUtc="2026-03-05T20:34:00Z">
        <w:r w:rsidR="008B657F">
          <w:rPr>
            <w:noProof/>
            <w:webHidden/>
          </w:rPr>
          <w:t>67</w:t>
        </w:r>
      </w:ins>
    </w:p>
    <w:p w14:paraId="0B17F6BC" w14:textId="58DD388C" w:rsidR="00B16DC4" w:rsidRDefault="00B16DC4">
      <w:pPr>
        <w:pStyle w:val="TOC4"/>
        <w:rPr>
          <w:rFonts w:asciiTheme="minorHAnsi" w:eastAsiaTheme="minorEastAsia" w:hAnsiTheme="minorHAnsi" w:cstheme="minorBidi"/>
          <w:noProof/>
          <w:kern w:val="2"/>
          <w14:ligatures w14:val="standardContextual"/>
        </w:rPr>
      </w:pPr>
      <w:r w:rsidRPr="003D2D5E">
        <w:rPr>
          <w:noProof/>
        </w:rPr>
        <w:t>4.2.1.3</w:t>
      </w:r>
      <w:r>
        <w:rPr>
          <w:rFonts w:asciiTheme="minorHAnsi" w:eastAsiaTheme="minorEastAsia" w:hAnsiTheme="minorHAnsi" w:cstheme="minorBidi"/>
          <w:noProof/>
          <w:kern w:val="2"/>
          <w14:ligatures w14:val="standardContextual"/>
        </w:rPr>
        <w:tab/>
      </w:r>
      <w:r w:rsidRPr="003D2D5E">
        <w:rPr>
          <w:noProof/>
        </w:rPr>
        <w:t>Patient-reported Outcomes</w:t>
      </w:r>
      <w:r>
        <w:rPr>
          <w:noProof/>
          <w:webHidden/>
        </w:rPr>
        <w:tab/>
      </w:r>
      <w:del w:id="1204" w:author="Powell, Deana" w:date="2026-03-05T15:34:00Z" w16du:dateUtc="2026-03-05T20:34:00Z">
        <w:r w:rsidR="00B55DCA">
          <w:rPr>
            <w:noProof/>
            <w:webHidden/>
          </w:rPr>
          <w:delText>56</w:delText>
        </w:r>
      </w:del>
      <w:ins w:id="1205" w:author="Powell, Deana" w:date="2026-03-05T15:34:00Z" w16du:dateUtc="2026-03-05T20:34:00Z">
        <w:r w:rsidR="008B657F">
          <w:rPr>
            <w:noProof/>
            <w:webHidden/>
          </w:rPr>
          <w:t>67</w:t>
        </w:r>
      </w:ins>
    </w:p>
    <w:p w14:paraId="31614544" w14:textId="39CF3850" w:rsidR="00B16DC4" w:rsidRDefault="00B16DC4">
      <w:pPr>
        <w:pStyle w:val="TOC5"/>
        <w:rPr>
          <w:rFonts w:asciiTheme="minorHAnsi" w:eastAsiaTheme="minorEastAsia" w:hAnsiTheme="minorHAnsi" w:cstheme="minorBidi"/>
          <w:noProof/>
          <w:kern w:val="2"/>
          <w14:ligatures w14:val="standardContextual"/>
        </w:rPr>
      </w:pPr>
      <w:r w:rsidRPr="003D2D5E">
        <w:rPr>
          <w:noProof/>
        </w:rPr>
        <w:t>4.2.1.3.1</w:t>
      </w:r>
      <w:r>
        <w:rPr>
          <w:rFonts w:asciiTheme="minorHAnsi" w:eastAsiaTheme="minorEastAsia" w:hAnsiTheme="minorHAnsi" w:cstheme="minorBidi"/>
          <w:noProof/>
          <w:kern w:val="2"/>
          <w14:ligatures w14:val="standardContextual"/>
        </w:rPr>
        <w:tab/>
      </w:r>
      <w:r w:rsidRPr="003D2D5E">
        <w:rPr>
          <w:noProof/>
        </w:rPr>
        <w:t>EORTC QLQ-C30</w:t>
      </w:r>
      <w:r>
        <w:rPr>
          <w:noProof/>
          <w:webHidden/>
        </w:rPr>
        <w:tab/>
      </w:r>
      <w:del w:id="1206" w:author="Powell, Deana" w:date="2026-03-05T15:34:00Z" w16du:dateUtc="2026-03-05T20:34:00Z">
        <w:r w:rsidR="00B55DCA">
          <w:rPr>
            <w:noProof/>
            <w:webHidden/>
          </w:rPr>
          <w:delText>56</w:delText>
        </w:r>
      </w:del>
      <w:ins w:id="1207" w:author="Powell, Deana" w:date="2026-03-05T15:34:00Z" w16du:dateUtc="2026-03-05T20:34:00Z">
        <w:r w:rsidR="008B657F">
          <w:rPr>
            <w:noProof/>
            <w:webHidden/>
          </w:rPr>
          <w:t>67</w:t>
        </w:r>
      </w:ins>
    </w:p>
    <w:p w14:paraId="7BAB19AA" w14:textId="5DB02CA7" w:rsidR="00B16DC4" w:rsidRDefault="00B16DC4">
      <w:pPr>
        <w:pStyle w:val="TOC5"/>
        <w:rPr>
          <w:rFonts w:asciiTheme="minorHAnsi" w:eastAsiaTheme="minorEastAsia" w:hAnsiTheme="minorHAnsi" w:cstheme="minorBidi"/>
          <w:noProof/>
          <w:kern w:val="2"/>
          <w14:ligatures w14:val="standardContextual"/>
        </w:rPr>
      </w:pPr>
      <w:r w:rsidRPr="003D2D5E">
        <w:rPr>
          <w:noProof/>
        </w:rPr>
        <w:lastRenderedPageBreak/>
        <w:t>4.2.1.3.2</w:t>
      </w:r>
      <w:r>
        <w:rPr>
          <w:rFonts w:asciiTheme="minorHAnsi" w:eastAsiaTheme="minorEastAsia" w:hAnsiTheme="minorHAnsi" w:cstheme="minorBidi"/>
          <w:noProof/>
          <w:kern w:val="2"/>
          <w14:ligatures w14:val="standardContextual"/>
        </w:rPr>
        <w:tab/>
      </w:r>
      <w:r w:rsidRPr="003D2D5E">
        <w:rPr>
          <w:noProof/>
        </w:rPr>
        <w:t>EORTC QLQ-CLL17</w:t>
      </w:r>
      <w:r>
        <w:rPr>
          <w:noProof/>
          <w:webHidden/>
        </w:rPr>
        <w:tab/>
      </w:r>
      <w:del w:id="1208" w:author="Powell, Deana" w:date="2026-03-05T15:34:00Z" w16du:dateUtc="2026-03-05T20:34:00Z">
        <w:r w:rsidR="00B55DCA">
          <w:rPr>
            <w:noProof/>
            <w:webHidden/>
          </w:rPr>
          <w:delText>57</w:delText>
        </w:r>
      </w:del>
      <w:ins w:id="1209" w:author="Powell, Deana" w:date="2026-03-05T15:34:00Z" w16du:dateUtc="2026-03-05T20:34:00Z">
        <w:r w:rsidR="008B657F">
          <w:rPr>
            <w:noProof/>
            <w:webHidden/>
          </w:rPr>
          <w:t>68</w:t>
        </w:r>
      </w:ins>
    </w:p>
    <w:p w14:paraId="6E049866" w14:textId="4AADE978" w:rsidR="00B16DC4" w:rsidRDefault="00B16DC4">
      <w:pPr>
        <w:pStyle w:val="TOC5"/>
        <w:rPr>
          <w:rFonts w:asciiTheme="minorHAnsi" w:eastAsiaTheme="minorEastAsia" w:hAnsiTheme="minorHAnsi" w:cstheme="minorBidi"/>
          <w:noProof/>
          <w:kern w:val="2"/>
          <w14:ligatures w14:val="standardContextual"/>
        </w:rPr>
      </w:pPr>
      <w:r w:rsidRPr="003D2D5E">
        <w:rPr>
          <w:noProof/>
        </w:rPr>
        <w:t>4.2.1.3.3</w:t>
      </w:r>
      <w:r>
        <w:rPr>
          <w:rFonts w:asciiTheme="minorHAnsi" w:eastAsiaTheme="minorEastAsia" w:hAnsiTheme="minorHAnsi" w:cstheme="minorBidi"/>
          <w:noProof/>
          <w:kern w:val="2"/>
          <w14:ligatures w14:val="standardContextual"/>
        </w:rPr>
        <w:tab/>
      </w:r>
      <w:r w:rsidRPr="003D2D5E">
        <w:rPr>
          <w:noProof/>
        </w:rPr>
        <w:t>EQ-5D-5L</w:t>
      </w:r>
      <w:r>
        <w:rPr>
          <w:noProof/>
          <w:webHidden/>
        </w:rPr>
        <w:tab/>
      </w:r>
      <w:del w:id="1210" w:author="Powell, Deana" w:date="2026-03-05T15:34:00Z" w16du:dateUtc="2026-03-05T20:34:00Z">
        <w:r w:rsidR="00B55DCA">
          <w:rPr>
            <w:noProof/>
            <w:webHidden/>
          </w:rPr>
          <w:delText>57</w:delText>
        </w:r>
      </w:del>
      <w:ins w:id="1211" w:author="Powell, Deana" w:date="2026-03-05T15:34:00Z" w16du:dateUtc="2026-03-05T20:34:00Z">
        <w:r w:rsidR="008B657F">
          <w:rPr>
            <w:noProof/>
            <w:webHidden/>
          </w:rPr>
          <w:t>68</w:t>
        </w:r>
      </w:ins>
    </w:p>
    <w:p w14:paraId="415774D2" w14:textId="0CE28287" w:rsidR="00B16DC4" w:rsidRDefault="00B16DC4">
      <w:pPr>
        <w:pStyle w:val="TOC5"/>
        <w:rPr>
          <w:rFonts w:asciiTheme="minorHAnsi" w:eastAsiaTheme="minorEastAsia" w:hAnsiTheme="minorHAnsi" w:cstheme="minorBidi"/>
          <w:noProof/>
          <w:kern w:val="2"/>
          <w14:ligatures w14:val="standardContextual"/>
        </w:rPr>
      </w:pPr>
      <w:r w:rsidRPr="003D2D5E">
        <w:rPr>
          <w:noProof/>
        </w:rPr>
        <w:t>4.2.1.3.4</w:t>
      </w:r>
      <w:r>
        <w:rPr>
          <w:rFonts w:asciiTheme="minorHAnsi" w:eastAsiaTheme="minorEastAsia" w:hAnsiTheme="minorHAnsi" w:cstheme="minorBidi"/>
          <w:noProof/>
          <w:kern w:val="2"/>
          <w14:ligatures w14:val="standardContextual"/>
        </w:rPr>
        <w:tab/>
      </w:r>
      <w:r w:rsidRPr="003D2D5E">
        <w:rPr>
          <w:noProof/>
        </w:rPr>
        <w:t>FACT-G (Item GP5)</w:t>
      </w:r>
      <w:r>
        <w:rPr>
          <w:noProof/>
          <w:webHidden/>
        </w:rPr>
        <w:tab/>
      </w:r>
      <w:del w:id="1212" w:author="Powell, Deana" w:date="2026-03-05T15:34:00Z" w16du:dateUtc="2026-03-05T20:34:00Z">
        <w:r w:rsidR="00B55DCA">
          <w:rPr>
            <w:noProof/>
            <w:webHidden/>
          </w:rPr>
          <w:delText>57</w:delText>
        </w:r>
      </w:del>
      <w:ins w:id="1213" w:author="Powell, Deana" w:date="2026-03-05T15:34:00Z" w16du:dateUtc="2026-03-05T20:34:00Z">
        <w:r w:rsidR="008B657F">
          <w:rPr>
            <w:noProof/>
            <w:webHidden/>
          </w:rPr>
          <w:t>68</w:t>
        </w:r>
      </w:ins>
    </w:p>
    <w:p w14:paraId="53296831" w14:textId="68B63807" w:rsidR="00B16DC4" w:rsidRDefault="00B16DC4">
      <w:pPr>
        <w:pStyle w:val="TOC4"/>
        <w:rPr>
          <w:rFonts w:asciiTheme="minorHAnsi" w:eastAsiaTheme="minorEastAsia" w:hAnsiTheme="minorHAnsi" w:cstheme="minorBidi"/>
          <w:noProof/>
          <w:kern w:val="2"/>
          <w14:ligatures w14:val="standardContextual"/>
        </w:rPr>
      </w:pPr>
      <w:r w:rsidRPr="003D2D5E">
        <w:rPr>
          <w:noProof/>
        </w:rPr>
        <w:t>4.2.1.4</w:t>
      </w:r>
      <w:r>
        <w:rPr>
          <w:rFonts w:asciiTheme="minorHAnsi" w:eastAsiaTheme="minorEastAsia" w:hAnsiTheme="minorHAnsi" w:cstheme="minorBidi"/>
          <w:noProof/>
          <w:kern w:val="2"/>
          <w14:ligatures w14:val="standardContextual"/>
        </w:rPr>
        <w:tab/>
      </w:r>
      <w:r w:rsidRPr="003D2D5E">
        <w:rPr>
          <w:noProof/>
        </w:rPr>
        <w:t>Health Economics and Medical Resource Utilization</w:t>
      </w:r>
      <w:r>
        <w:rPr>
          <w:noProof/>
          <w:webHidden/>
        </w:rPr>
        <w:tab/>
      </w:r>
      <w:del w:id="1214" w:author="Powell, Deana" w:date="2026-03-05T15:34:00Z" w16du:dateUtc="2026-03-05T20:34:00Z">
        <w:r w:rsidR="00B55DCA">
          <w:rPr>
            <w:noProof/>
            <w:webHidden/>
          </w:rPr>
          <w:delText>57</w:delText>
        </w:r>
      </w:del>
      <w:ins w:id="1215" w:author="Powell, Deana" w:date="2026-03-05T15:34:00Z" w16du:dateUtc="2026-03-05T20:34:00Z">
        <w:r w:rsidR="008B657F">
          <w:rPr>
            <w:noProof/>
            <w:webHidden/>
          </w:rPr>
          <w:t>68</w:t>
        </w:r>
      </w:ins>
    </w:p>
    <w:p w14:paraId="768EF9B6" w14:textId="31904D38" w:rsidR="00B16DC4" w:rsidRDefault="00B16DC4">
      <w:pPr>
        <w:pStyle w:val="TOC4"/>
        <w:rPr>
          <w:rFonts w:asciiTheme="minorHAnsi" w:eastAsiaTheme="minorEastAsia" w:hAnsiTheme="minorHAnsi" w:cstheme="minorBidi"/>
          <w:noProof/>
          <w:kern w:val="2"/>
          <w14:ligatures w14:val="standardContextual"/>
        </w:rPr>
      </w:pPr>
      <w:r w:rsidRPr="003D2D5E">
        <w:rPr>
          <w:noProof/>
        </w:rPr>
        <w:t>4.2.1.5</w:t>
      </w:r>
      <w:r>
        <w:rPr>
          <w:rFonts w:asciiTheme="minorHAnsi" w:eastAsiaTheme="minorEastAsia" w:hAnsiTheme="minorHAnsi" w:cstheme="minorBidi"/>
          <w:noProof/>
          <w:kern w:val="2"/>
          <w14:ligatures w14:val="standardContextual"/>
        </w:rPr>
        <w:tab/>
      </w:r>
      <w:r w:rsidRPr="003D2D5E">
        <w:rPr>
          <w:noProof/>
        </w:rPr>
        <w:t>Pharmacokinetic Endpoints</w:t>
      </w:r>
      <w:r>
        <w:rPr>
          <w:noProof/>
          <w:webHidden/>
        </w:rPr>
        <w:tab/>
      </w:r>
      <w:del w:id="1216" w:author="Powell, Deana" w:date="2026-03-05T15:34:00Z" w16du:dateUtc="2026-03-05T20:34:00Z">
        <w:r w:rsidR="00B55DCA">
          <w:rPr>
            <w:noProof/>
            <w:webHidden/>
          </w:rPr>
          <w:delText>58</w:delText>
        </w:r>
      </w:del>
      <w:ins w:id="1217" w:author="Powell, Deana" w:date="2026-03-05T15:34:00Z" w16du:dateUtc="2026-03-05T20:34:00Z">
        <w:r w:rsidR="008B657F">
          <w:rPr>
            <w:noProof/>
            <w:webHidden/>
          </w:rPr>
          <w:t>69</w:t>
        </w:r>
      </w:ins>
    </w:p>
    <w:p w14:paraId="660EBA1E" w14:textId="07EF2DAC" w:rsidR="00B16DC4" w:rsidRDefault="00B16DC4">
      <w:pPr>
        <w:pStyle w:val="TOC4"/>
        <w:rPr>
          <w:rFonts w:asciiTheme="minorHAnsi" w:eastAsiaTheme="minorEastAsia" w:hAnsiTheme="minorHAnsi" w:cstheme="minorBidi"/>
          <w:noProof/>
          <w:kern w:val="2"/>
          <w14:ligatures w14:val="standardContextual"/>
        </w:rPr>
      </w:pPr>
      <w:r w:rsidRPr="003D2D5E">
        <w:rPr>
          <w:noProof/>
        </w:rPr>
        <w:t>4.2.1.6</w:t>
      </w:r>
      <w:r>
        <w:rPr>
          <w:rFonts w:asciiTheme="minorHAnsi" w:eastAsiaTheme="minorEastAsia" w:hAnsiTheme="minorHAnsi" w:cstheme="minorBidi"/>
          <w:noProof/>
          <w:kern w:val="2"/>
          <w14:ligatures w14:val="standardContextual"/>
        </w:rPr>
        <w:tab/>
      </w:r>
      <w:r w:rsidRPr="003D2D5E">
        <w:rPr>
          <w:noProof/>
        </w:rPr>
        <w:t>Planned Exploratory Biomarker Research</w:t>
      </w:r>
      <w:r>
        <w:rPr>
          <w:noProof/>
          <w:webHidden/>
        </w:rPr>
        <w:tab/>
      </w:r>
      <w:del w:id="1218" w:author="Powell, Deana" w:date="2026-03-05T15:34:00Z" w16du:dateUtc="2026-03-05T20:34:00Z">
        <w:r w:rsidR="00B55DCA">
          <w:rPr>
            <w:noProof/>
            <w:webHidden/>
          </w:rPr>
          <w:delText>58</w:delText>
        </w:r>
      </w:del>
      <w:ins w:id="1219" w:author="Powell, Deana" w:date="2026-03-05T15:34:00Z" w16du:dateUtc="2026-03-05T20:34:00Z">
        <w:r w:rsidR="008B657F">
          <w:rPr>
            <w:noProof/>
            <w:webHidden/>
          </w:rPr>
          <w:t>69</w:t>
        </w:r>
      </w:ins>
    </w:p>
    <w:p w14:paraId="5E070C9B" w14:textId="7DB7C82B" w:rsidR="00B16DC4" w:rsidRDefault="00B16DC4">
      <w:pPr>
        <w:pStyle w:val="TOC4"/>
        <w:rPr>
          <w:rFonts w:asciiTheme="minorHAnsi" w:eastAsiaTheme="minorEastAsia" w:hAnsiTheme="minorHAnsi" w:cstheme="minorBidi"/>
          <w:noProof/>
          <w:kern w:val="2"/>
          <w14:ligatures w14:val="standardContextual"/>
        </w:rPr>
      </w:pPr>
      <w:r w:rsidRPr="003D2D5E">
        <w:rPr>
          <w:noProof/>
        </w:rPr>
        <w:t>4.2.1.7</w:t>
      </w:r>
      <w:r>
        <w:rPr>
          <w:rFonts w:asciiTheme="minorHAnsi" w:eastAsiaTheme="minorEastAsia" w:hAnsiTheme="minorHAnsi" w:cstheme="minorBidi"/>
          <w:noProof/>
          <w:kern w:val="2"/>
          <w14:ligatures w14:val="standardContextual"/>
        </w:rPr>
        <w:tab/>
      </w:r>
      <w:r w:rsidRPr="003D2D5E">
        <w:rPr>
          <w:noProof/>
        </w:rPr>
        <w:t>Future Biomedical Research</w:t>
      </w:r>
      <w:r>
        <w:rPr>
          <w:noProof/>
          <w:webHidden/>
        </w:rPr>
        <w:tab/>
      </w:r>
      <w:del w:id="1220" w:author="Powell, Deana" w:date="2026-03-05T15:34:00Z" w16du:dateUtc="2026-03-05T20:34:00Z">
        <w:r w:rsidR="00B55DCA">
          <w:rPr>
            <w:noProof/>
            <w:webHidden/>
          </w:rPr>
          <w:delText>59</w:delText>
        </w:r>
      </w:del>
      <w:ins w:id="1221" w:author="Powell, Deana" w:date="2026-03-05T15:34:00Z" w16du:dateUtc="2026-03-05T20:34:00Z">
        <w:r w:rsidR="008B657F">
          <w:rPr>
            <w:noProof/>
            <w:webHidden/>
          </w:rPr>
          <w:t>70</w:t>
        </w:r>
      </w:ins>
    </w:p>
    <w:p w14:paraId="4F7B6BE0" w14:textId="0E870BAA" w:rsidR="00B16DC4" w:rsidRDefault="00B16DC4">
      <w:pPr>
        <w:pStyle w:val="TOC3"/>
        <w:rPr>
          <w:rFonts w:asciiTheme="minorHAnsi" w:eastAsiaTheme="minorEastAsia" w:hAnsiTheme="minorHAnsi" w:cstheme="minorBidi"/>
          <w:noProof/>
          <w:kern w:val="2"/>
          <w14:ligatures w14:val="standardContextual"/>
        </w:rPr>
      </w:pPr>
      <w:r w:rsidRPr="003D2D5E">
        <w:rPr>
          <w:noProof/>
        </w:rPr>
        <w:t>4.2.2</w:t>
      </w:r>
      <w:r>
        <w:rPr>
          <w:rFonts w:asciiTheme="minorHAnsi" w:eastAsiaTheme="minorEastAsia" w:hAnsiTheme="minorHAnsi" w:cstheme="minorBidi"/>
          <w:noProof/>
          <w:kern w:val="2"/>
          <w14:ligatures w14:val="standardContextual"/>
        </w:rPr>
        <w:tab/>
      </w:r>
      <w:r w:rsidRPr="003D2D5E">
        <w:rPr>
          <w:noProof/>
        </w:rPr>
        <w:t>Rationale for the Use of Comparator/Placebo</w:t>
      </w:r>
      <w:r>
        <w:rPr>
          <w:noProof/>
          <w:webHidden/>
        </w:rPr>
        <w:tab/>
      </w:r>
      <w:del w:id="1222" w:author="Powell, Deana" w:date="2026-03-05T15:34:00Z" w16du:dateUtc="2026-03-05T20:34:00Z">
        <w:r w:rsidR="00B55DCA">
          <w:rPr>
            <w:noProof/>
            <w:webHidden/>
          </w:rPr>
          <w:delText>60</w:delText>
        </w:r>
      </w:del>
      <w:ins w:id="1223" w:author="Powell, Deana" w:date="2026-03-05T15:34:00Z" w16du:dateUtc="2026-03-05T20:34:00Z">
        <w:r w:rsidR="008B657F">
          <w:rPr>
            <w:noProof/>
            <w:webHidden/>
          </w:rPr>
          <w:t>70</w:t>
        </w:r>
      </w:ins>
    </w:p>
    <w:p w14:paraId="4CE65AD9" w14:textId="6DD73DEA" w:rsidR="00B16DC4" w:rsidRDefault="00B16DC4">
      <w:pPr>
        <w:pStyle w:val="TOC3"/>
        <w:rPr>
          <w:rFonts w:asciiTheme="minorHAnsi" w:eastAsiaTheme="minorEastAsia" w:hAnsiTheme="minorHAnsi" w:cstheme="minorBidi"/>
          <w:noProof/>
          <w:kern w:val="2"/>
          <w14:ligatures w14:val="standardContextual"/>
        </w:rPr>
      </w:pPr>
      <w:r w:rsidRPr="003D2D5E">
        <w:rPr>
          <w:noProof/>
        </w:rPr>
        <w:t>4.2.3</w:t>
      </w:r>
      <w:r>
        <w:rPr>
          <w:rFonts w:asciiTheme="minorHAnsi" w:eastAsiaTheme="minorEastAsia" w:hAnsiTheme="minorHAnsi" w:cstheme="minorBidi"/>
          <w:noProof/>
          <w:kern w:val="2"/>
          <w14:ligatures w14:val="standardContextual"/>
        </w:rPr>
        <w:tab/>
      </w:r>
      <w:r w:rsidRPr="003D2D5E">
        <w:rPr>
          <w:noProof/>
        </w:rPr>
        <w:t>Rationale for Stratification Factors</w:t>
      </w:r>
      <w:r>
        <w:rPr>
          <w:noProof/>
          <w:webHidden/>
        </w:rPr>
        <w:tab/>
      </w:r>
      <w:del w:id="1224" w:author="Powell, Deana" w:date="2026-03-05T15:34:00Z" w16du:dateUtc="2026-03-05T20:34:00Z">
        <w:r w:rsidR="00B55DCA">
          <w:rPr>
            <w:noProof/>
            <w:webHidden/>
          </w:rPr>
          <w:delText>60</w:delText>
        </w:r>
      </w:del>
      <w:ins w:id="1225" w:author="Powell, Deana" w:date="2026-03-05T15:34:00Z" w16du:dateUtc="2026-03-05T20:34:00Z">
        <w:r w:rsidR="008B657F">
          <w:rPr>
            <w:noProof/>
            <w:webHidden/>
          </w:rPr>
          <w:t>71</w:t>
        </w:r>
      </w:ins>
    </w:p>
    <w:p w14:paraId="3C3814F1" w14:textId="756F2CF2" w:rsidR="00B16DC4" w:rsidRDefault="00B16DC4">
      <w:pPr>
        <w:pStyle w:val="TOC2"/>
        <w:rPr>
          <w:rFonts w:asciiTheme="minorHAnsi" w:eastAsiaTheme="minorEastAsia" w:hAnsiTheme="minorHAnsi" w:cstheme="minorBidi"/>
          <w:b w:val="0"/>
          <w:noProof/>
          <w:kern w:val="2"/>
          <w14:ligatures w14:val="standardContextual"/>
        </w:rPr>
      </w:pPr>
      <w:r w:rsidRPr="003D2D5E">
        <w:rPr>
          <w:noProof/>
        </w:rPr>
        <w:t>4.3</w:t>
      </w:r>
      <w:r>
        <w:rPr>
          <w:rFonts w:asciiTheme="minorHAnsi" w:eastAsiaTheme="minorEastAsia" w:hAnsiTheme="minorHAnsi" w:cstheme="minorBidi"/>
          <w:b w:val="0"/>
          <w:noProof/>
          <w:kern w:val="2"/>
          <w14:ligatures w14:val="standardContextual"/>
        </w:rPr>
        <w:tab/>
      </w:r>
      <w:r w:rsidRPr="003D2D5E">
        <w:rPr>
          <w:noProof/>
        </w:rPr>
        <w:t>Justification for Dose</w:t>
      </w:r>
      <w:r>
        <w:rPr>
          <w:noProof/>
          <w:webHidden/>
        </w:rPr>
        <w:tab/>
      </w:r>
      <w:del w:id="1226" w:author="Powell, Deana" w:date="2026-03-05T15:34:00Z" w16du:dateUtc="2026-03-05T20:34:00Z">
        <w:r w:rsidR="00B55DCA">
          <w:rPr>
            <w:noProof/>
            <w:webHidden/>
          </w:rPr>
          <w:delText>61</w:delText>
        </w:r>
      </w:del>
      <w:ins w:id="1227" w:author="Powell, Deana" w:date="2026-03-05T15:34:00Z" w16du:dateUtc="2026-03-05T20:34:00Z">
        <w:r w:rsidR="008B657F">
          <w:rPr>
            <w:noProof/>
            <w:webHidden/>
          </w:rPr>
          <w:t>72</w:t>
        </w:r>
      </w:ins>
    </w:p>
    <w:p w14:paraId="4E8840C9" w14:textId="451C3254" w:rsidR="00B16DC4" w:rsidRDefault="00B16DC4">
      <w:pPr>
        <w:pStyle w:val="TOC3"/>
        <w:rPr>
          <w:rFonts w:asciiTheme="minorHAnsi" w:eastAsiaTheme="minorEastAsia" w:hAnsiTheme="minorHAnsi" w:cstheme="minorBidi"/>
          <w:noProof/>
          <w:kern w:val="2"/>
          <w14:ligatures w14:val="standardContextual"/>
        </w:rPr>
      </w:pPr>
      <w:r w:rsidRPr="003D2D5E">
        <w:rPr>
          <w:noProof/>
        </w:rPr>
        <w:t>4.3.1</w:t>
      </w:r>
      <w:r>
        <w:rPr>
          <w:rFonts w:asciiTheme="minorHAnsi" w:eastAsiaTheme="minorEastAsia" w:hAnsiTheme="minorHAnsi" w:cstheme="minorBidi"/>
          <w:noProof/>
          <w:kern w:val="2"/>
          <w14:ligatures w14:val="standardContextual"/>
        </w:rPr>
        <w:tab/>
      </w:r>
      <w:r w:rsidRPr="003D2D5E">
        <w:rPr>
          <w:noProof/>
        </w:rPr>
        <w:t>Dose-limiting Toxicity Definition</w:t>
      </w:r>
      <w:r>
        <w:rPr>
          <w:noProof/>
          <w:webHidden/>
        </w:rPr>
        <w:tab/>
      </w:r>
      <w:del w:id="1228" w:author="Powell, Deana" w:date="2026-03-05T15:34:00Z" w16du:dateUtc="2026-03-05T20:34:00Z">
        <w:r w:rsidR="00B55DCA">
          <w:rPr>
            <w:noProof/>
            <w:webHidden/>
          </w:rPr>
          <w:delText>61</w:delText>
        </w:r>
      </w:del>
      <w:ins w:id="1229" w:author="Powell, Deana" w:date="2026-03-05T15:34:00Z" w16du:dateUtc="2026-03-05T20:34:00Z">
        <w:r w:rsidR="008B657F">
          <w:rPr>
            <w:noProof/>
            <w:webHidden/>
          </w:rPr>
          <w:t>72</w:t>
        </w:r>
      </w:ins>
    </w:p>
    <w:p w14:paraId="5C2A33B0" w14:textId="65C3A870" w:rsidR="00B16DC4" w:rsidRDefault="00B16DC4">
      <w:pPr>
        <w:pStyle w:val="TOC3"/>
        <w:rPr>
          <w:rFonts w:asciiTheme="minorHAnsi" w:eastAsiaTheme="minorEastAsia" w:hAnsiTheme="minorHAnsi" w:cstheme="minorBidi"/>
          <w:noProof/>
          <w:kern w:val="2"/>
          <w14:ligatures w14:val="standardContextual"/>
        </w:rPr>
      </w:pPr>
      <w:r w:rsidRPr="003D2D5E">
        <w:rPr>
          <w:noProof/>
        </w:rPr>
        <w:t>4.3.2</w:t>
      </w:r>
      <w:r>
        <w:rPr>
          <w:rFonts w:asciiTheme="minorHAnsi" w:eastAsiaTheme="minorEastAsia" w:hAnsiTheme="minorHAnsi" w:cstheme="minorBidi"/>
          <w:noProof/>
          <w:kern w:val="2"/>
          <w14:ligatures w14:val="standardContextual"/>
        </w:rPr>
        <w:tab/>
      </w:r>
      <w:r w:rsidRPr="003D2D5E">
        <w:rPr>
          <w:noProof/>
        </w:rPr>
        <w:t>Dose Finding Using a Modified Toxicity Probability Interval Design</w:t>
      </w:r>
      <w:r>
        <w:rPr>
          <w:noProof/>
          <w:webHidden/>
        </w:rPr>
        <w:tab/>
      </w:r>
      <w:del w:id="1230" w:author="Powell, Deana" w:date="2026-03-05T15:34:00Z" w16du:dateUtc="2026-03-05T20:34:00Z">
        <w:r w:rsidR="00B55DCA">
          <w:rPr>
            <w:noProof/>
            <w:webHidden/>
          </w:rPr>
          <w:delText>62</w:delText>
        </w:r>
      </w:del>
      <w:ins w:id="1231" w:author="Powell, Deana" w:date="2026-03-05T15:34:00Z" w16du:dateUtc="2026-03-05T20:34:00Z">
        <w:r w:rsidR="008B657F">
          <w:rPr>
            <w:noProof/>
            <w:webHidden/>
          </w:rPr>
          <w:t>73</w:t>
        </w:r>
      </w:ins>
    </w:p>
    <w:p w14:paraId="5A0DCA84" w14:textId="1E21CE6B" w:rsidR="00B16DC4" w:rsidRDefault="00B16DC4">
      <w:pPr>
        <w:pStyle w:val="TOC3"/>
        <w:rPr>
          <w:rFonts w:asciiTheme="minorHAnsi" w:eastAsiaTheme="minorEastAsia" w:hAnsiTheme="minorHAnsi" w:cstheme="minorBidi"/>
          <w:noProof/>
          <w:kern w:val="2"/>
          <w14:ligatures w14:val="standardContextual"/>
        </w:rPr>
      </w:pPr>
      <w:r w:rsidRPr="003D2D5E">
        <w:rPr>
          <w:noProof/>
        </w:rPr>
        <w:t>4.3.3</w:t>
      </w:r>
      <w:r>
        <w:rPr>
          <w:rFonts w:asciiTheme="minorHAnsi" w:eastAsiaTheme="minorEastAsia" w:hAnsiTheme="minorHAnsi" w:cstheme="minorBidi"/>
          <w:noProof/>
          <w:kern w:val="2"/>
          <w14:ligatures w14:val="standardContextual"/>
        </w:rPr>
        <w:tab/>
      </w:r>
      <w:r w:rsidRPr="003D2D5E">
        <w:rPr>
          <w:noProof/>
        </w:rPr>
        <w:t>Starting Dose for This Study</w:t>
      </w:r>
      <w:r>
        <w:rPr>
          <w:noProof/>
          <w:webHidden/>
        </w:rPr>
        <w:tab/>
      </w:r>
      <w:del w:id="1232" w:author="Powell, Deana" w:date="2026-03-05T15:34:00Z" w16du:dateUtc="2026-03-05T20:34:00Z">
        <w:r w:rsidR="00B55DCA">
          <w:rPr>
            <w:noProof/>
            <w:webHidden/>
          </w:rPr>
          <w:delText>64</w:delText>
        </w:r>
      </w:del>
      <w:ins w:id="1233" w:author="Powell, Deana" w:date="2026-03-05T15:34:00Z" w16du:dateUtc="2026-03-05T20:34:00Z">
        <w:r w:rsidR="008B657F">
          <w:rPr>
            <w:noProof/>
            <w:webHidden/>
          </w:rPr>
          <w:t>75</w:t>
        </w:r>
      </w:ins>
    </w:p>
    <w:p w14:paraId="5E1F1327" w14:textId="3DD5DADE" w:rsidR="00B16DC4" w:rsidRDefault="00B16DC4">
      <w:pPr>
        <w:pStyle w:val="TOC3"/>
        <w:rPr>
          <w:ins w:id="1234" w:author="Powell, Deana" w:date="2026-03-05T15:34:00Z" w16du:dateUtc="2026-03-05T20:34:00Z"/>
          <w:rFonts w:asciiTheme="minorHAnsi" w:eastAsiaTheme="minorEastAsia" w:hAnsiTheme="minorHAnsi" w:cstheme="minorBidi"/>
          <w:noProof/>
          <w:kern w:val="2"/>
          <w14:ligatures w14:val="standardContextual"/>
        </w:rPr>
      </w:pPr>
      <w:ins w:id="1235" w:author="Powell, Deana" w:date="2026-03-05T15:34:00Z" w16du:dateUtc="2026-03-05T20:34:00Z">
        <w:r w:rsidRPr="003D2D5E">
          <w:rPr>
            <w:noProof/>
          </w:rPr>
          <w:t>4.3.4</w:t>
        </w:r>
        <w:r>
          <w:rPr>
            <w:rFonts w:asciiTheme="minorHAnsi" w:eastAsiaTheme="minorEastAsia" w:hAnsiTheme="minorHAnsi" w:cstheme="minorBidi"/>
            <w:noProof/>
            <w:kern w:val="2"/>
            <w14:ligatures w14:val="standardContextual"/>
          </w:rPr>
          <w:tab/>
        </w:r>
        <w:r w:rsidRPr="003D2D5E">
          <w:rPr>
            <w:noProof/>
          </w:rPr>
          <w:t>Dose Selection for Part 2</w:t>
        </w:r>
        <w:r>
          <w:rPr>
            <w:noProof/>
            <w:webHidden/>
          </w:rPr>
          <w:tab/>
        </w:r>
        <w:r w:rsidR="008B657F">
          <w:rPr>
            <w:noProof/>
            <w:webHidden/>
          </w:rPr>
          <w:t>77</w:t>
        </w:r>
      </w:ins>
    </w:p>
    <w:p w14:paraId="692E99E7" w14:textId="11F8B0C5" w:rsidR="00B16DC4" w:rsidRDefault="00B16DC4">
      <w:pPr>
        <w:pStyle w:val="TOC2"/>
        <w:rPr>
          <w:rFonts w:asciiTheme="minorHAnsi" w:eastAsiaTheme="minorEastAsia" w:hAnsiTheme="minorHAnsi" w:cstheme="minorBidi"/>
          <w:b w:val="0"/>
          <w:noProof/>
          <w:kern w:val="2"/>
          <w14:ligatures w14:val="standardContextual"/>
        </w:rPr>
      </w:pPr>
      <w:r w:rsidRPr="003D2D5E">
        <w:rPr>
          <w:noProof/>
        </w:rPr>
        <w:t>4.4</w:t>
      </w:r>
      <w:r>
        <w:rPr>
          <w:rFonts w:asciiTheme="minorHAnsi" w:eastAsiaTheme="minorEastAsia" w:hAnsiTheme="minorHAnsi" w:cstheme="minorBidi"/>
          <w:b w:val="0"/>
          <w:noProof/>
          <w:kern w:val="2"/>
          <w14:ligatures w14:val="standardContextual"/>
        </w:rPr>
        <w:tab/>
      </w:r>
      <w:r w:rsidRPr="003D2D5E">
        <w:rPr>
          <w:noProof/>
        </w:rPr>
        <w:t>Beginning and End-of-Study Definition</w:t>
      </w:r>
      <w:r>
        <w:rPr>
          <w:noProof/>
          <w:webHidden/>
        </w:rPr>
        <w:tab/>
      </w:r>
      <w:del w:id="1236" w:author="Powell, Deana" w:date="2026-03-05T15:34:00Z" w16du:dateUtc="2026-03-05T20:34:00Z">
        <w:r w:rsidR="00B55DCA">
          <w:rPr>
            <w:noProof/>
            <w:webHidden/>
          </w:rPr>
          <w:delText>66</w:delText>
        </w:r>
      </w:del>
      <w:ins w:id="1237" w:author="Powell, Deana" w:date="2026-03-05T15:34:00Z" w16du:dateUtc="2026-03-05T20:34:00Z">
        <w:r w:rsidR="008B657F">
          <w:rPr>
            <w:noProof/>
            <w:webHidden/>
          </w:rPr>
          <w:t>78</w:t>
        </w:r>
      </w:ins>
    </w:p>
    <w:p w14:paraId="3BD331D9" w14:textId="0CA23D80" w:rsidR="00B16DC4" w:rsidRDefault="00B16DC4">
      <w:pPr>
        <w:pStyle w:val="TOC3"/>
        <w:rPr>
          <w:rFonts w:asciiTheme="minorHAnsi" w:eastAsiaTheme="minorEastAsia" w:hAnsiTheme="minorHAnsi" w:cstheme="minorBidi"/>
          <w:noProof/>
          <w:kern w:val="2"/>
          <w14:ligatures w14:val="standardContextual"/>
        </w:rPr>
      </w:pPr>
      <w:r w:rsidRPr="003D2D5E">
        <w:rPr>
          <w:noProof/>
        </w:rPr>
        <w:t>4.4.1</w:t>
      </w:r>
      <w:r>
        <w:rPr>
          <w:rFonts w:asciiTheme="minorHAnsi" w:eastAsiaTheme="minorEastAsia" w:hAnsiTheme="minorHAnsi" w:cstheme="minorBidi"/>
          <w:noProof/>
          <w:kern w:val="2"/>
          <w14:ligatures w14:val="standardContextual"/>
        </w:rPr>
        <w:tab/>
      </w:r>
      <w:r w:rsidRPr="003D2D5E">
        <w:rPr>
          <w:noProof/>
        </w:rPr>
        <w:t>Clinical Criteria for Early Study Termination</w:t>
      </w:r>
      <w:r>
        <w:rPr>
          <w:noProof/>
          <w:webHidden/>
        </w:rPr>
        <w:tab/>
      </w:r>
      <w:del w:id="1238" w:author="Powell, Deana" w:date="2026-03-05T15:34:00Z" w16du:dateUtc="2026-03-05T20:34:00Z">
        <w:r w:rsidR="00B55DCA">
          <w:rPr>
            <w:noProof/>
            <w:webHidden/>
          </w:rPr>
          <w:delText>66</w:delText>
        </w:r>
      </w:del>
      <w:ins w:id="1239" w:author="Powell, Deana" w:date="2026-03-05T15:34:00Z" w16du:dateUtc="2026-03-05T20:34:00Z">
        <w:r w:rsidR="008B657F">
          <w:rPr>
            <w:noProof/>
            <w:webHidden/>
          </w:rPr>
          <w:t>78</w:t>
        </w:r>
      </w:ins>
    </w:p>
    <w:p w14:paraId="302C2022" w14:textId="471E195D" w:rsidR="00B16DC4" w:rsidRDefault="00B16DC4">
      <w:pPr>
        <w:pStyle w:val="TOC1"/>
        <w:rPr>
          <w:rFonts w:asciiTheme="minorHAnsi" w:eastAsiaTheme="minorEastAsia" w:hAnsiTheme="minorHAnsi" w:cstheme="minorBidi"/>
          <w:b w:val="0"/>
          <w:caps w:val="0"/>
          <w:noProof/>
          <w:kern w:val="2"/>
          <w:szCs w:val="24"/>
          <w14:ligatures w14:val="standardContextual"/>
        </w:rPr>
      </w:pPr>
      <w:r w:rsidRPr="003D2D5E">
        <w:rPr>
          <w:noProof/>
        </w:rPr>
        <w:t>5</w:t>
      </w:r>
      <w:r>
        <w:rPr>
          <w:rFonts w:asciiTheme="minorHAnsi" w:eastAsiaTheme="minorEastAsia" w:hAnsiTheme="minorHAnsi" w:cstheme="minorBidi"/>
          <w:b w:val="0"/>
          <w:caps w:val="0"/>
          <w:noProof/>
          <w:kern w:val="2"/>
          <w:szCs w:val="24"/>
          <w14:ligatures w14:val="standardContextual"/>
        </w:rPr>
        <w:tab/>
      </w:r>
      <w:r w:rsidRPr="003D2D5E">
        <w:rPr>
          <w:noProof/>
        </w:rPr>
        <w:t>STUDY POPULATION</w:t>
      </w:r>
      <w:r>
        <w:rPr>
          <w:noProof/>
          <w:webHidden/>
        </w:rPr>
        <w:tab/>
      </w:r>
      <w:del w:id="1240" w:author="Powell, Deana" w:date="2026-03-05T15:34:00Z" w16du:dateUtc="2026-03-05T20:34:00Z">
        <w:r w:rsidR="00B55DCA">
          <w:rPr>
            <w:noProof/>
            <w:webHidden/>
          </w:rPr>
          <w:delText>67</w:delText>
        </w:r>
      </w:del>
      <w:ins w:id="1241" w:author="Powell, Deana" w:date="2026-03-05T15:34:00Z" w16du:dateUtc="2026-03-05T20:34:00Z">
        <w:r w:rsidR="008B657F">
          <w:rPr>
            <w:noProof/>
            <w:webHidden/>
          </w:rPr>
          <w:t>79</w:t>
        </w:r>
      </w:ins>
    </w:p>
    <w:p w14:paraId="27D98B13" w14:textId="68BFD1A9" w:rsidR="00B16DC4" w:rsidRDefault="00B16DC4">
      <w:pPr>
        <w:pStyle w:val="TOC2"/>
        <w:rPr>
          <w:rFonts w:asciiTheme="minorHAnsi" w:eastAsiaTheme="minorEastAsia" w:hAnsiTheme="minorHAnsi" w:cstheme="minorBidi"/>
          <w:b w:val="0"/>
          <w:noProof/>
          <w:kern w:val="2"/>
          <w14:ligatures w14:val="standardContextual"/>
        </w:rPr>
      </w:pPr>
      <w:r w:rsidRPr="003D2D5E">
        <w:rPr>
          <w:noProof/>
        </w:rPr>
        <w:t>5.1</w:t>
      </w:r>
      <w:r>
        <w:rPr>
          <w:rFonts w:asciiTheme="minorHAnsi" w:eastAsiaTheme="minorEastAsia" w:hAnsiTheme="minorHAnsi" w:cstheme="minorBidi"/>
          <w:b w:val="0"/>
          <w:noProof/>
          <w:kern w:val="2"/>
          <w14:ligatures w14:val="standardContextual"/>
        </w:rPr>
        <w:tab/>
      </w:r>
      <w:r w:rsidRPr="003D2D5E">
        <w:rPr>
          <w:noProof/>
        </w:rPr>
        <w:t>Inclusion Criteria</w:t>
      </w:r>
      <w:r>
        <w:rPr>
          <w:noProof/>
          <w:webHidden/>
        </w:rPr>
        <w:tab/>
      </w:r>
      <w:del w:id="1242" w:author="Powell, Deana" w:date="2026-03-05T15:34:00Z" w16du:dateUtc="2026-03-05T20:34:00Z">
        <w:r w:rsidR="00B55DCA">
          <w:rPr>
            <w:noProof/>
            <w:webHidden/>
          </w:rPr>
          <w:delText>67</w:delText>
        </w:r>
      </w:del>
      <w:ins w:id="1243" w:author="Powell, Deana" w:date="2026-03-05T15:34:00Z" w16du:dateUtc="2026-03-05T20:34:00Z">
        <w:r w:rsidR="008B657F">
          <w:rPr>
            <w:noProof/>
            <w:webHidden/>
          </w:rPr>
          <w:t>79</w:t>
        </w:r>
      </w:ins>
    </w:p>
    <w:p w14:paraId="5FB91FC2" w14:textId="21DB282C" w:rsidR="00B16DC4" w:rsidRDefault="00B16DC4">
      <w:pPr>
        <w:pStyle w:val="TOC2"/>
        <w:rPr>
          <w:rFonts w:asciiTheme="minorHAnsi" w:eastAsiaTheme="minorEastAsia" w:hAnsiTheme="minorHAnsi" w:cstheme="minorBidi"/>
          <w:b w:val="0"/>
          <w:noProof/>
          <w:kern w:val="2"/>
          <w14:ligatures w14:val="standardContextual"/>
        </w:rPr>
      </w:pPr>
      <w:r w:rsidRPr="003D2D5E">
        <w:rPr>
          <w:noProof/>
        </w:rPr>
        <w:t>5.2</w:t>
      </w:r>
      <w:r>
        <w:rPr>
          <w:rFonts w:asciiTheme="minorHAnsi" w:eastAsiaTheme="minorEastAsia" w:hAnsiTheme="minorHAnsi" w:cstheme="minorBidi"/>
          <w:b w:val="0"/>
          <w:noProof/>
          <w:kern w:val="2"/>
          <w14:ligatures w14:val="standardContextual"/>
        </w:rPr>
        <w:tab/>
      </w:r>
      <w:r w:rsidRPr="003D2D5E">
        <w:rPr>
          <w:noProof/>
        </w:rPr>
        <w:t>Exclusion Criteria</w:t>
      </w:r>
      <w:r>
        <w:rPr>
          <w:noProof/>
          <w:webHidden/>
        </w:rPr>
        <w:tab/>
      </w:r>
      <w:del w:id="1244" w:author="Powell, Deana" w:date="2026-03-05T15:34:00Z" w16du:dateUtc="2026-03-05T20:34:00Z">
        <w:r w:rsidR="00B55DCA">
          <w:rPr>
            <w:noProof/>
            <w:webHidden/>
          </w:rPr>
          <w:delText>72</w:delText>
        </w:r>
      </w:del>
      <w:ins w:id="1245" w:author="Powell, Deana" w:date="2026-03-05T15:34:00Z" w16du:dateUtc="2026-03-05T20:34:00Z">
        <w:r w:rsidR="008B657F">
          <w:rPr>
            <w:noProof/>
            <w:webHidden/>
          </w:rPr>
          <w:t>85</w:t>
        </w:r>
      </w:ins>
    </w:p>
    <w:p w14:paraId="5C0436BB" w14:textId="6FA0E969" w:rsidR="00B16DC4" w:rsidRDefault="00B16DC4">
      <w:pPr>
        <w:pStyle w:val="TOC2"/>
        <w:rPr>
          <w:rFonts w:asciiTheme="minorHAnsi" w:eastAsiaTheme="minorEastAsia" w:hAnsiTheme="minorHAnsi" w:cstheme="minorBidi"/>
          <w:b w:val="0"/>
          <w:noProof/>
          <w:kern w:val="2"/>
          <w14:ligatures w14:val="standardContextual"/>
        </w:rPr>
      </w:pPr>
      <w:r w:rsidRPr="003D2D5E">
        <w:rPr>
          <w:noProof/>
        </w:rPr>
        <w:t>5.3</w:t>
      </w:r>
      <w:r>
        <w:rPr>
          <w:rFonts w:asciiTheme="minorHAnsi" w:eastAsiaTheme="minorEastAsia" w:hAnsiTheme="minorHAnsi" w:cstheme="minorBidi"/>
          <w:b w:val="0"/>
          <w:noProof/>
          <w:kern w:val="2"/>
          <w14:ligatures w14:val="standardContextual"/>
        </w:rPr>
        <w:tab/>
      </w:r>
      <w:r w:rsidRPr="003D2D5E">
        <w:rPr>
          <w:noProof/>
        </w:rPr>
        <w:t>Lifestyle Considerations</w:t>
      </w:r>
      <w:r>
        <w:rPr>
          <w:noProof/>
          <w:webHidden/>
        </w:rPr>
        <w:tab/>
      </w:r>
      <w:del w:id="1246" w:author="Powell, Deana" w:date="2026-03-05T15:34:00Z" w16du:dateUtc="2026-03-05T20:34:00Z">
        <w:r w:rsidR="00B55DCA">
          <w:rPr>
            <w:noProof/>
            <w:webHidden/>
          </w:rPr>
          <w:delText>74</w:delText>
        </w:r>
      </w:del>
      <w:ins w:id="1247" w:author="Powell, Deana" w:date="2026-03-05T15:34:00Z" w16du:dateUtc="2026-03-05T20:34:00Z">
        <w:r w:rsidR="008B657F">
          <w:rPr>
            <w:noProof/>
            <w:webHidden/>
          </w:rPr>
          <w:t>87</w:t>
        </w:r>
      </w:ins>
    </w:p>
    <w:p w14:paraId="28B49B4C" w14:textId="0B2761A6" w:rsidR="00B16DC4" w:rsidRDefault="00B16DC4">
      <w:pPr>
        <w:pStyle w:val="TOC3"/>
        <w:rPr>
          <w:rFonts w:asciiTheme="minorHAnsi" w:eastAsiaTheme="minorEastAsia" w:hAnsiTheme="minorHAnsi" w:cstheme="minorBidi"/>
          <w:noProof/>
          <w:kern w:val="2"/>
          <w14:ligatures w14:val="standardContextual"/>
        </w:rPr>
      </w:pPr>
      <w:r w:rsidRPr="003D2D5E">
        <w:rPr>
          <w:noProof/>
        </w:rPr>
        <w:t>5.3.1</w:t>
      </w:r>
      <w:r>
        <w:rPr>
          <w:rFonts w:asciiTheme="minorHAnsi" w:eastAsiaTheme="minorEastAsia" w:hAnsiTheme="minorHAnsi" w:cstheme="minorBidi"/>
          <w:noProof/>
          <w:kern w:val="2"/>
          <w14:ligatures w14:val="standardContextual"/>
        </w:rPr>
        <w:tab/>
      </w:r>
      <w:r w:rsidRPr="003D2D5E">
        <w:rPr>
          <w:noProof/>
        </w:rPr>
        <w:t>Meals and Dietary Restrictions</w:t>
      </w:r>
      <w:r>
        <w:rPr>
          <w:noProof/>
          <w:webHidden/>
        </w:rPr>
        <w:tab/>
      </w:r>
      <w:del w:id="1248" w:author="Powell, Deana" w:date="2026-03-05T15:34:00Z" w16du:dateUtc="2026-03-05T20:34:00Z">
        <w:r w:rsidR="00B55DCA">
          <w:rPr>
            <w:noProof/>
            <w:webHidden/>
          </w:rPr>
          <w:delText>74</w:delText>
        </w:r>
      </w:del>
      <w:ins w:id="1249" w:author="Powell, Deana" w:date="2026-03-05T15:34:00Z" w16du:dateUtc="2026-03-05T20:34:00Z">
        <w:r w:rsidR="008B657F">
          <w:rPr>
            <w:noProof/>
            <w:webHidden/>
          </w:rPr>
          <w:t>87</w:t>
        </w:r>
      </w:ins>
    </w:p>
    <w:p w14:paraId="33B673A6" w14:textId="00D9E491" w:rsidR="00B16DC4" w:rsidRDefault="00B16DC4">
      <w:pPr>
        <w:pStyle w:val="TOC3"/>
        <w:rPr>
          <w:rFonts w:asciiTheme="minorHAnsi" w:eastAsiaTheme="minorEastAsia" w:hAnsiTheme="minorHAnsi" w:cstheme="minorBidi"/>
          <w:noProof/>
          <w:kern w:val="2"/>
          <w14:ligatures w14:val="standardContextual"/>
        </w:rPr>
      </w:pPr>
      <w:r w:rsidRPr="003D2D5E">
        <w:rPr>
          <w:noProof/>
        </w:rPr>
        <w:t>5.3.2</w:t>
      </w:r>
      <w:r>
        <w:rPr>
          <w:rFonts w:asciiTheme="minorHAnsi" w:eastAsiaTheme="minorEastAsia" w:hAnsiTheme="minorHAnsi" w:cstheme="minorBidi"/>
          <w:noProof/>
          <w:kern w:val="2"/>
          <w14:ligatures w14:val="standardContextual"/>
        </w:rPr>
        <w:tab/>
      </w:r>
      <w:r w:rsidRPr="003D2D5E">
        <w:rPr>
          <w:noProof/>
        </w:rPr>
        <w:t>Caffeine, Alcohol, and Tobacco Restrictions</w:t>
      </w:r>
      <w:r>
        <w:rPr>
          <w:noProof/>
          <w:webHidden/>
        </w:rPr>
        <w:tab/>
      </w:r>
      <w:del w:id="1250" w:author="Powell, Deana" w:date="2026-03-05T15:34:00Z" w16du:dateUtc="2026-03-05T20:34:00Z">
        <w:r w:rsidR="00B55DCA">
          <w:rPr>
            <w:noProof/>
            <w:webHidden/>
          </w:rPr>
          <w:delText>74</w:delText>
        </w:r>
      </w:del>
      <w:ins w:id="1251" w:author="Powell, Deana" w:date="2026-03-05T15:34:00Z" w16du:dateUtc="2026-03-05T20:34:00Z">
        <w:r w:rsidR="008B657F">
          <w:rPr>
            <w:noProof/>
            <w:webHidden/>
          </w:rPr>
          <w:t>87</w:t>
        </w:r>
      </w:ins>
    </w:p>
    <w:p w14:paraId="797F7441" w14:textId="42223830" w:rsidR="00B16DC4" w:rsidRDefault="00B16DC4">
      <w:pPr>
        <w:pStyle w:val="TOC3"/>
        <w:rPr>
          <w:rFonts w:asciiTheme="minorHAnsi" w:eastAsiaTheme="minorEastAsia" w:hAnsiTheme="minorHAnsi" w:cstheme="minorBidi"/>
          <w:noProof/>
          <w:kern w:val="2"/>
          <w14:ligatures w14:val="standardContextual"/>
        </w:rPr>
      </w:pPr>
      <w:r w:rsidRPr="003D2D5E">
        <w:rPr>
          <w:noProof/>
        </w:rPr>
        <w:t>5.3.3</w:t>
      </w:r>
      <w:r>
        <w:rPr>
          <w:rFonts w:asciiTheme="minorHAnsi" w:eastAsiaTheme="minorEastAsia" w:hAnsiTheme="minorHAnsi" w:cstheme="minorBidi"/>
          <w:noProof/>
          <w:kern w:val="2"/>
          <w14:ligatures w14:val="standardContextual"/>
        </w:rPr>
        <w:tab/>
      </w:r>
      <w:r w:rsidRPr="003D2D5E">
        <w:rPr>
          <w:noProof/>
        </w:rPr>
        <w:t>Activity Restrictions</w:t>
      </w:r>
      <w:r>
        <w:rPr>
          <w:noProof/>
          <w:webHidden/>
        </w:rPr>
        <w:tab/>
      </w:r>
      <w:del w:id="1252" w:author="Powell, Deana" w:date="2026-03-05T15:34:00Z" w16du:dateUtc="2026-03-05T20:34:00Z">
        <w:r w:rsidR="00B55DCA">
          <w:rPr>
            <w:noProof/>
            <w:webHidden/>
          </w:rPr>
          <w:delText>74</w:delText>
        </w:r>
      </w:del>
      <w:ins w:id="1253" w:author="Powell, Deana" w:date="2026-03-05T15:34:00Z" w16du:dateUtc="2026-03-05T20:34:00Z">
        <w:r w:rsidR="008B657F">
          <w:rPr>
            <w:noProof/>
            <w:webHidden/>
          </w:rPr>
          <w:t>87</w:t>
        </w:r>
      </w:ins>
    </w:p>
    <w:p w14:paraId="299BD05C" w14:textId="35D2550B" w:rsidR="00B16DC4" w:rsidRDefault="00B16DC4">
      <w:pPr>
        <w:pStyle w:val="TOC2"/>
        <w:rPr>
          <w:rFonts w:asciiTheme="minorHAnsi" w:eastAsiaTheme="minorEastAsia" w:hAnsiTheme="minorHAnsi" w:cstheme="minorBidi"/>
          <w:b w:val="0"/>
          <w:noProof/>
          <w:kern w:val="2"/>
          <w14:ligatures w14:val="standardContextual"/>
        </w:rPr>
      </w:pPr>
      <w:r w:rsidRPr="003D2D5E">
        <w:rPr>
          <w:noProof/>
        </w:rPr>
        <w:t>5.4</w:t>
      </w:r>
      <w:r>
        <w:rPr>
          <w:rFonts w:asciiTheme="minorHAnsi" w:eastAsiaTheme="minorEastAsia" w:hAnsiTheme="minorHAnsi" w:cstheme="minorBidi"/>
          <w:b w:val="0"/>
          <w:noProof/>
          <w:kern w:val="2"/>
          <w14:ligatures w14:val="standardContextual"/>
        </w:rPr>
        <w:tab/>
      </w:r>
      <w:r w:rsidRPr="003D2D5E">
        <w:rPr>
          <w:noProof/>
        </w:rPr>
        <w:t>Screen Failures</w:t>
      </w:r>
      <w:r>
        <w:rPr>
          <w:noProof/>
          <w:webHidden/>
        </w:rPr>
        <w:tab/>
      </w:r>
      <w:del w:id="1254" w:author="Powell, Deana" w:date="2026-03-05T15:34:00Z" w16du:dateUtc="2026-03-05T20:34:00Z">
        <w:r w:rsidR="00B55DCA">
          <w:rPr>
            <w:noProof/>
            <w:webHidden/>
          </w:rPr>
          <w:delText>74</w:delText>
        </w:r>
      </w:del>
      <w:ins w:id="1255" w:author="Powell, Deana" w:date="2026-03-05T15:34:00Z" w16du:dateUtc="2026-03-05T20:34:00Z">
        <w:r w:rsidR="008B657F">
          <w:rPr>
            <w:noProof/>
            <w:webHidden/>
          </w:rPr>
          <w:t>87</w:t>
        </w:r>
      </w:ins>
    </w:p>
    <w:p w14:paraId="59951EE1" w14:textId="61155080" w:rsidR="00B16DC4" w:rsidRDefault="00B16DC4">
      <w:pPr>
        <w:pStyle w:val="TOC2"/>
        <w:rPr>
          <w:rFonts w:asciiTheme="minorHAnsi" w:eastAsiaTheme="minorEastAsia" w:hAnsiTheme="minorHAnsi" w:cstheme="minorBidi"/>
          <w:b w:val="0"/>
          <w:noProof/>
          <w:kern w:val="2"/>
          <w14:ligatures w14:val="standardContextual"/>
        </w:rPr>
      </w:pPr>
      <w:r w:rsidRPr="003D2D5E">
        <w:rPr>
          <w:noProof/>
        </w:rPr>
        <w:t>5.5</w:t>
      </w:r>
      <w:r>
        <w:rPr>
          <w:rFonts w:asciiTheme="minorHAnsi" w:eastAsiaTheme="minorEastAsia" w:hAnsiTheme="minorHAnsi" w:cstheme="minorBidi"/>
          <w:b w:val="0"/>
          <w:noProof/>
          <w:kern w:val="2"/>
          <w14:ligatures w14:val="standardContextual"/>
        </w:rPr>
        <w:tab/>
      </w:r>
      <w:r w:rsidRPr="003D2D5E">
        <w:rPr>
          <w:noProof/>
        </w:rPr>
        <w:t>Participant Replacement Strategy</w:t>
      </w:r>
      <w:r>
        <w:rPr>
          <w:noProof/>
          <w:webHidden/>
        </w:rPr>
        <w:tab/>
      </w:r>
      <w:del w:id="1256" w:author="Powell, Deana" w:date="2026-03-05T15:34:00Z" w16du:dateUtc="2026-03-05T20:34:00Z">
        <w:r w:rsidR="00B55DCA">
          <w:rPr>
            <w:noProof/>
            <w:webHidden/>
          </w:rPr>
          <w:delText>75</w:delText>
        </w:r>
      </w:del>
      <w:ins w:id="1257" w:author="Powell, Deana" w:date="2026-03-05T15:34:00Z" w16du:dateUtc="2026-03-05T20:34:00Z">
        <w:r w:rsidR="008B657F">
          <w:rPr>
            <w:noProof/>
            <w:webHidden/>
          </w:rPr>
          <w:t>88</w:t>
        </w:r>
      </w:ins>
    </w:p>
    <w:p w14:paraId="48CE8630" w14:textId="09BE1F9C" w:rsidR="00B16DC4" w:rsidRDefault="00B16DC4">
      <w:pPr>
        <w:pStyle w:val="TOC3"/>
        <w:rPr>
          <w:rFonts w:asciiTheme="minorHAnsi" w:eastAsiaTheme="minorEastAsia" w:hAnsiTheme="minorHAnsi" w:cstheme="minorBidi"/>
          <w:noProof/>
          <w:kern w:val="2"/>
          <w14:ligatures w14:val="standardContextual"/>
        </w:rPr>
      </w:pPr>
      <w:r w:rsidRPr="003D2D5E">
        <w:rPr>
          <w:noProof/>
        </w:rPr>
        <w:t>5.5.1</w:t>
      </w:r>
      <w:r>
        <w:rPr>
          <w:rFonts w:asciiTheme="minorHAnsi" w:eastAsiaTheme="minorEastAsia" w:hAnsiTheme="minorHAnsi" w:cstheme="minorBidi"/>
          <w:noProof/>
          <w:kern w:val="2"/>
          <w14:ligatures w14:val="standardContextual"/>
        </w:rPr>
        <w:tab/>
      </w:r>
      <w:r w:rsidRPr="003D2D5E">
        <w:rPr>
          <w:noProof/>
        </w:rPr>
        <w:t>Replacement of Participants in Part 1</w:t>
      </w:r>
      <w:r>
        <w:rPr>
          <w:noProof/>
          <w:webHidden/>
        </w:rPr>
        <w:tab/>
      </w:r>
      <w:del w:id="1258" w:author="Powell, Deana" w:date="2026-03-05T15:34:00Z" w16du:dateUtc="2026-03-05T20:34:00Z">
        <w:r w:rsidR="00B55DCA">
          <w:rPr>
            <w:noProof/>
            <w:webHidden/>
          </w:rPr>
          <w:delText>75</w:delText>
        </w:r>
      </w:del>
      <w:ins w:id="1259" w:author="Powell, Deana" w:date="2026-03-05T15:34:00Z" w16du:dateUtc="2026-03-05T20:34:00Z">
        <w:r w:rsidR="008B657F">
          <w:rPr>
            <w:noProof/>
            <w:webHidden/>
          </w:rPr>
          <w:t>88</w:t>
        </w:r>
      </w:ins>
    </w:p>
    <w:p w14:paraId="35FEC138" w14:textId="5DCF66BB" w:rsidR="00B16DC4" w:rsidRDefault="00B16DC4">
      <w:pPr>
        <w:pStyle w:val="TOC1"/>
        <w:rPr>
          <w:rFonts w:asciiTheme="minorHAnsi" w:eastAsiaTheme="minorEastAsia" w:hAnsiTheme="minorHAnsi" w:cstheme="minorBidi"/>
          <w:b w:val="0"/>
          <w:caps w:val="0"/>
          <w:noProof/>
          <w:kern w:val="2"/>
          <w:szCs w:val="24"/>
          <w14:ligatures w14:val="standardContextual"/>
        </w:rPr>
      </w:pPr>
      <w:r w:rsidRPr="003D2D5E">
        <w:rPr>
          <w:noProof/>
        </w:rPr>
        <w:t>6</w:t>
      </w:r>
      <w:r>
        <w:rPr>
          <w:rFonts w:asciiTheme="minorHAnsi" w:eastAsiaTheme="minorEastAsia" w:hAnsiTheme="minorHAnsi" w:cstheme="minorBidi"/>
          <w:b w:val="0"/>
          <w:caps w:val="0"/>
          <w:noProof/>
          <w:kern w:val="2"/>
          <w:szCs w:val="24"/>
          <w14:ligatures w14:val="standardContextual"/>
        </w:rPr>
        <w:tab/>
      </w:r>
      <w:r w:rsidRPr="003D2D5E">
        <w:rPr>
          <w:noProof/>
        </w:rPr>
        <w:t>STUDY INTERVENTION</w:t>
      </w:r>
      <w:r>
        <w:rPr>
          <w:noProof/>
          <w:webHidden/>
        </w:rPr>
        <w:tab/>
      </w:r>
      <w:del w:id="1260" w:author="Powell, Deana" w:date="2026-03-05T15:34:00Z" w16du:dateUtc="2026-03-05T20:34:00Z">
        <w:r w:rsidR="00B55DCA">
          <w:rPr>
            <w:noProof/>
            <w:webHidden/>
          </w:rPr>
          <w:delText>76</w:delText>
        </w:r>
      </w:del>
      <w:ins w:id="1261" w:author="Powell, Deana" w:date="2026-03-05T15:34:00Z" w16du:dateUtc="2026-03-05T20:34:00Z">
        <w:r w:rsidR="008B657F">
          <w:rPr>
            <w:noProof/>
            <w:webHidden/>
          </w:rPr>
          <w:t>89</w:t>
        </w:r>
      </w:ins>
    </w:p>
    <w:p w14:paraId="09475CC3" w14:textId="78A50393" w:rsidR="00B16DC4" w:rsidRDefault="00B16DC4">
      <w:pPr>
        <w:pStyle w:val="TOC2"/>
        <w:rPr>
          <w:rFonts w:asciiTheme="minorHAnsi" w:eastAsiaTheme="minorEastAsia" w:hAnsiTheme="minorHAnsi" w:cstheme="minorBidi"/>
          <w:b w:val="0"/>
          <w:noProof/>
          <w:kern w:val="2"/>
          <w14:ligatures w14:val="standardContextual"/>
        </w:rPr>
      </w:pPr>
      <w:r w:rsidRPr="003D2D5E">
        <w:rPr>
          <w:noProof/>
        </w:rPr>
        <w:t>6.1</w:t>
      </w:r>
      <w:r>
        <w:rPr>
          <w:rFonts w:asciiTheme="minorHAnsi" w:eastAsiaTheme="minorEastAsia" w:hAnsiTheme="minorHAnsi" w:cstheme="minorBidi"/>
          <w:b w:val="0"/>
          <w:noProof/>
          <w:kern w:val="2"/>
          <w14:ligatures w14:val="standardContextual"/>
        </w:rPr>
        <w:tab/>
      </w:r>
      <w:r w:rsidRPr="003D2D5E">
        <w:rPr>
          <w:noProof/>
        </w:rPr>
        <w:t>Study Intervention(s) Administered</w:t>
      </w:r>
      <w:r>
        <w:rPr>
          <w:noProof/>
          <w:webHidden/>
        </w:rPr>
        <w:tab/>
      </w:r>
      <w:del w:id="1262" w:author="Powell, Deana" w:date="2026-03-05T15:34:00Z" w16du:dateUtc="2026-03-05T20:34:00Z">
        <w:r w:rsidR="00B55DCA">
          <w:rPr>
            <w:noProof/>
            <w:webHidden/>
          </w:rPr>
          <w:delText>76</w:delText>
        </w:r>
      </w:del>
      <w:ins w:id="1263" w:author="Powell, Deana" w:date="2026-03-05T15:34:00Z" w16du:dateUtc="2026-03-05T20:34:00Z">
        <w:r w:rsidR="008B657F">
          <w:rPr>
            <w:noProof/>
            <w:webHidden/>
          </w:rPr>
          <w:t>89</w:t>
        </w:r>
      </w:ins>
    </w:p>
    <w:p w14:paraId="11BE4909" w14:textId="6D8710F7" w:rsidR="00B16DC4" w:rsidRDefault="00B16DC4">
      <w:pPr>
        <w:pStyle w:val="TOC3"/>
        <w:rPr>
          <w:rFonts w:asciiTheme="minorHAnsi" w:eastAsiaTheme="minorEastAsia" w:hAnsiTheme="minorHAnsi" w:cstheme="minorBidi"/>
          <w:noProof/>
          <w:kern w:val="2"/>
          <w14:ligatures w14:val="standardContextual"/>
        </w:rPr>
      </w:pPr>
      <w:r w:rsidRPr="003D2D5E">
        <w:rPr>
          <w:noProof/>
        </w:rPr>
        <w:t>6.1.1</w:t>
      </w:r>
      <w:r>
        <w:rPr>
          <w:rFonts w:asciiTheme="minorHAnsi" w:eastAsiaTheme="minorEastAsia" w:hAnsiTheme="minorHAnsi" w:cstheme="minorBidi"/>
          <w:noProof/>
          <w:kern w:val="2"/>
          <w14:ligatures w14:val="standardContextual"/>
        </w:rPr>
        <w:tab/>
      </w:r>
      <w:r w:rsidRPr="003D2D5E">
        <w:rPr>
          <w:noProof/>
        </w:rPr>
        <w:t>Treatment</w:t>
      </w:r>
      <w:r>
        <w:rPr>
          <w:noProof/>
          <w:webHidden/>
        </w:rPr>
        <w:tab/>
      </w:r>
      <w:del w:id="1264" w:author="Powell, Deana" w:date="2026-03-05T15:34:00Z" w16du:dateUtc="2026-03-05T20:34:00Z">
        <w:r w:rsidR="00B55DCA">
          <w:rPr>
            <w:noProof/>
            <w:webHidden/>
          </w:rPr>
          <w:delText>80</w:delText>
        </w:r>
      </w:del>
      <w:ins w:id="1265" w:author="Powell, Deana" w:date="2026-03-05T15:34:00Z" w16du:dateUtc="2026-03-05T20:34:00Z">
        <w:r w:rsidR="008B657F">
          <w:rPr>
            <w:noProof/>
            <w:webHidden/>
          </w:rPr>
          <w:t>92</w:t>
        </w:r>
      </w:ins>
    </w:p>
    <w:p w14:paraId="4C04877B" w14:textId="71A2C997" w:rsidR="00B16DC4" w:rsidRDefault="00B16DC4">
      <w:pPr>
        <w:pStyle w:val="TOC4"/>
        <w:rPr>
          <w:rFonts w:asciiTheme="minorHAnsi" w:eastAsiaTheme="minorEastAsia" w:hAnsiTheme="minorHAnsi" w:cstheme="minorBidi"/>
          <w:noProof/>
          <w:kern w:val="2"/>
          <w14:ligatures w14:val="standardContextual"/>
        </w:rPr>
      </w:pPr>
      <w:r w:rsidRPr="003D2D5E">
        <w:rPr>
          <w:noProof/>
        </w:rPr>
        <w:t>6.1.1.1</w:t>
      </w:r>
      <w:r>
        <w:rPr>
          <w:rFonts w:asciiTheme="minorHAnsi" w:eastAsiaTheme="minorEastAsia" w:hAnsiTheme="minorHAnsi" w:cstheme="minorBidi"/>
          <w:noProof/>
          <w:kern w:val="2"/>
          <w14:ligatures w14:val="standardContextual"/>
        </w:rPr>
        <w:tab/>
      </w:r>
      <w:r w:rsidRPr="003D2D5E">
        <w:rPr>
          <w:noProof/>
        </w:rPr>
        <w:t>Treatment Group (Nemtabrutinib + Venetoclax; Part 1 and Part 2)</w:t>
      </w:r>
      <w:r>
        <w:rPr>
          <w:noProof/>
          <w:webHidden/>
        </w:rPr>
        <w:tab/>
      </w:r>
      <w:del w:id="1266" w:author="Powell, Deana" w:date="2026-03-05T15:34:00Z" w16du:dateUtc="2026-03-05T20:34:00Z">
        <w:r w:rsidR="00B55DCA">
          <w:rPr>
            <w:noProof/>
            <w:webHidden/>
          </w:rPr>
          <w:delText>80</w:delText>
        </w:r>
      </w:del>
      <w:ins w:id="1267" w:author="Powell, Deana" w:date="2026-03-05T15:34:00Z" w16du:dateUtc="2026-03-05T20:34:00Z">
        <w:r w:rsidR="008B657F">
          <w:rPr>
            <w:noProof/>
            <w:webHidden/>
          </w:rPr>
          <w:t>92</w:t>
        </w:r>
      </w:ins>
    </w:p>
    <w:p w14:paraId="64CE4FC6" w14:textId="0D1C9B6C" w:rsidR="00B16DC4" w:rsidRDefault="00B16DC4">
      <w:pPr>
        <w:pStyle w:val="TOC4"/>
        <w:rPr>
          <w:rFonts w:asciiTheme="minorHAnsi" w:eastAsiaTheme="minorEastAsia" w:hAnsiTheme="minorHAnsi" w:cstheme="minorBidi"/>
          <w:noProof/>
          <w:kern w:val="2"/>
          <w14:ligatures w14:val="standardContextual"/>
        </w:rPr>
      </w:pPr>
      <w:r w:rsidRPr="003D2D5E">
        <w:rPr>
          <w:noProof/>
        </w:rPr>
        <w:t>6.1.1.2</w:t>
      </w:r>
      <w:r>
        <w:rPr>
          <w:rFonts w:asciiTheme="minorHAnsi" w:eastAsiaTheme="minorEastAsia" w:hAnsiTheme="minorHAnsi" w:cstheme="minorBidi"/>
          <w:noProof/>
          <w:kern w:val="2"/>
          <w14:ligatures w14:val="standardContextual"/>
        </w:rPr>
        <w:tab/>
      </w:r>
      <w:r w:rsidRPr="003D2D5E">
        <w:rPr>
          <w:noProof/>
        </w:rPr>
        <w:t>Comparator Group (Venetoclax + Rituximab; Part 2)</w:t>
      </w:r>
      <w:r>
        <w:rPr>
          <w:noProof/>
          <w:webHidden/>
        </w:rPr>
        <w:tab/>
      </w:r>
      <w:del w:id="1268" w:author="Powell, Deana" w:date="2026-03-05T15:34:00Z" w16du:dateUtc="2026-03-05T20:34:00Z">
        <w:r w:rsidR="00B55DCA">
          <w:rPr>
            <w:noProof/>
            <w:webHidden/>
          </w:rPr>
          <w:delText>80</w:delText>
        </w:r>
      </w:del>
      <w:ins w:id="1269" w:author="Powell, Deana" w:date="2026-03-05T15:34:00Z" w16du:dateUtc="2026-03-05T20:34:00Z">
        <w:r w:rsidR="008B657F">
          <w:rPr>
            <w:noProof/>
            <w:webHidden/>
          </w:rPr>
          <w:t>92</w:t>
        </w:r>
      </w:ins>
    </w:p>
    <w:p w14:paraId="59D753D1" w14:textId="1D833190" w:rsidR="00B16DC4" w:rsidRDefault="00B16DC4">
      <w:pPr>
        <w:pStyle w:val="TOC3"/>
        <w:rPr>
          <w:rFonts w:asciiTheme="minorHAnsi" w:eastAsiaTheme="minorEastAsia" w:hAnsiTheme="minorHAnsi" w:cstheme="minorBidi"/>
          <w:noProof/>
          <w:kern w:val="2"/>
          <w14:ligatures w14:val="standardContextual"/>
        </w:rPr>
      </w:pPr>
      <w:r w:rsidRPr="003D2D5E">
        <w:rPr>
          <w:noProof/>
        </w:rPr>
        <w:t>6.1.2</w:t>
      </w:r>
      <w:r>
        <w:rPr>
          <w:rFonts w:asciiTheme="minorHAnsi" w:eastAsiaTheme="minorEastAsia" w:hAnsiTheme="minorHAnsi" w:cstheme="minorBidi"/>
          <w:noProof/>
          <w:kern w:val="2"/>
          <w14:ligatures w14:val="standardContextual"/>
        </w:rPr>
        <w:tab/>
      </w:r>
      <w:r w:rsidRPr="003D2D5E">
        <w:rPr>
          <w:noProof/>
        </w:rPr>
        <w:t>Medical Devices</w:t>
      </w:r>
      <w:r>
        <w:rPr>
          <w:noProof/>
          <w:webHidden/>
        </w:rPr>
        <w:tab/>
      </w:r>
      <w:del w:id="1270" w:author="Powell, Deana" w:date="2026-03-05T15:34:00Z" w16du:dateUtc="2026-03-05T20:34:00Z">
        <w:r w:rsidR="00B55DCA">
          <w:rPr>
            <w:noProof/>
            <w:webHidden/>
          </w:rPr>
          <w:delText>81</w:delText>
        </w:r>
      </w:del>
      <w:ins w:id="1271" w:author="Powell, Deana" w:date="2026-03-05T15:34:00Z" w16du:dateUtc="2026-03-05T20:34:00Z">
        <w:r w:rsidR="008B657F">
          <w:rPr>
            <w:noProof/>
            <w:webHidden/>
          </w:rPr>
          <w:t>93</w:t>
        </w:r>
      </w:ins>
    </w:p>
    <w:p w14:paraId="34B7608D" w14:textId="4D11250C" w:rsidR="00B16DC4" w:rsidRDefault="00B16DC4">
      <w:pPr>
        <w:pStyle w:val="TOC2"/>
        <w:rPr>
          <w:rFonts w:asciiTheme="minorHAnsi" w:eastAsiaTheme="minorEastAsia" w:hAnsiTheme="minorHAnsi" w:cstheme="minorBidi"/>
          <w:b w:val="0"/>
          <w:noProof/>
          <w:kern w:val="2"/>
          <w14:ligatures w14:val="standardContextual"/>
        </w:rPr>
      </w:pPr>
      <w:r w:rsidRPr="003D2D5E">
        <w:rPr>
          <w:noProof/>
        </w:rPr>
        <w:t>6.2</w:t>
      </w:r>
      <w:r>
        <w:rPr>
          <w:rFonts w:asciiTheme="minorHAnsi" w:eastAsiaTheme="minorEastAsia" w:hAnsiTheme="minorHAnsi" w:cstheme="minorBidi"/>
          <w:b w:val="0"/>
          <w:noProof/>
          <w:kern w:val="2"/>
          <w14:ligatures w14:val="standardContextual"/>
        </w:rPr>
        <w:tab/>
      </w:r>
      <w:r w:rsidRPr="003D2D5E">
        <w:rPr>
          <w:noProof/>
        </w:rPr>
        <w:t>Preparation/Handling/Storage/Accountability</w:t>
      </w:r>
      <w:r>
        <w:rPr>
          <w:noProof/>
          <w:webHidden/>
        </w:rPr>
        <w:tab/>
      </w:r>
      <w:del w:id="1272" w:author="Powell, Deana" w:date="2026-03-05T15:34:00Z" w16du:dateUtc="2026-03-05T20:34:00Z">
        <w:r w:rsidR="00B55DCA">
          <w:rPr>
            <w:noProof/>
            <w:webHidden/>
          </w:rPr>
          <w:delText>81</w:delText>
        </w:r>
      </w:del>
      <w:ins w:id="1273" w:author="Powell, Deana" w:date="2026-03-05T15:34:00Z" w16du:dateUtc="2026-03-05T20:34:00Z">
        <w:r w:rsidR="008B657F">
          <w:rPr>
            <w:noProof/>
            <w:webHidden/>
          </w:rPr>
          <w:t>93</w:t>
        </w:r>
      </w:ins>
    </w:p>
    <w:p w14:paraId="79FFE313" w14:textId="25C71EFE" w:rsidR="00B16DC4" w:rsidRDefault="00B16DC4">
      <w:pPr>
        <w:pStyle w:val="TOC3"/>
        <w:rPr>
          <w:rFonts w:asciiTheme="minorHAnsi" w:eastAsiaTheme="minorEastAsia" w:hAnsiTheme="minorHAnsi" w:cstheme="minorBidi"/>
          <w:noProof/>
          <w:kern w:val="2"/>
          <w14:ligatures w14:val="standardContextual"/>
        </w:rPr>
      </w:pPr>
      <w:r w:rsidRPr="003D2D5E">
        <w:rPr>
          <w:noProof/>
        </w:rPr>
        <w:t>6.2.1</w:t>
      </w:r>
      <w:r>
        <w:rPr>
          <w:rFonts w:asciiTheme="minorHAnsi" w:eastAsiaTheme="minorEastAsia" w:hAnsiTheme="minorHAnsi" w:cstheme="minorBidi"/>
          <w:noProof/>
          <w:kern w:val="2"/>
          <w14:ligatures w14:val="standardContextual"/>
        </w:rPr>
        <w:tab/>
      </w:r>
      <w:r w:rsidRPr="003D2D5E">
        <w:rPr>
          <w:noProof/>
        </w:rPr>
        <w:t>Dose Preparation</w:t>
      </w:r>
      <w:r>
        <w:rPr>
          <w:noProof/>
          <w:webHidden/>
        </w:rPr>
        <w:tab/>
      </w:r>
      <w:del w:id="1274" w:author="Powell, Deana" w:date="2026-03-05T15:34:00Z" w16du:dateUtc="2026-03-05T20:34:00Z">
        <w:r w:rsidR="00B55DCA">
          <w:rPr>
            <w:noProof/>
            <w:webHidden/>
          </w:rPr>
          <w:delText>81</w:delText>
        </w:r>
      </w:del>
      <w:ins w:id="1275" w:author="Powell, Deana" w:date="2026-03-05T15:34:00Z" w16du:dateUtc="2026-03-05T20:34:00Z">
        <w:r w:rsidR="008B657F">
          <w:rPr>
            <w:noProof/>
            <w:webHidden/>
          </w:rPr>
          <w:t>93</w:t>
        </w:r>
      </w:ins>
    </w:p>
    <w:p w14:paraId="68B758A5" w14:textId="62FCC3BF" w:rsidR="00B16DC4" w:rsidRDefault="00B16DC4">
      <w:pPr>
        <w:pStyle w:val="TOC3"/>
        <w:rPr>
          <w:rFonts w:asciiTheme="minorHAnsi" w:eastAsiaTheme="minorEastAsia" w:hAnsiTheme="minorHAnsi" w:cstheme="minorBidi"/>
          <w:noProof/>
          <w:kern w:val="2"/>
          <w14:ligatures w14:val="standardContextual"/>
        </w:rPr>
      </w:pPr>
      <w:r w:rsidRPr="003D2D5E">
        <w:rPr>
          <w:noProof/>
        </w:rPr>
        <w:t>6.2.2</w:t>
      </w:r>
      <w:r>
        <w:rPr>
          <w:rFonts w:asciiTheme="minorHAnsi" w:eastAsiaTheme="minorEastAsia" w:hAnsiTheme="minorHAnsi" w:cstheme="minorBidi"/>
          <w:noProof/>
          <w:kern w:val="2"/>
          <w14:ligatures w14:val="standardContextual"/>
        </w:rPr>
        <w:tab/>
      </w:r>
      <w:r w:rsidRPr="003D2D5E">
        <w:rPr>
          <w:noProof/>
        </w:rPr>
        <w:t>Missed or Vomited Doses</w:t>
      </w:r>
      <w:r>
        <w:rPr>
          <w:noProof/>
          <w:webHidden/>
        </w:rPr>
        <w:tab/>
      </w:r>
      <w:del w:id="1276" w:author="Powell, Deana" w:date="2026-03-05T15:34:00Z" w16du:dateUtc="2026-03-05T20:34:00Z">
        <w:r w:rsidR="00B55DCA">
          <w:rPr>
            <w:noProof/>
            <w:webHidden/>
          </w:rPr>
          <w:delText>82</w:delText>
        </w:r>
      </w:del>
      <w:ins w:id="1277" w:author="Powell, Deana" w:date="2026-03-05T15:34:00Z" w16du:dateUtc="2026-03-05T20:34:00Z">
        <w:r w:rsidR="008B657F">
          <w:rPr>
            <w:noProof/>
            <w:webHidden/>
          </w:rPr>
          <w:t>94</w:t>
        </w:r>
      </w:ins>
    </w:p>
    <w:p w14:paraId="5CD09ED0" w14:textId="15EE6F8C" w:rsidR="00B16DC4" w:rsidRDefault="00B16DC4">
      <w:pPr>
        <w:pStyle w:val="TOC3"/>
        <w:rPr>
          <w:rFonts w:asciiTheme="minorHAnsi" w:eastAsiaTheme="minorEastAsia" w:hAnsiTheme="minorHAnsi" w:cstheme="minorBidi"/>
          <w:noProof/>
          <w:kern w:val="2"/>
          <w14:ligatures w14:val="standardContextual"/>
        </w:rPr>
      </w:pPr>
      <w:r w:rsidRPr="003D2D5E">
        <w:rPr>
          <w:noProof/>
        </w:rPr>
        <w:t>6.2.3</w:t>
      </w:r>
      <w:r>
        <w:rPr>
          <w:rFonts w:asciiTheme="minorHAnsi" w:eastAsiaTheme="minorEastAsia" w:hAnsiTheme="minorHAnsi" w:cstheme="minorBidi"/>
          <w:noProof/>
          <w:kern w:val="2"/>
          <w14:ligatures w14:val="standardContextual"/>
        </w:rPr>
        <w:tab/>
      </w:r>
      <w:r w:rsidRPr="003D2D5E">
        <w:rPr>
          <w:noProof/>
        </w:rPr>
        <w:t>Handling, Storage, and Accountability</w:t>
      </w:r>
      <w:r>
        <w:rPr>
          <w:noProof/>
          <w:webHidden/>
        </w:rPr>
        <w:tab/>
      </w:r>
      <w:del w:id="1278" w:author="Powell, Deana" w:date="2026-03-05T15:34:00Z" w16du:dateUtc="2026-03-05T20:34:00Z">
        <w:r w:rsidR="00B55DCA">
          <w:rPr>
            <w:noProof/>
            <w:webHidden/>
          </w:rPr>
          <w:delText>82</w:delText>
        </w:r>
      </w:del>
      <w:ins w:id="1279" w:author="Powell, Deana" w:date="2026-03-05T15:34:00Z" w16du:dateUtc="2026-03-05T20:34:00Z">
        <w:r w:rsidR="008B657F">
          <w:rPr>
            <w:noProof/>
            <w:webHidden/>
          </w:rPr>
          <w:t>94</w:t>
        </w:r>
      </w:ins>
    </w:p>
    <w:p w14:paraId="4A69687B" w14:textId="773A1CAE" w:rsidR="00B16DC4" w:rsidRDefault="00B16DC4">
      <w:pPr>
        <w:pStyle w:val="TOC2"/>
        <w:rPr>
          <w:rFonts w:asciiTheme="minorHAnsi" w:eastAsiaTheme="minorEastAsia" w:hAnsiTheme="minorHAnsi" w:cstheme="minorBidi"/>
          <w:b w:val="0"/>
          <w:noProof/>
          <w:kern w:val="2"/>
          <w14:ligatures w14:val="standardContextual"/>
        </w:rPr>
      </w:pPr>
      <w:r w:rsidRPr="003D2D5E">
        <w:rPr>
          <w:noProof/>
        </w:rPr>
        <w:t>6.3</w:t>
      </w:r>
      <w:r>
        <w:rPr>
          <w:rFonts w:asciiTheme="minorHAnsi" w:eastAsiaTheme="minorEastAsia" w:hAnsiTheme="minorHAnsi" w:cstheme="minorBidi"/>
          <w:b w:val="0"/>
          <w:noProof/>
          <w:kern w:val="2"/>
          <w14:ligatures w14:val="standardContextual"/>
        </w:rPr>
        <w:tab/>
      </w:r>
      <w:r w:rsidRPr="003D2D5E">
        <w:rPr>
          <w:noProof/>
        </w:rPr>
        <w:t>Measures to Minimize Bias: Randomization and Blinding</w:t>
      </w:r>
      <w:r>
        <w:rPr>
          <w:noProof/>
          <w:webHidden/>
        </w:rPr>
        <w:tab/>
      </w:r>
      <w:del w:id="1280" w:author="Powell, Deana" w:date="2026-03-05T15:34:00Z" w16du:dateUtc="2026-03-05T20:34:00Z">
        <w:r w:rsidR="00B55DCA">
          <w:rPr>
            <w:noProof/>
            <w:webHidden/>
          </w:rPr>
          <w:delText>83</w:delText>
        </w:r>
      </w:del>
      <w:ins w:id="1281" w:author="Powell, Deana" w:date="2026-03-05T15:34:00Z" w16du:dateUtc="2026-03-05T20:34:00Z">
        <w:r w:rsidR="008B657F">
          <w:rPr>
            <w:noProof/>
            <w:webHidden/>
          </w:rPr>
          <w:t>95</w:t>
        </w:r>
      </w:ins>
    </w:p>
    <w:p w14:paraId="48DA0522" w14:textId="0B6B42B7" w:rsidR="00B16DC4" w:rsidRDefault="00B16DC4">
      <w:pPr>
        <w:pStyle w:val="TOC3"/>
        <w:rPr>
          <w:rFonts w:asciiTheme="minorHAnsi" w:eastAsiaTheme="minorEastAsia" w:hAnsiTheme="minorHAnsi" w:cstheme="minorBidi"/>
          <w:noProof/>
          <w:kern w:val="2"/>
          <w14:ligatures w14:val="standardContextual"/>
        </w:rPr>
      </w:pPr>
      <w:r w:rsidRPr="003D2D5E">
        <w:rPr>
          <w:noProof/>
        </w:rPr>
        <w:lastRenderedPageBreak/>
        <w:t>6.3.1</w:t>
      </w:r>
      <w:r>
        <w:rPr>
          <w:rFonts w:asciiTheme="minorHAnsi" w:eastAsiaTheme="minorEastAsia" w:hAnsiTheme="minorHAnsi" w:cstheme="minorBidi"/>
          <w:noProof/>
          <w:kern w:val="2"/>
          <w14:ligatures w14:val="standardContextual"/>
        </w:rPr>
        <w:tab/>
      </w:r>
      <w:r w:rsidRPr="003D2D5E">
        <w:rPr>
          <w:noProof/>
        </w:rPr>
        <w:t>Intervention Assignment</w:t>
      </w:r>
      <w:r>
        <w:rPr>
          <w:noProof/>
          <w:webHidden/>
        </w:rPr>
        <w:tab/>
      </w:r>
      <w:del w:id="1282" w:author="Powell, Deana" w:date="2026-03-05T15:34:00Z" w16du:dateUtc="2026-03-05T20:34:00Z">
        <w:r w:rsidR="00B55DCA">
          <w:rPr>
            <w:noProof/>
            <w:webHidden/>
          </w:rPr>
          <w:delText>83</w:delText>
        </w:r>
      </w:del>
      <w:ins w:id="1283" w:author="Powell, Deana" w:date="2026-03-05T15:34:00Z" w16du:dateUtc="2026-03-05T20:34:00Z">
        <w:r w:rsidR="008B657F">
          <w:rPr>
            <w:noProof/>
            <w:webHidden/>
          </w:rPr>
          <w:t>95</w:t>
        </w:r>
      </w:ins>
    </w:p>
    <w:p w14:paraId="6F03CA02" w14:textId="2CEB1191" w:rsidR="00B16DC4" w:rsidRDefault="00B16DC4">
      <w:pPr>
        <w:pStyle w:val="TOC4"/>
        <w:rPr>
          <w:rFonts w:asciiTheme="minorHAnsi" w:eastAsiaTheme="minorEastAsia" w:hAnsiTheme="minorHAnsi" w:cstheme="minorBidi"/>
          <w:noProof/>
          <w:kern w:val="2"/>
          <w14:ligatures w14:val="standardContextual"/>
        </w:rPr>
      </w:pPr>
      <w:r w:rsidRPr="003D2D5E">
        <w:rPr>
          <w:noProof/>
        </w:rPr>
        <w:t>6.3.1.1</w:t>
      </w:r>
      <w:r>
        <w:rPr>
          <w:rFonts w:asciiTheme="minorHAnsi" w:eastAsiaTheme="minorEastAsia" w:hAnsiTheme="minorHAnsi" w:cstheme="minorBidi"/>
          <w:noProof/>
          <w:kern w:val="2"/>
          <w14:ligatures w14:val="standardContextual"/>
        </w:rPr>
        <w:tab/>
      </w:r>
      <w:r w:rsidRPr="003D2D5E">
        <w:rPr>
          <w:noProof/>
        </w:rPr>
        <w:t>Dose Escalation and Safety Evaluation (Part 1)</w:t>
      </w:r>
      <w:r>
        <w:rPr>
          <w:noProof/>
          <w:webHidden/>
        </w:rPr>
        <w:tab/>
      </w:r>
      <w:del w:id="1284" w:author="Powell, Deana" w:date="2026-03-05T15:34:00Z" w16du:dateUtc="2026-03-05T20:34:00Z">
        <w:r w:rsidR="00B55DCA">
          <w:rPr>
            <w:noProof/>
            <w:webHidden/>
          </w:rPr>
          <w:delText>83</w:delText>
        </w:r>
      </w:del>
      <w:ins w:id="1285" w:author="Powell, Deana" w:date="2026-03-05T15:34:00Z" w16du:dateUtc="2026-03-05T20:34:00Z">
        <w:r w:rsidR="008B657F">
          <w:rPr>
            <w:noProof/>
            <w:webHidden/>
          </w:rPr>
          <w:t>95</w:t>
        </w:r>
      </w:ins>
    </w:p>
    <w:p w14:paraId="7F6994B3" w14:textId="510DAC29" w:rsidR="00B16DC4" w:rsidRDefault="00B16DC4">
      <w:pPr>
        <w:pStyle w:val="TOC4"/>
        <w:rPr>
          <w:rFonts w:asciiTheme="minorHAnsi" w:eastAsiaTheme="minorEastAsia" w:hAnsiTheme="minorHAnsi" w:cstheme="minorBidi"/>
          <w:noProof/>
          <w:kern w:val="2"/>
          <w14:ligatures w14:val="standardContextual"/>
        </w:rPr>
      </w:pPr>
      <w:r w:rsidRPr="003D2D5E">
        <w:rPr>
          <w:noProof/>
        </w:rPr>
        <w:t>6.3.1.2</w:t>
      </w:r>
      <w:r>
        <w:rPr>
          <w:rFonts w:asciiTheme="minorHAnsi" w:eastAsiaTheme="minorEastAsia" w:hAnsiTheme="minorHAnsi" w:cstheme="minorBidi"/>
          <w:noProof/>
          <w:kern w:val="2"/>
          <w14:ligatures w14:val="standardContextual"/>
        </w:rPr>
        <w:tab/>
      </w:r>
      <w:r w:rsidRPr="003D2D5E">
        <w:rPr>
          <w:noProof/>
        </w:rPr>
        <w:t>Randomized, Active-control (Part 2)</w:t>
      </w:r>
      <w:r>
        <w:rPr>
          <w:noProof/>
          <w:webHidden/>
        </w:rPr>
        <w:tab/>
      </w:r>
      <w:del w:id="1286" w:author="Powell, Deana" w:date="2026-03-05T15:34:00Z" w16du:dateUtc="2026-03-05T20:34:00Z">
        <w:r w:rsidR="00B55DCA">
          <w:rPr>
            <w:noProof/>
            <w:webHidden/>
          </w:rPr>
          <w:delText>83</w:delText>
        </w:r>
      </w:del>
      <w:ins w:id="1287" w:author="Powell, Deana" w:date="2026-03-05T15:34:00Z" w16du:dateUtc="2026-03-05T20:34:00Z">
        <w:r w:rsidR="008B657F">
          <w:rPr>
            <w:noProof/>
            <w:webHidden/>
          </w:rPr>
          <w:t>95</w:t>
        </w:r>
      </w:ins>
    </w:p>
    <w:p w14:paraId="107A9F7A" w14:textId="14927B7C" w:rsidR="00B16DC4" w:rsidRDefault="00B16DC4">
      <w:pPr>
        <w:pStyle w:val="TOC3"/>
        <w:rPr>
          <w:rFonts w:asciiTheme="minorHAnsi" w:eastAsiaTheme="minorEastAsia" w:hAnsiTheme="minorHAnsi" w:cstheme="minorBidi"/>
          <w:noProof/>
          <w:kern w:val="2"/>
          <w14:ligatures w14:val="standardContextual"/>
        </w:rPr>
      </w:pPr>
      <w:r w:rsidRPr="003D2D5E">
        <w:rPr>
          <w:noProof/>
        </w:rPr>
        <w:t>6.3.2</w:t>
      </w:r>
      <w:r>
        <w:rPr>
          <w:rFonts w:asciiTheme="minorHAnsi" w:eastAsiaTheme="minorEastAsia" w:hAnsiTheme="minorHAnsi" w:cstheme="minorBidi"/>
          <w:noProof/>
          <w:kern w:val="2"/>
          <w14:ligatures w14:val="standardContextual"/>
        </w:rPr>
        <w:tab/>
      </w:r>
      <w:r w:rsidRPr="003D2D5E">
        <w:rPr>
          <w:noProof/>
        </w:rPr>
        <w:t>Stratification</w:t>
      </w:r>
      <w:r>
        <w:rPr>
          <w:noProof/>
          <w:webHidden/>
        </w:rPr>
        <w:tab/>
      </w:r>
      <w:del w:id="1288" w:author="Powell, Deana" w:date="2026-03-05T15:34:00Z" w16du:dateUtc="2026-03-05T20:34:00Z">
        <w:r w:rsidR="00B55DCA">
          <w:rPr>
            <w:noProof/>
            <w:webHidden/>
          </w:rPr>
          <w:delText>83</w:delText>
        </w:r>
      </w:del>
      <w:ins w:id="1289" w:author="Powell, Deana" w:date="2026-03-05T15:34:00Z" w16du:dateUtc="2026-03-05T20:34:00Z">
        <w:r w:rsidR="008B657F">
          <w:rPr>
            <w:noProof/>
            <w:webHidden/>
          </w:rPr>
          <w:t>95</w:t>
        </w:r>
      </w:ins>
    </w:p>
    <w:p w14:paraId="4B44B5F4" w14:textId="52980EAD" w:rsidR="00B16DC4" w:rsidRDefault="00B16DC4">
      <w:pPr>
        <w:pStyle w:val="TOC3"/>
        <w:rPr>
          <w:rFonts w:asciiTheme="minorHAnsi" w:eastAsiaTheme="minorEastAsia" w:hAnsiTheme="minorHAnsi" w:cstheme="minorBidi"/>
          <w:noProof/>
          <w:kern w:val="2"/>
          <w14:ligatures w14:val="standardContextual"/>
        </w:rPr>
      </w:pPr>
      <w:r w:rsidRPr="003D2D5E">
        <w:rPr>
          <w:noProof/>
        </w:rPr>
        <w:t>6.3.3</w:t>
      </w:r>
      <w:r>
        <w:rPr>
          <w:rFonts w:asciiTheme="minorHAnsi" w:eastAsiaTheme="minorEastAsia" w:hAnsiTheme="minorHAnsi" w:cstheme="minorBidi"/>
          <w:noProof/>
          <w:kern w:val="2"/>
          <w14:ligatures w14:val="standardContextual"/>
        </w:rPr>
        <w:tab/>
      </w:r>
      <w:r w:rsidRPr="003D2D5E">
        <w:rPr>
          <w:noProof/>
        </w:rPr>
        <w:t>Blinding</w:t>
      </w:r>
      <w:r>
        <w:rPr>
          <w:noProof/>
          <w:webHidden/>
        </w:rPr>
        <w:tab/>
      </w:r>
      <w:del w:id="1290" w:author="Powell, Deana" w:date="2026-03-05T15:34:00Z" w16du:dateUtc="2026-03-05T20:34:00Z">
        <w:r w:rsidR="00B55DCA">
          <w:rPr>
            <w:noProof/>
            <w:webHidden/>
          </w:rPr>
          <w:delText>83</w:delText>
        </w:r>
      </w:del>
      <w:ins w:id="1291" w:author="Powell, Deana" w:date="2026-03-05T15:34:00Z" w16du:dateUtc="2026-03-05T20:34:00Z">
        <w:r w:rsidR="008B657F">
          <w:rPr>
            <w:noProof/>
            <w:webHidden/>
          </w:rPr>
          <w:t>95</w:t>
        </w:r>
      </w:ins>
    </w:p>
    <w:p w14:paraId="2605390B" w14:textId="2E77D964" w:rsidR="00B16DC4" w:rsidRDefault="00B16DC4">
      <w:pPr>
        <w:pStyle w:val="TOC2"/>
        <w:rPr>
          <w:rFonts w:asciiTheme="minorHAnsi" w:eastAsiaTheme="minorEastAsia" w:hAnsiTheme="minorHAnsi" w:cstheme="minorBidi"/>
          <w:b w:val="0"/>
          <w:noProof/>
          <w:kern w:val="2"/>
          <w14:ligatures w14:val="standardContextual"/>
        </w:rPr>
      </w:pPr>
      <w:r w:rsidRPr="003D2D5E">
        <w:rPr>
          <w:noProof/>
        </w:rPr>
        <w:t>6.4</w:t>
      </w:r>
      <w:r>
        <w:rPr>
          <w:rFonts w:asciiTheme="minorHAnsi" w:eastAsiaTheme="minorEastAsia" w:hAnsiTheme="minorHAnsi" w:cstheme="minorBidi"/>
          <w:b w:val="0"/>
          <w:noProof/>
          <w:kern w:val="2"/>
          <w14:ligatures w14:val="standardContextual"/>
        </w:rPr>
        <w:tab/>
      </w:r>
      <w:r w:rsidRPr="003D2D5E">
        <w:rPr>
          <w:noProof/>
        </w:rPr>
        <w:t>Study Intervention Compliance</w:t>
      </w:r>
      <w:r>
        <w:rPr>
          <w:noProof/>
          <w:webHidden/>
        </w:rPr>
        <w:tab/>
      </w:r>
      <w:del w:id="1292" w:author="Powell, Deana" w:date="2026-03-05T15:34:00Z" w16du:dateUtc="2026-03-05T20:34:00Z">
        <w:r w:rsidR="00B55DCA">
          <w:rPr>
            <w:noProof/>
            <w:webHidden/>
          </w:rPr>
          <w:delText>84</w:delText>
        </w:r>
      </w:del>
      <w:ins w:id="1293" w:author="Powell, Deana" w:date="2026-03-05T15:34:00Z" w16du:dateUtc="2026-03-05T20:34:00Z">
        <w:r w:rsidR="008B657F">
          <w:rPr>
            <w:noProof/>
            <w:webHidden/>
          </w:rPr>
          <w:t>95</w:t>
        </w:r>
      </w:ins>
    </w:p>
    <w:p w14:paraId="316A27F3" w14:textId="46DBA34D" w:rsidR="00B16DC4" w:rsidRDefault="00B16DC4">
      <w:pPr>
        <w:pStyle w:val="TOC2"/>
        <w:rPr>
          <w:rFonts w:asciiTheme="minorHAnsi" w:eastAsiaTheme="minorEastAsia" w:hAnsiTheme="minorHAnsi" w:cstheme="minorBidi"/>
          <w:b w:val="0"/>
          <w:noProof/>
          <w:kern w:val="2"/>
          <w14:ligatures w14:val="standardContextual"/>
        </w:rPr>
      </w:pPr>
      <w:r w:rsidRPr="003D2D5E">
        <w:rPr>
          <w:noProof/>
        </w:rPr>
        <w:t>6.5</w:t>
      </w:r>
      <w:r>
        <w:rPr>
          <w:rFonts w:asciiTheme="minorHAnsi" w:eastAsiaTheme="minorEastAsia" w:hAnsiTheme="minorHAnsi" w:cstheme="minorBidi"/>
          <w:b w:val="0"/>
          <w:noProof/>
          <w:kern w:val="2"/>
          <w14:ligatures w14:val="standardContextual"/>
        </w:rPr>
        <w:tab/>
      </w:r>
      <w:r w:rsidRPr="003D2D5E">
        <w:rPr>
          <w:noProof/>
        </w:rPr>
        <w:t>Concomitant Therapy</w:t>
      </w:r>
      <w:r>
        <w:rPr>
          <w:noProof/>
          <w:webHidden/>
        </w:rPr>
        <w:tab/>
      </w:r>
      <w:del w:id="1294" w:author="Powell, Deana" w:date="2026-03-05T15:34:00Z" w16du:dateUtc="2026-03-05T20:34:00Z">
        <w:r w:rsidR="00B55DCA">
          <w:rPr>
            <w:noProof/>
            <w:webHidden/>
          </w:rPr>
          <w:delText>84</w:delText>
        </w:r>
      </w:del>
      <w:ins w:id="1295" w:author="Powell, Deana" w:date="2026-03-05T15:34:00Z" w16du:dateUtc="2026-03-05T20:34:00Z">
        <w:r w:rsidR="008B657F">
          <w:rPr>
            <w:noProof/>
            <w:webHidden/>
          </w:rPr>
          <w:t>96</w:t>
        </w:r>
      </w:ins>
    </w:p>
    <w:p w14:paraId="508B5DA8" w14:textId="73148FDF" w:rsidR="00B16DC4" w:rsidRDefault="00B16DC4">
      <w:pPr>
        <w:pStyle w:val="TOC3"/>
        <w:rPr>
          <w:rFonts w:asciiTheme="minorHAnsi" w:eastAsiaTheme="minorEastAsia" w:hAnsiTheme="minorHAnsi" w:cstheme="minorBidi"/>
          <w:noProof/>
          <w:kern w:val="2"/>
          <w14:ligatures w14:val="standardContextual"/>
        </w:rPr>
      </w:pPr>
      <w:r w:rsidRPr="003D2D5E">
        <w:rPr>
          <w:noProof/>
        </w:rPr>
        <w:t>6.5.1</w:t>
      </w:r>
      <w:r>
        <w:rPr>
          <w:rFonts w:asciiTheme="minorHAnsi" w:eastAsiaTheme="minorEastAsia" w:hAnsiTheme="minorHAnsi" w:cstheme="minorBidi"/>
          <w:noProof/>
          <w:kern w:val="2"/>
          <w14:ligatures w14:val="standardContextual"/>
        </w:rPr>
        <w:tab/>
      </w:r>
      <w:r w:rsidRPr="003D2D5E">
        <w:rPr>
          <w:noProof/>
        </w:rPr>
        <w:t>Prohibited Medication</w:t>
      </w:r>
      <w:r>
        <w:rPr>
          <w:noProof/>
          <w:webHidden/>
        </w:rPr>
        <w:tab/>
      </w:r>
      <w:del w:id="1296" w:author="Powell, Deana" w:date="2026-03-05T15:34:00Z" w16du:dateUtc="2026-03-05T20:34:00Z">
        <w:r w:rsidR="00B55DCA">
          <w:rPr>
            <w:noProof/>
            <w:webHidden/>
          </w:rPr>
          <w:delText>85</w:delText>
        </w:r>
      </w:del>
      <w:ins w:id="1297" w:author="Powell, Deana" w:date="2026-03-05T15:34:00Z" w16du:dateUtc="2026-03-05T20:34:00Z">
        <w:r w:rsidR="008B657F">
          <w:rPr>
            <w:noProof/>
            <w:webHidden/>
          </w:rPr>
          <w:t>97</w:t>
        </w:r>
      </w:ins>
    </w:p>
    <w:p w14:paraId="0D94E1B5" w14:textId="76E0421D" w:rsidR="00B16DC4" w:rsidRDefault="00B16DC4">
      <w:pPr>
        <w:pStyle w:val="TOC3"/>
        <w:rPr>
          <w:rFonts w:asciiTheme="minorHAnsi" w:eastAsiaTheme="minorEastAsia" w:hAnsiTheme="minorHAnsi" w:cstheme="minorBidi"/>
          <w:noProof/>
          <w:kern w:val="2"/>
          <w14:ligatures w14:val="standardContextual"/>
        </w:rPr>
      </w:pPr>
      <w:r w:rsidRPr="003D2D5E">
        <w:rPr>
          <w:noProof/>
        </w:rPr>
        <w:t>6.5.2</w:t>
      </w:r>
      <w:r>
        <w:rPr>
          <w:rFonts w:asciiTheme="minorHAnsi" w:eastAsiaTheme="minorEastAsia" w:hAnsiTheme="minorHAnsi" w:cstheme="minorBidi"/>
          <w:noProof/>
          <w:kern w:val="2"/>
          <w14:ligatures w14:val="standardContextual"/>
        </w:rPr>
        <w:tab/>
      </w:r>
      <w:r w:rsidRPr="003D2D5E">
        <w:rPr>
          <w:noProof/>
        </w:rPr>
        <w:t>Medications That Require Caution When Coadministered With Venetoclax</w:t>
      </w:r>
      <w:r>
        <w:rPr>
          <w:noProof/>
          <w:webHidden/>
        </w:rPr>
        <w:tab/>
      </w:r>
      <w:del w:id="1298" w:author="Powell, Deana" w:date="2026-03-05T15:34:00Z" w16du:dateUtc="2026-03-05T20:34:00Z">
        <w:r w:rsidR="00B55DCA">
          <w:rPr>
            <w:noProof/>
            <w:webHidden/>
          </w:rPr>
          <w:delText>87</w:delText>
        </w:r>
      </w:del>
      <w:ins w:id="1299" w:author="Powell, Deana" w:date="2026-03-05T15:34:00Z" w16du:dateUtc="2026-03-05T20:34:00Z">
        <w:r w:rsidR="008B657F">
          <w:rPr>
            <w:noProof/>
            <w:webHidden/>
          </w:rPr>
          <w:t>99</w:t>
        </w:r>
      </w:ins>
    </w:p>
    <w:p w14:paraId="23A390E8" w14:textId="14554627" w:rsidR="00B16DC4" w:rsidRDefault="00B16DC4">
      <w:pPr>
        <w:pStyle w:val="TOC3"/>
        <w:rPr>
          <w:rFonts w:asciiTheme="minorHAnsi" w:eastAsiaTheme="minorEastAsia" w:hAnsiTheme="minorHAnsi" w:cstheme="minorBidi"/>
          <w:noProof/>
          <w:kern w:val="2"/>
          <w14:ligatures w14:val="standardContextual"/>
        </w:rPr>
      </w:pPr>
      <w:r w:rsidRPr="003D2D5E">
        <w:rPr>
          <w:noProof/>
        </w:rPr>
        <w:t>6.5.3</w:t>
      </w:r>
      <w:r>
        <w:rPr>
          <w:rFonts w:asciiTheme="minorHAnsi" w:eastAsiaTheme="minorEastAsia" w:hAnsiTheme="minorHAnsi" w:cstheme="minorBidi"/>
          <w:noProof/>
          <w:kern w:val="2"/>
          <w14:ligatures w14:val="standardContextual"/>
        </w:rPr>
        <w:tab/>
      </w:r>
      <w:r w:rsidRPr="003D2D5E">
        <w:rPr>
          <w:noProof/>
        </w:rPr>
        <w:t>Tumor Lysis Syndrome Prophylaxis and Monitoring</w:t>
      </w:r>
      <w:r>
        <w:rPr>
          <w:noProof/>
          <w:webHidden/>
        </w:rPr>
        <w:tab/>
      </w:r>
      <w:del w:id="1300" w:author="Powell, Deana" w:date="2026-03-05T15:34:00Z" w16du:dateUtc="2026-03-05T20:34:00Z">
        <w:r w:rsidR="00B55DCA">
          <w:rPr>
            <w:noProof/>
            <w:webHidden/>
          </w:rPr>
          <w:delText>87</w:delText>
        </w:r>
      </w:del>
      <w:ins w:id="1301" w:author="Powell, Deana" w:date="2026-03-05T15:34:00Z" w16du:dateUtc="2026-03-05T20:34:00Z">
        <w:r w:rsidR="008B657F">
          <w:rPr>
            <w:noProof/>
            <w:webHidden/>
          </w:rPr>
          <w:t>99</w:t>
        </w:r>
      </w:ins>
    </w:p>
    <w:p w14:paraId="54FAD7F1" w14:textId="26710423" w:rsidR="00B16DC4" w:rsidRDefault="00B16DC4">
      <w:pPr>
        <w:pStyle w:val="TOC3"/>
        <w:rPr>
          <w:rFonts w:asciiTheme="minorHAnsi" w:eastAsiaTheme="minorEastAsia" w:hAnsiTheme="minorHAnsi" w:cstheme="minorBidi"/>
          <w:noProof/>
          <w:kern w:val="2"/>
          <w14:ligatures w14:val="standardContextual"/>
        </w:rPr>
      </w:pPr>
      <w:r w:rsidRPr="003D2D5E">
        <w:rPr>
          <w:noProof/>
        </w:rPr>
        <w:t>6.5.4</w:t>
      </w:r>
      <w:r>
        <w:rPr>
          <w:rFonts w:asciiTheme="minorHAnsi" w:eastAsiaTheme="minorEastAsia" w:hAnsiTheme="minorHAnsi" w:cstheme="minorBidi"/>
          <w:noProof/>
          <w:kern w:val="2"/>
          <w14:ligatures w14:val="standardContextual"/>
        </w:rPr>
        <w:tab/>
      </w:r>
      <w:r w:rsidRPr="003D2D5E">
        <w:rPr>
          <w:noProof/>
        </w:rPr>
        <w:t>Rescue Medications and Supportive Care</w:t>
      </w:r>
      <w:r>
        <w:rPr>
          <w:noProof/>
          <w:webHidden/>
        </w:rPr>
        <w:tab/>
      </w:r>
      <w:del w:id="1302" w:author="Powell, Deana" w:date="2026-03-05T15:34:00Z" w16du:dateUtc="2026-03-05T20:34:00Z">
        <w:r w:rsidR="00B55DCA">
          <w:rPr>
            <w:noProof/>
            <w:webHidden/>
          </w:rPr>
          <w:delText>89</w:delText>
        </w:r>
      </w:del>
      <w:ins w:id="1303" w:author="Powell, Deana" w:date="2026-03-05T15:34:00Z" w16du:dateUtc="2026-03-05T20:34:00Z">
        <w:r w:rsidR="008B657F">
          <w:rPr>
            <w:noProof/>
            <w:webHidden/>
          </w:rPr>
          <w:t>101</w:t>
        </w:r>
      </w:ins>
    </w:p>
    <w:p w14:paraId="363B1337" w14:textId="58B86E82" w:rsidR="00B16DC4" w:rsidRDefault="00B16DC4">
      <w:pPr>
        <w:pStyle w:val="TOC2"/>
        <w:rPr>
          <w:rFonts w:asciiTheme="minorHAnsi" w:eastAsiaTheme="minorEastAsia" w:hAnsiTheme="minorHAnsi" w:cstheme="minorBidi"/>
          <w:b w:val="0"/>
          <w:noProof/>
          <w:kern w:val="2"/>
          <w14:ligatures w14:val="standardContextual"/>
        </w:rPr>
      </w:pPr>
      <w:r w:rsidRPr="003D2D5E">
        <w:rPr>
          <w:noProof/>
        </w:rPr>
        <w:t>6.6</w:t>
      </w:r>
      <w:r>
        <w:rPr>
          <w:rFonts w:asciiTheme="minorHAnsi" w:eastAsiaTheme="minorEastAsia" w:hAnsiTheme="minorHAnsi" w:cstheme="minorBidi"/>
          <w:b w:val="0"/>
          <w:noProof/>
          <w:kern w:val="2"/>
          <w14:ligatures w14:val="standardContextual"/>
        </w:rPr>
        <w:tab/>
      </w:r>
      <w:r w:rsidRPr="003D2D5E">
        <w:rPr>
          <w:noProof/>
        </w:rPr>
        <w:t>Dose Modification (Escalation/Titration/Other)</w:t>
      </w:r>
      <w:r>
        <w:rPr>
          <w:noProof/>
          <w:webHidden/>
        </w:rPr>
        <w:tab/>
      </w:r>
      <w:del w:id="1304" w:author="Powell, Deana" w:date="2026-03-05T15:34:00Z" w16du:dateUtc="2026-03-05T20:34:00Z">
        <w:r w:rsidR="00B55DCA">
          <w:rPr>
            <w:noProof/>
            <w:webHidden/>
          </w:rPr>
          <w:delText>90</w:delText>
        </w:r>
      </w:del>
      <w:ins w:id="1305" w:author="Powell, Deana" w:date="2026-03-05T15:34:00Z" w16du:dateUtc="2026-03-05T20:34:00Z">
        <w:r w:rsidR="008B657F">
          <w:rPr>
            <w:noProof/>
            <w:webHidden/>
          </w:rPr>
          <w:t>102</w:t>
        </w:r>
      </w:ins>
    </w:p>
    <w:p w14:paraId="135CF695" w14:textId="3674491E" w:rsidR="00B16DC4" w:rsidRDefault="00B16DC4">
      <w:pPr>
        <w:pStyle w:val="TOC3"/>
        <w:rPr>
          <w:rFonts w:asciiTheme="minorHAnsi" w:eastAsiaTheme="minorEastAsia" w:hAnsiTheme="minorHAnsi" w:cstheme="minorBidi"/>
          <w:noProof/>
          <w:kern w:val="2"/>
          <w14:ligatures w14:val="standardContextual"/>
        </w:rPr>
      </w:pPr>
      <w:r w:rsidRPr="003D2D5E">
        <w:rPr>
          <w:noProof/>
        </w:rPr>
        <w:t>6.6.1</w:t>
      </w:r>
      <w:r>
        <w:rPr>
          <w:rFonts w:asciiTheme="minorHAnsi" w:eastAsiaTheme="minorEastAsia" w:hAnsiTheme="minorHAnsi" w:cstheme="minorBidi"/>
          <w:noProof/>
          <w:kern w:val="2"/>
          <w14:ligatures w14:val="standardContextual"/>
        </w:rPr>
        <w:tab/>
      </w:r>
      <w:r w:rsidRPr="003D2D5E">
        <w:rPr>
          <w:noProof/>
        </w:rPr>
        <w:t>Venetoclax Dose Escalation</w:t>
      </w:r>
      <w:r>
        <w:rPr>
          <w:noProof/>
          <w:webHidden/>
        </w:rPr>
        <w:tab/>
      </w:r>
      <w:del w:id="1306" w:author="Powell, Deana" w:date="2026-03-05T15:34:00Z" w16du:dateUtc="2026-03-05T20:34:00Z">
        <w:r w:rsidR="00B55DCA">
          <w:rPr>
            <w:noProof/>
            <w:webHidden/>
          </w:rPr>
          <w:delText>90</w:delText>
        </w:r>
      </w:del>
      <w:ins w:id="1307" w:author="Powell, Deana" w:date="2026-03-05T15:34:00Z" w16du:dateUtc="2026-03-05T20:34:00Z">
        <w:r w:rsidR="008B657F">
          <w:rPr>
            <w:noProof/>
            <w:webHidden/>
          </w:rPr>
          <w:t>102</w:t>
        </w:r>
      </w:ins>
    </w:p>
    <w:p w14:paraId="706C5E2F" w14:textId="2625E036" w:rsidR="00B16DC4" w:rsidRDefault="00B16DC4">
      <w:pPr>
        <w:pStyle w:val="TOC3"/>
        <w:rPr>
          <w:rFonts w:asciiTheme="minorHAnsi" w:eastAsiaTheme="minorEastAsia" w:hAnsiTheme="minorHAnsi" w:cstheme="minorBidi"/>
          <w:noProof/>
          <w:kern w:val="2"/>
          <w14:ligatures w14:val="standardContextual"/>
        </w:rPr>
      </w:pPr>
      <w:r w:rsidRPr="003D2D5E">
        <w:rPr>
          <w:noProof/>
        </w:rPr>
        <w:t>6.6.2</w:t>
      </w:r>
      <w:r>
        <w:rPr>
          <w:rFonts w:asciiTheme="minorHAnsi" w:eastAsiaTheme="minorEastAsia" w:hAnsiTheme="minorHAnsi" w:cstheme="minorBidi"/>
          <w:noProof/>
          <w:kern w:val="2"/>
          <w14:ligatures w14:val="standardContextual"/>
        </w:rPr>
        <w:tab/>
      </w:r>
      <w:r w:rsidRPr="003D2D5E">
        <w:rPr>
          <w:noProof/>
        </w:rPr>
        <w:t>Dose Modification</w:t>
      </w:r>
      <w:r>
        <w:rPr>
          <w:noProof/>
          <w:webHidden/>
        </w:rPr>
        <w:tab/>
      </w:r>
      <w:del w:id="1308" w:author="Powell, Deana" w:date="2026-03-05T15:34:00Z" w16du:dateUtc="2026-03-05T20:34:00Z">
        <w:r w:rsidR="00B55DCA">
          <w:rPr>
            <w:noProof/>
            <w:webHidden/>
          </w:rPr>
          <w:delText>90</w:delText>
        </w:r>
      </w:del>
      <w:ins w:id="1309" w:author="Powell, Deana" w:date="2026-03-05T15:34:00Z" w16du:dateUtc="2026-03-05T20:34:00Z">
        <w:r w:rsidR="008B657F">
          <w:rPr>
            <w:noProof/>
            <w:webHidden/>
          </w:rPr>
          <w:t>102</w:t>
        </w:r>
      </w:ins>
    </w:p>
    <w:p w14:paraId="086629CA" w14:textId="16174911" w:rsidR="00B16DC4" w:rsidRDefault="00B16DC4">
      <w:pPr>
        <w:pStyle w:val="TOC4"/>
        <w:rPr>
          <w:rFonts w:asciiTheme="minorHAnsi" w:eastAsiaTheme="minorEastAsia" w:hAnsiTheme="minorHAnsi" w:cstheme="minorBidi"/>
          <w:noProof/>
          <w:kern w:val="2"/>
          <w14:ligatures w14:val="standardContextual"/>
        </w:rPr>
      </w:pPr>
      <w:r w:rsidRPr="003D2D5E">
        <w:rPr>
          <w:noProof/>
        </w:rPr>
        <w:t>6.6.2.1</w:t>
      </w:r>
      <w:r>
        <w:rPr>
          <w:rFonts w:asciiTheme="minorHAnsi" w:eastAsiaTheme="minorEastAsia" w:hAnsiTheme="minorHAnsi" w:cstheme="minorBidi"/>
          <w:noProof/>
          <w:kern w:val="2"/>
          <w14:ligatures w14:val="standardContextual"/>
        </w:rPr>
        <w:tab/>
      </w:r>
      <w:r w:rsidRPr="003D2D5E">
        <w:rPr>
          <w:noProof/>
        </w:rPr>
        <w:t>Nemtabrutinib Dose Modification</w:t>
      </w:r>
      <w:r>
        <w:rPr>
          <w:noProof/>
          <w:webHidden/>
        </w:rPr>
        <w:tab/>
      </w:r>
      <w:del w:id="1310" w:author="Powell, Deana" w:date="2026-03-05T15:34:00Z" w16du:dateUtc="2026-03-05T20:34:00Z">
        <w:r w:rsidR="00B55DCA">
          <w:rPr>
            <w:noProof/>
            <w:webHidden/>
          </w:rPr>
          <w:delText>91</w:delText>
        </w:r>
      </w:del>
      <w:ins w:id="1311" w:author="Powell, Deana" w:date="2026-03-05T15:34:00Z" w16du:dateUtc="2026-03-05T20:34:00Z">
        <w:r w:rsidR="008B657F">
          <w:rPr>
            <w:noProof/>
            <w:webHidden/>
          </w:rPr>
          <w:t>102</w:t>
        </w:r>
      </w:ins>
    </w:p>
    <w:p w14:paraId="525DCF79" w14:textId="165AD5AA" w:rsidR="00B16DC4" w:rsidRDefault="00B16DC4">
      <w:pPr>
        <w:pStyle w:val="TOC4"/>
        <w:rPr>
          <w:rFonts w:asciiTheme="minorHAnsi" w:eastAsiaTheme="minorEastAsia" w:hAnsiTheme="minorHAnsi" w:cstheme="minorBidi"/>
          <w:noProof/>
          <w:kern w:val="2"/>
          <w14:ligatures w14:val="standardContextual"/>
        </w:rPr>
      </w:pPr>
      <w:r w:rsidRPr="003D2D5E">
        <w:rPr>
          <w:noProof/>
        </w:rPr>
        <w:t>6.6.2.2</w:t>
      </w:r>
      <w:r>
        <w:rPr>
          <w:rFonts w:asciiTheme="minorHAnsi" w:eastAsiaTheme="minorEastAsia" w:hAnsiTheme="minorHAnsi" w:cstheme="minorBidi"/>
          <w:noProof/>
          <w:kern w:val="2"/>
          <w14:ligatures w14:val="standardContextual"/>
        </w:rPr>
        <w:tab/>
      </w:r>
      <w:r w:rsidRPr="003D2D5E">
        <w:rPr>
          <w:noProof/>
        </w:rPr>
        <w:t>Venetoclax Dose Modification</w:t>
      </w:r>
      <w:r>
        <w:rPr>
          <w:noProof/>
          <w:webHidden/>
        </w:rPr>
        <w:tab/>
      </w:r>
      <w:del w:id="1312" w:author="Powell, Deana" w:date="2026-03-05T15:34:00Z" w16du:dateUtc="2026-03-05T20:34:00Z">
        <w:r w:rsidR="00B55DCA">
          <w:rPr>
            <w:noProof/>
            <w:webHidden/>
          </w:rPr>
          <w:delText>98</w:delText>
        </w:r>
      </w:del>
      <w:ins w:id="1313" w:author="Powell, Deana" w:date="2026-03-05T15:34:00Z" w16du:dateUtc="2026-03-05T20:34:00Z">
        <w:r w:rsidR="008B657F">
          <w:rPr>
            <w:noProof/>
            <w:webHidden/>
          </w:rPr>
          <w:t>111</w:t>
        </w:r>
      </w:ins>
    </w:p>
    <w:p w14:paraId="73ED2B6C" w14:textId="35C38EFC" w:rsidR="00B16DC4" w:rsidRDefault="00B16DC4">
      <w:pPr>
        <w:pStyle w:val="TOC4"/>
        <w:rPr>
          <w:rFonts w:asciiTheme="minorHAnsi" w:eastAsiaTheme="minorEastAsia" w:hAnsiTheme="minorHAnsi" w:cstheme="minorBidi"/>
          <w:noProof/>
          <w:kern w:val="2"/>
          <w14:ligatures w14:val="standardContextual"/>
        </w:rPr>
      </w:pPr>
      <w:r w:rsidRPr="003D2D5E">
        <w:rPr>
          <w:noProof/>
        </w:rPr>
        <w:t>6.6.2.3</w:t>
      </w:r>
      <w:r>
        <w:rPr>
          <w:rFonts w:asciiTheme="minorHAnsi" w:eastAsiaTheme="minorEastAsia" w:hAnsiTheme="minorHAnsi" w:cstheme="minorBidi"/>
          <w:noProof/>
          <w:kern w:val="2"/>
          <w14:ligatures w14:val="standardContextual"/>
        </w:rPr>
        <w:tab/>
      </w:r>
      <w:r w:rsidRPr="003D2D5E">
        <w:rPr>
          <w:noProof/>
        </w:rPr>
        <w:t>Treatment Group Dose Modifications Where Causality is not Certain</w:t>
      </w:r>
      <w:r>
        <w:rPr>
          <w:noProof/>
          <w:webHidden/>
        </w:rPr>
        <w:tab/>
      </w:r>
      <w:del w:id="1314" w:author="Powell, Deana" w:date="2026-03-05T15:34:00Z" w16du:dateUtc="2026-03-05T20:34:00Z">
        <w:r w:rsidR="00B55DCA">
          <w:rPr>
            <w:noProof/>
            <w:webHidden/>
          </w:rPr>
          <w:delText>100</w:delText>
        </w:r>
      </w:del>
      <w:ins w:id="1315" w:author="Powell, Deana" w:date="2026-03-05T15:34:00Z" w16du:dateUtc="2026-03-05T20:34:00Z">
        <w:r w:rsidR="008B657F">
          <w:rPr>
            <w:noProof/>
            <w:webHidden/>
          </w:rPr>
          <w:t>113</w:t>
        </w:r>
      </w:ins>
    </w:p>
    <w:p w14:paraId="6CA7BF99" w14:textId="2A51242D" w:rsidR="00B16DC4" w:rsidRDefault="00B16DC4">
      <w:pPr>
        <w:pStyle w:val="TOC4"/>
        <w:rPr>
          <w:rFonts w:asciiTheme="minorHAnsi" w:eastAsiaTheme="minorEastAsia" w:hAnsiTheme="minorHAnsi" w:cstheme="minorBidi"/>
          <w:noProof/>
          <w:kern w:val="2"/>
          <w14:ligatures w14:val="standardContextual"/>
        </w:rPr>
      </w:pPr>
      <w:r w:rsidRPr="003D2D5E">
        <w:rPr>
          <w:noProof/>
        </w:rPr>
        <w:t>6.6.2.4</w:t>
      </w:r>
      <w:r>
        <w:rPr>
          <w:rFonts w:asciiTheme="minorHAnsi" w:eastAsiaTheme="minorEastAsia" w:hAnsiTheme="minorHAnsi" w:cstheme="minorBidi"/>
          <w:noProof/>
          <w:kern w:val="2"/>
          <w14:ligatures w14:val="standardContextual"/>
        </w:rPr>
        <w:tab/>
      </w:r>
      <w:r w:rsidRPr="003D2D5E">
        <w:rPr>
          <w:noProof/>
        </w:rPr>
        <w:t xml:space="preserve">Rituximab </w:t>
      </w:r>
      <w:ins w:id="1316" w:author="Powell, Deana" w:date="2026-03-05T15:34:00Z" w16du:dateUtc="2026-03-05T20:34:00Z">
        <w:r w:rsidRPr="003D2D5E">
          <w:rPr>
            <w:noProof/>
          </w:rPr>
          <w:t xml:space="preserve">or Biosimilar </w:t>
        </w:r>
      </w:ins>
      <w:r w:rsidRPr="003D2D5E">
        <w:rPr>
          <w:noProof/>
        </w:rPr>
        <w:t>Dose Modifications</w:t>
      </w:r>
      <w:r>
        <w:rPr>
          <w:noProof/>
          <w:webHidden/>
        </w:rPr>
        <w:tab/>
      </w:r>
      <w:del w:id="1317" w:author="Powell, Deana" w:date="2026-03-05T15:34:00Z" w16du:dateUtc="2026-03-05T20:34:00Z">
        <w:r w:rsidR="00B55DCA">
          <w:rPr>
            <w:noProof/>
            <w:webHidden/>
          </w:rPr>
          <w:delText>104</w:delText>
        </w:r>
      </w:del>
      <w:ins w:id="1318" w:author="Powell, Deana" w:date="2026-03-05T15:34:00Z" w16du:dateUtc="2026-03-05T20:34:00Z">
        <w:r w:rsidR="008B657F">
          <w:rPr>
            <w:noProof/>
            <w:webHidden/>
          </w:rPr>
          <w:t>116</w:t>
        </w:r>
      </w:ins>
    </w:p>
    <w:p w14:paraId="7A6E4A0A" w14:textId="05E5A8E5" w:rsidR="00B16DC4" w:rsidRDefault="00B16DC4">
      <w:pPr>
        <w:pStyle w:val="TOC2"/>
        <w:rPr>
          <w:rFonts w:asciiTheme="minorHAnsi" w:eastAsiaTheme="minorEastAsia" w:hAnsiTheme="minorHAnsi" w:cstheme="minorBidi"/>
          <w:b w:val="0"/>
          <w:noProof/>
          <w:kern w:val="2"/>
          <w14:ligatures w14:val="standardContextual"/>
        </w:rPr>
      </w:pPr>
      <w:r w:rsidRPr="003D2D5E">
        <w:rPr>
          <w:noProof/>
        </w:rPr>
        <w:t>6.7</w:t>
      </w:r>
      <w:r>
        <w:rPr>
          <w:rFonts w:asciiTheme="minorHAnsi" w:eastAsiaTheme="minorEastAsia" w:hAnsiTheme="minorHAnsi" w:cstheme="minorBidi"/>
          <w:b w:val="0"/>
          <w:noProof/>
          <w:kern w:val="2"/>
          <w14:ligatures w14:val="standardContextual"/>
        </w:rPr>
        <w:tab/>
      </w:r>
      <w:r w:rsidRPr="003D2D5E">
        <w:rPr>
          <w:noProof/>
        </w:rPr>
        <w:t>Intervention After the End of the Study</w:t>
      </w:r>
      <w:r>
        <w:rPr>
          <w:noProof/>
          <w:webHidden/>
        </w:rPr>
        <w:tab/>
      </w:r>
      <w:del w:id="1319" w:author="Powell, Deana" w:date="2026-03-05T15:34:00Z" w16du:dateUtc="2026-03-05T20:34:00Z">
        <w:r w:rsidR="00B55DCA">
          <w:rPr>
            <w:noProof/>
            <w:webHidden/>
          </w:rPr>
          <w:delText>104</w:delText>
        </w:r>
      </w:del>
      <w:ins w:id="1320" w:author="Powell, Deana" w:date="2026-03-05T15:34:00Z" w16du:dateUtc="2026-03-05T20:34:00Z">
        <w:r w:rsidR="008B657F">
          <w:rPr>
            <w:noProof/>
            <w:webHidden/>
          </w:rPr>
          <w:t>117</w:t>
        </w:r>
      </w:ins>
    </w:p>
    <w:p w14:paraId="741B4C67" w14:textId="568D04CC" w:rsidR="00B16DC4" w:rsidRDefault="00B16DC4">
      <w:pPr>
        <w:pStyle w:val="TOC2"/>
        <w:rPr>
          <w:rFonts w:asciiTheme="minorHAnsi" w:eastAsiaTheme="minorEastAsia" w:hAnsiTheme="minorHAnsi" w:cstheme="minorBidi"/>
          <w:b w:val="0"/>
          <w:noProof/>
          <w:kern w:val="2"/>
          <w14:ligatures w14:val="standardContextual"/>
        </w:rPr>
      </w:pPr>
      <w:r w:rsidRPr="003D2D5E">
        <w:rPr>
          <w:noProof/>
        </w:rPr>
        <w:t>6.8</w:t>
      </w:r>
      <w:r>
        <w:rPr>
          <w:rFonts w:asciiTheme="minorHAnsi" w:eastAsiaTheme="minorEastAsia" w:hAnsiTheme="minorHAnsi" w:cstheme="minorBidi"/>
          <w:b w:val="0"/>
          <w:noProof/>
          <w:kern w:val="2"/>
          <w14:ligatures w14:val="standardContextual"/>
        </w:rPr>
        <w:tab/>
      </w:r>
      <w:r w:rsidRPr="003D2D5E">
        <w:rPr>
          <w:noProof/>
        </w:rPr>
        <w:t>Clinical Supplies Disclosure</w:t>
      </w:r>
      <w:r>
        <w:rPr>
          <w:noProof/>
          <w:webHidden/>
        </w:rPr>
        <w:tab/>
      </w:r>
      <w:del w:id="1321" w:author="Powell, Deana" w:date="2026-03-05T15:34:00Z" w16du:dateUtc="2026-03-05T20:34:00Z">
        <w:r w:rsidR="00B55DCA">
          <w:rPr>
            <w:noProof/>
            <w:webHidden/>
          </w:rPr>
          <w:delText>105</w:delText>
        </w:r>
      </w:del>
      <w:ins w:id="1322" w:author="Powell, Deana" w:date="2026-03-05T15:34:00Z" w16du:dateUtc="2026-03-05T20:34:00Z">
        <w:r w:rsidR="008B657F">
          <w:rPr>
            <w:noProof/>
            <w:webHidden/>
          </w:rPr>
          <w:t>117</w:t>
        </w:r>
      </w:ins>
    </w:p>
    <w:p w14:paraId="564F057A" w14:textId="7AFDFB5E" w:rsidR="00B16DC4" w:rsidRDefault="00B16DC4">
      <w:pPr>
        <w:pStyle w:val="TOC2"/>
        <w:rPr>
          <w:rFonts w:asciiTheme="minorHAnsi" w:eastAsiaTheme="minorEastAsia" w:hAnsiTheme="minorHAnsi" w:cstheme="minorBidi"/>
          <w:b w:val="0"/>
          <w:noProof/>
          <w:kern w:val="2"/>
          <w14:ligatures w14:val="standardContextual"/>
        </w:rPr>
      </w:pPr>
      <w:r w:rsidRPr="003D2D5E">
        <w:rPr>
          <w:noProof/>
        </w:rPr>
        <w:t>6.9</w:t>
      </w:r>
      <w:r>
        <w:rPr>
          <w:rFonts w:asciiTheme="minorHAnsi" w:eastAsiaTheme="minorEastAsia" w:hAnsiTheme="minorHAnsi" w:cstheme="minorBidi"/>
          <w:b w:val="0"/>
          <w:noProof/>
          <w:kern w:val="2"/>
          <w14:ligatures w14:val="standardContextual"/>
        </w:rPr>
        <w:tab/>
      </w:r>
      <w:r w:rsidRPr="003D2D5E">
        <w:rPr>
          <w:noProof/>
        </w:rPr>
        <w:t>Standard Policies</w:t>
      </w:r>
      <w:r>
        <w:rPr>
          <w:noProof/>
          <w:webHidden/>
        </w:rPr>
        <w:tab/>
      </w:r>
      <w:del w:id="1323" w:author="Powell, Deana" w:date="2026-03-05T15:34:00Z" w16du:dateUtc="2026-03-05T20:34:00Z">
        <w:r w:rsidR="00B55DCA">
          <w:rPr>
            <w:noProof/>
            <w:webHidden/>
          </w:rPr>
          <w:delText>105</w:delText>
        </w:r>
      </w:del>
      <w:ins w:id="1324" w:author="Powell, Deana" w:date="2026-03-05T15:34:00Z" w16du:dateUtc="2026-03-05T20:34:00Z">
        <w:r w:rsidR="008B657F">
          <w:rPr>
            <w:noProof/>
            <w:webHidden/>
          </w:rPr>
          <w:t>117</w:t>
        </w:r>
      </w:ins>
    </w:p>
    <w:p w14:paraId="3091EF1D" w14:textId="7CA14F9D" w:rsidR="00B16DC4" w:rsidRDefault="00B16DC4">
      <w:pPr>
        <w:pStyle w:val="TOC1"/>
        <w:rPr>
          <w:rFonts w:asciiTheme="minorHAnsi" w:eastAsiaTheme="minorEastAsia" w:hAnsiTheme="minorHAnsi" w:cstheme="minorBidi"/>
          <w:b w:val="0"/>
          <w:caps w:val="0"/>
          <w:noProof/>
          <w:kern w:val="2"/>
          <w:szCs w:val="24"/>
          <w14:ligatures w14:val="standardContextual"/>
        </w:rPr>
      </w:pPr>
      <w:r w:rsidRPr="003D2D5E">
        <w:rPr>
          <w:noProof/>
        </w:rPr>
        <w:t>7</w:t>
      </w:r>
      <w:r>
        <w:rPr>
          <w:rFonts w:asciiTheme="minorHAnsi" w:eastAsiaTheme="minorEastAsia" w:hAnsiTheme="minorHAnsi" w:cstheme="minorBidi"/>
          <w:b w:val="0"/>
          <w:caps w:val="0"/>
          <w:noProof/>
          <w:kern w:val="2"/>
          <w:szCs w:val="24"/>
          <w14:ligatures w14:val="standardContextual"/>
        </w:rPr>
        <w:tab/>
      </w:r>
      <w:r w:rsidRPr="003D2D5E">
        <w:rPr>
          <w:noProof/>
        </w:rPr>
        <w:t>DISCONTINUATION OF STUDY INTERVENTION AND PARTICIPANT WITHDRAWAL</w:t>
      </w:r>
      <w:r>
        <w:rPr>
          <w:noProof/>
          <w:webHidden/>
        </w:rPr>
        <w:tab/>
      </w:r>
      <w:del w:id="1325" w:author="Powell, Deana" w:date="2026-03-05T15:34:00Z" w16du:dateUtc="2026-03-05T20:34:00Z">
        <w:r w:rsidR="00B55DCA">
          <w:rPr>
            <w:noProof/>
            <w:webHidden/>
          </w:rPr>
          <w:delText>106</w:delText>
        </w:r>
      </w:del>
      <w:ins w:id="1326" w:author="Powell, Deana" w:date="2026-03-05T15:34:00Z" w16du:dateUtc="2026-03-05T20:34:00Z">
        <w:r w:rsidR="008B657F">
          <w:rPr>
            <w:noProof/>
            <w:webHidden/>
          </w:rPr>
          <w:t>118</w:t>
        </w:r>
      </w:ins>
    </w:p>
    <w:p w14:paraId="698F048C" w14:textId="53782DA6" w:rsidR="00B16DC4" w:rsidRDefault="00B16DC4">
      <w:pPr>
        <w:pStyle w:val="TOC2"/>
        <w:rPr>
          <w:rFonts w:asciiTheme="minorHAnsi" w:eastAsiaTheme="minorEastAsia" w:hAnsiTheme="minorHAnsi" w:cstheme="minorBidi"/>
          <w:b w:val="0"/>
          <w:noProof/>
          <w:kern w:val="2"/>
          <w14:ligatures w14:val="standardContextual"/>
        </w:rPr>
      </w:pPr>
      <w:r w:rsidRPr="003D2D5E">
        <w:rPr>
          <w:noProof/>
        </w:rPr>
        <w:t>7.1</w:t>
      </w:r>
      <w:r>
        <w:rPr>
          <w:rFonts w:asciiTheme="minorHAnsi" w:eastAsiaTheme="minorEastAsia" w:hAnsiTheme="minorHAnsi" w:cstheme="minorBidi"/>
          <w:b w:val="0"/>
          <w:noProof/>
          <w:kern w:val="2"/>
          <w14:ligatures w14:val="standardContextual"/>
        </w:rPr>
        <w:tab/>
      </w:r>
      <w:r w:rsidRPr="003D2D5E">
        <w:rPr>
          <w:noProof/>
        </w:rPr>
        <w:t>Discontinuation of Study Intervention</w:t>
      </w:r>
      <w:r>
        <w:rPr>
          <w:noProof/>
          <w:webHidden/>
        </w:rPr>
        <w:tab/>
      </w:r>
      <w:del w:id="1327" w:author="Powell, Deana" w:date="2026-03-05T15:34:00Z" w16du:dateUtc="2026-03-05T20:34:00Z">
        <w:r w:rsidR="00B55DCA">
          <w:rPr>
            <w:noProof/>
            <w:webHidden/>
          </w:rPr>
          <w:delText>106</w:delText>
        </w:r>
      </w:del>
      <w:ins w:id="1328" w:author="Powell, Deana" w:date="2026-03-05T15:34:00Z" w16du:dateUtc="2026-03-05T20:34:00Z">
        <w:r w:rsidR="008B657F">
          <w:rPr>
            <w:noProof/>
            <w:webHidden/>
          </w:rPr>
          <w:t>118</w:t>
        </w:r>
      </w:ins>
    </w:p>
    <w:p w14:paraId="2EAE66F9" w14:textId="447C1DA2" w:rsidR="00B16DC4" w:rsidRDefault="00B16DC4">
      <w:pPr>
        <w:pStyle w:val="TOC2"/>
        <w:rPr>
          <w:rFonts w:asciiTheme="minorHAnsi" w:eastAsiaTheme="minorEastAsia" w:hAnsiTheme="minorHAnsi" w:cstheme="minorBidi"/>
          <w:b w:val="0"/>
          <w:noProof/>
          <w:kern w:val="2"/>
          <w14:ligatures w14:val="standardContextual"/>
        </w:rPr>
      </w:pPr>
      <w:r w:rsidRPr="003D2D5E">
        <w:rPr>
          <w:noProof/>
        </w:rPr>
        <w:t>7.2</w:t>
      </w:r>
      <w:r>
        <w:rPr>
          <w:rFonts w:asciiTheme="minorHAnsi" w:eastAsiaTheme="minorEastAsia" w:hAnsiTheme="minorHAnsi" w:cstheme="minorBidi"/>
          <w:b w:val="0"/>
          <w:noProof/>
          <w:kern w:val="2"/>
          <w14:ligatures w14:val="standardContextual"/>
        </w:rPr>
        <w:tab/>
      </w:r>
      <w:r w:rsidRPr="003D2D5E">
        <w:rPr>
          <w:noProof/>
        </w:rPr>
        <w:t>Participant Withdrawal From the Study</w:t>
      </w:r>
      <w:r>
        <w:rPr>
          <w:noProof/>
          <w:webHidden/>
        </w:rPr>
        <w:tab/>
      </w:r>
      <w:del w:id="1329" w:author="Powell, Deana" w:date="2026-03-05T15:34:00Z" w16du:dateUtc="2026-03-05T20:34:00Z">
        <w:r w:rsidR="00B55DCA">
          <w:rPr>
            <w:noProof/>
            <w:webHidden/>
          </w:rPr>
          <w:delText>107</w:delText>
        </w:r>
      </w:del>
      <w:ins w:id="1330" w:author="Powell, Deana" w:date="2026-03-05T15:34:00Z" w16du:dateUtc="2026-03-05T20:34:00Z">
        <w:r w:rsidR="008B657F">
          <w:rPr>
            <w:noProof/>
            <w:webHidden/>
          </w:rPr>
          <w:t>119</w:t>
        </w:r>
      </w:ins>
    </w:p>
    <w:p w14:paraId="73B11873" w14:textId="6889B201" w:rsidR="00B16DC4" w:rsidRDefault="00B16DC4">
      <w:pPr>
        <w:pStyle w:val="TOC2"/>
        <w:rPr>
          <w:rFonts w:asciiTheme="minorHAnsi" w:eastAsiaTheme="minorEastAsia" w:hAnsiTheme="minorHAnsi" w:cstheme="minorBidi"/>
          <w:b w:val="0"/>
          <w:noProof/>
          <w:kern w:val="2"/>
          <w14:ligatures w14:val="standardContextual"/>
        </w:rPr>
      </w:pPr>
      <w:r w:rsidRPr="003D2D5E">
        <w:rPr>
          <w:noProof/>
        </w:rPr>
        <w:t>7.3</w:t>
      </w:r>
      <w:r>
        <w:rPr>
          <w:rFonts w:asciiTheme="minorHAnsi" w:eastAsiaTheme="minorEastAsia" w:hAnsiTheme="minorHAnsi" w:cstheme="minorBidi"/>
          <w:b w:val="0"/>
          <w:noProof/>
          <w:kern w:val="2"/>
          <w14:ligatures w14:val="standardContextual"/>
        </w:rPr>
        <w:tab/>
      </w:r>
      <w:r w:rsidRPr="003D2D5E">
        <w:rPr>
          <w:noProof/>
        </w:rPr>
        <w:t>Lost to Follow-up</w:t>
      </w:r>
      <w:r>
        <w:rPr>
          <w:noProof/>
          <w:webHidden/>
        </w:rPr>
        <w:tab/>
      </w:r>
      <w:del w:id="1331" w:author="Powell, Deana" w:date="2026-03-05T15:34:00Z" w16du:dateUtc="2026-03-05T20:34:00Z">
        <w:r w:rsidR="00B55DCA">
          <w:rPr>
            <w:noProof/>
            <w:webHidden/>
          </w:rPr>
          <w:delText>107</w:delText>
        </w:r>
      </w:del>
      <w:ins w:id="1332" w:author="Powell, Deana" w:date="2026-03-05T15:34:00Z" w16du:dateUtc="2026-03-05T20:34:00Z">
        <w:r w:rsidR="008B657F">
          <w:rPr>
            <w:noProof/>
            <w:webHidden/>
          </w:rPr>
          <w:t>119</w:t>
        </w:r>
      </w:ins>
    </w:p>
    <w:p w14:paraId="6C03E43E" w14:textId="057ECE9F" w:rsidR="00B16DC4" w:rsidRDefault="00B16DC4">
      <w:pPr>
        <w:pStyle w:val="TOC1"/>
        <w:rPr>
          <w:rFonts w:asciiTheme="minorHAnsi" w:eastAsiaTheme="minorEastAsia" w:hAnsiTheme="minorHAnsi" w:cstheme="minorBidi"/>
          <w:b w:val="0"/>
          <w:caps w:val="0"/>
          <w:noProof/>
          <w:kern w:val="2"/>
          <w:szCs w:val="24"/>
          <w14:ligatures w14:val="standardContextual"/>
        </w:rPr>
      </w:pPr>
      <w:r w:rsidRPr="003D2D5E">
        <w:rPr>
          <w:noProof/>
        </w:rPr>
        <w:t>8</w:t>
      </w:r>
      <w:r>
        <w:rPr>
          <w:rFonts w:asciiTheme="minorHAnsi" w:eastAsiaTheme="minorEastAsia" w:hAnsiTheme="minorHAnsi" w:cstheme="minorBidi"/>
          <w:b w:val="0"/>
          <w:caps w:val="0"/>
          <w:noProof/>
          <w:kern w:val="2"/>
          <w:szCs w:val="24"/>
          <w14:ligatures w14:val="standardContextual"/>
        </w:rPr>
        <w:tab/>
      </w:r>
      <w:r w:rsidRPr="003D2D5E">
        <w:rPr>
          <w:noProof/>
        </w:rPr>
        <w:t>STUDY ASSESSMENTS AND PROCEDURES</w:t>
      </w:r>
      <w:r>
        <w:rPr>
          <w:noProof/>
          <w:webHidden/>
        </w:rPr>
        <w:tab/>
      </w:r>
      <w:del w:id="1333" w:author="Powell, Deana" w:date="2026-03-05T15:34:00Z" w16du:dateUtc="2026-03-05T20:34:00Z">
        <w:r w:rsidR="00B55DCA">
          <w:rPr>
            <w:noProof/>
            <w:webHidden/>
          </w:rPr>
          <w:delText>108</w:delText>
        </w:r>
      </w:del>
      <w:ins w:id="1334" w:author="Powell, Deana" w:date="2026-03-05T15:34:00Z" w16du:dateUtc="2026-03-05T20:34:00Z">
        <w:r w:rsidR="008B657F">
          <w:rPr>
            <w:noProof/>
            <w:webHidden/>
          </w:rPr>
          <w:t>120</w:t>
        </w:r>
      </w:ins>
    </w:p>
    <w:p w14:paraId="6C581116" w14:textId="6CC95FB5" w:rsidR="00B16DC4" w:rsidRDefault="00B16DC4">
      <w:pPr>
        <w:pStyle w:val="TOC2"/>
        <w:rPr>
          <w:rFonts w:asciiTheme="minorHAnsi" w:eastAsiaTheme="minorEastAsia" w:hAnsiTheme="minorHAnsi" w:cstheme="minorBidi"/>
          <w:b w:val="0"/>
          <w:noProof/>
          <w:kern w:val="2"/>
          <w14:ligatures w14:val="standardContextual"/>
        </w:rPr>
      </w:pPr>
      <w:r w:rsidRPr="003D2D5E">
        <w:rPr>
          <w:noProof/>
        </w:rPr>
        <w:t>8.1</w:t>
      </w:r>
      <w:r>
        <w:rPr>
          <w:rFonts w:asciiTheme="minorHAnsi" w:eastAsiaTheme="minorEastAsia" w:hAnsiTheme="minorHAnsi" w:cstheme="minorBidi"/>
          <w:b w:val="0"/>
          <w:noProof/>
          <w:kern w:val="2"/>
          <w14:ligatures w14:val="standardContextual"/>
        </w:rPr>
        <w:tab/>
      </w:r>
      <w:r w:rsidRPr="003D2D5E">
        <w:rPr>
          <w:noProof/>
        </w:rPr>
        <w:t>Administrative and General Procedures</w:t>
      </w:r>
      <w:r>
        <w:rPr>
          <w:noProof/>
          <w:webHidden/>
        </w:rPr>
        <w:tab/>
      </w:r>
      <w:del w:id="1335" w:author="Powell, Deana" w:date="2026-03-05T15:34:00Z" w16du:dateUtc="2026-03-05T20:34:00Z">
        <w:r w:rsidR="00B55DCA">
          <w:rPr>
            <w:noProof/>
            <w:webHidden/>
          </w:rPr>
          <w:delText>108</w:delText>
        </w:r>
      </w:del>
      <w:ins w:id="1336" w:author="Powell, Deana" w:date="2026-03-05T15:34:00Z" w16du:dateUtc="2026-03-05T20:34:00Z">
        <w:r w:rsidR="008B657F">
          <w:rPr>
            <w:noProof/>
            <w:webHidden/>
          </w:rPr>
          <w:t>120</w:t>
        </w:r>
      </w:ins>
    </w:p>
    <w:p w14:paraId="09946EDC" w14:textId="04699A91" w:rsidR="00B16DC4" w:rsidRDefault="00B16DC4">
      <w:pPr>
        <w:pStyle w:val="TOC3"/>
        <w:rPr>
          <w:rFonts w:asciiTheme="minorHAnsi" w:eastAsiaTheme="minorEastAsia" w:hAnsiTheme="minorHAnsi" w:cstheme="minorBidi"/>
          <w:noProof/>
          <w:kern w:val="2"/>
          <w14:ligatures w14:val="standardContextual"/>
        </w:rPr>
      </w:pPr>
      <w:r w:rsidRPr="003D2D5E">
        <w:rPr>
          <w:noProof/>
        </w:rPr>
        <w:t>8.1.1</w:t>
      </w:r>
      <w:r>
        <w:rPr>
          <w:rFonts w:asciiTheme="minorHAnsi" w:eastAsiaTheme="minorEastAsia" w:hAnsiTheme="minorHAnsi" w:cstheme="minorBidi"/>
          <w:noProof/>
          <w:kern w:val="2"/>
          <w14:ligatures w14:val="standardContextual"/>
        </w:rPr>
        <w:tab/>
      </w:r>
      <w:r w:rsidRPr="003D2D5E">
        <w:rPr>
          <w:noProof/>
        </w:rPr>
        <w:t>Informed Consent</w:t>
      </w:r>
      <w:r>
        <w:rPr>
          <w:noProof/>
          <w:webHidden/>
        </w:rPr>
        <w:tab/>
      </w:r>
      <w:del w:id="1337" w:author="Powell, Deana" w:date="2026-03-05T15:34:00Z" w16du:dateUtc="2026-03-05T20:34:00Z">
        <w:r w:rsidR="00B55DCA">
          <w:rPr>
            <w:noProof/>
            <w:webHidden/>
          </w:rPr>
          <w:delText>108</w:delText>
        </w:r>
      </w:del>
      <w:ins w:id="1338" w:author="Powell, Deana" w:date="2026-03-05T15:34:00Z" w16du:dateUtc="2026-03-05T20:34:00Z">
        <w:r w:rsidR="008B657F">
          <w:rPr>
            <w:noProof/>
            <w:webHidden/>
          </w:rPr>
          <w:t>120</w:t>
        </w:r>
      </w:ins>
    </w:p>
    <w:p w14:paraId="1E6D96C3" w14:textId="625B713C" w:rsidR="00B16DC4" w:rsidRDefault="00B16DC4">
      <w:pPr>
        <w:pStyle w:val="TOC4"/>
        <w:rPr>
          <w:rFonts w:asciiTheme="minorHAnsi" w:eastAsiaTheme="minorEastAsia" w:hAnsiTheme="minorHAnsi" w:cstheme="minorBidi"/>
          <w:noProof/>
          <w:kern w:val="2"/>
          <w14:ligatures w14:val="standardContextual"/>
        </w:rPr>
      </w:pPr>
      <w:r w:rsidRPr="003D2D5E">
        <w:rPr>
          <w:noProof/>
        </w:rPr>
        <w:t>8.1.1.1</w:t>
      </w:r>
      <w:r>
        <w:rPr>
          <w:rFonts w:asciiTheme="minorHAnsi" w:eastAsiaTheme="minorEastAsia" w:hAnsiTheme="minorHAnsi" w:cstheme="minorBidi"/>
          <w:noProof/>
          <w:kern w:val="2"/>
          <w14:ligatures w14:val="standardContextual"/>
        </w:rPr>
        <w:tab/>
      </w:r>
      <w:r w:rsidRPr="003D2D5E">
        <w:rPr>
          <w:noProof/>
        </w:rPr>
        <w:t>General Informed Consent</w:t>
      </w:r>
      <w:r>
        <w:rPr>
          <w:noProof/>
          <w:webHidden/>
        </w:rPr>
        <w:tab/>
      </w:r>
      <w:del w:id="1339" w:author="Powell, Deana" w:date="2026-03-05T15:34:00Z" w16du:dateUtc="2026-03-05T20:34:00Z">
        <w:r w:rsidR="00B55DCA">
          <w:rPr>
            <w:noProof/>
            <w:webHidden/>
          </w:rPr>
          <w:delText>109</w:delText>
        </w:r>
      </w:del>
      <w:ins w:id="1340" w:author="Powell, Deana" w:date="2026-03-05T15:34:00Z" w16du:dateUtc="2026-03-05T20:34:00Z">
        <w:r w:rsidR="008B657F">
          <w:rPr>
            <w:noProof/>
            <w:webHidden/>
          </w:rPr>
          <w:t>121</w:t>
        </w:r>
      </w:ins>
    </w:p>
    <w:p w14:paraId="6D3D6A17" w14:textId="6913EC5A" w:rsidR="00B16DC4" w:rsidRDefault="00B16DC4">
      <w:pPr>
        <w:pStyle w:val="TOC4"/>
        <w:rPr>
          <w:rFonts w:asciiTheme="minorHAnsi" w:eastAsiaTheme="minorEastAsia" w:hAnsiTheme="minorHAnsi" w:cstheme="minorBidi"/>
          <w:noProof/>
          <w:kern w:val="2"/>
          <w14:ligatures w14:val="standardContextual"/>
        </w:rPr>
      </w:pPr>
      <w:r w:rsidRPr="003D2D5E">
        <w:rPr>
          <w:noProof/>
        </w:rPr>
        <w:t>8.1.1.2</w:t>
      </w:r>
      <w:r>
        <w:rPr>
          <w:rFonts w:asciiTheme="minorHAnsi" w:eastAsiaTheme="minorEastAsia" w:hAnsiTheme="minorHAnsi" w:cstheme="minorBidi"/>
          <w:noProof/>
          <w:kern w:val="2"/>
          <w14:ligatures w14:val="standardContextual"/>
        </w:rPr>
        <w:tab/>
      </w:r>
      <w:r w:rsidRPr="003D2D5E">
        <w:rPr>
          <w:noProof/>
        </w:rPr>
        <w:t>Consent and Collection of Specimens for Future Biomedical Research</w:t>
      </w:r>
      <w:r>
        <w:rPr>
          <w:noProof/>
          <w:webHidden/>
        </w:rPr>
        <w:tab/>
      </w:r>
      <w:del w:id="1341" w:author="Powell, Deana" w:date="2026-03-05T15:34:00Z" w16du:dateUtc="2026-03-05T20:34:00Z">
        <w:r w:rsidR="00B55DCA">
          <w:rPr>
            <w:noProof/>
            <w:webHidden/>
          </w:rPr>
          <w:delText>109</w:delText>
        </w:r>
      </w:del>
      <w:ins w:id="1342" w:author="Powell, Deana" w:date="2026-03-05T15:34:00Z" w16du:dateUtc="2026-03-05T20:34:00Z">
        <w:r w:rsidR="008B657F">
          <w:rPr>
            <w:noProof/>
            <w:webHidden/>
          </w:rPr>
          <w:t>121</w:t>
        </w:r>
      </w:ins>
    </w:p>
    <w:p w14:paraId="681BD77C" w14:textId="3C5F2591" w:rsidR="00B16DC4" w:rsidRDefault="00B16DC4">
      <w:pPr>
        <w:pStyle w:val="TOC3"/>
        <w:rPr>
          <w:rFonts w:asciiTheme="minorHAnsi" w:eastAsiaTheme="minorEastAsia" w:hAnsiTheme="minorHAnsi" w:cstheme="minorBidi"/>
          <w:noProof/>
          <w:kern w:val="2"/>
          <w14:ligatures w14:val="standardContextual"/>
        </w:rPr>
      </w:pPr>
      <w:r w:rsidRPr="003D2D5E">
        <w:rPr>
          <w:noProof/>
        </w:rPr>
        <w:t>8.1.2</w:t>
      </w:r>
      <w:r>
        <w:rPr>
          <w:rFonts w:asciiTheme="minorHAnsi" w:eastAsiaTheme="minorEastAsia" w:hAnsiTheme="minorHAnsi" w:cstheme="minorBidi"/>
          <w:noProof/>
          <w:kern w:val="2"/>
          <w14:ligatures w14:val="standardContextual"/>
        </w:rPr>
        <w:tab/>
      </w:r>
      <w:r w:rsidRPr="003D2D5E">
        <w:rPr>
          <w:noProof/>
        </w:rPr>
        <w:t>Inclusion/Exclusion Criteria</w:t>
      </w:r>
      <w:r>
        <w:rPr>
          <w:noProof/>
          <w:webHidden/>
        </w:rPr>
        <w:tab/>
      </w:r>
      <w:del w:id="1343" w:author="Powell, Deana" w:date="2026-03-05T15:34:00Z" w16du:dateUtc="2026-03-05T20:34:00Z">
        <w:r w:rsidR="00B55DCA">
          <w:rPr>
            <w:noProof/>
            <w:webHidden/>
          </w:rPr>
          <w:delText>109</w:delText>
        </w:r>
      </w:del>
      <w:ins w:id="1344" w:author="Powell, Deana" w:date="2026-03-05T15:34:00Z" w16du:dateUtc="2026-03-05T20:34:00Z">
        <w:r w:rsidR="008B657F">
          <w:rPr>
            <w:noProof/>
            <w:webHidden/>
          </w:rPr>
          <w:t>121</w:t>
        </w:r>
      </w:ins>
    </w:p>
    <w:p w14:paraId="0F2695E1" w14:textId="29310298" w:rsidR="00B16DC4" w:rsidRDefault="00B16DC4">
      <w:pPr>
        <w:pStyle w:val="TOC3"/>
        <w:rPr>
          <w:rFonts w:asciiTheme="minorHAnsi" w:eastAsiaTheme="minorEastAsia" w:hAnsiTheme="minorHAnsi" w:cstheme="minorBidi"/>
          <w:noProof/>
          <w:kern w:val="2"/>
          <w14:ligatures w14:val="standardContextual"/>
        </w:rPr>
      </w:pPr>
      <w:r w:rsidRPr="003D2D5E">
        <w:rPr>
          <w:noProof/>
        </w:rPr>
        <w:t>8.1.3</w:t>
      </w:r>
      <w:r>
        <w:rPr>
          <w:rFonts w:asciiTheme="minorHAnsi" w:eastAsiaTheme="minorEastAsia" w:hAnsiTheme="minorHAnsi" w:cstheme="minorBidi"/>
          <w:noProof/>
          <w:kern w:val="2"/>
          <w14:ligatures w14:val="standardContextual"/>
        </w:rPr>
        <w:tab/>
      </w:r>
      <w:r w:rsidRPr="003D2D5E">
        <w:rPr>
          <w:noProof/>
        </w:rPr>
        <w:t>Participant Identification Card</w:t>
      </w:r>
      <w:r>
        <w:rPr>
          <w:noProof/>
          <w:webHidden/>
        </w:rPr>
        <w:tab/>
      </w:r>
      <w:del w:id="1345" w:author="Powell, Deana" w:date="2026-03-05T15:34:00Z" w16du:dateUtc="2026-03-05T20:34:00Z">
        <w:r w:rsidR="00B55DCA">
          <w:rPr>
            <w:noProof/>
            <w:webHidden/>
          </w:rPr>
          <w:delText>109</w:delText>
        </w:r>
      </w:del>
      <w:ins w:id="1346" w:author="Powell, Deana" w:date="2026-03-05T15:34:00Z" w16du:dateUtc="2026-03-05T20:34:00Z">
        <w:r w:rsidR="008B657F">
          <w:rPr>
            <w:noProof/>
            <w:webHidden/>
          </w:rPr>
          <w:t>121</w:t>
        </w:r>
      </w:ins>
    </w:p>
    <w:p w14:paraId="56508672" w14:textId="583D4FAB" w:rsidR="00B16DC4" w:rsidRDefault="00B16DC4">
      <w:pPr>
        <w:pStyle w:val="TOC3"/>
        <w:rPr>
          <w:rFonts w:asciiTheme="minorHAnsi" w:eastAsiaTheme="minorEastAsia" w:hAnsiTheme="minorHAnsi" w:cstheme="minorBidi"/>
          <w:noProof/>
          <w:kern w:val="2"/>
          <w14:ligatures w14:val="standardContextual"/>
        </w:rPr>
      </w:pPr>
      <w:r w:rsidRPr="003D2D5E">
        <w:rPr>
          <w:noProof/>
        </w:rPr>
        <w:t>8.1.4</w:t>
      </w:r>
      <w:r>
        <w:rPr>
          <w:rFonts w:asciiTheme="minorHAnsi" w:eastAsiaTheme="minorEastAsia" w:hAnsiTheme="minorHAnsi" w:cstheme="minorBidi"/>
          <w:noProof/>
          <w:kern w:val="2"/>
          <w14:ligatures w14:val="standardContextual"/>
        </w:rPr>
        <w:tab/>
      </w:r>
      <w:r w:rsidRPr="003D2D5E">
        <w:rPr>
          <w:noProof/>
        </w:rPr>
        <w:t>Medical History</w:t>
      </w:r>
      <w:r>
        <w:rPr>
          <w:noProof/>
          <w:webHidden/>
        </w:rPr>
        <w:tab/>
      </w:r>
      <w:del w:id="1347" w:author="Powell, Deana" w:date="2026-03-05T15:34:00Z" w16du:dateUtc="2026-03-05T20:34:00Z">
        <w:r w:rsidR="00B55DCA">
          <w:rPr>
            <w:noProof/>
            <w:webHidden/>
          </w:rPr>
          <w:delText>110</w:delText>
        </w:r>
      </w:del>
      <w:ins w:id="1348" w:author="Powell, Deana" w:date="2026-03-05T15:34:00Z" w16du:dateUtc="2026-03-05T20:34:00Z">
        <w:r w:rsidR="008B657F">
          <w:rPr>
            <w:noProof/>
            <w:webHidden/>
          </w:rPr>
          <w:t>122</w:t>
        </w:r>
      </w:ins>
    </w:p>
    <w:p w14:paraId="6A42959C" w14:textId="432633C7" w:rsidR="00B16DC4" w:rsidRDefault="00B16DC4">
      <w:pPr>
        <w:pStyle w:val="TOC3"/>
        <w:rPr>
          <w:rFonts w:asciiTheme="minorHAnsi" w:eastAsiaTheme="minorEastAsia" w:hAnsiTheme="minorHAnsi" w:cstheme="minorBidi"/>
          <w:noProof/>
          <w:kern w:val="2"/>
          <w14:ligatures w14:val="standardContextual"/>
        </w:rPr>
      </w:pPr>
      <w:r w:rsidRPr="003D2D5E">
        <w:rPr>
          <w:noProof/>
        </w:rPr>
        <w:t>8.1.5</w:t>
      </w:r>
      <w:r>
        <w:rPr>
          <w:rFonts w:asciiTheme="minorHAnsi" w:eastAsiaTheme="minorEastAsia" w:hAnsiTheme="minorHAnsi" w:cstheme="minorBidi"/>
          <w:noProof/>
          <w:kern w:val="2"/>
          <w14:ligatures w14:val="standardContextual"/>
        </w:rPr>
        <w:tab/>
      </w:r>
      <w:r w:rsidRPr="003D2D5E">
        <w:rPr>
          <w:noProof/>
        </w:rPr>
        <w:t>Disease Characteristics</w:t>
      </w:r>
      <w:r>
        <w:rPr>
          <w:noProof/>
          <w:webHidden/>
        </w:rPr>
        <w:tab/>
      </w:r>
      <w:del w:id="1349" w:author="Powell, Deana" w:date="2026-03-05T15:34:00Z" w16du:dateUtc="2026-03-05T20:34:00Z">
        <w:r w:rsidR="00B55DCA">
          <w:rPr>
            <w:noProof/>
            <w:webHidden/>
          </w:rPr>
          <w:delText>110</w:delText>
        </w:r>
      </w:del>
      <w:ins w:id="1350" w:author="Powell, Deana" w:date="2026-03-05T15:34:00Z" w16du:dateUtc="2026-03-05T20:34:00Z">
        <w:r w:rsidR="008B657F">
          <w:rPr>
            <w:noProof/>
            <w:webHidden/>
          </w:rPr>
          <w:t>122</w:t>
        </w:r>
      </w:ins>
    </w:p>
    <w:p w14:paraId="1772657B" w14:textId="2B9D3F46" w:rsidR="00B16DC4" w:rsidRDefault="00B16DC4">
      <w:pPr>
        <w:pStyle w:val="TOC3"/>
        <w:rPr>
          <w:rFonts w:asciiTheme="minorHAnsi" w:eastAsiaTheme="minorEastAsia" w:hAnsiTheme="minorHAnsi" w:cstheme="minorBidi"/>
          <w:noProof/>
          <w:kern w:val="2"/>
          <w14:ligatures w14:val="standardContextual"/>
        </w:rPr>
      </w:pPr>
      <w:r w:rsidRPr="003D2D5E">
        <w:rPr>
          <w:noProof/>
        </w:rPr>
        <w:t>8.1.6</w:t>
      </w:r>
      <w:r>
        <w:rPr>
          <w:rFonts w:asciiTheme="minorHAnsi" w:eastAsiaTheme="minorEastAsia" w:hAnsiTheme="minorHAnsi" w:cstheme="minorBidi"/>
          <w:noProof/>
          <w:kern w:val="2"/>
          <w14:ligatures w14:val="standardContextual"/>
        </w:rPr>
        <w:tab/>
      </w:r>
      <w:r w:rsidRPr="003D2D5E">
        <w:rPr>
          <w:noProof/>
        </w:rPr>
        <w:t>Prior and Concomitant Medications Review</w:t>
      </w:r>
      <w:r>
        <w:rPr>
          <w:noProof/>
          <w:webHidden/>
        </w:rPr>
        <w:tab/>
      </w:r>
      <w:del w:id="1351" w:author="Powell, Deana" w:date="2026-03-05T15:34:00Z" w16du:dateUtc="2026-03-05T20:34:00Z">
        <w:r w:rsidR="00B55DCA">
          <w:rPr>
            <w:noProof/>
            <w:webHidden/>
          </w:rPr>
          <w:delText>111</w:delText>
        </w:r>
      </w:del>
      <w:ins w:id="1352" w:author="Powell, Deana" w:date="2026-03-05T15:34:00Z" w16du:dateUtc="2026-03-05T20:34:00Z">
        <w:r w:rsidR="008B657F">
          <w:rPr>
            <w:noProof/>
            <w:webHidden/>
          </w:rPr>
          <w:t>123</w:t>
        </w:r>
      </w:ins>
    </w:p>
    <w:p w14:paraId="1AABD110" w14:textId="4A911C13" w:rsidR="00B16DC4" w:rsidRDefault="00B16DC4">
      <w:pPr>
        <w:pStyle w:val="TOC4"/>
        <w:rPr>
          <w:rFonts w:asciiTheme="minorHAnsi" w:eastAsiaTheme="minorEastAsia" w:hAnsiTheme="minorHAnsi" w:cstheme="minorBidi"/>
          <w:noProof/>
          <w:kern w:val="2"/>
          <w14:ligatures w14:val="standardContextual"/>
        </w:rPr>
      </w:pPr>
      <w:r w:rsidRPr="003D2D5E">
        <w:rPr>
          <w:noProof/>
        </w:rPr>
        <w:lastRenderedPageBreak/>
        <w:t>8.1.6.1</w:t>
      </w:r>
      <w:r>
        <w:rPr>
          <w:rFonts w:asciiTheme="minorHAnsi" w:eastAsiaTheme="minorEastAsia" w:hAnsiTheme="minorHAnsi" w:cstheme="minorBidi"/>
          <w:noProof/>
          <w:kern w:val="2"/>
          <w14:ligatures w14:val="standardContextual"/>
        </w:rPr>
        <w:tab/>
      </w:r>
      <w:r w:rsidRPr="003D2D5E">
        <w:rPr>
          <w:noProof/>
        </w:rPr>
        <w:t>Prior Medications</w:t>
      </w:r>
      <w:r>
        <w:rPr>
          <w:noProof/>
          <w:webHidden/>
        </w:rPr>
        <w:tab/>
      </w:r>
      <w:del w:id="1353" w:author="Powell, Deana" w:date="2026-03-05T15:34:00Z" w16du:dateUtc="2026-03-05T20:34:00Z">
        <w:r w:rsidR="00B55DCA">
          <w:rPr>
            <w:noProof/>
            <w:webHidden/>
          </w:rPr>
          <w:delText>111</w:delText>
        </w:r>
      </w:del>
      <w:ins w:id="1354" w:author="Powell, Deana" w:date="2026-03-05T15:34:00Z" w16du:dateUtc="2026-03-05T20:34:00Z">
        <w:r w:rsidR="008B657F">
          <w:rPr>
            <w:noProof/>
            <w:webHidden/>
          </w:rPr>
          <w:t>123</w:t>
        </w:r>
      </w:ins>
    </w:p>
    <w:p w14:paraId="4C802130" w14:textId="3BEECEDB" w:rsidR="00B16DC4" w:rsidRDefault="00B16DC4">
      <w:pPr>
        <w:pStyle w:val="TOC4"/>
        <w:rPr>
          <w:rFonts w:asciiTheme="minorHAnsi" w:eastAsiaTheme="minorEastAsia" w:hAnsiTheme="minorHAnsi" w:cstheme="minorBidi"/>
          <w:noProof/>
          <w:kern w:val="2"/>
          <w14:ligatures w14:val="standardContextual"/>
        </w:rPr>
      </w:pPr>
      <w:r w:rsidRPr="003D2D5E">
        <w:rPr>
          <w:noProof/>
        </w:rPr>
        <w:t>8.1.6.2</w:t>
      </w:r>
      <w:r>
        <w:rPr>
          <w:rFonts w:asciiTheme="minorHAnsi" w:eastAsiaTheme="minorEastAsia" w:hAnsiTheme="minorHAnsi" w:cstheme="minorBidi"/>
          <w:noProof/>
          <w:kern w:val="2"/>
          <w14:ligatures w14:val="standardContextual"/>
        </w:rPr>
        <w:tab/>
      </w:r>
      <w:r w:rsidRPr="003D2D5E">
        <w:rPr>
          <w:noProof/>
        </w:rPr>
        <w:t>Concomitant Medications</w:t>
      </w:r>
      <w:r>
        <w:rPr>
          <w:noProof/>
          <w:webHidden/>
        </w:rPr>
        <w:tab/>
      </w:r>
      <w:del w:id="1355" w:author="Powell, Deana" w:date="2026-03-05T15:34:00Z" w16du:dateUtc="2026-03-05T20:34:00Z">
        <w:r w:rsidR="00B55DCA">
          <w:rPr>
            <w:noProof/>
            <w:webHidden/>
          </w:rPr>
          <w:delText>111</w:delText>
        </w:r>
      </w:del>
      <w:ins w:id="1356" w:author="Powell, Deana" w:date="2026-03-05T15:34:00Z" w16du:dateUtc="2026-03-05T20:34:00Z">
        <w:r w:rsidR="008B657F">
          <w:rPr>
            <w:noProof/>
            <w:webHidden/>
          </w:rPr>
          <w:t>124</w:t>
        </w:r>
      </w:ins>
    </w:p>
    <w:p w14:paraId="6A860820" w14:textId="53828C1D" w:rsidR="00B16DC4" w:rsidRDefault="00B16DC4">
      <w:pPr>
        <w:pStyle w:val="TOC3"/>
        <w:rPr>
          <w:rFonts w:asciiTheme="minorHAnsi" w:eastAsiaTheme="minorEastAsia" w:hAnsiTheme="minorHAnsi" w:cstheme="minorBidi"/>
          <w:noProof/>
          <w:kern w:val="2"/>
          <w14:ligatures w14:val="standardContextual"/>
        </w:rPr>
      </w:pPr>
      <w:r w:rsidRPr="003D2D5E">
        <w:rPr>
          <w:noProof/>
        </w:rPr>
        <w:t>8.1.7</w:t>
      </w:r>
      <w:r>
        <w:rPr>
          <w:rFonts w:asciiTheme="minorHAnsi" w:eastAsiaTheme="minorEastAsia" w:hAnsiTheme="minorHAnsi" w:cstheme="minorBidi"/>
          <w:noProof/>
          <w:kern w:val="2"/>
          <w14:ligatures w14:val="standardContextual"/>
        </w:rPr>
        <w:tab/>
      </w:r>
      <w:r w:rsidRPr="003D2D5E">
        <w:rPr>
          <w:noProof/>
        </w:rPr>
        <w:t>Assignment of Screening Number</w:t>
      </w:r>
      <w:r>
        <w:rPr>
          <w:noProof/>
          <w:webHidden/>
        </w:rPr>
        <w:tab/>
      </w:r>
      <w:del w:id="1357" w:author="Powell, Deana" w:date="2026-03-05T15:34:00Z" w16du:dateUtc="2026-03-05T20:34:00Z">
        <w:r w:rsidR="00B55DCA">
          <w:rPr>
            <w:noProof/>
            <w:webHidden/>
          </w:rPr>
          <w:delText>112</w:delText>
        </w:r>
      </w:del>
      <w:ins w:id="1358" w:author="Powell, Deana" w:date="2026-03-05T15:34:00Z" w16du:dateUtc="2026-03-05T20:34:00Z">
        <w:r w:rsidR="008B657F">
          <w:rPr>
            <w:noProof/>
            <w:webHidden/>
          </w:rPr>
          <w:t>124</w:t>
        </w:r>
      </w:ins>
    </w:p>
    <w:p w14:paraId="32F29DB9" w14:textId="5246053B" w:rsidR="00B16DC4" w:rsidRDefault="00B16DC4">
      <w:pPr>
        <w:pStyle w:val="TOC3"/>
        <w:rPr>
          <w:rFonts w:asciiTheme="minorHAnsi" w:eastAsiaTheme="minorEastAsia" w:hAnsiTheme="minorHAnsi" w:cstheme="minorBidi"/>
          <w:noProof/>
          <w:kern w:val="2"/>
          <w14:ligatures w14:val="standardContextual"/>
        </w:rPr>
      </w:pPr>
      <w:r w:rsidRPr="003D2D5E">
        <w:rPr>
          <w:noProof/>
        </w:rPr>
        <w:t>8.1.8</w:t>
      </w:r>
      <w:r>
        <w:rPr>
          <w:rFonts w:asciiTheme="minorHAnsi" w:eastAsiaTheme="minorEastAsia" w:hAnsiTheme="minorHAnsi" w:cstheme="minorBidi"/>
          <w:noProof/>
          <w:kern w:val="2"/>
          <w14:ligatures w14:val="standardContextual"/>
        </w:rPr>
        <w:tab/>
      </w:r>
      <w:r w:rsidRPr="003D2D5E">
        <w:rPr>
          <w:noProof/>
        </w:rPr>
        <w:t>Assignment of Randomization Number</w:t>
      </w:r>
      <w:r>
        <w:rPr>
          <w:noProof/>
          <w:webHidden/>
        </w:rPr>
        <w:tab/>
      </w:r>
      <w:del w:id="1359" w:author="Powell, Deana" w:date="2026-03-05T15:34:00Z" w16du:dateUtc="2026-03-05T20:34:00Z">
        <w:r w:rsidR="00B55DCA">
          <w:rPr>
            <w:noProof/>
            <w:webHidden/>
          </w:rPr>
          <w:delText>112</w:delText>
        </w:r>
      </w:del>
      <w:ins w:id="1360" w:author="Powell, Deana" w:date="2026-03-05T15:34:00Z" w16du:dateUtc="2026-03-05T20:34:00Z">
        <w:r w:rsidR="008B657F">
          <w:rPr>
            <w:noProof/>
            <w:webHidden/>
          </w:rPr>
          <w:t>124</w:t>
        </w:r>
      </w:ins>
    </w:p>
    <w:p w14:paraId="2099A3D7" w14:textId="63439A53" w:rsidR="00B16DC4" w:rsidRDefault="00B16DC4">
      <w:pPr>
        <w:pStyle w:val="TOC3"/>
        <w:rPr>
          <w:rFonts w:asciiTheme="minorHAnsi" w:eastAsiaTheme="minorEastAsia" w:hAnsiTheme="minorHAnsi" w:cstheme="minorBidi"/>
          <w:noProof/>
          <w:kern w:val="2"/>
          <w14:ligatures w14:val="standardContextual"/>
        </w:rPr>
      </w:pPr>
      <w:r w:rsidRPr="003D2D5E">
        <w:rPr>
          <w:noProof/>
        </w:rPr>
        <w:t>8.1.9</w:t>
      </w:r>
      <w:r>
        <w:rPr>
          <w:rFonts w:asciiTheme="minorHAnsi" w:eastAsiaTheme="minorEastAsia" w:hAnsiTheme="minorHAnsi" w:cstheme="minorBidi"/>
          <w:noProof/>
          <w:kern w:val="2"/>
          <w14:ligatures w14:val="standardContextual"/>
        </w:rPr>
        <w:tab/>
      </w:r>
      <w:r w:rsidRPr="003D2D5E">
        <w:rPr>
          <w:noProof/>
        </w:rPr>
        <w:t>Study Intervention Administration</w:t>
      </w:r>
      <w:r>
        <w:rPr>
          <w:noProof/>
          <w:webHidden/>
        </w:rPr>
        <w:tab/>
      </w:r>
      <w:del w:id="1361" w:author="Powell, Deana" w:date="2026-03-05T15:34:00Z" w16du:dateUtc="2026-03-05T20:34:00Z">
        <w:r w:rsidR="00B55DCA">
          <w:rPr>
            <w:noProof/>
            <w:webHidden/>
          </w:rPr>
          <w:delText>112</w:delText>
        </w:r>
      </w:del>
      <w:ins w:id="1362" w:author="Powell, Deana" w:date="2026-03-05T15:34:00Z" w16du:dateUtc="2026-03-05T20:34:00Z">
        <w:r w:rsidR="008B657F">
          <w:rPr>
            <w:noProof/>
            <w:webHidden/>
          </w:rPr>
          <w:t>124</w:t>
        </w:r>
      </w:ins>
    </w:p>
    <w:p w14:paraId="412F3C95" w14:textId="33843F97" w:rsidR="00B16DC4" w:rsidRDefault="00B16DC4">
      <w:pPr>
        <w:pStyle w:val="TOC4"/>
        <w:rPr>
          <w:rFonts w:asciiTheme="minorHAnsi" w:eastAsiaTheme="minorEastAsia" w:hAnsiTheme="minorHAnsi" w:cstheme="minorBidi"/>
          <w:noProof/>
          <w:kern w:val="2"/>
          <w14:ligatures w14:val="standardContextual"/>
        </w:rPr>
      </w:pPr>
      <w:r w:rsidRPr="003D2D5E">
        <w:rPr>
          <w:noProof/>
        </w:rPr>
        <w:t>8.1.9.1</w:t>
      </w:r>
      <w:r>
        <w:rPr>
          <w:rFonts w:asciiTheme="minorHAnsi" w:eastAsiaTheme="minorEastAsia" w:hAnsiTheme="minorHAnsi" w:cstheme="minorBidi"/>
          <w:noProof/>
          <w:kern w:val="2"/>
          <w14:ligatures w14:val="standardContextual"/>
        </w:rPr>
        <w:tab/>
      </w:r>
      <w:r w:rsidRPr="003D2D5E">
        <w:rPr>
          <w:noProof/>
        </w:rPr>
        <w:t>Timing of Dose Administration</w:t>
      </w:r>
      <w:r>
        <w:rPr>
          <w:noProof/>
          <w:webHidden/>
        </w:rPr>
        <w:tab/>
      </w:r>
      <w:del w:id="1363" w:author="Powell, Deana" w:date="2026-03-05T15:34:00Z" w16du:dateUtc="2026-03-05T20:34:00Z">
        <w:r w:rsidR="00B55DCA">
          <w:rPr>
            <w:noProof/>
            <w:webHidden/>
          </w:rPr>
          <w:delText>113</w:delText>
        </w:r>
      </w:del>
      <w:ins w:id="1364" w:author="Powell, Deana" w:date="2026-03-05T15:34:00Z" w16du:dateUtc="2026-03-05T20:34:00Z">
        <w:r w:rsidR="008B657F">
          <w:rPr>
            <w:noProof/>
            <w:webHidden/>
          </w:rPr>
          <w:t>125</w:t>
        </w:r>
      </w:ins>
    </w:p>
    <w:p w14:paraId="4C33F2ED" w14:textId="73884ABC" w:rsidR="00B16DC4" w:rsidRDefault="00B16DC4">
      <w:pPr>
        <w:pStyle w:val="TOC3"/>
        <w:rPr>
          <w:rFonts w:asciiTheme="minorHAnsi" w:eastAsiaTheme="minorEastAsia" w:hAnsiTheme="minorHAnsi" w:cstheme="minorBidi"/>
          <w:noProof/>
          <w:kern w:val="2"/>
          <w14:ligatures w14:val="standardContextual"/>
        </w:rPr>
      </w:pPr>
      <w:r w:rsidRPr="003D2D5E">
        <w:rPr>
          <w:noProof/>
        </w:rPr>
        <w:t>8.1.10</w:t>
      </w:r>
      <w:r>
        <w:rPr>
          <w:rFonts w:asciiTheme="minorHAnsi" w:eastAsiaTheme="minorEastAsia" w:hAnsiTheme="minorHAnsi" w:cstheme="minorBidi"/>
          <w:noProof/>
          <w:kern w:val="2"/>
          <w14:ligatures w14:val="standardContextual"/>
        </w:rPr>
        <w:tab/>
      </w:r>
      <w:r w:rsidRPr="003D2D5E">
        <w:rPr>
          <w:noProof/>
        </w:rPr>
        <w:t>Discontinuation and Withdrawal</w:t>
      </w:r>
      <w:r>
        <w:rPr>
          <w:noProof/>
          <w:webHidden/>
        </w:rPr>
        <w:tab/>
      </w:r>
      <w:del w:id="1365" w:author="Powell, Deana" w:date="2026-03-05T15:34:00Z" w16du:dateUtc="2026-03-05T20:34:00Z">
        <w:r w:rsidR="00B55DCA">
          <w:rPr>
            <w:noProof/>
            <w:webHidden/>
          </w:rPr>
          <w:delText>114</w:delText>
        </w:r>
      </w:del>
      <w:ins w:id="1366" w:author="Powell, Deana" w:date="2026-03-05T15:34:00Z" w16du:dateUtc="2026-03-05T20:34:00Z">
        <w:r w:rsidR="008B657F">
          <w:rPr>
            <w:noProof/>
            <w:webHidden/>
          </w:rPr>
          <w:t>126</w:t>
        </w:r>
      </w:ins>
    </w:p>
    <w:p w14:paraId="7FFB3CEB" w14:textId="4EA8080E" w:rsidR="00B16DC4" w:rsidRDefault="00B16DC4">
      <w:pPr>
        <w:pStyle w:val="TOC4"/>
        <w:rPr>
          <w:rFonts w:asciiTheme="minorHAnsi" w:eastAsiaTheme="minorEastAsia" w:hAnsiTheme="minorHAnsi" w:cstheme="minorBidi"/>
          <w:noProof/>
          <w:kern w:val="2"/>
          <w14:ligatures w14:val="standardContextual"/>
        </w:rPr>
      </w:pPr>
      <w:r w:rsidRPr="003D2D5E">
        <w:rPr>
          <w:noProof/>
        </w:rPr>
        <w:t>8.1.10.1</w:t>
      </w:r>
      <w:r>
        <w:rPr>
          <w:rFonts w:asciiTheme="minorHAnsi" w:eastAsiaTheme="minorEastAsia" w:hAnsiTheme="minorHAnsi" w:cstheme="minorBidi"/>
          <w:noProof/>
          <w:kern w:val="2"/>
          <w14:ligatures w14:val="standardContextual"/>
        </w:rPr>
        <w:tab/>
      </w:r>
      <w:r w:rsidRPr="003D2D5E">
        <w:rPr>
          <w:noProof/>
        </w:rPr>
        <w:t>Withdrawal From Future Biomedical Research</w:t>
      </w:r>
      <w:r>
        <w:rPr>
          <w:noProof/>
          <w:webHidden/>
        </w:rPr>
        <w:tab/>
      </w:r>
      <w:del w:id="1367" w:author="Powell, Deana" w:date="2026-03-05T15:34:00Z" w16du:dateUtc="2026-03-05T20:34:00Z">
        <w:r w:rsidR="00B55DCA">
          <w:rPr>
            <w:noProof/>
            <w:webHidden/>
          </w:rPr>
          <w:delText>114</w:delText>
        </w:r>
      </w:del>
      <w:ins w:id="1368" w:author="Powell, Deana" w:date="2026-03-05T15:34:00Z" w16du:dateUtc="2026-03-05T20:34:00Z">
        <w:r w:rsidR="008B657F">
          <w:rPr>
            <w:noProof/>
            <w:webHidden/>
          </w:rPr>
          <w:t>126</w:t>
        </w:r>
      </w:ins>
    </w:p>
    <w:p w14:paraId="645D06DE" w14:textId="1F49E15F" w:rsidR="00B16DC4" w:rsidRDefault="00B16DC4">
      <w:pPr>
        <w:pStyle w:val="TOC3"/>
        <w:rPr>
          <w:rFonts w:asciiTheme="minorHAnsi" w:eastAsiaTheme="minorEastAsia" w:hAnsiTheme="minorHAnsi" w:cstheme="minorBidi"/>
          <w:noProof/>
          <w:kern w:val="2"/>
          <w14:ligatures w14:val="standardContextual"/>
        </w:rPr>
      </w:pPr>
      <w:r w:rsidRPr="003D2D5E">
        <w:rPr>
          <w:noProof/>
        </w:rPr>
        <w:t>8.1.11</w:t>
      </w:r>
      <w:r>
        <w:rPr>
          <w:rFonts w:asciiTheme="minorHAnsi" w:eastAsiaTheme="minorEastAsia" w:hAnsiTheme="minorHAnsi" w:cstheme="minorBidi"/>
          <w:noProof/>
          <w:kern w:val="2"/>
          <w14:ligatures w14:val="standardContextual"/>
        </w:rPr>
        <w:tab/>
      </w:r>
      <w:r w:rsidRPr="003D2D5E">
        <w:rPr>
          <w:noProof/>
        </w:rPr>
        <w:t>Participant Blinding/Unblinding</w:t>
      </w:r>
      <w:r>
        <w:rPr>
          <w:noProof/>
          <w:webHidden/>
        </w:rPr>
        <w:tab/>
      </w:r>
      <w:del w:id="1369" w:author="Powell, Deana" w:date="2026-03-05T15:34:00Z" w16du:dateUtc="2026-03-05T20:34:00Z">
        <w:r w:rsidR="00B55DCA">
          <w:rPr>
            <w:noProof/>
            <w:webHidden/>
          </w:rPr>
          <w:delText>115</w:delText>
        </w:r>
      </w:del>
      <w:ins w:id="1370" w:author="Powell, Deana" w:date="2026-03-05T15:34:00Z" w16du:dateUtc="2026-03-05T20:34:00Z">
        <w:r w:rsidR="008B657F">
          <w:rPr>
            <w:noProof/>
            <w:webHidden/>
          </w:rPr>
          <w:t>127</w:t>
        </w:r>
      </w:ins>
    </w:p>
    <w:p w14:paraId="5FDD6A75" w14:textId="7057BCA5" w:rsidR="00B16DC4" w:rsidRDefault="00B16DC4">
      <w:pPr>
        <w:pStyle w:val="TOC3"/>
        <w:rPr>
          <w:rFonts w:asciiTheme="minorHAnsi" w:eastAsiaTheme="minorEastAsia" w:hAnsiTheme="minorHAnsi" w:cstheme="minorBidi"/>
          <w:noProof/>
          <w:kern w:val="2"/>
          <w14:ligatures w14:val="standardContextual"/>
        </w:rPr>
      </w:pPr>
      <w:r w:rsidRPr="003D2D5E">
        <w:rPr>
          <w:noProof/>
        </w:rPr>
        <w:t>8.1.12</w:t>
      </w:r>
      <w:r>
        <w:rPr>
          <w:rFonts w:asciiTheme="minorHAnsi" w:eastAsiaTheme="minorEastAsia" w:hAnsiTheme="minorHAnsi" w:cstheme="minorBidi"/>
          <w:noProof/>
          <w:kern w:val="2"/>
          <w14:ligatures w14:val="standardContextual"/>
        </w:rPr>
        <w:tab/>
      </w:r>
      <w:r w:rsidRPr="003D2D5E">
        <w:rPr>
          <w:noProof/>
        </w:rPr>
        <w:t>Calibration of Equipment</w:t>
      </w:r>
      <w:r>
        <w:rPr>
          <w:noProof/>
          <w:webHidden/>
        </w:rPr>
        <w:tab/>
      </w:r>
      <w:del w:id="1371" w:author="Powell, Deana" w:date="2026-03-05T15:34:00Z" w16du:dateUtc="2026-03-05T20:34:00Z">
        <w:r w:rsidR="00B55DCA">
          <w:rPr>
            <w:noProof/>
            <w:webHidden/>
          </w:rPr>
          <w:delText>115</w:delText>
        </w:r>
      </w:del>
      <w:ins w:id="1372" w:author="Powell, Deana" w:date="2026-03-05T15:34:00Z" w16du:dateUtc="2026-03-05T20:34:00Z">
        <w:r w:rsidR="008B657F">
          <w:rPr>
            <w:noProof/>
            <w:webHidden/>
          </w:rPr>
          <w:t>127</w:t>
        </w:r>
      </w:ins>
    </w:p>
    <w:p w14:paraId="4C49F55A" w14:textId="70ECFC8D" w:rsidR="00B16DC4" w:rsidRDefault="00B16DC4">
      <w:pPr>
        <w:pStyle w:val="TOC3"/>
        <w:rPr>
          <w:rFonts w:asciiTheme="minorHAnsi" w:eastAsiaTheme="minorEastAsia" w:hAnsiTheme="minorHAnsi" w:cstheme="minorBidi"/>
          <w:noProof/>
          <w:kern w:val="2"/>
          <w14:ligatures w14:val="standardContextual"/>
        </w:rPr>
      </w:pPr>
      <w:r w:rsidRPr="003D2D5E">
        <w:rPr>
          <w:noProof/>
        </w:rPr>
        <w:t>8.1.13</w:t>
      </w:r>
      <w:r>
        <w:rPr>
          <w:rFonts w:asciiTheme="minorHAnsi" w:eastAsiaTheme="minorEastAsia" w:hAnsiTheme="minorHAnsi" w:cstheme="minorBidi"/>
          <w:noProof/>
          <w:kern w:val="2"/>
          <w14:ligatures w14:val="standardContextual"/>
        </w:rPr>
        <w:tab/>
      </w:r>
      <w:r w:rsidRPr="003D2D5E">
        <w:rPr>
          <w:noProof/>
        </w:rPr>
        <w:t>Participants with Treated HIV</w:t>
      </w:r>
      <w:r>
        <w:rPr>
          <w:noProof/>
          <w:webHidden/>
        </w:rPr>
        <w:tab/>
      </w:r>
      <w:del w:id="1373" w:author="Powell, Deana" w:date="2026-03-05T15:34:00Z" w16du:dateUtc="2026-03-05T20:34:00Z">
        <w:r w:rsidR="00B55DCA">
          <w:rPr>
            <w:noProof/>
            <w:webHidden/>
          </w:rPr>
          <w:delText>115</w:delText>
        </w:r>
      </w:del>
      <w:ins w:id="1374" w:author="Powell, Deana" w:date="2026-03-05T15:34:00Z" w16du:dateUtc="2026-03-05T20:34:00Z">
        <w:r w:rsidR="008B657F">
          <w:rPr>
            <w:noProof/>
            <w:webHidden/>
          </w:rPr>
          <w:t>127</w:t>
        </w:r>
      </w:ins>
    </w:p>
    <w:p w14:paraId="4C565848" w14:textId="4EA19BBE" w:rsidR="00B16DC4" w:rsidRDefault="00B16DC4">
      <w:pPr>
        <w:pStyle w:val="TOC2"/>
        <w:rPr>
          <w:rFonts w:asciiTheme="minorHAnsi" w:eastAsiaTheme="minorEastAsia" w:hAnsiTheme="minorHAnsi" w:cstheme="minorBidi"/>
          <w:b w:val="0"/>
          <w:noProof/>
          <w:kern w:val="2"/>
          <w14:ligatures w14:val="standardContextual"/>
        </w:rPr>
      </w:pPr>
      <w:r w:rsidRPr="003D2D5E">
        <w:rPr>
          <w:noProof/>
        </w:rPr>
        <w:t>8.2</w:t>
      </w:r>
      <w:r>
        <w:rPr>
          <w:rFonts w:asciiTheme="minorHAnsi" w:eastAsiaTheme="minorEastAsia" w:hAnsiTheme="minorHAnsi" w:cstheme="minorBidi"/>
          <w:b w:val="0"/>
          <w:noProof/>
          <w:kern w:val="2"/>
          <w14:ligatures w14:val="standardContextual"/>
        </w:rPr>
        <w:tab/>
      </w:r>
      <w:r w:rsidRPr="003D2D5E">
        <w:rPr>
          <w:noProof/>
        </w:rPr>
        <w:t>Efficacy/Immunogenicity Assessments</w:t>
      </w:r>
      <w:r>
        <w:rPr>
          <w:noProof/>
          <w:webHidden/>
        </w:rPr>
        <w:tab/>
      </w:r>
      <w:del w:id="1375" w:author="Powell, Deana" w:date="2026-03-05T15:34:00Z" w16du:dateUtc="2026-03-05T20:34:00Z">
        <w:r w:rsidR="00B55DCA">
          <w:rPr>
            <w:noProof/>
            <w:webHidden/>
          </w:rPr>
          <w:delText>115</w:delText>
        </w:r>
      </w:del>
      <w:ins w:id="1376" w:author="Powell, Deana" w:date="2026-03-05T15:34:00Z" w16du:dateUtc="2026-03-05T20:34:00Z">
        <w:r w:rsidR="008B657F">
          <w:rPr>
            <w:noProof/>
            <w:webHidden/>
          </w:rPr>
          <w:t>127</w:t>
        </w:r>
      </w:ins>
    </w:p>
    <w:p w14:paraId="2785B326" w14:textId="28E09EDE" w:rsidR="00B16DC4" w:rsidRDefault="00B16DC4">
      <w:pPr>
        <w:pStyle w:val="TOC3"/>
        <w:rPr>
          <w:rFonts w:asciiTheme="minorHAnsi" w:eastAsiaTheme="minorEastAsia" w:hAnsiTheme="minorHAnsi" w:cstheme="minorBidi"/>
          <w:noProof/>
          <w:kern w:val="2"/>
          <w14:ligatures w14:val="standardContextual"/>
        </w:rPr>
      </w:pPr>
      <w:r w:rsidRPr="003D2D5E">
        <w:rPr>
          <w:noProof/>
        </w:rPr>
        <w:t>8.2.1</w:t>
      </w:r>
      <w:r>
        <w:rPr>
          <w:rFonts w:asciiTheme="minorHAnsi" w:eastAsiaTheme="minorEastAsia" w:hAnsiTheme="minorHAnsi" w:cstheme="minorBidi"/>
          <w:noProof/>
          <w:kern w:val="2"/>
          <w14:ligatures w14:val="standardContextual"/>
        </w:rPr>
        <w:tab/>
      </w:r>
      <w:r w:rsidRPr="003D2D5E">
        <w:rPr>
          <w:noProof/>
        </w:rPr>
        <w:t>Treatment Response Assessment</w:t>
      </w:r>
      <w:r>
        <w:rPr>
          <w:noProof/>
          <w:webHidden/>
        </w:rPr>
        <w:tab/>
      </w:r>
      <w:del w:id="1377" w:author="Powell, Deana" w:date="2026-03-05T15:34:00Z" w16du:dateUtc="2026-03-05T20:34:00Z">
        <w:r w:rsidR="00B55DCA">
          <w:rPr>
            <w:noProof/>
            <w:webHidden/>
          </w:rPr>
          <w:delText>115</w:delText>
        </w:r>
      </w:del>
      <w:ins w:id="1378" w:author="Powell, Deana" w:date="2026-03-05T15:34:00Z" w16du:dateUtc="2026-03-05T20:34:00Z">
        <w:r w:rsidR="008B657F">
          <w:rPr>
            <w:noProof/>
            <w:webHidden/>
          </w:rPr>
          <w:t>127</w:t>
        </w:r>
      </w:ins>
    </w:p>
    <w:p w14:paraId="4F368F59" w14:textId="4C3B7221" w:rsidR="00B16DC4" w:rsidRDefault="00B16DC4">
      <w:pPr>
        <w:pStyle w:val="TOC4"/>
        <w:rPr>
          <w:rFonts w:asciiTheme="minorHAnsi" w:eastAsiaTheme="minorEastAsia" w:hAnsiTheme="minorHAnsi" w:cstheme="minorBidi"/>
          <w:noProof/>
          <w:kern w:val="2"/>
          <w14:ligatures w14:val="standardContextual"/>
        </w:rPr>
      </w:pPr>
      <w:r w:rsidRPr="003D2D5E">
        <w:rPr>
          <w:noProof/>
        </w:rPr>
        <w:t>8.2.1.1</w:t>
      </w:r>
      <w:r>
        <w:rPr>
          <w:rFonts w:asciiTheme="minorHAnsi" w:eastAsiaTheme="minorEastAsia" w:hAnsiTheme="minorHAnsi" w:cstheme="minorBidi"/>
          <w:noProof/>
          <w:kern w:val="2"/>
          <w14:ligatures w14:val="standardContextual"/>
        </w:rPr>
        <w:tab/>
      </w:r>
      <w:r w:rsidRPr="003D2D5E">
        <w:rPr>
          <w:noProof/>
        </w:rPr>
        <w:t>CLL/SLL Assessment Criteria (iwCLL)</w:t>
      </w:r>
      <w:r>
        <w:rPr>
          <w:noProof/>
          <w:webHidden/>
        </w:rPr>
        <w:tab/>
      </w:r>
      <w:del w:id="1379" w:author="Powell, Deana" w:date="2026-03-05T15:34:00Z" w16du:dateUtc="2026-03-05T20:34:00Z">
        <w:r w:rsidR="00B55DCA">
          <w:rPr>
            <w:noProof/>
            <w:webHidden/>
          </w:rPr>
          <w:delText>116</w:delText>
        </w:r>
      </w:del>
      <w:ins w:id="1380" w:author="Powell, Deana" w:date="2026-03-05T15:34:00Z" w16du:dateUtc="2026-03-05T20:34:00Z">
        <w:r w:rsidR="008B657F">
          <w:rPr>
            <w:noProof/>
            <w:webHidden/>
          </w:rPr>
          <w:t>128</w:t>
        </w:r>
      </w:ins>
    </w:p>
    <w:p w14:paraId="7B261B4D" w14:textId="1F9640C5" w:rsidR="00B16DC4" w:rsidRDefault="00B16DC4">
      <w:pPr>
        <w:pStyle w:val="TOC4"/>
        <w:rPr>
          <w:rFonts w:asciiTheme="minorHAnsi" w:eastAsiaTheme="minorEastAsia" w:hAnsiTheme="minorHAnsi" w:cstheme="minorBidi"/>
          <w:noProof/>
          <w:kern w:val="2"/>
          <w14:ligatures w14:val="standardContextual"/>
        </w:rPr>
      </w:pPr>
      <w:r w:rsidRPr="003D2D5E">
        <w:rPr>
          <w:noProof/>
        </w:rPr>
        <w:t>8.2.1.2</w:t>
      </w:r>
      <w:r>
        <w:rPr>
          <w:rFonts w:asciiTheme="minorHAnsi" w:eastAsiaTheme="minorEastAsia" w:hAnsiTheme="minorHAnsi" w:cstheme="minorBidi"/>
          <w:noProof/>
          <w:kern w:val="2"/>
          <w14:ligatures w14:val="standardContextual"/>
        </w:rPr>
        <w:tab/>
      </w:r>
      <w:r w:rsidRPr="003D2D5E">
        <w:rPr>
          <w:noProof/>
        </w:rPr>
        <w:t>Imaging Collection and Assessments</w:t>
      </w:r>
      <w:r>
        <w:rPr>
          <w:noProof/>
          <w:webHidden/>
        </w:rPr>
        <w:tab/>
      </w:r>
      <w:del w:id="1381" w:author="Powell, Deana" w:date="2026-03-05T15:34:00Z" w16du:dateUtc="2026-03-05T20:34:00Z">
        <w:r w:rsidR="00B55DCA">
          <w:rPr>
            <w:noProof/>
            <w:webHidden/>
          </w:rPr>
          <w:delText>117</w:delText>
        </w:r>
      </w:del>
      <w:ins w:id="1382" w:author="Powell, Deana" w:date="2026-03-05T15:34:00Z" w16du:dateUtc="2026-03-05T20:34:00Z">
        <w:r w:rsidR="008B657F">
          <w:rPr>
            <w:noProof/>
            <w:webHidden/>
          </w:rPr>
          <w:t>129</w:t>
        </w:r>
      </w:ins>
    </w:p>
    <w:p w14:paraId="7FF24E3B" w14:textId="623F84CE" w:rsidR="00B16DC4" w:rsidRDefault="00B16DC4">
      <w:pPr>
        <w:pStyle w:val="TOC4"/>
        <w:rPr>
          <w:rFonts w:asciiTheme="minorHAnsi" w:eastAsiaTheme="minorEastAsia" w:hAnsiTheme="minorHAnsi" w:cstheme="minorBidi"/>
          <w:noProof/>
          <w:kern w:val="2"/>
          <w14:ligatures w14:val="standardContextual"/>
        </w:rPr>
      </w:pPr>
      <w:r w:rsidRPr="003D2D5E">
        <w:rPr>
          <w:noProof/>
        </w:rPr>
        <w:t>8.2.1.3</w:t>
      </w:r>
      <w:r>
        <w:rPr>
          <w:rFonts w:asciiTheme="minorHAnsi" w:eastAsiaTheme="minorEastAsia" w:hAnsiTheme="minorHAnsi" w:cstheme="minorBidi"/>
          <w:noProof/>
          <w:kern w:val="2"/>
          <w14:ligatures w14:val="standardContextual"/>
        </w:rPr>
        <w:tab/>
      </w:r>
      <w:r w:rsidRPr="003D2D5E">
        <w:rPr>
          <w:noProof/>
        </w:rPr>
        <w:t>Disease Progression Assessment</w:t>
      </w:r>
      <w:r>
        <w:rPr>
          <w:noProof/>
          <w:webHidden/>
        </w:rPr>
        <w:tab/>
      </w:r>
      <w:del w:id="1383" w:author="Powell, Deana" w:date="2026-03-05T15:34:00Z" w16du:dateUtc="2026-03-05T20:34:00Z">
        <w:r w:rsidR="00B55DCA">
          <w:rPr>
            <w:noProof/>
            <w:webHidden/>
          </w:rPr>
          <w:delText>117</w:delText>
        </w:r>
      </w:del>
      <w:ins w:id="1384" w:author="Powell, Deana" w:date="2026-03-05T15:34:00Z" w16du:dateUtc="2026-03-05T20:34:00Z">
        <w:r w:rsidR="008B657F">
          <w:rPr>
            <w:noProof/>
            <w:webHidden/>
          </w:rPr>
          <w:t>130</w:t>
        </w:r>
      </w:ins>
    </w:p>
    <w:p w14:paraId="0DB037FB" w14:textId="39D6B85D" w:rsidR="00B16DC4" w:rsidRDefault="00B16DC4">
      <w:pPr>
        <w:pStyle w:val="TOC5"/>
        <w:rPr>
          <w:rFonts w:asciiTheme="minorHAnsi" w:eastAsiaTheme="minorEastAsia" w:hAnsiTheme="minorHAnsi" w:cstheme="minorBidi"/>
          <w:noProof/>
          <w:kern w:val="2"/>
          <w14:ligatures w14:val="standardContextual"/>
        </w:rPr>
      </w:pPr>
      <w:r w:rsidRPr="003D2D5E">
        <w:rPr>
          <w:noProof/>
        </w:rPr>
        <w:t>8.2.1.3.1</w:t>
      </w:r>
      <w:r>
        <w:rPr>
          <w:rFonts w:asciiTheme="minorHAnsi" w:eastAsiaTheme="minorEastAsia" w:hAnsiTheme="minorHAnsi" w:cstheme="minorBidi"/>
          <w:noProof/>
          <w:kern w:val="2"/>
          <w14:ligatures w14:val="standardContextual"/>
        </w:rPr>
        <w:tab/>
      </w:r>
      <w:r w:rsidRPr="003D2D5E">
        <w:rPr>
          <w:noProof/>
        </w:rPr>
        <w:t>Imaging Progression</w:t>
      </w:r>
      <w:r>
        <w:rPr>
          <w:noProof/>
          <w:webHidden/>
        </w:rPr>
        <w:tab/>
      </w:r>
      <w:del w:id="1385" w:author="Powell, Deana" w:date="2026-03-05T15:34:00Z" w16du:dateUtc="2026-03-05T20:34:00Z">
        <w:r w:rsidR="00B55DCA">
          <w:rPr>
            <w:noProof/>
            <w:webHidden/>
          </w:rPr>
          <w:delText>118</w:delText>
        </w:r>
      </w:del>
      <w:ins w:id="1386" w:author="Powell, Deana" w:date="2026-03-05T15:34:00Z" w16du:dateUtc="2026-03-05T20:34:00Z">
        <w:r w:rsidR="008B657F">
          <w:rPr>
            <w:noProof/>
            <w:webHidden/>
          </w:rPr>
          <w:t>130</w:t>
        </w:r>
      </w:ins>
    </w:p>
    <w:p w14:paraId="3C60461D" w14:textId="7D6BA657" w:rsidR="00B16DC4" w:rsidRDefault="00B16DC4">
      <w:pPr>
        <w:pStyle w:val="TOC5"/>
        <w:rPr>
          <w:rFonts w:asciiTheme="minorHAnsi" w:eastAsiaTheme="minorEastAsia" w:hAnsiTheme="minorHAnsi" w:cstheme="minorBidi"/>
          <w:noProof/>
          <w:kern w:val="2"/>
          <w14:ligatures w14:val="standardContextual"/>
        </w:rPr>
      </w:pPr>
      <w:r w:rsidRPr="003D2D5E">
        <w:rPr>
          <w:noProof/>
        </w:rPr>
        <w:t>8.2.1.3.2</w:t>
      </w:r>
      <w:r>
        <w:rPr>
          <w:rFonts w:asciiTheme="minorHAnsi" w:eastAsiaTheme="minorEastAsia" w:hAnsiTheme="minorHAnsi" w:cstheme="minorBidi"/>
          <w:noProof/>
          <w:kern w:val="2"/>
          <w14:ligatures w14:val="standardContextual"/>
        </w:rPr>
        <w:tab/>
      </w:r>
      <w:r w:rsidRPr="003D2D5E">
        <w:rPr>
          <w:noProof/>
        </w:rPr>
        <w:t>Nonimaging Progression</w:t>
      </w:r>
      <w:r>
        <w:rPr>
          <w:noProof/>
          <w:webHidden/>
        </w:rPr>
        <w:tab/>
      </w:r>
      <w:del w:id="1387" w:author="Powell, Deana" w:date="2026-03-05T15:34:00Z" w16du:dateUtc="2026-03-05T20:34:00Z">
        <w:r w:rsidR="00B55DCA">
          <w:rPr>
            <w:noProof/>
            <w:webHidden/>
          </w:rPr>
          <w:delText>119</w:delText>
        </w:r>
      </w:del>
      <w:ins w:id="1388" w:author="Powell, Deana" w:date="2026-03-05T15:34:00Z" w16du:dateUtc="2026-03-05T20:34:00Z">
        <w:r w:rsidR="008B657F">
          <w:rPr>
            <w:noProof/>
            <w:webHidden/>
          </w:rPr>
          <w:t>132</w:t>
        </w:r>
      </w:ins>
    </w:p>
    <w:p w14:paraId="546EADA3" w14:textId="25D960A7" w:rsidR="00B16DC4" w:rsidRDefault="00B16DC4">
      <w:pPr>
        <w:pStyle w:val="TOC4"/>
        <w:rPr>
          <w:rFonts w:asciiTheme="minorHAnsi" w:eastAsiaTheme="minorEastAsia" w:hAnsiTheme="minorHAnsi" w:cstheme="minorBidi"/>
          <w:noProof/>
          <w:kern w:val="2"/>
          <w14:ligatures w14:val="standardContextual"/>
        </w:rPr>
      </w:pPr>
      <w:r w:rsidRPr="003D2D5E">
        <w:rPr>
          <w:noProof/>
        </w:rPr>
        <w:t>8.2.1.4</w:t>
      </w:r>
      <w:r>
        <w:rPr>
          <w:rFonts w:asciiTheme="minorHAnsi" w:eastAsiaTheme="minorEastAsia" w:hAnsiTheme="minorHAnsi" w:cstheme="minorBidi"/>
          <w:noProof/>
          <w:kern w:val="2"/>
          <w14:ligatures w14:val="standardContextual"/>
        </w:rPr>
        <w:tab/>
      </w:r>
      <w:r w:rsidRPr="003D2D5E">
        <w:rPr>
          <w:noProof/>
        </w:rPr>
        <w:t>CLL/SLL Constitutional Symptoms</w:t>
      </w:r>
      <w:r>
        <w:rPr>
          <w:noProof/>
          <w:webHidden/>
        </w:rPr>
        <w:tab/>
      </w:r>
      <w:del w:id="1389" w:author="Powell, Deana" w:date="2026-03-05T15:34:00Z" w16du:dateUtc="2026-03-05T20:34:00Z">
        <w:r w:rsidR="00B55DCA">
          <w:rPr>
            <w:noProof/>
            <w:webHidden/>
          </w:rPr>
          <w:delText>120</w:delText>
        </w:r>
      </w:del>
      <w:ins w:id="1390" w:author="Powell, Deana" w:date="2026-03-05T15:34:00Z" w16du:dateUtc="2026-03-05T20:34:00Z">
        <w:r w:rsidR="008B657F">
          <w:rPr>
            <w:noProof/>
            <w:webHidden/>
          </w:rPr>
          <w:t>132</w:t>
        </w:r>
      </w:ins>
    </w:p>
    <w:p w14:paraId="35081DA8" w14:textId="1F5DA2B0" w:rsidR="00B16DC4" w:rsidRDefault="00B16DC4">
      <w:pPr>
        <w:pStyle w:val="TOC3"/>
        <w:rPr>
          <w:rFonts w:asciiTheme="minorHAnsi" w:eastAsiaTheme="minorEastAsia" w:hAnsiTheme="minorHAnsi" w:cstheme="minorBidi"/>
          <w:noProof/>
          <w:kern w:val="2"/>
          <w14:ligatures w14:val="standardContextual"/>
        </w:rPr>
      </w:pPr>
      <w:r w:rsidRPr="003D2D5E">
        <w:rPr>
          <w:noProof/>
        </w:rPr>
        <w:t>8.2.2</w:t>
      </w:r>
      <w:r>
        <w:rPr>
          <w:rFonts w:asciiTheme="minorHAnsi" w:eastAsiaTheme="minorEastAsia" w:hAnsiTheme="minorHAnsi" w:cstheme="minorBidi"/>
          <w:noProof/>
          <w:kern w:val="2"/>
          <w14:ligatures w14:val="standardContextual"/>
        </w:rPr>
        <w:tab/>
      </w:r>
      <w:r w:rsidRPr="003D2D5E">
        <w:rPr>
          <w:noProof/>
        </w:rPr>
        <w:t>Quality of Life Assessments</w:t>
      </w:r>
      <w:r>
        <w:rPr>
          <w:noProof/>
          <w:webHidden/>
        </w:rPr>
        <w:tab/>
      </w:r>
      <w:del w:id="1391" w:author="Powell, Deana" w:date="2026-03-05T15:34:00Z" w16du:dateUtc="2026-03-05T20:34:00Z">
        <w:r w:rsidR="00B55DCA">
          <w:rPr>
            <w:noProof/>
            <w:webHidden/>
          </w:rPr>
          <w:delText>120</w:delText>
        </w:r>
      </w:del>
      <w:ins w:id="1392" w:author="Powell, Deana" w:date="2026-03-05T15:34:00Z" w16du:dateUtc="2026-03-05T20:34:00Z">
        <w:r w:rsidR="008B657F">
          <w:rPr>
            <w:noProof/>
            <w:webHidden/>
          </w:rPr>
          <w:t>133</w:t>
        </w:r>
      </w:ins>
    </w:p>
    <w:p w14:paraId="13668EE6" w14:textId="6637005E" w:rsidR="00B16DC4" w:rsidRDefault="00B16DC4">
      <w:pPr>
        <w:pStyle w:val="TOC4"/>
        <w:rPr>
          <w:rFonts w:asciiTheme="minorHAnsi" w:eastAsiaTheme="minorEastAsia" w:hAnsiTheme="minorHAnsi" w:cstheme="minorBidi"/>
          <w:noProof/>
          <w:kern w:val="2"/>
          <w14:ligatures w14:val="standardContextual"/>
        </w:rPr>
      </w:pPr>
      <w:r w:rsidRPr="003D2D5E">
        <w:rPr>
          <w:noProof/>
        </w:rPr>
        <w:t>8.2.2.1</w:t>
      </w:r>
      <w:r>
        <w:rPr>
          <w:rFonts w:asciiTheme="minorHAnsi" w:eastAsiaTheme="minorEastAsia" w:hAnsiTheme="minorHAnsi" w:cstheme="minorBidi"/>
          <w:noProof/>
          <w:kern w:val="2"/>
          <w14:ligatures w14:val="standardContextual"/>
        </w:rPr>
        <w:tab/>
      </w:r>
      <w:r w:rsidRPr="003D2D5E">
        <w:rPr>
          <w:noProof/>
        </w:rPr>
        <w:t>Patient-reported Outcomes</w:t>
      </w:r>
      <w:r>
        <w:rPr>
          <w:noProof/>
          <w:webHidden/>
        </w:rPr>
        <w:tab/>
      </w:r>
      <w:del w:id="1393" w:author="Powell, Deana" w:date="2026-03-05T15:34:00Z" w16du:dateUtc="2026-03-05T20:34:00Z">
        <w:r w:rsidR="00B55DCA">
          <w:rPr>
            <w:noProof/>
            <w:webHidden/>
          </w:rPr>
          <w:delText>121</w:delText>
        </w:r>
      </w:del>
      <w:ins w:id="1394" w:author="Powell, Deana" w:date="2026-03-05T15:34:00Z" w16du:dateUtc="2026-03-05T20:34:00Z">
        <w:r w:rsidR="008B657F">
          <w:rPr>
            <w:noProof/>
            <w:webHidden/>
          </w:rPr>
          <w:t>133</w:t>
        </w:r>
      </w:ins>
    </w:p>
    <w:p w14:paraId="6084D15D" w14:textId="67160C75" w:rsidR="00B16DC4" w:rsidRDefault="00B16DC4">
      <w:pPr>
        <w:pStyle w:val="TOC2"/>
        <w:rPr>
          <w:rFonts w:asciiTheme="minorHAnsi" w:eastAsiaTheme="minorEastAsia" w:hAnsiTheme="minorHAnsi" w:cstheme="minorBidi"/>
          <w:b w:val="0"/>
          <w:noProof/>
          <w:kern w:val="2"/>
          <w14:ligatures w14:val="standardContextual"/>
        </w:rPr>
      </w:pPr>
      <w:r w:rsidRPr="003D2D5E">
        <w:rPr>
          <w:noProof/>
        </w:rPr>
        <w:t>8.3</w:t>
      </w:r>
      <w:r>
        <w:rPr>
          <w:rFonts w:asciiTheme="minorHAnsi" w:eastAsiaTheme="minorEastAsia" w:hAnsiTheme="minorHAnsi" w:cstheme="minorBidi"/>
          <w:b w:val="0"/>
          <w:noProof/>
          <w:kern w:val="2"/>
          <w14:ligatures w14:val="standardContextual"/>
        </w:rPr>
        <w:tab/>
      </w:r>
      <w:r w:rsidRPr="003D2D5E">
        <w:rPr>
          <w:noProof/>
        </w:rPr>
        <w:t>Safety Assessments</w:t>
      </w:r>
      <w:r>
        <w:rPr>
          <w:noProof/>
          <w:webHidden/>
        </w:rPr>
        <w:tab/>
      </w:r>
      <w:del w:id="1395" w:author="Powell, Deana" w:date="2026-03-05T15:34:00Z" w16du:dateUtc="2026-03-05T20:34:00Z">
        <w:r w:rsidR="00B55DCA">
          <w:rPr>
            <w:noProof/>
            <w:webHidden/>
          </w:rPr>
          <w:delText>121</w:delText>
        </w:r>
      </w:del>
      <w:ins w:id="1396" w:author="Powell, Deana" w:date="2026-03-05T15:34:00Z" w16du:dateUtc="2026-03-05T20:34:00Z">
        <w:r w:rsidR="008B657F">
          <w:rPr>
            <w:noProof/>
            <w:webHidden/>
          </w:rPr>
          <w:t>133</w:t>
        </w:r>
      </w:ins>
    </w:p>
    <w:p w14:paraId="6260C562" w14:textId="53E8DD70" w:rsidR="00B16DC4" w:rsidRDefault="00B16DC4">
      <w:pPr>
        <w:pStyle w:val="TOC3"/>
        <w:rPr>
          <w:rFonts w:asciiTheme="minorHAnsi" w:eastAsiaTheme="minorEastAsia" w:hAnsiTheme="minorHAnsi" w:cstheme="minorBidi"/>
          <w:noProof/>
          <w:kern w:val="2"/>
          <w14:ligatures w14:val="standardContextual"/>
        </w:rPr>
      </w:pPr>
      <w:r w:rsidRPr="003D2D5E">
        <w:rPr>
          <w:noProof/>
        </w:rPr>
        <w:t>8.3.1</w:t>
      </w:r>
      <w:r>
        <w:rPr>
          <w:rFonts w:asciiTheme="minorHAnsi" w:eastAsiaTheme="minorEastAsia" w:hAnsiTheme="minorHAnsi" w:cstheme="minorBidi"/>
          <w:noProof/>
          <w:kern w:val="2"/>
          <w14:ligatures w14:val="standardContextual"/>
        </w:rPr>
        <w:tab/>
      </w:r>
      <w:r w:rsidRPr="003D2D5E">
        <w:rPr>
          <w:noProof/>
        </w:rPr>
        <w:t>Physical Examinations</w:t>
      </w:r>
      <w:r>
        <w:rPr>
          <w:noProof/>
          <w:webHidden/>
        </w:rPr>
        <w:tab/>
      </w:r>
      <w:del w:id="1397" w:author="Powell, Deana" w:date="2026-03-05T15:34:00Z" w16du:dateUtc="2026-03-05T20:34:00Z">
        <w:r w:rsidR="00B55DCA">
          <w:rPr>
            <w:noProof/>
            <w:webHidden/>
          </w:rPr>
          <w:delText>121</w:delText>
        </w:r>
      </w:del>
      <w:ins w:id="1398" w:author="Powell, Deana" w:date="2026-03-05T15:34:00Z" w16du:dateUtc="2026-03-05T20:34:00Z">
        <w:r w:rsidR="008B657F">
          <w:rPr>
            <w:noProof/>
            <w:webHidden/>
          </w:rPr>
          <w:t>133</w:t>
        </w:r>
      </w:ins>
    </w:p>
    <w:p w14:paraId="35813052" w14:textId="2783F1F9" w:rsidR="00B16DC4" w:rsidRDefault="00B16DC4">
      <w:pPr>
        <w:pStyle w:val="TOC3"/>
        <w:rPr>
          <w:rFonts w:asciiTheme="minorHAnsi" w:eastAsiaTheme="minorEastAsia" w:hAnsiTheme="minorHAnsi" w:cstheme="minorBidi"/>
          <w:noProof/>
          <w:kern w:val="2"/>
          <w14:ligatures w14:val="standardContextual"/>
        </w:rPr>
      </w:pPr>
      <w:r w:rsidRPr="003D2D5E">
        <w:rPr>
          <w:noProof/>
        </w:rPr>
        <w:t>8.3.2</w:t>
      </w:r>
      <w:r>
        <w:rPr>
          <w:rFonts w:asciiTheme="minorHAnsi" w:eastAsiaTheme="minorEastAsia" w:hAnsiTheme="minorHAnsi" w:cstheme="minorBidi"/>
          <w:noProof/>
          <w:kern w:val="2"/>
          <w14:ligatures w14:val="standardContextual"/>
        </w:rPr>
        <w:tab/>
      </w:r>
      <w:r w:rsidRPr="003D2D5E">
        <w:rPr>
          <w:noProof/>
        </w:rPr>
        <w:t>Vital Signs</w:t>
      </w:r>
      <w:r>
        <w:rPr>
          <w:noProof/>
          <w:webHidden/>
        </w:rPr>
        <w:tab/>
      </w:r>
      <w:del w:id="1399" w:author="Powell, Deana" w:date="2026-03-05T15:34:00Z" w16du:dateUtc="2026-03-05T20:34:00Z">
        <w:r w:rsidR="00B55DCA">
          <w:rPr>
            <w:noProof/>
            <w:webHidden/>
          </w:rPr>
          <w:delText>122</w:delText>
        </w:r>
      </w:del>
      <w:ins w:id="1400" w:author="Powell, Deana" w:date="2026-03-05T15:34:00Z" w16du:dateUtc="2026-03-05T20:34:00Z">
        <w:r w:rsidR="008B657F">
          <w:rPr>
            <w:noProof/>
            <w:webHidden/>
          </w:rPr>
          <w:t>134</w:t>
        </w:r>
      </w:ins>
    </w:p>
    <w:p w14:paraId="38278CF6" w14:textId="0BE6A099" w:rsidR="00B16DC4" w:rsidRDefault="00B16DC4">
      <w:pPr>
        <w:pStyle w:val="TOC3"/>
        <w:rPr>
          <w:rFonts w:asciiTheme="minorHAnsi" w:eastAsiaTheme="minorEastAsia" w:hAnsiTheme="minorHAnsi" w:cstheme="minorBidi"/>
          <w:noProof/>
          <w:kern w:val="2"/>
          <w14:ligatures w14:val="standardContextual"/>
        </w:rPr>
      </w:pPr>
      <w:r w:rsidRPr="003D2D5E">
        <w:rPr>
          <w:noProof/>
        </w:rPr>
        <w:t>8.3.3</w:t>
      </w:r>
      <w:r>
        <w:rPr>
          <w:rFonts w:asciiTheme="minorHAnsi" w:eastAsiaTheme="minorEastAsia" w:hAnsiTheme="minorHAnsi" w:cstheme="minorBidi"/>
          <w:noProof/>
          <w:kern w:val="2"/>
          <w14:ligatures w14:val="standardContextual"/>
        </w:rPr>
        <w:tab/>
      </w:r>
      <w:r w:rsidRPr="003D2D5E">
        <w:rPr>
          <w:noProof/>
        </w:rPr>
        <w:t>Electrocardiograms</w:t>
      </w:r>
      <w:r>
        <w:rPr>
          <w:noProof/>
          <w:webHidden/>
        </w:rPr>
        <w:tab/>
      </w:r>
      <w:del w:id="1401" w:author="Powell, Deana" w:date="2026-03-05T15:34:00Z" w16du:dateUtc="2026-03-05T20:34:00Z">
        <w:r w:rsidR="00B55DCA">
          <w:rPr>
            <w:noProof/>
            <w:webHidden/>
          </w:rPr>
          <w:delText>122</w:delText>
        </w:r>
      </w:del>
      <w:ins w:id="1402" w:author="Powell, Deana" w:date="2026-03-05T15:34:00Z" w16du:dateUtc="2026-03-05T20:34:00Z">
        <w:r w:rsidR="008B657F">
          <w:rPr>
            <w:noProof/>
            <w:webHidden/>
          </w:rPr>
          <w:t>134</w:t>
        </w:r>
      </w:ins>
    </w:p>
    <w:p w14:paraId="605784AB" w14:textId="29ABB778" w:rsidR="00B16DC4" w:rsidRDefault="00B16DC4">
      <w:pPr>
        <w:pStyle w:val="TOC3"/>
        <w:rPr>
          <w:rFonts w:asciiTheme="minorHAnsi" w:eastAsiaTheme="minorEastAsia" w:hAnsiTheme="minorHAnsi" w:cstheme="minorBidi"/>
          <w:noProof/>
          <w:kern w:val="2"/>
          <w14:ligatures w14:val="standardContextual"/>
        </w:rPr>
      </w:pPr>
      <w:r w:rsidRPr="003D2D5E">
        <w:rPr>
          <w:noProof/>
        </w:rPr>
        <w:t>8.3.4</w:t>
      </w:r>
      <w:r>
        <w:rPr>
          <w:rFonts w:asciiTheme="minorHAnsi" w:eastAsiaTheme="minorEastAsia" w:hAnsiTheme="minorHAnsi" w:cstheme="minorBidi"/>
          <w:noProof/>
          <w:kern w:val="2"/>
          <w14:ligatures w14:val="standardContextual"/>
        </w:rPr>
        <w:tab/>
      </w:r>
      <w:r w:rsidRPr="003D2D5E">
        <w:rPr>
          <w:noProof/>
        </w:rPr>
        <w:t>Eastern Cooperative Oncology Group Performance Status</w:t>
      </w:r>
      <w:r>
        <w:rPr>
          <w:noProof/>
          <w:webHidden/>
        </w:rPr>
        <w:tab/>
      </w:r>
      <w:del w:id="1403" w:author="Powell, Deana" w:date="2026-03-05T15:34:00Z" w16du:dateUtc="2026-03-05T20:34:00Z">
        <w:r w:rsidR="00B55DCA">
          <w:rPr>
            <w:noProof/>
            <w:webHidden/>
          </w:rPr>
          <w:delText>122</w:delText>
        </w:r>
      </w:del>
      <w:ins w:id="1404" w:author="Powell, Deana" w:date="2026-03-05T15:34:00Z" w16du:dateUtc="2026-03-05T20:34:00Z">
        <w:r w:rsidR="008B657F">
          <w:rPr>
            <w:noProof/>
            <w:webHidden/>
          </w:rPr>
          <w:t>134</w:t>
        </w:r>
      </w:ins>
    </w:p>
    <w:p w14:paraId="18898305" w14:textId="3BAA3EAD" w:rsidR="00B16DC4" w:rsidRDefault="00B16DC4">
      <w:pPr>
        <w:pStyle w:val="TOC3"/>
        <w:rPr>
          <w:rFonts w:asciiTheme="minorHAnsi" w:eastAsiaTheme="minorEastAsia" w:hAnsiTheme="minorHAnsi" w:cstheme="minorBidi"/>
          <w:noProof/>
          <w:kern w:val="2"/>
          <w14:ligatures w14:val="standardContextual"/>
        </w:rPr>
      </w:pPr>
      <w:r w:rsidRPr="003D2D5E">
        <w:rPr>
          <w:noProof/>
        </w:rPr>
        <w:t>8.3.5</w:t>
      </w:r>
      <w:r>
        <w:rPr>
          <w:rFonts w:asciiTheme="minorHAnsi" w:eastAsiaTheme="minorEastAsia" w:hAnsiTheme="minorHAnsi" w:cstheme="minorBidi"/>
          <w:noProof/>
          <w:kern w:val="2"/>
          <w14:ligatures w14:val="standardContextual"/>
        </w:rPr>
        <w:tab/>
      </w:r>
      <w:r w:rsidRPr="003D2D5E">
        <w:rPr>
          <w:noProof/>
        </w:rPr>
        <w:t>Clinical Safety Laboratory Assessments</w:t>
      </w:r>
      <w:r>
        <w:rPr>
          <w:noProof/>
          <w:webHidden/>
        </w:rPr>
        <w:tab/>
      </w:r>
      <w:del w:id="1405" w:author="Powell, Deana" w:date="2026-03-05T15:34:00Z" w16du:dateUtc="2026-03-05T20:34:00Z">
        <w:r w:rsidR="00B55DCA">
          <w:rPr>
            <w:noProof/>
            <w:webHidden/>
          </w:rPr>
          <w:delText>122</w:delText>
        </w:r>
      </w:del>
      <w:ins w:id="1406" w:author="Powell, Deana" w:date="2026-03-05T15:34:00Z" w16du:dateUtc="2026-03-05T20:34:00Z">
        <w:r w:rsidR="008B657F">
          <w:rPr>
            <w:noProof/>
            <w:webHidden/>
          </w:rPr>
          <w:t>134</w:t>
        </w:r>
      </w:ins>
    </w:p>
    <w:p w14:paraId="6E7403B2" w14:textId="0D3342A6" w:rsidR="00B16DC4" w:rsidRDefault="00B16DC4">
      <w:pPr>
        <w:pStyle w:val="TOC3"/>
        <w:rPr>
          <w:rFonts w:asciiTheme="minorHAnsi" w:eastAsiaTheme="minorEastAsia" w:hAnsiTheme="minorHAnsi" w:cstheme="minorBidi"/>
          <w:noProof/>
          <w:kern w:val="2"/>
          <w14:ligatures w14:val="standardContextual"/>
        </w:rPr>
      </w:pPr>
      <w:r w:rsidRPr="003D2D5E">
        <w:rPr>
          <w:noProof/>
        </w:rPr>
        <w:t>8.3.6</w:t>
      </w:r>
      <w:r>
        <w:rPr>
          <w:rFonts w:asciiTheme="minorHAnsi" w:eastAsiaTheme="minorEastAsia" w:hAnsiTheme="minorHAnsi" w:cstheme="minorBidi"/>
          <w:noProof/>
          <w:kern w:val="2"/>
          <w14:ligatures w14:val="standardContextual"/>
        </w:rPr>
        <w:tab/>
      </w:r>
      <w:r w:rsidRPr="003D2D5E">
        <w:rPr>
          <w:noProof/>
        </w:rPr>
        <w:t>Tumor Lysis Syndrome</w:t>
      </w:r>
      <w:r>
        <w:rPr>
          <w:noProof/>
          <w:webHidden/>
        </w:rPr>
        <w:tab/>
      </w:r>
      <w:del w:id="1407" w:author="Powell, Deana" w:date="2026-03-05T15:34:00Z" w16du:dateUtc="2026-03-05T20:34:00Z">
        <w:r w:rsidR="00B55DCA">
          <w:rPr>
            <w:noProof/>
            <w:webHidden/>
          </w:rPr>
          <w:delText>123</w:delText>
        </w:r>
      </w:del>
      <w:ins w:id="1408" w:author="Powell, Deana" w:date="2026-03-05T15:34:00Z" w16du:dateUtc="2026-03-05T20:34:00Z">
        <w:r w:rsidR="008B657F">
          <w:rPr>
            <w:noProof/>
            <w:webHidden/>
          </w:rPr>
          <w:t>135</w:t>
        </w:r>
      </w:ins>
    </w:p>
    <w:p w14:paraId="73BEBC4C" w14:textId="02909EF1" w:rsidR="00B16DC4" w:rsidRDefault="00B16DC4">
      <w:pPr>
        <w:pStyle w:val="TOC3"/>
        <w:rPr>
          <w:rFonts w:asciiTheme="minorHAnsi" w:eastAsiaTheme="minorEastAsia" w:hAnsiTheme="minorHAnsi" w:cstheme="minorBidi"/>
          <w:noProof/>
          <w:kern w:val="2"/>
          <w14:ligatures w14:val="standardContextual"/>
        </w:rPr>
      </w:pPr>
      <w:r w:rsidRPr="003D2D5E">
        <w:rPr>
          <w:noProof/>
        </w:rPr>
        <w:t>8.3.7</w:t>
      </w:r>
      <w:r>
        <w:rPr>
          <w:rFonts w:asciiTheme="minorHAnsi" w:eastAsiaTheme="minorEastAsia" w:hAnsiTheme="minorHAnsi" w:cstheme="minorBidi"/>
          <w:noProof/>
          <w:kern w:val="2"/>
          <w14:ligatures w14:val="standardContextual"/>
        </w:rPr>
        <w:tab/>
      </w:r>
      <w:r w:rsidRPr="003D2D5E">
        <w:rPr>
          <w:noProof/>
        </w:rPr>
        <w:t>Pregnancy Testing</w:t>
      </w:r>
      <w:r>
        <w:rPr>
          <w:noProof/>
          <w:webHidden/>
        </w:rPr>
        <w:tab/>
      </w:r>
      <w:del w:id="1409" w:author="Powell, Deana" w:date="2026-03-05T15:34:00Z" w16du:dateUtc="2026-03-05T20:34:00Z">
        <w:r w:rsidR="00B55DCA">
          <w:rPr>
            <w:noProof/>
            <w:webHidden/>
          </w:rPr>
          <w:delText>124</w:delText>
        </w:r>
      </w:del>
      <w:ins w:id="1410" w:author="Powell, Deana" w:date="2026-03-05T15:34:00Z" w16du:dateUtc="2026-03-05T20:34:00Z">
        <w:r w:rsidR="008B657F">
          <w:rPr>
            <w:noProof/>
            <w:webHidden/>
          </w:rPr>
          <w:t>136</w:t>
        </w:r>
      </w:ins>
    </w:p>
    <w:p w14:paraId="774A9A87" w14:textId="7ACA08A1" w:rsidR="00B16DC4" w:rsidRDefault="00B16DC4">
      <w:pPr>
        <w:pStyle w:val="TOC3"/>
        <w:rPr>
          <w:ins w:id="1411" w:author="Powell, Deana" w:date="2026-03-05T15:34:00Z" w16du:dateUtc="2026-03-05T20:34:00Z"/>
          <w:rFonts w:asciiTheme="minorHAnsi" w:eastAsiaTheme="minorEastAsia" w:hAnsiTheme="minorHAnsi" w:cstheme="minorBidi"/>
          <w:noProof/>
          <w:kern w:val="2"/>
          <w14:ligatures w14:val="standardContextual"/>
        </w:rPr>
      </w:pPr>
      <w:ins w:id="1412" w:author="Powell, Deana" w:date="2026-03-05T15:34:00Z" w16du:dateUtc="2026-03-05T20:34:00Z">
        <w:r w:rsidRPr="003D2D5E">
          <w:rPr>
            <w:noProof/>
          </w:rPr>
          <w:t>8.3.8</w:t>
        </w:r>
        <w:r>
          <w:rPr>
            <w:rFonts w:asciiTheme="minorHAnsi" w:eastAsiaTheme="minorEastAsia" w:hAnsiTheme="minorHAnsi" w:cstheme="minorBidi"/>
            <w:noProof/>
            <w:kern w:val="2"/>
            <w14:ligatures w14:val="standardContextual"/>
          </w:rPr>
          <w:tab/>
        </w:r>
        <w:r w:rsidRPr="003D2D5E">
          <w:rPr>
            <w:noProof/>
          </w:rPr>
          <w:t>Photographs of Rash</w:t>
        </w:r>
        <w:r>
          <w:rPr>
            <w:noProof/>
            <w:webHidden/>
          </w:rPr>
          <w:tab/>
        </w:r>
        <w:r w:rsidR="008B657F">
          <w:rPr>
            <w:noProof/>
            <w:webHidden/>
          </w:rPr>
          <w:t>137</w:t>
        </w:r>
      </w:ins>
    </w:p>
    <w:p w14:paraId="0417350B" w14:textId="012E45B7" w:rsidR="00B16DC4" w:rsidRDefault="00B16DC4">
      <w:pPr>
        <w:pStyle w:val="TOC2"/>
        <w:rPr>
          <w:rFonts w:asciiTheme="minorHAnsi" w:eastAsiaTheme="minorEastAsia" w:hAnsiTheme="minorHAnsi" w:cstheme="minorBidi"/>
          <w:b w:val="0"/>
          <w:noProof/>
          <w:kern w:val="2"/>
          <w14:ligatures w14:val="standardContextual"/>
        </w:rPr>
      </w:pPr>
      <w:r w:rsidRPr="003D2D5E">
        <w:rPr>
          <w:noProof/>
        </w:rPr>
        <w:t>8.4</w:t>
      </w:r>
      <w:r>
        <w:rPr>
          <w:rFonts w:asciiTheme="minorHAnsi" w:eastAsiaTheme="minorEastAsia" w:hAnsiTheme="minorHAnsi" w:cstheme="minorBidi"/>
          <w:b w:val="0"/>
          <w:noProof/>
          <w:kern w:val="2"/>
          <w14:ligatures w14:val="standardContextual"/>
        </w:rPr>
        <w:tab/>
      </w:r>
      <w:r w:rsidRPr="003D2D5E">
        <w:rPr>
          <w:noProof/>
        </w:rPr>
        <w:t>Adverse Events, Serious Adverse Events, and Other Reportable Safety Events</w:t>
      </w:r>
      <w:r>
        <w:rPr>
          <w:noProof/>
          <w:webHidden/>
        </w:rPr>
        <w:tab/>
      </w:r>
      <w:del w:id="1413" w:author="Powell, Deana" w:date="2026-03-05T15:34:00Z" w16du:dateUtc="2026-03-05T20:34:00Z">
        <w:r w:rsidR="00B55DCA">
          <w:rPr>
            <w:noProof/>
            <w:webHidden/>
          </w:rPr>
          <w:delText>125</w:delText>
        </w:r>
      </w:del>
      <w:ins w:id="1414" w:author="Powell, Deana" w:date="2026-03-05T15:34:00Z" w16du:dateUtc="2026-03-05T20:34:00Z">
        <w:r w:rsidR="008B657F">
          <w:rPr>
            <w:noProof/>
            <w:webHidden/>
          </w:rPr>
          <w:t>137</w:t>
        </w:r>
      </w:ins>
    </w:p>
    <w:p w14:paraId="095A8E30" w14:textId="67353FDE" w:rsidR="00B16DC4" w:rsidRDefault="00B16DC4">
      <w:pPr>
        <w:pStyle w:val="TOC3"/>
        <w:rPr>
          <w:rFonts w:asciiTheme="minorHAnsi" w:eastAsiaTheme="minorEastAsia" w:hAnsiTheme="minorHAnsi" w:cstheme="minorBidi"/>
          <w:noProof/>
          <w:kern w:val="2"/>
          <w14:ligatures w14:val="standardContextual"/>
        </w:rPr>
      </w:pPr>
      <w:r w:rsidRPr="003D2D5E">
        <w:rPr>
          <w:noProof/>
        </w:rPr>
        <w:t>8.4.1</w:t>
      </w:r>
      <w:r>
        <w:rPr>
          <w:rFonts w:asciiTheme="minorHAnsi" w:eastAsiaTheme="minorEastAsia" w:hAnsiTheme="minorHAnsi" w:cstheme="minorBidi"/>
          <w:noProof/>
          <w:kern w:val="2"/>
          <w14:ligatures w14:val="standardContextual"/>
        </w:rPr>
        <w:tab/>
      </w:r>
      <w:r w:rsidRPr="003D2D5E">
        <w:rPr>
          <w:noProof/>
        </w:rPr>
        <w:t>Time Period and Frequency for Collecting AE, SAE, and Other Reportable Safety Event Information</w:t>
      </w:r>
      <w:r>
        <w:rPr>
          <w:noProof/>
          <w:webHidden/>
        </w:rPr>
        <w:tab/>
      </w:r>
      <w:del w:id="1415" w:author="Powell, Deana" w:date="2026-03-05T15:34:00Z" w16du:dateUtc="2026-03-05T20:34:00Z">
        <w:r w:rsidR="00B55DCA">
          <w:rPr>
            <w:noProof/>
            <w:webHidden/>
          </w:rPr>
          <w:delText>126</w:delText>
        </w:r>
      </w:del>
      <w:ins w:id="1416" w:author="Powell, Deana" w:date="2026-03-05T15:34:00Z" w16du:dateUtc="2026-03-05T20:34:00Z">
        <w:r w:rsidR="008B657F">
          <w:rPr>
            <w:noProof/>
            <w:webHidden/>
          </w:rPr>
          <w:t>138</w:t>
        </w:r>
      </w:ins>
    </w:p>
    <w:p w14:paraId="720D7AD6" w14:textId="00E015F1" w:rsidR="00B16DC4" w:rsidRDefault="00B16DC4">
      <w:pPr>
        <w:pStyle w:val="TOC3"/>
        <w:rPr>
          <w:rFonts w:asciiTheme="minorHAnsi" w:eastAsiaTheme="minorEastAsia" w:hAnsiTheme="minorHAnsi" w:cstheme="minorBidi"/>
          <w:noProof/>
          <w:kern w:val="2"/>
          <w14:ligatures w14:val="standardContextual"/>
        </w:rPr>
      </w:pPr>
      <w:r w:rsidRPr="003D2D5E">
        <w:rPr>
          <w:noProof/>
        </w:rPr>
        <w:t>8.4.2</w:t>
      </w:r>
      <w:r>
        <w:rPr>
          <w:rFonts w:asciiTheme="minorHAnsi" w:eastAsiaTheme="minorEastAsia" w:hAnsiTheme="minorHAnsi" w:cstheme="minorBidi"/>
          <w:noProof/>
          <w:kern w:val="2"/>
          <w14:ligatures w14:val="standardContextual"/>
        </w:rPr>
        <w:tab/>
      </w:r>
      <w:r w:rsidRPr="003D2D5E">
        <w:rPr>
          <w:noProof/>
        </w:rPr>
        <w:t>Method of Detecting AEs, SAEs, and Other Reportable Safety Events</w:t>
      </w:r>
      <w:r>
        <w:rPr>
          <w:noProof/>
          <w:webHidden/>
        </w:rPr>
        <w:tab/>
      </w:r>
      <w:del w:id="1417" w:author="Powell, Deana" w:date="2026-03-05T15:34:00Z" w16du:dateUtc="2026-03-05T20:34:00Z">
        <w:r w:rsidR="00B55DCA">
          <w:rPr>
            <w:noProof/>
            <w:webHidden/>
          </w:rPr>
          <w:delText>128</w:delText>
        </w:r>
      </w:del>
      <w:ins w:id="1418" w:author="Powell, Deana" w:date="2026-03-05T15:34:00Z" w16du:dateUtc="2026-03-05T20:34:00Z">
        <w:r w:rsidR="008B657F">
          <w:rPr>
            <w:noProof/>
            <w:webHidden/>
          </w:rPr>
          <w:t>140</w:t>
        </w:r>
      </w:ins>
    </w:p>
    <w:p w14:paraId="0A2E54D0" w14:textId="2FB66D4F" w:rsidR="00B16DC4" w:rsidRDefault="00B16DC4">
      <w:pPr>
        <w:pStyle w:val="TOC3"/>
        <w:rPr>
          <w:rFonts w:asciiTheme="minorHAnsi" w:eastAsiaTheme="minorEastAsia" w:hAnsiTheme="minorHAnsi" w:cstheme="minorBidi"/>
          <w:noProof/>
          <w:kern w:val="2"/>
          <w14:ligatures w14:val="standardContextual"/>
        </w:rPr>
      </w:pPr>
      <w:r w:rsidRPr="003D2D5E">
        <w:rPr>
          <w:noProof/>
        </w:rPr>
        <w:t>8.4.3</w:t>
      </w:r>
      <w:r>
        <w:rPr>
          <w:rFonts w:asciiTheme="minorHAnsi" w:eastAsiaTheme="minorEastAsia" w:hAnsiTheme="minorHAnsi" w:cstheme="minorBidi"/>
          <w:noProof/>
          <w:kern w:val="2"/>
          <w14:ligatures w14:val="standardContextual"/>
        </w:rPr>
        <w:tab/>
      </w:r>
      <w:r w:rsidRPr="003D2D5E">
        <w:rPr>
          <w:noProof/>
        </w:rPr>
        <w:t>Follow-up of AE, SAE, and Other Reportable Safety Event Information</w:t>
      </w:r>
      <w:r>
        <w:rPr>
          <w:noProof/>
          <w:webHidden/>
        </w:rPr>
        <w:tab/>
      </w:r>
      <w:del w:id="1419" w:author="Powell, Deana" w:date="2026-03-05T15:34:00Z" w16du:dateUtc="2026-03-05T20:34:00Z">
        <w:r w:rsidR="00B55DCA">
          <w:rPr>
            <w:noProof/>
            <w:webHidden/>
          </w:rPr>
          <w:delText>128</w:delText>
        </w:r>
      </w:del>
      <w:ins w:id="1420" w:author="Powell, Deana" w:date="2026-03-05T15:34:00Z" w16du:dateUtc="2026-03-05T20:34:00Z">
        <w:r w:rsidR="008B657F">
          <w:rPr>
            <w:noProof/>
            <w:webHidden/>
          </w:rPr>
          <w:t>140</w:t>
        </w:r>
      </w:ins>
    </w:p>
    <w:p w14:paraId="2E7866C9" w14:textId="048C305E" w:rsidR="00B16DC4" w:rsidRDefault="00B16DC4">
      <w:pPr>
        <w:pStyle w:val="TOC3"/>
        <w:rPr>
          <w:rFonts w:asciiTheme="minorHAnsi" w:eastAsiaTheme="minorEastAsia" w:hAnsiTheme="minorHAnsi" w:cstheme="minorBidi"/>
          <w:noProof/>
          <w:kern w:val="2"/>
          <w14:ligatures w14:val="standardContextual"/>
        </w:rPr>
      </w:pPr>
      <w:r w:rsidRPr="003D2D5E">
        <w:rPr>
          <w:noProof/>
        </w:rPr>
        <w:t>8.4.4</w:t>
      </w:r>
      <w:r>
        <w:rPr>
          <w:rFonts w:asciiTheme="minorHAnsi" w:eastAsiaTheme="minorEastAsia" w:hAnsiTheme="minorHAnsi" w:cstheme="minorBidi"/>
          <w:noProof/>
          <w:kern w:val="2"/>
          <w14:ligatures w14:val="standardContextual"/>
        </w:rPr>
        <w:tab/>
      </w:r>
      <w:r w:rsidRPr="003D2D5E">
        <w:rPr>
          <w:noProof/>
        </w:rPr>
        <w:t>Regulatory Reporting Requirements for SAE</w:t>
      </w:r>
      <w:r>
        <w:rPr>
          <w:noProof/>
          <w:webHidden/>
        </w:rPr>
        <w:tab/>
      </w:r>
      <w:del w:id="1421" w:author="Powell, Deana" w:date="2026-03-05T15:34:00Z" w16du:dateUtc="2026-03-05T20:34:00Z">
        <w:r w:rsidR="00B55DCA">
          <w:rPr>
            <w:noProof/>
            <w:webHidden/>
          </w:rPr>
          <w:delText>128</w:delText>
        </w:r>
      </w:del>
      <w:ins w:id="1422" w:author="Powell, Deana" w:date="2026-03-05T15:34:00Z" w16du:dateUtc="2026-03-05T20:34:00Z">
        <w:r w:rsidR="008B657F">
          <w:rPr>
            <w:noProof/>
            <w:webHidden/>
          </w:rPr>
          <w:t>141</w:t>
        </w:r>
      </w:ins>
    </w:p>
    <w:p w14:paraId="5C0C01D6" w14:textId="11283BC3" w:rsidR="00B16DC4" w:rsidRDefault="00B16DC4">
      <w:pPr>
        <w:pStyle w:val="TOC3"/>
        <w:rPr>
          <w:rFonts w:asciiTheme="minorHAnsi" w:eastAsiaTheme="minorEastAsia" w:hAnsiTheme="minorHAnsi" w:cstheme="minorBidi"/>
          <w:noProof/>
          <w:kern w:val="2"/>
          <w14:ligatures w14:val="standardContextual"/>
        </w:rPr>
      </w:pPr>
      <w:r w:rsidRPr="003D2D5E">
        <w:rPr>
          <w:noProof/>
        </w:rPr>
        <w:lastRenderedPageBreak/>
        <w:t>8.4.5</w:t>
      </w:r>
      <w:r>
        <w:rPr>
          <w:rFonts w:asciiTheme="minorHAnsi" w:eastAsiaTheme="minorEastAsia" w:hAnsiTheme="minorHAnsi" w:cstheme="minorBidi"/>
          <w:noProof/>
          <w:kern w:val="2"/>
          <w14:ligatures w14:val="standardContextual"/>
        </w:rPr>
        <w:tab/>
      </w:r>
      <w:r w:rsidRPr="003D2D5E">
        <w:rPr>
          <w:noProof/>
        </w:rPr>
        <w:t>Pregnancy and Exposure During Breastfeeding</w:t>
      </w:r>
      <w:r>
        <w:rPr>
          <w:noProof/>
          <w:webHidden/>
        </w:rPr>
        <w:tab/>
      </w:r>
      <w:del w:id="1423" w:author="Powell, Deana" w:date="2026-03-05T15:34:00Z" w16du:dateUtc="2026-03-05T20:34:00Z">
        <w:r w:rsidR="00B55DCA">
          <w:rPr>
            <w:noProof/>
            <w:webHidden/>
          </w:rPr>
          <w:delText>129</w:delText>
        </w:r>
      </w:del>
      <w:ins w:id="1424" w:author="Powell, Deana" w:date="2026-03-05T15:34:00Z" w16du:dateUtc="2026-03-05T20:34:00Z">
        <w:r w:rsidR="008B657F">
          <w:rPr>
            <w:noProof/>
            <w:webHidden/>
          </w:rPr>
          <w:t>141</w:t>
        </w:r>
      </w:ins>
    </w:p>
    <w:p w14:paraId="53AF6042" w14:textId="4F896D1C" w:rsidR="00B16DC4" w:rsidRDefault="00B16DC4">
      <w:pPr>
        <w:pStyle w:val="TOC3"/>
        <w:rPr>
          <w:rFonts w:asciiTheme="minorHAnsi" w:eastAsiaTheme="minorEastAsia" w:hAnsiTheme="minorHAnsi" w:cstheme="minorBidi"/>
          <w:noProof/>
          <w:kern w:val="2"/>
          <w14:ligatures w14:val="standardContextual"/>
        </w:rPr>
      </w:pPr>
      <w:r w:rsidRPr="003D2D5E">
        <w:rPr>
          <w:noProof/>
        </w:rPr>
        <w:t>8.4.6</w:t>
      </w:r>
      <w:r>
        <w:rPr>
          <w:rFonts w:asciiTheme="minorHAnsi" w:eastAsiaTheme="minorEastAsia" w:hAnsiTheme="minorHAnsi" w:cstheme="minorBidi"/>
          <w:noProof/>
          <w:kern w:val="2"/>
          <w14:ligatures w14:val="standardContextual"/>
        </w:rPr>
        <w:tab/>
      </w:r>
      <w:r w:rsidRPr="003D2D5E">
        <w:rPr>
          <w:noProof/>
        </w:rPr>
        <w:t>Disease-related Events and/or Disease-related Outcomes Not Qualifying as AEs or SAEs</w:t>
      </w:r>
      <w:r>
        <w:rPr>
          <w:noProof/>
          <w:webHidden/>
        </w:rPr>
        <w:tab/>
      </w:r>
      <w:del w:id="1425" w:author="Powell, Deana" w:date="2026-03-05T15:34:00Z" w16du:dateUtc="2026-03-05T20:34:00Z">
        <w:r w:rsidR="00B55DCA">
          <w:rPr>
            <w:noProof/>
            <w:webHidden/>
          </w:rPr>
          <w:delText>129</w:delText>
        </w:r>
      </w:del>
      <w:ins w:id="1426" w:author="Powell, Deana" w:date="2026-03-05T15:34:00Z" w16du:dateUtc="2026-03-05T20:34:00Z">
        <w:r w:rsidR="008B657F">
          <w:rPr>
            <w:noProof/>
            <w:webHidden/>
          </w:rPr>
          <w:t>142</w:t>
        </w:r>
      </w:ins>
    </w:p>
    <w:p w14:paraId="0A0CA4F0" w14:textId="662BB561" w:rsidR="00B16DC4" w:rsidRDefault="00B16DC4">
      <w:pPr>
        <w:pStyle w:val="TOC3"/>
        <w:rPr>
          <w:rFonts w:asciiTheme="minorHAnsi" w:eastAsiaTheme="minorEastAsia" w:hAnsiTheme="minorHAnsi" w:cstheme="minorBidi"/>
          <w:noProof/>
          <w:kern w:val="2"/>
          <w14:ligatures w14:val="standardContextual"/>
        </w:rPr>
      </w:pPr>
      <w:r w:rsidRPr="003D2D5E">
        <w:rPr>
          <w:noProof/>
        </w:rPr>
        <w:t>8.4.7</w:t>
      </w:r>
      <w:r>
        <w:rPr>
          <w:rFonts w:asciiTheme="minorHAnsi" w:eastAsiaTheme="minorEastAsia" w:hAnsiTheme="minorHAnsi" w:cstheme="minorBidi"/>
          <w:noProof/>
          <w:kern w:val="2"/>
          <w14:ligatures w14:val="standardContextual"/>
        </w:rPr>
        <w:tab/>
      </w:r>
      <w:r w:rsidRPr="003D2D5E">
        <w:rPr>
          <w:noProof/>
        </w:rPr>
        <w:t>Events of Clinical Interest</w:t>
      </w:r>
      <w:r>
        <w:rPr>
          <w:noProof/>
          <w:webHidden/>
        </w:rPr>
        <w:tab/>
      </w:r>
      <w:del w:id="1427" w:author="Powell, Deana" w:date="2026-03-05T15:34:00Z" w16du:dateUtc="2026-03-05T20:34:00Z">
        <w:r w:rsidR="00B55DCA">
          <w:rPr>
            <w:noProof/>
            <w:webHidden/>
          </w:rPr>
          <w:delText>129</w:delText>
        </w:r>
      </w:del>
      <w:ins w:id="1428" w:author="Powell, Deana" w:date="2026-03-05T15:34:00Z" w16du:dateUtc="2026-03-05T20:34:00Z">
        <w:r w:rsidR="008B657F">
          <w:rPr>
            <w:noProof/>
            <w:webHidden/>
          </w:rPr>
          <w:t>142</w:t>
        </w:r>
      </w:ins>
    </w:p>
    <w:p w14:paraId="22204050" w14:textId="35DA4978" w:rsidR="00B16DC4" w:rsidRDefault="00B16DC4">
      <w:pPr>
        <w:pStyle w:val="TOC2"/>
        <w:rPr>
          <w:rFonts w:asciiTheme="minorHAnsi" w:eastAsiaTheme="minorEastAsia" w:hAnsiTheme="minorHAnsi" w:cstheme="minorBidi"/>
          <w:b w:val="0"/>
          <w:noProof/>
          <w:kern w:val="2"/>
          <w14:ligatures w14:val="standardContextual"/>
        </w:rPr>
      </w:pPr>
      <w:r w:rsidRPr="003D2D5E">
        <w:rPr>
          <w:noProof/>
        </w:rPr>
        <w:t>8.5</w:t>
      </w:r>
      <w:r>
        <w:rPr>
          <w:rFonts w:asciiTheme="minorHAnsi" w:eastAsiaTheme="minorEastAsia" w:hAnsiTheme="minorHAnsi" w:cstheme="minorBidi"/>
          <w:b w:val="0"/>
          <w:noProof/>
          <w:kern w:val="2"/>
          <w14:ligatures w14:val="standardContextual"/>
        </w:rPr>
        <w:tab/>
      </w:r>
      <w:r w:rsidRPr="003D2D5E">
        <w:rPr>
          <w:noProof/>
        </w:rPr>
        <w:t>Treatment of Overdose</w:t>
      </w:r>
      <w:r>
        <w:rPr>
          <w:noProof/>
          <w:webHidden/>
        </w:rPr>
        <w:tab/>
      </w:r>
      <w:del w:id="1429" w:author="Powell, Deana" w:date="2026-03-05T15:34:00Z" w16du:dateUtc="2026-03-05T20:34:00Z">
        <w:r w:rsidR="00B55DCA">
          <w:rPr>
            <w:noProof/>
            <w:webHidden/>
          </w:rPr>
          <w:delText>130</w:delText>
        </w:r>
      </w:del>
      <w:ins w:id="1430" w:author="Powell, Deana" w:date="2026-03-05T15:34:00Z" w16du:dateUtc="2026-03-05T20:34:00Z">
        <w:r w:rsidR="008B657F">
          <w:rPr>
            <w:noProof/>
            <w:webHidden/>
          </w:rPr>
          <w:t>143</w:t>
        </w:r>
      </w:ins>
    </w:p>
    <w:p w14:paraId="4A500E96" w14:textId="12414468" w:rsidR="00B16DC4" w:rsidRDefault="00B16DC4">
      <w:pPr>
        <w:pStyle w:val="TOC2"/>
        <w:rPr>
          <w:rFonts w:asciiTheme="minorHAnsi" w:eastAsiaTheme="minorEastAsia" w:hAnsiTheme="minorHAnsi" w:cstheme="minorBidi"/>
          <w:b w:val="0"/>
          <w:noProof/>
          <w:kern w:val="2"/>
          <w14:ligatures w14:val="standardContextual"/>
        </w:rPr>
      </w:pPr>
      <w:r w:rsidRPr="003D2D5E">
        <w:rPr>
          <w:noProof/>
        </w:rPr>
        <w:t>8.6</w:t>
      </w:r>
      <w:r>
        <w:rPr>
          <w:rFonts w:asciiTheme="minorHAnsi" w:eastAsiaTheme="minorEastAsia" w:hAnsiTheme="minorHAnsi" w:cstheme="minorBidi"/>
          <w:b w:val="0"/>
          <w:noProof/>
          <w:kern w:val="2"/>
          <w14:ligatures w14:val="standardContextual"/>
        </w:rPr>
        <w:tab/>
      </w:r>
      <w:r w:rsidRPr="003D2D5E">
        <w:rPr>
          <w:noProof/>
        </w:rPr>
        <w:t>Pharmacokinetics</w:t>
      </w:r>
      <w:r>
        <w:rPr>
          <w:noProof/>
          <w:webHidden/>
        </w:rPr>
        <w:tab/>
      </w:r>
      <w:del w:id="1431" w:author="Powell, Deana" w:date="2026-03-05T15:34:00Z" w16du:dateUtc="2026-03-05T20:34:00Z">
        <w:r w:rsidR="00B55DCA">
          <w:rPr>
            <w:noProof/>
            <w:webHidden/>
          </w:rPr>
          <w:delText>130</w:delText>
        </w:r>
      </w:del>
      <w:ins w:id="1432" w:author="Powell, Deana" w:date="2026-03-05T15:34:00Z" w16du:dateUtc="2026-03-05T20:34:00Z">
        <w:r w:rsidR="008B657F">
          <w:rPr>
            <w:noProof/>
            <w:webHidden/>
          </w:rPr>
          <w:t>143</w:t>
        </w:r>
      </w:ins>
    </w:p>
    <w:p w14:paraId="7C4C5BF1" w14:textId="6CEA0C04" w:rsidR="00B16DC4" w:rsidRDefault="00B16DC4">
      <w:pPr>
        <w:pStyle w:val="TOC3"/>
        <w:rPr>
          <w:rFonts w:asciiTheme="minorHAnsi" w:eastAsiaTheme="minorEastAsia" w:hAnsiTheme="minorHAnsi" w:cstheme="minorBidi"/>
          <w:noProof/>
          <w:kern w:val="2"/>
          <w14:ligatures w14:val="standardContextual"/>
        </w:rPr>
      </w:pPr>
      <w:r w:rsidRPr="003D2D5E">
        <w:rPr>
          <w:noProof/>
        </w:rPr>
        <w:t>8.6.1</w:t>
      </w:r>
      <w:r>
        <w:rPr>
          <w:rFonts w:asciiTheme="minorHAnsi" w:eastAsiaTheme="minorEastAsia" w:hAnsiTheme="minorHAnsi" w:cstheme="minorBidi"/>
          <w:noProof/>
          <w:kern w:val="2"/>
          <w14:ligatures w14:val="standardContextual"/>
        </w:rPr>
        <w:tab/>
      </w:r>
      <w:r w:rsidRPr="003D2D5E">
        <w:rPr>
          <w:noProof/>
        </w:rPr>
        <w:t>Blood Collection for Plasma Nemtabrutinib</w:t>
      </w:r>
      <w:r>
        <w:rPr>
          <w:noProof/>
          <w:webHidden/>
        </w:rPr>
        <w:tab/>
      </w:r>
      <w:del w:id="1433" w:author="Powell, Deana" w:date="2026-03-05T15:34:00Z" w16du:dateUtc="2026-03-05T20:34:00Z">
        <w:r w:rsidR="00B55DCA">
          <w:rPr>
            <w:noProof/>
            <w:webHidden/>
          </w:rPr>
          <w:delText>131</w:delText>
        </w:r>
      </w:del>
      <w:ins w:id="1434" w:author="Powell, Deana" w:date="2026-03-05T15:34:00Z" w16du:dateUtc="2026-03-05T20:34:00Z">
        <w:r w:rsidR="008B657F">
          <w:rPr>
            <w:noProof/>
            <w:webHidden/>
          </w:rPr>
          <w:t>143</w:t>
        </w:r>
      </w:ins>
    </w:p>
    <w:p w14:paraId="18702962" w14:textId="69DBE52B" w:rsidR="00B16DC4" w:rsidRDefault="00B16DC4">
      <w:pPr>
        <w:pStyle w:val="TOC3"/>
        <w:rPr>
          <w:rFonts w:asciiTheme="minorHAnsi" w:eastAsiaTheme="minorEastAsia" w:hAnsiTheme="minorHAnsi" w:cstheme="minorBidi"/>
          <w:noProof/>
          <w:kern w:val="2"/>
          <w14:ligatures w14:val="standardContextual"/>
        </w:rPr>
      </w:pPr>
      <w:r w:rsidRPr="003D2D5E">
        <w:rPr>
          <w:noProof/>
        </w:rPr>
        <w:t>8.6.2</w:t>
      </w:r>
      <w:r>
        <w:rPr>
          <w:rFonts w:asciiTheme="minorHAnsi" w:eastAsiaTheme="minorEastAsia" w:hAnsiTheme="minorHAnsi" w:cstheme="minorBidi"/>
          <w:noProof/>
          <w:kern w:val="2"/>
          <w14:ligatures w14:val="standardContextual"/>
        </w:rPr>
        <w:tab/>
      </w:r>
      <w:r w:rsidRPr="003D2D5E">
        <w:rPr>
          <w:noProof/>
        </w:rPr>
        <w:t>Blood Collection for Plasma Venetoclax (Part 1 Participants Only)</w:t>
      </w:r>
      <w:r>
        <w:rPr>
          <w:noProof/>
          <w:webHidden/>
        </w:rPr>
        <w:tab/>
      </w:r>
      <w:del w:id="1435" w:author="Powell, Deana" w:date="2026-03-05T15:34:00Z" w16du:dateUtc="2026-03-05T20:34:00Z">
        <w:r w:rsidR="00B55DCA">
          <w:rPr>
            <w:noProof/>
            <w:webHidden/>
          </w:rPr>
          <w:delText>131</w:delText>
        </w:r>
      </w:del>
      <w:ins w:id="1436" w:author="Powell, Deana" w:date="2026-03-05T15:34:00Z" w16du:dateUtc="2026-03-05T20:34:00Z">
        <w:r w:rsidR="008B657F">
          <w:rPr>
            <w:noProof/>
            <w:webHidden/>
          </w:rPr>
          <w:t>143</w:t>
        </w:r>
      </w:ins>
    </w:p>
    <w:p w14:paraId="21F05FC2" w14:textId="33F39C3B" w:rsidR="00B16DC4" w:rsidRDefault="00B16DC4">
      <w:pPr>
        <w:pStyle w:val="TOC2"/>
        <w:rPr>
          <w:rFonts w:asciiTheme="minorHAnsi" w:eastAsiaTheme="minorEastAsia" w:hAnsiTheme="minorHAnsi" w:cstheme="minorBidi"/>
          <w:b w:val="0"/>
          <w:noProof/>
          <w:kern w:val="2"/>
          <w14:ligatures w14:val="standardContextual"/>
        </w:rPr>
      </w:pPr>
      <w:r w:rsidRPr="003D2D5E">
        <w:rPr>
          <w:noProof/>
        </w:rPr>
        <w:t>8.7</w:t>
      </w:r>
      <w:r>
        <w:rPr>
          <w:rFonts w:asciiTheme="minorHAnsi" w:eastAsiaTheme="minorEastAsia" w:hAnsiTheme="minorHAnsi" w:cstheme="minorBidi"/>
          <w:b w:val="0"/>
          <w:noProof/>
          <w:kern w:val="2"/>
          <w14:ligatures w14:val="standardContextual"/>
        </w:rPr>
        <w:tab/>
      </w:r>
      <w:r w:rsidRPr="003D2D5E">
        <w:rPr>
          <w:noProof/>
        </w:rPr>
        <w:t>Pharmacodynamics</w:t>
      </w:r>
      <w:r>
        <w:rPr>
          <w:noProof/>
          <w:webHidden/>
        </w:rPr>
        <w:tab/>
      </w:r>
      <w:del w:id="1437" w:author="Powell, Deana" w:date="2026-03-05T15:34:00Z" w16du:dateUtc="2026-03-05T20:34:00Z">
        <w:r w:rsidR="00B55DCA">
          <w:rPr>
            <w:noProof/>
            <w:webHidden/>
          </w:rPr>
          <w:delText>131</w:delText>
        </w:r>
      </w:del>
      <w:ins w:id="1438" w:author="Powell, Deana" w:date="2026-03-05T15:34:00Z" w16du:dateUtc="2026-03-05T20:34:00Z">
        <w:r w:rsidR="008B657F">
          <w:rPr>
            <w:noProof/>
            <w:webHidden/>
          </w:rPr>
          <w:t>144</w:t>
        </w:r>
      </w:ins>
    </w:p>
    <w:p w14:paraId="1D965013" w14:textId="23BD55B5" w:rsidR="00B16DC4" w:rsidRDefault="00B16DC4">
      <w:pPr>
        <w:pStyle w:val="TOC2"/>
        <w:rPr>
          <w:rFonts w:asciiTheme="minorHAnsi" w:eastAsiaTheme="minorEastAsia" w:hAnsiTheme="minorHAnsi" w:cstheme="minorBidi"/>
          <w:b w:val="0"/>
          <w:noProof/>
          <w:kern w:val="2"/>
          <w14:ligatures w14:val="standardContextual"/>
        </w:rPr>
      </w:pPr>
      <w:r w:rsidRPr="003D2D5E">
        <w:rPr>
          <w:noProof/>
        </w:rPr>
        <w:t>8.8</w:t>
      </w:r>
      <w:r>
        <w:rPr>
          <w:rFonts w:asciiTheme="minorHAnsi" w:eastAsiaTheme="minorEastAsia" w:hAnsiTheme="minorHAnsi" w:cstheme="minorBidi"/>
          <w:b w:val="0"/>
          <w:noProof/>
          <w:kern w:val="2"/>
          <w14:ligatures w14:val="standardContextual"/>
        </w:rPr>
        <w:tab/>
      </w:r>
      <w:r w:rsidRPr="003D2D5E">
        <w:rPr>
          <w:noProof/>
        </w:rPr>
        <w:t>Biomarkers</w:t>
      </w:r>
      <w:r>
        <w:rPr>
          <w:noProof/>
          <w:webHidden/>
        </w:rPr>
        <w:tab/>
      </w:r>
      <w:del w:id="1439" w:author="Powell, Deana" w:date="2026-03-05T15:34:00Z" w16du:dateUtc="2026-03-05T20:34:00Z">
        <w:r w:rsidR="00B55DCA">
          <w:rPr>
            <w:noProof/>
            <w:webHidden/>
          </w:rPr>
          <w:delText>131</w:delText>
        </w:r>
      </w:del>
      <w:ins w:id="1440" w:author="Powell, Deana" w:date="2026-03-05T15:34:00Z" w16du:dateUtc="2026-03-05T20:34:00Z">
        <w:r w:rsidR="008B657F">
          <w:rPr>
            <w:noProof/>
            <w:webHidden/>
          </w:rPr>
          <w:t>144</w:t>
        </w:r>
      </w:ins>
    </w:p>
    <w:p w14:paraId="2A8A9E07" w14:textId="318DC52A" w:rsidR="00B16DC4" w:rsidRDefault="00B16DC4">
      <w:pPr>
        <w:pStyle w:val="TOC3"/>
        <w:rPr>
          <w:rFonts w:asciiTheme="minorHAnsi" w:eastAsiaTheme="minorEastAsia" w:hAnsiTheme="minorHAnsi" w:cstheme="minorBidi"/>
          <w:noProof/>
          <w:kern w:val="2"/>
          <w14:ligatures w14:val="standardContextual"/>
        </w:rPr>
      </w:pPr>
      <w:r w:rsidRPr="003D2D5E">
        <w:rPr>
          <w:noProof/>
        </w:rPr>
        <w:t>8.8.1</w:t>
      </w:r>
      <w:r>
        <w:rPr>
          <w:rFonts w:asciiTheme="minorHAnsi" w:eastAsiaTheme="minorEastAsia" w:hAnsiTheme="minorHAnsi" w:cstheme="minorBidi"/>
          <w:noProof/>
          <w:kern w:val="2"/>
          <w14:ligatures w14:val="standardContextual"/>
        </w:rPr>
        <w:tab/>
      </w:r>
      <w:r w:rsidRPr="003D2D5E">
        <w:rPr>
          <w:noProof/>
        </w:rPr>
        <w:t>Planned Genetic Analysis Sample Collection</w:t>
      </w:r>
      <w:r>
        <w:rPr>
          <w:noProof/>
          <w:webHidden/>
        </w:rPr>
        <w:tab/>
      </w:r>
      <w:del w:id="1441" w:author="Powell, Deana" w:date="2026-03-05T15:34:00Z" w16du:dateUtc="2026-03-05T20:34:00Z">
        <w:r w:rsidR="00B55DCA">
          <w:rPr>
            <w:noProof/>
            <w:webHidden/>
          </w:rPr>
          <w:delText>132</w:delText>
        </w:r>
      </w:del>
      <w:ins w:id="1442" w:author="Powell, Deana" w:date="2026-03-05T15:34:00Z" w16du:dateUtc="2026-03-05T20:34:00Z">
        <w:r w:rsidR="008B657F">
          <w:rPr>
            <w:noProof/>
            <w:webHidden/>
          </w:rPr>
          <w:t>144</w:t>
        </w:r>
      </w:ins>
    </w:p>
    <w:p w14:paraId="22DD4411" w14:textId="26D1AFE1" w:rsidR="00B16DC4" w:rsidRDefault="00B16DC4">
      <w:pPr>
        <w:pStyle w:val="TOC2"/>
        <w:rPr>
          <w:rFonts w:asciiTheme="minorHAnsi" w:eastAsiaTheme="minorEastAsia" w:hAnsiTheme="minorHAnsi" w:cstheme="minorBidi"/>
          <w:b w:val="0"/>
          <w:noProof/>
          <w:kern w:val="2"/>
          <w14:ligatures w14:val="standardContextual"/>
        </w:rPr>
      </w:pPr>
      <w:r w:rsidRPr="003D2D5E">
        <w:rPr>
          <w:noProof/>
        </w:rPr>
        <w:t>8.9</w:t>
      </w:r>
      <w:r>
        <w:rPr>
          <w:rFonts w:asciiTheme="minorHAnsi" w:eastAsiaTheme="minorEastAsia" w:hAnsiTheme="minorHAnsi" w:cstheme="minorBidi"/>
          <w:b w:val="0"/>
          <w:noProof/>
          <w:kern w:val="2"/>
          <w14:ligatures w14:val="standardContextual"/>
        </w:rPr>
        <w:tab/>
      </w:r>
      <w:r w:rsidRPr="003D2D5E">
        <w:rPr>
          <w:noProof/>
        </w:rPr>
        <w:t>Future Biomedical Research Sample Collection</w:t>
      </w:r>
      <w:r>
        <w:rPr>
          <w:noProof/>
          <w:webHidden/>
        </w:rPr>
        <w:tab/>
      </w:r>
      <w:del w:id="1443" w:author="Powell, Deana" w:date="2026-03-05T15:34:00Z" w16du:dateUtc="2026-03-05T20:34:00Z">
        <w:r w:rsidR="00B55DCA">
          <w:rPr>
            <w:noProof/>
            <w:webHidden/>
          </w:rPr>
          <w:delText>132</w:delText>
        </w:r>
      </w:del>
      <w:ins w:id="1444" w:author="Powell, Deana" w:date="2026-03-05T15:34:00Z" w16du:dateUtc="2026-03-05T20:34:00Z">
        <w:r w:rsidR="008B657F">
          <w:rPr>
            <w:noProof/>
            <w:webHidden/>
          </w:rPr>
          <w:t>145</w:t>
        </w:r>
      </w:ins>
    </w:p>
    <w:p w14:paraId="1D890BA2" w14:textId="5555197D" w:rsidR="00B16DC4" w:rsidRDefault="00B16DC4">
      <w:pPr>
        <w:pStyle w:val="TOC2"/>
        <w:rPr>
          <w:rFonts w:asciiTheme="minorHAnsi" w:eastAsiaTheme="minorEastAsia" w:hAnsiTheme="minorHAnsi" w:cstheme="minorBidi"/>
          <w:b w:val="0"/>
          <w:noProof/>
          <w:kern w:val="2"/>
          <w14:ligatures w14:val="standardContextual"/>
        </w:rPr>
      </w:pPr>
      <w:r w:rsidRPr="003D2D5E">
        <w:rPr>
          <w:noProof/>
        </w:rPr>
        <w:t>8.10</w:t>
      </w:r>
      <w:r>
        <w:rPr>
          <w:rFonts w:asciiTheme="minorHAnsi" w:eastAsiaTheme="minorEastAsia" w:hAnsiTheme="minorHAnsi" w:cstheme="minorBidi"/>
          <w:b w:val="0"/>
          <w:noProof/>
          <w:kern w:val="2"/>
          <w14:ligatures w14:val="standardContextual"/>
        </w:rPr>
        <w:tab/>
      </w:r>
      <w:r w:rsidRPr="003D2D5E">
        <w:rPr>
          <w:noProof/>
        </w:rPr>
        <w:t>Medical Resource Utilization and Health Economics</w:t>
      </w:r>
      <w:r>
        <w:rPr>
          <w:noProof/>
          <w:webHidden/>
        </w:rPr>
        <w:tab/>
      </w:r>
      <w:del w:id="1445" w:author="Powell, Deana" w:date="2026-03-05T15:34:00Z" w16du:dateUtc="2026-03-05T20:34:00Z">
        <w:r w:rsidR="00B55DCA">
          <w:rPr>
            <w:noProof/>
            <w:webHidden/>
          </w:rPr>
          <w:delText>132</w:delText>
        </w:r>
      </w:del>
      <w:ins w:id="1446" w:author="Powell, Deana" w:date="2026-03-05T15:34:00Z" w16du:dateUtc="2026-03-05T20:34:00Z">
        <w:r w:rsidR="008B657F">
          <w:rPr>
            <w:noProof/>
            <w:webHidden/>
          </w:rPr>
          <w:t>145</w:t>
        </w:r>
      </w:ins>
    </w:p>
    <w:p w14:paraId="2D8FF5F5" w14:textId="3CBFA694" w:rsidR="00B16DC4" w:rsidRDefault="00B16DC4">
      <w:pPr>
        <w:pStyle w:val="TOC2"/>
        <w:rPr>
          <w:rFonts w:asciiTheme="minorHAnsi" w:eastAsiaTheme="minorEastAsia" w:hAnsiTheme="minorHAnsi" w:cstheme="minorBidi"/>
          <w:b w:val="0"/>
          <w:noProof/>
          <w:kern w:val="2"/>
          <w14:ligatures w14:val="standardContextual"/>
        </w:rPr>
      </w:pPr>
      <w:r w:rsidRPr="003D2D5E">
        <w:rPr>
          <w:noProof/>
        </w:rPr>
        <w:t>8.11</w:t>
      </w:r>
      <w:r>
        <w:rPr>
          <w:rFonts w:asciiTheme="minorHAnsi" w:eastAsiaTheme="minorEastAsia" w:hAnsiTheme="minorHAnsi" w:cstheme="minorBidi"/>
          <w:b w:val="0"/>
          <w:noProof/>
          <w:kern w:val="2"/>
          <w14:ligatures w14:val="standardContextual"/>
        </w:rPr>
        <w:tab/>
      </w:r>
      <w:r w:rsidRPr="003D2D5E">
        <w:rPr>
          <w:noProof/>
        </w:rPr>
        <w:t>Visit Requirements</w:t>
      </w:r>
      <w:r>
        <w:rPr>
          <w:noProof/>
          <w:webHidden/>
        </w:rPr>
        <w:tab/>
      </w:r>
      <w:del w:id="1447" w:author="Powell, Deana" w:date="2026-03-05T15:34:00Z" w16du:dateUtc="2026-03-05T20:34:00Z">
        <w:r w:rsidR="00B55DCA">
          <w:rPr>
            <w:noProof/>
            <w:webHidden/>
          </w:rPr>
          <w:delText>133</w:delText>
        </w:r>
      </w:del>
      <w:ins w:id="1448" w:author="Powell, Deana" w:date="2026-03-05T15:34:00Z" w16du:dateUtc="2026-03-05T20:34:00Z">
        <w:r w:rsidR="008B657F">
          <w:rPr>
            <w:noProof/>
            <w:webHidden/>
          </w:rPr>
          <w:t>145</w:t>
        </w:r>
      </w:ins>
    </w:p>
    <w:p w14:paraId="06DB8303" w14:textId="1F665143" w:rsidR="00B16DC4" w:rsidRDefault="00B16DC4">
      <w:pPr>
        <w:pStyle w:val="TOC3"/>
        <w:rPr>
          <w:rFonts w:asciiTheme="minorHAnsi" w:eastAsiaTheme="minorEastAsia" w:hAnsiTheme="minorHAnsi" w:cstheme="minorBidi"/>
          <w:noProof/>
          <w:kern w:val="2"/>
          <w14:ligatures w14:val="standardContextual"/>
        </w:rPr>
      </w:pPr>
      <w:r w:rsidRPr="003D2D5E">
        <w:rPr>
          <w:noProof/>
        </w:rPr>
        <w:t>8.11.1</w:t>
      </w:r>
      <w:r>
        <w:rPr>
          <w:rFonts w:asciiTheme="minorHAnsi" w:eastAsiaTheme="minorEastAsia" w:hAnsiTheme="minorHAnsi" w:cstheme="minorBidi"/>
          <w:noProof/>
          <w:kern w:val="2"/>
          <w14:ligatures w14:val="standardContextual"/>
        </w:rPr>
        <w:tab/>
      </w:r>
      <w:r w:rsidRPr="003D2D5E">
        <w:rPr>
          <w:noProof/>
        </w:rPr>
        <w:t>Screening</w:t>
      </w:r>
      <w:r>
        <w:rPr>
          <w:noProof/>
          <w:webHidden/>
        </w:rPr>
        <w:tab/>
      </w:r>
      <w:del w:id="1449" w:author="Powell, Deana" w:date="2026-03-05T15:34:00Z" w16du:dateUtc="2026-03-05T20:34:00Z">
        <w:r w:rsidR="00B55DCA">
          <w:rPr>
            <w:noProof/>
            <w:webHidden/>
          </w:rPr>
          <w:delText>133</w:delText>
        </w:r>
      </w:del>
      <w:ins w:id="1450" w:author="Powell, Deana" w:date="2026-03-05T15:34:00Z" w16du:dateUtc="2026-03-05T20:34:00Z">
        <w:r w:rsidR="008B657F">
          <w:rPr>
            <w:noProof/>
            <w:webHidden/>
          </w:rPr>
          <w:t>145</w:t>
        </w:r>
      </w:ins>
    </w:p>
    <w:p w14:paraId="2E3DB6C0" w14:textId="3348347C" w:rsidR="00B16DC4" w:rsidRDefault="00B16DC4">
      <w:pPr>
        <w:pStyle w:val="TOC3"/>
        <w:rPr>
          <w:rFonts w:asciiTheme="minorHAnsi" w:eastAsiaTheme="minorEastAsia" w:hAnsiTheme="minorHAnsi" w:cstheme="minorBidi"/>
          <w:noProof/>
          <w:kern w:val="2"/>
          <w14:ligatures w14:val="standardContextual"/>
        </w:rPr>
      </w:pPr>
      <w:r w:rsidRPr="003D2D5E">
        <w:rPr>
          <w:noProof/>
        </w:rPr>
        <w:t>8.11.2</w:t>
      </w:r>
      <w:r>
        <w:rPr>
          <w:rFonts w:asciiTheme="minorHAnsi" w:eastAsiaTheme="minorEastAsia" w:hAnsiTheme="minorHAnsi" w:cstheme="minorBidi"/>
          <w:noProof/>
          <w:kern w:val="2"/>
          <w14:ligatures w14:val="standardContextual"/>
        </w:rPr>
        <w:tab/>
      </w:r>
      <w:r w:rsidRPr="003D2D5E">
        <w:rPr>
          <w:noProof/>
        </w:rPr>
        <w:t>Treatment Period</w:t>
      </w:r>
      <w:r>
        <w:rPr>
          <w:noProof/>
          <w:webHidden/>
        </w:rPr>
        <w:tab/>
      </w:r>
      <w:del w:id="1451" w:author="Powell, Deana" w:date="2026-03-05T15:34:00Z" w16du:dateUtc="2026-03-05T20:34:00Z">
        <w:r w:rsidR="00B55DCA">
          <w:rPr>
            <w:noProof/>
            <w:webHidden/>
          </w:rPr>
          <w:delText>133</w:delText>
        </w:r>
      </w:del>
      <w:ins w:id="1452" w:author="Powell, Deana" w:date="2026-03-05T15:34:00Z" w16du:dateUtc="2026-03-05T20:34:00Z">
        <w:r w:rsidR="008B657F">
          <w:rPr>
            <w:noProof/>
            <w:webHidden/>
          </w:rPr>
          <w:t>145</w:t>
        </w:r>
      </w:ins>
    </w:p>
    <w:p w14:paraId="1098A11F" w14:textId="741234E9" w:rsidR="00B16DC4" w:rsidRDefault="00B16DC4">
      <w:pPr>
        <w:pStyle w:val="TOC3"/>
        <w:rPr>
          <w:rFonts w:asciiTheme="minorHAnsi" w:eastAsiaTheme="minorEastAsia" w:hAnsiTheme="minorHAnsi" w:cstheme="minorBidi"/>
          <w:noProof/>
          <w:kern w:val="2"/>
          <w14:ligatures w14:val="standardContextual"/>
        </w:rPr>
      </w:pPr>
      <w:r w:rsidRPr="003D2D5E">
        <w:rPr>
          <w:noProof/>
        </w:rPr>
        <w:t>8.11.3</w:t>
      </w:r>
      <w:r>
        <w:rPr>
          <w:rFonts w:asciiTheme="minorHAnsi" w:eastAsiaTheme="minorEastAsia" w:hAnsiTheme="minorHAnsi" w:cstheme="minorBidi"/>
          <w:noProof/>
          <w:kern w:val="2"/>
          <w14:ligatures w14:val="standardContextual"/>
        </w:rPr>
        <w:tab/>
      </w:r>
      <w:r w:rsidRPr="003D2D5E">
        <w:rPr>
          <w:noProof/>
        </w:rPr>
        <w:t>Participants Discontinued From Study Intervention but Continuing to be Monitored in the Study</w:t>
      </w:r>
      <w:r>
        <w:rPr>
          <w:noProof/>
          <w:webHidden/>
        </w:rPr>
        <w:tab/>
      </w:r>
      <w:del w:id="1453" w:author="Powell, Deana" w:date="2026-03-05T15:34:00Z" w16du:dateUtc="2026-03-05T20:34:00Z">
        <w:r w:rsidR="00B55DCA">
          <w:rPr>
            <w:noProof/>
            <w:webHidden/>
          </w:rPr>
          <w:delText>133</w:delText>
        </w:r>
      </w:del>
      <w:ins w:id="1454" w:author="Powell, Deana" w:date="2026-03-05T15:34:00Z" w16du:dateUtc="2026-03-05T20:34:00Z">
        <w:r w:rsidR="008B657F">
          <w:rPr>
            <w:noProof/>
            <w:webHidden/>
          </w:rPr>
          <w:t>146</w:t>
        </w:r>
      </w:ins>
    </w:p>
    <w:p w14:paraId="4A69CCAC" w14:textId="7984D3DD" w:rsidR="00B16DC4" w:rsidRDefault="00B16DC4">
      <w:pPr>
        <w:pStyle w:val="TOC3"/>
        <w:rPr>
          <w:rFonts w:asciiTheme="minorHAnsi" w:eastAsiaTheme="minorEastAsia" w:hAnsiTheme="minorHAnsi" w:cstheme="minorBidi"/>
          <w:noProof/>
          <w:kern w:val="2"/>
          <w14:ligatures w14:val="standardContextual"/>
        </w:rPr>
      </w:pPr>
      <w:r w:rsidRPr="003D2D5E">
        <w:rPr>
          <w:noProof/>
        </w:rPr>
        <w:t>8.11.4</w:t>
      </w:r>
      <w:r>
        <w:rPr>
          <w:rFonts w:asciiTheme="minorHAnsi" w:eastAsiaTheme="minorEastAsia" w:hAnsiTheme="minorHAnsi" w:cstheme="minorBidi"/>
          <w:noProof/>
          <w:kern w:val="2"/>
          <w14:ligatures w14:val="standardContextual"/>
        </w:rPr>
        <w:tab/>
      </w:r>
      <w:r w:rsidRPr="003D2D5E">
        <w:rPr>
          <w:noProof/>
        </w:rPr>
        <w:t>Post-treatment Visit</w:t>
      </w:r>
      <w:r>
        <w:rPr>
          <w:noProof/>
          <w:webHidden/>
        </w:rPr>
        <w:tab/>
      </w:r>
      <w:del w:id="1455" w:author="Powell, Deana" w:date="2026-03-05T15:34:00Z" w16du:dateUtc="2026-03-05T20:34:00Z">
        <w:r w:rsidR="00B55DCA">
          <w:rPr>
            <w:noProof/>
            <w:webHidden/>
          </w:rPr>
          <w:delText>133</w:delText>
        </w:r>
      </w:del>
      <w:ins w:id="1456" w:author="Powell, Deana" w:date="2026-03-05T15:34:00Z" w16du:dateUtc="2026-03-05T20:34:00Z">
        <w:r w:rsidR="008B657F">
          <w:rPr>
            <w:noProof/>
            <w:webHidden/>
          </w:rPr>
          <w:t>146</w:t>
        </w:r>
      </w:ins>
    </w:p>
    <w:p w14:paraId="57DDB4FB" w14:textId="77C0C3FC" w:rsidR="00B16DC4" w:rsidRDefault="00B16DC4">
      <w:pPr>
        <w:pStyle w:val="TOC4"/>
        <w:rPr>
          <w:rFonts w:asciiTheme="minorHAnsi" w:eastAsiaTheme="minorEastAsia" w:hAnsiTheme="minorHAnsi" w:cstheme="minorBidi"/>
          <w:noProof/>
          <w:kern w:val="2"/>
          <w14:ligatures w14:val="standardContextual"/>
        </w:rPr>
      </w:pPr>
      <w:r w:rsidRPr="003D2D5E">
        <w:rPr>
          <w:noProof/>
        </w:rPr>
        <w:t>8.11.4.1</w:t>
      </w:r>
      <w:r>
        <w:rPr>
          <w:rFonts w:asciiTheme="minorHAnsi" w:eastAsiaTheme="minorEastAsia" w:hAnsiTheme="minorHAnsi" w:cstheme="minorBidi"/>
          <w:noProof/>
          <w:kern w:val="2"/>
          <w14:ligatures w14:val="standardContextual"/>
        </w:rPr>
        <w:tab/>
      </w:r>
      <w:r w:rsidRPr="003D2D5E">
        <w:rPr>
          <w:noProof/>
        </w:rPr>
        <w:t>Safety Follow-up Visits</w:t>
      </w:r>
      <w:r>
        <w:rPr>
          <w:noProof/>
          <w:webHidden/>
        </w:rPr>
        <w:tab/>
      </w:r>
      <w:del w:id="1457" w:author="Powell, Deana" w:date="2026-03-05T15:34:00Z" w16du:dateUtc="2026-03-05T20:34:00Z">
        <w:r w:rsidR="00B55DCA">
          <w:rPr>
            <w:noProof/>
            <w:webHidden/>
          </w:rPr>
          <w:delText>133</w:delText>
        </w:r>
      </w:del>
      <w:ins w:id="1458" w:author="Powell, Deana" w:date="2026-03-05T15:34:00Z" w16du:dateUtc="2026-03-05T20:34:00Z">
        <w:r w:rsidR="008B657F">
          <w:rPr>
            <w:noProof/>
            <w:webHidden/>
          </w:rPr>
          <w:t>146</w:t>
        </w:r>
      </w:ins>
    </w:p>
    <w:p w14:paraId="6F74DA7F" w14:textId="392BA0BF" w:rsidR="00B16DC4" w:rsidRDefault="00B16DC4">
      <w:pPr>
        <w:pStyle w:val="TOC4"/>
        <w:rPr>
          <w:rFonts w:asciiTheme="minorHAnsi" w:eastAsiaTheme="minorEastAsia" w:hAnsiTheme="minorHAnsi" w:cstheme="minorBidi"/>
          <w:noProof/>
          <w:kern w:val="2"/>
          <w14:ligatures w14:val="standardContextual"/>
        </w:rPr>
      </w:pPr>
      <w:r w:rsidRPr="003D2D5E">
        <w:rPr>
          <w:noProof/>
        </w:rPr>
        <w:t>8.11.4.2</w:t>
      </w:r>
      <w:r>
        <w:rPr>
          <w:rFonts w:asciiTheme="minorHAnsi" w:eastAsiaTheme="minorEastAsia" w:hAnsiTheme="minorHAnsi" w:cstheme="minorBidi"/>
          <w:noProof/>
          <w:kern w:val="2"/>
          <w14:ligatures w14:val="standardContextual"/>
        </w:rPr>
        <w:tab/>
      </w:r>
      <w:r w:rsidRPr="003D2D5E">
        <w:rPr>
          <w:noProof/>
        </w:rPr>
        <w:t>Efficacy Follow-up Visits</w:t>
      </w:r>
      <w:r>
        <w:rPr>
          <w:noProof/>
          <w:webHidden/>
        </w:rPr>
        <w:tab/>
      </w:r>
      <w:del w:id="1459" w:author="Powell, Deana" w:date="2026-03-05T15:34:00Z" w16du:dateUtc="2026-03-05T20:34:00Z">
        <w:r w:rsidR="00B55DCA">
          <w:rPr>
            <w:noProof/>
            <w:webHidden/>
          </w:rPr>
          <w:delText>134</w:delText>
        </w:r>
      </w:del>
      <w:ins w:id="1460" w:author="Powell, Deana" w:date="2026-03-05T15:34:00Z" w16du:dateUtc="2026-03-05T20:34:00Z">
        <w:r w:rsidR="008B657F">
          <w:rPr>
            <w:noProof/>
            <w:webHidden/>
          </w:rPr>
          <w:t>146</w:t>
        </w:r>
      </w:ins>
    </w:p>
    <w:p w14:paraId="70EF27C1" w14:textId="59C27F26" w:rsidR="00B16DC4" w:rsidRDefault="00B16DC4">
      <w:pPr>
        <w:pStyle w:val="TOC4"/>
        <w:rPr>
          <w:rFonts w:asciiTheme="minorHAnsi" w:eastAsiaTheme="minorEastAsia" w:hAnsiTheme="minorHAnsi" w:cstheme="minorBidi"/>
          <w:noProof/>
          <w:kern w:val="2"/>
          <w14:ligatures w14:val="standardContextual"/>
        </w:rPr>
      </w:pPr>
      <w:r w:rsidRPr="003D2D5E">
        <w:rPr>
          <w:noProof/>
        </w:rPr>
        <w:t>8.11.4.3</w:t>
      </w:r>
      <w:r>
        <w:rPr>
          <w:rFonts w:asciiTheme="minorHAnsi" w:eastAsiaTheme="minorEastAsia" w:hAnsiTheme="minorHAnsi" w:cstheme="minorBidi"/>
          <w:noProof/>
          <w:kern w:val="2"/>
          <w14:ligatures w14:val="standardContextual"/>
        </w:rPr>
        <w:tab/>
      </w:r>
      <w:r w:rsidRPr="003D2D5E">
        <w:rPr>
          <w:noProof/>
        </w:rPr>
        <w:t>Survival Follow-up Contacts</w:t>
      </w:r>
      <w:r>
        <w:rPr>
          <w:noProof/>
          <w:webHidden/>
        </w:rPr>
        <w:tab/>
      </w:r>
      <w:del w:id="1461" w:author="Powell, Deana" w:date="2026-03-05T15:34:00Z" w16du:dateUtc="2026-03-05T20:34:00Z">
        <w:r w:rsidR="00B55DCA">
          <w:rPr>
            <w:noProof/>
            <w:webHidden/>
          </w:rPr>
          <w:delText>134</w:delText>
        </w:r>
      </w:del>
      <w:ins w:id="1462" w:author="Powell, Deana" w:date="2026-03-05T15:34:00Z" w16du:dateUtc="2026-03-05T20:34:00Z">
        <w:r w:rsidR="008B657F">
          <w:rPr>
            <w:noProof/>
            <w:webHidden/>
          </w:rPr>
          <w:t>147</w:t>
        </w:r>
      </w:ins>
    </w:p>
    <w:p w14:paraId="21D50D6D" w14:textId="1594C4C0" w:rsidR="00B16DC4" w:rsidRDefault="00B16DC4">
      <w:pPr>
        <w:pStyle w:val="TOC4"/>
        <w:rPr>
          <w:rFonts w:asciiTheme="minorHAnsi" w:eastAsiaTheme="minorEastAsia" w:hAnsiTheme="minorHAnsi" w:cstheme="minorBidi"/>
          <w:noProof/>
          <w:kern w:val="2"/>
          <w14:ligatures w14:val="standardContextual"/>
        </w:rPr>
      </w:pPr>
      <w:r w:rsidRPr="003D2D5E">
        <w:rPr>
          <w:noProof/>
        </w:rPr>
        <w:t>8.11.4.4</w:t>
      </w:r>
      <w:r>
        <w:rPr>
          <w:rFonts w:asciiTheme="minorHAnsi" w:eastAsiaTheme="minorEastAsia" w:hAnsiTheme="minorHAnsi" w:cstheme="minorBidi"/>
          <w:noProof/>
          <w:kern w:val="2"/>
          <w14:ligatures w14:val="standardContextual"/>
        </w:rPr>
        <w:tab/>
      </w:r>
      <w:r w:rsidRPr="003D2D5E">
        <w:rPr>
          <w:noProof/>
        </w:rPr>
        <w:t>Follow-up After Stem-cell Transplantation</w:t>
      </w:r>
      <w:r>
        <w:rPr>
          <w:noProof/>
          <w:webHidden/>
        </w:rPr>
        <w:tab/>
      </w:r>
      <w:del w:id="1463" w:author="Powell, Deana" w:date="2026-03-05T15:34:00Z" w16du:dateUtc="2026-03-05T20:34:00Z">
        <w:r w:rsidR="00B55DCA">
          <w:rPr>
            <w:noProof/>
            <w:webHidden/>
          </w:rPr>
          <w:delText>134</w:delText>
        </w:r>
      </w:del>
      <w:ins w:id="1464" w:author="Powell, Deana" w:date="2026-03-05T15:34:00Z" w16du:dateUtc="2026-03-05T20:34:00Z">
        <w:r w:rsidR="008B657F">
          <w:rPr>
            <w:noProof/>
            <w:webHidden/>
          </w:rPr>
          <w:t>147</w:t>
        </w:r>
      </w:ins>
    </w:p>
    <w:p w14:paraId="0570E13F" w14:textId="074CBB77" w:rsidR="00B16DC4" w:rsidRDefault="00B16DC4">
      <w:pPr>
        <w:pStyle w:val="TOC3"/>
        <w:rPr>
          <w:rFonts w:asciiTheme="minorHAnsi" w:eastAsiaTheme="minorEastAsia" w:hAnsiTheme="minorHAnsi" w:cstheme="minorBidi"/>
          <w:noProof/>
          <w:kern w:val="2"/>
          <w14:ligatures w14:val="standardContextual"/>
        </w:rPr>
      </w:pPr>
      <w:r w:rsidRPr="003D2D5E">
        <w:rPr>
          <w:noProof/>
        </w:rPr>
        <w:t>8.11.5</w:t>
      </w:r>
      <w:r>
        <w:rPr>
          <w:rFonts w:asciiTheme="minorHAnsi" w:eastAsiaTheme="minorEastAsia" w:hAnsiTheme="minorHAnsi" w:cstheme="minorBidi"/>
          <w:noProof/>
          <w:kern w:val="2"/>
          <w14:ligatures w14:val="standardContextual"/>
        </w:rPr>
        <w:tab/>
      </w:r>
      <w:r w:rsidRPr="003D2D5E">
        <w:rPr>
          <w:noProof/>
        </w:rPr>
        <w:t>Vital Status</w:t>
      </w:r>
      <w:r>
        <w:rPr>
          <w:noProof/>
          <w:webHidden/>
        </w:rPr>
        <w:tab/>
      </w:r>
      <w:del w:id="1465" w:author="Powell, Deana" w:date="2026-03-05T15:34:00Z" w16du:dateUtc="2026-03-05T20:34:00Z">
        <w:r w:rsidR="00B55DCA">
          <w:rPr>
            <w:noProof/>
            <w:webHidden/>
          </w:rPr>
          <w:delText>135</w:delText>
        </w:r>
      </w:del>
      <w:ins w:id="1466" w:author="Powell, Deana" w:date="2026-03-05T15:34:00Z" w16du:dateUtc="2026-03-05T20:34:00Z">
        <w:r w:rsidR="008B657F">
          <w:rPr>
            <w:noProof/>
            <w:webHidden/>
          </w:rPr>
          <w:t>147</w:t>
        </w:r>
      </w:ins>
    </w:p>
    <w:p w14:paraId="567DEEC6" w14:textId="25C0832C" w:rsidR="00B16DC4" w:rsidRDefault="00B16DC4">
      <w:pPr>
        <w:pStyle w:val="TOC1"/>
        <w:rPr>
          <w:rFonts w:asciiTheme="minorHAnsi" w:eastAsiaTheme="minorEastAsia" w:hAnsiTheme="minorHAnsi" w:cstheme="minorBidi"/>
          <w:b w:val="0"/>
          <w:caps w:val="0"/>
          <w:noProof/>
          <w:kern w:val="2"/>
          <w:szCs w:val="24"/>
          <w14:ligatures w14:val="standardContextual"/>
        </w:rPr>
      </w:pPr>
      <w:r w:rsidRPr="003D2D5E">
        <w:rPr>
          <w:noProof/>
        </w:rPr>
        <w:t>9</w:t>
      </w:r>
      <w:r>
        <w:rPr>
          <w:rFonts w:asciiTheme="minorHAnsi" w:eastAsiaTheme="minorEastAsia" w:hAnsiTheme="minorHAnsi" w:cstheme="minorBidi"/>
          <w:b w:val="0"/>
          <w:caps w:val="0"/>
          <w:noProof/>
          <w:kern w:val="2"/>
          <w:szCs w:val="24"/>
          <w14:ligatures w14:val="standardContextual"/>
        </w:rPr>
        <w:tab/>
      </w:r>
      <w:r w:rsidRPr="003D2D5E">
        <w:rPr>
          <w:noProof/>
        </w:rPr>
        <w:t>STATISTICAL ANALYSIS PLAN</w:t>
      </w:r>
      <w:r>
        <w:rPr>
          <w:noProof/>
          <w:webHidden/>
        </w:rPr>
        <w:tab/>
      </w:r>
      <w:del w:id="1467" w:author="Powell, Deana" w:date="2026-03-05T15:34:00Z" w16du:dateUtc="2026-03-05T20:34:00Z">
        <w:r w:rsidR="00B55DCA">
          <w:rPr>
            <w:noProof/>
            <w:webHidden/>
          </w:rPr>
          <w:delText>136</w:delText>
        </w:r>
      </w:del>
      <w:ins w:id="1468" w:author="Powell, Deana" w:date="2026-03-05T15:34:00Z" w16du:dateUtc="2026-03-05T20:34:00Z">
        <w:r w:rsidR="008B657F">
          <w:rPr>
            <w:noProof/>
            <w:webHidden/>
          </w:rPr>
          <w:t>148</w:t>
        </w:r>
      </w:ins>
    </w:p>
    <w:p w14:paraId="383E074F" w14:textId="6574F8A3" w:rsidR="00B16DC4" w:rsidRDefault="00B16DC4">
      <w:pPr>
        <w:pStyle w:val="TOC2"/>
        <w:rPr>
          <w:rFonts w:asciiTheme="minorHAnsi" w:eastAsiaTheme="minorEastAsia" w:hAnsiTheme="minorHAnsi" w:cstheme="minorBidi"/>
          <w:b w:val="0"/>
          <w:noProof/>
          <w:kern w:val="2"/>
          <w14:ligatures w14:val="standardContextual"/>
        </w:rPr>
      </w:pPr>
      <w:r w:rsidRPr="003D2D5E">
        <w:rPr>
          <w:noProof/>
        </w:rPr>
        <w:t>9.1</w:t>
      </w:r>
      <w:r>
        <w:rPr>
          <w:rFonts w:asciiTheme="minorHAnsi" w:eastAsiaTheme="minorEastAsia" w:hAnsiTheme="minorHAnsi" w:cstheme="minorBidi"/>
          <w:b w:val="0"/>
          <w:noProof/>
          <w:kern w:val="2"/>
          <w14:ligatures w14:val="standardContextual"/>
        </w:rPr>
        <w:tab/>
      </w:r>
      <w:r w:rsidRPr="003D2D5E">
        <w:rPr>
          <w:noProof/>
        </w:rPr>
        <w:t>Statistical Analysis Plan Summary</w:t>
      </w:r>
      <w:r>
        <w:rPr>
          <w:noProof/>
          <w:webHidden/>
        </w:rPr>
        <w:tab/>
      </w:r>
      <w:del w:id="1469" w:author="Powell, Deana" w:date="2026-03-05T15:34:00Z" w16du:dateUtc="2026-03-05T20:34:00Z">
        <w:r w:rsidR="00B55DCA">
          <w:rPr>
            <w:noProof/>
            <w:webHidden/>
          </w:rPr>
          <w:delText>136</w:delText>
        </w:r>
      </w:del>
      <w:ins w:id="1470" w:author="Powell, Deana" w:date="2026-03-05T15:34:00Z" w16du:dateUtc="2026-03-05T20:34:00Z">
        <w:r w:rsidR="008B657F">
          <w:rPr>
            <w:noProof/>
            <w:webHidden/>
          </w:rPr>
          <w:t>148</w:t>
        </w:r>
      </w:ins>
    </w:p>
    <w:p w14:paraId="3EAB3253" w14:textId="53737442" w:rsidR="00B16DC4" w:rsidRDefault="00B16DC4">
      <w:pPr>
        <w:pStyle w:val="TOC2"/>
        <w:rPr>
          <w:rFonts w:asciiTheme="minorHAnsi" w:eastAsiaTheme="minorEastAsia" w:hAnsiTheme="minorHAnsi" w:cstheme="minorBidi"/>
          <w:b w:val="0"/>
          <w:noProof/>
          <w:kern w:val="2"/>
          <w14:ligatures w14:val="standardContextual"/>
        </w:rPr>
      </w:pPr>
      <w:r w:rsidRPr="003D2D5E">
        <w:rPr>
          <w:noProof/>
        </w:rPr>
        <w:t>9.2</w:t>
      </w:r>
      <w:r>
        <w:rPr>
          <w:rFonts w:asciiTheme="minorHAnsi" w:eastAsiaTheme="minorEastAsia" w:hAnsiTheme="minorHAnsi" w:cstheme="minorBidi"/>
          <w:b w:val="0"/>
          <w:noProof/>
          <w:kern w:val="2"/>
          <w14:ligatures w14:val="standardContextual"/>
        </w:rPr>
        <w:tab/>
      </w:r>
      <w:r w:rsidRPr="003D2D5E">
        <w:rPr>
          <w:noProof/>
        </w:rPr>
        <w:t>Responsibility for Analyses/In-house Blinding</w:t>
      </w:r>
      <w:r>
        <w:rPr>
          <w:noProof/>
          <w:webHidden/>
        </w:rPr>
        <w:tab/>
      </w:r>
      <w:del w:id="1471" w:author="Powell, Deana" w:date="2026-03-05T15:34:00Z" w16du:dateUtc="2026-03-05T20:34:00Z">
        <w:r w:rsidR="00B55DCA">
          <w:rPr>
            <w:noProof/>
            <w:webHidden/>
          </w:rPr>
          <w:delText>138</w:delText>
        </w:r>
      </w:del>
      <w:ins w:id="1472" w:author="Powell, Deana" w:date="2026-03-05T15:34:00Z" w16du:dateUtc="2026-03-05T20:34:00Z">
        <w:r w:rsidR="008B657F">
          <w:rPr>
            <w:noProof/>
            <w:webHidden/>
          </w:rPr>
          <w:t>151</w:t>
        </w:r>
      </w:ins>
    </w:p>
    <w:p w14:paraId="48B65EB6" w14:textId="0F3FE929" w:rsidR="00B16DC4" w:rsidRDefault="00B16DC4">
      <w:pPr>
        <w:pStyle w:val="TOC2"/>
        <w:rPr>
          <w:rFonts w:asciiTheme="minorHAnsi" w:eastAsiaTheme="minorEastAsia" w:hAnsiTheme="minorHAnsi" w:cstheme="minorBidi"/>
          <w:b w:val="0"/>
          <w:noProof/>
          <w:kern w:val="2"/>
          <w14:ligatures w14:val="standardContextual"/>
        </w:rPr>
      </w:pPr>
      <w:r w:rsidRPr="003D2D5E">
        <w:rPr>
          <w:noProof/>
        </w:rPr>
        <w:t>9.3</w:t>
      </w:r>
      <w:r>
        <w:rPr>
          <w:rFonts w:asciiTheme="minorHAnsi" w:eastAsiaTheme="minorEastAsia" w:hAnsiTheme="minorHAnsi" w:cstheme="minorBidi"/>
          <w:b w:val="0"/>
          <w:noProof/>
          <w:kern w:val="2"/>
          <w14:ligatures w14:val="standardContextual"/>
        </w:rPr>
        <w:tab/>
      </w:r>
      <w:r w:rsidRPr="003D2D5E">
        <w:rPr>
          <w:noProof/>
        </w:rPr>
        <w:t>Hypotheses/Estimation</w:t>
      </w:r>
      <w:r>
        <w:rPr>
          <w:noProof/>
          <w:webHidden/>
        </w:rPr>
        <w:tab/>
      </w:r>
      <w:del w:id="1473" w:author="Powell, Deana" w:date="2026-03-05T15:34:00Z" w16du:dateUtc="2026-03-05T20:34:00Z">
        <w:r w:rsidR="00B55DCA">
          <w:rPr>
            <w:noProof/>
            <w:webHidden/>
          </w:rPr>
          <w:delText>139</w:delText>
        </w:r>
      </w:del>
      <w:ins w:id="1474" w:author="Powell, Deana" w:date="2026-03-05T15:34:00Z" w16du:dateUtc="2026-03-05T20:34:00Z">
        <w:r w:rsidR="008B657F">
          <w:rPr>
            <w:noProof/>
            <w:webHidden/>
          </w:rPr>
          <w:t>151</w:t>
        </w:r>
      </w:ins>
    </w:p>
    <w:p w14:paraId="175C4DAD" w14:textId="21E093ED" w:rsidR="00B16DC4" w:rsidRDefault="00B16DC4">
      <w:pPr>
        <w:pStyle w:val="TOC2"/>
        <w:rPr>
          <w:rFonts w:asciiTheme="minorHAnsi" w:eastAsiaTheme="minorEastAsia" w:hAnsiTheme="minorHAnsi" w:cstheme="minorBidi"/>
          <w:b w:val="0"/>
          <w:noProof/>
          <w:kern w:val="2"/>
          <w14:ligatures w14:val="standardContextual"/>
        </w:rPr>
      </w:pPr>
      <w:r w:rsidRPr="003D2D5E">
        <w:rPr>
          <w:noProof/>
        </w:rPr>
        <w:t>9.4</w:t>
      </w:r>
      <w:r>
        <w:rPr>
          <w:rFonts w:asciiTheme="minorHAnsi" w:eastAsiaTheme="minorEastAsia" w:hAnsiTheme="minorHAnsi" w:cstheme="minorBidi"/>
          <w:b w:val="0"/>
          <w:noProof/>
          <w:kern w:val="2"/>
          <w14:ligatures w14:val="standardContextual"/>
        </w:rPr>
        <w:tab/>
      </w:r>
      <w:r w:rsidRPr="003D2D5E">
        <w:rPr>
          <w:noProof/>
        </w:rPr>
        <w:t>Analysis Endpoints</w:t>
      </w:r>
      <w:r>
        <w:rPr>
          <w:noProof/>
          <w:webHidden/>
        </w:rPr>
        <w:tab/>
      </w:r>
      <w:del w:id="1475" w:author="Powell, Deana" w:date="2026-03-05T15:34:00Z" w16du:dateUtc="2026-03-05T20:34:00Z">
        <w:r w:rsidR="00B55DCA">
          <w:rPr>
            <w:noProof/>
            <w:webHidden/>
          </w:rPr>
          <w:delText>139</w:delText>
        </w:r>
      </w:del>
      <w:ins w:id="1476" w:author="Powell, Deana" w:date="2026-03-05T15:34:00Z" w16du:dateUtc="2026-03-05T20:34:00Z">
        <w:r w:rsidR="008B657F">
          <w:rPr>
            <w:noProof/>
            <w:webHidden/>
          </w:rPr>
          <w:t>152</w:t>
        </w:r>
      </w:ins>
    </w:p>
    <w:p w14:paraId="4B1CAC5B" w14:textId="3F97B042" w:rsidR="00B16DC4" w:rsidRDefault="00B16DC4">
      <w:pPr>
        <w:pStyle w:val="TOC3"/>
        <w:rPr>
          <w:rFonts w:asciiTheme="minorHAnsi" w:eastAsiaTheme="minorEastAsia" w:hAnsiTheme="minorHAnsi" w:cstheme="minorBidi"/>
          <w:noProof/>
          <w:kern w:val="2"/>
          <w14:ligatures w14:val="standardContextual"/>
        </w:rPr>
      </w:pPr>
      <w:r w:rsidRPr="003D2D5E">
        <w:rPr>
          <w:noProof/>
        </w:rPr>
        <w:t>9.4.1</w:t>
      </w:r>
      <w:r>
        <w:rPr>
          <w:rFonts w:asciiTheme="minorHAnsi" w:eastAsiaTheme="minorEastAsia" w:hAnsiTheme="minorHAnsi" w:cstheme="minorBidi"/>
          <w:noProof/>
          <w:kern w:val="2"/>
          <w14:ligatures w14:val="standardContextual"/>
        </w:rPr>
        <w:tab/>
      </w:r>
      <w:r w:rsidRPr="003D2D5E">
        <w:rPr>
          <w:noProof/>
        </w:rPr>
        <w:t>Efficacy Endpoints</w:t>
      </w:r>
      <w:r>
        <w:rPr>
          <w:noProof/>
          <w:webHidden/>
        </w:rPr>
        <w:tab/>
      </w:r>
      <w:del w:id="1477" w:author="Powell, Deana" w:date="2026-03-05T15:34:00Z" w16du:dateUtc="2026-03-05T20:34:00Z">
        <w:r w:rsidR="00B55DCA">
          <w:rPr>
            <w:noProof/>
            <w:webHidden/>
          </w:rPr>
          <w:delText>139</w:delText>
        </w:r>
      </w:del>
      <w:ins w:id="1478" w:author="Powell, Deana" w:date="2026-03-05T15:34:00Z" w16du:dateUtc="2026-03-05T20:34:00Z">
        <w:r w:rsidR="008B657F">
          <w:rPr>
            <w:noProof/>
            <w:webHidden/>
          </w:rPr>
          <w:t>152</w:t>
        </w:r>
      </w:ins>
    </w:p>
    <w:p w14:paraId="260CF5FA" w14:textId="3951A08E" w:rsidR="00B16DC4" w:rsidRDefault="00B16DC4">
      <w:pPr>
        <w:pStyle w:val="TOC3"/>
        <w:rPr>
          <w:rFonts w:asciiTheme="minorHAnsi" w:eastAsiaTheme="minorEastAsia" w:hAnsiTheme="minorHAnsi" w:cstheme="minorBidi"/>
          <w:noProof/>
          <w:kern w:val="2"/>
          <w14:ligatures w14:val="standardContextual"/>
        </w:rPr>
      </w:pPr>
      <w:r w:rsidRPr="003D2D5E">
        <w:rPr>
          <w:noProof/>
        </w:rPr>
        <w:t>9.4.2</w:t>
      </w:r>
      <w:r>
        <w:rPr>
          <w:rFonts w:asciiTheme="minorHAnsi" w:eastAsiaTheme="minorEastAsia" w:hAnsiTheme="minorHAnsi" w:cstheme="minorBidi"/>
          <w:noProof/>
          <w:kern w:val="2"/>
          <w14:ligatures w14:val="standardContextual"/>
        </w:rPr>
        <w:tab/>
      </w:r>
      <w:r w:rsidRPr="003D2D5E">
        <w:rPr>
          <w:noProof/>
        </w:rPr>
        <w:t>Safety Endpoints</w:t>
      </w:r>
      <w:r>
        <w:rPr>
          <w:noProof/>
          <w:webHidden/>
        </w:rPr>
        <w:tab/>
      </w:r>
      <w:del w:id="1479" w:author="Powell, Deana" w:date="2026-03-05T15:34:00Z" w16du:dateUtc="2026-03-05T20:34:00Z">
        <w:r w:rsidR="00B55DCA">
          <w:rPr>
            <w:noProof/>
            <w:webHidden/>
          </w:rPr>
          <w:delText>140</w:delText>
        </w:r>
      </w:del>
      <w:ins w:id="1480" w:author="Powell, Deana" w:date="2026-03-05T15:34:00Z" w16du:dateUtc="2026-03-05T20:34:00Z">
        <w:r w:rsidR="008B657F">
          <w:rPr>
            <w:noProof/>
            <w:webHidden/>
          </w:rPr>
          <w:t>152</w:t>
        </w:r>
      </w:ins>
    </w:p>
    <w:p w14:paraId="5A454645" w14:textId="0B89337E" w:rsidR="00B16DC4" w:rsidRDefault="00B16DC4">
      <w:pPr>
        <w:pStyle w:val="TOC3"/>
        <w:rPr>
          <w:rFonts w:asciiTheme="minorHAnsi" w:eastAsiaTheme="minorEastAsia" w:hAnsiTheme="minorHAnsi" w:cstheme="minorBidi"/>
          <w:noProof/>
          <w:kern w:val="2"/>
          <w14:ligatures w14:val="standardContextual"/>
        </w:rPr>
      </w:pPr>
      <w:r w:rsidRPr="003D2D5E">
        <w:rPr>
          <w:noProof/>
        </w:rPr>
        <w:t>9.4.3</w:t>
      </w:r>
      <w:r>
        <w:rPr>
          <w:rFonts w:asciiTheme="minorHAnsi" w:eastAsiaTheme="minorEastAsia" w:hAnsiTheme="minorHAnsi" w:cstheme="minorBidi"/>
          <w:noProof/>
          <w:kern w:val="2"/>
          <w14:ligatures w14:val="standardContextual"/>
        </w:rPr>
        <w:tab/>
      </w:r>
      <w:r w:rsidRPr="003D2D5E">
        <w:rPr>
          <w:noProof/>
        </w:rPr>
        <w:t>PRO endpoints</w:t>
      </w:r>
      <w:r>
        <w:rPr>
          <w:noProof/>
          <w:webHidden/>
        </w:rPr>
        <w:tab/>
      </w:r>
      <w:del w:id="1481" w:author="Powell, Deana" w:date="2026-03-05T15:34:00Z" w16du:dateUtc="2026-03-05T20:34:00Z">
        <w:r w:rsidR="00B55DCA">
          <w:rPr>
            <w:noProof/>
            <w:webHidden/>
          </w:rPr>
          <w:delText>140</w:delText>
        </w:r>
      </w:del>
      <w:ins w:id="1482" w:author="Powell, Deana" w:date="2026-03-05T15:34:00Z" w16du:dateUtc="2026-03-05T20:34:00Z">
        <w:r w:rsidR="008B657F">
          <w:rPr>
            <w:noProof/>
            <w:webHidden/>
          </w:rPr>
          <w:t>152</w:t>
        </w:r>
      </w:ins>
    </w:p>
    <w:p w14:paraId="2EA5A5BA" w14:textId="29891C53" w:rsidR="00B16DC4" w:rsidRDefault="00B16DC4">
      <w:pPr>
        <w:pStyle w:val="TOC2"/>
        <w:rPr>
          <w:rFonts w:asciiTheme="minorHAnsi" w:eastAsiaTheme="minorEastAsia" w:hAnsiTheme="minorHAnsi" w:cstheme="minorBidi"/>
          <w:b w:val="0"/>
          <w:noProof/>
          <w:kern w:val="2"/>
          <w14:ligatures w14:val="standardContextual"/>
        </w:rPr>
      </w:pPr>
      <w:r w:rsidRPr="003D2D5E">
        <w:rPr>
          <w:noProof/>
        </w:rPr>
        <w:t>9.5</w:t>
      </w:r>
      <w:r>
        <w:rPr>
          <w:rFonts w:asciiTheme="minorHAnsi" w:eastAsiaTheme="minorEastAsia" w:hAnsiTheme="minorHAnsi" w:cstheme="minorBidi"/>
          <w:b w:val="0"/>
          <w:noProof/>
          <w:kern w:val="2"/>
          <w14:ligatures w14:val="standardContextual"/>
        </w:rPr>
        <w:tab/>
      </w:r>
      <w:r w:rsidRPr="003D2D5E">
        <w:rPr>
          <w:noProof/>
        </w:rPr>
        <w:t>Analysis Populations</w:t>
      </w:r>
      <w:r>
        <w:rPr>
          <w:noProof/>
          <w:webHidden/>
        </w:rPr>
        <w:tab/>
      </w:r>
      <w:del w:id="1483" w:author="Powell, Deana" w:date="2026-03-05T15:34:00Z" w16du:dateUtc="2026-03-05T20:34:00Z">
        <w:r w:rsidR="00B55DCA">
          <w:rPr>
            <w:noProof/>
            <w:webHidden/>
          </w:rPr>
          <w:delText>140</w:delText>
        </w:r>
      </w:del>
      <w:ins w:id="1484" w:author="Powell, Deana" w:date="2026-03-05T15:34:00Z" w16du:dateUtc="2026-03-05T20:34:00Z">
        <w:r w:rsidR="008B657F">
          <w:rPr>
            <w:noProof/>
            <w:webHidden/>
          </w:rPr>
          <w:t>153</w:t>
        </w:r>
      </w:ins>
    </w:p>
    <w:p w14:paraId="23D39030" w14:textId="0C1074CC" w:rsidR="00B16DC4" w:rsidRDefault="00B16DC4">
      <w:pPr>
        <w:pStyle w:val="TOC3"/>
        <w:rPr>
          <w:rFonts w:asciiTheme="minorHAnsi" w:eastAsiaTheme="minorEastAsia" w:hAnsiTheme="minorHAnsi" w:cstheme="minorBidi"/>
          <w:noProof/>
          <w:kern w:val="2"/>
          <w14:ligatures w14:val="standardContextual"/>
        </w:rPr>
      </w:pPr>
      <w:r w:rsidRPr="003D2D5E">
        <w:rPr>
          <w:noProof/>
        </w:rPr>
        <w:t>9.5.1</w:t>
      </w:r>
      <w:r>
        <w:rPr>
          <w:rFonts w:asciiTheme="minorHAnsi" w:eastAsiaTheme="minorEastAsia" w:hAnsiTheme="minorHAnsi" w:cstheme="minorBidi"/>
          <w:noProof/>
          <w:kern w:val="2"/>
          <w14:ligatures w14:val="standardContextual"/>
        </w:rPr>
        <w:tab/>
      </w:r>
      <w:r w:rsidRPr="003D2D5E">
        <w:rPr>
          <w:noProof/>
        </w:rPr>
        <w:t>Efficacy Analysis Populations</w:t>
      </w:r>
      <w:r>
        <w:rPr>
          <w:noProof/>
          <w:webHidden/>
        </w:rPr>
        <w:tab/>
      </w:r>
      <w:del w:id="1485" w:author="Powell, Deana" w:date="2026-03-05T15:34:00Z" w16du:dateUtc="2026-03-05T20:34:00Z">
        <w:r w:rsidR="00B55DCA">
          <w:rPr>
            <w:noProof/>
            <w:webHidden/>
          </w:rPr>
          <w:delText>140</w:delText>
        </w:r>
      </w:del>
      <w:ins w:id="1486" w:author="Powell, Deana" w:date="2026-03-05T15:34:00Z" w16du:dateUtc="2026-03-05T20:34:00Z">
        <w:r w:rsidR="008B657F">
          <w:rPr>
            <w:noProof/>
            <w:webHidden/>
          </w:rPr>
          <w:t>153</w:t>
        </w:r>
      </w:ins>
    </w:p>
    <w:p w14:paraId="064F3D16" w14:textId="6E5D6503" w:rsidR="00B16DC4" w:rsidRDefault="00B16DC4">
      <w:pPr>
        <w:pStyle w:val="TOC3"/>
        <w:rPr>
          <w:rFonts w:asciiTheme="minorHAnsi" w:eastAsiaTheme="minorEastAsia" w:hAnsiTheme="minorHAnsi" w:cstheme="minorBidi"/>
          <w:noProof/>
          <w:kern w:val="2"/>
          <w14:ligatures w14:val="standardContextual"/>
        </w:rPr>
      </w:pPr>
      <w:r w:rsidRPr="003D2D5E">
        <w:rPr>
          <w:noProof/>
        </w:rPr>
        <w:t>9.5.2</w:t>
      </w:r>
      <w:r>
        <w:rPr>
          <w:rFonts w:asciiTheme="minorHAnsi" w:eastAsiaTheme="minorEastAsia" w:hAnsiTheme="minorHAnsi" w:cstheme="minorBidi"/>
          <w:noProof/>
          <w:kern w:val="2"/>
          <w14:ligatures w14:val="standardContextual"/>
        </w:rPr>
        <w:tab/>
      </w:r>
      <w:r w:rsidRPr="003D2D5E">
        <w:rPr>
          <w:noProof/>
        </w:rPr>
        <w:t>Safety Analysis Populations</w:t>
      </w:r>
      <w:r>
        <w:rPr>
          <w:noProof/>
          <w:webHidden/>
        </w:rPr>
        <w:tab/>
      </w:r>
      <w:del w:id="1487" w:author="Powell, Deana" w:date="2026-03-05T15:34:00Z" w16du:dateUtc="2026-03-05T20:34:00Z">
        <w:r w:rsidR="00B55DCA">
          <w:rPr>
            <w:noProof/>
            <w:webHidden/>
          </w:rPr>
          <w:delText>140</w:delText>
        </w:r>
      </w:del>
      <w:ins w:id="1488" w:author="Powell, Deana" w:date="2026-03-05T15:34:00Z" w16du:dateUtc="2026-03-05T20:34:00Z">
        <w:r w:rsidR="008B657F">
          <w:rPr>
            <w:noProof/>
            <w:webHidden/>
          </w:rPr>
          <w:t>153</w:t>
        </w:r>
      </w:ins>
    </w:p>
    <w:p w14:paraId="28E71896" w14:textId="0FF9190E" w:rsidR="00B16DC4" w:rsidRDefault="00B16DC4">
      <w:pPr>
        <w:pStyle w:val="TOC3"/>
        <w:rPr>
          <w:rFonts w:asciiTheme="minorHAnsi" w:eastAsiaTheme="minorEastAsia" w:hAnsiTheme="minorHAnsi" w:cstheme="minorBidi"/>
          <w:noProof/>
          <w:kern w:val="2"/>
          <w14:ligatures w14:val="standardContextual"/>
        </w:rPr>
      </w:pPr>
      <w:r w:rsidRPr="003D2D5E">
        <w:rPr>
          <w:noProof/>
        </w:rPr>
        <w:t>9.5.3</w:t>
      </w:r>
      <w:r>
        <w:rPr>
          <w:rFonts w:asciiTheme="minorHAnsi" w:eastAsiaTheme="minorEastAsia" w:hAnsiTheme="minorHAnsi" w:cstheme="minorBidi"/>
          <w:noProof/>
          <w:kern w:val="2"/>
          <w14:ligatures w14:val="standardContextual"/>
        </w:rPr>
        <w:tab/>
      </w:r>
      <w:r w:rsidRPr="003D2D5E">
        <w:rPr>
          <w:noProof/>
        </w:rPr>
        <w:t>PRO Analysis Populations</w:t>
      </w:r>
      <w:r>
        <w:rPr>
          <w:noProof/>
          <w:webHidden/>
        </w:rPr>
        <w:tab/>
      </w:r>
      <w:del w:id="1489" w:author="Powell, Deana" w:date="2026-03-05T15:34:00Z" w16du:dateUtc="2026-03-05T20:34:00Z">
        <w:r w:rsidR="00B55DCA">
          <w:rPr>
            <w:noProof/>
            <w:webHidden/>
          </w:rPr>
          <w:delText>141</w:delText>
        </w:r>
      </w:del>
      <w:ins w:id="1490" w:author="Powell, Deana" w:date="2026-03-05T15:34:00Z" w16du:dateUtc="2026-03-05T20:34:00Z">
        <w:r w:rsidR="008B657F">
          <w:rPr>
            <w:noProof/>
            <w:webHidden/>
          </w:rPr>
          <w:t>153</w:t>
        </w:r>
      </w:ins>
    </w:p>
    <w:p w14:paraId="44A6F0AF" w14:textId="6242F664" w:rsidR="00B16DC4" w:rsidRDefault="00B16DC4">
      <w:pPr>
        <w:pStyle w:val="TOC2"/>
        <w:rPr>
          <w:rFonts w:asciiTheme="minorHAnsi" w:eastAsiaTheme="minorEastAsia" w:hAnsiTheme="minorHAnsi" w:cstheme="minorBidi"/>
          <w:b w:val="0"/>
          <w:noProof/>
          <w:kern w:val="2"/>
          <w14:ligatures w14:val="standardContextual"/>
        </w:rPr>
      </w:pPr>
      <w:r w:rsidRPr="003D2D5E">
        <w:rPr>
          <w:noProof/>
        </w:rPr>
        <w:t>9.6</w:t>
      </w:r>
      <w:r>
        <w:rPr>
          <w:rFonts w:asciiTheme="minorHAnsi" w:eastAsiaTheme="minorEastAsia" w:hAnsiTheme="minorHAnsi" w:cstheme="minorBidi"/>
          <w:b w:val="0"/>
          <w:noProof/>
          <w:kern w:val="2"/>
          <w14:ligatures w14:val="standardContextual"/>
        </w:rPr>
        <w:tab/>
      </w:r>
      <w:r w:rsidRPr="003D2D5E">
        <w:rPr>
          <w:noProof/>
        </w:rPr>
        <w:t>Statistical Methods</w:t>
      </w:r>
      <w:r>
        <w:rPr>
          <w:noProof/>
          <w:webHidden/>
        </w:rPr>
        <w:tab/>
      </w:r>
      <w:del w:id="1491" w:author="Powell, Deana" w:date="2026-03-05T15:34:00Z" w16du:dateUtc="2026-03-05T20:34:00Z">
        <w:r w:rsidR="00B55DCA">
          <w:rPr>
            <w:noProof/>
            <w:webHidden/>
          </w:rPr>
          <w:delText>141</w:delText>
        </w:r>
      </w:del>
      <w:ins w:id="1492" w:author="Powell, Deana" w:date="2026-03-05T15:34:00Z" w16du:dateUtc="2026-03-05T20:34:00Z">
        <w:r w:rsidR="008B657F">
          <w:rPr>
            <w:noProof/>
            <w:webHidden/>
          </w:rPr>
          <w:t>154</w:t>
        </w:r>
      </w:ins>
    </w:p>
    <w:p w14:paraId="536C3A45" w14:textId="3DF33F08" w:rsidR="00B16DC4" w:rsidRDefault="00B16DC4">
      <w:pPr>
        <w:pStyle w:val="TOC3"/>
        <w:rPr>
          <w:rFonts w:asciiTheme="minorHAnsi" w:eastAsiaTheme="minorEastAsia" w:hAnsiTheme="minorHAnsi" w:cstheme="minorBidi"/>
          <w:noProof/>
          <w:kern w:val="2"/>
          <w14:ligatures w14:val="standardContextual"/>
        </w:rPr>
      </w:pPr>
      <w:r w:rsidRPr="003D2D5E">
        <w:rPr>
          <w:noProof/>
        </w:rPr>
        <w:t>9.6.1</w:t>
      </w:r>
      <w:r>
        <w:rPr>
          <w:rFonts w:asciiTheme="minorHAnsi" w:eastAsiaTheme="minorEastAsia" w:hAnsiTheme="minorHAnsi" w:cstheme="minorBidi"/>
          <w:noProof/>
          <w:kern w:val="2"/>
          <w14:ligatures w14:val="standardContextual"/>
        </w:rPr>
        <w:tab/>
      </w:r>
      <w:r w:rsidRPr="003D2D5E">
        <w:rPr>
          <w:noProof/>
        </w:rPr>
        <w:t>Statistical Methods for Efficacy Analyses</w:t>
      </w:r>
      <w:r>
        <w:rPr>
          <w:noProof/>
          <w:webHidden/>
        </w:rPr>
        <w:tab/>
      </w:r>
      <w:del w:id="1493" w:author="Powell, Deana" w:date="2026-03-05T15:34:00Z" w16du:dateUtc="2026-03-05T20:34:00Z">
        <w:r w:rsidR="00B55DCA">
          <w:rPr>
            <w:noProof/>
            <w:webHidden/>
          </w:rPr>
          <w:delText>141</w:delText>
        </w:r>
      </w:del>
      <w:ins w:id="1494" w:author="Powell, Deana" w:date="2026-03-05T15:34:00Z" w16du:dateUtc="2026-03-05T20:34:00Z">
        <w:r w:rsidR="008B657F">
          <w:rPr>
            <w:noProof/>
            <w:webHidden/>
          </w:rPr>
          <w:t>154</w:t>
        </w:r>
      </w:ins>
    </w:p>
    <w:p w14:paraId="7A045AF4" w14:textId="37C5F48B" w:rsidR="00B16DC4" w:rsidRDefault="00B16DC4">
      <w:pPr>
        <w:pStyle w:val="TOC4"/>
        <w:rPr>
          <w:rFonts w:asciiTheme="minorHAnsi" w:eastAsiaTheme="minorEastAsia" w:hAnsiTheme="minorHAnsi" w:cstheme="minorBidi"/>
          <w:noProof/>
          <w:kern w:val="2"/>
          <w14:ligatures w14:val="standardContextual"/>
        </w:rPr>
      </w:pPr>
      <w:r w:rsidRPr="003D2D5E">
        <w:rPr>
          <w:noProof/>
        </w:rPr>
        <w:t>9.6.1.1</w:t>
      </w:r>
      <w:r>
        <w:rPr>
          <w:rFonts w:asciiTheme="minorHAnsi" w:eastAsiaTheme="minorEastAsia" w:hAnsiTheme="minorHAnsi" w:cstheme="minorBidi"/>
          <w:noProof/>
          <w:kern w:val="2"/>
          <w14:ligatures w14:val="standardContextual"/>
        </w:rPr>
        <w:tab/>
      </w:r>
      <w:r w:rsidRPr="003D2D5E">
        <w:rPr>
          <w:noProof/>
        </w:rPr>
        <w:t>Progression-free Survival</w:t>
      </w:r>
      <w:r>
        <w:rPr>
          <w:noProof/>
          <w:webHidden/>
        </w:rPr>
        <w:tab/>
      </w:r>
      <w:del w:id="1495" w:author="Powell, Deana" w:date="2026-03-05T15:34:00Z" w16du:dateUtc="2026-03-05T20:34:00Z">
        <w:r w:rsidR="00B55DCA">
          <w:rPr>
            <w:noProof/>
            <w:webHidden/>
          </w:rPr>
          <w:delText>142</w:delText>
        </w:r>
      </w:del>
      <w:ins w:id="1496" w:author="Powell, Deana" w:date="2026-03-05T15:34:00Z" w16du:dateUtc="2026-03-05T20:34:00Z">
        <w:r w:rsidR="008B657F">
          <w:rPr>
            <w:noProof/>
            <w:webHidden/>
          </w:rPr>
          <w:t>154</w:t>
        </w:r>
      </w:ins>
    </w:p>
    <w:p w14:paraId="14224671" w14:textId="40433BC8" w:rsidR="00B16DC4" w:rsidRDefault="00B16DC4">
      <w:pPr>
        <w:pStyle w:val="TOC4"/>
        <w:rPr>
          <w:rFonts w:asciiTheme="minorHAnsi" w:eastAsiaTheme="minorEastAsia" w:hAnsiTheme="minorHAnsi" w:cstheme="minorBidi"/>
          <w:noProof/>
          <w:kern w:val="2"/>
          <w14:ligatures w14:val="standardContextual"/>
        </w:rPr>
      </w:pPr>
      <w:r w:rsidRPr="003D2D5E">
        <w:rPr>
          <w:noProof/>
        </w:rPr>
        <w:lastRenderedPageBreak/>
        <w:t>9.6.1.2</w:t>
      </w:r>
      <w:r>
        <w:rPr>
          <w:rFonts w:asciiTheme="minorHAnsi" w:eastAsiaTheme="minorEastAsia" w:hAnsiTheme="minorHAnsi" w:cstheme="minorBidi"/>
          <w:noProof/>
          <w:kern w:val="2"/>
          <w14:ligatures w14:val="standardContextual"/>
        </w:rPr>
        <w:tab/>
      </w:r>
      <w:r w:rsidRPr="003D2D5E">
        <w:rPr>
          <w:noProof/>
        </w:rPr>
        <w:t>Undetectable MRD</w:t>
      </w:r>
      <w:r>
        <w:rPr>
          <w:noProof/>
          <w:webHidden/>
        </w:rPr>
        <w:tab/>
      </w:r>
      <w:del w:id="1497" w:author="Powell, Deana" w:date="2026-03-05T15:34:00Z" w16du:dateUtc="2026-03-05T20:34:00Z">
        <w:r w:rsidR="00B55DCA">
          <w:rPr>
            <w:noProof/>
            <w:webHidden/>
          </w:rPr>
          <w:delText>144</w:delText>
        </w:r>
      </w:del>
      <w:ins w:id="1498" w:author="Powell, Deana" w:date="2026-03-05T15:34:00Z" w16du:dateUtc="2026-03-05T20:34:00Z">
        <w:r w:rsidR="008B657F">
          <w:rPr>
            <w:noProof/>
            <w:webHidden/>
          </w:rPr>
          <w:t>157</w:t>
        </w:r>
      </w:ins>
    </w:p>
    <w:p w14:paraId="01F52403" w14:textId="6E5945D7" w:rsidR="00B16DC4" w:rsidRDefault="00B16DC4">
      <w:pPr>
        <w:pStyle w:val="TOC4"/>
        <w:rPr>
          <w:rFonts w:asciiTheme="minorHAnsi" w:eastAsiaTheme="minorEastAsia" w:hAnsiTheme="minorHAnsi" w:cstheme="minorBidi"/>
          <w:noProof/>
          <w:kern w:val="2"/>
          <w14:ligatures w14:val="standardContextual"/>
        </w:rPr>
      </w:pPr>
      <w:r w:rsidRPr="003D2D5E">
        <w:rPr>
          <w:noProof/>
        </w:rPr>
        <w:t>9.6.1.3</w:t>
      </w:r>
      <w:r>
        <w:rPr>
          <w:rFonts w:asciiTheme="minorHAnsi" w:eastAsiaTheme="minorEastAsia" w:hAnsiTheme="minorHAnsi" w:cstheme="minorBidi"/>
          <w:noProof/>
          <w:kern w:val="2"/>
          <w14:ligatures w14:val="standardContextual"/>
        </w:rPr>
        <w:tab/>
      </w:r>
      <w:r w:rsidRPr="003D2D5E">
        <w:rPr>
          <w:noProof/>
        </w:rPr>
        <w:t>Overall Survival</w:t>
      </w:r>
      <w:r>
        <w:rPr>
          <w:noProof/>
          <w:webHidden/>
        </w:rPr>
        <w:tab/>
      </w:r>
      <w:del w:id="1499" w:author="Powell, Deana" w:date="2026-03-05T15:34:00Z" w16du:dateUtc="2026-03-05T20:34:00Z">
        <w:r w:rsidR="00B55DCA">
          <w:rPr>
            <w:noProof/>
            <w:webHidden/>
          </w:rPr>
          <w:delText>144</w:delText>
        </w:r>
      </w:del>
      <w:ins w:id="1500" w:author="Powell, Deana" w:date="2026-03-05T15:34:00Z" w16du:dateUtc="2026-03-05T20:34:00Z">
        <w:r w:rsidR="008B657F">
          <w:rPr>
            <w:noProof/>
            <w:webHidden/>
          </w:rPr>
          <w:t>157</w:t>
        </w:r>
      </w:ins>
    </w:p>
    <w:p w14:paraId="34733B17" w14:textId="71D92F4E" w:rsidR="00B16DC4" w:rsidRDefault="00B16DC4">
      <w:pPr>
        <w:pStyle w:val="TOC4"/>
        <w:rPr>
          <w:rFonts w:asciiTheme="minorHAnsi" w:eastAsiaTheme="minorEastAsia" w:hAnsiTheme="minorHAnsi" w:cstheme="minorBidi"/>
          <w:noProof/>
          <w:kern w:val="2"/>
          <w14:ligatures w14:val="standardContextual"/>
        </w:rPr>
      </w:pPr>
      <w:r w:rsidRPr="003D2D5E">
        <w:rPr>
          <w:noProof/>
        </w:rPr>
        <w:t>9.6.1.4</w:t>
      </w:r>
      <w:r>
        <w:rPr>
          <w:rFonts w:asciiTheme="minorHAnsi" w:eastAsiaTheme="minorEastAsia" w:hAnsiTheme="minorHAnsi" w:cstheme="minorBidi"/>
          <w:noProof/>
          <w:kern w:val="2"/>
          <w14:ligatures w14:val="standardContextual"/>
        </w:rPr>
        <w:tab/>
      </w:r>
      <w:r w:rsidRPr="003D2D5E">
        <w:rPr>
          <w:noProof/>
        </w:rPr>
        <w:t>Objective Response</w:t>
      </w:r>
      <w:r>
        <w:rPr>
          <w:noProof/>
          <w:webHidden/>
        </w:rPr>
        <w:tab/>
      </w:r>
      <w:del w:id="1501" w:author="Powell, Deana" w:date="2026-03-05T15:34:00Z" w16du:dateUtc="2026-03-05T20:34:00Z">
        <w:r w:rsidR="00B55DCA">
          <w:rPr>
            <w:noProof/>
            <w:webHidden/>
          </w:rPr>
          <w:delText>145</w:delText>
        </w:r>
      </w:del>
      <w:ins w:id="1502" w:author="Powell, Deana" w:date="2026-03-05T15:34:00Z" w16du:dateUtc="2026-03-05T20:34:00Z">
        <w:r w:rsidR="008B657F">
          <w:rPr>
            <w:noProof/>
            <w:webHidden/>
          </w:rPr>
          <w:t>157</w:t>
        </w:r>
      </w:ins>
    </w:p>
    <w:p w14:paraId="43AEBD72" w14:textId="33F8BA40" w:rsidR="00B16DC4" w:rsidRDefault="00B16DC4">
      <w:pPr>
        <w:pStyle w:val="TOC4"/>
        <w:rPr>
          <w:rFonts w:asciiTheme="minorHAnsi" w:eastAsiaTheme="minorEastAsia" w:hAnsiTheme="minorHAnsi" w:cstheme="minorBidi"/>
          <w:noProof/>
          <w:kern w:val="2"/>
          <w14:ligatures w14:val="standardContextual"/>
        </w:rPr>
      </w:pPr>
      <w:r w:rsidRPr="003D2D5E">
        <w:rPr>
          <w:noProof/>
        </w:rPr>
        <w:t>9.6.1.5</w:t>
      </w:r>
      <w:r>
        <w:rPr>
          <w:rFonts w:asciiTheme="minorHAnsi" w:eastAsiaTheme="minorEastAsia" w:hAnsiTheme="minorHAnsi" w:cstheme="minorBidi"/>
          <w:noProof/>
          <w:kern w:val="2"/>
          <w14:ligatures w14:val="standardContextual"/>
        </w:rPr>
        <w:tab/>
      </w:r>
      <w:r w:rsidRPr="003D2D5E">
        <w:rPr>
          <w:noProof/>
        </w:rPr>
        <w:t>Duration of Response</w:t>
      </w:r>
      <w:r>
        <w:rPr>
          <w:noProof/>
          <w:webHidden/>
        </w:rPr>
        <w:tab/>
      </w:r>
      <w:del w:id="1503" w:author="Powell, Deana" w:date="2026-03-05T15:34:00Z" w16du:dateUtc="2026-03-05T20:34:00Z">
        <w:r w:rsidR="00B55DCA">
          <w:rPr>
            <w:noProof/>
            <w:webHidden/>
          </w:rPr>
          <w:delText>145</w:delText>
        </w:r>
      </w:del>
      <w:ins w:id="1504" w:author="Powell, Deana" w:date="2026-03-05T15:34:00Z" w16du:dateUtc="2026-03-05T20:34:00Z">
        <w:r w:rsidR="008B657F">
          <w:rPr>
            <w:noProof/>
            <w:webHidden/>
          </w:rPr>
          <w:t>157</w:t>
        </w:r>
      </w:ins>
    </w:p>
    <w:p w14:paraId="21A691F6" w14:textId="680DE6EA" w:rsidR="00B16DC4" w:rsidRDefault="00B16DC4">
      <w:pPr>
        <w:pStyle w:val="TOC4"/>
        <w:rPr>
          <w:rFonts w:asciiTheme="minorHAnsi" w:eastAsiaTheme="minorEastAsia" w:hAnsiTheme="minorHAnsi" w:cstheme="minorBidi"/>
          <w:noProof/>
          <w:kern w:val="2"/>
          <w14:ligatures w14:val="standardContextual"/>
        </w:rPr>
      </w:pPr>
      <w:r w:rsidRPr="003D2D5E">
        <w:rPr>
          <w:noProof/>
        </w:rPr>
        <w:t>9.6.1.6</w:t>
      </w:r>
      <w:r>
        <w:rPr>
          <w:rFonts w:asciiTheme="minorHAnsi" w:eastAsiaTheme="minorEastAsia" w:hAnsiTheme="minorHAnsi" w:cstheme="minorBidi"/>
          <w:noProof/>
          <w:kern w:val="2"/>
          <w14:ligatures w14:val="standardContextual"/>
        </w:rPr>
        <w:tab/>
      </w:r>
      <w:r w:rsidRPr="003D2D5E">
        <w:rPr>
          <w:noProof/>
        </w:rPr>
        <w:t>Analysis Strategy for Key Efficacy Endpoints</w:t>
      </w:r>
      <w:r>
        <w:rPr>
          <w:noProof/>
          <w:webHidden/>
        </w:rPr>
        <w:tab/>
      </w:r>
      <w:del w:id="1505" w:author="Powell, Deana" w:date="2026-03-05T15:34:00Z" w16du:dateUtc="2026-03-05T20:34:00Z">
        <w:r w:rsidR="00B55DCA">
          <w:rPr>
            <w:noProof/>
            <w:webHidden/>
          </w:rPr>
          <w:delText>145</w:delText>
        </w:r>
      </w:del>
      <w:ins w:id="1506" w:author="Powell, Deana" w:date="2026-03-05T15:34:00Z" w16du:dateUtc="2026-03-05T20:34:00Z">
        <w:r w:rsidR="008B657F">
          <w:rPr>
            <w:noProof/>
            <w:webHidden/>
          </w:rPr>
          <w:t>158</w:t>
        </w:r>
      </w:ins>
    </w:p>
    <w:p w14:paraId="0E3A5227" w14:textId="78608BA7" w:rsidR="00B16DC4" w:rsidRDefault="00B16DC4">
      <w:pPr>
        <w:pStyle w:val="TOC3"/>
        <w:rPr>
          <w:rFonts w:asciiTheme="minorHAnsi" w:eastAsiaTheme="minorEastAsia" w:hAnsiTheme="minorHAnsi" w:cstheme="minorBidi"/>
          <w:noProof/>
          <w:kern w:val="2"/>
          <w14:ligatures w14:val="standardContextual"/>
        </w:rPr>
      </w:pPr>
      <w:r w:rsidRPr="003D2D5E">
        <w:rPr>
          <w:noProof/>
        </w:rPr>
        <w:t>9.6.2</w:t>
      </w:r>
      <w:r>
        <w:rPr>
          <w:rFonts w:asciiTheme="minorHAnsi" w:eastAsiaTheme="minorEastAsia" w:hAnsiTheme="minorHAnsi" w:cstheme="minorBidi"/>
          <w:noProof/>
          <w:kern w:val="2"/>
          <w14:ligatures w14:val="standardContextual"/>
        </w:rPr>
        <w:tab/>
      </w:r>
      <w:r w:rsidRPr="003D2D5E">
        <w:rPr>
          <w:noProof/>
        </w:rPr>
        <w:t>Statistical Methods for Safety Analyses</w:t>
      </w:r>
      <w:r>
        <w:rPr>
          <w:noProof/>
          <w:webHidden/>
        </w:rPr>
        <w:tab/>
      </w:r>
      <w:del w:id="1507" w:author="Powell, Deana" w:date="2026-03-05T15:34:00Z" w16du:dateUtc="2026-03-05T20:34:00Z">
        <w:r w:rsidR="00B55DCA">
          <w:rPr>
            <w:noProof/>
            <w:webHidden/>
          </w:rPr>
          <w:delText>146</w:delText>
        </w:r>
      </w:del>
      <w:ins w:id="1508" w:author="Powell, Deana" w:date="2026-03-05T15:34:00Z" w16du:dateUtc="2026-03-05T20:34:00Z">
        <w:r w:rsidR="008B657F">
          <w:rPr>
            <w:noProof/>
            <w:webHidden/>
          </w:rPr>
          <w:t>159</w:t>
        </w:r>
      </w:ins>
    </w:p>
    <w:p w14:paraId="6E6E5617" w14:textId="2ADA6E0B" w:rsidR="00B16DC4" w:rsidRDefault="00B16DC4">
      <w:pPr>
        <w:pStyle w:val="TOC3"/>
        <w:rPr>
          <w:rFonts w:asciiTheme="minorHAnsi" w:eastAsiaTheme="minorEastAsia" w:hAnsiTheme="minorHAnsi" w:cstheme="minorBidi"/>
          <w:noProof/>
          <w:kern w:val="2"/>
          <w14:ligatures w14:val="standardContextual"/>
        </w:rPr>
      </w:pPr>
      <w:r w:rsidRPr="003D2D5E">
        <w:rPr>
          <w:noProof/>
        </w:rPr>
        <w:t>9.6.3</w:t>
      </w:r>
      <w:r>
        <w:rPr>
          <w:rFonts w:asciiTheme="minorHAnsi" w:eastAsiaTheme="minorEastAsia" w:hAnsiTheme="minorHAnsi" w:cstheme="minorBidi"/>
          <w:noProof/>
          <w:kern w:val="2"/>
          <w14:ligatures w14:val="standardContextual"/>
        </w:rPr>
        <w:tab/>
      </w:r>
      <w:r w:rsidRPr="003D2D5E">
        <w:rPr>
          <w:noProof/>
        </w:rPr>
        <w:t>Statistical Methods for PRO Analyses</w:t>
      </w:r>
      <w:r>
        <w:rPr>
          <w:noProof/>
          <w:webHidden/>
        </w:rPr>
        <w:tab/>
      </w:r>
      <w:del w:id="1509" w:author="Powell, Deana" w:date="2026-03-05T15:34:00Z" w16du:dateUtc="2026-03-05T20:34:00Z">
        <w:r w:rsidR="00B55DCA">
          <w:rPr>
            <w:noProof/>
            <w:webHidden/>
          </w:rPr>
          <w:delText>148</w:delText>
        </w:r>
      </w:del>
      <w:ins w:id="1510" w:author="Powell, Deana" w:date="2026-03-05T15:34:00Z" w16du:dateUtc="2026-03-05T20:34:00Z">
        <w:r w:rsidR="008B657F">
          <w:rPr>
            <w:noProof/>
            <w:webHidden/>
          </w:rPr>
          <w:t>160</w:t>
        </w:r>
      </w:ins>
    </w:p>
    <w:p w14:paraId="19E9ABD7" w14:textId="18BC76E3" w:rsidR="00B16DC4" w:rsidRDefault="00B16DC4">
      <w:pPr>
        <w:pStyle w:val="TOC3"/>
        <w:rPr>
          <w:rFonts w:asciiTheme="minorHAnsi" w:eastAsiaTheme="minorEastAsia" w:hAnsiTheme="minorHAnsi" w:cstheme="minorBidi"/>
          <w:noProof/>
          <w:kern w:val="2"/>
          <w14:ligatures w14:val="standardContextual"/>
        </w:rPr>
      </w:pPr>
      <w:r w:rsidRPr="003D2D5E">
        <w:rPr>
          <w:noProof/>
        </w:rPr>
        <w:t>9.6.4</w:t>
      </w:r>
      <w:r>
        <w:rPr>
          <w:rFonts w:asciiTheme="minorHAnsi" w:eastAsiaTheme="minorEastAsia" w:hAnsiTheme="minorHAnsi" w:cstheme="minorBidi"/>
          <w:noProof/>
          <w:kern w:val="2"/>
          <w14:ligatures w14:val="standardContextual"/>
        </w:rPr>
        <w:tab/>
      </w:r>
      <w:r w:rsidRPr="003D2D5E">
        <w:rPr>
          <w:noProof/>
        </w:rPr>
        <w:t>Summaries of Baseline Characteristics and Demographics</w:t>
      </w:r>
      <w:r>
        <w:rPr>
          <w:noProof/>
          <w:webHidden/>
        </w:rPr>
        <w:tab/>
      </w:r>
      <w:del w:id="1511" w:author="Powell, Deana" w:date="2026-03-05T15:34:00Z" w16du:dateUtc="2026-03-05T20:34:00Z">
        <w:r w:rsidR="00B55DCA">
          <w:rPr>
            <w:noProof/>
            <w:webHidden/>
          </w:rPr>
          <w:delText>148</w:delText>
        </w:r>
      </w:del>
      <w:ins w:id="1512" w:author="Powell, Deana" w:date="2026-03-05T15:34:00Z" w16du:dateUtc="2026-03-05T20:34:00Z">
        <w:r w:rsidR="008B657F">
          <w:rPr>
            <w:noProof/>
            <w:webHidden/>
          </w:rPr>
          <w:t>161</w:t>
        </w:r>
      </w:ins>
    </w:p>
    <w:p w14:paraId="347217C5" w14:textId="1129A29B" w:rsidR="00B16DC4" w:rsidRDefault="00B16DC4">
      <w:pPr>
        <w:pStyle w:val="TOC2"/>
        <w:rPr>
          <w:rFonts w:asciiTheme="minorHAnsi" w:eastAsiaTheme="minorEastAsia" w:hAnsiTheme="minorHAnsi" w:cstheme="minorBidi"/>
          <w:b w:val="0"/>
          <w:noProof/>
          <w:kern w:val="2"/>
          <w14:ligatures w14:val="standardContextual"/>
        </w:rPr>
      </w:pPr>
      <w:r w:rsidRPr="003D2D5E">
        <w:rPr>
          <w:noProof/>
        </w:rPr>
        <w:t>9.7</w:t>
      </w:r>
      <w:r>
        <w:rPr>
          <w:rFonts w:asciiTheme="minorHAnsi" w:eastAsiaTheme="minorEastAsia" w:hAnsiTheme="minorHAnsi" w:cstheme="minorBidi"/>
          <w:b w:val="0"/>
          <w:noProof/>
          <w:kern w:val="2"/>
          <w14:ligatures w14:val="standardContextual"/>
        </w:rPr>
        <w:tab/>
      </w:r>
      <w:r w:rsidRPr="003D2D5E">
        <w:rPr>
          <w:noProof/>
        </w:rPr>
        <w:t>Interim Analyses</w:t>
      </w:r>
      <w:r>
        <w:rPr>
          <w:noProof/>
          <w:webHidden/>
        </w:rPr>
        <w:tab/>
      </w:r>
      <w:del w:id="1513" w:author="Powell, Deana" w:date="2026-03-05T15:34:00Z" w16du:dateUtc="2026-03-05T20:34:00Z">
        <w:r w:rsidR="00B55DCA">
          <w:rPr>
            <w:noProof/>
            <w:webHidden/>
          </w:rPr>
          <w:delText>149</w:delText>
        </w:r>
      </w:del>
      <w:ins w:id="1514" w:author="Powell, Deana" w:date="2026-03-05T15:34:00Z" w16du:dateUtc="2026-03-05T20:34:00Z">
        <w:r w:rsidR="008B657F">
          <w:rPr>
            <w:noProof/>
            <w:webHidden/>
          </w:rPr>
          <w:t>161</w:t>
        </w:r>
      </w:ins>
    </w:p>
    <w:p w14:paraId="1806B10B" w14:textId="054FDA5F" w:rsidR="00B16DC4" w:rsidRDefault="00B16DC4">
      <w:pPr>
        <w:pStyle w:val="TOC3"/>
        <w:rPr>
          <w:rFonts w:asciiTheme="minorHAnsi" w:eastAsiaTheme="minorEastAsia" w:hAnsiTheme="minorHAnsi" w:cstheme="minorBidi"/>
          <w:noProof/>
          <w:kern w:val="2"/>
          <w14:ligatures w14:val="standardContextual"/>
        </w:rPr>
      </w:pPr>
      <w:r w:rsidRPr="003D2D5E">
        <w:rPr>
          <w:noProof/>
        </w:rPr>
        <w:t>9.7.1</w:t>
      </w:r>
      <w:r>
        <w:rPr>
          <w:rFonts w:asciiTheme="minorHAnsi" w:eastAsiaTheme="minorEastAsia" w:hAnsiTheme="minorHAnsi" w:cstheme="minorBidi"/>
          <w:noProof/>
          <w:kern w:val="2"/>
          <w14:ligatures w14:val="standardContextual"/>
        </w:rPr>
        <w:tab/>
      </w:r>
      <w:r w:rsidRPr="003D2D5E">
        <w:rPr>
          <w:noProof/>
        </w:rPr>
        <w:t>Part 1 Safety Interim Analysis</w:t>
      </w:r>
      <w:r>
        <w:rPr>
          <w:noProof/>
          <w:webHidden/>
        </w:rPr>
        <w:tab/>
      </w:r>
      <w:del w:id="1515" w:author="Powell, Deana" w:date="2026-03-05T15:34:00Z" w16du:dateUtc="2026-03-05T20:34:00Z">
        <w:r w:rsidR="00B55DCA">
          <w:rPr>
            <w:noProof/>
            <w:webHidden/>
          </w:rPr>
          <w:delText>149</w:delText>
        </w:r>
      </w:del>
      <w:ins w:id="1516" w:author="Powell, Deana" w:date="2026-03-05T15:34:00Z" w16du:dateUtc="2026-03-05T20:34:00Z">
        <w:r w:rsidR="008B657F">
          <w:rPr>
            <w:noProof/>
            <w:webHidden/>
          </w:rPr>
          <w:t>161</w:t>
        </w:r>
      </w:ins>
    </w:p>
    <w:p w14:paraId="53C2A99E" w14:textId="63791B9E" w:rsidR="00B16DC4" w:rsidRDefault="00B16DC4">
      <w:pPr>
        <w:pStyle w:val="TOC3"/>
        <w:rPr>
          <w:rFonts w:asciiTheme="minorHAnsi" w:eastAsiaTheme="minorEastAsia" w:hAnsiTheme="minorHAnsi" w:cstheme="minorBidi"/>
          <w:noProof/>
          <w:kern w:val="2"/>
          <w14:ligatures w14:val="standardContextual"/>
        </w:rPr>
      </w:pPr>
      <w:r w:rsidRPr="003D2D5E">
        <w:rPr>
          <w:noProof/>
        </w:rPr>
        <w:t>9.7.2</w:t>
      </w:r>
      <w:r>
        <w:rPr>
          <w:rFonts w:asciiTheme="minorHAnsi" w:eastAsiaTheme="minorEastAsia" w:hAnsiTheme="minorHAnsi" w:cstheme="minorBidi"/>
          <w:noProof/>
          <w:kern w:val="2"/>
          <w14:ligatures w14:val="standardContextual"/>
        </w:rPr>
        <w:tab/>
      </w:r>
      <w:r w:rsidRPr="003D2D5E">
        <w:rPr>
          <w:noProof/>
        </w:rPr>
        <w:t>Part 2 Efficacy Interim Analysis</w:t>
      </w:r>
      <w:r>
        <w:rPr>
          <w:noProof/>
          <w:webHidden/>
        </w:rPr>
        <w:tab/>
      </w:r>
      <w:del w:id="1517" w:author="Powell, Deana" w:date="2026-03-05T15:34:00Z" w16du:dateUtc="2026-03-05T20:34:00Z">
        <w:r w:rsidR="00B55DCA">
          <w:rPr>
            <w:noProof/>
            <w:webHidden/>
          </w:rPr>
          <w:delText>149</w:delText>
        </w:r>
      </w:del>
      <w:ins w:id="1518" w:author="Powell, Deana" w:date="2026-03-05T15:34:00Z" w16du:dateUtc="2026-03-05T20:34:00Z">
        <w:r w:rsidR="008B657F">
          <w:rPr>
            <w:noProof/>
            <w:webHidden/>
          </w:rPr>
          <w:t>161</w:t>
        </w:r>
      </w:ins>
    </w:p>
    <w:p w14:paraId="6DF1FC32" w14:textId="38256393" w:rsidR="00B16DC4" w:rsidRDefault="00B16DC4">
      <w:pPr>
        <w:pStyle w:val="TOC3"/>
        <w:rPr>
          <w:rFonts w:asciiTheme="minorHAnsi" w:eastAsiaTheme="minorEastAsia" w:hAnsiTheme="minorHAnsi" w:cstheme="minorBidi"/>
          <w:noProof/>
          <w:kern w:val="2"/>
          <w14:ligatures w14:val="standardContextual"/>
        </w:rPr>
      </w:pPr>
      <w:r w:rsidRPr="003D2D5E">
        <w:rPr>
          <w:noProof/>
        </w:rPr>
        <w:t>9.7.3</w:t>
      </w:r>
      <w:r>
        <w:rPr>
          <w:rFonts w:asciiTheme="minorHAnsi" w:eastAsiaTheme="minorEastAsia" w:hAnsiTheme="minorHAnsi" w:cstheme="minorBidi"/>
          <w:noProof/>
          <w:kern w:val="2"/>
          <w14:ligatures w14:val="standardContextual"/>
        </w:rPr>
        <w:tab/>
      </w:r>
      <w:r w:rsidRPr="003D2D5E">
        <w:rPr>
          <w:noProof/>
        </w:rPr>
        <w:t>Part 2 Safety Interim Analysis</w:t>
      </w:r>
      <w:r>
        <w:rPr>
          <w:noProof/>
          <w:webHidden/>
        </w:rPr>
        <w:tab/>
      </w:r>
      <w:del w:id="1519" w:author="Powell, Deana" w:date="2026-03-05T15:34:00Z" w16du:dateUtc="2026-03-05T20:34:00Z">
        <w:r w:rsidR="00B55DCA">
          <w:rPr>
            <w:noProof/>
            <w:webHidden/>
          </w:rPr>
          <w:delText>151</w:delText>
        </w:r>
      </w:del>
      <w:ins w:id="1520" w:author="Powell, Deana" w:date="2026-03-05T15:34:00Z" w16du:dateUtc="2026-03-05T20:34:00Z">
        <w:r w:rsidR="008B657F">
          <w:rPr>
            <w:noProof/>
            <w:webHidden/>
          </w:rPr>
          <w:t>163</w:t>
        </w:r>
      </w:ins>
    </w:p>
    <w:p w14:paraId="7764F648" w14:textId="0D69DCD1" w:rsidR="00B16DC4" w:rsidRDefault="00B16DC4">
      <w:pPr>
        <w:pStyle w:val="TOC2"/>
        <w:rPr>
          <w:rFonts w:asciiTheme="minorHAnsi" w:eastAsiaTheme="minorEastAsia" w:hAnsiTheme="minorHAnsi" w:cstheme="minorBidi"/>
          <w:b w:val="0"/>
          <w:noProof/>
          <w:kern w:val="2"/>
          <w14:ligatures w14:val="standardContextual"/>
        </w:rPr>
      </w:pPr>
      <w:r w:rsidRPr="003D2D5E">
        <w:rPr>
          <w:noProof/>
        </w:rPr>
        <w:t>9.8</w:t>
      </w:r>
      <w:r>
        <w:rPr>
          <w:rFonts w:asciiTheme="minorHAnsi" w:eastAsiaTheme="minorEastAsia" w:hAnsiTheme="minorHAnsi" w:cstheme="minorBidi"/>
          <w:b w:val="0"/>
          <w:noProof/>
          <w:kern w:val="2"/>
          <w14:ligatures w14:val="standardContextual"/>
        </w:rPr>
        <w:tab/>
      </w:r>
      <w:r w:rsidRPr="003D2D5E">
        <w:rPr>
          <w:noProof/>
        </w:rPr>
        <w:t>Multiplicity</w:t>
      </w:r>
      <w:r>
        <w:rPr>
          <w:noProof/>
          <w:webHidden/>
        </w:rPr>
        <w:tab/>
      </w:r>
      <w:del w:id="1521" w:author="Powell, Deana" w:date="2026-03-05T15:34:00Z" w16du:dateUtc="2026-03-05T20:34:00Z">
        <w:r w:rsidR="00B55DCA">
          <w:rPr>
            <w:noProof/>
            <w:webHidden/>
          </w:rPr>
          <w:delText>151</w:delText>
        </w:r>
      </w:del>
      <w:ins w:id="1522" w:author="Powell, Deana" w:date="2026-03-05T15:34:00Z" w16du:dateUtc="2026-03-05T20:34:00Z">
        <w:r w:rsidR="008B657F">
          <w:rPr>
            <w:noProof/>
            <w:webHidden/>
          </w:rPr>
          <w:t>163</w:t>
        </w:r>
      </w:ins>
    </w:p>
    <w:p w14:paraId="77492C8D" w14:textId="3148EC4F" w:rsidR="00B16DC4" w:rsidRDefault="00B16DC4">
      <w:pPr>
        <w:pStyle w:val="TOC3"/>
        <w:rPr>
          <w:rFonts w:asciiTheme="minorHAnsi" w:eastAsiaTheme="minorEastAsia" w:hAnsiTheme="minorHAnsi" w:cstheme="minorBidi"/>
          <w:noProof/>
          <w:kern w:val="2"/>
          <w14:ligatures w14:val="standardContextual"/>
        </w:rPr>
      </w:pPr>
      <w:r w:rsidRPr="003D2D5E">
        <w:rPr>
          <w:noProof/>
        </w:rPr>
        <w:t>9.8.1</w:t>
      </w:r>
      <w:r>
        <w:rPr>
          <w:rFonts w:asciiTheme="minorHAnsi" w:eastAsiaTheme="minorEastAsia" w:hAnsiTheme="minorHAnsi" w:cstheme="minorBidi"/>
          <w:noProof/>
          <w:kern w:val="2"/>
          <w14:ligatures w14:val="standardContextual"/>
        </w:rPr>
        <w:tab/>
      </w:r>
      <w:r w:rsidRPr="003D2D5E">
        <w:rPr>
          <w:noProof/>
        </w:rPr>
        <w:t>Multiplicity for Part 1</w:t>
      </w:r>
      <w:r>
        <w:rPr>
          <w:noProof/>
          <w:webHidden/>
        </w:rPr>
        <w:tab/>
      </w:r>
      <w:del w:id="1523" w:author="Powell, Deana" w:date="2026-03-05T15:34:00Z" w16du:dateUtc="2026-03-05T20:34:00Z">
        <w:r w:rsidR="00B55DCA">
          <w:rPr>
            <w:noProof/>
            <w:webHidden/>
          </w:rPr>
          <w:delText>151</w:delText>
        </w:r>
      </w:del>
      <w:ins w:id="1524" w:author="Powell, Deana" w:date="2026-03-05T15:34:00Z" w16du:dateUtc="2026-03-05T20:34:00Z">
        <w:r w:rsidR="008B657F">
          <w:rPr>
            <w:noProof/>
            <w:webHidden/>
          </w:rPr>
          <w:t>163</w:t>
        </w:r>
      </w:ins>
    </w:p>
    <w:p w14:paraId="4D3F1BED" w14:textId="559E56E2" w:rsidR="00B16DC4" w:rsidRDefault="00B16DC4">
      <w:pPr>
        <w:pStyle w:val="TOC3"/>
        <w:rPr>
          <w:rFonts w:asciiTheme="minorHAnsi" w:eastAsiaTheme="minorEastAsia" w:hAnsiTheme="minorHAnsi" w:cstheme="minorBidi"/>
          <w:noProof/>
          <w:kern w:val="2"/>
          <w14:ligatures w14:val="standardContextual"/>
        </w:rPr>
      </w:pPr>
      <w:r w:rsidRPr="003D2D5E">
        <w:rPr>
          <w:noProof/>
        </w:rPr>
        <w:t>9.8.2</w:t>
      </w:r>
      <w:r>
        <w:rPr>
          <w:rFonts w:asciiTheme="minorHAnsi" w:eastAsiaTheme="minorEastAsia" w:hAnsiTheme="minorHAnsi" w:cstheme="minorBidi"/>
          <w:noProof/>
          <w:kern w:val="2"/>
          <w14:ligatures w14:val="standardContextual"/>
        </w:rPr>
        <w:tab/>
      </w:r>
      <w:r w:rsidRPr="003D2D5E">
        <w:rPr>
          <w:noProof/>
        </w:rPr>
        <w:t>Multiplicity for Part 2</w:t>
      </w:r>
      <w:r>
        <w:rPr>
          <w:noProof/>
          <w:webHidden/>
        </w:rPr>
        <w:tab/>
      </w:r>
      <w:del w:id="1525" w:author="Powell, Deana" w:date="2026-03-05T15:34:00Z" w16du:dateUtc="2026-03-05T20:34:00Z">
        <w:r w:rsidR="00B55DCA">
          <w:rPr>
            <w:noProof/>
            <w:webHidden/>
          </w:rPr>
          <w:delText>151</w:delText>
        </w:r>
      </w:del>
      <w:ins w:id="1526" w:author="Powell, Deana" w:date="2026-03-05T15:34:00Z" w16du:dateUtc="2026-03-05T20:34:00Z">
        <w:r w:rsidR="008B657F">
          <w:rPr>
            <w:noProof/>
            <w:webHidden/>
          </w:rPr>
          <w:t>163</w:t>
        </w:r>
      </w:ins>
    </w:p>
    <w:p w14:paraId="091F32EF" w14:textId="3678012E" w:rsidR="00B16DC4" w:rsidRDefault="00B16DC4">
      <w:pPr>
        <w:pStyle w:val="TOC4"/>
        <w:rPr>
          <w:rFonts w:asciiTheme="minorHAnsi" w:eastAsiaTheme="minorEastAsia" w:hAnsiTheme="minorHAnsi" w:cstheme="minorBidi"/>
          <w:noProof/>
          <w:kern w:val="2"/>
          <w14:ligatures w14:val="standardContextual"/>
        </w:rPr>
      </w:pPr>
      <w:r w:rsidRPr="003D2D5E">
        <w:rPr>
          <w:noProof/>
        </w:rPr>
        <w:t>9.8.2.1</w:t>
      </w:r>
      <w:r>
        <w:rPr>
          <w:rFonts w:asciiTheme="minorHAnsi" w:eastAsiaTheme="minorEastAsia" w:hAnsiTheme="minorHAnsi" w:cstheme="minorBidi"/>
          <w:noProof/>
          <w:kern w:val="2"/>
          <w14:ligatures w14:val="standardContextual"/>
        </w:rPr>
        <w:tab/>
      </w:r>
      <w:r w:rsidRPr="003D2D5E">
        <w:rPr>
          <w:noProof/>
        </w:rPr>
        <w:t>Undetectable MRD</w:t>
      </w:r>
      <w:r>
        <w:rPr>
          <w:noProof/>
          <w:webHidden/>
        </w:rPr>
        <w:tab/>
      </w:r>
      <w:del w:id="1527" w:author="Powell, Deana" w:date="2026-03-05T15:34:00Z" w16du:dateUtc="2026-03-05T20:34:00Z">
        <w:r w:rsidR="00B55DCA">
          <w:rPr>
            <w:noProof/>
            <w:webHidden/>
          </w:rPr>
          <w:delText>153</w:delText>
        </w:r>
      </w:del>
      <w:ins w:id="1528" w:author="Powell, Deana" w:date="2026-03-05T15:34:00Z" w16du:dateUtc="2026-03-05T20:34:00Z">
        <w:r w:rsidR="008B657F">
          <w:rPr>
            <w:noProof/>
            <w:webHidden/>
          </w:rPr>
          <w:t>164</w:t>
        </w:r>
      </w:ins>
    </w:p>
    <w:p w14:paraId="0CF1BA84" w14:textId="34D21CD3" w:rsidR="00B16DC4" w:rsidRDefault="00B16DC4">
      <w:pPr>
        <w:pStyle w:val="TOC4"/>
        <w:rPr>
          <w:rFonts w:asciiTheme="minorHAnsi" w:eastAsiaTheme="minorEastAsia" w:hAnsiTheme="minorHAnsi" w:cstheme="minorBidi"/>
          <w:noProof/>
          <w:kern w:val="2"/>
          <w14:ligatures w14:val="standardContextual"/>
        </w:rPr>
      </w:pPr>
      <w:r w:rsidRPr="003D2D5E">
        <w:rPr>
          <w:noProof/>
        </w:rPr>
        <w:t>9.8.2.2</w:t>
      </w:r>
      <w:r>
        <w:rPr>
          <w:rFonts w:asciiTheme="minorHAnsi" w:eastAsiaTheme="minorEastAsia" w:hAnsiTheme="minorHAnsi" w:cstheme="minorBidi"/>
          <w:noProof/>
          <w:kern w:val="2"/>
          <w14:ligatures w14:val="standardContextual"/>
        </w:rPr>
        <w:tab/>
      </w:r>
      <w:r w:rsidRPr="003D2D5E">
        <w:rPr>
          <w:noProof/>
        </w:rPr>
        <w:t>Progression-free Survival</w:t>
      </w:r>
      <w:r>
        <w:rPr>
          <w:noProof/>
          <w:webHidden/>
        </w:rPr>
        <w:tab/>
      </w:r>
      <w:del w:id="1529" w:author="Powell, Deana" w:date="2026-03-05T15:34:00Z" w16du:dateUtc="2026-03-05T20:34:00Z">
        <w:r w:rsidR="00B55DCA">
          <w:rPr>
            <w:noProof/>
            <w:webHidden/>
          </w:rPr>
          <w:delText>153</w:delText>
        </w:r>
      </w:del>
      <w:ins w:id="1530" w:author="Powell, Deana" w:date="2026-03-05T15:34:00Z" w16du:dateUtc="2026-03-05T20:34:00Z">
        <w:r w:rsidR="008B657F">
          <w:rPr>
            <w:noProof/>
            <w:webHidden/>
          </w:rPr>
          <w:t>165</w:t>
        </w:r>
      </w:ins>
    </w:p>
    <w:p w14:paraId="308D1C91" w14:textId="7BA89FB1" w:rsidR="00B16DC4" w:rsidRDefault="00B16DC4">
      <w:pPr>
        <w:pStyle w:val="TOC4"/>
        <w:rPr>
          <w:rFonts w:asciiTheme="minorHAnsi" w:eastAsiaTheme="minorEastAsia" w:hAnsiTheme="minorHAnsi" w:cstheme="minorBidi"/>
          <w:noProof/>
          <w:kern w:val="2"/>
          <w14:ligatures w14:val="standardContextual"/>
        </w:rPr>
      </w:pPr>
      <w:r w:rsidRPr="003D2D5E">
        <w:rPr>
          <w:noProof/>
        </w:rPr>
        <w:t>9.8.2.3</w:t>
      </w:r>
      <w:r>
        <w:rPr>
          <w:rFonts w:asciiTheme="minorHAnsi" w:eastAsiaTheme="minorEastAsia" w:hAnsiTheme="minorHAnsi" w:cstheme="minorBidi"/>
          <w:noProof/>
          <w:kern w:val="2"/>
          <w14:ligatures w14:val="standardContextual"/>
        </w:rPr>
        <w:tab/>
      </w:r>
      <w:r w:rsidRPr="003D2D5E">
        <w:rPr>
          <w:noProof/>
        </w:rPr>
        <w:t>Overall Survival</w:t>
      </w:r>
      <w:r>
        <w:rPr>
          <w:noProof/>
          <w:webHidden/>
        </w:rPr>
        <w:tab/>
      </w:r>
      <w:del w:id="1531" w:author="Powell, Deana" w:date="2026-03-05T15:34:00Z" w16du:dateUtc="2026-03-05T20:34:00Z">
        <w:r w:rsidR="00B55DCA">
          <w:rPr>
            <w:noProof/>
            <w:webHidden/>
          </w:rPr>
          <w:delText>155</w:delText>
        </w:r>
      </w:del>
      <w:ins w:id="1532" w:author="Powell, Deana" w:date="2026-03-05T15:34:00Z" w16du:dateUtc="2026-03-05T20:34:00Z">
        <w:r w:rsidR="008B657F">
          <w:rPr>
            <w:noProof/>
            <w:webHidden/>
          </w:rPr>
          <w:t>167</w:t>
        </w:r>
      </w:ins>
    </w:p>
    <w:p w14:paraId="308DAC83" w14:textId="0F034FBA" w:rsidR="00B16DC4" w:rsidRDefault="00B16DC4">
      <w:pPr>
        <w:pStyle w:val="TOC4"/>
        <w:rPr>
          <w:rFonts w:asciiTheme="minorHAnsi" w:eastAsiaTheme="minorEastAsia" w:hAnsiTheme="minorHAnsi" w:cstheme="minorBidi"/>
          <w:noProof/>
          <w:kern w:val="2"/>
          <w14:ligatures w14:val="standardContextual"/>
        </w:rPr>
      </w:pPr>
      <w:r w:rsidRPr="003D2D5E">
        <w:rPr>
          <w:noProof/>
        </w:rPr>
        <w:t>9.8.2.4</w:t>
      </w:r>
      <w:r>
        <w:rPr>
          <w:rFonts w:asciiTheme="minorHAnsi" w:eastAsiaTheme="minorEastAsia" w:hAnsiTheme="minorHAnsi" w:cstheme="minorBidi"/>
          <w:noProof/>
          <w:kern w:val="2"/>
          <w14:ligatures w14:val="standardContextual"/>
        </w:rPr>
        <w:tab/>
      </w:r>
      <w:r w:rsidRPr="003D2D5E">
        <w:rPr>
          <w:noProof/>
        </w:rPr>
        <w:t>Objective Response</w:t>
      </w:r>
      <w:r>
        <w:rPr>
          <w:noProof/>
          <w:webHidden/>
        </w:rPr>
        <w:tab/>
      </w:r>
      <w:del w:id="1533" w:author="Powell, Deana" w:date="2026-03-05T15:34:00Z" w16du:dateUtc="2026-03-05T20:34:00Z">
        <w:r w:rsidR="00B55DCA">
          <w:rPr>
            <w:noProof/>
            <w:webHidden/>
          </w:rPr>
          <w:delText>157</w:delText>
        </w:r>
      </w:del>
      <w:ins w:id="1534" w:author="Powell, Deana" w:date="2026-03-05T15:34:00Z" w16du:dateUtc="2026-03-05T20:34:00Z">
        <w:r w:rsidR="008B657F">
          <w:rPr>
            <w:noProof/>
            <w:webHidden/>
          </w:rPr>
          <w:t>169</w:t>
        </w:r>
      </w:ins>
    </w:p>
    <w:p w14:paraId="461FDC28" w14:textId="0D1640F4" w:rsidR="00B16DC4" w:rsidRDefault="00B16DC4">
      <w:pPr>
        <w:pStyle w:val="TOC4"/>
        <w:rPr>
          <w:rFonts w:asciiTheme="minorHAnsi" w:eastAsiaTheme="minorEastAsia" w:hAnsiTheme="minorHAnsi" w:cstheme="minorBidi"/>
          <w:noProof/>
          <w:kern w:val="2"/>
          <w14:ligatures w14:val="standardContextual"/>
        </w:rPr>
      </w:pPr>
      <w:r w:rsidRPr="003D2D5E">
        <w:rPr>
          <w:noProof/>
        </w:rPr>
        <w:t>9.8.2.5</w:t>
      </w:r>
      <w:r>
        <w:rPr>
          <w:rFonts w:asciiTheme="minorHAnsi" w:eastAsiaTheme="minorEastAsia" w:hAnsiTheme="minorHAnsi" w:cstheme="minorBidi"/>
          <w:noProof/>
          <w:kern w:val="2"/>
          <w14:ligatures w14:val="standardContextual"/>
        </w:rPr>
        <w:tab/>
      </w:r>
      <w:r w:rsidRPr="003D2D5E">
        <w:rPr>
          <w:noProof/>
        </w:rPr>
        <w:t>Safety Analyses</w:t>
      </w:r>
      <w:r>
        <w:rPr>
          <w:noProof/>
          <w:webHidden/>
        </w:rPr>
        <w:tab/>
      </w:r>
      <w:del w:id="1535" w:author="Powell, Deana" w:date="2026-03-05T15:34:00Z" w16du:dateUtc="2026-03-05T20:34:00Z">
        <w:r w:rsidR="00B55DCA">
          <w:rPr>
            <w:noProof/>
            <w:webHidden/>
          </w:rPr>
          <w:delText>157</w:delText>
        </w:r>
      </w:del>
      <w:ins w:id="1536" w:author="Powell, Deana" w:date="2026-03-05T15:34:00Z" w16du:dateUtc="2026-03-05T20:34:00Z">
        <w:r w:rsidR="008B657F">
          <w:rPr>
            <w:noProof/>
            <w:webHidden/>
          </w:rPr>
          <w:t>169</w:t>
        </w:r>
      </w:ins>
    </w:p>
    <w:p w14:paraId="4F4DB7B5" w14:textId="29C694D4" w:rsidR="00B16DC4" w:rsidRDefault="00B16DC4">
      <w:pPr>
        <w:pStyle w:val="TOC2"/>
        <w:rPr>
          <w:rFonts w:asciiTheme="minorHAnsi" w:eastAsiaTheme="minorEastAsia" w:hAnsiTheme="minorHAnsi" w:cstheme="minorBidi"/>
          <w:b w:val="0"/>
          <w:noProof/>
          <w:kern w:val="2"/>
          <w14:ligatures w14:val="standardContextual"/>
        </w:rPr>
      </w:pPr>
      <w:r w:rsidRPr="003D2D5E">
        <w:rPr>
          <w:noProof/>
        </w:rPr>
        <w:t>9.9</w:t>
      </w:r>
      <w:r>
        <w:rPr>
          <w:rFonts w:asciiTheme="minorHAnsi" w:eastAsiaTheme="minorEastAsia" w:hAnsiTheme="minorHAnsi" w:cstheme="minorBidi"/>
          <w:b w:val="0"/>
          <w:noProof/>
          <w:kern w:val="2"/>
          <w14:ligatures w14:val="standardContextual"/>
        </w:rPr>
        <w:tab/>
      </w:r>
      <w:r w:rsidRPr="003D2D5E">
        <w:rPr>
          <w:noProof/>
        </w:rPr>
        <w:t>Sample Size and Power Calculations</w:t>
      </w:r>
      <w:r>
        <w:rPr>
          <w:noProof/>
          <w:webHidden/>
        </w:rPr>
        <w:tab/>
      </w:r>
      <w:del w:id="1537" w:author="Powell, Deana" w:date="2026-03-05T15:34:00Z" w16du:dateUtc="2026-03-05T20:34:00Z">
        <w:r w:rsidR="00B55DCA">
          <w:rPr>
            <w:noProof/>
            <w:webHidden/>
          </w:rPr>
          <w:delText>157</w:delText>
        </w:r>
      </w:del>
      <w:ins w:id="1538" w:author="Powell, Deana" w:date="2026-03-05T15:34:00Z" w16du:dateUtc="2026-03-05T20:34:00Z">
        <w:r w:rsidR="008B657F">
          <w:rPr>
            <w:noProof/>
            <w:webHidden/>
          </w:rPr>
          <w:t>169</w:t>
        </w:r>
      </w:ins>
    </w:p>
    <w:p w14:paraId="738D7809" w14:textId="424847BB" w:rsidR="00B16DC4" w:rsidRDefault="00B16DC4">
      <w:pPr>
        <w:pStyle w:val="TOC2"/>
        <w:rPr>
          <w:rFonts w:asciiTheme="minorHAnsi" w:eastAsiaTheme="minorEastAsia" w:hAnsiTheme="minorHAnsi" w:cstheme="minorBidi"/>
          <w:b w:val="0"/>
          <w:noProof/>
          <w:kern w:val="2"/>
          <w14:ligatures w14:val="standardContextual"/>
        </w:rPr>
      </w:pPr>
      <w:r w:rsidRPr="003D2D5E">
        <w:rPr>
          <w:noProof/>
        </w:rPr>
        <w:t>9.10</w:t>
      </w:r>
      <w:r>
        <w:rPr>
          <w:rFonts w:asciiTheme="minorHAnsi" w:eastAsiaTheme="minorEastAsia" w:hAnsiTheme="minorHAnsi" w:cstheme="minorBidi"/>
          <w:b w:val="0"/>
          <w:noProof/>
          <w:kern w:val="2"/>
          <w14:ligatures w14:val="standardContextual"/>
        </w:rPr>
        <w:tab/>
      </w:r>
      <w:r w:rsidRPr="003D2D5E">
        <w:rPr>
          <w:noProof/>
        </w:rPr>
        <w:t>Subgroup Analyses</w:t>
      </w:r>
      <w:r>
        <w:rPr>
          <w:noProof/>
          <w:webHidden/>
        </w:rPr>
        <w:tab/>
      </w:r>
      <w:del w:id="1539" w:author="Powell, Deana" w:date="2026-03-05T15:34:00Z" w16du:dateUtc="2026-03-05T20:34:00Z">
        <w:r w:rsidR="00B55DCA">
          <w:rPr>
            <w:noProof/>
            <w:webHidden/>
          </w:rPr>
          <w:delText>158</w:delText>
        </w:r>
      </w:del>
      <w:ins w:id="1540" w:author="Powell, Deana" w:date="2026-03-05T15:34:00Z" w16du:dateUtc="2026-03-05T20:34:00Z">
        <w:r w:rsidR="008B657F">
          <w:rPr>
            <w:noProof/>
            <w:webHidden/>
          </w:rPr>
          <w:t>170</w:t>
        </w:r>
      </w:ins>
    </w:p>
    <w:p w14:paraId="1542F6F2" w14:textId="69F4AC0B" w:rsidR="00B16DC4" w:rsidRDefault="00B16DC4">
      <w:pPr>
        <w:pStyle w:val="TOC2"/>
        <w:rPr>
          <w:rFonts w:asciiTheme="minorHAnsi" w:eastAsiaTheme="minorEastAsia" w:hAnsiTheme="minorHAnsi" w:cstheme="minorBidi"/>
          <w:b w:val="0"/>
          <w:noProof/>
          <w:kern w:val="2"/>
          <w14:ligatures w14:val="standardContextual"/>
        </w:rPr>
      </w:pPr>
      <w:r w:rsidRPr="003D2D5E">
        <w:rPr>
          <w:noProof/>
        </w:rPr>
        <w:t>9.11</w:t>
      </w:r>
      <w:r>
        <w:rPr>
          <w:rFonts w:asciiTheme="minorHAnsi" w:eastAsiaTheme="minorEastAsia" w:hAnsiTheme="minorHAnsi" w:cstheme="minorBidi"/>
          <w:b w:val="0"/>
          <w:noProof/>
          <w:kern w:val="2"/>
          <w14:ligatures w14:val="standardContextual"/>
        </w:rPr>
        <w:tab/>
      </w:r>
      <w:r w:rsidRPr="003D2D5E">
        <w:rPr>
          <w:noProof/>
        </w:rPr>
        <w:t>Compliance (Medication Adherence)</w:t>
      </w:r>
      <w:r>
        <w:rPr>
          <w:noProof/>
          <w:webHidden/>
        </w:rPr>
        <w:tab/>
      </w:r>
      <w:del w:id="1541" w:author="Powell, Deana" w:date="2026-03-05T15:34:00Z" w16du:dateUtc="2026-03-05T20:34:00Z">
        <w:r w:rsidR="00B55DCA">
          <w:rPr>
            <w:noProof/>
            <w:webHidden/>
          </w:rPr>
          <w:delText>160</w:delText>
        </w:r>
      </w:del>
      <w:ins w:id="1542" w:author="Powell, Deana" w:date="2026-03-05T15:34:00Z" w16du:dateUtc="2026-03-05T20:34:00Z">
        <w:r w:rsidR="008B657F">
          <w:rPr>
            <w:noProof/>
            <w:webHidden/>
          </w:rPr>
          <w:t>171</w:t>
        </w:r>
      </w:ins>
    </w:p>
    <w:p w14:paraId="45085730" w14:textId="6A791D67" w:rsidR="00B16DC4" w:rsidRDefault="00B16DC4">
      <w:pPr>
        <w:pStyle w:val="TOC2"/>
        <w:rPr>
          <w:rFonts w:asciiTheme="minorHAnsi" w:eastAsiaTheme="minorEastAsia" w:hAnsiTheme="minorHAnsi" w:cstheme="minorBidi"/>
          <w:b w:val="0"/>
          <w:noProof/>
          <w:kern w:val="2"/>
          <w14:ligatures w14:val="standardContextual"/>
        </w:rPr>
      </w:pPr>
      <w:r w:rsidRPr="003D2D5E">
        <w:rPr>
          <w:noProof/>
        </w:rPr>
        <w:t>9.12</w:t>
      </w:r>
      <w:r>
        <w:rPr>
          <w:rFonts w:asciiTheme="minorHAnsi" w:eastAsiaTheme="minorEastAsia" w:hAnsiTheme="minorHAnsi" w:cstheme="minorBidi"/>
          <w:b w:val="0"/>
          <w:noProof/>
          <w:kern w:val="2"/>
          <w14:ligatures w14:val="standardContextual"/>
        </w:rPr>
        <w:tab/>
      </w:r>
      <w:r w:rsidRPr="003D2D5E">
        <w:rPr>
          <w:noProof/>
        </w:rPr>
        <w:t>Extent of Exposure</w:t>
      </w:r>
      <w:r>
        <w:rPr>
          <w:noProof/>
          <w:webHidden/>
        </w:rPr>
        <w:tab/>
      </w:r>
      <w:del w:id="1543" w:author="Powell, Deana" w:date="2026-03-05T15:34:00Z" w16du:dateUtc="2026-03-05T20:34:00Z">
        <w:r w:rsidR="00B55DCA">
          <w:rPr>
            <w:noProof/>
            <w:webHidden/>
          </w:rPr>
          <w:delText>160</w:delText>
        </w:r>
      </w:del>
      <w:ins w:id="1544" w:author="Powell, Deana" w:date="2026-03-05T15:34:00Z" w16du:dateUtc="2026-03-05T20:34:00Z">
        <w:r w:rsidR="008B657F">
          <w:rPr>
            <w:noProof/>
            <w:webHidden/>
          </w:rPr>
          <w:t>171</w:t>
        </w:r>
      </w:ins>
    </w:p>
    <w:p w14:paraId="6C05ABE5" w14:textId="4369D87A" w:rsidR="00B16DC4" w:rsidRDefault="00B16DC4">
      <w:pPr>
        <w:pStyle w:val="TOC1"/>
        <w:rPr>
          <w:rFonts w:asciiTheme="minorHAnsi" w:eastAsiaTheme="minorEastAsia" w:hAnsiTheme="minorHAnsi" w:cstheme="minorBidi"/>
          <w:b w:val="0"/>
          <w:caps w:val="0"/>
          <w:noProof/>
          <w:kern w:val="2"/>
          <w:szCs w:val="24"/>
          <w14:ligatures w14:val="standardContextual"/>
        </w:rPr>
      </w:pPr>
      <w:r w:rsidRPr="003D2D5E">
        <w:rPr>
          <w:noProof/>
        </w:rPr>
        <w:t>10</w:t>
      </w:r>
      <w:r>
        <w:rPr>
          <w:rFonts w:asciiTheme="minorHAnsi" w:eastAsiaTheme="minorEastAsia" w:hAnsiTheme="minorHAnsi" w:cstheme="minorBidi"/>
          <w:b w:val="0"/>
          <w:caps w:val="0"/>
          <w:noProof/>
          <w:kern w:val="2"/>
          <w:szCs w:val="24"/>
          <w14:ligatures w14:val="standardContextual"/>
        </w:rPr>
        <w:tab/>
      </w:r>
      <w:r w:rsidRPr="003D2D5E">
        <w:rPr>
          <w:noProof/>
        </w:rPr>
        <w:t>SUPPORTING DOCUMENTATION AND OPERATIONAL CONSIDERATIONS</w:t>
      </w:r>
      <w:r>
        <w:rPr>
          <w:noProof/>
          <w:webHidden/>
        </w:rPr>
        <w:tab/>
      </w:r>
      <w:del w:id="1545" w:author="Powell, Deana" w:date="2026-03-05T15:34:00Z" w16du:dateUtc="2026-03-05T20:34:00Z">
        <w:r w:rsidR="00B55DCA">
          <w:rPr>
            <w:noProof/>
            <w:webHidden/>
          </w:rPr>
          <w:delText>161</w:delText>
        </w:r>
      </w:del>
      <w:ins w:id="1546" w:author="Powell, Deana" w:date="2026-03-05T15:34:00Z" w16du:dateUtc="2026-03-05T20:34:00Z">
        <w:r w:rsidR="008B657F">
          <w:rPr>
            <w:noProof/>
            <w:webHidden/>
          </w:rPr>
          <w:t>172</w:t>
        </w:r>
      </w:ins>
    </w:p>
    <w:p w14:paraId="30A059C4" w14:textId="4EA294EA" w:rsidR="00B16DC4" w:rsidRDefault="00B16DC4">
      <w:pPr>
        <w:pStyle w:val="TOC2"/>
        <w:rPr>
          <w:rFonts w:asciiTheme="minorHAnsi" w:eastAsiaTheme="minorEastAsia" w:hAnsiTheme="minorHAnsi" w:cstheme="minorBidi"/>
          <w:b w:val="0"/>
          <w:noProof/>
          <w:kern w:val="2"/>
          <w14:ligatures w14:val="standardContextual"/>
        </w:rPr>
      </w:pPr>
      <w:r w:rsidRPr="003D2D5E">
        <w:rPr>
          <w:noProof/>
        </w:rPr>
        <w:t>10.1</w:t>
      </w:r>
      <w:r>
        <w:rPr>
          <w:rFonts w:asciiTheme="minorHAnsi" w:eastAsiaTheme="minorEastAsia" w:hAnsiTheme="minorHAnsi" w:cstheme="minorBidi"/>
          <w:b w:val="0"/>
          <w:noProof/>
          <w:kern w:val="2"/>
          <w14:ligatures w14:val="standardContextual"/>
        </w:rPr>
        <w:tab/>
      </w:r>
      <w:r w:rsidRPr="003D2D5E">
        <w:rPr>
          <w:noProof/>
        </w:rPr>
        <w:t>Appendix 1: Regulatory, Ethical, and Study Oversight Considerations</w:t>
      </w:r>
      <w:r>
        <w:rPr>
          <w:noProof/>
          <w:webHidden/>
        </w:rPr>
        <w:tab/>
      </w:r>
      <w:del w:id="1547" w:author="Powell, Deana" w:date="2026-03-05T15:34:00Z" w16du:dateUtc="2026-03-05T20:34:00Z">
        <w:r w:rsidR="00B55DCA">
          <w:rPr>
            <w:noProof/>
            <w:webHidden/>
          </w:rPr>
          <w:delText>161</w:delText>
        </w:r>
      </w:del>
      <w:ins w:id="1548" w:author="Powell, Deana" w:date="2026-03-05T15:34:00Z" w16du:dateUtc="2026-03-05T20:34:00Z">
        <w:r w:rsidR="008B657F">
          <w:rPr>
            <w:noProof/>
            <w:webHidden/>
          </w:rPr>
          <w:t>172</w:t>
        </w:r>
      </w:ins>
    </w:p>
    <w:p w14:paraId="12A08B7F" w14:textId="4E37B19E" w:rsidR="00B16DC4" w:rsidRDefault="00B16DC4">
      <w:pPr>
        <w:pStyle w:val="TOC3"/>
        <w:rPr>
          <w:rFonts w:asciiTheme="minorHAnsi" w:eastAsiaTheme="minorEastAsia" w:hAnsiTheme="minorHAnsi" w:cstheme="minorBidi"/>
          <w:noProof/>
          <w:kern w:val="2"/>
          <w14:ligatures w14:val="standardContextual"/>
        </w:rPr>
      </w:pPr>
      <w:r w:rsidRPr="003D2D5E">
        <w:rPr>
          <w:noProof/>
        </w:rPr>
        <w:t>10.1.1</w:t>
      </w:r>
      <w:r>
        <w:rPr>
          <w:rFonts w:asciiTheme="minorHAnsi" w:eastAsiaTheme="minorEastAsia" w:hAnsiTheme="minorHAnsi" w:cstheme="minorBidi"/>
          <w:noProof/>
          <w:kern w:val="2"/>
          <w14:ligatures w14:val="standardContextual"/>
        </w:rPr>
        <w:tab/>
      </w:r>
      <w:r w:rsidRPr="003D2D5E">
        <w:rPr>
          <w:noProof/>
        </w:rPr>
        <w:t>Code of Conduct for Clinical Trials</w:t>
      </w:r>
      <w:r>
        <w:rPr>
          <w:noProof/>
          <w:webHidden/>
        </w:rPr>
        <w:tab/>
      </w:r>
      <w:del w:id="1549" w:author="Powell, Deana" w:date="2026-03-05T15:34:00Z" w16du:dateUtc="2026-03-05T20:34:00Z">
        <w:r w:rsidR="00B55DCA">
          <w:rPr>
            <w:noProof/>
            <w:webHidden/>
          </w:rPr>
          <w:delText>161</w:delText>
        </w:r>
      </w:del>
      <w:ins w:id="1550" w:author="Powell, Deana" w:date="2026-03-05T15:34:00Z" w16du:dateUtc="2026-03-05T20:34:00Z">
        <w:r w:rsidR="008B657F">
          <w:rPr>
            <w:noProof/>
            <w:webHidden/>
          </w:rPr>
          <w:t>172</w:t>
        </w:r>
      </w:ins>
    </w:p>
    <w:p w14:paraId="34145211" w14:textId="49A5E7B8" w:rsidR="00B16DC4" w:rsidRDefault="00B16DC4">
      <w:pPr>
        <w:pStyle w:val="TOC3"/>
        <w:rPr>
          <w:rFonts w:asciiTheme="minorHAnsi" w:eastAsiaTheme="minorEastAsia" w:hAnsiTheme="minorHAnsi" w:cstheme="minorBidi"/>
          <w:noProof/>
          <w:kern w:val="2"/>
          <w14:ligatures w14:val="standardContextual"/>
        </w:rPr>
      </w:pPr>
      <w:r w:rsidRPr="003D2D5E">
        <w:rPr>
          <w:noProof/>
        </w:rPr>
        <w:t>10.1.2</w:t>
      </w:r>
      <w:r>
        <w:rPr>
          <w:rFonts w:asciiTheme="minorHAnsi" w:eastAsiaTheme="minorEastAsia" w:hAnsiTheme="minorHAnsi" w:cstheme="minorBidi"/>
          <w:noProof/>
          <w:kern w:val="2"/>
          <w14:ligatures w14:val="standardContextual"/>
        </w:rPr>
        <w:tab/>
      </w:r>
      <w:r w:rsidRPr="003D2D5E">
        <w:rPr>
          <w:noProof/>
        </w:rPr>
        <w:t>Financial Disclosure</w:t>
      </w:r>
      <w:r>
        <w:rPr>
          <w:noProof/>
          <w:webHidden/>
        </w:rPr>
        <w:tab/>
      </w:r>
      <w:del w:id="1551" w:author="Powell, Deana" w:date="2026-03-05T15:34:00Z" w16du:dateUtc="2026-03-05T20:34:00Z">
        <w:r w:rsidR="00B55DCA">
          <w:rPr>
            <w:noProof/>
            <w:webHidden/>
          </w:rPr>
          <w:delText>165</w:delText>
        </w:r>
      </w:del>
      <w:ins w:id="1552" w:author="Powell, Deana" w:date="2026-03-05T15:34:00Z" w16du:dateUtc="2026-03-05T20:34:00Z">
        <w:r w:rsidR="008B657F">
          <w:rPr>
            <w:noProof/>
            <w:webHidden/>
          </w:rPr>
          <w:t>176</w:t>
        </w:r>
      </w:ins>
    </w:p>
    <w:p w14:paraId="0A9D223B" w14:textId="7CB75834" w:rsidR="00B16DC4" w:rsidRDefault="00B16DC4">
      <w:pPr>
        <w:pStyle w:val="TOC3"/>
        <w:rPr>
          <w:rFonts w:asciiTheme="minorHAnsi" w:eastAsiaTheme="minorEastAsia" w:hAnsiTheme="minorHAnsi" w:cstheme="minorBidi"/>
          <w:noProof/>
          <w:kern w:val="2"/>
          <w14:ligatures w14:val="standardContextual"/>
        </w:rPr>
      </w:pPr>
      <w:r w:rsidRPr="003D2D5E">
        <w:rPr>
          <w:noProof/>
        </w:rPr>
        <w:t>10.1.3</w:t>
      </w:r>
      <w:r>
        <w:rPr>
          <w:rFonts w:asciiTheme="minorHAnsi" w:eastAsiaTheme="minorEastAsia" w:hAnsiTheme="minorHAnsi" w:cstheme="minorBidi"/>
          <w:noProof/>
          <w:kern w:val="2"/>
          <w14:ligatures w14:val="standardContextual"/>
        </w:rPr>
        <w:tab/>
      </w:r>
      <w:r w:rsidRPr="003D2D5E">
        <w:rPr>
          <w:noProof/>
        </w:rPr>
        <w:t>Data Protection</w:t>
      </w:r>
      <w:r>
        <w:rPr>
          <w:noProof/>
          <w:webHidden/>
        </w:rPr>
        <w:tab/>
      </w:r>
      <w:del w:id="1553" w:author="Powell, Deana" w:date="2026-03-05T15:34:00Z" w16du:dateUtc="2026-03-05T20:34:00Z">
        <w:r w:rsidR="00B55DCA">
          <w:rPr>
            <w:noProof/>
            <w:webHidden/>
          </w:rPr>
          <w:delText>165</w:delText>
        </w:r>
      </w:del>
      <w:ins w:id="1554" w:author="Powell, Deana" w:date="2026-03-05T15:34:00Z" w16du:dateUtc="2026-03-05T20:34:00Z">
        <w:r w:rsidR="008B657F">
          <w:rPr>
            <w:noProof/>
            <w:webHidden/>
          </w:rPr>
          <w:t>176</w:t>
        </w:r>
      </w:ins>
    </w:p>
    <w:p w14:paraId="4936F2EC" w14:textId="20BFC558" w:rsidR="00B16DC4" w:rsidRDefault="00B16DC4">
      <w:pPr>
        <w:pStyle w:val="TOC4"/>
        <w:rPr>
          <w:rFonts w:asciiTheme="minorHAnsi" w:eastAsiaTheme="minorEastAsia" w:hAnsiTheme="minorHAnsi" w:cstheme="minorBidi"/>
          <w:noProof/>
          <w:kern w:val="2"/>
          <w14:ligatures w14:val="standardContextual"/>
        </w:rPr>
      </w:pPr>
      <w:r w:rsidRPr="003D2D5E">
        <w:rPr>
          <w:noProof/>
        </w:rPr>
        <w:t>10.1.3.1</w:t>
      </w:r>
      <w:r>
        <w:rPr>
          <w:rFonts w:asciiTheme="minorHAnsi" w:eastAsiaTheme="minorEastAsia" w:hAnsiTheme="minorHAnsi" w:cstheme="minorBidi"/>
          <w:noProof/>
          <w:kern w:val="2"/>
          <w14:ligatures w14:val="standardContextual"/>
        </w:rPr>
        <w:tab/>
      </w:r>
      <w:r w:rsidRPr="003D2D5E">
        <w:rPr>
          <w:noProof/>
        </w:rPr>
        <w:t>Confidentiality of Data</w:t>
      </w:r>
      <w:r>
        <w:rPr>
          <w:noProof/>
          <w:webHidden/>
        </w:rPr>
        <w:tab/>
      </w:r>
      <w:del w:id="1555" w:author="Powell, Deana" w:date="2026-03-05T15:34:00Z" w16du:dateUtc="2026-03-05T20:34:00Z">
        <w:r w:rsidR="00B55DCA">
          <w:rPr>
            <w:noProof/>
            <w:webHidden/>
          </w:rPr>
          <w:delText>165</w:delText>
        </w:r>
      </w:del>
      <w:ins w:id="1556" w:author="Powell, Deana" w:date="2026-03-05T15:34:00Z" w16du:dateUtc="2026-03-05T20:34:00Z">
        <w:r w:rsidR="008B657F">
          <w:rPr>
            <w:noProof/>
            <w:webHidden/>
          </w:rPr>
          <w:t>176</w:t>
        </w:r>
      </w:ins>
    </w:p>
    <w:p w14:paraId="5C121822" w14:textId="78027D95" w:rsidR="00B16DC4" w:rsidRDefault="00B16DC4">
      <w:pPr>
        <w:pStyle w:val="TOC4"/>
        <w:rPr>
          <w:rFonts w:asciiTheme="minorHAnsi" w:eastAsiaTheme="minorEastAsia" w:hAnsiTheme="minorHAnsi" w:cstheme="minorBidi"/>
          <w:noProof/>
          <w:kern w:val="2"/>
          <w14:ligatures w14:val="standardContextual"/>
        </w:rPr>
      </w:pPr>
      <w:r w:rsidRPr="003D2D5E">
        <w:rPr>
          <w:noProof/>
        </w:rPr>
        <w:t>10.1.3.2</w:t>
      </w:r>
      <w:r>
        <w:rPr>
          <w:rFonts w:asciiTheme="minorHAnsi" w:eastAsiaTheme="minorEastAsia" w:hAnsiTheme="minorHAnsi" w:cstheme="minorBidi"/>
          <w:noProof/>
          <w:kern w:val="2"/>
          <w14:ligatures w14:val="standardContextual"/>
        </w:rPr>
        <w:tab/>
      </w:r>
      <w:r w:rsidRPr="003D2D5E">
        <w:rPr>
          <w:noProof/>
        </w:rPr>
        <w:t>Confidentiality of Participant Records</w:t>
      </w:r>
      <w:r>
        <w:rPr>
          <w:noProof/>
          <w:webHidden/>
        </w:rPr>
        <w:tab/>
      </w:r>
      <w:del w:id="1557" w:author="Powell, Deana" w:date="2026-03-05T15:34:00Z" w16du:dateUtc="2026-03-05T20:34:00Z">
        <w:r w:rsidR="00B55DCA">
          <w:rPr>
            <w:noProof/>
            <w:webHidden/>
          </w:rPr>
          <w:delText>166</w:delText>
        </w:r>
      </w:del>
      <w:ins w:id="1558" w:author="Powell, Deana" w:date="2026-03-05T15:34:00Z" w16du:dateUtc="2026-03-05T20:34:00Z">
        <w:r w:rsidR="008B657F">
          <w:rPr>
            <w:noProof/>
            <w:webHidden/>
          </w:rPr>
          <w:t>177</w:t>
        </w:r>
      </w:ins>
    </w:p>
    <w:p w14:paraId="3D34A65F" w14:textId="1298BB50" w:rsidR="00B16DC4" w:rsidRDefault="00B16DC4">
      <w:pPr>
        <w:pStyle w:val="TOC4"/>
        <w:rPr>
          <w:rFonts w:asciiTheme="minorHAnsi" w:eastAsiaTheme="minorEastAsia" w:hAnsiTheme="minorHAnsi" w:cstheme="minorBidi"/>
          <w:noProof/>
          <w:kern w:val="2"/>
          <w14:ligatures w14:val="standardContextual"/>
        </w:rPr>
      </w:pPr>
      <w:r w:rsidRPr="003D2D5E">
        <w:rPr>
          <w:noProof/>
        </w:rPr>
        <w:t>10.1.3.3</w:t>
      </w:r>
      <w:r>
        <w:rPr>
          <w:rFonts w:asciiTheme="minorHAnsi" w:eastAsiaTheme="minorEastAsia" w:hAnsiTheme="minorHAnsi" w:cstheme="minorBidi"/>
          <w:noProof/>
          <w:kern w:val="2"/>
          <w14:ligatures w14:val="standardContextual"/>
        </w:rPr>
        <w:tab/>
      </w:r>
      <w:r w:rsidRPr="003D2D5E">
        <w:rPr>
          <w:noProof/>
        </w:rPr>
        <w:t>Confidentiality of IRB/IEC Information</w:t>
      </w:r>
      <w:r>
        <w:rPr>
          <w:noProof/>
          <w:webHidden/>
        </w:rPr>
        <w:tab/>
      </w:r>
      <w:del w:id="1559" w:author="Powell, Deana" w:date="2026-03-05T15:34:00Z" w16du:dateUtc="2026-03-05T20:34:00Z">
        <w:r w:rsidR="00B55DCA">
          <w:rPr>
            <w:noProof/>
            <w:webHidden/>
          </w:rPr>
          <w:delText>166</w:delText>
        </w:r>
      </w:del>
      <w:ins w:id="1560" w:author="Powell, Deana" w:date="2026-03-05T15:34:00Z" w16du:dateUtc="2026-03-05T20:34:00Z">
        <w:r w:rsidR="008B657F">
          <w:rPr>
            <w:noProof/>
            <w:webHidden/>
          </w:rPr>
          <w:t>177</w:t>
        </w:r>
      </w:ins>
    </w:p>
    <w:p w14:paraId="27DF5212" w14:textId="08569B0C" w:rsidR="00B16DC4" w:rsidRDefault="00B16DC4">
      <w:pPr>
        <w:pStyle w:val="TOC3"/>
        <w:rPr>
          <w:rFonts w:asciiTheme="minorHAnsi" w:eastAsiaTheme="minorEastAsia" w:hAnsiTheme="minorHAnsi" w:cstheme="minorBidi"/>
          <w:noProof/>
          <w:kern w:val="2"/>
          <w14:ligatures w14:val="standardContextual"/>
        </w:rPr>
      </w:pPr>
      <w:r w:rsidRPr="003D2D5E">
        <w:rPr>
          <w:noProof/>
        </w:rPr>
        <w:t>10.1.4</w:t>
      </w:r>
      <w:r>
        <w:rPr>
          <w:rFonts w:asciiTheme="minorHAnsi" w:eastAsiaTheme="minorEastAsia" w:hAnsiTheme="minorHAnsi" w:cstheme="minorBidi"/>
          <w:noProof/>
          <w:kern w:val="2"/>
          <w14:ligatures w14:val="standardContextual"/>
        </w:rPr>
        <w:tab/>
      </w:r>
      <w:r w:rsidRPr="003D2D5E">
        <w:rPr>
          <w:noProof/>
        </w:rPr>
        <w:t>Committees Structure</w:t>
      </w:r>
      <w:r>
        <w:rPr>
          <w:noProof/>
          <w:webHidden/>
        </w:rPr>
        <w:tab/>
      </w:r>
      <w:del w:id="1561" w:author="Powell, Deana" w:date="2026-03-05T15:34:00Z" w16du:dateUtc="2026-03-05T20:34:00Z">
        <w:r w:rsidR="00B55DCA">
          <w:rPr>
            <w:noProof/>
            <w:webHidden/>
          </w:rPr>
          <w:delText>166</w:delText>
        </w:r>
      </w:del>
      <w:ins w:id="1562" w:author="Powell, Deana" w:date="2026-03-05T15:34:00Z" w16du:dateUtc="2026-03-05T20:34:00Z">
        <w:r w:rsidR="008B657F">
          <w:rPr>
            <w:noProof/>
            <w:webHidden/>
          </w:rPr>
          <w:t>177</w:t>
        </w:r>
      </w:ins>
    </w:p>
    <w:p w14:paraId="3D5C41EC" w14:textId="7D86CA90" w:rsidR="00B16DC4" w:rsidRDefault="00B16DC4">
      <w:pPr>
        <w:pStyle w:val="TOC4"/>
        <w:rPr>
          <w:rFonts w:asciiTheme="minorHAnsi" w:eastAsiaTheme="minorEastAsia" w:hAnsiTheme="minorHAnsi" w:cstheme="minorBidi"/>
          <w:noProof/>
          <w:kern w:val="2"/>
          <w14:ligatures w14:val="standardContextual"/>
        </w:rPr>
      </w:pPr>
      <w:r w:rsidRPr="003D2D5E">
        <w:rPr>
          <w:noProof/>
        </w:rPr>
        <w:t>10.1.4.1</w:t>
      </w:r>
      <w:r>
        <w:rPr>
          <w:rFonts w:asciiTheme="minorHAnsi" w:eastAsiaTheme="minorEastAsia" w:hAnsiTheme="minorHAnsi" w:cstheme="minorBidi"/>
          <w:noProof/>
          <w:kern w:val="2"/>
          <w14:ligatures w14:val="standardContextual"/>
        </w:rPr>
        <w:tab/>
      </w:r>
      <w:r w:rsidRPr="003D2D5E">
        <w:rPr>
          <w:noProof/>
        </w:rPr>
        <w:t>Executive Oversight Committee</w:t>
      </w:r>
      <w:r>
        <w:rPr>
          <w:noProof/>
          <w:webHidden/>
        </w:rPr>
        <w:tab/>
      </w:r>
      <w:del w:id="1563" w:author="Powell, Deana" w:date="2026-03-05T15:34:00Z" w16du:dateUtc="2026-03-05T20:34:00Z">
        <w:r w:rsidR="00B55DCA">
          <w:rPr>
            <w:noProof/>
            <w:webHidden/>
          </w:rPr>
          <w:delText>166</w:delText>
        </w:r>
      </w:del>
      <w:ins w:id="1564" w:author="Powell, Deana" w:date="2026-03-05T15:34:00Z" w16du:dateUtc="2026-03-05T20:34:00Z">
        <w:r w:rsidR="008B657F">
          <w:rPr>
            <w:noProof/>
            <w:webHidden/>
          </w:rPr>
          <w:t>177</w:t>
        </w:r>
      </w:ins>
    </w:p>
    <w:p w14:paraId="1759DC38" w14:textId="3715E0C9" w:rsidR="00B16DC4" w:rsidRDefault="00B16DC4">
      <w:pPr>
        <w:pStyle w:val="TOC4"/>
        <w:rPr>
          <w:rFonts w:asciiTheme="minorHAnsi" w:eastAsiaTheme="minorEastAsia" w:hAnsiTheme="minorHAnsi" w:cstheme="minorBidi"/>
          <w:noProof/>
          <w:kern w:val="2"/>
          <w14:ligatures w14:val="standardContextual"/>
        </w:rPr>
      </w:pPr>
      <w:r w:rsidRPr="003D2D5E">
        <w:rPr>
          <w:noProof/>
        </w:rPr>
        <w:t>10.1.4.2</w:t>
      </w:r>
      <w:r>
        <w:rPr>
          <w:rFonts w:asciiTheme="minorHAnsi" w:eastAsiaTheme="minorEastAsia" w:hAnsiTheme="minorHAnsi" w:cstheme="minorBidi"/>
          <w:noProof/>
          <w:kern w:val="2"/>
          <w14:ligatures w14:val="standardContextual"/>
        </w:rPr>
        <w:tab/>
      </w:r>
      <w:r w:rsidRPr="003D2D5E">
        <w:rPr>
          <w:noProof/>
        </w:rPr>
        <w:t>External Data Monitoring Committee</w:t>
      </w:r>
      <w:r>
        <w:rPr>
          <w:noProof/>
          <w:webHidden/>
        </w:rPr>
        <w:tab/>
      </w:r>
      <w:del w:id="1565" w:author="Powell, Deana" w:date="2026-03-05T15:34:00Z" w16du:dateUtc="2026-03-05T20:34:00Z">
        <w:r w:rsidR="00B55DCA">
          <w:rPr>
            <w:noProof/>
            <w:webHidden/>
          </w:rPr>
          <w:delText>166</w:delText>
        </w:r>
      </w:del>
      <w:ins w:id="1566" w:author="Powell, Deana" w:date="2026-03-05T15:34:00Z" w16du:dateUtc="2026-03-05T20:34:00Z">
        <w:r w:rsidR="008B657F">
          <w:rPr>
            <w:noProof/>
            <w:webHidden/>
          </w:rPr>
          <w:t>177</w:t>
        </w:r>
      </w:ins>
    </w:p>
    <w:p w14:paraId="6D620FE1" w14:textId="5D5D5D34" w:rsidR="00B16DC4" w:rsidRDefault="00B16DC4">
      <w:pPr>
        <w:pStyle w:val="TOC3"/>
        <w:rPr>
          <w:rFonts w:asciiTheme="minorHAnsi" w:eastAsiaTheme="minorEastAsia" w:hAnsiTheme="minorHAnsi" w:cstheme="minorBidi"/>
          <w:noProof/>
          <w:kern w:val="2"/>
          <w14:ligatures w14:val="standardContextual"/>
        </w:rPr>
      </w:pPr>
      <w:r w:rsidRPr="003D2D5E">
        <w:rPr>
          <w:noProof/>
        </w:rPr>
        <w:t>10.1.5</w:t>
      </w:r>
      <w:r>
        <w:rPr>
          <w:rFonts w:asciiTheme="minorHAnsi" w:eastAsiaTheme="minorEastAsia" w:hAnsiTheme="minorHAnsi" w:cstheme="minorBidi"/>
          <w:noProof/>
          <w:kern w:val="2"/>
          <w14:ligatures w14:val="standardContextual"/>
        </w:rPr>
        <w:tab/>
      </w:r>
      <w:r w:rsidRPr="003D2D5E">
        <w:rPr>
          <w:noProof/>
        </w:rPr>
        <w:t>Publication Policy</w:t>
      </w:r>
      <w:r>
        <w:rPr>
          <w:noProof/>
          <w:webHidden/>
        </w:rPr>
        <w:tab/>
      </w:r>
      <w:del w:id="1567" w:author="Powell, Deana" w:date="2026-03-05T15:34:00Z" w16du:dateUtc="2026-03-05T20:34:00Z">
        <w:r w:rsidR="00B55DCA">
          <w:rPr>
            <w:noProof/>
            <w:webHidden/>
          </w:rPr>
          <w:delText>167</w:delText>
        </w:r>
      </w:del>
      <w:ins w:id="1568" w:author="Powell, Deana" w:date="2026-03-05T15:34:00Z" w16du:dateUtc="2026-03-05T20:34:00Z">
        <w:r w:rsidR="008B657F">
          <w:rPr>
            <w:noProof/>
            <w:webHidden/>
          </w:rPr>
          <w:t>178</w:t>
        </w:r>
      </w:ins>
    </w:p>
    <w:p w14:paraId="66082C23" w14:textId="61CD7A17" w:rsidR="00B16DC4" w:rsidRDefault="00B16DC4">
      <w:pPr>
        <w:pStyle w:val="TOC3"/>
        <w:rPr>
          <w:rFonts w:asciiTheme="minorHAnsi" w:eastAsiaTheme="minorEastAsia" w:hAnsiTheme="minorHAnsi" w:cstheme="minorBidi"/>
          <w:noProof/>
          <w:kern w:val="2"/>
          <w14:ligatures w14:val="standardContextual"/>
        </w:rPr>
      </w:pPr>
      <w:r w:rsidRPr="003D2D5E">
        <w:rPr>
          <w:noProof/>
        </w:rPr>
        <w:t>10.1.6</w:t>
      </w:r>
      <w:r>
        <w:rPr>
          <w:rFonts w:asciiTheme="minorHAnsi" w:eastAsiaTheme="minorEastAsia" w:hAnsiTheme="minorHAnsi" w:cstheme="minorBidi"/>
          <w:noProof/>
          <w:kern w:val="2"/>
          <w14:ligatures w14:val="standardContextual"/>
        </w:rPr>
        <w:tab/>
      </w:r>
      <w:r w:rsidRPr="003D2D5E">
        <w:rPr>
          <w:noProof/>
        </w:rPr>
        <w:t>Compliance with Study Registration and Results Posting Requirements</w:t>
      </w:r>
      <w:r>
        <w:rPr>
          <w:noProof/>
          <w:webHidden/>
        </w:rPr>
        <w:tab/>
      </w:r>
      <w:del w:id="1569" w:author="Powell, Deana" w:date="2026-03-05T15:34:00Z" w16du:dateUtc="2026-03-05T20:34:00Z">
        <w:r w:rsidR="00B55DCA">
          <w:rPr>
            <w:noProof/>
            <w:webHidden/>
          </w:rPr>
          <w:delText>167</w:delText>
        </w:r>
      </w:del>
      <w:ins w:id="1570" w:author="Powell, Deana" w:date="2026-03-05T15:34:00Z" w16du:dateUtc="2026-03-05T20:34:00Z">
        <w:r w:rsidR="008B657F">
          <w:rPr>
            <w:noProof/>
            <w:webHidden/>
          </w:rPr>
          <w:t>178</w:t>
        </w:r>
      </w:ins>
    </w:p>
    <w:p w14:paraId="62922F3A" w14:textId="22D1BB45" w:rsidR="00B16DC4" w:rsidRDefault="00B16DC4">
      <w:pPr>
        <w:pStyle w:val="TOC3"/>
        <w:rPr>
          <w:rFonts w:asciiTheme="minorHAnsi" w:eastAsiaTheme="minorEastAsia" w:hAnsiTheme="minorHAnsi" w:cstheme="minorBidi"/>
          <w:noProof/>
          <w:kern w:val="2"/>
          <w14:ligatures w14:val="standardContextual"/>
        </w:rPr>
      </w:pPr>
      <w:r w:rsidRPr="003D2D5E">
        <w:rPr>
          <w:noProof/>
        </w:rPr>
        <w:lastRenderedPageBreak/>
        <w:t>10.1.7</w:t>
      </w:r>
      <w:r>
        <w:rPr>
          <w:rFonts w:asciiTheme="minorHAnsi" w:eastAsiaTheme="minorEastAsia" w:hAnsiTheme="minorHAnsi" w:cstheme="minorBidi"/>
          <w:noProof/>
          <w:kern w:val="2"/>
          <w14:ligatures w14:val="standardContextual"/>
        </w:rPr>
        <w:tab/>
      </w:r>
      <w:r w:rsidRPr="003D2D5E">
        <w:rPr>
          <w:noProof/>
        </w:rPr>
        <w:t>Compliance with Law, Audit, and Debarment</w:t>
      </w:r>
      <w:r>
        <w:rPr>
          <w:noProof/>
          <w:webHidden/>
        </w:rPr>
        <w:tab/>
      </w:r>
      <w:del w:id="1571" w:author="Powell, Deana" w:date="2026-03-05T15:34:00Z" w16du:dateUtc="2026-03-05T20:34:00Z">
        <w:r w:rsidR="00B55DCA">
          <w:rPr>
            <w:noProof/>
            <w:webHidden/>
          </w:rPr>
          <w:delText>167</w:delText>
        </w:r>
      </w:del>
      <w:ins w:id="1572" w:author="Powell, Deana" w:date="2026-03-05T15:34:00Z" w16du:dateUtc="2026-03-05T20:34:00Z">
        <w:r w:rsidR="008B657F">
          <w:rPr>
            <w:noProof/>
            <w:webHidden/>
          </w:rPr>
          <w:t>178</w:t>
        </w:r>
      </w:ins>
    </w:p>
    <w:p w14:paraId="1D2AAF38" w14:textId="630A03A8" w:rsidR="00B16DC4" w:rsidRDefault="00B16DC4">
      <w:pPr>
        <w:pStyle w:val="TOC3"/>
        <w:rPr>
          <w:rFonts w:asciiTheme="minorHAnsi" w:eastAsiaTheme="minorEastAsia" w:hAnsiTheme="minorHAnsi" w:cstheme="minorBidi"/>
          <w:noProof/>
          <w:kern w:val="2"/>
          <w14:ligatures w14:val="standardContextual"/>
        </w:rPr>
      </w:pPr>
      <w:r w:rsidRPr="003D2D5E">
        <w:rPr>
          <w:noProof/>
        </w:rPr>
        <w:t>10.1.8</w:t>
      </w:r>
      <w:r>
        <w:rPr>
          <w:rFonts w:asciiTheme="minorHAnsi" w:eastAsiaTheme="minorEastAsia" w:hAnsiTheme="minorHAnsi" w:cstheme="minorBidi"/>
          <w:noProof/>
          <w:kern w:val="2"/>
          <w14:ligatures w14:val="standardContextual"/>
        </w:rPr>
        <w:tab/>
      </w:r>
      <w:r w:rsidRPr="003D2D5E">
        <w:rPr>
          <w:noProof/>
        </w:rPr>
        <w:t>Data Quality Assurance</w:t>
      </w:r>
      <w:r>
        <w:rPr>
          <w:noProof/>
          <w:webHidden/>
        </w:rPr>
        <w:tab/>
      </w:r>
      <w:del w:id="1573" w:author="Powell, Deana" w:date="2026-03-05T15:34:00Z" w16du:dateUtc="2026-03-05T20:34:00Z">
        <w:r w:rsidR="00B55DCA">
          <w:rPr>
            <w:noProof/>
            <w:webHidden/>
          </w:rPr>
          <w:delText>168</w:delText>
        </w:r>
      </w:del>
      <w:ins w:id="1574" w:author="Powell, Deana" w:date="2026-03-05T15:34:00Z" w16du:dateUtc="2026-03-05T20:34:00Z">
        <w:r w:rsidR="008B657F">
          <w:rPr>
            <w:noProof/>
            <w:webHidden/>
          </w:rPr>
          <w:t>179</w:t>
        </w:r>
      </w:ins>
    </w:p>
    <w:p w14:paraId="0990C772" w14:textId="123B29B6" w:rsidR="00B16DC4" w:rsidRDefault="00B16DC4">
      <w:pPr>
        <w:pStyle w:val="TOC3"/>
        <w:rPr>
          <w:rFonts w:asciiTheme="minorHAnsi" w:eastAsiaTheme="minorEastAsia" w:hAnsiTheme="minorHAnsi" w:cstheme="minorBidi"/>
          <w:noProof/>
          <w:kern w:val="2"/>
          <w14:ligatures w14:val="standardContextual"/>
        </w:rPr>
      </w:pPr>
      <w:r w:rsidRPr="003D2D5E">
        <w:rPr>
          <w:noProof/>
        </w:rPr>
        <w:t>10.1.9</w:t>
      </w:r>
      <w:r>
        <w:rPr>
          <w:rFonts w:asciiTheme="minorHAnsi" w:eastAsiaTheme="minorEastAsia" w:hAnsiTheme="minorHAnsi" w:cstheme="minorBidi"/>
          <w:noProof/>
          <w:kern w:val="2"/>
          <w14:ligatures w14:val="standardContextual"/>
        </w:rPr>
        <w:tab/>
      </w:r>
      <w:r w:rsidRPr="003D2D5E">
        <w:rPr>
          <w:noProof/>
        </w:rPr>
        <w:t>Source Documents</w:t>
      </w:r>
      <w:r>
        <w:rPr>
          <w:noProof/>
          <w:webHidden/>
        </w:rPr>
        <w:tab/>
      </w:r>
      <w:del w:id="1575" w:author="Powell, Deana" w:date="2026-03-05T15:34:00Z" w16du:dateUtc="2026-03-05T20:34:00Z">
        <w:r w:rsidR="00B55DCA">
          <w:rPr>
            <w:noProof/>
            <w:webHidden/>
          </w:rPr>
          <w:delText>169</w:delText>
        </w:r>
      </w:del>
      <w:ins w:id="1576" w:author="Powell, Deana" w:date="2026-03-05T15:34:00Z" w16du:dateUtc="2026-03-05T20:34:00Z">
        <w:r w:rsidR="008B657F">
          <w:rPr>
            <w:noProof/>
            <w:webHidden/>
          </w:rPr>
          <w:t>180</w:t>
        </w:r>
      </w:ins>
    </w:p>
    <w:p w14:paraId="12401A90" w14:textId="02BBF141" w:rsidR="00B16DC4" w:rsidRDefault="00B16DC4">
      <w:pPr>
        <w:pStyle w:val="TOC3"/>
        <w:rPr>
          <w:rFonts w:asciiTheme="minorHAnsi" w:eastAsiaTheme="minorEastAsia" w:hAnsiTheme="minorHAnsi" w:cstheme="minorBidi"/>
          <w:noProof/>
          <w:kern w:val="2"/>
          <w14:ligatures w14:val="standardContextual"/>
        </w:rPr>
      </w:pPr>
      <w:r w:rsidRPr="003D2D5E">
        <w:rPr>
          <w:noProof/>
        </w:rPr>
        <w:t>10.1.10</w:t>
      </w:r>
      <w:r>
        <w:rPr>
          <w:rFonts w:asciiTheme="minorHAnsi" w:eastAsiaTheme="minorEastAsia" w:hAnsiTheme="minorHAnsi" w:cstheme="minorBidi"/>
          <w:noProof/>
          <w:kern w:val="2"/>
          <w14:ligatures w14:val="standardContextual"/>
        </w:rPr>
        <w:tab/>
      </w:r>
      <w:r w:rsidRPr="003D2D5E">
        <w:rPr>
          <w:noProof/>
        </w:rPr>
        <w:t>Study and Site Closure</w:t>
      </w:r>
      <w:r>
        <w:rPr>
          <w:noProof/>
          <w:webHidden/>
        </w:rPr>
        <w:tab/>
      </w:r>
      <w:del w:id="1577" w:author="Powell, Deana" w:date="2026-03-05T15:34:00Z" w16du:dateUtc="2026-03-05T20:34:00Z">
        <w:r w:rsidR="00B55DCA">
          <w:rPr>
            <w:noProof/>
            <w:webHidden/>
          </w:rPr>
          <w:delText>169</w:delText>
        </w:r>
      </w:del>
      <w:ins w:id="1578" w:author="Powell, Deana" w:date="2026-03-05T15:34:00Z" w16du:dateUtc="2026-03-05T20:34:00Z">
        <w:r w:rsidR="008B657F">
          <w:rPr>
            <w:noProof/>
            <w:webHidden/>
          </w:rPr>
          <w:t>180</w:t>
        </w:r>
      </w:ins>
    </w:p>
    <w:p w14:paraId="4047B7FE" w14:textId="7F22FEAF" w:rsidR="00B16DC4" w:rsidRDefault="00B16DC4">
      <w:pPr>
        <w:pStyle w:val="TOC2"/>
        <w:rPr>
          <w:rFonts w:asciiTheme="minorHAnsi" w:eastAsiaTheme="minorEastAsia" w:hAnsiTheme="minorHAnsi" w:cstheme="minorBidi"/>
          <w:b w:val="0"/>
          <w:noProof/>
          <w:kern w:val="2"/>
          <w14:ligatures w14:val="standardContextual"/>
        </w:rPr>
      </w:pPr>
      <w:r w:rsidRPr="003D2D5E">
        <w:rPr>
          <w:noProof/>
        </w:rPr>
        <w:t>10.2</w:t>
      </w:r>
      <w:r>
        <w:rPr>
          <w:rFonts w:asciiTheme="minorHAnsi" w:eastAsiaTheme="minorEastAsia" w:hAnsiTheme="minorHAnsi" w:cstheme="minorBidi"/>
          <w:b w:val="0"/>
          <w:noProof/>
          <w:kern w:val="2"/>
          <w14:ligatures w14:val="standardContextual"/>
        </w:rPr>
        <w:tab/>
      </w:r>
      <w:r w:rsidRPr="003D2D5E">
        <w:rPr>
          <w:noProof/>
        </w:rPr>
        <w:t>Appendix 2: Clinical Laboratory Tests</w:t>
      </w:r>
      <w:r>
        <w:rPr>
          <w:noProof/>
          <w:webHidden/>
        </w:rPr>
        <w:tab/>
      </w:r>
      <w:del w:id="1579" w:author="Powell, Deana" w:date="2026-03-05T15:34:00Z" w16du:dateUtc="2026-03-05T20:34:00Z">
        <w:r w:rsidR="00B55DCA">
          <w:rPr>
            <w:noProof/>
            <w:webHidden/>
          </w:rPr>
          <w:delText>170</w:delText>
        </w:r>
      </w:del>
      <w:ins w:id="1580" w:author="Powell, Deana" w:date="2026-03-05T15:34:00Z" w16du:dateUtc="2026-03-05T20:34:00Z">
        <w:r w:rsidR="008B657F">
          <w:rPr>
            <w:noProof/>
            <w:webHidden/>
          </w:rPr>
          <w:t>181</w:t>
        </w:r>
      </w:ins>
    </w:p>
    <w:p w14:paraId="1A6A4F29" w14:textId="7C9188FE" w:rsidR="00B16DC4" w:rsidRDefault="00B16DC4">
      <w:pPr>
        <w:pStyle w:val="TOC2"/>
        <w:rPr>
          <w:rFonts w:asciiTheme="minorHAnsi" w:eastAsiaTheme="minorEastAsia" w:hAnsiTheme="minorHAnsi" w:cstheme="minorBidi"/>
          <w:b w:val="0"/>
          <w:noProof/>
          <w:kern w:val="2"/>
          <w14:ligatures w14:val="standardContextual"/>
        </w:rPr>
      </w:pPr>
      <w:r w:rsidRPr="003D2D5E">
        <w:rPr>
          <w:noProof/>
        </w:rPr>
        <w:t>10.3</w:t>
      </w:r>
      <w:r>
        <w:rPr>
          <w:rFonts w:asciiTheme="minorHAnsi" w:eastAsiaTheme="minorEastAsia" w:hAnsiTheme="minorHAnsi" w:cstheme="minorBidi"/>
          <w:b w:val="0"/>
          <w:noProof/>
          <w:kern w:val="2"/>
          <w14:ligatures w14:val="standardContextual"/>
        </w:rPr>
        <w:tab/>
      </w:r>
      <w:r w:rsidRPr="003D2D5E">
        <w:rPr>
          <w:noProof/>
        </w:rPr>
        <w:t>Appendix 3: Adverse Events: Definitions and Procedures for Recording, Evaluating, Follow-up, and Reporting</w:t>
      </w:r>
      <w:r>
        <w:rPr>
          <w:noProof/>
          <w:webHidden/>
        </w:rPr>
        <w:tab/>
      </w:r>
      <w:del w:id="1581" w:author="Powell, Deana" w:date="2026-03-05T15:34:00Z" w16du:dateUtc="2026-03-05T20:34:00Z">
        <w:r w:rsidR="00B55DCA">
          <w:rPr>
            <w:noProof/>
            <w:webHidden/>
          </w:rPr>
          <w:delText>172</w:delText>
        </w:r>
      </w:del>
      <w:ins w:id="1582" w:author="Powell, Deana" w:date="2026-03-05T15:34:00Z" w16du:dateUtc="2026-03-05T20:34:00Z">
        <w:r w:rsidR="008B657F">
          <w:rPr>
            <w:noProof/>
            <w:webHidden/>
          </w:rPr>
          <w:t>183</w:t>
        </w:r>
      </w:ins>
    </w:p>
    <w:p w14:paraId="7B6BA119" w14:textId="76416E22" w:rsidR="00B16DC4" w:rsidRDefault="00B16DC4">
      <w:pPr>
        <w:pStyle w:val="TOC3"/>
        <w:rPr>
          <w:rFonts w:asciiTheme="minorHAnsi" w:eastAsiaTheme="minorEastAsia" w:hAnsiTheme="minorHAnsi" w:cstheme="minorBidi"/>
          <w:noProof/>
          <w:kern w:val="2"/>
          <w14:ligatures w14:val="standardContextual"/>
        </w:rPr>
      </w:pPr>
      <w:r w:rsidRPr="003D2D5E">
        <w:rPr>
          <w:noProof/>
        </w:rPr>
        <w:t>10.3.1</w:t>
      </w:r>
      <w:r>
        <w:rPr>
          <w:rFonts w:asciiTheme="minorHAnsi" w:eastAsiaTheme="minorEastAsia" w:hAnsiTheme="minorHAnsi" w:cstheme="minorBidi"/>
          <w:noProof/>
          <w:kern w:val="2"/>
          <w14:ligatures w14:val="standardContextual"/>
        </w:rPr>
        <w:tab/>
      </w:r>
      <w:r w:rsidRPr="003D2D5E">
        <w:rPr>
          <w:noProof/>
        </w:rPr>
        <w:t>Definitions of Medication Error, Misuse, and Abuse</w:t>
      </w:r>
      <w:r>
        <w:rPr>
          <w:noProof/>
          <w:webHidden/>
        </w:rPr>
        <w:tab/>
      </w:r>
      <w:del w:id="1583" w:author="Powell, Deana" w:date="2026-03-05T15:34:00Z" w16du:dateUtc="2026-03-05T20:34:00Z">
        <w:r w:rsidR="00B55DCA">
          <w:rPr>
            <w:noProof/>
            <w:webHidden/>
          </w:rPr>
          <w:delText>172</w:delText>
        </w:r>
      </w:del>
      <w:ins w:id="1584" w:author="Powell, Deana" w:date="2026-03-05T15:34:00Z" w16du:dateUtc="2026-03-05T20:34:00Z">
        <w:r w:rsidR="008B657F">
          <w:rPr>
            <w:noProof/>
            <w:webHidden/>
          </w:rPr>
          <w:t>183</w:t>
        </w:r>
      </w:ins>
    </w:p>
    <w:p w14:paraId="6B1027AD" w14:textId="472B03EA" w:rsidR="00B16DC4" w:rsidRDefault="00B16DC4">
      <w:pPr>
        <w:pStyle w:val="TOC3"/>
        <w:rPr>
          <w:rFonts w:asciiTheme="minorHAnsi" w:eastAsiaTheme="minorEastAsia" w:hAnsiTheme="minorHAnsi" w:cstheme="minorBidi"/>
          <w:noProof/>
          <w:kern w:val="2"/>
          <w14:ligatures w14:val="standardContextual"/>
        </w:rPr>
      </w:pPr>
      <w:r w:rsidRPr="003D2D5E">
        <w:rPr>
          <w:noProof/>
        </w:rPr>
        <w:t>10.3.2</w:t>
      </w:r>
      <w:r>
        <w:rPr>
          <w:rFonts w:asciiTheme="minorHAnsi" w:eastAsiaTheme="minorEastAsia" w:hAnsiTheme="minorHAnsi" w:cstheme="minorBidi"/>
          <w:noProof/>
          <w:kern w:val="2"/>
          <w14:ligatures w14:val="standardContextual"/>
        </w:rPr>
        <w:tab/>
      </w:r>
      <w:r w:rsidRPr="003D2D5E">
        <w:rPr>
          <w:noProof/>
        </w:rPr>
        <w:t>Definition of AE</w:t>
      </w:r>
      <w:r>
        <w:rPr>
          <w:noProof/>
          <w:webHidden/>
        </w:rPr>
        <w:tab/>
      </w:r>
      <w:del w:id="1585" w:author="Powell, Deana" w:date="2026-03-05T15:34:00Z" w16du:dateUtc="2026-03-05T20:34:00Z">
        <w:r w:rsidR="00B55DCA">
          <w:rPr>
            <w:noProof/>
            <w:webHidden/>
          </w:rPr>
          <w:delText>172</w:delText>
        </w:r>
      </w:del>
      <w:ins w:id="1586" w:author="Powell, Deana" w:date="2026-03-05T15:34:00Z" w16du:dateUtc="2026-03-05T20:34:00Z">
        <w:r w:rsidR="008B657F">
          <w:rPr>
            <w:noProof/>
            <w:webHidden/>
          </w:rPr>
          <w:t>183</w:t>
        </w:r>
      </w:ins>
    </w:p>
    <w:p w14:paraId="65CF11C1" w14:textId="584201B2" w:rsidR="00B16DC4" w:rsidRDefault="00B16DC4">
      <w:pPr>
        <w:pStyle w:val="TOC3"/>
        <w:rPr>
          <w:rFonts w:asciiTheme="minorHAnsi" w:eastAsiaTheme="minorEastAsia" w:hAnsiTheme="minorHAnsi" w:cstheme="minorBidi"/>
          <w:noProof/>
          <w:kern w:val="2"/>
          <w14:ligatures w14:val="standardContextual"/>
        </w:rPr>
      </w:pPr>
      <w:r w:rsidRPr="003D2D5E">
        <w:rPr>
          <w:noProof/>
        </w:rPr>
        <w:t>10.3.3</w:t>
      </w:r>
      <w:r>
        <w:rPr>
          <w:rFonts w:asciiTheme="minorHAnsi" w:eastAsiaTheme="minorEastAsia" w:hAnsiTheme="minorHAnsi" w:cstheme="minorBidi"/>
          <w:noProof/>
          <w:kern w:val="2"/>
          <w14:ligatures w14:val="standardContextual"/>
        </w:rPr>
        <w:tab/>
      </w:r>
      <w:r w:rsidRPr="003D2D5E">
        <w:rPr>
          <w:noProof/>
        </w:rPr>
        <w:t>Definition of SAE</w:t>
      </w:r>
      <w:r>
        <w:rPr>
          <w:noProof/>
          <w:webHidden/>
        </w:rPr>
        <w:tab/>
      </w:r>
      <w:del w:id="1587" w:author="Powell, Deana" w:date="2026-03-05T15:34:00Z" w16du:dateUtc="2026-03-05T20:34:00Z">
        <w:r w:rsidR="00B55DCA">
          <w:rPr>
            <w:noProof/>
            <w:webHidden/>
          </w:rPr>
          <w:delText>173</w:delText>
        </w:r>
      </w:del>
      <w:ins w:id="1588" w:author="Powell, Deana" w:date="2026-03-05T15:34:00Z" w16du:dateUtc="2026-03-05T20:34:00Z">
        <w:r w:rsidR="008B657F">
          <w:rPr>
            <w:noProof/>
            <w:webHidden/>
          </w:rPr>
          <w:t>184</w:t>
        </w:r>
      </w:ins>
    </w:p>
    <w:p w14:paraId="53E90755" w14:textId="2C42A816" w:rsidR="00B16DC4" w:rsidRDefault="00B16DC4">
      <w:pPr>
        <w:pStyle w:val="TOC3"/>
        <w:rPr>
          <w:ins w:id="1589" w:author="Powell, Deana" w:date="2026-03-05T15:34:00Z" w16du:dateUtc="2026-03-05T20:34:00Z"/>
          <w:rFonts w:asciiTheme="minorHAnsi" w:eastAsiaTheme="minorEastAsia" w:hAnsiTheme="minorHAnsi" w:cstheme="minorBidi"/>
          <w:noProof/>
          <w:kern w:val="2"/>
          <w14:ligatures w14:val="standardContextual"/>
        </w:rPr>
      </w:pPr>
      <w:r w:rsidRPr="003D2D5E">
        <w:rPr>
          <w:noProof/>
          <w:lang w:val="en-GB"/>
        </w:rPr>
        <w:t>10.3.4</w:t>
      </w:r>
      <w:r>
        <w:rPr>
          <w:rFonts w:asciiTheme="minorHAnsi" w:eastAsiaTheme="minorEastAsia" w:hAnsiTheme="minorHAnsi" w:cstheme="minorBidi"/>
          <w:noProof/>
          <w:kern w:val="2"/>
          <w14:ligatures w14:val="standardContextual"/>
        </w:rPr>
        <w:tab/>
      </w:r>
      <w:ins w:id="1590" w:author="Powell, Deana" w:date="2026-03-05T15:34:00Z" w16du:dateUtc="2026-03-05T20:34:00Z">
        <w:r w:rsidRPr="003D2D5E">
          <w:rPr>
            <w:noProof/>
            <w:lang w:val="en-GB"/>
          </w:rPr>
          <w:t>Definition of a Suspected Unexpected Serious Adverse Reaction (SUSAR)</w:t>
        </w:r>
        <w:r>
          <w:rPr>
            <w:noProof/>
            <w:webHidden/>
          </w:rPr>
          <w:tab/>
        </w:r>
        <w:r w:rsidR="008B657F">
          <w:rPr>
            <w:noProof/>
            <w:webHidden/>
          </w:rPr>
          <w:t>185</w:t>
        </w:r>
      </w:ins>
    </w:p>
    <w:p w14:paraId="2DCB2923" w14:textId="7747F3C2" w:rsidR="00B16DC4" w:rsidRDefault="00B16DC4">
      <w:pPr>
        <w:pStyle w:val="TOC3"/>
        <w:rPr>
          <w:rFonts w:asciiTheme="minorHAnsi" w:eastAsiaTheme="minorEastAsia" w:hAnsiTheme="minorHAnsi" w:cstheme="minorBidi"/>
          <w:noProof/>
          <w:kern w:val="2"/>
          <w14:ligatures w14:val="standardContextual"/>
        </w:rPr>
      </w:pPr>
      <w:ins w:id="1591" w:author="Powell, Deana" w:date="2026-03-05T15:34:00Z" w16du:dateUtc="2026-03-05T20:34:00Z">
        <w:r w:rsidRPr="003D2D5E">
          <w:rPr>
            <w:noProof/>
          </w:rPr>
          <w:t>10.3.5</w:t>
        </w:r>
        <w:r>
          <w:rPr>
            <w:rFonts w:asciiTheme="minorHAnsi" w:eastAsiaTheme="minorEastAsia" w:hAnsiTheme="minorHAnsi" w:cstheme="minorBidi"/>
            <w:noProof/>
            <w:kern w:val="2"/>
            <w14:ligatures w14:val="standardContextual"/>
          </w:rPr>
          <w:tab/>
        </w:r>
      </w:ins>
      <w:r w:rsidRPr="003D2D5E">
        <w:rPr>
          <w:noProof/>
        </w:rPr>
        <w:t>Additional Events Reported in the Same Manner as SAE</w:t>
      </w:r>
      <w:r>
        <w:rPr>
          <w:noProof/>
          <w:webHidden/>
        </w:rPr>
        <w:tab/>
      </w:r>
      <w:del w:id="1592" w:author="Powell, Deana" w:date="2026-03-05T15:34:00Z" w16du:dateUtc="2026-03-05T20:34:00Z">
        <w:r w:rsidR="00B55DCA">
          <w:rPr>
            <w:noProof/>
            <w:webHidden/>
          </w:rPr>
          <w:delText>174</w:delText>
        </w:r>
      </w:del>
      <w:ins w:id="1593" w:author="Powell, Deana" w:date="2026-03-05T15:34:00Z" w16du:dateUtc="2026-03-05T20:34:00Z">
        <w:r w:rsidR="008B657F">
          <w:rPr>
            <w:noProof/>
            <w:webHidden/>
          </w:rPr>
          <w:t>185</w:t>
        </w:r>
      </w:ins>
    </w:p>
    <w:p w14:paraId="65F5F4B6" w14:textId="4C2B2C82" w:rsidR="00B16DC4" w:rsidRDefault="00B16DC4">
      <w:pPr>
        <w:pStyle w:val="TOC3"/>
        <w:rPr>
          <w:rFonts w:asciiTheme="minorHAnsi" w:eastAsiaTheme="minorEastAsia" w:hAnsiTheme="minorHAnsi" w:cstheme="minorBidi"/>
          <w:noProof/>
          <w:kern w:val="2"/>
          <w14:ligatures w14:val="standardContextual"/>
        </w:rPr>
      </w:pPr>
      <w:r w:rsidRPr="003D2D5E">
        <w:rPr>
          <w:noProof/>
        </w:rPr>
        <w:t>10.3.</w:t>
      </w:r>
      <w:del w:id="1594" w:author="Powell, Deana" w:date="2026-03-05T15:34:00Z" w16du:dateUtc="2026-03-05T20:34:00Z">
        <w:r w:rsidR="00B55DCA" w:rsidRPr="00AC24B8">
          <w:rPr>
            <w:noProof/>
          </w:rPr>
          <w:delText>5</w:delText>
        </w:r>
      </w:del>
      <w:ins w:id="1595" w:author="Powell, Deana" w:date="2026-03-05T15:34:00Z" w16du:dateUtc="2026-03-05T20:34:00Z">
        <w:r w:rsidRPr="003D2D5E">
          <w:rPr>
            <w:noProof/>
          </w:rPr>
          <w:t>6</w:t>
        </w:r>
      </w:ins>
      <w:r>
        <w:rPr>
          <w:rFonts w:asciiTheme="minorHAnsi" w:eastAsiaTheme="minorEastAsia" w:hAnsiTheme="minorHAnsi" w:cstheme="minorBidi"/>
          <w:noProof/>
          <w:kern w:val="2"/>
          <w14:ligatures w14:val="standardContextual"/>
        </w:rPr>
        <w:tab/>
      </w:r>
      <w:r w:rsidRPr="003D2D5E">
        <w:rPr>
          <w:noProof/>
        </w:rPr>
        <w:t>Recording AE and SAE</w:t>
      </w:r>
      <w:r>
        <w:rPr>
          <w:noProof/>
          <w:webHidden/>
        </w:rPr>
        <w:tab/>
      </w:r>
      <w:del w:id="1596" w:author="Powell, Deana" w:date="2026-03-05T15:34:00Z" w16du:dateUtc="2026-03-05T20:34:00Z">
        <w:r w:rsidR="00B55DCA">
          <w:rPr>
            <w:noProof/>
            <w:webHidden/>
          </w:rPr>
          <w:delText>175</w:delText>
        </w:r>
      </w:del>
      <w:ins w:id="1597" w:author="Powell, Deana" w:date="2026-03-05T15:34:00Z" w16du:dateUtc="2026-03-05T20:34:00Z">
        <w:r w:rsidR="008B657F">
          <w:rPr>
            <w:noProof/>
            <w:webHidden/>
          </w:rPr>
          <w:t>186</w:t>
        </w:r>
      </w:ins>
    </w:p>
    <w:p w14:paraId="27B9D185" w14:textId="43CAEAFA" w:rsidR="00B16DC4" w:rsidRDefault="00B16DC4">
      <w:pPr>
        <w:pStyle w:val="TOC3"/>
        <w:rPr>
          <w:rFonts w:asciiTheme="minorHAnsi" w:eastAsiaTheme="minorEastAsia" w:hAnsiTheme="minorHAnsi" w:cstheme="minorBidi"/>
          <w:noProof/>
          <w:kern w:val="2"/>
          <w14:ligatures w14:val="standardContextual"/>
        </w:rPr>
      </w:pPr>
      <w:r w:rsidRPr="003D2D5E">
        <w:rPr>
          <w:noProof/>
        </w:rPr>
        <w:t>10.3.</w:t>
      </w:r>
      <w:del w:id="1598" w:author="Powell, Deana" w:date="2026-03-05T15:34:00Z" w16du:dateUtc="2026-03-05T20:34:00Z">
        <w:r w:rsidR="00B55DCA" w:rsidRPr="00AC24B8">
          <w:rPr>
            <w:noProof/>
          </w:rPr>
          <w:delText>6</w:delText>
        </w:r>
      </w:del>
      <w:ins w:id="1599" w:author="Powell, Deana" w:date="2026-03-05T15:34:00Z" w16du:dateUtc="2026-03-05T20:34:00Z">
        <w:r w:rsidRPr="003D2D5E">
          <w:rPr>
            <w:noProof/>
          </w:rPr>
          <w:t>7</w:t>
        </w:r>
      </w:ins>
      <w:r>
        <w:rPr>
          <w:rFonts w:asciiTheme="minorHAnsi" w:eastAsiaTheme="minorEastAsia" w:hAnsiTheme="minorHAnsi" w:cstheme="minorBidi"/>
          <w:noProof/>
          <w:kern w:val="2"/>
          <w14:ligatures w14:val="standardContextual"/>
        </w:rPr>
        <w:tab/>
      </w:r>
      <w:r w:rsidRPr="003D2D5E">
        <w:rPr>
          <w:noProof/>
        </w:rPr>
        <w:t>Reporting of AEs, SAEs, and Other Reportable Safety Events to the Sponsor</w:t>
      </w:r>
      <w:r>
        <w:rPr>
          <w:noProof/>
          <w:webHidden/>
        </w:rPr>
        <w:tab/>
      </w:r>
      <w:del w:id="1600" w:author="Powell, Deana" w:date="2026-03-05T15:34:00Z" w16du:dateUtc="2026-03-05T20:34:00Z">
        <w:r w:rsidR="00B55DCA">
          <w:rPr>
            <w:noProof/>
            <w:webHidden/>
          </w:rPr>
          <w:delText>178</w:delText>
        </w:r>
      </w:del>
      <w:ins w:id="1601" w:author="Powell, Deana" w:date="2026-03-05T15:34:00Z" w16du:dateUtc="2026-03-05T20:34:00Z">
        <w:r w:rsidR="008B657F">
          <w:rPr>
            <w:noProof/>
            <w:webHidden/>
          </w:rPr>
          <w:t>189</w:t>
        </w:r>
      </w:ins>
    </w:p>
    <w:p w14:paraId="1EA7A845" w14:textId="5AA55654" w:rsidR="00B16DC4" w:rsidRDefault="00B16DC4">
      <w:pPr>
        <w:pStyle w:val="TOC2"/>
        <w:rPr>
          <w:rFonts w:asciiTheme="minorHAnsi" w:eastAsiaTheme="minorEastAsia" w:hAnsiTheme="minorHAnsi" w:cstheme="minorBidi"/>
          <w:b w:val="0"/>
          <w:noProof/>
          <w:kern w:val="2"/>
          <w14:ligatures w14:val="standardContextual"/>
        </w:rPr>
      </w:pPr>
      <w:r w:rsidRPr="003D2D5E">
        <w:rPr>
          <w:noProof/>
        </w:rPr>
        <w:t>10.4</w:t>
      </w:r>
      <w:r>
        <w:rPr>
          <w:rFonts w:asciiTheme="minorHAnsi" w:eastAsiaTheme="minorEastAsia" w:hAnsiTheme="minorHAnsi" w:cstheme="minorBidi"/>
          <w:b w:val="0"/>
          <w:noProof/>
          <w:kern w:val="2"/>
          <w14:ligatures w14:val="standardContextual"/>
        </w:rPr>
        <w:tab/>
      </w:r>
      <w:r w:rsidRPr="003D2D5E">
        <w:rPr>
          <w:noProof/>
        </w:rPr>
        <w:t>Appendix 4: Medical Device and Drug–Device Combination Products: Product Quality Complaints/Malfunctions: Definitions, Recording, and Follow-up</w:t>
      </w:r>
      <w:r>
        <w:rPr>
          <w:noProof/>
          <w:webHidden/>
        </w:rPr>
        <w:tab/>
      </w:r>
      <w:del w:id="1602" w:author="Powell, Deana" w:date="2026-03-05T15:34:00Z" w16du:dateUtc="2026-03-05T20:34:00Z">
        <w:r w:rsidR="00B55DCA">
          <w:rPr>
            <w:noProof/>
            <w:webHidden/>
          </w:rPr>
          <w:delText>180</w:delText>
        </w:r>
      </w:del>
      <w:ins w:id="1603" w:author="Powell, Deana" w:date="2026-03-05T15:34:00Z" w16du:dateUtc="2026-03-05T20:34:00Z">
        <w:r w:rsidR="008B657F">
          <w:rPr>
            <w:noProof/>
            <w:webHidden/>
          </w:rPr>
          <w:t>191</w:t>
        </w:r>
      </w:ins>
    </w:p>
    <w:p w14:paraId="20EF2773" w14:textId="13EDC8BB" w:rsidR="00B16DC4" w:rsidRDefault="00B16DC4">
      <w:pPr>
        <w:pStyle w:val="TOC2"/>
        <w:rPr>
          <w:rFonts w:asciiTheme="minorHAnsi" w:eastAsiaTheme="minorEastAsia" w:hAnsiTheme="minorHAnsi" w:cstheme="minorBidi"/>
          <w:b w:val="0"/>
          <w:noProof/>
          <w:kern w:val="2"/>
          <w14:ligatures w14:val="standardContextual"/>
        </w:rPr>
      </w:pPr>
      <w:r w:rsidRPr="003D2D5E">
        <w:rPr>
          <w:noProof/>
        </w:rPr>
        <w:t>10.5</w:t>
      </w:r>
      <w:r>
        <w:rPr>
          <w:rFonts w:asciiTheme="minorHAnsi" w:eastAsiaTheme="minorEastAsia" w:hAnsiTheme="minorHAnsi" w:cstheme="minorBidi"/>
          <w:b w:val="0"/>
          <w:noProof/>
          <w:kern w:val="2"/>
          <w14:ligatures w14:val="standardContextual"/>
        </w:rPr>
        <w:tab/>
      </w:r>
      <w:r w:rsidRPr="003D2D5E">
        <w:rPr>
          <w:noProof/>
        </w:rPr>
        <w:t>Appendix 5: Contraceptive Guidance</w:t>
      </w:r>
      <w:r>
        <w:rPr>
          <w:noProof/>
          <w:webHidden/>
        </w:rPr>
        <w:tab/>
      </w:r>
      <w:del w:id="1604" w:author="Powell, Deana" w:date="2026-03-05T15:34:00Z" w16du:dateUtc="2026-03-05T20:34:00Z">
        <w:r w:rsidR="00B55DCA">
          <w:rPr>
            <w:noProof/>
            <w:webHidden/>
          </w:rPr>
          <w:delText>181</w:delText>
        </w:r>
      </w:del>
      <w:ins w:id="1605" w:author="Powell, Deana" w:date="2026-03-05T15:34:00Z" w16du:dateUtc="2026-03-05T20:34:00Z">
        <w:r w:rsidR="008B657F">
          <w:rPr>
            <w:noProof/>
            <w:webHidden/>
          </w:rPr>
          <w:t>192</w:t>
        </w:r>
      </w:ins>
    </w:p>
    <w:p w14:paraId="11C92C17" w14:textId="243A7D36" w:rsidR="00B16DC4" w:rsidRDefault="00B16DC4">
      <w:pPr>
        <w:pStyle w:val="TOC3"/>
        <w:rPr>
          <w:rFonts w:asciiTheme="minorHAnsi" w:eastAsiaTheme="minorEastAsia" w:hAnsiTheme="minorHAnsi" w:cstheme="minorBidi"/>
          <w:noProof/>
          <w:kern w:val="2"/>
          <w14:ligatures w14:val="standardContextual"/>
        </w:rPr>
      </w:pPr>
      <w:r w:rsidRPr="003D2D5E">
        <w:rPr>
          <w:noProof/>
        </w:rPr>
        <w:t>10.5.1</w:t>
      </w:r>
      <w:r>
        <w:rPr>
          <w:rFonts w:asciiTheme="minorHAnsi" w:eastAsiaTheme="minorEastAsia" w:hAnsiTheme="minorHAnsi" w:cstheme="minorBidi"/>
          <w:noProof/>
          <w:kern w:val="2"/>
          <w14:ligatures w14:val="standardContextual"/>
        </w:rPr>
        <w:tab/>
      </w:r>
      <w:r w:rsidRPr="003D2D5E">
        <w:rPr>
          <w:noProof/>
        </w:rPr>
        <w:t>Definitions</w:t>
      </w:r>
      <w:r>
        <w:rPr>
          <w:noProof/>
          <w:webHidden/>
        </w:rPr>
        <w:tab/>
      </w:r>
      <w:del w:id="1606" w:author="Powell, Deana" w:date="2026-03-05T15:34:00Z" w16du:dateUtc="2026-03-05T20:34:00Z">
        <w:r w:rsidR="00B55DCA">
          <w:rPr>
            <w:noProof/>
            <w:webHidden/>
          </w:rPr>
          <w:delText>181</w:delText>
        </w:r>
      </w:del>
      <w:ins w:id="1607" w:author="Powell, Deana" w:date="2026-03-05T15:34:00Z" w16du:dateUtc="2026-03-05T20:34:00Z">
        <w:r w:rsidR="008B657F">
          <w:rPr>
            <w:noProof/>
            <w:webHidden/>
          </w:rPr>
          <w:t>192</w:t>
        </w:r>
      </w:ins>
    </w:p>
    <w:p w14:paraId="6DAD2281" w14:textId="72E23AD5" w:rsidR="00B16DC4" w:rsidRDefault="00B16DC4">
      <w:pPr>
        <w:pStyle w:val="TOC3"/>
        <w:rPr>
          <w:rFonts w:asciiTheme="minorHAnsi" w:eastAsiaTheme="minorEastAsia" w:hAnsiTheme="minorHAnsi" w:cstheme="minorBidi"/>
          <w:noProof/>
          <w:kern w:val="2"/>
          <w14:ligatures w14:val="standardContextual"/>
        </w:rPr>
      </w:pPr>
      <w:r w:rsidRPr="003D2D5E">
        <w:rPr>
          <w:noProof/>
        </w:rPr>
        <w:t>10.5.2</w:t>
      </w:r>
      <w:r>
        <w:rPr>
          <w:rFonts w:asciiTheme="minorHAnsi" w:eastAsiaTheme="minorEastAsia" w:hAnsiTheme="minorHAnsi" w:cstheme="minorBidi"/>
          <w:noProof/>
          <w:kern w:val="2"/>
          <w14:ligatures w14:val="standardContextual"/>
        </w:rPr>
        <w:tab/>
      </w:r>
      <w:r w:rsidRPr="003D2D5E">
        <w:rPr>
          <w:noProof/>
        </w:rPr>
        <w:t>Contraceptive Requirements</w:t>
      </w:r>
      <w:del w:id="1608" w:author="Powell, Deana" w:date="2026-03-05T15:34:00Z" w16du:dateUtc="2026-03-05T20:34:00Z">
        <w:r w:rsidR="00B55DCA">
          <w:rPr>
            <w:noProof/>
            <w:webHidden/>
          </w:rPr>
          <w:tab/>
          <w:delText>182</w:delText>
        </w:r>
      </w:del>
      <w:ins w:id="1609" w:author="Powell, Deana" w:date="2026-03-05T15:34:00Z" w16du:dateUtc="2026-03-05T20:34:00Z">
        <w:r w:rsidRPr="003D2D5E">
          <w:rPr>
            <w:noProof/>
          </w:rPr>
          <w:t xml:space="preserve"> For Study Participants Who Are Able To Become Pregnant</w:t>
        </w:r>
        <w:r>
          <w:rPr>
            <w:noProof/>
            <w:webHidden/>
          </w:rPr>
          <w:tab/>
        </w:r>
        <w:r w:rsidR="008B657F">
          <w:rPr>
            <w:noProof/>
            <w:webHidden/>
          </w:rPr>
          <w:t>193</w:t>
        </w:r>
      </w:ins>
    </w:p>
    <w:p w14:paraId="261198E4" w14:textId="6BF802C0" w:rsidR="00B16DC4" w:rsidRDefault="00B16DC4">
      <w:pPr>
        <w:pStyle w:val="TOC2"/>
        <w:rPr>
          <w:rFonts w:asciiTheme="minorHAnsi" w:eastAsiaTheme="minorEastAsia" w:hAnsiTheme="minorHAnsi" w:cstheme="minorBidi"/>
          <w:b w:val="0"/>
          <w:noProof/>
          <w:kern w:val="2"/>
          <w14:ligatures w14:val="standardContextual"/>
        </w:rPr>
      </w:pPr>
      <w:r w:rsidRPr="003D2D5E">
        <w:rPr>
          <w:noProof/>
        </w:rPr>
        <w:t>10.6</w:t>
      </w:r>
      <w:r>
        <w:rPr>
          <w:rFonts w:asciiTheme="minorHAnsi" w:eastAsiaTheme="minorEastAsia" w:hAnsiTheme="minorHAnsi" w:cstheme="minorBidi"/>
          <w:b w:val="0"/>
          <w:noProof/>
          <w:kern w:val="2"/>
          <w14:ligatures w14:val="standardContextual"/>
        </w:rPr>
        <w:tab/>
      </w:r>
      <w:r w:rsidRPr="003D2D5E">
        <w:rPr>
          <w:noProof/>
        </w:rPr>
        <w:t>Appendix 6: Collection and Management of Specimens for Future Biomedical Research</w:t>
      </w:r>
      <w:r>
        <w:rPr>
          <w:noProof/>
          <w:webHidden/>
        </w:rPr>
        <w:tab/>
      </w:r>
      <w:del w:id="1610" w:author="Powell, Deana" w:date="2026-03-05T15:34:00Z" w16du:dateUtc="2026-03-05T20:34:00Z">
        <w:r w:rsidR="00B55DCA">
          <w:rPr>
            <w:noProof/>
            <w:webHidden/>
          </w:rPr>
          <w:delText>183</w:delText>
        </w:r>
      </w:del>
      <w:ins w:id="1611" w:author="Powell, Deana" w:date="2026-03-05T15:34:00Z" w16du:dateUtc="2026-03-05T20:34:00Z">
        <w:r w:rsidR="008B657F">
          <w:rPr>
            <w:noProof/>
            <w:webHidden/>
          </w:rPr>
          <w:t>194</w:t>
        </w:r>
      </w:ins>
    </w:p>
    <w:p w14:paraId="0C231735" w14:textId="248E65E1" w:rsidR="00B16DC4" w:rsidRDefault="00B16DC4">
      <w:pPr>
        <w:pStyle w:val="TOC2"/>
        <w:rPr>
          <w:rFonts w:asciiTheme="minorHAnsi" w:eastAsiaTheme="minorEastAsia" w:hAnsiTheme="minorHAnsi" w:cstheme="minorBidi"/>
          <w:b w:val="0"/>
          <w:noProof/>
          <w:kern w:val="2"/>
          <w14:ligatures w14:val="standardContextual"/>
        </w:rPr>
      </w:pPr>
      <w:r w:rsidRPr="003D2D5E">
        <w:rPr>
          <w:noProof/>
        </w:rPr>
        <w:t>10.7</w:t>
      </w:r>
      <w:r>
        <w:rPr>
          <w:rFonts w:asciiTheme="minorHAnsi" w:eastAsiaTheme="minorEastAsia" w:hAnsiTheme="minorHAnsi" w:cstheme="minorBidi"/>
          <w:b w:val="0"/>
          <w:noProof/>
          <w:kern w:val="2"/>
          <w14:ligatures w14:val="standardContextual"/>
        </w:rPr>
        <w:tab/>
      </w:r>
      <w:r w:rsidRPr="003D2D5E">
        <w:rPr>
          <w:noProof/>
        </w:rPr>
        <w:t>Appendix 7: Country-specific Requirements</w:t>
      </w:r>
      <w:r>
        <w:rPr>
          <w:noProof/>
          <w:webHidden/>
        </w:rPr>
        <w:tab/>
      </w:r>
      <w:del w:id="1612" w:author="Powell, Deana" w:date="2026-03-05T15:34:00Z" w16du:dateUtc="2026-03-05T20:34:00Z">
        <w:r w:rsidR="00B55DCA">
          <w:rPr>
            <w:noProof/>
            <w:webHidden/>
          </w:rPr>
          <w:delText>187</w:delText>
        </w:r>
      </w:del>
      <w:ins w:id="1613" w:author="Powell, Deana" w:date="2026-03-05T15:34:00Z" w16du:dateUtc="2026-03-05T20:34:00Z">
        <w:r w:rsidR="008B657F">
          <w:rPr>
            <w:noProof/>
            <w:webHidden/>
          </w:rPr>
          <w:t>199</w:t>
        </w:r>
      </w:ins>
    </w:p>
    <w:p w14:paraId="393DFE75" w14:textId="05E73266" w:rsidR="00B16DC4" w:rsidRDefault="00B16DC4">
      <w:pPr>
        <w:pStyle w:val="TOC3"/>
        <w:rPr>
          <w:rFonts w:asciiTheme="minorHAnsi" w:eastAsiaTheme="minorEastAsia" w:hAnsiTheme="minorHAnsi" w:cstheme="minorBidi"/>
          <w:noProof/>
          <w:kern w:val="2"/>
          <w14:ligatures w14:val="standardContextual"/>
        </w:rPr>
      </w:pPr>
      <w:r w:rsidRPr="003D2D5E">
        <w:rPr>
          <w:noProof/>
        </w:rPr>
        <w:t>10.7.1</w:t>
      </w:r>
      <w:r>
        <w:rPr>
          <w:rFonts w:asciiTheme="minorHAnsi" w:eastAsiaTheme="minorEastAsia" w:hAnsiTheme="minorHAnsi" w:cstheme="minorBidi"/>
          <w:noProof/>
          <w:kern w:val="2"/>
          <w14:ligatures w14:val="standardContextual"/>
        </w:rPr>
        <w:tab/>
      </w:r>
      <w:r w:rsidRPr="003D2D5E">
        <w:rPr>
          <w:noProof/>
        </w:rPr>
        <w:t>Argentina</w:t>
      </w:r>
      <w:r>
        <w:rPr>
          <w:noProof/>
          <w:webHidden/>
        </w:rPr>
        <w:tab/>
      </w:r>
      <w:del w:id="1614" w:author="Powell, Deana" w:date="2026-03-05T15:34:00Z" w16du:dateUtc="2026-03-05T20:34:00Z">
        <w:r w:rsidR="00B55DCA">
          <w:rPr>
            <w:noProof/>
            <w:webHidden/>
          </w:rPr>
          <w:delText>187</w:delText>
        </w:r>
      </w:del>
      <w:ins w:id="1615" w:author="Powell, Deana" w:date="2026-03-05T15:34:00Z" w16du:dateUtc="2026-03-05T20:34:00Z">
        <w:r w:rsidR="008B657F">
          <w:rPr>
            <w:noProof/>
            <w:webHidden/>
          </w:rPr>
          <w:t>199</w:t>
        </w:r>
      </w:ins>
    </w:p>
    <w:p w14:paraId="1A579CCE" w14:textId="11851560" w:rsidR="00B16DC4" w:rsidRDefault="00B16DC4">
      <w:pPr>
        <w:pStyle w:val="TOC3"/>
        <w:rPr>
          <w:rFonts w:asciiTheme="minorHAnsi" w:eastAsiaTheme="minorEastAsia" w:hAnsiTheme="minorHAnsi" w:cstheme="minorBidi"/>
          <w:noProof/>
          <w:kern w:val="2"/>
          <w14:ligatures w14:val="standardContextual"/>
        </w:rPr>
      </w:pPr>
      <w:r w:rsidRPr="003D2D5E">
        <w:rPr>
          <w:noProof/>
        </w:rPr>
        <w:t>10.7.2</w:t>
      </w:r>
      <w:r>
        <w:rPr>
          <w:rFonts w:asciiTheme="minorHAnsi" w:eastAsiaTheme="minorEastAsia" w:hAnsiTheme="minorHAnsi" w:cstheme="minorBidi"/>
          <w:noProof/>
          <w:kern w:val="2"/>
          <w14:ligatures w14:val="standardContextual"/>
        </w:rPr>
        <w:tab/>
      </w:r>
      <w:r w:rsidRPr="003D2D5E">
        <w:rPr>
          <w:noProof/>
        </w:rPr>
        <w:t>China</w:t>
      </w:r>
      <w:r>
        <w:rPr>
          <w:noProof/>
          <w:webHidden/>
        </w:rPr>
        <w:tab/>
      </w:r>
      <w:del w:id="1616" w:author="Powell, Deana" w:date="2026-03-05T15:34:00Z" w16du:dateUtc="2026-03-05T20:34:00Z">
        <w:r w:rsidR="00B55DCA">
          <w:rPr>
            <w:noProof/>
            <w:webHidden/>
          </w:rPr>
          <w:delText>187</w:delText>
        </w:r>
      </w:del>
      <w:ins w:id="1617" w:author="Powell, Deana" w:date="2026-03-05T15:34:00Z" w16du:dateUtc="2026-03-05T20:34:00Z">
        <w:r w:rsidR="008B657F">
          <w:rPr>
            <w:noProof/>
            <w:webHidden/>
          </w:rPr>
          <w:t>199</w:t>
        </w:r>
      </w:ins>
    </w:p>
    <w:p w14:paraId="2E275D8F" w14:textId="3991BEB2" w:rsidR="00B16DC4" w:rsidRDefault="00B16DC4">
      <w:pPr>
        <w:pStyle w:val="TOC3"/>
        <w:rPr>
          <w:rFonts w:asciiTheme="minorHAnsi" w:eastAsiaTheme="minorEastAsia" w:hAnsiTheme="minorHAnsi" w:cstheme="minorBidi"/>
          <w:noProof/>
          <w:kern w:val="2"/>
          <w14:ligatures w14:val="standardContextual"/>
        </w:rPr>
      </w:pPr>
      <w:r w:rsidRPr="003D2D5E">
        <w:rPr>
          <w:noProof/>
        </w:rPr>
        <w:t>10.7.3</w:t>
      </w:r>
      <w:r>
        <w:rPr>
          <w:rFonts w:asciiTheme="minorHAnsi" w:eastAsiaTheme="minorEastAsia" w:hAnsiTheme="minorHAnsi" w:cstheme="minorBidi"/>
          <w:noProof/>
          <w:kern w:val="2"/>
          <w14:ligatures w14:val="standardContextual"/>
        </w:rPr>
        <w:tab/>
      </w:r>
      <w:r w:rsidRPr="003D2D5E">
        <w:rPr>
          <w:noProof/>
        </w:rPr>
        <w:t>France</w:t>
      </w:r>
      <w:r>
        <w:rPr>
          <w:noProof/>
          <w:webHidden/>
        </w:rPr>
        <w:tab/>
      </w:r>
      <w:del w:id="1618" w:author="Powell, Deana" w:date="2026-03-05T15:34:00Z" w16du:dateUtc="2026-03-05T20:34:00Z">
        <w:r w:rsidR="00B55DCA">
          <w:rPr>
            <w:noProof/>
            <w:webHidden/>
          </w:rPr>
          <w:delText>187</w:delText>
        </w:r>
      </w:del>
      <w:ins w:id="1619" w:author="Powell, Deana" w:date="2026-03-05T15:34:00Z" w16du:dateUtc="2026-03-05T20:34:00Z">
        <w:r w:rsidR="008B657F">
          <w:rPr>
            <w:noProof/>
            <w:webHidden/>
          </w:rPr>
          <w:t>201</w:t>
        </w:r>
      </w:ins>
    </w:p>
    <w:p w14:paraId="373CFECE" w14:textId="274D7CB2" w:rsidR="00B16DC4" w:rsidRDefault="00B16DC4">
      <w:pPr>
        <w:pStyle w:val="TOC3"/>
        <w:rPr>
          <w:rFonts w:asciiTheme="minorHAnsi" w:eastAsiaTheme="minorEastAsia" w:hAnsiTheme="minorHAnsi" w:cstheme="minorBidi"/>
          <w:noProof/>
          <w:kern w:val="2"/>
          <w14:ligatures w14:val="standardContextual"/>
        </w:rPr>
      </w:pPr>
      <w:r w:rsidRPr="003D2D5E">
        <w:rPr>
          <w:noProof/>
        </w:rPr>
        <w:t>10.7.4</w:t>
      </w:r>
      <w:r>
        <w:rPr>
          <w:rFonts w:asciiTheme="minorHAnsi" w:eastAsiaTheme="minorEastAsia" w:hAnsiTheme="minorHAnsi" w:cstheme="minorBidi"/>
          <w:noProof/>
          <w:kern w:val="2"/>
          <w14:ligatures w14:val="standardContextual"/>
        </w:rPr>
        <w:tab/>
      </w:r>
      <w:r w:rsidRPr="003D2D5E">
        <w:rPr>
          <w:noProof/>
        </w:rPr>
        <w:t>Germany</w:t>
      </w:r>
      <w:r>
        <w:rPr>
          <w:noProof/>
          <w:webHidden/>
        </w:rPr>
        <w:tab/>
      </w:r>
      <w:del w:id="1620" w:author="Powell, Deana" w:date="2026-03-05T15:34:00Z" w16du:dateUtc="2026-03-05T20:34:00Z">
        <w:r w:rsidR="00B55DCA">
          <w:rPr>
            <w:noProof/>
            <w:webHidden/>
          </w:rPr>
          <w:delText>188</w:delText>
        </w:r>
      </w:del>
      <w:ins w:id="1621" w:author="Powell, Deana" w:date="2026-03-05T15:34:00Z" w16du:dateUtc="2026-03-05T20:34:00Z">
        <w:r w:rsidR="008B657F">
          <w:rPr>
            <w:noProof/>
            <w:webHidden/>
          </w:rPr>
          <w:t>202</w:t>
        </w:r>
      </w:ins>
    </w:p>
    <w:p w14:paraId="3A080618" w14:textId="62B57DD2" w:rsidR="00B16DC4" w:rsidRDefault="00B16DC4">
      <w:pPr>
        <w:pStyle w:val="TOC3"/>
        <w:rPr>
          <w:rFonts w:asciiTheme="minorHAnsi" w:eastAsiaTheme="minorEastAsia" w:hAnsiTheme="minorHAnsi" w:cstheme="minorBidi"/>
          <w:noProof/>
          <w:kern w:val="2"/>
          <w14:ligatures w14:val="standardContextual"/>
        </w:rPr>
      </w:pPr>
      <w:r w:rsidRPr="003D2D5E">
        <w:rPr>
          <w:noProof/>
        </w:rPr>
        <w:t>10.7.5</w:t>
      </w:r>
      <w:r>
        <w:rPr>
          <w:rFonts w:asciiTheme="minorHAnsi" w:eastAsiaTheme="minorEastAsia" w:hAnsiTheme="minorHAnsi" w:cstheme="minorBidi"/>
          <w:noProof/>
          <w:kern w:val="2"/>
          <w14:ligatures w14:val="standardContextual"/>
        </w:rPr>
        <w:tab/>
      </w:r>
      <w:r w:rsidRPr="003D2D5E">
        <w:rPr>
          <w:noProof/>
        </w:rPr>
        <w:t>Italy</w:t>
      </w:r>
      <w:r>
        <w:rPr>
          <w:noProof/>
          <w:webHidden/>
        </w:rPr>
        <w:tab/>
      </w:r>
      <w:del w:id="1622" w:author="Powell, Deana" w:date="2026-03-05T15:34:00Z" w16du:dateUtc="2026-03-05T20:34:00Z">
        <w:r w:rsidR="00B55DCA">
          <w:rPr>
            <w:noProof/>
            <w:webHidden/>
          </w:rPr>
          <w:delText>189</w:delText>
        </w:r>
      </w:del>
      <w:ins w:id="1623" w:author="Powell, Deana" w:date="2026-03-05T15:34:00Z" w16du:dateUtc="2026-03-05T20:34:00Z">
        <w:r w:rsidR="008B657F">
          <w:rPr>
            <w:noProof/>
            <w:webHidden/>
          </w:rPr>
          <w:t>202</w:t>
        </w:r>
      </w:ins>
    </w:p>
    <w:p w14:paraId="60DE97B7" w14:textId="67A8D43A" w:rsidR="00B16DC4" w:rsidRDefault="00B16DC4">
      <w:pPr>
        <w:pStyle w:val="TOC3"/>
        <w:rPr>
          <w:rFonts w:asciiTheme="minorHAnsi" w:eastAsiaTheme="minorEastAsia" w:hAnsiTheme="minorHAnsi" w:cstheme="minorBidi"/>
          <w:noProof/>
          <w:kern w:val="2"/>
          <w14:ligatures w14:val="standardContextual"/>
        </w:rPr>
      </w:pPr>
      <w:r w:rsidRPr="003D2D5E">
        <w:rPr>
          <w:noProof/>
        </w:rPr>
        <w:t>10.7.6</w:t>
      </w:r>
      <w:r>
        <w:rPr>
          <w:rFonts w:asciiTheme="minorHAnsi" w:eastAsiaTheme="minorEastAsia" w:hAnsiTheme="minorHAnsi" w:cstheme="minorBidi"/>
          <w:noProof/>
          <w:kern w:val="2"/>
          <w14:ligatures w14:val="standardContextual"/>
        </w:rPr>
        <w:tab/>
      </w:r>
      <w:r w:rsidRPr="003D2D5E">
        <w:rPr>
          <w:noProof/>
        </w:rPr>
        <w:t>Brazil</w:t>
      </w:r>
      <w:r>
        <w:rPr>
          <w:noProof/>
          <w:webHidden/>
        </w:rPr>
        <w:tab/>
      </w:r>
      <w:del w:id="1624" w:author="Powell, Deana" w:date="2026-03-05T15:34:00Z" w16du:dateUtc="2026-03-05T20:34:00Z">
        <w:r w:rsidR="00B55DCA">
          <w:rPr>
            <w:noProof/>
            <w:webHidden/>
          </w:rPr>
          <w:delText>190</w:delText>
        </w:r>
      </w:del>
      <w:ins w:id="1625" w:author="Powell, Deana" w:date="2026-03-05T15:34:00Z" w16du:dateUtc="2026-03-05T20:34:00Z">
        <w:r w:rsidR="008B657F">
          <w:rPr>
            <w:noProof/>
            <w:webHidden/>
          </w:rPr>
          <w:t>203</w:t>
        </w:r>
      </w:ins>
    </w:p>
    <w:p w14:paraId="566F2EE1" w14:textId="52E2A756" w:rsidR="00B16DC4" w:rsidRDefault="00B16DC4">
      <w:pPr>
        <w:pStyle w:val="TOC3"/>
        <w:rPr>
          <w:rFonts w:asciiTheme="minorHAnsi" w:eastAsiaTheme="minorEastAsia" w:hAnsiTheme="minorHAnsi" w:cstheme="minorBidi"/>
          <w:noProof/>
          <w:kern w:val="2"/>
          <w14:ligatures w14:val="standardContextual"/>
        </w:rPr>
      </w:pPr>
      <w:r w:rsidRPr="003D2D5E">
        <w:rPr>
          <w:noProof/>
          <w:lang w:eastAsia="es-ES"/>
        </w:rPr>
        <w:t>10.7.7</w:t>
      </w:r>
      <w:r>
        <w:rPr>
          <w:rFonts w:asciiTheme="minorHAnsi" w:eastAsiaTheme="minorEastAsia" w:hAnsiTheme="minorHAnsi" w:cstheme="minorBidi"/>
          <w:noProof/>
          <w:kern w:val="2"/>
          <w14:ligatures w14:val="standardContextual"/>
        </w:rPr>
        <w:tab/>
      </w:r>
      <w:r w:rsidRPr="003D2D5E">
        <w:rPr>
          <w:noProof/>
          <w:lang w:eastAsia="es-ES"/>
        </w:rPr>
        <w:t>Portugal</w:t>
      </w:r>
      <w:r>
        <w:rPr>
          <w:noProof/>
          <w:webHidden/>
        </w:rPr>
        <w:tab/>
      </w:r>
      <w:del w:id="1626" w:author="Powell, Deana" w:date="2026-03-05T15:34:00Z" w16du:dateUtc="2026-03-05T20:34:00Z">
        <w:r w:rsidR="00B55DCA">
          <w:rPr>
            <w:noProof/>
            <w:webHidden/>
          </w:rPr>
          <w:delText>191</w:delText>
        </w:r>
      </w:del>
      <w:ins w:id="1627" w:author="Powell, Deana" w:date="2026-03-05T15:34:00Z" w16du:dateUtc="2026-03-05T20:34:00Z">
        <w:r w:rsidR="008B657F">
          <w:rPr>
            <w:noProof/>
            <w:webHidden/>
          </w:rPr>
          <w:t>204</w:t>
        </w:r>
      </w:ins>
    </w:p>
    <w:p w14:paraId="0266610F" w14:textId="5C3A6828" w:rsidR="00B16DC4" w:rsidRDefault="00B16DC4">
      <w:pPr>
        <w:pStyle w:val="TOC3"/>
        <w:rPr>
          <w:rFonts w:asciiTheme="minorHAnsi" w:eastAsiaTheme="minorEastAsia" w:hAnsiTheme="minorHAnsi" w:cstheme="minorBidi"/>
          <w:noProof/>
          <w:kern w:val="2"/>
          <w14:ligatures w14:val="standardContextual"/>
        </w:rPr>
      </w:pPr>
      <w:r w:rsidRPr="003D2D5E">
        <w:rPr>
          <w:noProof/>
          <w:lang w:eastAsia="es-ES"/>
        </w:rPr>
        <w:t>10.7.8</w:t>
      </w:r>
      <w:r>
        <w:rPr>
          <w:rFonts w:asciiTheme="minorHAnsi" w:eastAsiaTheme="minorEastAsia" w:hAnsiTheme="minorHAnsi" w:cstheme="minorBidi"/>
          <w:noProof/>
          <w:kern w:val="2"/>
          <w14:ligatures w14:val="standardContextual"/>
        </w:rPr>
        <w:tab/>
      </w:r>
      <w:r w:rsidRPr="003D2D5E">
        <w:rPr>
          <w:noProof/>
          <w:lang w:eastAsia="es-ES"/>
        </w:rPr>
        <w:t>Spain</w:t>
      </w:r>
      <w:r>
        <w:rPr>
          <w:noProof/>
          <w:webHidden/>
        </w:rPr>
        <w:tab/>
      </w:r>
      <w:del w:id="1628" w:author="Powell, Deana" w:date="2026-03-05T15:34:00Z" w16du:dateUtc="2026-03-05T20:34:00Z">
        <w:r w:rsidR="00B55DCA">
          <w:rPr>
            <w:noProof/>
            <w:webHidden/>
          </w:rPr>
          <w:delText>191</w:delText>
        </w:r>
      </w:del>
      <w:ins w:id="1629" w:author="Powell, Deana" w:date="2026-03-05T15:34:00Z" w16du:dateUtc="2026-03-05T20:34:00Z">
        <w:r w:rsidR="008B657F">
          <w:rPr>
            <w:noProof/>
            <w:webHidden/>
          </w:rPr>
          <w:t>204</w:t>
        </w:r>
      </w:ins>
    </w:p>
    <w:p w14:paraId="2CA61E78" w14:textId="47BA9F2C" w:rsidR="00B16DC4" w:rsidRDefault="00B16DC4">
      <w:pPr>
        <w:pStyle w:val="TOC3"/>
        <w:rPr>
          <w:rFonts w:asciiTheme="minorHAnsi" w:eastAsiaTheme="minorEastAsia" w:hAnsiTheme="minorHAnsi" w:cstheme="minorBidi"/>
          <w:noProof/>
          <w:kern w:val="2"/>
          <w14:ligatures w14:val="standardContextual"/>
        </w:rPr>
      </w:pPr>
      <w:r w:rsidRPr="003D2D5E">
        <w:rPr>
          <w:noProof/>
          <w:lang w:eastAsia="es-ES"/>
        </w:rPr>
        <w:t>10.7.9</w:t>
      </w:r>
      <w:r>
        <w:rPr>
          <w:rFonts w:asciiTheme="minorHAnsi" w:eastAsiaTheme="minorEastAsia" w:hAnsiTheme="minorHAnsi" w:cstheme="minorBidi"/>
          <w:noProof/>
          <w:kern w:val="2"/>
          <w14:ligatures w14:val="standardContextual"/>
        </w:rPr>
        <w:tab/>
      </w:r>
      <w:r w:rsidRPr="003D2D5E">
        <w:rPr>
          <w:noProof/>
          <w:lang w:eastAsia="es-ES"/>
        </w:rPr>
        <w:t>United Kingdom</w:t>
      </w:r>
      <w:r>
        <w:rPr>
          <w:noProof/>
          <w:webHidden/>
        </w:rPr>
        <w:tab/>
      </w:r>
      <w:del w:id="1630" w:author="Powell, Deana" w:date="2026-03-05T15:34:00Z" w16du:dateUtc="2026-03-05T20:34:00Z">
        <w:r w:rsidR="00B55DCA">
          <w:rPr>
            <w:noProof/>
            <w:webHidden/>
          </w:rPr>
          <w:delText>192</w:delText>
        </w:r>
      </w:del>
      <w:ins w:id="1631" w:author="Powell, Deana" w:date="2026-03-05T15:34:00Z" w16du:dateUtc="2026-03-05T20:34:00Z">
        <w:r w:rsidR="008B657F">
          <w:rPr>
            <w:noProof/>
            <w:webHidden/>
          </w:rPr>
          <w:t>204</w:t>
        </w:r>
      </w:ins>
    </w:p>
    <w:p w14:paraId="7BEBA6E7" w14:textId="7488BAFE" w:rsidR="00B16DC4" w:rsidRDefault="00B16DC4">
      <w:pPr>
        <w:pStyle w:val="TOC3"/>
        <w:rPr>
          <w:ins w:id="1632" w:author="Powell, Deana" w:date="2026-03-05T15:34:00Z" w16du:dateUtc="2026-03-05T20:34:00Z"/>
          <w:rFonts w:asciiTheme="minorHAnsi" w:eastAsiaTheme="minorEastAsia" w:hAnsiTheme="minorHAnsi" w:cstheme="minorBidi"/>
          <w:noProof/>
          <w:kern w:val="2"/>
          <w14:ligatures w14:val="standardContextual"/>
        </w:rPr>
      </w:pPr>
      <w:ins w:id="1633" w:author="Powell, Deana" w:date="2026-03-05T15:34:00Z" w16du:dateUtc="2026-03-05T20:34:00Z">
        <w:r w:rsidRPr="003D2D5E">
          <w:rPr>
            <w:noProof/>
          </w:rPr>
          <w:t>10.7.10</w:t>
        </w:r>
        <w:r>
          <w:rPr>
            <w:rFonts w:asciiTheme="minorHAnsi" w:eastAsiaTheme="minorEastAsia" w:hAnsiTheme="minorHAnsi" w:cstheme="minorBidi"/>
            <w:noProof/>
            <w:kern w:val="2"/>
            <w14:ligatures w14:val="standardContextual"/>
          </w:rPr>
          <w:tab/>
        </w:r>
        <w:r w:rsidRPr="003D2D5E">
          <w:rPr>
            <w:noProof/>
          </w:rPr>
          <w:t>South Africa</w:t>
        </w:r>
        <w:r>
          <w:rPr>
            <w:noProof/>
            <w:webHidden/>
          </w:rPr>
          <w:tab/>
        </w:r>
        <w:r w:rsidR="008B657F">
          <w:rPr>
            <w:noProof/>
            <w:webHidden/>
          </w:rPr>
          <w:t>205</w:t>
        </w:r>
      </w:ins>
    </w:p>
    <w:p w14:paraId="1A6EDD70" w14:textId="6942228E" w:rsidR="00B16DC4" w:rsidRDefault="00B16DC4">
      <w:pPr>
        <w:pStyle w:val="TOC3"/>
        <w:rPr>
          <w:ins w:id="1634" w:author="Powell, Deana" w:date="2026-03-05T15:34:00Z" w16du:dateUtc="2026-03-05T20:34:00Z"/>
          <w:rFonts w:asciiTheme="minorHAnsi" w:eastAsiaTheme="minorEastAsia" w:hAnsiTheme="minorHAnsi" w:cstheme="minorBidi"/>
          <w:noProof/>
          <w:kern w:val="2"/>
          <w14:ligatures w14:val="standardContextual"/>
        </w:rPr>
      </w:pPr>
      <w:ins w:id="1635" w:author="Powell, Deana" w:date="2026-03-05T15:34:00Z" w16du:dateUtc="2026-03-05T20:34:00Z">
        <w:r w:rsidRPr="003D2D5E">
          <w:rPr>
            <w:noProof/>
          </w:rPr>
          <w:t>10.7.11</w:t>
        </w:r>
        <w:r>
          <w:rPr>
            <w:rFonts w:asciiTheme="minorHAnsi" w:eastAsiaTheme="minorEastAsia" w:hAnsiTheme="minorHAnsi" w:cstheme="minorBidi"/>
            <w:noProof/>
            <w:kern w:val="2"/>
            <w14:ligatures w14:val="standardContextual"/>
          </w:rPr>
          <w:tab/>
        </w:r>
        <w:r w:rsidRPr="003D2D5E">
          <w:rPr>
            <w:noProof/>
          </w:rPr>
          <w:t>EEA Requirements</w:t>
        </w:r>
        <w:r>
          <w:rPr>
            <w:noProof/>
            <w:webHidden/>
          </w:rPr>
          <w:tab/>
        </w:r>
        <w:r w:rsidR="008B657F">
          <w:rPr>
            <w:noProof/>
            <w:webHidden/>
          </w:rPr>
          <w:t>205</w:t>
        </w:r>
      </w:ins>
    </w:p>
    <w:p w14:paraId="2A31CC5C" w14:textId="5D793040" w:rsidR="00B16DC4" w:rsidRDefault="00B16DC4">
      <w:pPr>
        <w:pStyle w:val="TOC2"/>
        <w:rPr>
          <w:rFonts w:asciiTheme="minorHAnsi" w:eastAsiaTheme="minorEastAsia" w:hAnsiTheme="minorHAnsi" w:cstheme="minorBidi"/>
          <w:b w:val="0"/>
          <w:noProof/>
          <w:kern w:val="2"/>
          <w14:ligatures w14:val="standardContextual"/>
        </w:rPr>
      </w:pPr>
      <w:r w:rsidRPr="003D2D5E">
        <w:rPr>
          <w:noProof/>
        </w:rPr>
        <w:t>10.8</w:t>
      </w:r>
      <w:r>
        <w:rPr>
          <w:rFonts w:asciiTheme="minorHAnsi" w:eastAsiaTheme="minorEastAsia" w:hAnsiTheme="minorHAnsi" w:cstheme="minorBidi"/>
          <w:b w:val="0"/>
          <w:noProof/>
          <w:kern w:val="2"/>
          <w14:ligatures w14:val="standardContextual"/>
        </w:rPr>
        <w:tab/>
      </w:r>
      <w:r w:rsidRPr="003D2D5E">
        <w:rPr>
          <w:noProof/>
        </w:rPr>
        <w:t>Appendix 8: Examples of Inhibitors and Inducers for CYP3A Enzyme and Substrates and Inhibitors for P-glycoprotein</w:t>
      </w:r>
      <w:r>
        <w:rPr>
          <w:noProof/>
          <w:webHidden/>
        </w:rPr>
        <w:tab/>
      </w:r>
      <w:del w:id="1636" w:author="Powell, Deana" w:date="2026-03-05T15:34:00Z" w16du:dateUtc="2026-03-05T20:34:00Z">
        <w:r w:rsidR="00B55DCA">
          <w:rPr>
            <w:noProof/>
            <w:webHidden/>
          </w:rPr>
          <w:delText>193</w:delText>
        </w:r>
      </w:del>
      <w:ins w:id="1637" w:author="Powell, Deana" w:date="2026-03-05T15:34:00Z" w16du:dateUtc="2026-03-05T20:34:00Z">
        <w:r w:rsidR="008B657F">
          <w:rPr>
            <w:noProof/>
            <w:webHidden/>
          </w:rPr>
          <w:t>206</w:t>
        </w:r>
      </w:ins>
    </w:p>
    <w:p w14:paraId="5379A183" w14:textId="0D3CFC37" w:rsidR="00B16DC4" w:rsidRDefault="00B16DC4">
      <w:pPr>
        <w:pStyle w:val="TOC3"/>
        <w:rPr>
          <w:rFonts w:asciiTheme="minorHAnsi" w:eastAsiaTheme="minorEastAsia" w:hAnsiTheme="minorHAnsi" w:cstheme="minorBidi"/>
          <w:noProof/>
          <w:kern w:val="2"/>
          <w14:ligatures w14:val="standardContextual"/>
        </w:rPr>
      </w:pPr>
      <w:r w:rsidRPr="003D2D5E">
        <w:rPr>
          <w:noProof/>
        </w:rPr>
        <w:t>10.8.1</w:t>
      </w:r>
      <w:r>
        <w:rPr>
          <w:rFonts w:asciiTheme="minorHAnsi" w:eastAsiaTheme="minorEastAsia" w:hAnsiTheme="minorHAnsi" w:cstheme="minorBidi"/>
          <w:noProof/>
          <w:kern w:val="2"/>
          <w14:ligatures w14:val="standardContextual"/>
        </w:rPr>
        <w:tab/>
      </w:r>
      <w:r w:rsidRPr="003D2D5E">
        <w:rPr>
          <w:noProof/>
        </w:rPr>
        <w:t>Potential Drug Interactions for Nemtabrutinib</w:t>
      </w:r>
      <w:r>
        <w:rPr>
          <w:noProof/>
          <w:webHidden/>
        </w:rPr>
        <w:tab/>
      </w:r>
      <w:del w:id="1638" w:author="Powell, Deana" w:date="2026-03-05T15:34:00Z" w16du:dateUtc="2026-03-05T20:34:00Z">
        <w:r w:rsidR="00B55DCA">
          <w:rPr>
            <w:noProof/>
            <w:webHidden/>
          </w:rPr>
          <w:delText>193</w:delText>
        </w:r>
      </w:del>
      <w:ins w:id="1639" w:author="Powell, Deana" w:date="2026-03-05T15:34:00Z" w16du:dateUtc="2026-03-05T20:34:00Z">
        <w:r w:rsidR="008B657F">
          <w:rPr>
            <w:noProof/>
            <w:webHidden/>
          </w:rPr>
          <w:t>206</w:t>
        </w:r>
      </w:ins>
    </w:p>
    <w:p w14:paraId="7C36125A" w14:textId="77A49235" w:rsidR="00B16DC4" w:rsidRDefault="00B16DC4">
      <w:pPr>
        <w:pStyle w:val="TOC4"/>
        <w:rPr>
          <w:rFonts w:asciiTheme="minorHAnsi" w:eastAsiaTheme="minorEastAsia" w:hAnsiTheme="minorHAnsi" w:cstheme="minorBidi"/>
          <w:noProof/>
          <w:kern w:val="2"/>
          <w14:ligatures w14:val="standardContextual"/>
        </w:rPr>
      </w:pPr>
      <w:r w:rsidRPr="003D2D5E">
        <w:rPr>
          <w:noProof/>
        </w:rPr>
        <w:lastRenderedPageBreak/>
        <w:t>10.8.1.1</w:t>
      </w:r>
      <w:r>
        <w:rPr>
          <w:rFonts w:asciiTheme="minorHAnsi" w:eastAsiaTheme="minorEastAsia" w:hAnsiTheme="minorHAnsi" w:cstheme="minorBidi"/>
          <w:noProof/>
          <w:kern w:val="2"/>
          <w14:ligatures w14:val="standardContextual"/>
        </w:rPr>
        <w:tab/>
      </w:r>
      <w:r w:rsidRPr="003D2D5E">
        <w:rPr>
          <w:noProof/>
        </w:rPr>
        <w:t>Examples of CYP3A Strong Inducers</w:t>
      </w:r>
      <w:r>
        <w:rPr>
          <w:noProof/>
          <w:webHidden/>
        </w:rPr>
        <w:tab/>
      </w:r>
      <w:del w:id="1640" w:author="Powell, Deana" w:date="2026-03-05T15:34:00Z" w16du:dateUtc="2026-03-05T20:34:00Z">
        <w:r w:rsidR="00B55DCA">
          <w:rPr>
            <w:noProof/>
            <w:webHidden/>
          </w:rPr>
          <w:delText>193</w:delText>
        </w:r>
      </w:del>
      <w:ins w:id="1641" w:author="Powell, Deana" w:date="2026-03-05T15:34:00Z" w16du:dateUtc="2026-03-05T20:34:00Z">
        <w:r w:rsidR="008B657F">
          <w:rPr>
            <w:noProof/>
            <w:webHidden/>
          </w:rPr>
          <w:t>206</w:t>
        </w:r>
      </w:ins>
    </w:p>
    <w:p w14:paraId="416AF8E3" w14:textId="7F89FF59" w:rsidR="00B16DC4" w:rsidRDefault="00B16DC4">
      <w:pPr>
        <w:pStyle w:val="TOC4"/>
        <w:rPr>
          <w:rFonts w:asciiTheme="minorHAnsi" w:eastAsiaTheme="minorEastAsia" w:hAnsiTheme="minorHAnsi" w:cstheme="minorBidi"/>
          <w:noProof/>
          <w:kern w:val="2"/>
          <w14:ligatures w14:val="standardContextual"/>
        </w:rPr>
      </w:pPr>
      <w:r w:rsidRPr="003D2D5E">
        <w:rPr>
          <w:noProof/>
        </w:rPr>
        <w:t>10.8.1.2</w:t>
      </w:r>
      <w:r>
        <w:rPr>
          <w:rFonts w:asciiTheme="minorHAnsi" w:eastAsiaTheme="minorEastAsia" w:hAnsiTheme="minorHAnsi" w:cstheme="minorBidi"/>
          <w:noProof/>
          <w:kern w:val="2"/>
          <w14:ligatures w14:val="standardContextual"/>
        </w:rPr>
        <w:tab/>
      </w:r>
      <w:r w:rsidRPr="003D2D5E">
        <w:rPr>
          <w:noProof/>
        </w:rPr>
        <w:t>Examples of CYP3A Strong Inhibitors</w:t>
      </w:r>
      <w:r>
        <w:rPr>
          <w:noProof/>
          <w:webHidden/>
        </w:rPr>
        <w:tab/>
      </w:r>
      <w:del w:id="1642" w:author="Powell, Deana" w:date="2026-03-05T15:34:00Z" w16du:dateUtc="2026-03-05T20:34:00Z">
        <w:r w:rsidR="00B55DCA">
          <w:rPr>
            <w:noProof/>
            <w:webHidden/>
          </w:rPr>
          <w:delText>193</w:delText>
        </w:r>
      </w:del>
      <w:ins w:id="1643" w:author="Powell, Deana" w:date="2026-03-05T15:34:00Z" w16du:dateUtc="2026-03-05T20:34:00Z">
        <w:r w:rsidR="008B657F">
          <w:rPr>
            <w:noProof/>
            <w:webHidden/>
          </w:rPr>
          <w:t>206</w:t>
        </w:r>
      </w:ins>
    </w:p>
    <w:p w14:paraId="3FDAEF69" w14:textId="6C160286" w:rsidR="00B16DC4" w:rsidRDefault="00B16DC4">
      <w:pPr>
        <w:pStyle w:val="TOC4"/>
        <w:rPr>
          <w:rFonts w:asciiTheme="minorHAnsi" w:eastAsiaTheme="minorEastAsia" w:hAnsiTheme="minorHAnsi" w:cstheme="minorBidi"/>
          <w:noProof/>
          <w:kern w:val="2"/>
          <w14:ligatures w14:val="standardContextual"/>
        </w:rPr>
      </w:pPr>
      <w:r w:rsidRPr="003D2D5E">
        <w:rPr>
          <w:noProof/>
        </w:rPr>
        <w:t>10.8.1.3</w:t>
      </w:r>
      <w:r>
        <w:rPr>
          <w:rFonts w:asciiTheme="minorHAnsi" w:eastAsiaTheme="minorEastAsia" w:hAnsiTheme="minorHAnsi" w:cstheme="minorBidi"/>
          <w:noProof/>
          <w:kern w:val="2"/>
          <w14:ligatures w14:val="standardContextual"/>
        </w:rPr>
        <w:tab/>
      </w:r>
      <w:r w:rsidRPr="003D2D5E">
        <w:rPr>
          <w:noProof/>
        </w:rPr>
        <w:t>Examples of In Vivo Substrates for P-glycoprotein With Narrow Therapeutic Index</w:t>
      </w:r>
      <w:r>
        <w:rPr>
          <w:noProof/>
          <w:webHidden/>
        </w:rPr>
        <w:tab/>
      </w:r>
      <w:del w:id="1644" w:author="Powell, Deana" w:date="2026-03-05T15:34:00Z" w16du:dateUtc="2026-03-05T20:34:00Z">
        <w:r w:rsidR="00B55DCA">
          <w:rPr>
            <w:noProof/>
            <w:webHidden/>
          </w:rPr>
          <w:delText>194</w:delText>
        </w:r>
      </w:del>
      <w:ins w:id="1645" w:author="Powell, Deana" w:date="2026-03-05T15:34:00Z" w16du:dateUtc="2026-03-05T20:34:00Z">
        <w:r w:rsidR="008B657F">
          <w:rPr>
            <w:noProof/>
            <w:webHidden/>
          </w:rPr>
          <w:t>207</w:t>
        </w:r>
      </w:ins>
    </w:p>
    <w:p w14:paraId="4D1F6BE8" w14:textId="236BBF00" w:rsidR="00B16DC4" w:rsidRDefault="00B16DC4">
      <w:pPr>
        <w:pStyle w:val="TOC3"/>
        <w:rPr>
          <w:rFonts w:asciiTheme="minorHAnsi" w:eastAsiaTheme="minorEastAsia" w:hAnsiTheme="minorHAnsi" w:cstheme="minorBidi"/>
          <w:noProof/>
          <w:kern w:val="2"/>
          <w14:ligatures w14:val="standardContextual"/>
        </w:rPr>
      </w:pPr>
      <w:r w:rsidRPr="003D2D5E">
        <w:rPr>
          <w:noProof/>
        </w:rPr>
        <w:t>10.8.2</w:t>
      </w:r>
      <w:r>
        <w:rPr>
          <w:rFonts w:asciiTheme="minorHAnsi" w:eastAsiaTheme="minorEastAsia" w:hAnsiTheme="minorHAnsi" w:cstheme="minorBidi"/>
          <w:noProof/>
          <w:kern w:val="2"/>
          <w14:ligatures w14:val="standardContextual"/>
        </w:rPr>
        <w:tab/>
      </w:r>
      <w:r w:rsidRPr="003D2D5E">
        <w:rPr>
          <w:noProof/>
        </w:rPr>
        <w:t>Potential Drug Interactions for Venetoclax</w:t>
      </w:r>
      <w:r>
        <w:rPr>
          <w:noProof/>
          <w:webHidden/>
        </w:rPr>
        <w:tab/>
      </w:r>
      <w:del w:id="1646" w:author="Powell, Deana" w:date="2026-03-05T15:34:00Z" w16du:dateUtc="2026-03-05T20:34:00Z">
        <w:r w:rsidR="00B55DCA">
          <w:rPr>
            <w:noProof/>
            <w:webHidden/>
          </w:rPr>
          <w:delText>194</w:delText>
        </w:r>
      </w:del>
      <w:ins w:id="1647" w:author="Powell, Deana" w:date="2026-03-05T15:34:00Z" w16du:dateUtc="2026-03-05T20:34:00Z">
        <w:r w:rsidR="008B657F">
          <w:rPr>
            <w:noProof/>
            <w:webHidden/>
          </w:rPr>
          <w:t>207</w:t>
        </w:r>
      </w:ins>
    </w:p>
    <w:p w14:paraId="497B782D" w14:textId="778B2143" w:rsidR="00B16DC4" w:rsidRDefault="00B16DC4">
      <w:pPr>
        <w:pStyle w:val="TOC4"/>
        <w:rPr>
          <w:rFonts w:asciiTheme="minorHAnsi" w:eastAsiaTheme="minorEastAsia" w:hAnsiTheme="minorHAnsi" w:cstheme="minorBidi"/>
          <w:noProof/>
          <w:kern w:val="2"/>
          <w14:ligatures w14:val="standardContextual"/>
        </w:rPr>
      </w:pPr>
      <w:r w:rsidRPr="003D2D5E">
        <w:rPr>
          <w:noProof/>
        </w:rPr>
        <w:t>10.8.2.1</w:t>
      </w:r>
      <w:r>
        <w:rPr>
          <w:rFonts w:asciiTheme="minorHAnsi" w:eastAsiaTheme="minorEastAsia" w:hAnsiTheme="minorHAnsi" w:cstheme="minorBidi"/>
          <w:noProof/>
          <w:kern w:val="2"/>
          <w14:ligatures w14:val="standardContextual"/>
        </w:rPr>
        <w:tab/>
      </w:r>
      <w:r w:rsidRPr="003D2D5E">
        <w:rPr>
          <w:noProof/>
        </w:rPr>
        <w:t>Examples of In Vivo CYP3A Inhibitors</w:t>
      </w:r>
      <w:r>
        <w:rPr>
          <w:noProof/>
          <w:webHidden/>
        </w:rPr>
        <w:tab/>
      </w:r>
      <w:del w:id="1648" w:author="Powell, Deana" w:date="2026-03-05T15:34:00Z" w16du:dateUtc="2026-03-05T20:34:00Z">
        <w:r w:rsidR="00B55DCA">
          <w:rPr>
            <w:noProof/>
            <w:webHidden/>
          </w:rPr>
          <w:delText>194</w:delText>
        </w:r>
      </w:del>
      <w:ins w:id="1649" w:author="Powell, Deana" w:date="2026-03-05T15:34:00Z" w16du:dateUtc="2026-03-05T20:34:00Z">
        <w:r w:rsidR="008B657F">
          <w:rPr>
            <w:noProof/>
            <w:webHidden/>
          </w:rPr>
          <w:t>207</w:t>
        </w:r>
      </w:ins>
    </w:p>
    <w:p w14:paraId="20BE2879" w14:textId="2F88055F" w:rsidR="00B16DC4" w:rsidRDefault="00B16DC4">
      <w:pPr>
        <w:pStyle w:val="TOC4"/>
        <w:rPr>
          <w:rFonts w:asciiTheme="minorHAnsi" w:eastAsiaTheme="minorEastAsia" w:hAnsiTheme="minorHAnsi" w:cstheme="minorBidi"/>
          <w:noProof/>
          <w:kern w:val="2"/>
          <w14:ligatures w14:val="standardContextual"/>
        </w:rPr>
      </w:pPr>
      <w:r w:rsidRPr="003D2D5E">
        <w:rPr>
          <w:noProof/>
        </w:rPr>
        <w:t>10.8.2.2</w:t>
      </w:r>
      <w:r>
        <w:rPr>
          <w:rFonts w:asciiTheme="minorHAnsi" w:eastAsiaTheme="minorEastAsia" w:hAnsiTheme="minorHAnsi" w:cstheme="minorBidi"/>
          <w:noProof/>
          <w:kern w:val="2"/>
          <w14:ligatures w14:val="standardContextual"/>
        </w:rPr>
        <w:tab/>
      </w:r>
      <w:r w:rsidRPr="003D2D5E">
        <w:rPr>
          <w:noProof/>
        </w:rPr>
        <w:t>Examples of In Vivo CYP3A Inducers</w:t>
      </w:r>
      <w:r>
        <w:rPr>
          <w:noProof/>
          <w:webHidden/>
        </w:rPr>
        <w:tab/>
      </w:r>
      <w:del w:id="1650" w:author="Powell, Deana" w:date="2026-03-05T15:34:00Z" w16du:dateUtc="2026-03-05T20:34:00Z">
        <w:r w:rsidR="00B55DCA">
          <w:rPr>
            <w:noProof/>
            <w:webHidden/>
          </w:rPr>
          <w:delText>194</w:delText>
        </w:r>
      </w:del>
      <w:ins w:id="1651" w:author="Powell, Deana" w:date="2026-03-05T15:34:00Z" w16du:dateUtc="2026-03-05T20:34:00Z">
        <w:r w:rsidR="008B657F">
          <w:rPr>
            <w:noProof/>
            <w:webHidden/>
          </w:rPr>
          <w:t>207</w:t>
        </w:r>
      </w:ins>
    </w:p>
    <w:p w14:paraId="3A23606E" w14:textId="1042D512" w:rsidR="00B16DC4" w:rsidRDefault="00B16DC4">
      <w:pPr>
        <w:pStyle w:val="TOC4"/>
        <w:rPr>
          <w:rFonts w:asciiTheme="minorHAnsi" w:eastAsiaTheme="minorEastAsia" w:hAnsiTheme="minorHAnsi" w:cstheme="minorBidi"/>
          <w:noProof/>
          <w:kern w:val="2"/>
          <w14:ligatures w14:val="standardContextual"/>
        </w:rPr>
      </w:pPr>
      <w:r w:rsidRPr="003D2D5E">
        <w:rPr>
          <w:noProof/>
        </w:rPr>
        <w:t>10.8.2.3</w:t>
      </w:r>
      <w:r>
        <w:rPr>
          <w:rFonts w:asciiTheme="minorHAnsi" w:eastAsiaTheme="minorEastAsia" w:hAnsiTheme="minorHAnsi" w:cstheme="minorBidi"/>
          <w:noProof/>
          <w:kern w:val="2"/>
          <w14:ligatures w14:val="standardContextual"/>
        </w:rPr>
        <w:tab/>
      </w:r>
      <w:r w:rsidRPr="003D2D5E">
        <w:rPr>
          <w:noProof/>
        </w:rPr>
        <w:t>Examples of In Vivo Inhibitors for P-glycoprotein</w:t>
      </w:r>
      <w:r>
        <w:rPr>
          <w:noProof/>
          <w:webHidden/>
        </w:rPr>
        <w:tab/>
      </w:r>
      <w:del w:id="1652" w:author="Powell, Deana" w:date="2026-03-05T15:34:00Z" w16du:dateUtc="2026-03-05T20:34:00Z">
        <w:r w:rsidR="00B55DCA">
          <w:rPr>
            <w:noProof/>
            <w:webHidden/>
          </w:rPr>
          <w:delText>195</w:delText>
        </w:r>
      </w:del>
      <w:ins w:id="1653" w:author="Powell, Deana" w:date="2026-03-05T15:34:00Z" w16du:dateUtc="2026-03-05T20:34:00Z">
        <w:r w:rsidR="008B657F">
          <w:rPr>
            <w:noProof/>
            <w:webHidden/>
          </w:rPr>
          <w:t>208</w:t>
        </w:r>
      </w:ins>
    </w:p>
    <w:p w14:paraId="7A3737D2" w14:textId="6EF4D8EC" w:rsidR="00B16DC4" w:rsidRDefault="00B16DC4">
      <w:pPr>
        <w:pStyle w:val="TOC4"/>
        <w:rPr>
          <w:rFonts w:asciiTheme="minorHAnsi" w:eastAsiaTheme="minorEastAsia" w:hAnsiTheme="minorHAnsi" w:cstheme="minorBidi"/>
          <w:noProof/>
          <w:kern w:val="2"/>
          <w14:ligatures w14:val="standardContextual"/>
        </w:rPr>
      </w:pPr>
      <w:r w:rsidRPr="003D2D5E">
        <w:rPr>
          <w:noProof/>
        </w:rPr>
        <w:t>10.8.2.4</w:t>
      </w:r>
      <w:r>
        <w:rPr>
          <w:rFonts w:asciiTheme="minorHAnsi" w:eastAsiaTheme="minorEastAsia" w:hAnsiTheme="minorHAnsi" w:cstheme="minorBidi"/>
          <w:noProof/>
          <w:kern w:val="2"/>
          <w14:ligatures w14:val="standardContextual"/>
        </w:rPr>
        <w:tab/>
      </w:r>
      <w:r w:rsidRPr="003D2D5E">
        <w:rPr>
          <w:noProof/>
        </w:rPr>
        <w:t>Examples of In Vivo Substrates for P-glycoprotein</w:t>
      </w:r>
      <w:r>
        <w:rPr>
          <w:noProof/>
          <w:webHidden/>
        </w:rPr>
        <w:tab/>
      </w:r>
      <w:del w:id="1654" w:author="Powell, Deana" w:date="2026-03-05T15:34:00Z" w16du:dateUtc="2026-03-05T20:34:00Z">
        <w:r w:rsidR="00B55DCA">
          <w:rPr>
            <w:noProof/>
            <w:webHidden/>
          </w:rPr>
          <w:delText>195</w:delText>
        </w:r>
      </w:del>
      <w:ins w:id="1655" w:author="Powell, Deana" w:date="2026-03-05T15:34:00Z" w16du:dateUtc="2026-03-05T20:34:00Z">
        <w:r w:rsidR="008B657F">
          <w:rPr>
            <w:noProof/>
            <w:webHidden/>
          </w:rPr>
          <w:t>208</w:t>
        </w:r>
      </w:ins>
    </w:p>
    <w:p w14:paraId="336567A7" w14:textId="4232B737" w:rsidR="00B16DC4" w:rsidRDefault="00B16DC4">
      <w:pPr>
        <w:pStyle w:val="TOC2"/>
        <w:rPr>
          <w:rFonts w:asciiTheme="minorHAnsi" w:eastAsiaTheme="minorEastAsia" w:hAnsiTheme="minorHAnsi" w:cstheme="minorBidi"/>
          <w:b w:val="0"/>
          <w:noProof/>
          <w:kern w:val="2"/>
          <w14:ligatures w14:val="standardContextual"/>
        </w:rPr>
      </w:pPr>
      <w:r w:rsidRPr="003D2D5E">
        <w:rPr>
          <w:noProof/>
        </w:rPr>
        <w:t>10.9</w:t>
      </w:r>
      <w:r>
        <w:rPr>
          <w:rFonts w:asciiTheme="minorHAnsi" w:eastAsiaTheme="minorEastAsia" w:hAnsiTheme="minorHAnsi" w:cstheme="minorBidi"/>
          <w:b w:val="0"/>
          <w:noProof/>
          <w:kern w:val="2"/>
          <w14:ligatures w14:val="standardContextual"/>
        </w:rPr>
        <w:tab/>
      </w:r>
      <w:r w:rsidRPr="003D2D5E">
        <w:rPr>
          <w:noProof/>
        </w:rPr>
        <w:t>Appendix 9: Eastern Cooperative Oncology Group</w:t>
      </w:r>
      <w:r>
        <w:rPr>
          <w:noProof/>
          <w:webHidden/>
        </w:rPr>
        <w:tab/>
      </w:r>
      <w:del w:id="1656" w:author="Powell, Deana" w:date="2026-03-05T15:34:00Z" w16du:dateUtc="2026-03-05T20:34:00Z">
        <w:r w:rsidR="00B55DCA">
          <w:rPr>
            <w:noProof/>
            <w:webHidden/>
          </w:rPr>
          <w:delText>196</w:delText>
        </w:r>
      </w:del>
      <w:ins w:id="1657" w:author="Powell, Deana" w:date="2026-03-05T15:34:00Z" w16du:dateUtc="2026-03-05T20:34:00Z">
        <w:r w:rsidR="008B657F">
          <w:rPr>
            <w:noProof/>
            <w:webHidden/>
          </w:rPr>
          <w:t>209</w:t>
        </w:r>
      </w:ins>
    </w:p>
    <w:p w14:paraId="54464EF4" w14:textId="2EAB9EF6" w:rsidR="00B16DC4" w:rsidRDefault="00B16DC4">
      <w:pPr>
        <w:pStyle w:val="TOC2"/>
        <w:rPr>
          <w:rFonts w:asciiTheme="minorHAnsi" w:eastAsiaTheme="minorEastAsia" w:hAnsiTheme="minorHAnsi" w:cstheme="minorBidi"/>
          <w:b w:val="0"/>
          <w:noProof/>
          <w:kern w:val="2"/>
          <w14:ligatures w14:val="standardContextual"/>
        </w:rPr>
      </w:pPr>
      <w:r w:rsidRPr="003D2D5E">
        <w:rPr>
          <w:noProof/>
        </w:rPr>
        <w:t>10.10</w:t>
      </w:r>
      <w:r>
        <w:rPr>
          <w:rFonts w:asciiTheme="minorHAnsi" w:eastAsiaTheme="minorEastAsia" w:hAnsiTheme="minorHAnsi" w:cstheme="minorBidi"/>
          <w:b w:val="0"/>
          <w:noProof/>
          <w:kern w:val="2"/>
          <w14:ligatures w14:val="standardContextual"/>
        </w:rPr>
        <w:tab/>
      </w:r>
      <w:r w:rsidRPr="003D2D5E">
        <w:rPr>
          <w:noProof/>
        </w:rPr>
        <w:t>Appendix 10: Treatment Response Assessment for CLL and SLL</w:t>
      </w:r>
      <w:r>
        <w:rPr>
          <w:noProof/>
          <w:webHidden/>
        </w:rPr>
        <w:tab/>
      </w:r>
      <w:del w:id="1658" w:author="Powell, Deana" w:date="2026-03-05T15:34:00Z" w16du:dateUtc="2026-03-05T20:34:00Z">
        <w:r w:rsidR="00B55DCA">
          <w:rPr>
            <w:noProof/>
            <w:webHidden/>
          </w:rPr>
          <w:delText>197</w:delText>
        </w:r>
      </w:del>
      <w:ins w:id="1659" w:author="Powell, Deana" w:date="2026-03-05T15:34:00Z" w16du:dateUtc="2026-03-05T20:34:00Z">
        <w:r w:rsidR="008B657F">
          <w:rPr>
            <w:noProof/>
            <w:webHidden/>
          </w:rPr>
          <w:t>210</w:t>
        </w:r>
      </w:ins>
    </w:p>
    <w:p w14:paraId="284FC5F4" w14:textId="08FDFF04" w:rsidR="00B16DC4" w:rsidRDefault="00B16DC4">
      <w:pPr>
        <w:pStyle w:val="TOC3"/>
        <w:rPr>
          <w:rFonts w:asciiTheme="minorHAnsi" w:eastAsiaTheme="minorEastAsia" w:hAnsiTheme="minorHAnsi" w:cstheme="minorBidi"/>
          <w:noProof/>
          <w:kern w:val="2"/>
          <w14:ligatures w14:val="standardContextual"/>
        </w:rPr>
      </w:pPr>
      <w:r w:rsidRPr="003D2D5E">
        <w:rPr>
          <w:noProof/>
        </w:rPr>
        <w:t>10.10.1</w:t>
      </w:r>
      <w:r>
        <w:rPr>
          <w:rFonts w:asciiTheme="minorHAnsi" w:eastAsiaTheme="minorEastAsia" w:hAnsiTheme="minorHAnsi" w:cstheme="minorBidi"/>
          <w:noProof/>
          <w:kern w:val="2"/>
          <w14:ligatures w14:val="standardContextual"/>
        </w:rPr>
        <w:tab/>
      </w:r>
      <w:r w:rsidRPr="003D2D5E">
        <w:rPr>
          <w:noProof/>
        </w:rPr>
        <w:t>iwCLL Criteria</w:t>
      </w:r>
      <w:r>
        <w:rPr>
          <w:noProof/>
          <w:webHidden/>
        </w:rPr>
        <w:tab/>
      </w:r>
      <w:del w:id="1660" w:author="Powell, Deana" w:date="2026-03-05T15:34:00Z" w16du:dateUtc="2026-03-05T20:34:00Z">
        <w:r w:rsidR="00B55DCA">
          <w:rPr>
            <w:noProof/>
            <w:webHidden/>
          </w:rPr>
          <w:delText>197</w:delText>
        </w:r>
      </w:del>
      <w:ins w:id="1661" w:author="Powell, Deana" w:date="2026-03-05T15:34:00Z" w16du:dateUtc="2026-03-05T20:34:00Z">
        <w:r w:rsidR="008B657F">
          <w:rPr>
            <w:noProof/>
            <w:webHidden/>
          </w:rPr>
          <w:t>210</w:t>
        </w:r>
      </w:ins>
    </w:p>
    <w:p w14:paraId="1769D6EB" w14:textId="132CE00C" w:rsidR="00B16DC4" w:rsidRDefault="00B16DC4">
      <w:pPr>
        <w:pStyle w:val="TOC4"/>
        <w:rPr>
          <w:rFonts w:asciiTheme="minorHAnsi" w:eastAsiaTheme="minorEastAsia" w:hAnsiTheme="minorHAnsi" w:cstheme="minorBidi"/>
          <w:noProof/>
          <w:kern w:val="2"/>
          <w14:ligatures w14:val="standardContextual"/>
        </w:rPr>
      </w:pPr>
      <w:r w:rsidRPr="003D2D5E">
        <w:rPr>
          <w:noProof/>
        </w:rPr>
        <w:t>10.10.1.1</w:t>
      </w:r>
      <w:r>
        <w:rPr>
          <w:rFonts w:asciiTheme="minorHAnsi" w:eastAsiaTheme="minorEastAsia" w:hAnsiTheme="minorHAnsi" w:cstheme="minorBidi"/>
          <w:noProof/>
          <w:kern w:val="2"/>
          <w14:ligatures w14:val="standardContextual"/>
        </w:rPr>
        <w:tab/>
      </w:r>
      <w:r w:rsidRPr="003D2D5E">
        <w:rPr>
          <w:noProof/>
        </w:rPr>
        <w:t>Overview</w:t>
      </w:r>
      <w:r>
        <w:rPr>
          <w:noProof/>
          <w:webHidden/>
        </w:rPr>
        <w:tab/>
      </w:r>
      <w:del w:id="1662" w:author="Powell, Deana" w:date="2026-03-05T15:34:00Z" w16du:dateUtc="2026-03-05T20:34:00Z">
        <w:r w:rsidR="00B55DCA">
          <w:rPr>
            <w:noProof/>
            <w:webHidden/>
          </w:rPr>
          <w:delText>197</w:delText>
        </w:r>
      </w:del>
      <w:ins w:id="1663" w:author="Powell, Deana" w:date="2026-03-05T15:34:00Z" w16du:dateUtc="2026-03-05T20:34:00Z">
        <w:r w:rsidR="008B657F">
          <w:rPr>
            <w:noProof/>
            <w:webHidden/>
          </w:rPr>
          <w:t>210</w:t>
        </w:r>
      </w:ins>
    </w:p>
    <w:p w14:paraId="5266AE77" w14:textId="3B9BEA8D" w:rsidR="00B16DC4" w:rsidRDefault="00B16DC4">
      <w:pPr>
        <w:pStyle w:val="TOC4"/>
        <w:rPr>
          <w:rFonts w:asciiTheme="minorHAnsi" w:eastAsiaTheme="minorEastAsia" w:hAnsiTheme="minorHAnsi" w:cstheme="minorBidi"/>
          <w:noProof/>
          <w:kern w:val="2"/>
          <w14:ligatures w14:val="standardContextual"/>
        </w:rPr>
      </w:pPr>
      <w:r w:rsidRPr="003D2D5E">
        <w:rPr>
          <w:noProof/>
        </w:rPr>
        <w:t>10.10.1.2</w:t>
      </w:r>
      <w:r>
        <w:rPr>
          <w:rFonts w:asciiTheme="minorHAnsi" w:eastAsiaTheme="minorEastAsia" w:hAnsiTheme="minorHAnsi" w:cstheme="minorBidi"/>
          <w:noProof/>
          <w:kern w:val="2"/>
          <w14:ligatures w14:val="standardContextual"/>
        </w:rPr>
        <w:tab/>
      </w:r>
      <w:r w:rsidRPr="003D2D5E">
        <w:rPr>
          <w:noProof/>
        </w:rPr>
        <w:t>Anatomic Disease Assessment</w:t>
      </w:r>
      <w:r>
        <w:rPr>
          <w:noProof/>
          <w:webHidden/>
        </w:rPr>
        <w:tab/>
      </w:r>
      <w:del w:id="1664" w:author="Powell, Deana" w:date="2026-03-05T15:34:00Z" w16du:dateUtc="2026-03-05T20:34:00Z">
        <w:r w:rsidR="00B55DCA">
          <w:rPr>
            <w:noProof/>
            <w:webHidden/>
          </w:rPr>
          <w:delText>197</w:delText>
        </w:r>
      </w:del>
      <w:ins w:id="1665" w:author="Powell, Deana" w:date="2026-03-05T15:34:00Z" w16du:dateUtc="2026-03-05T20:34:00Z">
        <w:r w:rsidR="008B657F">
          <w:rPr>
            <w:noProof/>
            <w:webHidden/>
          </w:rPr>
          <w:t>210</w:t>
        </w:r>
      </w:ins>
    </w:p>
    <w:p w14:paraId="483FF4CE" w14:textId="6781F3EB" w:rsidR="00B16DC4" w:rsidRDefault="00B16DC4">
      <w:pPr>
        <w:pStyle w:val="TOC5"/>
        <w:rPr>
          <w:rFonts w:asciiTheme="minorHAnsi" w:eastAsiaTheme="minorEastAsia" w:hAnsiTheme="minorHAnsi" w:cstheme="minorBidi"/>
          <w:noProof/>
          <w:kern w:val="2"/>
          <w14:ligatures w14:val="standardContextual"/>
        </w:rPr>
      </w:pPr>
      <w:r w:rsidRPr="003D2D5E">
        <w:rPr>
          <w:noProof/>
        </w:rPr>
        <w:t>10.10.1.2.1</w:t>
      </w:r>
      <w:r>
        <w:rPr>
          <w:rFonts w:asciiTheme="minorHAnsi" w:eastAsiaTheme="minorEastAsia" w:hAnsiTheme="minorHAnsi" w:cstheme="minorBidi"/>
          <w:noProof/>
          <w:kern w:val="2"/>
          <w14:ligatures w14:val="standardContextual"/>
        </w:rPr>
        <w:tab/>
      </w:r>
      <w:r w:rsidRPr="003D2D5E">
        <w:rPr>
          <w:noProof/>
        </w:rPr>
        <w:t>Screening (Baseline) Assessment</w:t>
      </w:r>
      <w:r>
        <w:rPr>
          <w:noProof/>
          <w:webHidden/>
        </w:rPr>
        <w:tab/>
      </w:r>
      <w:del w:id="1666" w:author="Powell, Deana" w:date="2026-03-05T15:34:00Z" w16du:dateUtc="2026-03-05T20:34:00Z">
        <w:r w:rsidR="00B55DCA">
          <w:rPr>
            <w:noProof/>
            <w:webHidden/>
          </w:rPr>
          <w:delText>197</w:delText>
        </w:r>
      </w:del>
      <w:ins w:id="1667" w:author="Powell, Deana" w:date="2026-03-05T15:34:00Z" w16du:dateUtc="2026-03-05T20:34:00Z">
        <w:r w:rsidR="008B657F">
          <w:rPr>
            <w:noProof/>
            <w:webHidden/>
          </w:rPr>
          <w:t>211</w:t>
        </w:r>
      </w:ins>
    </w:p>
    <w:p w14:paraId="589F5A0D" w14:textId="241A97C7" w:rsidR="00B16DC4" w:rsidRDefault="00B16DC4">
      <w:pPr>
        <w:pStyle w:val="TOC5"/>
        <w:rPr>
          <w:rFonts w:asciiTheme="minorHAnsi" w:eastAsiaTheme="minorEastAsia" w:hAnsiTheme="minorHAnsi" w:cstheme="minorBidi"/>
          <w:noProof/>
          <w:kern w:val="2"/>
          <w14:ligatures w14:val="standardContextual"/>
        </w:rPr>
      </w:pPr>
      <w:r w:rsidRPr="003D2D5E">
        <w:rPr>
          <w:noProof/>
        </w:rPr>
        <w:t>10.10.1.2.2</w:t>
      </w:r>
      <w:r>
        <w:rPr>
          <w:rFonts w:asciiTheme="minorHAnsi" w:eastAsiaTheme="minorEastAsia" w:hAnsiTheme="minorHAnsi" w:cstheme="minorBidi"/>
          <w:noProof/>
          <w:kern w:val="2"/>
          <w14:ligatures w14:val="standardContextual"/>
        </w:rPr>
        <w:tab/>
      </w:r>
      <w:del w:id="1668" w:author="Powell, Deana" w:date="2026-03-05T15:34:00Z" w16du:dateUtc="2026-03-05T20:34:00Z">
        <w:r w:rsidR="00B55DCA" w:rsidRPr="00AC24B8">
          <w:rPr>
            <w:noProof/>
          </w:rPr>
          <w:delText>Post-baseline</w:delText>
        </w:r>
      </w:del>
      <w:ins w:id="1669" w:author="Powell, Deana" w:date="2026-03-05T15:34:00Z" w16du:dateUtc="2026-03-05T20:34:00Z">
        <w:r w:rsidRPr="003D2D5E">
          <w:rPr>
            <w:noProof/>
          </w:rPr>
          <w:t>Postbaseline</w:t>
        </w:r>
      </w:ins>
      <w:r w:rsidRPr="003D2D5E">
        <w:rPr>
          <w:noProof/>
        </w:rPr>
        <w:t xml:space="preserve"> Assessment</w:t>
      </w:r>
      <w:r>
        <w:rPr>
          <w:noProof/>
          <w:webHidden/>
        </w:rPr>
        <w:tab/>
      </w:r>
      <w:del w:id="1670" w:author="Powell, Deana" w:date="2026-03-05T15:34:00Z" w16du:dateUtc="2026-03-05T20:34:00Z">
        <w:r w:rsidR="00B55DCA">
          <w:rPr>
            <w:noProof/>
            <w:webHidden/>
          </w:rPr>
          <w:delText>199</w:delText>
        </w:r>
      </w:del>
      <w:ins w:id="1671" w:author="Powell, Deana" w:date="2026-03-05T15:34:00Z" w16du:dateUtc="2026-03-05T20:34:00Z">
        <w:r w:rsidR="008B657F">
          <w:rPr>
            <w:noProof/>
            <w:webHidden/>
          </w:rPr>
          <w:t>212</w:t>
        </w:r>
      </w:ins>
    </w:p>
    <w:p w14:paraId="744E8F0B" w14:textId="2B3D7440" w:rsidR="00B16DC4" w:rsidRDefault="00B16DC4">
      <w:pPr>
        <w:pStyle w:val="TOC4"/>
        <w:rPr>
          <w:rFonts w:asciiTheme="minorHAnsi" w:eastAsiaTheme="minorEastAsia" w:hAnsiTheme="minorHAnsi" w:cstheme="minorBidi"/>
          <w:noProof/>
          <w:kern w:val="2"/>
          <w14:ligatures w14:val="standardContextual"/>
        </w:rPr>
      </w:pPr>
      <w:r w:rsidRPr="003D2D5E">
        <w:rPr>
          <w:noProof/>
        </w:rPr>
        <w:t>10.10.1.3</w:t>
      </w:r>
      <w:r>
        <w:rPr>
          <w:rFonts w:asciiTheme="minorHAnsi" w:eastAsiaTheme="minorEastAsia" w:hAnsiTheme="minorHAnsi" w:cstheme="minorBidi"/>
          <w:noProof/>
          <w:kern w:val="2"/>
          <w14:ligatures w14:val="standardContextual"/>
        </w:rPr>
        <w:tab/>
      </w:r>
      <w:r w:rsidRPr="003D2D5E">
        <w:rPr>
          <w:noProof/>
        </w:rPr>
        <w:t>Overall Response</w:t>
      </w:r>
      <w:r>
        <w:rPr>
          <w:noProof/>
          <w:webHidden/>
        </w:rPr>
        <w:tab/>
      </w:r>
      <w:del w:id="1672" w:author="Powell, Deana" w:date="2026-03-05T15:34:00Z" w16du:dateUtc="2026-03-05T20:34:00Z">
        <w:r w:rsidR="00B55DCA">
          <w:rPr>
            <w:noProof/>
            <w:webHidden/>
          </w:rPr>
          <w:delText>204</w:delText>
        </w:r>
      </w:del>
      <w:ins w:id="1673" w:author="Powell, Deana" w:date="2026-03-05T15:34:00Z" w16du:dateUtc="2026-03-05T20:34:00Z">
        <w:r w:rsidR="008B657F">
          <w:rPr>
            <w:noProof/>
            <w:webHidden/>
          </w:rPr>
          <w:t>217</w:t>
        </w:r>
      </w:ins>
    </w:p>
    <w:p w14:paraId="04D28F89" w14:textId="6FA1959C" w:rsidR="00B16DC4" w:rsidRDefault="00B16DC4">
      <w:pPr>
        <w:pStyle w:val="TOC4"/>
        <w:rPr>
          <w:rFonts w:asciiTheme="minorHAnsi" w:eastAsiaTheme="minorEastAsia" w:hAnsiTheme="minorHAnsi" w:cstheme="minorBidi"/>
          <w:noProof/>
          <w:kern w:val="2"/>
          <w14:ligatures w14:val="standardContextual"/>
        </w:rPr>
      </w:pPr>
      <w:r w:rsidRPr="003D2D5E">
        <w:rPr>
          <w:noProof/>
        </w:rPr>
        <w:t>10.10.1.4</w:t>
      </w:r>
      <w:r>
        <w:rPr>
          <w:rFonts w:asciiTheme="minorHAnsi" w:eastAsiaTheme="minorEastAsia" w:hAnsiTheme="minorHAnsi" w:cstheme="minorBidi"/>
          <w:noProof/>
          <w:kern w:val="2"/>
          <w14:ligatures w14:val="standardContextual"/>
        </w:rPr>
        <w:tab/>
      </w:r>
      <w:r w:rsidRPr="003D2D5E">
        <w:rPr>
          <w:noProof/>
        </w:rPr>
        <w:t>iwCLL Summary Table</w:t>
      </w:r>
      <w:r>
        <w:rPr>
          <w:noProof/>
          <w:webHidden/>
        </w:rPr>
        <w:tab/>
      </w:r>
      <w:del w:id="1674" w:author="Powell, Deana" w:date="2026-03-05T15:34:00Z" w16du:dateUtc="2026-03-05T20:34:00Z">
        <w:r w:rsidR="00B55DCA">
          <w:rPr>
            <w:noProof/>
            <w:webHidden/>
          </w:rPr>
          <w:delText>206</w:delText>
        </w:r>
      </w:del>
      <w:ins w:id="1675" w:author="Powell, Deana" w:date="2026-03-05T15:34:00Z" w16du:dateUtc="2026-03-05T20:34:00Z">
        <w:r w:rsidR="008B657F">
          <w:rPr>
            <w:noProof/>
            <w:webHidden/>
          </w:rPr>
          <w:t>221</w:t>
        </w:r>
      </w:ins>
    </w:p>
    <w:p w14:paraId="1CD93C09" w14:textId="24F58420" w:rsidR="00B16DC4" w:rsidRDefault="00B16DC4">
      <w:pPr>
        <w:pStyle w:val="TOC2"/>
        <w:rPr>
          <w:rFonts w:asciiTheme="minorHAnsi" w:eastAsiaTheme="minorEastAsia" w:hAnsiTheme="minorHAnsi" w:cstheme="minorBidi"/>
          <w:b w:val="0"/>
          <w:noProof/>
          <w:kern w:val="2"/>
          <w14:ligatures w14:val="standardContextual"/>
        </w:rPr>
      </w:pPr>
      <w:r w:rsidRPr="003D2D5E">
        <w:rPr>
          <w:noProof/>
        </w:rPr>
        <w:t>10.11</w:t>
      </w:r>
      <w:r>
        <w:rPr>
          <w:rFonts w:asciiTheme="minorHAnsi" w:eastAsiaTheme="minorEastAsia" w:hAnsiTheme="minorHAnsi" w:cstheme="minorBidi"/>
          <w:b w:val="0"/>
          <w:noProof/>
          <w:kern w:val="2"/>
          <w14:ligatures w14:val="standardContextual"/>
        </w:rPr>
        <w:tab/>
      </w:r>
      <w:r w:rsidRPr="003D2D5E">
        <w:rPr>
          <w:noProof/>
        </w:rPr>
        <w:t>Appendix 11: iwCLL Criteria for Assessment of Hematologic Toxicities in CLL Participants</w:t>
      </w:r>
      <w:r>
        <w:rPr>
          <w:noProof/>
          <w:webHidden/>
        </w:rPr>
        <w:tab/>
      </w:r>
      <w:del w:id="1676" w:author="Powell, Deana" w:date="2026-03-05T15:34:00Z" w16du:dateUtc="2026-03-05T20:34:00Z">
        <w:r w:rsidR="00B55DCA">
          <w:rPr>
            <w:noProof/>
            <w:webHidden/>
          </w:rPr>
          <w:delText>208</w:delText>
        </w:r>
      </w:del>
      <w:ins w:id="1677" w:author="Powell, Deana" w:date="2026-03-05T15:34:00Z" w16du:dateUtc="2026-03-05T20:34:00Z">
        <w:r w:rsidR="008B657F">
          <w:rPr>
            <w:noProof/>
            <w:webHidden/>
          </w:rPr>
          <w:t>222</w:t>
        </w:r>
      </w:ins>
    </w:p>
    <w:p w14:paraId="54E0E0C3" w14:textId="79DA7C3D" w:rsidR="00B16DC4" w:rsidRDefault="00B16DC4">
      <w:pPr>
        <w:pStyle w:val="TOC2"/>
        <w:rPr>
          <w:rFonts w:asciiTheme="minorHAnsi" w:eastAsiaTheme="minorEastAsia" w:hAnsiTheme="minorHAnsi" w:cstheme="minorBidi"/>
          <w:b w:val="0"/>
          <w:noProof/>
          <w:kern w:val="2"/>
          <w14:ligatures w14:val="standardContextual"/>
        </w:rPr>
      </w:pPr>
      <w:r w:rsidRPr="003D2D5E">
        <w:rPr>
          <w:noProof/>
        </w:rPr>
        <w:t>10.12</w:t>
      </w:r>
      <w:r>
        <w:rPr>
          <w:rFonts w:asciiTheme="minorHAnsi" w:eastAsiaTheme="minorEastAsia" w:hAnsiTheme="minorHAnsi" w:cstheme="minorBidi"/>
          <w:b w:val="0"/>
          <w:noProof/>
          <w:kern w:val="2"/>
          <w14:ligatures w14:val="standardContextual"/>
        </w:rPr>
        <w:tab/>
      </w:r>
      <w:r w:rsidRPr="003D2D5E">
        <w:rPr>
          <w:noProof/>
        </w:rPr>
        <w:t>Appendix 12: Disease Staging</w:t>
      </w:r>
      <w:r>
        <w:rPr>
          <w:noProof/>
          <w:webHidden/>
        </w:rPr>
        <w:tab/>
      </w:r>
      <w:del w:id="1678" w:author="Powell, Deana" w:date="2026-03-05T15:34:00Z" w16du:dateUtc="2026-03-05T20:34:00Z">
        <w:r w:rsidR="00B55DCA">
          <w:rPr>
            <w:noProof/>
            <w:webHidden/>
          </w:rPr>
          <w:delText>209</w:delText>
        </w:r>
      </w:del>
      <w:ins w:id="1679" w:author="Powell, Deana" w:date="2026-03-05T15:34:00Z" w16du:dateUtc="2026-03-05T20:34:00Z">
        <w:r w:rsidR="008B657F">
          <w:rPr>
            <w:noProof/>
            <w:webHidden/>
          </w:rPr>
          <w:t>223</w:t>
        </w:r>
      </w:ins>
    </w:p>
    <w:p w14:paraId="521B7B38" w14:textId="4DDD2E57" w:rsidR="00B16DC4" w:rsidRDefault="00B16DC4">
      <w:pPr>
        <w:pStyle w:val="TOC3"/>
        <w:rPr>
          <w:rFonts w:asciiTheme="minorHAnsi" w:eastAsiaTheme="minorEastAsia" w:hAnsiTheme="minorHAnsi" w:cstheme="minorBidi"/>
          <w:noProof/>
          <w:kern w:val="2"/>
          <w14:ligatures w14:val="standardContextual"/>
        </w:rPr>
      </w:pPr>
      <w:r w:rsidRPr="003D2D5E">
        <w:rPr>
          <w:noProof/>
        </w:rPr>
        <w:t>10.12.1</w:t>
      </w:r>
      <w:r>
        <w:rPr>
          <w:rFonts w:asciiTheme="minorHAnsi" w:eastAsiaTheme="minorEastAsia" w:hAnsiTheme="minorHAnsi" w:cstheme="minorBidi"/>
          <w:noProof/>
          <w:kern w:val="2"/>
          <w14:ligatures w14:val="standardContextual"/>
        </w:rPr>
        <w:tab/>
      </w:r>
      <w:r w:rsidRPr="003D2D5E">
        <w:rPr>
          <w:noProof/>
        </w:rPr>
        <w:t>Rai and Binet Staging</w:t>
      </w:r>
      <w:r>
        <w:rPr>
          <w:noProof/>
          <w:webHidden/>
        </w:rPr>
        <w:tab/>
      </w:r>
      <w:del w:id="1680" w:author="Powell, Deana" w:date="2026-03-05T15:34:00Z" w16du:dateUtc="2026-03-05T20:34:00Z">
        <w:r w:rsidR="00B55DCA">
          <w:rPr>
            <w:noProof/>
            <w:webHidden/>
          </w:rPr>
          <w:delText>209</w:delText>
        </w:r>
      </w:del>
      <w:ins w:id="1681" w:author="Powell, Deana" w:date="2026-03-05T15:34:00Z" w16du:dateUtc="2026-03-05T20:34:00Z">
        <w:r w:rsidR="008B657F">
          <w:rPr>
            <w:noProof/>
            <w:webHidden/>
          </w:rPr>
          <w:t>223</w:t>
        </w:r>
      </w:ins>
    </w:p>
    <w:p w14:paraId="03530025" w14:textId="394794F3" w:rsidR="00B16DC4" w:rsidRDefault="00B16DC4">
      <w:pPr>
        <w:pStyle w:val="TOC3"/>
        <w:rPr>
          <w:rFonts w:asciiTheme="minorHAnsi" w:eastAsiaTheme="minorEastAsia" w:hAnsiTheme="minorHAnsi" w:cstheme="minorBidi"/>
          <w:noProof/>
          <w:kern w:val="2"/>
          <w14:ligatures w14:val="standardContextual"/>
        </w:rPr>
      </w:pPr>
      <w:r w:rsidRPr="003D2D5E">
        <w:rPr>
          <w:noProof/>
        </w:rPr>
        <w:t>10.12.2</w:t>
      </w:r>
      <w:r>
        <w:rPr>
          <w:rFonts w:asciiTheme="minorHAnsi" w:eastAsiaTheme="minorEastAsia" w:hAnsiTheme="minorHAnsi" w:cstheme="minorBidi"/>
          <w:noProof/>
          <w:kern w:val="2"/>
          <w14:ligatures w14:val="standardContextual"/>
        </w:rPr>
        <w:tab/>
      </w:r>
      <w:r w:rsidRPr="003D2D5E">
        <w:rPr>
          <w:noProof/>
        </w:rPr>
        <w:t>Lugano Criteria</w:t>
      </w:r>
      <w:r>
        <w:rPr>
          <w:noProof/>
          <w:webHidden/>
        </w:rPr>
        <w:tab/>
      </w:r>
      <w:del w:id="1682" w:author="Powell, Deana" w:date="2026-03-05T15:34:00Z" w16du:dateUtc="2026-03-05T20:34:00Z">
        <w:r w:rsidR="00B55DCA">
          <w:rPr>
            <w:noProof/>
            <w:webHidden/>
          </w:rPr>
          <w:delText>210</w:delText>
        </w:r>
      </w:del>
      <w:ins w:id="1683" w:author="Powell, Deana" w:date="2026-03-05T15:34:00Z" w16du:dateUtc="2026-03-05T20:34:00Z">
        <w:r w:rsidR="008B657F">
          <w:rPr>
            <w:noProof/>
            <w:webHidden/>
          </w:rPr>
          <w:t>224</w:t>
        </w:r>
      </w:ins>
    </w:p>
    <w:p w14:paraId="22393507" w14:textId="0A2A03D9" w:rsidR="00B16DC4" w:rsidRDefault="00B16DC4">
      <w:pPr>
        <w:pStyle w:val="TOC2"/>
        <w:rPr>
          <w:rFonts w:asciiTheme="minorHAnsi" w:eastAsiaTheme="minorEastAsia" w:hAnsiTheme="minorHAnsi" w:cstheme="minorBidi"/>
          <w:b w:val="0"/>
          <w:noProof/>
          <w:kern w:val="2"/>
          <w14:ligatures w14:val="standardContextual"/>
        </w:rPr>
      </w:pPr>
      <w:r w:rsidRPr="003D2D5E">
        <w:rPr>
          <w:noProof/>
        </w:rPr>
        <w:t>10.13</w:t>
      </w:r>
      <w:r>
        <w:rPr>
          <w:rFonts w:asciiTheme="minorHAnsi" w:eastAsiaTheme="minorEastAsia" w:hAnsiTheme="minorHAnsi" w:cstheme="minorBidi"/>
          <w:b w:val="0"/>
          <w:noProof/>
          <w:kern w:val="2"/>
          <w14:ligatures w14:val="standardContextual"/>
        </w:rPr>
        <w:tab/>
      </w:r>
      <w:r w:rsidRPr="003D2D5E">
        <w:rPr>
          <w:noProof/>
        </w:rPr>
        <w:t>Appendix 13: Specified Approved Rituximab Biosimilars</w:t>
      </w:r>
      <w:r>
        <w:rPr>
          <w:noProof/>
          <w:webHidden/>
        </w:rPr>
        <w:tab/>
      </w:r>
      <w:del w:id="1684" w:author="Powell, Deana" w:date="2026-03-05T15:34:00Z" w16du:dateUtc="2026-03-05T20:34:00Z">
        <w:r w:rsidR="00B55DCA">
          <w:rPr>
            <w:noProof/>
            <w:webHidden/>
          </w:rPr>
          <w:delText>211</w:delText>
        </w:r>
      </w:del>
      <w:ins w:id="1685" w:author="Powell, Deana" w:date="2026-03-05T15:34:00Z" w16du:dateUtc="2026-03-05T20:34:00Z">
        <w:r w:rsidR="008B657F">
          <w:rPr>
            <w:noProof/>
            <w:webHidden/>
          </w:rPr>
          <w:t>225</w:t>
        </w:r>
      </w:ins>
    </w:p>
    <w:p w14:paraId="07B4201F" w14:textId="08E25FF2" w:rsidR="00B16DC4" w:rsidRDefault="00B16DC4">
      <w:pPr>
        <w:pStyle w:val="TOC2"/>
        <w:rPr>
          <w:rFonts w:asciiTheme="minorHAnsi" w:eastAsiaTheme="minorEastAsia" w:hAnsiTheme="minorHAnsi" w:cstheme="minorBidi"/>
          <w:b w:val="0"/>
          <w:noProof/>
          <w:kern w:val="2"/>
          <w14:ligatures w14:val="standardContextual"/>
        </w:rPr>
      </w:pPr>
      <w:r w:rsidRPr="003D2D5E">
        <w:rPr>
          <w:noProof/>
        </w:rPr>
        <w:t>10.14</w:t>
      </w:r>
      <w:r>
        <w:rPr>
          <w:rFonts w:asciiTheme="minorHAnsi" w:eastAsiaTheme="minorEastAsia" w:hAnsiTheme="minorHAnsi" w:cstheme="minorBidi"/>
          <w:b w:val="0"/>
          <w:noProof/>
          <w:kern w:val="2"/>
          <w14:ligatures w14:val="standardContextual"/>
        </w:rPr>
        <w:tab/>
      </w:r>
      <w:r w:rsidRPr="003D2D5E">
        <w:rPr>
          <w:noProof/>
        </w:rPr>
        <w:t>Appendix 14: Sample Collection</w:t>
      </w:r>
      <w:r>
        <w:rPr>
          <w:noProof/>
          <w:webHidden/>
        </w:rPr>
        <w:tab/>
      </w:r>
      <w:del w:id="1686" w:author="Powell, Deana" w:date="2026-03-05T15:34:00Z" w16du:dateUtc="2026-03-05T20:34:00Z">
        <w:r w:rsidR="00B55DCA">
          <w:rPr>
            <w:noProof/>
            <w:webHidden/>
          </w:rPr>
          <w:delText>212</w:delText>
        </w:r>
      </w:del>
      <w:ins w:id="1687" w:author="Powell, Deana" w:date="2026-03-05T15:34:00Z" w16du:dateUtc="2026-03-05T20:34:00Z">
        <w:r w:rsidR="008B657F">
          <w:rPr>
            <w:noProof/>
            <w:webHidden/>
          </w:rPr>
          <w:t>226</w:t>
        </w:r>
      </w:ins>
    </w:p>
    <w:p w14:paraId="2440EFD3" w14:textId="6F877EA8" w:rsidR="00B16DC4" w:rsidRDefault="00B16DC4">
      <w:pPr>
        <w:pStyle w:val="TOC2"/>
        <w:rPr>
          <w:rFonts w:asciiTheme="minorHAnsi" w:eastAsiaTheme="minorEastAsia" w:hAnsiTheme="minorHAnsi" w:cstheme="minorBidi"/>
          <w:b w:val="0"/>
          <w:noProof/>
          <w:kern w:val="2"/>
          <w14:ligatures w14:val="standardContextual"/>
        </w:rPr>
      </w:pPr>
      <w:r w:rsidRPr="003D2D5E">
        <w:rPr>
          <w:noProof/>
        </w:rPr>
        <w:t>10.15</w:t>
      </w:r>
      <w:r>
        <w:rPr>
          <w:rFonts w:asciiTheme="minorHAnsi" w:eastAsiaTheme="minorEastAsia" w:hAnsiTheme="minorHAnsi" w:cstheme="minorBidi"/>
          <w:b w:val="0"/>
          <w:noProof/>
          <w:kern w:val="2"/>
          <w14:ligatures w14:val="standardContextual"/>
        </w:rPr>
        <w:tab/>
      </w:r>
      <w:r w:rsidRPr="003D2D5E">
        <w:rPr>
          <w:noProof/>
        </w:rPr>
        <w:t>Appendix 15: Abbreviations</w:t>
      </w:r>
      <w:r>
        <w:rPr>
          <w:noProof/>
          <w:webHidden/>
        </w:rPr>
        <w:tab/>
      </w:r>
      <w:del w:id="1688" w:author="Powell, Deana" w:date="2026-03-05T15:34:00Z" w16du:dateUtc="2026-03-05T20:34:00Z">
        <w:r w:rsidR="00B55DCA">
          <w:rPr>
            <w:noProof/>
            <w:webHidden/>
          </w:rPr>
          <w:delText>213</w:delText>
        </w:r>
      </w:del>
      <w:ins w:id="1689" w:author="Powell, Deana" w:date="2026-03-05T15:34:00Z" w16du:dateUtc="2026-03-05T20:34:00Z">
        <w:r w:rsidR="008B657F">
          <w:rPr>
            <w:noProof/>
            <w:webHidden/>
          </w:rPr>
          <w:t>227</w:t>
        </w:r>
      </w:ins>
    </w:p>
    <w:p w14:paraId="6A3D2BB8" w14:textId="3C12F8A1" w:rsidR="00B16DC4" w:rsidRDefault="00B16DC4">
      <w:pPr>
        <w:pStyle w:val="TOC1"/>
        <w:rPr>
          <w:rFonts w:asciiTheme="minorHAnsi" w:eastAsiaTheme="minorEastAsia" w:hAnsiTheme="minorHAnsi" w:cstheme="minorBidi"/>
          <w:b w:val="0"/>
          <w:caps w:val="0"/>
          <w:noProof/>
          <w:kern w:val="2"/>
          <w:szCs w:val="24"/>
          <w14:ligatures w14:val="standardContextual"/>
        </w:rPr>
      </w:pPr>
      <w:r w:rsidRPr="003D2D5E">
        <w:rPr>
          <w:noProof/>
        </w:rPr>
        <w:t>11</w:t>
      </w:r>
      <w:r>
        <w:rPr>
          <w:rFonts w:asciiTheme="minorHAnsi" w:eastAsiaTheme="minorEastAsia" w:hAnsiTheme="minorHAnsi" w:cstheme="minorBidi"/>
          <w:b w:val="0"/>
          <w:caps w:val="0"/>
          <w:noProof/>
          <w:kern w:val="2"/>
          <w:szCs w:val="24"/>
          <w14:ligatures w14:val="standardContextual"/>
        </w:rPr>
        <w:tab/>
      </w:r>
      <w:r w:rsidRPr="003D2D5E">
        <w:rPr>
          <w:noProof/>
        </w:rPr>
        <w:t>References</w:t>
      </w:r>
      <w:r>
        <w:rPr>
          <w:noProof/>
          <w:webHidden/>
        </w:rPr>
        <w:tab/>
      </w:r>
      <w:del w:id="1690" w:author="Powell, Deana" w:date="2026-03-05T15:34:00Z" w16du:dateUtc="2026-03-05T20:34:00Z">
        <w:r w:rsidR="00B55DCA">
          <w:rPr>
            <w:noProof/>
            <w:webHidden/>
          </w:rPr>
          <w:delText>220</w:delText>
        </w:r>
      </w:del>
      <w:ins w:id="1691" w:author="Powell, Deana" w:date="2026-03-05T15:34:00Z" w16du:dateUtc="2026-03-05T20:34:00Z">
        <w:r w:rsidR="008B657F">
          <w:rPr>
            <w:noProof/>
            <w:webHidden/>
          </w:rPr>
          <w:t>234</w:t>
        </w:r>
      </w:ins>
    </w:p>
    <w:p w14:paraId="4A8C7C49" w14:textId="46849DE5" w:rsidR="00F52CD5" w:rsidRPr="00872851" w:rsidRDefault="00F52CD5" w:rsidP="00F87ACB">
      <w:pPr>
        <w:pStyle w:val="TOC1"/>
        <w:rPr>
          <w:sz w:val="2"/>
          <w:szCs w:val="2"/>
        </w:rPr>
      </w:pPr>
    </w:p>
    <w:p w14:paraId="0A88E6B2" w14:textId="77777777" w:rsidR="00504DA3" w:rsidRDefault="00526A29" w:rsidP="00414240">
      <w:pPr>
        <w:pStyle w:val="Heading1NoTOC"/>
        <w:pageBreakBefore/>
      </w:pPr>
      <w:r w:rsidRPr="00504DA3">
        <w:lastRenderedPageBreak/>
        <w:t xml:space="preserve">LIST </w:t>
      </w:r>
      <w:r>
        <w:t>O</w:t>
      </w:r>
      <w:r w:rsidRPr="00504DA3">
        <w:t>F TABLES</w:t>
      </w:r>
    </w:p>
    <w:p w14:paraId="45F26290" w14:textId="3ED90D3C" w:rsidR="00236871" w:rsidRDefault="00236871">
      <w:pPr>
        <w:pStyle w:val="TableofFigures"/>
        <w:tabs>
          <w:tab w:val="left" w:pos="1680"/>
        </w:tabs>
        <w:rPr>
          <w:rFonts w:asciiTheme="minorHAnsi" w:eastAsiaTheme="minorEastAsia" w:hAnsiTheme="minorHAnsi" w:cstheme="minorBidi"/>
          <w:noProof/>
          <w:kern w:val="2"/>
          <w14:ligatures w14:val="standardContextual"/>
        </w:rPr>
      </w:pPr>
      <w:r w:rsidRPr="003D2D5E">
        <w:rPr>
          <w:noProof/>
        </w:rPr>
        <w:t>Table 1</w:t>
      </w:r>
      <w:r>
        <w:rPr>
          <w:rFonts w:asciiTheme="minorHAnsi" w:eastAsiaTheme="minorEastAsia" w:hAnsiTheme="minorHAnsi" w:cstheme="minorBidi"/>
          <w:noProof/>
          <w:kern w:val="2"/>
          <w14:ligatures w14:val="standardContextual"/>
        </w:rPr>
        <w:tab/>
      </w:r>
      <w:r w:rsidRPr="003D2D5E">
        <w:rPr>
          <w:noProof/>
        </w:rPr>
        <w:t>Schedule of Assessments: Part 1 and Part 2 (Treatment Group) Screening and Treatment Phase</w:t>
      </w:r>
      <w:r>
        <w:rPr>
          <w:noProof/>
          <w:webHidden/>
        </w:rPr>
        <w:tab/>
      </w:r>
      <w:del w:id="1692" w:author="Powell, Deana" w:date="2026-03-05T15:34:00Z" w16du:dateUtc="2026-03-05T20:34:00Z">
        <w:r w:rsidR="00B55DCA">
          <w:rPr>
            <w:webHidden/>
          </w:rPr>
          <w:delText>25</w:delText>
        </w:r>
      </w:del>
      <w:ins w:id="1693" w:author="Powell, Deana" w:date="2026-03-05T15:34:00Z" w16du:dateUtc="2026-03-05T20:34:00Z">
        <w:r w:rsidR="008B657F">
          <w:rPr>
            <w:noProof/>
            <w:webHidden/>
          </w:rPr>
          <w:t>34</w:t>
        </w:r>
      </w:ins>
    </w:p>
    <w:p w14:paraId="7EBBFF02" w14:textId="27DD7AFC" w:rsidR="00236871" w:rsidRDefault="00236871">
      <w:pPr>
        <w:pStyle w:val="TableofFigures"/>
        <w:tabs>
          <w:tab w:val="left" w:pos="1680"/>
        </w:tabs>
        <w:rPr>
          <w:rFonts w:asciiTheme="minorHAnsi" w:eastAsiaTheme="minorEastAsia" w:hAnsiTheme="minorHAnsi" w:cstheme="minorBidi"/>
          <w:noProof/>
          <w:kern w:val="2"/>
          <w14:ligatures w14:val="standardContextual"/>
        </w:rPr>
      </w:pPr>
      <w:r w:rsidRPr="003D2D5E">
        <w:rPr>
          <w:noProof/>
        </w:rPr>
        <w:t>Table 2</w:t>
      </w:r>
      <w:r>
        <w:rPr>
          <w:rFonts w:asciiTheme="minorHAnsi" w:eastAsiaTheme="minorEastAsia" w:hAnsiTheme="minorHAnsi" w:cstheme="minorBidi"/>
          <w:noProof/>
          <w:kern w:val="2"/>
          <w14:ligatures w14:val="standardContextual"/>
        </w:rPr>
        <w:tab/>
      </w:r>
      <w:r w:rsidRPr="003D2D5E">
        <w:rPr>
          <w:noProof/>
        </w:rPr>
        <w:t>Schedule of Assessments: Part 2 (Comparator Group) Screening and Treatment Phase</w:t>
      </w:r>
      <w:r>
        <w:rPr>
          <w:noProof/>
          <w:webHidden/>
        </w:rPr>
        <w:tab/>
      </w:r>
      <w:del w:id="1694" w:author="Powell, Deana" w:date="2026-03-05T15:34:00Z" w16du:dateUtc="2026-03-05T20:34:00Z">
        <w:r w:rsidR="00B55DCA">
          <w:rPr>
            <w:webHidden/>
          </w:rPr>
          <w:delText>30</w:delText>
        </w:r>
      </w:del>
      <w:ins w:id="1695" w:author="Powell, Deana" w:date="2026-03-05T15:34:00Z" w16du:dateUtc="2026-03-05T20:34:00Z">
        <w:r w:rsidR="008B657F">
          <w:rPr>
            <w:noProof/>
            <w:webHidden/>
          </w:rPr>
          <w:t>40</w:t>
        </w:r>
      </w:ins>
    </w:p>
    <w:p w14:paraId="0D32E19F" w14:textId="76C3D442" w:rsidR="00236871" w:rsidRDefault="00236871">
      <w:pPr>
        <w:pStyle w:val="TableofFigures"/>
        <w:tabs>
          <w:tab w:val="left" w:pos="1680"/>
        </w:tabs>
        <w:rPr>
          <w:rFonts w:asciiTheme="minorHAnsi" w:eastAsiaTheme="minorEastAsia" w:hAnsiTheme="minorHAnsi" w:cstheme="minorBidi"/>
          <w:noProof/>
          <w:kern w:val="2"/>
          <w14:ligatures w14:val="standardContextual"/>
        </w:rPr>
      </w:pPr>
      <w:r w:rsidRPr="003D2D5E">
        <w:rPr>
          <w:noProof/>
        </w:rPr>
        <w:t>Table 3</w:t>
      </w:r>
      <w:r>
        <w:rPr>
          <w:rFonts w:asciiTheme="minorHAnsi" w:eastAsiaTheme="minorEastAsia" w:hAnsiTheme="minorHAnsi" w:cstheme="minorBidi"/>
          <w:noProof/>
          <w:kern w:val="2"/>
          <w14:ligatures w14:val="standardContextual"/>
        </w:rPr>
        <w:tab/>
      </w:r>
      <w:r w:rsidRPr="003D2D5E">
        <w:rPr>
          <w:noProof/>
        </w:rPr>
        <w:t xml:space="preserve">Schedule of Assessments: Part 2 (Comparator Group) Rituximab </w:t>
      </w:r>
      <w:ins w:id="1696" w:author="Powell, Deana" w:date="2026-03-05T15:34:00Z" w16du:dateUtc="2026-03-05T20:34:00Z">
        <w:r w:rsidRPr="003D2D5E">
          <w:rPr>
            <w:noProof/>
          </w:rPr>
          <w:t xml:space="preserve">(or Rituximab Biosimilar) </w:t>
        </w:r>
      </w:ins>
      <w:r w:rsidRPr="003D2D5E">
        <w:rPr>
          <w:noProof/>
        </w:rPr>
        <w:t>Dosing</w:t>
      </w:r>
      <w:r>
        <w:rPr>
          <w:noProof/>
          <w:webHidden/>
        </w:rPr>
        <w:tab/>
      </w:r>
      <w:del w:id="1697" w:author="Powell, Deana" w:date="2026-03-05T15:34:00Z" w16du:dateUtc="2026-03-05T20:34:00Z">
        <w:r w:rsidR="00B55DCA">
          <w:rPr>
            <w:webHidden/>
          </w:rPr>
          <w:delText>35</w:delText>
        </w:r>
      </w:del>
      <w:ins w:id="1698" w:author="Powell, Deana" w:date="2026-03-05T15:34:00Z" w16du:dateUtc="2026-03-05T20:34:00Z">
        <w:r w:rsidR="008B657F">
          <w:rPr>
            <w:noProof/>
            <w:webHidden/>
          </w:rPr>
          <w:t>45</w:t>
        </w:r>
      </w:ins>
    </w:p>
    <w:p w14:paraId="740647D5" w14:textId="51B2E974" w:rsidR="00236871" w:rsidRDefault="00236871">
      <w:pPr>
        <w:pStyle w:val="TableofFigures"/>
        <w:tabs>
          <w:tab w:val="left" w:pos="1680"/>
        </w:tabs>
        <w:rPr>
          <w:rFonts w:asciiTheme="minorHAnsi" w:eastAsiaTheme="minorEastAsia" w:hAnsiTheme="minorHAnsi" w:cstheme="minorBidi"/>
          <w:noProof/>
          <w:kern w:val="2"/>
          <w14:ligatures w14:val="standardContextual"/>
        </w:rPr>
      </w:pPr>
      <w:r w:rsidRPr="003D2D5E">
        <w:rPr>
          <w:noProof/>
        </w:rPr>
        <w:t>Table 4</w:t>
      </w:r>
      <w:r>
        <w:rPr>
          <w:rFonts w:asciiTheme="minorHAnsi" w:eastAsiaTheme="minorEastAsia" w:hAnsiTheme="minorHAnsi" w:cstheme="minorBidi"/>
          <w:noProof/>
          <w:kern w:val="2"/>
          <w14:ligatures w14:val="standardContextual"/>
        </w:rPr>
        <w:tab/>
      </w:r>
      <w:r w:rsidRPr="003D2D5E">
        <w:rPr>
          <w:noProof/>
        </w:rPr>
        <w:t xml:space="preserve">Study Schedule of Activities: </w:t>
      </w:r>
      <w:del w:id="1699" w:author="Powell, Deana" w:date="2026-03-05T15:34:00Z" w16du:dateUtc="2026-03-05T20:34:00Z">
        <w:r w:rsidR="00B55DCA" w:rsidRPr="00AC24B8">
          <w:delText>Vital Status</w:delText>
        </w:r>
        <w:r w:rsidR="00B55DCA">
          <w:rPr>
            <w:webHidden/>
          </w:rPr>
          <w:tab/>
          <w:delText>36</w:delText>
        </w:r>
      </w:del>
      <w:ins w:id="1700" w:author="Powell, Deana" w:date="2026-03-05T15:34:00Z" w16du:dateUtc="2026-03-05T20:34:00Z">
        <w:r w:rsidRPr="003D2D5E">
          <w:rPr>
            <w:noProof/>
          </w:rPr>
          <w:t>Follow-up Phase</w:t>
        </w:r>
        <w:r>
          <w:rPr>
            <w:noProof/>
            <w:webHidden/>
          </w:rPr>
          <w:tab/>
        </w:r>
        <w:r w:rsidR="008B657F">
          <w:rPr>
            <w:noProof/>
            <w:webHidden/>
          </w:rPr>
          <w:t>46</w:t>
        </w:r>
      </w:ins>
    </w:p>
    <w:p w14:paraId="2FFEA3A0" w14:textId="57B2DC2F" w:rsidR="00236871" w:rsidRDefault="00236871">
      <w:pPr>
        <w:pStyle w:val="TableofFigures"/>
        <w:tabs>
          <w:tab w:val="left" w:pos="1680"/>
        </w:tabs>
        <w:rPr>
          <w:rFonts w:asciiTheme="minorHAnsi" w:eastAsiaTheme="minorEastAsia" w:hAnsiTheme="minorHAnsi" w:cstheme="minorBidi"/>
          <w:noProof/>
          <w:kern w:val="2"/>
          <w14:ligatures w14:val="standardContextual"/>
        </w:rPr>
      </w:pPr>
      <w:r w:rsidRPr="003D2D5E">
        <w:rPr>
          <w:noProof/>
        </w:rPr>
        <w:t>Table 5</w:t>
      </w:r>
      <w:r>
        <w:rPr>
          <w:rFonts w:asciiTheme="minorHAnsi" w:eastAsiaTheme="minorEastAsia" w:hAnsiTheme="minorHAnsi" w:cstheme="minorBidi"/>
          <w:noProof/>
          <w:kern w:val="2"/>
          <w14:ligatures w14:val="standardContextual"/>
        </w:rPr>
        <w:tab/>
      </w:r>
      <w:r w:rsidRPr="003D2D5E">
        <w:rPr>
          <w:noProof/>
        </w:rPr>
        <w:t>Dose-finding Rules Per mTPI Design</w:t>
      </w:r>
      <w:r>
        <w:rPr>
          <w:noProof/>
          <w:webHidden/>
        </w:rPr>
        <w:tab/>
      </w:r>
      <w:del w:id="1701" w:author="Powell, Deana" w:date="2026-03-05T15:34:00Z" w16du:dateUtc="2026-03-05T20:34:00Z">
        <w:r w:rsidR="00B55DCA">
          <w:rPr>
            <w:webHidden/>
          </w:rPr>
          <w:delText>64</w:delText>
        </w:r>
      </w:del>
      <w:ins w:id="1702" w:author="Powell, Deana" w:date="2026-03-05T15:34:00Z" w16du:dateUtc="2026-03-05T20:34:00Z">
        <w:r w:rsidR="008B657F">
          <w:rPr>
            <w:noProof/>
            <w:webHidden/>
          </w:rPr>
          <w:t>75</w:t>
        </w:r>
      </w:ins>
    </w:p>
    <w:p w14:paraId="56D804AB" w14:textId="03B5D723" w:rsidR="00236871" w:rsidRDefault="00236871">
      <w:pPr>
        <w:pStyle w:val="TableofFigures"/>
        <w:tabs>
          <w:tab w:val="left" w:pos="1680"/>
        </w:tabs>
        <w:rPr>
          <w:rFonts w:asciiTheme="minorHAnsi" w:eastAsiaTheme="minorEastAsia" w:hAnsiTheme="minorHAnsi" w:cstheme="minorBidi"/>
          <w:noProof/>
          <w:kern w:val="2"/>
          <w14:ligatures w14:val="standardContextual"/>
        </w:rPr>
      </w:pPr>
      <w:r w:rsidRPr="003D2D5E">
        <w:rPr>
          <w:noProof/>
        </w:rPr>
        <w:t>Table 6</w:t>
      </w:r>
      <w:r>
        <w:rPr>
          <w:rFonts w:asciiTheme="minorHAnsi" w:eastAsiaTheme="minorEastAsia" w:hAnsiTheme="minorHAnsi" w:cstheme="minorBidi"/>
          <w:noProof/>
          <w:kern w:val="2"/>
          <w14:ligatures w14:val="standardContextual"/>
        </w:rPr>
        <w:tab/>
      </w:r>
      <w:r w:rsidRPr="003D2D5E">
        <w:rPr>
          <w:noProof/>
        </w:rPr>
        <w:t>Adequate Organ Function Laboratory Values</w:t>
      </w:r>
      <w:r>
        <w:rPr>
          <w:noProof/>
          <w:webHidden/>
        </w:rPr>
        <w:tab/>
      </w:r>
      <w:del w:id="1703" w:author="Powell, Deana" w:date="2026-03-05T15:34:00Z" w16du:dateUtc="2026-03-05T20:34:00Z">
        <w:r w:rsidR="00B55DCA">
          <w:rPr>
            <w:webHidden/>
          </w:rPr>
          <w:delText>70</w:delText>
        </w:r>
      </w:del>
      <w:ins w:id="1704" w:author="Powell, Deana" w:date="2026-03-05T15:34:00Z" w16du:dateUtc="2026-03-05T20:34:00Z">
        <w:r w:rsidR="008B657F">
          <w:rPr>
            <w:noProof/>
            <w:webHidden/>
          </w:rPr>
          <w:t>82</w:t>
        </w:r>
      </w:ins>
    </w:p>
    <w:p w14:paraId="38380244" w14:textId="720B07F1" w:rsidR="00236871" w:rsidRDefault="00236871">
      <w:pPr>
        <w:pStyle w:val="TableofFigures"/>
        <w:tabs>
          <w:tab w:val="left" w:pos="1680"/>
        </w:tabs>
        <w:rPr>
          <w:rFonts w:asciiTheme="minorHAnsi" w:eastAsiaTheme="minorEastAsia" w:hAnsiTheme="minorHAnsi" w:cstheme="minorBidi"/>
          <w:noProof/>
          <w:kern w:val="2"/>
          <w14:ligatures w14:val="standardContextual"/>
        </w:rPr>
      </w:pPr>
      <w:r w:rsidRPr="003D2D5E">
        <w:rPr>
          <w:noProof/>
        </w:rPr>
        <w:t>Table 7</w:t>
      </w:r>
      <w:r>
        <w:rPr>
          <w:rFonts w:asciiTheme="minorHAnsi" w:eastAsiaTheme="minorEastAsia" w:hAnsiTheme="minorHAnsi" w:cstheme="minorBidi"/>
          <w:noProof/>
          <w:kern w:val="2"/>
          <w14:ligatures w14:val="standardContextual"/>
        </w:rPr>
        <w:tab/>
      </w:r>
      <w:r w:rsidRPr="003D2D5E">
        <w:rPr>
          <w:noProof/>
        </w:rPr>
        <w:t>Study Interventions</w:t>
      </w:r>
      <w:r>
        <w:rPr>
          <w:noProof/>
          <w:webHidden/>
        </w:rPr>
        <w:tab/>
      </w:r>
      <w:del w:id="1705" w:author="Powell, Deana" w:date="2026-03-05T15:34:00Z" w16du:dateUtc="2026-03-05T20:34:00Z">
        <w:r w:rsidR="00B55DCA">
          <w:rPr>
            <w:webHidden/>
          </w:rPr>
          <w:delText>77</w:delText>
        </w:r>
      </w:del>
      <w:ins w:id="1706" w:author="Powell, Deana" w:date="2026-03-05T15:34:00Z" w16du:dateUtc="2026-03-05T20:34:00Z">
        <w:r w:rsidR="008B657F">
          <w:rPr>
            <w:noProof/>
            <w:webHidden/>
          </w:rPr>
          <w:t>90</w:t>
        </w:r>
      </w:ins>
    </w:p>
    <w:p w14:paraId="57BBC4FE" w14:textId="2E8D2100" w:rsidR="00236871" w:rsidRDefault="00236871">
      <w:pPr>
        <w:pStyle w:val="TableofFigures"/>
        <w:tabs>
          <w:tab w:val="left" w:pos="1680"/>
        </w:tabs>
        <w:rPr>
          <w:rFonts w:asciiTheme="minorHAnsi" w:eastAsiaTheme="minorEastAsia" w:hAnsiTheme="minorHAnsi" w:cstheme="minorBidi"/>
          <w:noProof/>
          <w:kern w:val="2"/>
          <w14:ligatures w14:val="standardContextual"/>
        </w:rPr>
      </w:pPr>
      <w:r w:rsidRPr="003D2D5E">
        <w:rPr>
          <w:noProof/>
        </w:rPr>
        <w:t>Table 8</w:t>
      </w:r>
      <w:r>
        <w:rPr>
          <w:rFonts w:asciiTheme="minorHAnsi" w:eastAsiaTheme="minorEastAsia" w:hAnsiTheme="minorHAnsi" w:cstheme="minorBidi"/>
          <w:noProof/>
          <w:kern w:val="2"/>
          <w14:ligatures w14:val="standardContextual"/>
        </w:rPr>
        <w:tab/>
      </w:r>
      <w:del w:id="1707" w:author="Powell, Deana" w:date="2026-03-05T15:34:00Z" w16du:dateUtc="2026-03-05T20:34:00Z">
        <w:r w:rsidR="00B55DCA" w:rsidRPr="00AC24B8">
          <w:delText xml:space="preserve">Recommended </w:delText>
        </w:r>
      </w:del>
      <w:r w:rsidRPr="003D2D5E">
        <w:rPr>
          <w:noProof/>
        </w:rPr>
        <w:t>TLS Prophylaxis and Monitoring Based on Tumor Burden in Participants with CLL/SLL</w:t>
      </w:r>
      <w:r>
        <w:rPr>
          <w:noProof/>
          <w:webHidden/>
        </w:rPr>
        <w:tab/>
      </w:r>
      <w:del w:id="1708" w:author="Powell, Deana" w:date="2026-03-05T15:34:00Z" w16du:dateUtc="2026-03-05T20:34:00Z">
        <w:r w:rsidR="00B55DCA">
          <w:rPr>
            <w:webHidden/>
          </w:rPr>
          <w:delText>88</w:delText>
        </w:r>
      </w:del>
      <w:ins w:id="1709" w:author="Powell, Deana" w:date="2026-03-05T15:34:00Z" w16du:dateUtc="2026-03-05T20:34:00Z">
        <w:r w:rsidR="008B657F">
          <w:rPr>
            <w:noProof/>
            <w:webHidden/>
          </w:rPr>
          <w:t>100</w:t>
        </w:r>
      </w:ins>
    </w:p>
    <w:p w14:paraId="59811964" w14:textId="7737D75C" w:rsidR="00236871" w:rsidRDefault="00236871">
      <w:pPr>
        <w:pStyle w:val="TableofFigures"/>
        <w:tabs>
          <w:tab w:val="left" w:pos="1680"/>
        </w:tabs>
        <w:rPr>
          <w:rFonts w:asciiTheme="minorHAnsi" w:eastAsiaTheme="minorEastAsia" w:hAnsiTheme="minorHAnsi" w:cstheme="minorBidi"/>
          <w:noProof/>
          <w:kern w:val="2"/>
          <w14:ligatures w14:val="standardContextual"/>
        </w:rPr>
      </w:pPr>
      <w:r w:rsidRPr="003D2D5E">
        <w:rPr>
          <w:noProof/>
        </w:rPr>
        <w:t>Table 9</w:t>
      </w:r>
      <w:r>
        <w:rPr>
          <w:rFonts w:asciiTheme="minorHAnsi" w:eastAsiaTheme="minorEastAsia" w:hAnsiTheme="minorHAnsi" w:cstheme="minorBidi"/>
          <w:noProof/>
          <w:kern w:val="2"/>
          <w14:ligatures w14:val="standardContextual"/>
        </w:rPr>
        <w:tab/>
      </w:r>
      <w:r w:rsidRPr="003D2D5E">
        <w:rPr>
          <w:noProof/>
        </w:rPr>
        <w:t>Dosing Schedule for Venetoclax Ramp-up in Participants with CLL/SLL</w:t>
      </w:r>
      <w:r>
        <w:rPr>
          <w:noProof/>
          <w:webHidden/>
        </w:rPr>
        <w:tab/>
      </w:r>
      <w:del w:id="1710" w:author="Powell, Deana" w:date="2026-03-05T15:34:00Z" w16du:dateUtc="2026-03-05T20:34:00Z">
        <w:r w:rsidR="00B55DCA">
          <w:rPr>
            <w:webHidden/>
          </w:rPr>
          <w:delText>90</w:delText>
        </w:r>
      </w:del>
      <w:ins w:id="1711" w:author="Powell, Deana" w:date="2026-03-05T15:34:00Z" w16du:dateUtc="2026-03-05T20:34:00Z">
        <w:r w:rsidR="008B657F">
          <w:rPr>
            <w:noProof/>
            <w:webHidden/>
          </w:rPr>
          <w:t>102</w:t>
        </w:r>
      </w:ins>
    </w:p>
    <w:p w14:paraId="48B7F85B" w14:textId="344DE6E0" w:rsidR="00236871" w:rsidRDefault="00236871">
      <w:pPr>
        <w:pStyle w:val="TableofFigures"/>
        <w:tabs>
          <w:tab w:val="left" w:pos="1680"/>
        </w:tabs>
        <w:rPr>
          <w:rFonts w:asciiTheme="minorHAnsi" w:eastAsiaTheme="minorEastAsia" w:hAnsiTheme="minorHAnsi" w:cstheme="minorBidi"/>
          <w:noProof/>
          <w:kern w:val="2"/>
          <w14:ligatures w14:val="standardContextual"/>
        </w:rPr>
      </w:pPr>
      <w:r w:rsidRPr="003D2D5E">
        <w:rPr>
          <w:noProof/>
        </w:rPr>
        <w:t>Table 10</w:t>
      </w:r>
      <w:r>
        <w:rPr>
          <w:rFonts w:asciiTheme="minorHAnsi" w:eastAsiaTheme="minorEastAsia" w:hAnsiTheme="minorHAnsi" w:cstheme="minorBidi"/>
          <w:noProof/>
          <w:kern w:val="2"/>
          <w14:ligatures w14:val="standardContextual"/>
        </w:rPr>
        <w:tab/>
      </w:r>
      <w:r w:rsidRPr="003D2D5E">
        <w:rPr>
          <w:noProof/>
        </w:rPr>
        <w:t xml:space="preserve">Dose Modifications for Nemtabrutinib from 45 mg </w:t>
      </w:r>
      <w:del w:id="1712" w:author="Powell, Deana" w:date="2026-03-05T15:34:00Z" w16du:dateUtc="2026-03-05T20:34:00Z">
        <w:r w:rsidR="00B55DCA" w:rsidRPr="00AC24B8">
          <w:delText>QD</w:delText>
        </w:r>
        <w:r w:rsidR="00B55DCA">
          <w:rPr>
            <w:webHidden/>
          </w:rPr>
          <w:tab/>
          <w:delText>92</w:delText>
        </w:r>
      </w:del>
      <w:ins w:id="1713" w:author="Powell, Deana" w:date="2026-03-05T15:34:00Z" w16du:dateUtc="2026-03-05T20:34:00Z">
        <w:r w:rsidRPr="003D2D5E">
          <w:rPr>
            <w:noProof/>
          </w:rPr>
          <w:t>qd</w:t>
        </w:r>
        <w:r>
          <w:rPr>
            <w:noProof/>
            <w:webHidden/>
          </w:rPr>
          <w:tab/>
        </w:r>
        <w:r w:rsidR="008B657F">
          <w:rPr>
            <w:noProof/>
            <w:webHidden/>
          </w:rPr>
          <w:t>103</w:t>
        </w:r>
      </w:ins>
    </w:p>
    <w:p w14:paraId="54BF8B88" w14:textId="2B9EDBFE" w:rsidR="00236871" w:rsidRDefault="00236871">
      <w:pPr>
        <w:pStyle w:val="TableofFigures"/>
        <w:tabs>
          <w:tab w:val="left" w:pos="1680"/>
        </w:tabs>
        <w:rPr>
          <w:rFonts w:asciiTheme="minorHAnsi" w:eastAsiaTheme="minorEastAsia" w:hAnsiTheme="minorHAnsi" w:cstheme="minorBidi"/>
          <w:noProof/>
          <w:kern w:val="2"/>
          <w14:ligatures w14:val="standardContextual"/>
        </w:rPr>
      </w:pPr>
      <w:r w:rsidRPr="003D2D5E">
        <w:rPr>
          <w:noProof/>
        </w:rPr>
        <w:t>Table 11</w:t>
      </w:r>
      <w:r>
        <w:rPr>
          <w:rFonts w:asciiTheme="minorHAnsi" w:eastAsiaTheme="minorEastAsia" w:hAnsiTheme="minorHAnsi" w:cstheme="minorBidi"/>
          <w:noProof/>
          <w:kern w:val="2"/>
          <w14:ligatures w14:val="standardContextual"/>
        </w:rPr>
        <w:tab/>
      </w:r>
      <w:r w:rsidRPr="003D2D5E">
        <w:rPr>
          <w:noProof/>
        </w:rPr>
        <w:t xml:space="preserve">Dose Modifications for Nemtabrutinib from 65 mg </w:t>
      </w:r>
      <w:del w:id="1714" w:author="Powell, Deana" w:date="2026-03-05T15:34:00Z" w16du:dateUtc="2026-03-05T20:34:00Z">
        <w:r w:rsidR="00B55DCA" w:rsidRPr="00AC24B8">
          <w:delText>QD</w:delText>
        </w:r>
        <w:r w:rsidR="00B55DCA">
          <w:rPr>
            <w:webHidden/>
          </w:rPr>
          <w:tab/>
          <w:delText>92</w:delText>
        </w:r>
      </w:del>
      <w:ins w:id="1715" w:author="Powell, Deana" w:date="2026-03-05T15:34:00Z" w16du:dateUtc="2026-03-05T20:34:00Z">
        <w:r w:rsidRPr="003D2D5E">
          <w:rPr>
            <w:noProof/>
          </w:rPr>
          <w:t>qd</w:t>
        </w:r>
        <w:r>
          <w:rPr>
            <w:noProof/>
            <w:webHidden/>
          </w:rPr>
          <w:tab/>
        </w:r>
        <w:r w:rsidR="008B657F">
          <w:rPr>
            <w:noProof/>
            <w:webHidden/>
          </w:rPr>
          <w:t>103</w:t>
        </w:r>
      </w:ins>
    </w:p>
    <w:p w14:paraId="5358BD64" w14:textId="086A7718" w:rsidR="00236871" w:rsidRDefault="00236871">
      <w:pPr>
        <w:pStyle w:val="TableofFigures"/>
        <w:tabs>
          <w:tab w:val="left" w:pos="1680"/>
        </w:tabs>
        <w:rPr>
          <w:rFonts w:asciiTheme="minorHAnsi" w:eastAsiaTheme="minorEastAsia" w:hAnsiTheme="minorHAnsi" w:cstheme="minorBidi"/>
          <w:noProof/>
          <w:kern w:val="2"/>
          <w14:ligatures w14:val="standardContextual"/>
        </w:rPr>
      </w:pPr>
      <w:r w:rsidRPr="003D2D5E">
        <w:rPr>
          <w:noProof/>
        </w:rPr>
        <w:t>Table 12</w:t>
      </w:r>
      <w:r>
        <w:rPr>
          <w:rFonts w:asciiTheme="minorHAnsi" w:eastAsiaTheme="minorEastAsia" w:hAnsiTheme="minorHAnsi" w:cstheme="minorBidi"/>
          <w:noProof/>
          <w:kern w:val="2"/>
          <w14:ligatures w14:val="standardContextual"/>
        </w:rPr>
        <w:tab/>
      </w:r>
      <w:r w:rsidRPr="003D2D5E">
        <w:rPr>
          <w:noProof/>
        </w:rPr>
        <w:t>Dose Delays/Reductions for Nemtabrutinib-related Nonhematological and Nonskin Toxicity</w:t>
      </w:r>
      <w:r>
        <w:rPr>
          <w:noProof/>
          <w:webHidden/>
        </w:rPr>
        <w:tab/>
      </w:r>
      <w:del w:id="1716" w:author="Powell, Deana" w:date="2026-03-05T15:34:00Z" w16du:dateUtc="2026-03-05T20:34:00Z">
        <w:r w:rsidR="00B55DCA">
          <w:rPr>
            <w:webHidden/>
          </w:rPr>
          <w:delText>93</w:delText>
        </w:r>
      </w:del>
      <w:ins w:id="1717" w:author="Powell, Deana" w:date="2026-03-05T15:34:00Z" w16du:dateUtc="2026-03-05T20:34:00Z">
        <w:r w:rsidR="008B657F">
          <w:rPr>
            <w:noProof/>
            <w:webHidden/>
          </w:rPr>
          <w:t>104</w:t>
        </w:r>
      </w:ins>
    </w:p>
    <w:p w14:paraId="0E668F21" w14:textId="776782B2" w:rsidR="00236871" w:rsidRDefault="00236871">
      <w:pPr>
        <w:pStyle w:val="TableofFigures"/>
        <w:tabs>
          <w:tab w:val="left" w:pos="1680"/>
        </w:tabs>
        <w:rPr>
          <w:rFonts w:asciiTheme="minorHAnsi" w:eastAsiaTheme="minorEastAsia" w:hAnsiTheme="minorHAnsi" w:cstheme="minorBidi"/>
          <w:noProof/>
          <w:kern w:val="2"/>
          <w14:ligatures w14:val="standardContextual"/>
        </w:rPr>
      </w:pPr>
      <w:r w:rsidRPr="003D2D5E">
        <w:rPr>
          <w:noProof/>
        </w:rPr>
        <w:t>Table 13</w:t>
      </w:r>
      <w:r>
        <w:rPr>
          <w:rFonts w:asciiTheme="minorHAnsi" w:eastAsiaTheme="minorEastAsia" w:hAnsiTheme="minorHAnsi" w:cstheme="minorBidi"/>
          <w:noProof/>
          <w:kern w:val="2"/>
          <w14:ligatures w14:val="standardContextual"/>
        </w:rPr>
        <w:tab/>
      </w:r>
      <w:r w:rsidRPr="003D2D5E">
        <w:rPr>
          <w:noProof/>
        </w:rPr>
        <w:t>Dose Delays/Reductions for Nemtabrutinib-related Hematological Toxicity for Participants with CLL</w:t>
      </w:r>
      <w:r>
        <w:rPr>
          <w:noProof/>
          <w:webHidden/>
        </w:rPr>
        <w:tab/>
      </w:r>
      <w:del w:id="1718" w:author="Powell, Deana" w:date="2026-03-05T15:34:00Z" w16du:dateUtc="2026-03-05T20:34:00Z">
        <w:r w:rsidR="00B55DCA">
          <w:rPr>
            <w:webHidden/>
          </w:rPr>
          <w:delText>94</w:delText>
        </w:r>
      </w:del>
      <w:ins w:id="1719" w:author="Powell, Deana" w:date="2026-03-05T15:34:00Z" w16du:dateUtc="2026-03-05T20:34:00Z">
        <w:r w:rsidR="008B657F">
          <w:rPr>
            <w:noProof/>
            <w:webHidden/>
          </w:rPr>
          <w:t>105</w:t>
        </w:r>
      </w:ins>
    </w:p>
    <w:p w14:paraId="0F8DAAC0" w14:textId="590DE298" w:rsidR="00236871" w:rsidRDefault="00236871">
      <w:pPr>
        <w:pStyle w:val="TableofFigures"/>
        <w:tabs>
          <w:tab w:val="left" w:pos="1680"/>
        </w:tabs>
        <w:rPr>
          <w:rFonts w:asciiTheme="minorHAnsi" w:eastAsiaTheme="minorEastAsia" w:hAnsiTheme="minorHAnsi" w:cstheme="minorBidi"/>
          <w:noProof/>
          <w:kern w:val="2"/>
          <w14:ligatures w14:val="standardContextual"/>
        </w:rPr>
      </w:pPr>
      <w:r w:rsidRPr="003D2D5E">
        <w:rPr>
          <w:noProof/>
        </w:rPr>
        <w:t>Table 14</w:t>
      </w:r>
      <w:r>
        <w:rPr>
          <w:rFonts w:asciiTheme="minorHAnsi" w:eastAsiaTheme="minorEastAsia" w:hAnsiTheme="minorHAnsi" w:cstheme="minorBidi"/>
          <w:noProof/>
          <w:kern w:val="2"/>
          <w14:ligatures w14:val="standardContextual"/>
        </w:rPr>
        <w:tab/>
      </w:r>
      <w:r w:rsidRPr="003D2D5E">
        <w:rPr>
          <w:noProof/>
        </w:rPr>
        <w:t>Dose Delays/Reductions of Nemtabrutinib for Drug-related Hematological Toxicity for Participants with SLL</w:t>
      </w:r>
      <w:r>
        <w:rPr>
          <w:noProof/>
          <w:webHidden/>
        </w:rPr>
        <w:tab/>
      </w:r>
      <w:del w:id="1720" w:author="Powell, Deana" w:date="2026-03-05T15:34:00Z" w16du:dateUtc="2026-03-05T20:34:00Z">
        <w:r w:rsidR="00B55DCA">
          <w:rPr>
            <w:webHidden/>
          </w:rPr>
          <w:delText>96</w:delText>
        </w:r>
      </w:del>
      <w:ins w:id="1721" w:author="Powell, Deana" w:date="2026-03-05T15:34:00Z" w16du:dateUtc="2026-03-05T20:34:00Z">
        <w:r w:rsidR="008B657F">
          <w:rPr>
            <w:noProof/>
            <w:webHidden/>
          </w:rPr>
          <w:t>107</w:t>
        </w:r>
      </w:ins>
    </w:p>
    <w:p w14:paraId="48DC3F59" w14:textId="04BACBD8" w:rsidR="00236871" w:rsidRDefault="00236871">
      <w:pPr>
        <w:pStyle w:val="TableofFigures"/>
        <w:tabs>
          <w:tab w:val="left" w:pos="1680"/>
        </w:tabs>
        <w:rPr>
          <w:rFonts w:asciiTheme="minorHAnsi" w:eastAsiaTheme="minorEastAsia" w:hAnsiTheme="minorHAnsi" w:cstheme="minorBidi"/>
          <w:noProof/>
          <w:kern w:val="2"/>
          <w14:ligatures w14:val="standardContextual"/>
        </w:rPr>
      </w:pPr>
      <w:r w:rsidRPr="003D2D5E">
        <w:rPr>
          <w:noProof/>
        </w:rPr>
        <w:t>Table 15</w:t>
      </w:r>
      <w:r>
        <w:rPr>
          <w:rFonts w:asciiTheme="minorHAnsi" w:eastAsiaTheme="minorEastAsia" w:hAnsiTheme="minorHAnsi" w:cstheme="minorBidi"/>
          <w:noProof/>
          <w:kern w:val="2"/>
          <w14:ligatures w14:val="standardContextual"/>
        </w:rPr>
        <w:tab/>
      </w:r>
      <w:r w:rsidRPr="003D2D5E">
        <w:rPr>
          <w:noProof/>
        </w:rPr>
        <w:t>Dose Modification for Nemtabrutinib-related Skin Toxicities</w:t>
      </w:r>
      <w:r>
        <w:rPr>
          <w:noProof/>
          <w:webHidden/>
        </w:rPr>
        <w:tab/>
      </w:r>
      <w:del w:id="1722" w:author="Powell, Deana" w:date="2026-03-05T15:34:00Z" w16du:dateUtc="2026-03-05T20:34:00Z">
        <w:r w:rsidR="00B55DCA">
          <w:rPr>
            <w:webHidden/>
          </w:rPr>
          <w:delText>97</w:delText>
        </w:r>
      </w:del>
      <w:ins w:id="1723" w:author="Powell, Deana" w:date="2026-03-05T15:34:00Z" w16du:dateUtc="2026-03-05T20:34:00Z">
        <w:r w:rsidR="008B657F">
          <w:rPr>
            <w:noProof/>
            <w:webHidden/>
          </w:rPr>
          <w:t>110</w:t>
        </w:r>
      </w:ins>
    </w:p>
    <w:p w14:paraId="44770AA1" w14:textId="0D2AE328" w:rsidR="00236871" w:rsidRDefault="00236871">
      <w:pPr>
        <w:pStyle w:val="TableofFigures"/>
        <w:tabs>
          <w:tab w:val="left" w:pos="1680"/>
        </w:tabs>
        <w:rPr>
          <w:rFonts w:asciiTheme="minorHAnsi" w:eastAsiaTheme="minorEastAsia" w:hAnsiTheme="minorHAnsi" w:cstheme="minorBidi"/>
          <w:noProof/>
          <w:kern w:val="2"/>
          <w14:ligatures w14:val="standardContextual"/>
        </w:rPr>
      </w:pPr>
      <w:r w:rsidRPr="003D2D5E">
        <w:rPr>
          <w:noProof/>
        </w:rPr>
        <w:t>Table 16</w:t>
      </w:r>
      <w:r>
        <w:rPr>
          <w:rFonts w:asciiTheme="minorHAnsi" w:eastAsiaTheme="minorEastAsia" w:hAnsiTheme="minorHAnsi" w:cstheme="minorBidi"/>
          <w:noProof/>
          <w:kern w:val="2"/>
          <w14:ligatures w14:val="standardContextual"/>
        </w:rPr>
        <w:tab/>
      </w:r>
      <w:r w:rsidRPr="003D2D5E">
        <w:rPr>
          <w:noProof/>
        </w:rPr>
        <w:t>Dose Delays/Reductions for Venetoclax-related Toxicities in CLL/SLL</w:t>
      </w:r>
      <w:r>
        <w:rPr>
          <w:noProof/>
          <w:webHidden/>
        </w:rPr>
        <w:tab/>
      </w:r>
      <w:del w:id="1724" w:author="Powell, Deana" w:date="2026-03-05T15:34:00Z" w16du:dateUtc="2026-03-05T20:34:00Z">
        <w:r w:rsidR="00B55DCA">
          <w:rPr>
            <w:webHidden/>
          </w:rPr>
          <w:delText>98</w:delText>
        </w:r>
      </w:del>
      <w:ins w:id="1725" w:author="Powell, Deana" w:date="2026-03-05T15:34:00Z" w16du:dateUtc="2026-03-05T20:34:00Z">
        <w:r w:rsidR="008B657F">
          <w:rPr>
            <w:noProof/>
            <w:webHidden/>
          </w:rPr>
          <w:t>111</w:t>
        </w:r>
      </w:ins>
    </w:p>
    <w:p w14:paraId="25DF9F67" w14:textId="41592629" w:rsidR="00236871" w:rsidRDefault="00236871">
      <w:pPr>
        <w:pStyle w:val="TableofFigures"/>
        <w:tabs>
          <w:tab w:val="left" w:pos="1680"/>
        </w:tabs>
        <w:rPr>
          <w:rFonts w:asciiTheme="minorHAnsi" w:eastAsiaTheme="minorEastAsia" w:hAnsiTheme="minorHAnsi" w:cstheme="minorBidi"/>
          <w:noProof/>
          <w:kern w:val="2"/>
          <w14:ligatures w14:val="standardContextual"/>
        </w:rPr>
      </w:pPr>
      <w:r w:rsidRPr="003D2D5E">
        <w:rPr>
          <w:noProof/>
        </w:rPr>
        <w:t>Table 17</w:t>
      </w:r>
      <w:r>
        <w:rPr>
          <w:rFonts w:asciiTheme="minorHAnsi" w:eastAsiaTheme="minorEastAsia" w:hAnsiTheme="minorHAnsi" w:cstheme="minorBidi"/>
          <w:noProof/>
          <w:kern w:val="2"/>
          <w14:ligatures w14:val="standardContextual"/>
        </w:rPr>
        <w:tab/>
      </w:r>
      <w:r w:rsidRPr="003D2D5E">
        <w:rPr>
          <w:noProof/>
        </w:rPr>
        <w:t>Dose Reduction for Toxicity During Venetoclax Treatment in CLL/SLL</w:t>
      </w:r>
      <w:r>
        <w:rPr>
          <w:noProof/>
          <w:webHidden/>
        </w:rPr>
        <w:tab/>
      </w:r>
      <w:del w:id="1726" w:author="Powell, Deana" w:date="2026-03-05T15:34:00Z" w16du:dateUtc="2026-03-05T20:34:00Z">
        <w:r w:rsidR="00B55DCA">
          <w:rPr>
            <w:webHidden/>
          </w:rPr>
          <w:delText>99</w:delText>
        </w:r>
      </w:del>
      <w:ins w:id="1727" w:author="Powell, Deana" w:date="2026-03-05T15:34:00Z" w16du:dateUtc="2026-03-05T20:34:00Z">
        <w:r w:rsidR="008B657F">
          <w:rPr>
            <w:noProof/>
            <w:webHidden/>
          </w:rPr>
          <w:t>112</w:t>
        </w:r>
      </w:ins>
    </w:p>
    <w:p w14:paraId="0EF2EEE3" w14:textId="1419C851" w:rsidR="00236871" w:rsidRDefault="00236871">
      <w:pPr>
        <w:pStyle w:val="TableofFigures"/>
        <w:tabs>
          <w:tab w:val="left" w:pos="1680"/>
        </w:tabs>
        <w:rPr>
          <w:rFonts w:asciiTheme="minorHAnsi" w:eastAsiaTheme="minorEastAsia" w:hAnsiTheme="minorHAnsi" w:cstheme="minorBidi"/>
          <w:noProof/>
          <w:kern w:val="2"/>
          <w14:ligatures w14:val="standardContextual"/>
        </w:rPr>
      </w:pPr>
      <w:r w:rsidRPr="003D2D5E">
        <w:rPr>
          <w:noProof/>
        </w:rPr>
        <w:t>Table 18</w:t>
      </w:r>
      <w:r>
        <w:rPr>
          <w:rFonts w:asciiTheme="minorHAnsi" w:eastAsiaTheme="minorEastAsia" w:hAnsiTheme="minorHAnsi" w:cstheme="minorBidi"/>
          <w:noProof/>
          <w:kern w:val="2"/>
          <w14:ligatures w14:val="standardContextual"/>
        </w:rPr>
        <w:tab/>
      </w:r>
      <w:r w:rsidRPr="003D2D5E">
        <w:rPr>
          <w:noProof/>
        </w:rPr>
        <w:t>Management of Potential Venetoclax Interactions with Strong or Moderate CYP3A and P-gp Inhibitors</w:t>
      </w:r>
      <w:r>
        <w:rPr>
          <w:noProof/>
          <w:webHidden/>
        </w:rPr>
        <w:tab/>
      </w:r>
      <w:del w:id="1728" w:author="Powell, Deana" w:date="2026-03-05T15:34:00Z" w16du:dateUtc="2026-03-05T20:34:00Z">
        <w:r w:rsidR="00B55DCA">
          <w:rPr>
            <w:webHidden/>
          </w:rPr>
          <w:delText>100</w:delText>
        </w:r>
      </w:del>
      <w:ins w:id="1729" w:author="Powell, Deana" w:date="2026-03-05T15:34:00Z" w16du:dateUtc="2026-03-05T20:34:00Z">
        <w:r w:rsidR="008B657F">
          <w:rPr>
            <w:noProof/>
            <w:webHidden/>
          </w:rPr>
          <w:t>113</w:t>
        </w:r>
      </w:ins>
    </w:p>
    <w:p w14:paraId="18C34459" w14:textId="3C268199" w:rsidR="00236871" w:rsidRDefault="00236871">
      <w:pPr>
        <w:pStyle w:val="TableofFigures"/>
        <w:tabs>
          <w:tab w:val="left" w:pos="1680"/>
        </w:tabs>
        <w:rPr>
          <w:rFonts w:asciiTheme="minorHAnsi" w:eastAsiaTheme="minorEastAsia" w:hAnsiTheme="minorHAnsi" w:cstheme="minorBidi"/>
          <w:noProof/>
          <w:kern w:val="2"/>
          <w14:ligatures w14:val="standardContextual"/>
        </w:rPr>
      </w:pPr>
      <w:r w:rsidRPr="003D2D5E">
        <w:rPr>
          <w:noProof/>
        </w:rPr>
        <w:t>Table 19</w:t>
      </w:r>
      <w:r>
        <w:rPr>
          <w:rFonts w:asciiTheme="minorHAnsi" w:eastAsiaTheme="minorEastAsia" w:hAnsiTheme="minorHAnsi" w:cstheme="minorBidi"/>
          <w:noProof/>
          <w:kern w:val="2"/>
          <w14:ligatures w14:val="standardContextual"/>
        </w:rPr>
        <w:tab/>
      </w:r>
      <w:r w:rsidRPr="003D2D5E">
        <w:rPr>
          <w:noProof/>
        </w:rPr>
        <w:t>Management of Toxicity when Attribution to One Drug is not Certain (Hematological) (SLL): Nemtabrutinib and Venetoclax</w:t>
      </w:r>
      <w:r>
        <w:rPr>
          <w:noProof/>
          <w:webHidden/>
        </w:rPr>
        <w:tab/>
      </w:r>
      <w:del w:id="1730" w:author="Powell, Deana" w:date="2026-03-05T15:34:00Z" w16du:dateUtc="2026-03-05T20:34:00Z">
        <w:r w:rsidR="00B55DCA">
          <w:rPr>
            <w:webHidden/>
          </w:rPr>
          <w:delText>100</w:delText>
        </w:r>
      </w:del>
      <w:ins w:id="1731" w:author="Powell, Deana" w:date="2026-03-05T15:34:00Z" w16du:dateUtc="2026-03-05T20:34:00Z">
        <w:r w:rsidR="008B657F">
          <w:rPr>
            <w:noProof/>
            <w:webHidden/>
          </w:rPr>
          <w:t>113</w:t>
        </w:r>
      </w:ins>
    </w:p>
    <w:p w14:paraId="1621C18F" w14:textId="2C46B0F0" w:rsidR="00236871" w:rsidRDefault="00236871">
      <w:pPr>
        <w:pStyle w:val="TableofFigures"/>
        <w:tabs>
          <w:tab w:val="left" w:pos="1680"/>
        </w:tabs>
        <w:rPr>
          <w:rFonts w:asciiTheme="minorHAnsi" w:eastAsiaTheme="minorEastAsia" w:hAnsiTheme="minorHAnsi" w:cstheme="minorBidi"/>
          <w:noProof/>
          <w:kern w:val="2"/>
          <w14:ligatures w14:val="standardContextual"/>
        </w:rPr>
      </w:pPr>
      <w:r w:rsidRPr="003D2D5E">
        <w:rPr>
          <w:noProof/>
        </w:rPr>
        <w:t>Table 20</w:t>
      </w:r>
      <w:r>
        <w:rPr>
          <w:rFonts w:asciiTheme="minorHAnsi" w:eastAsiaTheme="minorEastAsia" w:hAnsiTheme="minorHAnsi" w:cstheme="minorBidi"/>
          <w:noProof/>
          <w:kern w:val="2"/>
          <w14:ligatures w14:val="standardContextual"/>
        </w:rPr>
        <w:tab/>
      </w:r>
      <w:r w:rsidRPr="003D2D5E">
        <w:rPr>
          <w:noProof/>
        </w:rPr>
        <w:t>Management of Toxicity when Attribution to One Drug is not Certain (Hematological) (CLL): Nemtabrutinib and Venetoclax</w:t>
      </w:r>
      <w:r>
        <w:rPr>
          <w:noProof/>
          <w:webHidden/>
        </w:rPr>
        <w:tab/>
      </w:r>
      <w:del w:id="1732" w:author="Powell, Deana" w:date="2026-03-05T15:34:00Z" w16du:dateUtc="2026-03-05T20:34:00Z">
        <w:r w:rsidR="00B55DCA">
          <w:rPr>
            <w:webHidden/>
          </w:rPr>
          <w:delText>102</w:delText>
        </w:r>
      </w:del>
      <w:ins w:id="1733" w:author="Powell, Deana" w:date="2026-03-05T15:34:00Z" w16du:dateUtc="2026-03-05T20:34:00Z">
        <w:r w:rsidR="008B657F">
          <w:rPr>
            <w:noProof/>
            <w:webHidden/>
          </w:rPr>
          <w:t>114</w:t>
        </w:r>
      </w:ins>
    </w:p>
    <w:p w14:paraId="280B3968" w14:textId="2EFE9F4F" w:rsidR="00236871" w:rsidRDefault="00236871">
      <w:pPr>
        <w:pStyle w:val="TableofFigures"/>
        <w:tabs>
          <w:tab w:val="left" w:pos="1680"/>
        </w:tabs>
        <w:rPr>
          <w:rFonts w:asciiTheme="minorHAnsi" w:eastAsiaTheme="minorEastAsia" w:hAnsiTheme="minorHAnsi" w:cstheme="minorBidi"/>
          <w:noProof/>
          <w:kern w:val="2"/>
          <w14:ligatures w14:val="standardContextual"/>
        </w:rPr>
      </w:pPr>
      <w:r w:rsidRPr="003D2D5E">
        <w:rPr>
          <w:noProof/>
        </w:rPr>
        <w:t>Table 21</w:t>
      </w:r>
      <w:r>
        <w:rPr>
          <w:rFonts w:asciiTheme="minorHAnsi" w:eastAsiaTheme="minorEastAsia" w:hAnsiTheme="minorHAnsi" w:cstheme="minorBidi"/>
          <w:noProof/>
          <w:kern w:val="2"/>
          <w14:ligatures w14:val="standardContextual"/>
        </w:rPr>
        <w:tab/>
      </w:r>
      <w:r w:rsidRPr="003D2D5E">
        <w:rPr>
          <w:noProof/>
        </w:rPr>
        <w:t>Management of Toxicity when Attribution to One Drug is Not Certain (Non-hematologic): Nemtabrutinib and Venetoclax</w:t>
      </w:r>
      <w:r>
        <w:rPr>
          <w:noProof/>
          <w:webHidden/>
        </w:rPr>
        <w:tab/>
      </w:r>
      <w:del w:id="1734" w:author="Powell, Deana" w:date="2026-03-05T15:34:00Z" w16du:dateUtc="2026-03-05T20:34:00Z">
        <w:r w:rsidR="00B55DCA">
          <w:rPr>
            <w:webHidden/>
          </w:rPr>
          <w:delText>103</w:delText>
        </w:r>
      </w:del>
      <w:ins w:id="1735" w:author="Powell, Deana" w:date="2026-03-05T15:34:00Z" w16du:dateUtc="2026-03-05T20:34:00Z">
        <w:r w:rsidR="008B657F">
          <w:rPr>
            <w:noProof/>
            <w:webHidden/>
          </w:rPr>
          <w:t>116</w:t>
        </w:r>
      </w:ins>
    </w:p>
    <w:p w14:paraId="51A615EF" w14:textId="79327569" w:rsidR="00236871" w:rsidRDefault="00236871">
      <w:pPr>
        <w:pStyle w:val="TableofFigures"/>
        <w:tabs>
          <w:tab w:val="left" w:pos="1680"/>
        </w:tabs>
        <w:rPr>
          <w:rFonts w:asciiTheme="minorHAnsi" w:eastAsiaTheme="minorEastAsia" w:hAnsiTheme="minorHAnsi" w:cstheme="minorBidi"/>
          <w:noProof/>
          <w:kern w:val="2"/>
          <w14:ligatures w14:val="standardContextual"/>
        </w:rPr>
      </w:pPr>
      <w:r w:rsidRPr="003D2D5E">
        <w:rPr>
          <w:noProof/>
        </w:rPr>
        <w:t>Table 22</w:t>
      </w:r>
      <w:r>
        <w:rPr>
          <w:rFonts w:asciiTheme="minorHAnsi" w:eastAsiaTheme="minorEastAsia" w:hAnsiTheme="minorHAnsi" w:cstheme="minorBidi"/>
          <w:noProof/>
          <w:kern w:val="2"/>
          <w14:ligatures w14:val="standardContextual"/>
        </w:rPr>
        <w:tab/>
      </w:r>
      <w:r w:rsidRPr="003D2D5E">
        <w:rPr>
          <w:noProof/>
        </w:rPr>
        <w:t xml:space="preserve">Dosage Modifications of Rituximab </w:t>
      </w:r>
      <w:ins w:id="1736" w:author="Powell, Deana" w:date="2026-03-05T15:34:00Z" w16du:dateUtc="2026-03-05T20:34:00Z">
        <w:r w:rsidRPr="003D2D5E">
          <w:rPr>
            <w:noProof/>
          </w:rPr>
          <w:t xml:space="preserve">or Biosimilar </w:t>
        </w:r>
      </w:ins>
      <w:r w:rsidRPr="003D2D5E">
        <w:rPr>
          <w:noProof/>
        </w:rPr>
        <w:t>for Adverse Reactions</w:t>
      </w:r>
      <w:r>
        <w:rPr>
          <w:noProof/>
          <w:webHidden/>
        </w:rPr>
        <w:tab/>
      </w:r>
      <w:del w:id="1737" w:author="Powell, Deana" w:date="2026-03-05T15:34:00Z" w16du:dateUtc="2026-03-05T20:34:00Z">
        <w:r w:rsidR="00B55DCA">
          <w:rPr>
            <w:webHidden/>
          </w:rPr>
          <w:delText>104</w:delText>
        </w:r>
      </w:del>
      <w:ins w:id="1738" w:author="Powell, Deana" w:date="2026-03-05T15:34:00Z" w16du:dateUtc="2026-03-05T20:34:00Z">
        <w:r w:rsidR="008B657F">
          <w:rPr>
            <w:noProof/>
            <w:webHidden/>
          </w:rPr>
          <w:t>116</w:t>
        </w:r>
      </w:ins>
    </w:p>
    <w:p w14:paraId="6BA452C7" w14:textId="4908DA58" w:rsidR="00236871" w:rsidRDefault="00236871">
      <w:pPr>
        <w:pStyle w:val="TableofFigures"/>
        <w:tabs>
          <w:tab w:val="left" w:pos="1680"/>
        </w:tabs>
        <w:rPr>
          <w:ins w:id="1739" w:author="Powell, Deana" w:date="2026-03-05T15:34:00Z" w16du:dateUtc="2026-03-05T20:34:00Z"/>
          <w:rFonts w:asciiTheme="minorHAnsi" w:eastAsiaTheme="minorEastAsia" w:hAnsiTheme="minorHAnsi" w:cstheme="minorBidi"/>
          <w:noProof/>
          <w:kern w:val="2"/>
          <w14:ligatures w14:val="standardContextual"/>
        </w:rPr>
      </w:pPr>
      <w:r w:rsidRPr="003D2D5E">
        <w:rPr>
          <w:noProof/>
        </w:rPr>
        <w:lastRenderedPageBreak/>
        <w:t>Table 23</w:t>
      </w:r>
      <w:r>
        <w:rPr>
          <w:rFonts w:asciiTheme="minorHAnsi" w:eastAsiaTheme="minorEastAsia" w:hAnsiTheme="minorHAnsi" w:cstheme="minorBidi"/>
          <w:noProof/>
          <w:kern w:val="2"/>
          <w14:ligatures w14:val="standardContextual"/>
        </w:rPr>
        <w:tab/>
      </w:r>
      <w:ins w:id="1740" w:author="Powell, Deana" w:date="2026-03-05T15:34:00Z" w16du:dateUtc="2026-03-05T20:34:00Z">
        <w:r w:rsidRPr="003D2D5E">
          <w:rPr>
            <w:noProof/>
          </w:rPr>
          <w:t>Diagnostic Clarification of CLL Versus SLL</w:t>
        </w:r>
        <w:r>
          <w:rPr>
            <w:noProof/>
            <w:webHidden/>
          </w:rPr>
          <w:tab/>
        </w:r>
        <w:r w:rsidR="008B657F">
          <w:rPr>
            <w:noProof/>
            <w:webHidden/>
          </w:rPr>
          <w:t>122</w:t>
        </w:r>
      </w:ins>
    </w:p>
    <w:p w14:paraId="1A089E25" w14:textId="1FCF2393" w:rsidR="00236871" w:rsidRDefault="00236871">
      <w:pPr>
        <w:pStyle w:val="TableofFigures"/>
        <w:tabs>
          <w:tab w:val="left" w:pos="1680"/>
        </w:tabs>
        <w:rPr>
          <w:rFonts w:asciiTheme="minorHAnsi" w:eastAsiaTheme="minorEastAsia" w:hAnsiTheme="minorHAnsi" w:cstheme="minorBidi"/>
          <w:noProof/>
          <w:kern w:val="2"/>
          <w14:ligatures w14:val="standardContextual"/>
        </w:rPr>
      </w:pPr>
      <w:ins w:id="1741" w:author="Powell, Deana" w:date="2026-03-05T15:34:00Z" w16du:dateUtc="2026-03-05T20:34:00Z">
        <w:r w:rsidRPr="003D2D5E">
          <w:rPr>
            <w:noProof/>
          </w:rPr>
          <w:t>Table 24</w:t>
        </w:r>
        <w:r>
          <w:rPr>
            <w:rFonts w:asciiTheme="minorHAnsi" w:eastAsiaTheme="minorEastAsia" w:hAnsiTheme="minorHAnsi" w:cstheme="minorBidi"/>
            <w:noProof/>
            <w:kern w:val="2"/>
            <w14:ligatures w14:val="standardContextual"/>
          </w:rPr>
          <w:tab/>
        </w:r>
      </w:ins>
      <w:r w:rsidRPr="003D2D5E">
        <w:rPr>
          <w:noProof/>
        </w:rPr>
        <w:t>Individual Variable Score</w:t>
      </w:r>
      <w:r>
        <w:rPr>
          <w:noProof/>
          <w:webHidden/>
        </w:rPr>
        <w:tab/>
      </w:r>
      <w:del w:id="1742" w:author="Powell, Deana" w:date="2026-03-05T15:34:00Z" w16du:dateUtc="2026-03-05T20:34:00Z">
        <w:r w:rsidR="00B55DCA">
          <w:rPr>
            <w:webHidden/>
          </w:rPr>
          <w:delText>111</w:delText>
        </w:r>
      </w:del>
      <w:ins w:id="1743" w:author="Powell, Deana" w:date="2026-03-05T15:34:00Z" w16du:dateUtc="2026-03-05T20:34:00Z">
        <w:r w:rsidR="008B657F">
          <w:rPr>
            <w:noProof/>
            <w:webHidden/>
          </w:rPr>
          <w:t>123</w:t>
        </w:r>
      </w:ins>
    </w:p>
    <w:p w14:paraId="57A7C30A" w14:textId="23A2023D" w:rsidR="00236871" w:rsidRDefault="00236871">
      <w:pPr>
        <w:pStyle w:val="TableofFigures"/>
        <w:tabs>
          <w:tab w:val="left" w:pos="1680"/>
        </w:tabs>
        <w:rPr>
          <w:rFonts w:asciiTheme="minorHAnsi" w:eastAsiaTheme="minorEastAsia" w:hAnsiTheme="minorHAnsi" w:cstheme="minorBidi"/>
          <w:noProof/>
          <w:kern w:val="2"/>
          <w14:ligatures w14:val="standardContextual"/>
        </w:rPr>
      </w:pPr>
      <w:r w:rsidRPr="003D2D5E">
        <w:rPr>
          <w:noProof/>
        </w:rPr>
        <w:t>Table</w:t>
      </w:r>
      <w:del w:id="1744" w:author="Powell, Deana" w:date="2026-03-05T15:34:00Z" w16du:dateUtc="2026-03-05T20:34:00Z">
        <w:r w:rsidR="00B55DCA" w:rsidRPr="00AC24B8">
          <w:delText xml:space="preserve"> 24</w:delText>
        </w:r>
      </w:del>
      <w:ins w:id="1745" w:author="Powell, Deana" w:date="2026-03-05T15:34:00Z" w16du:dateUtc="2026-03-05T20:34:00Z">
        <w:r w:rsidRPr="003D2D5E">
          <w:rPr>
            <w:noProof/>
          </w:rPr>
          <w:t> 25</w:t>
        </w:r>
      </w:ins>
      <w:r>
        <w:rPr>
          <w:rFonts w:asciiTheme="minorHAnsi" w:eastAsiaTheme="minorEastAsia" w:hAnsiTheme="minorHAnsi" w:cstheme="minorBidi"/>
          <w:noProof/>
          <w:kern w:val="2"/>
          <w14:ligatures w14:val="standardContextual"/>
        </w:rPr>
        <w:tab/>
      </w:r>
      <w:r w:rsidRPr="003D2D5E">
        <w:rPr>
          <w:noProof/>
        </w:rPr>
        <w:t>Screening Risk Score</w:t>
      </w:r>
      <w:r>
        <w:rPr>
          <w:noProof/>
          <w:webHidden/>
        </w:rPr>
        <w:tab/>
      </w:r>
      <w:del w:id="1746" w:author="Powell, Deana" w:date="2026-03-05T15:34:00Z" w16du:dateUtc="2026-03-05T20:34:00Z">
        <w:r w:rsidR="00B55DCA">
          <w:rPr>
            <w:webHidden/>
          </w:rPr>
          <w:delText>111</w:delText>
        </w:r>
      </w:del>
      <w:ins w:id="1747" w:author="Powell, Deana" w:date="2026-03-05T15:34:00Z" w16du:dateUtc="2026-03-05T20:34:00Z">
        <w:r w:rsidR="008B657F">
          <w:rPr>
            <w:noProof/>
            <w:webHidden/>
          </w:rPr>
          <w:t>123</w:t>
        </w:r>
      </w:ins>
    </w:p>
    <w:p w14:paraId="59F2290D" w14:textId="44FF1CA0" w:rsidR="00236871" w:rsidRDefault="00236871">
      <w:pPr>
        <w:pStyle w:val="TableofFigures"/>
        <w:tabs>
          <w:tab w:val="left" w:pos="1680"/>
        </w:tabs>
        <w:rPr>
          <w:rFonts w:asciiTheme="minorHAnsi" w:eastAsiaTheme="minorEastAsia" w:hAnsiTheme="minorHAnsi" w:cstheme="minorBidi"/>
          <w:noProof/>
          <w:kern w:val="2"/>
          <w14:ligatures w14:val="standardContextual"/>
        </w:rPr>
      </w:pPr>
      <w:r w:rsidRPr="003D2D5E">
        <w:rPr>
          <w:noProof/>
        </w:rPr>
        <w:t>Table</w:t>
      </w:r>
      <w:del w:id="1748" w:author="Powell, Deana" w:date="2026-03-05T15:34:00Z" w16du:dateUtc="2026-03-05T20:34:00Z">
        <w:r w:rsidR="00B55DCA" w:rsidRPr="00AC24B8">
          <w:delText xml:space="preserve"> 25</w:delText>
        </w:r>
      </w:del>
      <w:ins w:id="1749" w:author="Powell, Deana" w:date="2026-03-05T15:34:00Z" w16du:dateUtc="2026-03-05T20:34:00Z">
        <w:r w:rsidRPr="003D2D5E">
          <w:rPr>
            <w:noProof/>
          </w:rPr>
          <w:t> 26</w:t>
        </w:r>
      </w:ins>
      <w:r>
        <w:rPr>
          <w:rFonts w:asciiTheme="minorHAnsi" w:eastAsiaTheme="minorEastAsia" w:hAnsiTheme="minorHAnsi" w:cstheme="minorBidi"/>
          <w:noProof/>
          <w:kern w:val="2"/>
          <w14:ligatures w14:val="standardContextual"/>
        </w:rPr>
        <w:tab/>
      </w:r>
      <w:r w:rsidRPr="003D2D5E">
        <w:rPr>
          <w:noProof/>
        </w:rPr>
        <w:t>Definitions of Laboratory and Clinical Tumor Lysis Syndrome</w:t>
      </w:r>
      <w:r>
        <w:rPr>
          <w:noProof/>
          <w:webHidden/>
        </w:rPr>
        <w:tab/>
      </w:r>
      <w:del w:id="1750" w:author="Powell, Deana" w:date="2026-03-05T15:34:00Z" w16du:dateUtc="2026-03-05T20:34:00Z">
        <w:r w:rsidR="00B55DCA">
          <w:rPr>
            <w:webHidden/>
          </w:rPr>
          <w:delText>124</w:delText>
        </w:r>
      </w:del>
      <w:ins w:id="1751" w:author="Powell, Deana" w:date="2026-03-05T15:34:00Z" w16du:dateUtc="2026-03-05T20:34:00Z">
        <w:r w:rsidR="008B657F">
          <w:rPr>
            <w:noProof/>
            <w:webHidden/>
          </w:rPr>
          <w:t>136</w:t>
        </w:r>
      </w:ins>
    </w:p>
    <w:p w14:paraId="3A1DD06F" w14:textId="58A963B6" w:rsidR="00236871" w:rsidRDefault="00236871">
      <w:pPr>
        <w:pStyle w:val="TableofFigures"/>
        <w:tabs>
          <w:tab w:val="left" w:pos="1680"/>
        </w:tabs>
        <w:rPr>
          <w:rFonts w:asciiTheme="minorHAnsi" w:eastAsiaTheme="minorEastAsia" w:hAnsiTheme="minorHAnsi" w:cstheme="minorBidi"/>
          <w:noProof/>
          <w:kern w:val="2"/>
          <w14:ligatures w14:val="standardContextual"/>
        </w:rPr>
      </w:pPr>
      <w:r w:rsidRPr="003D2D5E">
        <w:rPr>
          <w:noProof/>
        </w:rPr>
        <w:t>Table </w:t>
      </w:r>
      <w:del w:id="1752" w:author="Powell, Deana" w:date="2026-03-05T15:34:00Z" w16du:dateUtc="2026-03-05T20:34:00Z">
        <w:r w:rsidR="00B55DCA" w:rsidRPr="00AC24B8">
          <w:delText>26</w:delText>
        </w:r>
      </w:del>
      <w:ins w:id="1753" w:author="Powell, Deana" w:date="2026-03-05T15:34:00Z" w16du:dateUtc="2026-03-05T20:34:00Z">
        <w:r w:rsidRPr="003D2D5E">
          <w:rPr>
            <w:noProof/>
          </w:rPr>
          <w:t>27</w:t>
        </w:r>
      </w:ins>
      <w:r>
        <w:rPr>
          <w:rFonts w:asciiTheme="minorHAnsi" w:eastAsiaTheme="minorEastAsia" w:hAnsiTheme="minorHAnsi" w:cstheme="minorBidi"/>
          <w:noProof/>
          <w:kern w:val="2"/>
          <w14:ligatures w14:val="standardContextual"/>
        </w:rPr>
        <w:tab/>
      </w:r>
      <w:r w:rsidRPr="003D2D5E">
        <w:rPr>
          <w:noProof/>
        </w:rPr>
        <w:t>Reporting Periods and Time Frames for Adverse Events and Other Reportable Safety Events</w:t>
      </w:r>
      <w:r>
        <w:rPr>
          <w:noProof/>
          <w:webHidden/>
        </w:rPr>
        <w:tab/>
      </w:r>
      <w:del w:id="1754" w:author="Powell, Deana" w:date="2026-03-05T15:34:00Z" w16du:dateUtc="2026-03-05T20:34:00Z">
        <w:r w:rsidR="00B55DCA">
          <w:rPr>
            <w:webHidden/>
          </w:rPr>
          <w:delText>127</w:delText>
        </w:r>
      </w:del>
      <w:ins w:id="1755" w:author="Powell, Deana" w:date="2026-03-05T15:34:00Z" w16du:dateUtc="2026-03-05T20:34:00Z">
        <w:r w:rsidR="008B657F">
          <w:rPr>
            <w:noProof/>
            <w:webHidden/>
          </w:rPr>
          <w:t>139</w:t>
        </w:r>
      </w:ins>
    </w:p>
    <w:p w14:paraId="24D1FDB4" w14:textId="744F53DD" w:rsidR="00236871" w:rsidRDefault="00236871">
      <w:pPr>
        <w:pStyle w:val="TableofFigures"/>
        <w:tabs>
          <w:tab w:val="left" w:pos="1680"/>
        </w:tabs>
        <w:rPr>
          <w:rFonts w:asciiTheme="minorHAnsi" w:eastAsiaTheme="minorEastAsia" w:hAnsiTheme="minorHAnsi" w:cstheme="minorBidi"/>
          <w:noProof/>
          <w:kern w:val="2"/>
          <w14:ligatures w14:val="standardContextual"/>
        </w:rPr>
      </w:pPr>
      <w:r w:rsidRPr="003D2D5E">
        <w:rPr>
          <w:noProof/>
        </w:rPr>
        <w:t xml:space="preserve">Table </w:t>
      </w:r>
      <w:del w:id="1756" w:author="Powell, Deana" w:date="2026-03-05T15:34:00Z" w16du:dateUtc="2026-03-05T20:34:00Z">
        <w:r w:rsidR="00B55DCA" w:rsidRPr="00AC24B8">
          <w:delText>27</w:delText>
        </w:r>
      </w:del>
      <w:ins w:id="1757" w:author="Powell, Deana" w:date="2026-03-05T15:34:00Z" w16du:dateUtc="2026-03-05T20:34:00Z">
        <w:r w:rsidRPr="003D2D5E">
          <w:rPr>
            <w:noProof/>
          </w:rPr>
          <w:t>28</w:t>
        </w:r>
      </w:ins>
      <w:r>
        <w:rPr>
          <w:rFonts w:asciiTheme="minorHAnsi" w:eastAsiaTheme="minorEastAsia" w:hAnsiTheme="minorHAnsi" w:cstheme="minorBidi"/>
          <w:noProof/>
          <w:kern w:val="2"/>
          <w14:ligatures w14:val="standardContextual"/>
        </w:rPr>
        <w:tab/>
      </w:r>
      <w:r w:rsidRPr="003D2D5E">
        <w:rPr>
          <w:noProof/>
        </w:rPr>
        <w:t>Key Elements of the Statistical Analysis Plan</w:t>
      </w:r>
      <w:r>
        <w:rPr>
          <w:noProof/>
          <w:webHidden/>
        </w:rPr>
        <w:tab/>
      </w:r>
      <w:del w:id="1758" w:author="Powell, Deana" w:date="2026-03-05T15:34:00Z" w16du:dateUtc="2026-03-05T20:34:00Z">
        <w:r w:rsidR="00B55DCA">
          <w:rPr>
            <w:webHidden/>
          </w:rPr>
          <w:delText>136</w:delText>
        </w:r>
      </w:del>
      <w:ins w:id="1759" w:author="Powell, Deana" w:date="2026-03-05T15:34:00Z" w16du:dateUtc="2026-03-05T20:34:00Z">
        <w:r w:rsidR="008B657F">
          <w:rPr>
            <w:noProof/>
            <w:webHidden/>
          </w:rPr>
          <w:t>149</w:t>
        </w:r>
      </w:ins>
    </w:p>
    <w:p w14:paraId="26FEB1E4" w14:textId="229321C8" w:rsidR="00236871" w:rsidRDefault="00236871">
      <w:pPr>
        <w:pStyle w:val="TableofFigures"/>
        <w:tabs>
          <w:tab w:val="left" w:pos="1680"/>
        </w:tabs>
        <w:rPr>
          <w:rFonts w:asciiTheme="minorHAnsi" w:eastAsiaTheme="minorEastAsia" w:hAnsiTheme="minorHAnsi" w:cstheme="minorBidi"/>
          <w:noProof/>
          <w:kern w:val="2"/>
          <w14:ligatures w14:val="standardContextual"/>
        </w:rPr>
      </w:pPr>
      <w:r w:rsidRPr="003D2D5E">
        <w:rPr>
          <w:noProof/>
        </w:rPr>
        <w:t>Table </w:t>
      </w:r>
      <w:del w:id="1760" w:author="Powell, Deana" w:date="2026-03-05T15:34:00Z" w16du:dateUtc="2026-03-05T20:34:00Z">
        <w:r w:rsidR="00B55DCA" w:rsidRPr="00AC24B8">
          <w:delText>28</w:delText>
        </w:r>
      </w:del>
      <w:ins w:id="1761" w:author="Powell, Deana" w:date="2026-03-05T15:34:00Z" w16du:dateUtc="2026-03-05T20:34:00Z">
        <w:r w:rsidRPr="003D2D5E">
          <w:rPr>
            <w:noProof/>
          </w:rPr>
          <w:t>29</w:t>
        </w:r>
      </w:ins>
      <w:r>
        <w:rPr>
          <w:rFonts w:asciiTheme="minorHAnsi" w:eastAsiaTheme="minorEastAsia" w:hAnsiTheme="minorHAnsi" w:cstheme="minorBidi"/>
          <w:noProof/>
          <w:kern w:val="2"/>
          <w14:ligatures w14:val="standardContextual"/>
        </w:rPr>
        <w:tab/>
      </w:r>
      <w:r w:rsidRPr="003D2D5E">
        <w:rPr>
          <w:noProof/>
        </w:rPr>
        <w:t>Censoring Rules for Primary and Sensitivity Analyses of Progression-free Survival</w:t>
      </w:r>
      <w:r>
        <w:rPr>
          <w:noProof/>
          <w:webHidden/>
        </w:rPr>
        <w:tab/>
      </w:r>
      <w:del w:id="1762" w:author="Powell, Deana" w:date="2026-03-05T15:34:00Z" w16du:dateUtc="2026-03-05T20:34:00Z">
        <w:r w:rsidR="00B55DCA">
          <w:rPr>
            <w:webHidden/>
          </w:rPr>
          <w:delText>143</w:delText>
        </w:r>
      </w:del>
      <w:ins w:id="1763" w:author="Powell, Deana" w:date="2026-03-05T15:34:00Z" w16du:dateUtc="2026-03-05T20:34:00Z">
        <w:r w:rsidR="008B657F">
          <w:rPr>
            <w:noProof/>
            <w:webHidden/>
          </w:rPr>
          <w:t>156</w:t>
        </w:r>
      </w:ins>
    </w:p>
    <w:p w14:paraId="0183AFF4" w14:textId="77777777" w:rsidR="00B55DCA" w:rsidRDefault="00B55DCA">
      <w:pPr>
        <w:pStyle w:val="TableofFigures"/>
        <w:rPr>
          <w:del w:id="1764" w:author="Powell, Deana" w:date="2026-03-05T15:34:00Z" w16du:dateUtc="2026-03-05T20:34:00Z"/>
          <w:rFonts w:asciiTheme="minorHAnsi" w:eastAsiaTheme="minorEastAsia" w:hAnsiTheme="minorHAnsi" w:cstheme="minorBidi"/>
          <w:sz w:val="22"/>
          <w:szCs w:val="22"/>
        </w:rPr>
      </w:pPr>
      <w:del w:id="1765" w:author="Powell, Deana" w:date="2026-03-05T15:34:00Z" w16du:dateUtc="2026-03-05T20:34:00Z">
        <w:r w:rsidRPr="00AC24B8">
          <w:delText>Table 29</w:delText>
        </w:r>
        <w:r>
          <w:rPr>
            <w:rFonts w:asciiTheme="minorHAnsi" w:eastAsiaTheme="minorEastAsia" w:hAnsiTheme="minorHAnsi" w:cstheme="minorBidi"/>
            <w:sz w:val="22"/>
            <w:szCs w:val="22"/>
          </w:rPr>
          <w:tab/>
        </w:r>
        <w:r w:rsidRPr="00AC24B8">
          <w:delText>Censoring Rules for DOR</w:delText>
        </w:r>
        <w:r>
          <w:rPr>
            <w:webHidden/>
          </w:rPr>
          <w:tab/>
          <w:delText>145</w:delText>
        </w:r>
      </w:del>
    </w:p>
    <w:p w14:paraId="13FB46F5" w14:textId="3401E341" w:rsidR="00236871" w:rsidRDefault="00236871">
      <w:pPr>
        <w:pStyle w:val="TableofFigures"/>
        <w:tabs>
          <w:tab w:val="left" w:pos="1680"/>
        </w:tabs>
        <w:rPr>
          <w:rFonts w:asciiTheme="minorHAnsi" w:eastAsiaTheme="minorEastAsia" w:hAnsiTheme="minorHAnsi" w:cstheme="minorBidi"/>
          <w:noProof/>
          <w:kern w:val="2"/>
          <w14:ligatures w14:val="standardContextual"/>
        </w:rPr>
      </w:pPr>
      <w:r w:rsidRPr="003D2D5E">
        <w:rPr>
          <w:noProof/>
        </w:rPr>
        <w:t>Table 30</w:t>
      </w:r>
      <w:r>
        <w:rPr>
          <w:rFonts w:asciiTheme="minorHAnsi" w:eastAsiaTheme="minorEastAsia" w:hAnsiTheme="minorHAnsi" w:cstheme="minorBidi"/>
          <w:noProof/>
          <w:kern w:val="2"/>
          <w14:ligatures w14:val="standardContextual"/>
        </w:rPr>
        <w:tab/>
      </w:r>
      <w:del w:id="1766" w:author="Powell, Deana" w:date="2026-03-05T15:34:00Z" w16du:dateUtc="2026-03-05T20:34:00Z">
        <w:r w:rsidR="00B55DCA" w:rsidRPr="00AC24B8">
          <w:delText>Analysis Strategy for Key Efficacy Variables</w:delText>
        </w:r>
        <w:r w:rsidR="00B55DCA">
          <w:rPr>
            <w:webHidden/>
          </w:rPr>
          <w:tab/>
          <w:delText>146</w:delText>
        </w:r>
      </w:del>
      <w:ins w:id="1767" w:author="Powell, Deana" w:date="2026-03-05T15:34:00Z" w16du:dateUtc="2026-03-05T20:34:00Z">
        <w:r w:rsidRPr="003D2D5E">
          <w:rPr>
            <w:noProof/>
          </w:rPr>
          <w:t>Censoring Rules for DOR</w:t>
        </w:r>
        <w:r>
          <w:rPr>
            <w:noProof/>
            <w:webHidden/>
          </w:rPr>
          <w:tab/>
        </w:r>
        <w:r w:rsidR="008B657F">
          <w:rPr>
            <w:noProof/>
            <w:webHidden/>
          </w:rPr>
          <w:t>158</w:t>
        </w:r>
      </w:ins>
    </w:p>
    <w:p w14:paraId="29DDD14A" w14:textId="7925491D" w:rsidR="00236871" w:rsidRDefault="00236871">
      <w:pPr>
        <w:pStyle w:val="TableofFigures"/>
        <w:tabs>
          <w:tab w:val="left" w:pos="1680"/>
        </w:tabs>
        <w:rPr>
          <w:ins w:id="1768" w:author="Powell, Deana" w:date="2026-03-05T15:34:00Z" w16du:dateUtc="2026-03-05T20:34:00Z"/>
          <w:rFonts w:asciiTheme="minorHAnsi" w:eastAsiaTheme="minorEastAsia" w:hAnsiTheme="minorHAnsi" w:cstheme="minorBidi"/>
          <w:noProof/>
          <w:kern w:val="2"/>
          <w14:ligatures w14:val="standardContextual"/>
        </w:rPr>
      </w:pPr>
      <w:r w:rsidRPr="003D2D5E">
        <w:rPr>
          <w:noProof/>
        </w:rPr>
        <w:t>Table 31</w:t>
      </w:r>
      <w:r>
        <w:rPr>
          <w:rFonts w:asciiTheme="minorHAnsi" w:eastAsiaTheme="minorEastAsia" w:hAnsiTheme="minorHAnsi" w:cstheme="minorBidi"/>
          <w:noProof/>
          <w:kern w:val="2"/>
          <w14:ligatures w14:val="standardContextual"/>
        </w:rPr>
        <w:tab/>
      </w:r>
      <w:r w:rsidRPr="003D2D5E">
        <w:rPr>
          <w:noProof/>
        </w:rPr>
        <w:t xml:space="preserve">Analysis Strategy for </w:t>
      </w:r>
      <w:ins w:id="1769" w:author="Powell, Deana" w:date="2026-03-05T15:34:00Z" w16du:dateUtc="2026-03-05T20:34:00Z">
        <w:r w:rsidRPr="003D2D5E">
          <w:rPr>
            <w:noProof/>
          </w:rPr>
          <w:t>Key Efficacy Variables</w:t>
        </w:r>
        <w:r>
          <w:rPr>
            <w:noProof/>
            <w:webHidden/>
          </w:rPr>
          <w:tab/>
        </w:r>
        <w:r w:rsidR="008B657F">
          <w:rPr>
            <w:noProof/>
            <w:webHidden/>
          </w:rPr>
          <w:t>158</w:t>
        </w:r>
      </w:ins>
    </w:p>
    <w:p w14:paraId="3DB2C4C5" w14:textId="4778169F" w:rsidR="00236871" w:rsidRDefault="00236871">
      <w:pPr>
        <w:pStyle w:val="TableofFigures"/>
        <w:tabs>
          <w:tab w:val="left" w:pos="1680"/>
        </w:tabs>
        <w:rPr>
          <w:rFonts w:asciiTheme="minorHAnsi" w:eastAsiaTheme="minorEastAsia" w:hAnsiTheme="minorHAnsi" w:cstheme="minorBidi"/>
          <w:noProof/>
          <w:kern w:val="2"/>
          <w14:ligatures w14:val="standardContextual"/>
        </w:rPr>
      </w:pPr>
      <w:ins w:id="1770" w:author="Powell, Deana" w:date="2026-03-05T15:34:00Z" w16du:dateUtc="2026-03-05T20:34:00Z">
        <w:r w:rsidRPr="003D2D5E">
          <w:rPr>
            <w:noProof/>
          </w:rPr>
          <w:t>Table 32</w:t>
        </w:r>
        <w:r>
          <w:rPr>
            <w:rFonts w:asciiTheme="minorHAnsi" w:eastAsiaTheme="minorEastAsia" w:hAnsiTheme="minorHAnsi" w:cstheme="minorBidi"/>
            <w:noProof/>
            <w:kern w:val="2"/>
            <w14:ligatures w14:val="standardContextual"/>
          </w:rPr>
          <w:tab/>
        </w:r>
        <w:r w:rsidRPr="003D2D5E">
          <w:rPr>
            <w:noProof/>
          </w:rPr>
          <w:t xml:space="preserve">Analysis Strategy for </w:t>
        </w:r>
      </w:ins>
      <w:r w:rsidRPr="003D2D5E">
        <w:rPr>
          <w:noProof/>
        </w:rPr>
        <w:t>Safety Parameters</w:t>
      </w:r>
      <w:r>
        <w:rPr>
          <w:noProof/>
          <w:webHidden/>
        </w:rPr>
        <w:tab/>
      </w:r>
      <w:del w:id="1771" w:author="Powell, Deana" w:date="2026-03-05T15:34:00Z" w16du:dateUtc="2026-03-05T20:34:00Z">
        <w:r w:rsidR="00B55DCA">
          <w:rPr>
            <w:webHidden/>
          </w:rPr>
          <w:delText>148</w:delText>
        </w:r>
      </w:del>
      <w:ins w:id="1772" w:author="Powell, Deana" w:date="2026-03-05T15:34:00Z" w16du:dateUtc="2026-03-05T20:34:00Z">
        <w:r w:rsidR="008B657F">
          <w:rPr>
            <w:noProof/>
            <w:webHidden/>
          </w:rPr>
          <w:t>160</w:t>
        </w:r>
      </w:ins>
    </w:p>
    <w:p w14:paraId="0E339EF3" w14:textId="1803DC39" w:rsidR="00236871" w:rsidRDefault="00236871">
      <w:pPr>
        <w:pStyle w:val="TableofFigures"/>
        <w:tabs>
          <w:tab w:val="left" w:pos="1680"/>
        </w:tabs>
        <w:rPr>
          <w:rFonts w:asciiTheme="minorHAnsi" w:eastAsiaTheme="minorEastAsia" w:hAnsiTheme="minorHAnsi" w:cstheme="minorBidi"/>
          <w:noProof/>
          <w:kern w:val="2"/>
          <w14:ligatures w14:val="standardContextual"/>
        </w:rPr>
      </w:pPr>
      <w:r w:rsidRPr="003D2D5E">
        <w:rPr>
          <w:noProof/>
        </w:rPr>
        <w:t>Table </w:t>
      </w:r>
      <w:del w:id="1773" w:author="Powell, Deana" w:date="2026-03-05T15:34:00Z" w16du:dateUtc="2026-03-05T20:34:00Z">
        <w:r w:rsidR="00B55DCA" w:rsidRPr="00AC24B8">
          <w:delText>32</w:delText>
        </w:r>
      </w:del>
      <w:ins w:id="1774" w:author="Powell, Deana" w:date="2026-03-05T15:34:00Z" w16du:dateUtc="2026-03-05T20:34:00Z">
        <w:r w:rsidRPr="003D2D5E">
          <w:rPr>
            <w:noProof/>
          </w:rPr>
          <w:t>33</w:t>
        </w:r>
      </w:ins>
      <w:r>
        <w:rPr>
          <w:rFonts w:asciiTheme="minorHAnsi" w:eastAsiaTheme="minorEastAsia" w:hAnsiTheme="minorHAnsi" w:cstheme="minorBidi"/>
          <w:noProof/>
          <w:kern w:val="2"/>
          <w14:ligatures w14:val="standardContextual"/>
        </w:rPr>
        <w:tab/>
      </w:r>
      <w:r w:rsidRPr="003D2D5E">
        <w:rPr>
          <w:noProof/>
        </w:rPr>
        <w:t>Summary of Interim and Final Analyses Strategy</w:t>
      </w:r>
      <w:r>
        <w:rPr>
          <w:noProof/>
          <w:webHidden/>
        </w:rPr>
        <w:tab/>
      </w:r>
      <w:del w:id="1775" w:author="Powell, Deana" w:date="2026-03-05T15:34:00Z" w16du:dateUtc="2026-03-05T20:34:00Z">
        <w:r w:rsidR="00B55DCA">
          <w:rPr>
            <w:webHidden/>
          </w:rPr>
          <w:delText>150</w:delText>
        </w:r>
      </w:del>
      <w:ins w:id="1776" w:author="Powell, Deana" w:date="2026-03-05T15:34:00Z" w16du:dateUtc="2026-03-05T20:34:00Z">
        <w:r w:rsidR="008B657F">
          <w:rPr>
            <w:noProof/>
            <w:webHidden/>
          </w:rPr>
          <w:t>162</w:t>
        </w:r>
      </w:ins>
    </w:p>
    <w:p w14:paraId="6D657A89" w14:textId="7389C6B0" w:rsidR="00236871" w:rsidRDefault="00236871">
      <w:pPr>
        <w:pStyle w:val="TableofFigures"/>
        <w:tabs>
          <w:tab w:val="left" w:pos="1680"/>
        </w:tabs>
        <w:rPr>
          <w:rFonts w:asciiTheme="minorHAnsi" w:eastAsiaTheme="minorEastAsia" w:hAnsiTheme="minorHAnsi" w:cstheme="minorBidi"/>
          <w:noProof/>
          <w:kern w:val="2"/>
          <w14:ligatures w14:val="standardContextual"/>
        </w:rPr>
      </w:pPr>
      <w:r w:rsidRPr="003D2D5E">
        <w:rPr>
          <w:noProof/>
        </w:rPr>
        <w:t>Table </w:t>
      </w:r>
      <w:del w:id="1777" w:author="Powell, Deana" w:date="2026-03-05T15:34:00Z" w16du:dateUtc="2026-03-05T20:34:00Z">
        <w:r w:rsidR="00B55DCA" w:rsidRPr="00AC24B8">
          <w:delText>33</w:delText>
        </w:r>
      </w:del>
      <w:ins w:id="1778" w:author="Powell, Deana" w:date="2026-03-05T15:34:00Z" w16du:dateUtc="2026-03-05T20:34:00Z">
        <w:r w:rsidRPr="003D2D5E">
          <w:rPr>
            <w:noProof/>
          </w:rPr>
          <w:t>34</w:t>
        </w:r>
      </w:ins>
      <w:r>
        <w:rPr>
          <w:rFonts w:asciiTheme="minorHAnsi" w:eastAsiaTheme="minorEastAsia" w:hAnsiTheme="minorHAnsi" w:cstheme="minorBidi"/>
          <w:noProof/>
          <w:kern w:val="2"/>
          <w14:ligatures w14:val="standardContextual"/>
        </w:rPr>
        <w:tab/>
      </w:r>
      <w:r w:rsidRPr="003D2D5E">
        <w:rPr>
          <w:noProof/>
        </w:rPr>
        <w:t>Power and Approximate Undetectable MRD Rate Difference Required to Demonstrate Efficacy</w:t>
      </w:r>
      <w:r>
        <w:rPr>
          <w:noProof/>
          <w:webHidden/>
        </w:rPr>
        <w:tab/>
      </w:r>
      <w:del w:id="1779" w:author="Powell, Deana" w:date="2026-03-05T15:34:00Z" w16du:dateUtc="2026-03-05T20:34:00Z">
        <w:r w:rsidR="00B55DCA">
          <w:rPr>
            <w:webHidden/>
          </w:rPr>
          <w:delText>153</w:delText>
        </w:r>
      </w:del>
      <w:ins w:id="1780" w:author="Powell, Deana" w:date="2026-03-05T15:34:00Z" w16du:dateUtc="2026-03-05T20:34:00Z">
        <w:r w:rsidR="008B657F">
          <w:rPr>
            <w:noProof/>
            <w:webHidden/>
          </w:rPr>
          <w:t>165</w:t>
        </w:r>
      </w:ins>
    </w:p>
    <w:p w14:paraId="07984E71" w14:textId="77777777" w:rsidR="00B55DCA" w:rsidRDefault="00B55DCA">
      <w:pPr>
        <w:pStyle w:val="TableofFigures"/>
        <w:rPr>
          <w:del w:id="1781" w:author="Powell, Deana" w:date="2026-03-05T15:34:00Z" w16du:dateUtc="2026-03-05T20:34:00Z"/>
          <w:rFonts w:asciiTheme="minorHAnsi" w:eastAsiaTheme="minorEastAsia" w:hAnsiTheme="minorHAnsi" w:cstheme="minorBidi"/>
          <w:sz w:val="22"/>
          <w:szCs w:val="22"/>
        </w:rPr>
      </w:pPr>
      <w:del w:id="1782" w:author="Powell, Deana" w:date="2026-03-05T15:34:00Z" w16du:dateUtc="2026-03-05T20:34:00Z">
        <w:r w:rsidRPr="00AC24B8">
          <w:delText>Table 34</w:delText>
        </w:r>
        <w:r>
          <w:rPr>
            <w:rFonts w:asciiTheme="minorHAnsi" w:eastAsiaTheme="minorEastAsia" w:hAnsiTheme="minorHAnsi" w:cstheme="minorBidi"/>
            <w:sz w:val="22"/>
            <w:szCs w:val="22"/>
          </w:rPr>
          <w:tab/>
        </w:r>
        <w:r w:rsidRPr="00AC24B8">
          <w:delText>Efficacy Boundaries and Properties for Progression-free Survival Analyses</w:delText>
        </w:r>
        <w:r>
          <w:rPr>
            <w:webHidden/>
          </w:rPr>
          <w:tab/>
          <w:delText>154</w:delText>
        </w:r>
      </w:del>
    </w:p>
    <w:p w14:paraId="691AC4B1" w14:textId="0728B4A7" w:rsidR="00236871" w:rsidRDefault="00236871">
      <w:pPr>
        <w:pStyle w:val="TableofFigures"/>
        <w:tabs>
          <w:tab w:val="left" w:pos="1680"/>
        </w:tabs>
        <w:rPr>
          <w:ins w:id="1783" w:author="Powell, Deana" w:date="2026-03-05T15:34:00Z" w16du:dateUtc="2026-03-05T20:34:00Z"/>
          <w:rFonts w:asciiTheme="minorHAnsi" w:eastAsiaTheme="minorEastAsia" w:hAnsiTheme="minorHAnsi" w:cstheme="minorBidi"/>
          <w:noProof/>
          <w:kern w:val="2"/>
          <w14:ligatures w14:val="standardContextual"/>
        </w:rPr>
      </w:pPr>
      <w:r w:rsidRPr="003D2D5E">
        <w:rPr>
          <w:noProof/>
        </w:rPr>
        <w:t>Table 35</w:t>
      </w:r>
      <w:r>
        <w:rPr>
          <w:rFonts w:asciiTheme="minorHAnsi" w:eastAsiaTheme="minorEastAsia" w:hAnsiTheme="minorHAnsi" w:cstheme="minorBidi"/>
          <w:noProof/>
          <w:kern w:val="2"/>
          <w14:ligatures w14:val="standardContextual"/>
        </w:rPr>
        <w:tab/>
      </w:r>
      <w:r w:rsidRPr="003D2D5E">
        <w:rPr>
          <w:noProof/>
        </w:rPr>
        <w:t xml:space="preserve">Efficacy Boundaries and Properties for </w:t>
      </w:r>
      <w:ins w:id="1784" w:author="Powell, Deana" w:date="2026-03-05T15:34:00Z" w16du:dateUtc="2026-03-05T20:34:00Z">
        <w:r w:rsidRPr="003D2D5E">
          <w:rPr>
            <w:noProof/>
          </w:rPr>
          <w:t>Progression-free Survival Analyses</w:t>
        </w:r>
        <w:r>
          <w:rPr>
            <w:noProof/>
            <w:webHidden/>
          </w:rPr>
          <w:tab/>
        </w:r>
        <w:r w:rsidR="008B657F">
          <w:rPr>
            <w:noProof/>
            <w:webHidden/>
          </w:rPr>
          <w:t>165</w:t>
        </w:r>
      </w:ins>
    </w:p>
    <w:p w14:paraId="42F89BEF" w14:textId="79060C4E" w:rsidR="00236871" w:rsidRDefault="00236871">
      <w:pPr>
        <w:pStyle w:val="TableofFigures"/>
        <w:tabs>
          <w:tab w:val="left" w:pos="1680"/>
        </w:tabs>
        <w:rPr>
          <w:rFonts w:asciiTheme="minorHAnsi" w:eastAsiaTheme="minorEastAsia" w:hAnsiTheme="minorHAnsi" w:cstheme="minorBidi"/>
          <w:noProof/>
          <w:kern w:val="2"/>
          <w14:ligatures w14:val="standardContextual"/>
        </w:rPr>
      </w:pPr>
      <w:ins w:id="1785" w:author="Powell, Deana" w:date="2026-03-05T15:34:00Z" w16du:dateUtc="2026-03-05T20:34:00Z">
        <w:r w:rsidRPr="003D2D5E">
          <w:rPr>
            <w:noProof/>
          </w:rPr>
          <w:t>Table 36</w:t>
        </w:r>
        <w:r>
          <w:rPr>
            <w:rFonts w:asciiTheme="minorHAnsi" w:eastAsiaTheme="minorEastAsia" w:hAnsiTheme="minorHAnsi" w:cstheme="minorBidi"/>
            <w:noProof/>
            <w:kern w:val="2"/>
            <w14:ligatures w14:val="standardContextual"/>
          </w:rPr>
          <w:tab/>
        </w:r>
        <w:r w:rsidRPr="003D2D5E">
          <w:rPr>
            <w:noProof/>
          </w:rPr>
          <w:t xml:space="preserve">Efficacy Boundaries and Properties for </w:t>
        </w:r>
      </w:ins>
      <w:r w:rsidRPr="003D2D5E">
        <w:rPr>
          <w:noProof/>
        </w:rPr>
        <w:t>Overall Survival Analyses</w:t>
      </w:r>
      <w:r>
        <w:rPr>
          <w:noProof/>
          <w:webHidden/>
        </w:rPr>
        <w:tab/>
      </w:r>
      <w:del w:id="1786" w:author="Powell, Deana" w:date="2026-03-05T15:34:00Z" w16du:dateUtc="2026-03-05T20:34:00Z">
        <w:r w:rsidR="00B55DCA">
          <w:rPr>
            <w:webHidden/>
          </w:rPr>
          <w:delText>156</w:delText>
        </w:r>
      </w:del>
      <w:ins w:id="1787" w:author="Powell, Deana" w:date="2026-03-05T15:34:00Z" w16du:dateUtc="2026-03-05T20:34:00Z">
        <w:r w:rsidR="008B657F">
          <w:rPr>
            <w:noProof/>
            <w:webHidden/>
          </w:rPr>
          <w:t>168</w:t>
        </w:r>
      </w:ins>
    </w:p>
    <w:p w14:paraId="5682ED4D" w14:textId="0C568D29" w:rsidR="00236871" w:rsidRDefault="00236871">
      <w:pPr>
        <w:pStyle w:val="TableofFigures"/>
        <w:tabs>
          <w:tab w:val="left" w:pos="1680"/>
        </w:tabs>
        <w:rPr>
          <w:rFonts w:asciiTheme="minorHAnsi" w:eastAsiaTheme="minorEastAsia" w:hAnsiTheme="minorHAnsi" w:cstheme="minorBidi"/>
          <w:noProof/>
          <w:kern w:val="2"/>
          <w14:ligatures w14:val="standardContextual"/>
        </w:rPr>
      </w:pPr>
      <w:r w:rsidRPr="003D2D5E">
        <w:rPr>
          <w:noProof/>
        </w:rPr>
        <w:t xml:space="preserve">Table </w:t>
      </w:r>
      <w:del w:id="1788" w:author="Powell, Deana" w:date="2026-03-05T15:34:00Z" w16du:dateUtc="2026-03-05T20:34:00Z">
        <w:r w:rsidR="00B55DCA" w:rsidRPr="00AC24B8">
          <w:delText>36</w:delText>
        </w:r>
      </w:del>
      <w:ins w:id="1789" w:author="Powell, Deana" w:date="2026-03-05T15:34:00Z" w16du:dateUtc="2026-03-05T20:34:00Z">
        <w:r w:rsidRPr="003D2D5E">
          <w:rPr>
            <w:noProof/>
          </w:rPr>
          <w:t>37</w:t>
        </w:r>
      </w:ins>
      <w:r>
        <w:rPr>
          <w:rFonts w:asciiTheme="minorHAnsi" w:eastAsiaTheme="minorEastAsia" w:hAnsiTheme="minorHAnsi" w:cstheme="minorBidi"/>
          <w:noProof/>
          <w:kern w:val="2"/>
          <w14:ligatures w14:val="standardContextual"/>
        </w:rPr>
        <w:tab/>
      </w:r>
      <w:r w:rsidRPr="003D2D5E">
        <w:rPr>
          <w:noProof/>
        </w:rPr>
        <w:t>Power and Approximate ORR Difference Required to Demonstrate Efficacy</w:t>
      </w:r>
      <w:r>
        <w:rPr>
          <w:noProof/>
          <w:webHidden/>
        </w:rPr>
        <w:tab/>
      </w:r>
      <w:del w:id="1790" w:author="Powell, Deana" w:date="2026-03-05T15:34:00Z" w16du:dateUtc="2026-03-05T20:34:00Z">
        <w:r w:rsidR="00B55DCA">
          <w:rPr>
            <w:webHidden/>
          </w:rPr>
          <w:delText>157</w:delText>
        </w:r>
      </w:del>
      <w:ins w:id="1791" w:author="Powell, Deana" w:date="2026-03-05T15:34:00Z" w16du:dateUtc="2026-03-05T20:34:00Z">
        <w:r w:rsidR="008B657F">
          <w:rPr>
            <w:noProof/>
            <w:webHidden/>
          </w:rPr>
          <w:t>169</w:t>
        </w:r>
      </w:ins>
    </w:p>
    <w:p w14:paraId="77D675C4" w14:textId="040052FC" w:rsidR="00236871" w:rsidRDefault="00236871">
      <w:pPr>
        <w:pStyle w:val="TableofFigures"/>
        <w:tabs>
          <w:tab w:val="left" w:pos="1680"/>
        </w:tabs>
        <w:rPr>
          <w:rFonts w:asciiTheme="minorHAnsi" w:eastAsiaTheme="minorEastAsia" w:hAnsiTheme="minorHAnsi" w:cstheme="minorBidi"/>
          <w:noProof/>
          <w:kern w:val="2"/>
          <w14:ligatures w14:val="standardContextual"/>
        </w:rPr>
      </w:pPr>
      <w:r w:rsidRPr="003D2D5E">
        <w:rPr>
          <w:noProof/>
        </w:rPr>
        <w:t xml:space="preserve">Table </w:t>
      </w:r>
      <w:del w:id="1792" w:author="Powell, Deana" w:date="2026-03-05T15:34:00Z" w16du:dateUtc="2026-03-05T20:34:00Z">
        <w:r w:rsidR="00B55DCA" w:rsidRPr="00AC24B8">
          <w:delText>37</w:delText>
        </w:r>
      </w:del>
      <w:ins w:id="1793" w:author="Powell, Deana" w:date="2026-03-05T15:34:00Z" w16du:dateUtc="2026-03-05T20:34:00Z">
        <w:r w:rsidRPr="003D2D5E">
          <w:rPr>
            <w:noProof/>
          </w:rPr>
          <w:t>38</w:t>
        </w:r>
      </w:ins>
      <w:r>
        <w:rPr>
          <w:rFonts w:asciiTheme="minorHAnsi" w:eastAsiaTheme="minorEastAsia" w:hAnsiTheme="minorHAnsi" w:cstheme="minorBidi"/>
          <w:noProof/>
          <w:kern w:val="2"/>
          <w14:ligatures w14:val="standardContextual"/>
        </w:rPr>
        <w:tab/>
      </w:r>
      <w:r w:rsidRPr="003D2D5E">
        <w:rPr>
          <w:noProof/>
        </w:rPr>
        <w:t>Protocol-required Safety Laboratory Assessments</w:t>
      </w:r>
      <w:r>
        <w:rPr>
          <w:noProof/>
          <w:webHidden/>
        </w:rPr>
        <w:tab/>
      </w:r>
      <w:del w:id="1794" w:author="Powell, Deana" w:date="2026-03-05T15:34:00Z" w16du:dateUtc="2026-03-05T20:34:00Z">
        <w:r w:rsidR="00B55DCA">
          <w:rPr>
            <w:webHidden/>
          </w:rPr>
          <w:delText>170</w:delText>
        </w:r>
      </w:del>
      <w:ins w:id="1795" w:author="Powell, Deana" w:date="2026-03-05T15:34:00Z" w16du:dateUtc="2026-03-05T20:34:00Z">
        <w:r w:rsidR="008B657F">
          <w:rPr>
            <w:noProof/>
            <w:webHidden/>
          </w:rPr>
          <w:t>182</w:t>
        </w:r>
      </w:ins>
    </w:p>
    <w:p w14:paraId="7970D563" w14:textId="0772E4E4" w:rsidR="00236871" w:rsidRDefault="00236871">
      <w:pPr>
        <w:pStyle w:val="TableofFigures"/>
        <w:tabs>
          <w:tab w:val="left" w:pos="1680"/>
        </w:tabs>
        <w:rPr>
          <w:rFonts w:asciiTheme="minorHAnsi" w:eastAsiaTheme="minorEastAsia" w:hAnsiTheme="minorHAnsi" w:cstheme="minorBidi"/>
          <w:noProof/>
          <w:kern w:val="2"/>
          <w14:ligatures w14:val="standardContextual"/>
        </w:rPr>
      </w:pPr>
      <w:r w:rsidRPr="003D2D5E">
        <w:rPr>
          <w:noProof/>
        </w:rPr>
        <w:t xml:space="preserve">Table </w:t>
      </w:r>
      <w:del w:id="1796" w:author="Powell, Deana" w:date="2026-03-05T15:34:00Z" w16du:dateUtc="2026-03-05T20:34:00Z">
        <w:r w:rsidR="00B55DCA" w:rsidRPr="00AC24B8">
          <w:delText>38</w:delText>
        </w:r>
      </w:del>
      <w:ins w:id="1797" w:author="Powell, Deana" w:date="2026-03-05T15:34:00Z" w16du:dateUtc="2026-03-05T20:34:00Z">
        <w:r w:rsidRPr="003D2D5E">
          <w:rPr>
            <w:noProof/>
          </w:rPr>
          <w:t>39</w:t>
        </w:r>
      </w:ins>
      <w:r>
        <w:rPr>
          <w:rFonts w:asciiTheme="minorHAnsi" w:eastAsiaTheme="minorEastAsia" w:hAnsiTheme="minorHAnsi" w:cstheme="minorBidi"/>
          <w:noProof/>
          <w:kern w:val="2"/>
          <w14:ligatures w14:val="standardContextual"/>
        </w:rPr>
        <w:tab/>
      </w:r>
      <w:r w:rsidRPr="003D2D5E">
        <w:rPr>
          <w:noProof/>
        </w:rPr>
        <w:t>Lymph Node Response</w:t>
      </w:r>
      <w:r>
        <w:rPr>
          <w:noProof/>
          <w:webHidden/>
        </w:rPr>
        <w:tab/>
      </w:r>
      <w:del w:id="1798" w:author="Powell, Deana" w:date="2026-03-05T15:34:00Z" w16du:dateUtc="2026-03-05T20:34:00Z">
        <w:r w:rsidR="00B55DCA">
          <w:rPr>
            <w:webHidden/>
          </w:rPr>
          <w:delText>201</w:delText>
        </w:r>
      </w:del>
      <w:ins w:id="1799" w:author="Powell, Deana" w:date="2026-03-05T15:34:00Z" w16du:dateUtc="2026-03-05T20:34:00Z">
        <w:r w:rsidR="008B657F">
          <w:rPr>
            <w:noProof/>
            <w:webHidden/>
          </w:rPr>
          <w:t>214</w:t>
        </w:r>
      </w:ins>
    </w:p>
    <w:p w14:paraId="78B73A76" w14:textId="39625793" w:rsidR="00236871" w:rsidRDefault="00236871">
      <w:pPr>
        <w:pStyle w:val="TableofFigures"/>
        <w:tabs>
          <w:tab w:val="left" w:pos="1680"/>
        </w:tabs>
        <w:rPr>
          <w:rFonts w:asciiTheme="minorHAnsi" w:eastAsiaTheme="minorEastAsia" w:hAnsiTheme="minorHAnsi" w:cstheme="minorBidi"/>
          <w:noProof/>
          <w:kern w:val="2"/>
          <w14:ligatures w14:val="standardContextual"/>
        </w:rPr>
      </w:pPr>
      <w:r w:rsidRPr="003D2D5E">
        <w:rPr>
          <w:noProof/>
        </w:rPr>
        <w:t xml:space="preserve">Table </w:t>
      </w:r>
      <w:del w:id="1800" w:author="Powell, Deana" w:date="2026-03-05T15:34:00Z" w16du:dateUtc="2026-03-05T20:34:00Z">
        <w:r w:rsidR="00B55DCA" w:rsidRPr="00AC24B8">
          <w:delText>39</w:delText>
        </w:r>
      </w:del>
      <w:ins w:id="1801" w:author="Powell, Deana" w:date="2026-03-05T15:34:00Z" w16du:dateUtc="2026-03-05T20:34:00Z">
        <w:r w:rsidRPr="003D2D5E">
          <w:rPr>
            <w:noProof/>
          </w:rPr>
          <w:t>40</w:t>
        </w:r>
      </w:ins>
      <w:r>
        <w:rPr>
          <w:rFonts w:asciiTheme="minorHAnsi" w:eastAsiaTheme="minorEastAsia" w:hAnsiTheme="minorHAnsi" w:cstheme="minorBidi"/>
          <w:noProof/>
          <w:kern w:val="2"/>
          <w14:ligatures w14:val="standardContextual"/>
        </w:rPr>
        <w:tab/>
      </w:r>
      <w:r w:rsidRPr="003D2D5E">
        <w:rPr>
          <w:noProof/>
        </w:rPr>
        <w:t>Liver and Spleen Responses</w:t>
      </w:r>
      <w:r>
        <w:rPr>
          <w:noProof/>
          <w:webHidden/>
        </w:rPr>
        <w:tab/>
      </w:r>
      <w:del w:id="1802" w:author="Powell, Deana" w:date="2026-03-05T15:34:00Z" w16du:dateUtc="2026-03-05T20:34:00Z">
        <w:r w:rsidR="00B55DCA">
          <w:rPr>
            <w:webHidden/>
          </w:rPr>
          <w:delText>202</w:delText>
        </w:r>
      </w:del>
      <w:ins w:id="1803" w:author="Powell, Deana" w:date="2026-03-05T15:34:00Z" w16du:dateUtc="2026-03-05T20:34:00Z">
        <w:r w:rsidR="008B657F">
          <w:rPr>
            <w:noProof/>
            <w:webHidden/>
          </w:rPr>
          <w:t>216</w:t>
        </w:r>
      </w:ins>
    </w:p>
    <w:p w14:paraId="284AB8AE" w14:textId="35B02729" w:rsidR="00236871" w:rsidRDefault="00236871">
      <w:pPr>
        <w:pStyle w:val="TableofFigures"/>
        <w:tabs>
          <w:tab w:val="left" w:pos="1680"/>
        </w:tabs>
        <w:rPr>
          <w:rFonts w:asciiTheme="minorHAnsi" w:eastAsiaTheme="minorEastAsia" w:hAnsiTheme="minorHAnsi" w:cstheme="minorBidi"/>
          <w:noProof/>
          <w:kern w:val="2"/>
          <w14:ligatures w14:val="standardContextual"/>
        </w:rPr>
      </w:pPr>
      <w:r w:rsidRPr="003D2D5E">
        <w:rPr>
          <w:noProof/>
        </w:rPr>
        <w:t xml:space="preserve">Table </w:t>
      </w:r>
      <w:del w:id="1804" w:author="Powell, Deana" w:date="2026-03-05T15:34:00Z" w16du:dateUtc="2026-03-05T20:34:00Z">
        <w:r w:rsidR="00B55DCA" w:rsidRPr="00AC24B8">
          <w:delText>40</w:delText>
        </w:r>
      </w:del>
      <w:ins w:id="1805" w:author="Powell, Deana" w:date="2026-03-05T15:34:00Z" w16du:dateUtc="2026-03-05T20:34:00Z">
        <w:r w:rsidRPr="003D2D5E">
          <w:rPr>
            <w:noProof/>
          </w:rPr>
          <w:t>41</w:t>
        </w:r>
      </w:ins>
      <w:r>
        <w:rPr>
          <w:rFonts w:asciiTheme="minorHAnsi" w:eastAsiaTheme="minorEastAsia" w:hAnsiTheme="minorHAnsi" w:cstheme="minorBidi"/>
          <w:noProof/>
          <w:kern w:val="2"/>
          <w14:ligatures w14:val="standardContextual"/>
        </w:rPr>
        <w:tab/>
      </w:r>
      <w:r w:rsidRPr="003D2D5E">
        <w:rPr>
          <w:noProof/>
        </w:rPr>
        <w:t>Response Criteria for Chronic Lymphocytic Leukemia</w:t>
      </w:r>
      <w:r>
        <w:rPr>
          <w:noProof/>
          <w:webHidden/>
        </w:rPr>
        <w:tab/>
      </w:r>
      <w:del w:id="1806" w:author="Powell, Deana" w:date="2026-03-05T15:34:00Z" w16du:dateUtc="2026-03-05T20:34:00Z">
        <w:r w:rsidR="00B55DCA">
          <w:rPr>
            <w:webHidden/>
          </w:rPr>
          <w:delText>207</w:delText>
        </w:r>
      </w:del>
      <w:ins w:id="1807" w:author="Powell, Deana" w:date="2026-03-05T15:34:00Z" w16du:dateUtc="2026-03-05T20:34:00Z">
        <w:r w:rsidR="008B657F">
          <w:rPr>
            <w:noProof/>
            <w:webHidden/>
          </w:rPr>
          <w:t>221</w:t>
        </w:r>
      </w:ins>
    </w:p>
    <w:p w14:paraId="559BAFC5" w14:textId="109A9A70" w:rsidR="00236871" w:rsidRDefault="00236871">
      <w:pPr>
        <w:pStyle w:val="TableofFigures"/>
        <w:tabs>
          <w:tab w:val="left" w:pos="1680"/>
        </w:tabs>
        <w:rPr>
          <w:rFonts w:asciiTheme="minorHAnsi" w:eastAsiaTheme="minorEastAsia" w:hAnsiTheme="minorHAnsi" w:cstheme="minorBidi"/>
          <w:noProof/>
          <w:kern w:val="2"/>
          <w14:ligatures w14:val="standardContextual"/>
        </w:rPr>
      </w:pPr>
      <w:r w:rsidRPr="003D2D5E">
        <w:rPr>
          <w:noProof/>
        </w:rPr>
        <w:t xml:space="preserve">Table </w:t>
      </w:r>
      <w:del w:id="1808" w:author="Powell, Deana" w:date="2026-03-05T15:34:00Z" w16du:dateUtc="2026-03-05T20:34:00Z">
        <w:r w:rsidR="00B55DCA" w:rsidRPr="00AC24B8">
          <w:delText>41</w:delText>
        </w:r>
      </w:del>
      <w:ins w:id="1809" w:author="Powell, Deana" w:date="2026-03-05T15:34:00Z" w16du:dateUtc="2026-03-05T20:34:00Z">
        <w:r w:rsidRPr="003D2D5E">
          <w:rPr>
            <w:noProof/>
          </w:rPr>
          <w:t>42</w:t>
        </w:r>
      </w:ins>
      <w:r>
        <w:rPr>
          <w:rFonts w:asciiTheme="minorHAnsi" w:eastAsiaTheme="minorEastAsia" w:hAnsiTheme="minorHAnsi" w:cstheme="minorBidi"/>
          <w:noProof/>
          <w:kern w:val="2"/>
          <w14:ligatures w14:val="standardContextual"/>
        </w:rPr>
        <w:tab/>
      </w:r>
      <w:r w:rsidRPr="003D2D5E">
        <w:rPr>
          <w:noProof/>
        </w:rPr>
        <w:t>Chronic Lymphocytic Leukemia Hematologic Toxicity</w:t>
      </w:r>
      <w:r>
        <w:rPr>
          <w:noProof/>
          <w:webHidden/>
        </w:rPr>
        <w:tab/>
      </w:r>
      <w:del w:id="1810" w:author="Powell, Deana" w:date="2026-03-05T15:34:00Z" w16du:dateUtc="2026-03-05T20:34:00Z">
        <w:r w:rsidR="00B55DCA">
          <w:rPr>
            <w:webHidden/>
          </w:rPr>
          <w:delText>208</w:delText>
        </w:r>
      </w:del>
      <w:ins w:id="1811" w:author="Powell, Deana" w:date="2026-03-05T15:34:00Z" w16du:dateUtc="2026-03-05T20:34:00Z">
        <w:r w:rsidR="008B657F">
          <w:rPr>
            <w:noProof/>
            <w:webHidden/>
          </w:rPr>
          <w:t>222</w:t>
        </w:r>
      </w:ins>
    </w:p>
    <w:p w14:paraId="50B2FA1F" w14:textId="67B099A7" w:rsidR="00236871" w:rsidRDefault="00236871">
      <w:pPr>
        <w:pStyle w:val="TableofFigures"/>
        <w:tabs>
          <w:tab w:val="left" w:pos="1680"/>
        </w:tabs>
        <w:rPr>
          <w:rFonts w:asciiTheme="minorHAnsi" w:eastAsiaTheme="minorEastAsia" w:hAnsiTheme="minorHAnsi" w:cstheme="minorBidi"/>
          <w:noProof/>
          <w:kern w:val="2"/>
          <w14:ligatures w14:val="standardContextual"/>
        </w:rPr>
      </w:pPr>
      <w:r w:rsidRPr="003D2D5E">
        <w:rPr>
          <w:noProof/>
        </w:rPr>
        <w:t xml:space="preserve">Table </w:t>
      </w:r>
      <w:del w:id="1812" w:author="Powell, Deana" w:date="2026-03-05T15:34:00Z" w16du:dateUtc="2026-03-05T20:34:00Z">
        <w:r w:rsidR="00B55DCA" w:rsidRPr="00AC24B8">
          <w:delText>42</w:delText>
        </w:r>
      </w:del>
      <w:ins w:id="1813" w:author="Powell, Deana" w:date="2026-03-05T15:34:00Z" w16du:dateUtc="2026-03-05T20:34:00Z">
        <w:r w:rsidRPr="003D2D5E">
          <w:rPr>
            <w:noProof/>
          </w:rPr>
          <w:t>43</w:t>
        </w:r>
      </w:ins>
      <w:r>
        <w:rPr>
          <w:rFonts w:asciiTheme="minorHAnsi" w:eastAsiaTheme="minorEastAsia" w:hAnsiTheme="minorHAnsi" w:cstheme="minorBidi"/>
          <w:noProof/>
          <w:kern w:val="2"/>
          <w14:ligatures w14:val="standardContextual"/>
        </w:rPr>
        <w:tab/>
      </w:r>
      <w:r w:rsidRPr="003D2D5E">
        <w:rPr>
          <w:noProof/>
        </w:rPr>
        <w:t>Rai Staging System</w:t>
      </w:r>
      <w:r>
        <w:rPr>
          <w:noProof/>
          <w:webHidden/>
        </w:rPr>
        <w:tab/>
      </w:r>
      <w:del w:id="1814" w:author="Powell, Deana" w:date="2026-03-05T15:34:00Z" w16du:dateUtc="2026-03-05T20:34:00Z">
        <w:r w:rsidR="00B55DCA">
          <w:rPr>
            <w:webHidden/>
          </w:rPr>
          <w:delText>209</w:delText>
        </w:r>
      </w:del>
      <w:ins w:id="1815" w:author="Powell, Deana" w:date="2026-03-05T15:34:00Z" w16du:dateUtc="2026-03-05T20:34:00Z">
        <w:r w:rsidR="008B657F">
          <w:rPr>
            <w:noProof/>
            <w:webHidden/>
          </w:rPr>
          <w:t>223</w:t>
        </w:r>
      </w:ins>
    </w:p>
    <w:p w14:paraId="7D326421" w14:textId="0C0CE7E1" w:rsidR="00236871" w:rsidRDefault="00236871">
      <w:pPr>
        <w:pStyle w:val="TableofFigures"/>
        <w:tabs>
          <w:tab w:val="left" w:pos="1680"/>
        </w:tabs>
        <w:rPr>
          <w:rFonts w:asciiTheme="minorHAnsi" w:eastAsiaTheme="minorEastAsia" w:hAnsiTheme="minorHAnsi" w:cstheme="minorBidi"/>
          <w:noProof/>
          <w:kern w:val="2"/>
          <w14:ligatures w14:val="standardContextual"/>
        </w:rPr>
      </w:pPr>
      <w:r w:rsidRPr="003D2D5E">
        <w:rPr>
          <w:noProof/>
        </w:rPr>
        <w:t xml:space="preserve">Table </w:t>
      </w:r>
      <w:del w:id="1816" w:author="Powell, Deana" w:date="2026-03-05T15:34:00Z" w16du:dateUtc="2026-03-05T20:34:00Z">
        <w:r w:rsidR="00B55DCA" w:rsidRPr="00AC24B8">
          <w:delText>43</w:delText>
        </w:r>
      </w:del>
      <w:ins w:id="1817" w:author="Powell, Deana" w:date="2026-03-05T15:34:00Z" w16du:dateUtc="2026-03-05T20:34:00Z">
        <w:r w:rsidRPr="003D2D5E">
          <w:rPr>
            <w:noProof/>
          </w:rPr>
          <w:t>44</w:t>
        </w:r>
      </w:ins>
      <w:r>
        <w:rPr>
          <w:rFonts w:asciiTheme="minorHAnsi" w:eastAsiaTheme="minorEastAsia" w:hAnsiTheme="minorHAnsi" w:cstheme="minorBidi"/>
          <w:noProof/>
          <w:kern w:val="2"/>
          <w14:ligatures w14:val="standardContextual"/>
        </w:rPr>
        <w:tab/>
      </w:r>
      <w:r w:rsidRPr="003D2D5E">
        <w:rPr>
          <w:noProof/>
        </w:rPr>
        <w:t>Binet Staging System</w:t>
      </w:r>
      <w:r>
        <w:rPr>
          <w:noProof/>
          <w:webHidden/>
        </w:rPr>
        <w:tab/>
      </w:r>
      <w:del w:id="1818" w:author="Powell, Deana" w:date="2026-03-05T15:34:00Z" w16du:dateUtc="2026-03-05T20:34:00Z">
        <w:r w:rsidR="00B55DCA">
          <w:rPr>
            <w:webHidden/>
          </w:rPr>
          <w:delText>209</w:delText>
        </w:r>
      </w:del>
      <w:ins w:id="1819" w:author="Powell, Deana" w:date="2026-03-05T15:34:00Z" w16du:dateUtc="2026-03-05T20:34:00Z">
        <w:r w:rsidR="008B657F">
          <w:rPr>
            <w:noProof/>
            <w:webHidden/>
          </w:rPr>
          <w:t>223</w:t>
        </w:r>
      </w:ins>
    </w:p>
    <w:p w14:paraId="11384346" w14:textId="36D632C1" w:rsidR="00236871" w:rsidRDefault="00236871">
      <w:pPr>
        <w:pStyle w:val="TableofFigures"/>
        <w:tabs>
          <w:tab w:val="left" w:pos="1680"/>
        </w:tabs>
        <w:rPr>
          <w:rFonts w:asciiTheme="minorHAnsi" w:eastAsiaTheme="minorEastAsia" w:hAnsiTheme="minorHAnsi" w:cstheme="minorBidi"/>
          <w:noProof/>
          <w:kern w:val="2"/>
          <w14:ligatures w14:val="standardContextual"/>
        </w:rPr>
      </w:pPr>
      <w:r w:rsidRPr="003D2D5E">
        <w:rPr>
          <w:noProof/>
        </w:rPr>
        <w:t xml:space="preserve">Table </w:t>
      </w:r>
      <w:del w:id="1820" w:author="Powell, Deana" w:date="2026-03-05T15:34:00Z" w16du:dateUtc="2026-03-05T20:34:00Z">
        <w:r w:rsidR="00B55DCA" w:rsidRPr="00AC24B8">
          <w:delText>44</w:delText>
        </w:r>
      </w:del>
      <w:ins w:id="1821" w:author="Powell, Deana" w:date="2026-03-05T15:34:00Z" w16du:dateUtc="2026-03-05T20:34:00Z">
        <w:r w:rsidRPr="003D2D5E">
          <w:rPr>
            <w:noProof/>
          </w:rPr>
          <w:t>45</w:t>
        </w:r>
      </w:ins>
      <w:r>
        <w:rPr>
          <w:rFonts w:asciiTheme="minorHAnsi" w:eastAsiaTheme="minorEastAsia" w:hAnsiTheme="minorHAnsi" w:cstheme="minorBidi"/>
          <w:noProof/>
          <w:kern w:val="2"/>
          <w14:ligatures w14:val="standardContextual"/>
        </w:rPr>
        <w:tab/>
      </w:r>
      <w:r w:rsidRPr="003D2D5E">
        <w:rPr>
          <w:noProof/>
        </w:rPr>
        <w:t>Staging for Primary Nodal Lymphomas</w:t>
      </w:r>
      <w:r>
        <w:rPr>
          <w:noProof/>
          <w:webHidden/>
        </w:rPr>
        <w:tab/>
      </w:r>
      <w:del w:id="1822" w:author="Powell, Deana" w:date="2026-03-05T15:34:00Z" w16du:dateUtc="2026-03-05T20:34:00Z">
        <w:r w:rsidR="00B55DCA">
          <w:rPr>
            <w:webHidden/>
          </w:rPr>
          <w:delText>210</w:delText>
        </w:r>
      </w:del>
      <w:ins w:id="1823" w:author="Powell, Deana" w:date="2026-03-05T15:34:00Z" w16du:dateUtc="2026-03-05T20:34:00Z">
        <w:r w:rsidR="008B657F">
          <w:rPr>
            <w:noProof/>
            <w:webHidden/>
          </w:rPr>
          <w:t>224</w:t>
        </w:r>
      </w:ins>
    </w:p>
    <w:p w14:paraId="36797C84" w14:textId="29A80CDA" w:rsidR="00236871" w:rsidRDefault="00236871">
      <w:pPr>
        <w:pStyle w:val="TableofFigures"/>
        <w:tabs>
          <w:tab w:val="left" w:pos="1680"/>
        </w:tabs>
        <w:rPr>
          <w:rFonts w:asciiTheme="minorHAnsi" w:eastAsiaTheme="minorEastAsia" w:hAnsiTheme="minorHAnsi" w:cstheme="minorBidi"/>
          <w:noProof/>
          <w:kern w:val="2"/>
          <w14:ligatures w14:val="standardContextual"/>
        </w:rPr>
      </w:pPr>
      <w:r w:rsidRPr="003D2D5E">
        <w:rPr>
          <w:noProof/>
        </w:rPr>
        <w:t xml:space="preserve">Table </w:t>
      </w:r>
      <w:del w:id="1824" w:author="Powell, Deana" w:date="2026-03-05T15:34:00Z" w16du:dateUtc="2026-03-05T20:34:00Z">
        <w:r w:rsidR="00B55DCA" w:rsidRPr="00AC24B8">
          <w:delText>45</w:delText>
        </w:r>
      </w:del>
      <w:ins w:id="1825" w:author="Powell, Deana" w:date="2026-03-05T15:34:00Z" w16du:dateUtc="2026-03-05T20:34:00Z">
        <w:r w:rsidRPr="003D2D5E">
          <w:rPr>
            <w:noProof/>
          </w:rPr>
          <w:t>46</w:t>
        </w:r>
      </w:ins>
      <w:r>
        <w:rPr>
          <w:rFonts w:asciiTheme="minorHAnsi" w:eastAsiaTheme="minorEastAsia" w:hAnsiTheme="minorHAnsi" w:cstheme="minorBidi"/>
          <w:noProof/>
          <w:kern w:val="2"/>
          <w14:ligatures w14:val="standardContextual"/>
        </w:rPr>
        <w:tab/>
      </w:r>
      <w:r w:rsidRPr="003D2D5E">
        <w:rPr>
          <w:noProof/>
        </w:rPr>
        <w:t>Sample Collection for Part 2 Participants</w:t>
      </w:r>
      <w:r>
        <w:rPr>
          <w:noProof/>
          <w:webHidden/>
        </w:rPr>
        <w:tab/>
      </w:r>
      <w:del w:id="1826" w:author="Powell, Deana" w:date="2026-03-05T15:34:00Z" w16du:dateUtc="2026-03-05T20:34:00Z">
        <w:r w:rsidR="00B55DCA">
          <w:rPr>
            <w:webHidden/>
          </w:rPr>
          <w:delText>212</w:delText>
        </w:r>
      </w:del>
      <w:ins w:id="1827" w:author="Powell, Deana" w:date="2026-03-05T15:34:00Z" w16du:dateUtc="2026-03-05T20:34:00Z">
        <w:r w:rsidR="008B657F">
          <w:rPr>
            <w:noProof/>
            <w:webHidden/>
          </w:rPr>
          <w:t>226</w:t>
        </w:r>
      </w:ins>
    </w:p>
    <w:p w14:paraId="30373229" w14:textId="09A8A56A" w:rsidR="000E6EE0" w:rsidRPr="00866EC4" w:rsidRDefault="000E6EE0" w:rsidP="00866EC4">
      <w:pPr>
        <w:pStyle w:val="Paragraph"/>
        <w:spacing w:before="0" w:after="0" w:line="20" w:lineRule="exact"/>
        <w:rPr>
          <w:bCs/>
        </w:rPr>
      </w:pPr>
    </w:p>
    <w:p w14:paraId="508C128E" w14:textId="77777777" w:rsidR="000E6EE0" w:rsidRDefault="008F7EB8" w:rsidP="00414240">
      <w:pPr>
        <w:pStyle w:val="Heading1NoTOC"/>
        <w:pageBreakBefore/>
      </w:pPr>
      <w:r w:rsidRPr="00504DA3">
        <w:lastRenderedPageBreak/>
        <w:t xml:space="preserve">LIST </w:t>
      </w:r>
      <w:r>
        <w:t>O</w:t>
      </w:r>
      <w:r w:rsidRPr="00504DA3">
        <w:t xml:space="preserve">F </w:t>
      </w:r>
      <w:r>
        <w:t>FIGURES</w:t>
      </w:r>
    </w:p>
    <w:p w14:paraId="15B88F1A" w14:textId="2F01CF5A" w:rsidR="00236871" w:rsidRDefault="00236871">
      <w:pPr>
        <w:pStyle w:val="TableofFigures"/>
        <w:tabs>
          <w:tab w:val="left" w:pos="1680"/>
        </w:tabs>
        <w:rPr>
          <w:rFonts w:asciiTheme="minorHAnsi" w:eastAsiaTheme="minorEastAsia" w:hAnsiTheme="minorHAnsi" w:cstheme="minorBidi"/>
          <w:noProof/>
          <w:kern w:val="2"/>
          <w14:ligatures w14:val="standardContextual"/>
        </w:rPr>
      </w:pPr>
      <w:r w:rsidRPr="003D2D5E">
        <w:rPr>
          <w:noProof/>
        </w:rPr>
        <w:t>Figure 1</w:t>
      </w:r>
      <w:r>
        <w:rPr>
          <w:rFonts w:asciiTheme="minorHAnsi" w:eastAsiaTheme="minorEastAsia" w:hAnsiTheme="minorHAnsi" w:cstheme="minorBidi"/>
          <w:noProof/>
          <w:kern w:val="2"/>
          <w14:ligatures w14:val="standardContextual"/>
        </w:rPr>
        <w:tab/>
      </w:r>
      <w:r w:rsidRPr="003D2D5E">
        <w:rPr>
          <w:noProof/>
        </w:rPr>
        <w:t>Part 1 (Dose Escalation and Confirmation) Study Schema</w:t>
      </w:r>
      <w:r>
        <w:rPr>
          <w:noProof/>
          <w:webHidden/>
        </w:rPr>
        <w:tab/>
      </w:r>
      <w:del w:id="1828" w:author="Powell, Deana" w:date="2026-03-05T15:34:00Z" w16du:dateUtc="2026-03-05T20:34:00Z">
        <w:r w:rsidR="00B55DCA">
          <w:rPr>
            <w:webHidden/>
          </w:rPr>
          <w:delText>23</w:delText>
        </w:r>
      </w:del>
      <w:ins w:id="1829" w:author="Powell, Deana" w:date="2026-03-05T15:34:00Z" w16du:dateUtc="2026-03-05T20:34:00Z">
        <w:r w:rsidR="008B657F">
          <w:rPr>
            <w:noProof/>
            <w:webHidden/>
          </w:rPr>
          <w:t>32</w:t>
        </w:r>
      </w:ins>
    </w:p>
    <w:p w14:paraId="645684BA" w14:textId="737C8676" w:rsidR="00236871" w:rsidRDefault="00236871">
      <w:pPr>
        <w:pStyle w:val="TableofFigures"/>
        <w:tabs>
          <w:tab w:val="left" w:pos="1680"/>
        </w:tabs>
        <w:rPr>
          <w:rFonts w:asciiTheme="minorHAnsi" w:eastAsiaTheme="minorEastAsia" w:hAnsiTheme="minorHAnsi" w:cstheme="minorBidi"/>
          <w:noProof/>
          <w:kern w:val="2"/>
          <w14:ligatures w14:val="standardContextual"/>
        </w:rPr>
      </w:pPr>
      <w:r w:rsidRPr="003D2D5E">
        <w:rPr>
          <w:noProof/>
        </w:rPr>
        <w:t>Figure 2</w:t>
      </w:r>
      <w:r>
        <w:rPr>
          <w:rFonts w:asciiTheme="minorHAnsi" w:eastAsiaTheme="minorEastAsia" w:hAnsiTheme="minorHAnsi" w:cstheme="minorBidi"/>
          <w:noProof/>
          <w:kern w:val="2"/>
          <w14:ligatures w14:val="standardContextual"/>
        </w:rPr>
        <w:tab/>
      </w:r>
      <w:r w:rsidRPr="003D2D5E">
        <w:rPr>
          <w:noProof/>
        </w:rPr>
        <w:t>Part 2 Study Schema</w:t>
      </w:r>
      <w:r>
        <w:rPr>
          <w:noProof/>
          <w:webHidden/>
        </w:rPr>
        <w:tab/>
      </w:r>
      <w:del w:id="1830" w:author="Powell, Deana" w:date="2026-03-05T15:34:00Z" w16du:dateUtc="2026-03-05T20:34:00Z">
        <w:r w:rsidR="00B55DCA">
          <w:rPr>
            <w:webHidden/>
          </w:rPr>
          <w:delText>24</w:delText>
        </w:r>
      </w:del>
      <w:ins w:id="1831" w:author="Powell, Deana" w:date="2026-03-05T15:34:00Z" w16du:dateUtc="2026-03-05T20:34:00Z">
        <w:r w:rsidR="008B657F">
          <w:rPr>
            <w:noProof/>
            <w:webHidden/>
          </w:rPr>
          <w:t>33</w:t>
        </w:r>
      </w:ins>
    </w:p>
    <w:p w14:paraId="662EBAD2" w14:textId="0B3F43BF" w:rsidR="00236871" w:rsidRDefault="00236871">
      <w:pPr>
        <w:pStyle w:val="TableofFigures"/>
        <w:tabs>
          <w:tab w:val="left" w:pos="1680"/>
        </w:tabs>
        <w:rPr>
          <w:rFonts w:asciiTheme="minorHAnsi" w:eastAsiaTheme="minorEastAsia" w:hAnsiTheme="minorHAnsi" w:cstheme="minorBidi"/>
          <w:noProof/>
          <w:kern w:val="2"/>
          <w14:ligatures w14:val="standardContextual"/>
        </w:rPr>
      </w:pPr>
      <w:r w:rsidRPr="003D2D5E">
        <w:rPr>
          <w:noProof/>
        </w:rPr>
        <w:t>Figure 3</w:t>
      </w:r>
      <w:r>
        <w:rPr>
          <w:rFonts w:asciiTheme="minorHAnsi" w:eastAsiaTheme="minorEastAsia" w:hAnsiTheme="minorHAnsi" w:cstheme="minorBidi"/>
          <w:noProof/>
          <w:kern w:val="2"/>
          <w14:ligatures w14:val="standardContextual"/>
        </w:rPr>
        <w:tab/>
      </w:r>
      <w:r w:rsidRPr="003D2D5E">
        <w:rPr>
          <w:noProof/>
        </w:rPr>
        <w:t>Decision-Making Process when Disease Progression Identified on Imaging is Observed by the Investigator</w:t>
      </w:r>
      <w:r>
        <w:rPr>
          <w:noProof/>
          <w:webHidden/>
        </w:rPr>
        <w:tab/>
      </w:r>
      <w:del w:id="1832" w:author="Powell, Deana" w:date="2026-03-05T15:34:00Z" w16du:dateUtc="2026-03-05T20:34:00Z">
        <w:r w:rsidR="00B55DCA">
          <w:rPr>
            <w:webHidden/>
          </w:rPr>
          <w:delText>119</w:delText>
        </w:r>
      </w:del>
      <w:ins w:id="1833" w:author="Powell, Deana" w:date="2026-03-05T15:34:00Z" w16du:dateUtc="2026-03-05T20:34:00Z">
        <w:r w:rsidR="008B657F">
          <w:rPr>
            <w:noProof/>
            <w:webHidden/>
          </w:rPr>
          <w:t>131</w:t>
        </w:r>
      </w:ins>
    </w:p>
    <w:p w14:paraId="29C1EFAB" w14:textId="1516B900" w:rsidR="00236871" w:rsidRDefault="00236871">
      <w:pPr>
        <w:pStyle w:val="TableofFigures"/>
        <w:tabs>
          <w:tab w:val="left" w:pos="1680"/>
        </w:tabs>
        <w:rPr>
          <w:rFonts w:asciiTheme="minorHAnsi" w:eastAsiaTheme="minorEastAsia" w:hAnsiTheme="minorHAnsi" w:cstheme="minorBidi"/>
          <w:noProof/>
          <w:kern w:val="2"/>
          <w14:ligatures w14:val="standardContextual"/>
        </w:rPr>
      </w:pPr>
      <w:r w:rsidRPr="003D2D5E">
        <w:rPr>
          <w:noProof/>
        </w:rPr>
        <w:t>Figure 4</w:t>
      </w:r>
      <w:r>
        <w:rPr>
          <w:rFonts w:asciiTheme="minorHAnsi" w:eastAsiaTheme="minorEastAsia" w:hAnsiTheme="minorHAnsi" w:cstheme="minorBidi"/>
          <w:noProof/>
          <w:kern w:val="2"/>
          <w14:ligatures w14:val="standardContextual"/>
        </w:rPr>
        <w:tab/>
      </w:r>
      <w:r w:rsidRPr="003D2D5E">
        <w:rPr>
          <w:noProof/>
        </w:rPr>
        <w:t>Multiplicity Diagram for Type-I Error Control</w:t>
      </w:r>
      <w:r>
        <w:rPr>
          <w:noProof/>
          <w:webHidden/>
        </w:rPr>
        <w:tab/>
      </w:r>
      <w:del w:id="1834" w:author="Powell, Deana" w:date="2026-03-05T15:34:00Z" w16du:dateUtc="2026-03-05T20:34:00Z">
        <w:r w:rsidR="00B55DCA">
          <w:rPr>
            <w:webHidden/>
          </w:rPr>
          <w:delText>152</w:delText>
        </w:r>
      </w:del>
      <w:ins w:id="1835" w:author="Powell, Deana" w:date="2026-03-05T15:34:00Z" w16du:dateUtc="2026-03-05T20:34:00Z">
        <w:r w:rsidR="008B657F">
          <w:rPr>
            <w:noProof/>
            <w:webHidden/>
          </w:rPr>
          <w:t>164</w:t>
        </w:r>
      </w:ins>
    </w:p>
    <w:p w14:paraId="12925ED3" w14:textId="1BDD8FC0" w:rsidR="000E6EE0" w:rsidRPr="004F0CB6" w:rsidRDefault="000E6EE0" w:rsidP="004F0CB6">
      <w:pPr>
        <w:pStyle w:val="Paragraph"/>
        <w:spacing w:before="0" w:after="0" w:line="20" w:lineRule="exact"/>
        <w:rPr>
          <w:bCs/>
        </w:rPr>
      </w:pPr>
    </w:p>
    <w:p w14:paraId="144C74C2" w14:textId="77777777" w:rsidR="007E18C4" w:rsidRDefault="00526A29" w:rsidP="006C197E">
      <w:pPr>
        <w:pStyle w:val="Heading1"/>
        <w:pageBreakBefore/>
        <w:ind w:left="475" w:hanging="475"/>
      </w:pPr>
      <w:bookmarkStart w:id="1836" w:name="_Toc212096911"/>
      <w:bookmarkStart w:id="1837" w:name="_Toc140132343"/>
      <w:r>
        <w:lastRenderedPageBreak/>
        <w:t>PROTOCOL SUMMARY</w:t>
      </w:r>
      <w:bookmarkEnd w:id="1836"/>
      <w:bookmarkEnd w:id="1837"/>
    </w:p>
    <w:p w14:paraId="5428017B" w14:textId="77777777" w:rsidR="006C197E" w:rsidRDefault="00526A29" w:rsidP="006C197E">
      <w:pPr>
        <w:pStyle w:val="Heading2"/>
      </w:pPr>
      <w:bookmarkStart w:id="1838" w:name="_Toc212096912"/>
      <w:bookmarkStart w:id="1839" w:name="_Toc140132344"/>
      <w:r>
        <w:t>Synopsis</w:t>
      </w:r>
      <w:bookmarkEnd w:id="1838"/>
      <w:bookmarkEnd w:id="1839"/>
    </w:p>
    <w:p w14:paraId="1DCD9EB5" w14:textId="77777777" w:rsidR="008E7E57" w:rsidRDefault="008F7EB8" w:rsidP="006C197E">
      <w:pPr>
        <w:pStyle w:val="Paragraph"/>
      </w:pPr>
      <w:r w:rsidRPr="008E7E57">
        <w:rPr>
          <w:b/>
        </w:rPr>
        <w:t>Protocol Title:</w:t>
      </w:r>
      <w:r>
        <w:t xml:space="preserve"> </w:t>
      </w:r>
      <w:r w:rsidR="00AA4CA2">
        <w:t>A Phase 3, Open-label, Randomized Study to Compare the Efficacy and Safety of Nemtabrutinib (MK-1026) Plus Venetoclax Versus Venetoclax Plus Rituximab in Participants With Relapsed/Refractory Chronic Lymphocytic Leukemia/Small Lymphocytic Lymphoma Following at Least 1 Prior Therapy (BELLWAVE-010)</w:t>
      </w:r>
    </w:p>
    <w:p w14:paraId="744E431E" w14:textId="77777777" w:rsidR="008E7E57" w:rsidRDefault="008F7EB8" w:rsidP="006C197E">
      <w:pPr>
        <w:pStyle w:val="Paragraph"/>
      </w:pPr>
      <w:r w:rsidRPr="008E7E57">
        <w:rPr>
          <w:b/>
        </w:rPr>
        <w:t>Short Title:</w:t>
      </w:r>
      <w:r>
        <w:t xml:space="preserve"> </w:t>
      </w:r>
      <w:r w:rsidR="002422EC">
        <w:t>Phase 3 Study of Nemtabrutinib Plus Venetoclax vs VR in 2L+ R/R CLL/SLL</w:t>
      </w:r>
    </w:p>
    <w:p w14:paraId="7971CD08" w14:textId="77777777" w:rsidR="008E7E57" w:rsidRDefault="008F7EB8" w:rsidP="006C197E">
      <w:pPr>
        <w:pStyle w:val="Paragraph"/>
      </w:pPr>
      <w:r w:rsidRPr="008E7E57">
        <w:rPr>
          <w:b/>
        </w:rPr>
        <w:t>Acronym:</w:t>
      </w:r>
      <w:r>
        <w:t xml:space="preserve"> </w:t>
      </w:r>
      <w:r w:rsidR="002422EC">
        <w:t>MK-1026-010 (BELLWAVE-010)</w:t>
      </w:r>
    </w:p>
    <w:p w14:paraId="1DD3A4EB" w14:textId="77777777" w:rsidR="008E7E57" w:rsidRPr="008E7E57" w:rsidRDefault="00526A29" w:rsidP="00195CA9">
      <w:pPr>
        <w:pStyle w:val="ParagraphBold"/>
        <w:keepNext/>
        <w:rPr>
          <w:bCs/>
        </w:rPr>
      </w:pPr>
      <w:r w:rsidRPr="008E7E57">
        <w:t>Hypotheses, Objectives, and Endpoints:</w:t>
      </w:r>
    </w:p>
    <w:p w14:paraId="5B6A8C55" w14:textId="77777777" w:rsidR="0074605C" w:rsidRDefault="00526A29">
      <w:pPr>
        <w:pStyle w:val="Paragraph"/>
      </w:pPr>
      <w:r>
        <w:t>Hypotheses are aligned with objectives in the Objectives and Endpoints table.</w:t>
      </w:r>
    </w:p>
    <w:p w14:paraId="2196853A" w14:textId="77777777" w:rsidR="0074605C" w:rsidRDefault="00526A29" w:rsidP="001C1220">
      <w:pPr>
        <w:pStyle w:val="Paragraph"/>
      </w:pPr>
      <w:r>
        <w:t>In participants aged at least 18 years with relapsed or refractory CLL/SLL who have failed at least 1 prior line of therapy:</w:t>
      </w:r>
    </w:p>
    <w:p w14:paraId="2681CE93" w14:textId="77777777" w:rsidR="00AC5953" w:rsidRPr="00A705F5" w:rsidRDefault="00AC5953" w:rsidP="00A705F5">
      <w:pPr>
        <w:pStyle w:val="Paragraph"/>
        <w:keepNext/>
        <w:spacing w:before="0" w:after="0" w:line="20" w:lineRule="exact"/>
        <w:rPr>
          <w:sz w:val="2"/>
          <w:szCs w:val="2"/>
        </w:rPr>
      </w:pPr>
    </w:p>
    <w:tbl>
      <w:tblPr>
        <w:tblW w:w="898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600" w:firstRow="0" w:lastRow="0" w:firstColumn="0" w:lastColumn="0" w:noHBand="1" w:noVBand="1"/>
      </w:tblPr>
      <w:tblGrid>
        <w:gridCol w:w="4493"/>
        <w:gridCol w:w="4493"/>
      </w:tblGrid>
      <w:tr w:rsidR="00CA657C" w14:paraId="6C7FCB0E" w14:textId="77777777" w:rsidTr="002630FC">
        <w:tc>
          <w:tcPr>
            <w:tcW w:w="4493" w:type="dxa"/>
          </w:tcPr>
          <w:p w14:paraId="5CDEA256" w14:textId="77777777" w:rsidR="00AC5953" w:rsidRPr="006B45B8" w:rsidRDefault="00526A29" w:rsidP="006E7BD1">
            <w:pPr>
              <w:pStyle w:val="TableLeft"/>
              <w:keepNext/>
              <w:rPr>
                <w:b/>
                <w:bCs w:val="0"/>
              </w:rPr>
            </w:pPr>
            <w:r w:rsidRPr="006B45B8">
              <w:rPr>
                <w:b/>
                <w:bCs w:val="0"/>
              </w:rPr>
              <w:t>Primary Objective</w:t>
            </w:r>
          </w:p>
        </w:tc>
        <w:tc>
          <w:tcPr>
            <w:tcW w:w="4493" w:type="dxa"/>
          </w:tcPr>
          <w:p w14:paraId="64069B46" w14:textId="77777777" w:rsidR="00AC5953" w:rsidRPr="006B45B8" w:rsidRDefault="00526A29" w:rsidP="006E7BD1">
            <w:pPr>
              <w:pStyle w:val="TableLeft"/>
              <w:keepNext/>
              <w:rPr>
                <w:b/>
                <w:bCs w:val="0"/>
              </w:rPr>
            </w:pPr>
            <w:r w:rsidRPr="006B45B8">
              <w:rPr>
                <w:b/>
                <w:bCs w:val="0"/>
              </w:rPr>
              <w:t>Primary Endpoint</w:t>
            </w:r>
          </w:p>
        </w:tc>
      </w:tr>
      <w:tr w:rsidR="00CA657C" w14:paraId="1A4FDF96" w14:textId="77777777" w:rsidTr="002630FC">
        <w:tc>
          <w:tcPr>
            <w:tcW w:w="4493" w:type="dxa"/>
          </w:tcPr>
          <w:p w14:paraId="2B572271" w14:textId="470EDBDF" w:rsidR="007F1B16" w:rsidRPr="0083706A" w:rsidRDefault="00526A29" w:rsidP="007F1B16">
            <w:pPr>
              <w:rPr>
                <w:sz w:val="20"/>
                <w:szCs w:val="20"/>
              </w:rPr>
            </w:pPr>
            <w:r>
              <w:t>Objective (Part 1): To evaluate the safety and tolerability and to confirm the dose of nemtabrutinib in combination with venetoclax</w:t>
            </w:r>
          </w:p>
        </w:tc>
        <w:tc>
          <w:tcPr>
            <w:tcW w:w="4493" w:type="dxa"/>
          </w:tcPr>
          <w:p w14:paraId="48D11674" w14:textId="77777777" w:rsidR="00442D89" w:rsidRDefault="00526A29">
            <w:pPr>
              <w:pStyle w:val="TableLeft"/>
            </w:pPr>
            <w:r>
              <w:t>- DLTs</w:t>
            </w:r>
          </w:p>
          <w:p w14:paraId="18572BF9" w14:textId="77777777" w:rsidR="00442D89" w:rsidRDefault="00526A29">
            <w:pPr>
              <w:pStyle w:val="TableLeft"/>
            </w:pPr>
            <w:r>
              <w:t>- AEs</w:t>
            </w:r>
          </w:p>
          <w:p w14:paraId="73F50864" w14:textId="2015D6A0" w:rsidR="007F1B16" w:rsidRPr="0083706A" w:rsidRDefault="00526A29" w:rsidP="0083706A">
            <w:pPr>
              <w:rPr>
                <w:sz w:val="20"/>
                <w:szCs w:val="20"/>
              </w:rPr>
            </w:pPr>
            <w:r>
              <w:t>- Study intervention discontinuations due to AEs</w:t>
            </w:r>
          </w:p>
        </w:tc>
      </w:tr>
      <w:tr w:rsidR="00CA657C" w14:paraId="4F03923D" w14:textId="77777777" w:rsidTr="002630FC">
        <w:tc>
          <w:tcPr>
            <w:tcW w:w="4493" w:type="dxa"/>
          </w:tcPr>
          <w:p w14:paraId="05414FB1" w14:textId="77777777" w:rsidR="005C62BE" w:rsidRDefault="00526A29" w:rsidP="000162B5">
            <w:pPr>
              <w:pStyle w:val="TableLeft"/>
            </w:pPr>
            <w:r>
              <w:t>Objective (Part 2): To compare nemtabrutinib + venetoclax to VR with respect to PFS per 2018 iwCLL criteria, as assessed by BICR</w:t>
            </w:r>
          </w:p>
          <w:p w14:paraId="14F8AEC4" w14:textId="00D77F16" w:rsidR="007F1B16" w:rsidRPr="0083706A" w:rsidRDefault="00526A29" w:rsidP="0083706A">
            <w:pPr>
              <w:rPr>
                <w:sz w:val="20"/>
                <w:szCs w:val="20"/>
              </w:rPr>
            </w:pPr>
            <w:r>
              <w:t>Hypothesis (H1): Nemtabrutinib + venetoclax is superior to VR with respect to PFS per 2018 iwCLL criteria as assessed by BICR</w:t>
            </w:r>
          </w:p>
        </w:tc>
        <w:tc>
          <w:tcPr>
            <w:tcW w:w="4493" w:type="dxa"/>
          </w:tcPr>
          <w:p w14:paraId="23556395" w14:textId="77777777" w:rsidR="005C62BE" w:rsidRDefault="00526A29">
            <w:pPr>
              <w:rPr>
                <w:sz w:val="20"/>
                <w:szCs w:val="20"/>
              </w:rPr>
            </w:pPr>
            <w:r>
              <w:t xml:space="preserve">- </w:t>
            </w:r>
            <w:r w:rsidRPr="000162B5">
              <w:t>PFS, defined as the time from randomization to the first documented disease progression or death due to any cause, whichever occurs first</w:t>
            </w:r>
          </w:p>
          <w:p w14:paraId="1DD9FE75" w14:textId="77777777" w:rsidR="007F1B16" w:rsidRDefault="007F1B16" w:rsidP="007F1B16"/>
        </w:tc>
      </w:tr>
      <w:tr w:rsidR="00CA657C" w14:paraId="505BD981" w14:textId="77777777" w:rsidTr="002630FC">
        <w:tc>
          <w:tcPr>
            <w:tcW w:w="4493" w:type="dxa"/>
          </w:tcPr>
          <w:p w14:paraId="570E0FCA" w14:textId="77777777" w:rsidR="00AC5953" w:rsidRPr="006B45B8" w:rsidRDefault="00526A29" w:rsidP="00E45612">
            <w:pPr>
              <w:pStyle w:val="TableLeft"/>
              <w:keepNext/>
              <w:pageBreakBefore/>
              <w:rPr>
                <w:b/>
                <w:bCs w:val="0"/>
              </w:rPr>
            </w:pPr>
            <w:r w:rsidRPr="006B45B8">
              <w:rPr>
                <w:b/>
                <w:bCs w:val="0"/>
              </w:rPr>
              <w:lastRenderedPageBreak/>
              <w:t>Secondary Objective</w:t>
            </w:r>
            <w:r w:rsidR="0027580E" w:rsidRPr="006B45B8">
              <w:rPr>
                <w:b/>
                <w:bCs w:val="0"/>
              </w:rPr>
              <w:t>s</w:t>
            </w:r>
          </w:p>
        </w:tc>
        <w:tc>
          <w:tcPr>
            <w:tcW w:w="4493" w:type="dxa"/>
          </w:tcPr>
          <w:p w14:paraId="5180AC39" w14:textId="77777777" w:rsidR="00AC5953" w:rsidRPr="006B45B8" w:rsidRDefault="00526A29" w:rsidP="006E7BD1">
            <w:pPr>
              <w:pStyle w:val="TableLeft"/>
              <w:keepNext/>
              <w:rPr>
                <w:b/>
                <w:bCs w:val="0"/>
              </w:rPr>
            </w:pPr>
            <w:r w:rsidRPr="006B45B8">
              <w:rPr>
                <w:b/>
                <w:bCs w:val="0"/>
              </w:rPr>
              <w:t>Secondary Endpoint</w:t>
            </w:r>
            <w:r w:rsidR="0027580E" w:rsidRPr="006B45B8">
              <w:rPr>
                <w:b/>
                <w:bCs w:val="0"/>
              </w:rPr>
              <w:t>s</w:t>
            </w:r>
          </w:p>
        </w:tc>
      </w:tr>
      <w:tr w:rsidR="00CA657C" w14:paraId="35A7779A" w14:textId="77777777" w:rsidTr="002630FC">
        <w:tc>
          <w:tcPr>
            <w:tcW w:w="4493" w:type="dxa"/>
          </w:tcPr>
          <w:p w14:paraId="6EB3F8AF" w14:textId="77777777" w:rsidR="00442D89" w:rsidRDefault="00526A29">
            <w:pPr>
              <w:pStyle w:val="TableLeft"/>
            </w:pPr>
            <w:r>
              <w:t>Objective (Part 2): To compare nemtabrutinib + venetoclax to VR with respect to undetectable MRD rate in bone marrow at month 14 as assessed by central laboratory</w:t>
            </w:r>
          </w:p>
          <w:p w14:paraId="1CC48B5A" w14:textId="663322FE" w:rsidR="007F1B16" w:rsidRPr="0083706A" w:rsidRDefault="00526A29" w:rsidP="0083706A">
            <w:pPr>
              <w:rPr>
                <w:sz w:val="20"/>
                <w:szCs w:val="20"/>
              </w:rPr>
            </w:pPr>
            <w:r>
              <w:t>Hypothesis (H2): Nemtabrutinib + venetoclax is superior to VR with respect to undetectable MRD rate in bone marrow at month 14 as assessed by central laboratory</w:t>
            </w:r>
          </w:p>
        </w:tc>
        <w:tc>
          <w:tcPr>
            <w:tcW w:w="4493" w:type="dxa"/>
          </w:tcPr>
          <w:p w14:paraId="3B22C02E" w14:textId="77777777" w:rsidR="00442D89" w:rsidRDefault="00526A29">
            <w:pPr>
              <w:rPr>
                <w:sz w:val="20"/>
                <w:szCs w:val="20"/>
              </w:rPr>
            </w:pPr>
            <w:r>
              <w:t>- Undetectable MRD, defined as &lt;1 leukemic cell per 10,000 cells (MRD &lt;10</w:t>
            </w:r>
            <w:r>
              <w:rPr>
                <w:vertAlign w:val="superscript"/>
              </w:rPr>
              <w:t xml:space="preserve"> -4</w:t>
            </w:r>
            <w:r>
              <w:t>) in bone marrow</w:t>
            </w:r>
          </w:p>
          <w:p w14:paraId="3F337F4D" w14:textId="77777777" w:rsidR="007F1B16" w:rsidRPr="006B45B8" w:rsidRDefault="007F1B16" w:rsidP="007F1B16"/>
        </w:tc>
      </w:tr>
      <w:tr w:rsidR="00CA657C" w14:paraId="3DEC739C" w14:textId="77777777" w:rsidTr="002630FC">
        <w:tc>
          <w:tcPr>
            <w:tcW w:w="4493" w:type="dxa"/>
          </w:tcPr>
          <w:p w14:paraId="74A4257C" w14:textId="77777777" w:rsidR="005C62BE" w:rsidRDefault="00526A29" w:rsidP="00A537C6">
            <w:pPr>
              <w:pStyle w:val="TableLeft"/>
            </w:pPr>
            <w:r>
              <w:t>Objective (Part 2): To compare nemtabrutinib + venetoclax to VR with respect to OS</w:t>
            </w:r>
          </w:p>
          <w:p w14:paraId="03B1C4A8" w14:textId="52D2465C" w:rsidR="007F1B16" w:rsidRPr="0083706A" w:rsidRDefault="00526A29" w:rsidP="0083706A">
            <w:pPr>
              <w:rPr>
                <w:sz w:val="20"/>
                <w:szCs w:val="20"/>
              </w:rPr>
            </w:pPr>
            <w:r>
              <w:t>Hypothesis (H3): Nemtabrutinib + venetoclax is superior to VR with respect to OS</w:t>
            </w:r>
          </w:p>
        </w:tc>
        <w:tc>
          <w:tcPr>
            <w:tcW w:w="4493" w:type="dxa"/>
          </w:tcPr>
          <w:p w14:paraId="55D20658" w14:textId="77777777" w:rsidR="005C62BE" w:rsidRDefault="00526A29">
            <w:pPr>
              <w:rPr>
                <w:sz w:val="20"/>
                <w:szCs w:val="20"/>
              </w:rPr>
            </w:pPr>
            <w:r>
              <w:t xml:space="preserve">- </w:t>
            </w:r>
            <w:r w:rsidRPr="00A537C6">
              <w:t>OS, defined as the time from randomization to death due to any cause</w:t>
            </w:r>
          </w:p>
          <w:p w14:paraId="754A4957" w14:textId="77777777" w:rsidR="007F1B16" w:rsidRDefault="007F1B16" w:rsidP="007F1B16"/>
        </w:tc>
      </w:tr>
      <w:tr w:rsidR="00CA657C" w14:paraId="0B13B265" w14:textId="77777777" w:rsidTr="002630FC">
        <w:tc>
          <w:tcPr>
            <w:tcW w:w="4493" w:type="dxa"/>
          </w:tcPr>
          <w:p w14:paraId="331BFBD1" w14:textId="77777777" w:rsidR="005C62BE" w:rsidRDefault="00526A29" w:rsidP="00A537C6">
            <w:pPr>
              <w:pStyle w:val="TableLeft"/>
            </w:pPr>
            <w:r>
              <w:t>Objective (Part 2): To compare nemtabrutinib + venetoclax to VR with respect to ORR per iwCLL criteria 2018 as assessed by BICR</w:t>
            </w:r>
          </w:p>
          <w:p w14:paraId="16C5040B" w14:textId="67E225CA" w:rsidR="007F1B16" w:rsidRPr="0083706A" w:rsidRDefault="00526A29" w:rsidP="0083706A">
            <w:pPr>
              <w:rPr>
                <w:sz w:val="20"/>
                <w:szCs w:val="20"/>
              </w:rPr>
            </w:pPr>
            <w:r>
              <w:t>Hypothesis (H4): Nemtabrutinib + venetoclax is superior to VR with respect to ORR per 2018 iwCLL criteria as assessed by BICR</w:t>
            </w:r>
          </w:p>
        </w:tc>
        <w:tc>
          <w:tcPr>
            <w:tcW w:w="4493" w:type="dxa"/>
          </w:tcPr>
          <w:p w14:paraId="1F38CBC0" w14:textId="77777777" w:rsidR="005C62BE" w:rsidRDefault="00526A29">
            <w:pPr>
              <w:rPr>
                <w:sz w:val="20"/>
                <w:szCs w:val="20"/>
              </w:rPr>
            </w:pPr>
            <w:r>
              <w:t xml:space="preserve">- </w:t>
            </w:r>
            <w:r w:rsidRPr="00A537C6">
              <w:t>OR, defined as CR, CRi, nPR, or PR</w:t>
            </w:r>
          </w:p>
          <w:p w14:paraId="60ED4F9A" w14:textId="77777777" w:rsidR="007F1B16" w:rsidRDefault="007F1B16" w:rsidP="007F1B16"/>
        </w:tc>
      </w:tr>
      <w:tr w:rsidR="00CA657C" w14:paraId="5018D619" w14:textId="77777777" w:rsidTr="002630FC">
        <w:tc>
          <w:tcPr>
            <w:tcW w:w="4493" w:type="dxa"/>
          </w:tcPr>
          <w:p w14:paraId="0DAF924E" w14:textId="77777777" w:rsidR="005C62BE" w:rsidRDefault="00526A29">
            <w:pPr>
              <w:rPr>
                <w:sz w:val="20"/>
                <w:szCs w:val="20"/>
              </w:rPr>
            </w:pPr>
            <w:r w:rsidRPr="00A537C6">
              <w:t>Objective (Part 2): To evaluate DOR per 2018 iwCLL criteria as assessed by BICR</w:t>
            </w:r>
          </w:p>
          <w:p w14:paraId="238C6400" w14:textId="77777777" w:rsidR="007F1B16" w:rsidRDefault="007F1B16" w:rsidP="007F1B16"/>
        </w:tc>
        <w:tc>
          <w:tcPr>
            <w:tcW w:w="4493" w:type="dxa"/>
          </w:tcPr>
          <w:p w14:paraId="7C512582" w14:textId="69D0A593" w:rsidR="007F1B16" w:rsidRPr="0083706A" w:rsidRDefault="00526A29" w:rsidP="007F1B16">
            <w:pPr>
              <w:rPr>
                <w:sz w:val="20"/>
                <w:szCs w:val="20"/>
              </w:rPr>
            </w:pPr>
            <w:r>
              <w:t xml:space="preserve">- </w:t>
            </w:r>
            <w:r w:rsidRPr="00A537C6">
              <w:t>DOR, defined as the time from the first documented evidence of CR, CRi, nPR, or PR that led to response until disease progression or death due to any cause, whichever occurs first</w:t>
            </w:r>
          </w:p>
        </w:tc>
      </w:tr>
      <w:tr w:rsidR="00CA657C" w14:paraId="3DC5D3AF" w14:textId="77777777" w:rsidTr="002630FC">
        <w:tc>
          <w:tcPr>
            <w:tcW w:w="4493" w:type="dxa"/>
          </w:tcPr>
          <w:p w14:paraId="4E1101B2" w14:textId="60FAC177" w:rsidR="007F1B16" w:rsidRPr="0083706A" w:rsidRDefault="00526A29" w:rsidP="007F1B16">
            <w:pPr>
              <w:rPr>
                <w:sz w:val="20"/>
                <w:szCs w:val="20"/>
              </w:rPr>
            </w:pPr>
            <w:r w:rsidRPr="00A537C6">
              <w:t>Objective (Part 2): To evaluate the safety and tolerability of nemtabrutinib + venetoclax</w:t>
            </w:r>
          </w:p>
        </w:tc>
        <w:tc>
          <w:tcPr>
            <w:tcW w:w="4493" w:type="dxa"/>
          </w:tcPr>
          <w:p w14:paraId="7D7AD736" w14:textId="77777777" w:rsidR="005C62BE" w:rsidRDefault="00526A29" w:rsidP="00A537C6">
            <w:pPr>
              <w:pStyle w:val="TableLeft"/>
            </w:pPr>
            <w:r>
              <w:rPr>
                <w:rFonts w:eastAsia="Times New Roman" w:cs="Times New Roman"/>
                <w:bCs w:val="0"/>
              </w:rPr>
              <w:t xml:space="preserve">- </w:t>
            </w:r>
            <w:r>
              <w:t>AEs</w:t>
            </w:r>
          </w:p>
          <w:p w14:paraId="326A943E" w14:textId="046CE786" w:rsidR="007F1B16" w:rsidRPr="0083706A" w:rsidRDefault="00526A29" w:rsidP="0083706A">
            <w:pPr>
              <w:rPr>
                <w:sz w:val="20"/>
                <w:szCs w:val="20"/>
              </w:rPr>
            </w:pPr>
            <w:r>
              <w:t>- Study intervention discontinuations due to AEs</w:t>
            </w:r>
          </w:p>
        </w:tc>
      </w:tr>
    </w:tbl>
    <w:p w14:paraId="6956AD26" w14:textId="77777777" w:rsidR="00BC458A" w:rsidRPr="00A705F5" w:rsidRDefault="00BC458A" w:rsidP="00A705F5">
      <w:pPr>
        <w:pStyle w:val="Paragraph"/>
        <w:spacing w:before="0" w:after="0" w:line="20" w:lineRule="exact"/>
        <w:rPr>
          <w:sz w:val="2"/>
          <w:szCs w:val="2"/>
        </w:rPr>
      </w:pPr>
    </w:p>
    <w:p w14:paraId="6D4893DA" w14:textId="145D0404" w:rsidR="001C1220" w:rsidRPr="00E45612" w:rsidRDefault="00E45612" w:rsidP="00E45612">
      <w:pPr>
        <w:rPr>
          <w:szCs w:val="20"/>
        </w:rPr>
      </w:pPr>
      <w:r>
        <w:br w:type="page"/>
      </w:r>
    </w:p>
    <w:p w14:paraId="3D3D7D12" w14:textId="01D9448C" w:rsidR="008E7E57" w:rsidRPr="001C1220" w:rsidRDefault="00526A29" w:rsidP="001C1220">
      <w:pPr>
        <w:pStyle w:val="ParagraphBold"/>
      </w:pPr>
      <w:r w:rsidRPr="001C1220">
        <w:lastRenderedPageBreak/>
        <w:t>Overall Design:</w:t>
      </w:r>
    </w:p>
    <w:tbl>
      <w:tblPr>
        <w:tblW w:w="5000" w:type="pct"/>
        <w:tblLook w:val="04A0" w:firstRow="1" w:lastRow="0" w:firstColumn="1" w:lastColumn="0" w:noHBand="0" w:noVBand="1"/>
      </w:tblPr>
      <w:tblGrid>
        <w:gridCol w:w="4495"/>
        <w:gridCol w:w="4495"/>
      </w:tblGrid>
      <w:tr w:rsidR="00CA657C" w14:paraId="622E3CFF" w14:textId="77777777" w:rsidTr="00BF4392">
        <w:tc>
          <w:tcPr>
            <w:tcW w:w="2500" w:type="pct"/>
            <w:tcBorders>
              <w:top w:val="single" w:sz="4" w:space="0" w:color="auto"/>
              <w:left w:val="single" w:sz="4" w:space="0" w:color="auto"/>
              <w:bottom w:val="single" w:sz="4" w:space="0" w:color="auto"/>
              <w:right w:val="single" w:sz="4" w:space="0" w:color="auto"/>
            </w:tcBorders>
          </w:tcPr>
          <w:p w14:paraId="7AF3F573" w14:textId="77777777" w:rsidR="004A3AAB" w:rsidRDefault="00526A29" w:rsidP="006B45B8">
            <w:pPr>
              <w:pStyle w:val="TableLeft"/>
            </w:pPr>
            <w:r w:rsidRPr="004A3AAB">
              <w:t>Study Phase</w:t>
            </w:r>
          </w:p>
        </w:tc>
        <w:tc>
          <w:tcPr>
            <w:tcW w:w="2500" w:type="pct"/>
            <w:tcBorders>
              <w:top w:val="single" w:sz="4" w:space="0" w:color="auto"/>
              <w:left w:val="single" w:sz="4" w:space="0" w:color="auto"/>
              <w:bottom w:val="single" w:sz="4" w:space="0" w:color="auto"/>
              <w:right w:val="single" w:sz="4" w:space="0" w:color="auto"/>
            </w:tcBorders>
          </w:tcPr>
          <w:p w14:paraId="7C1C3BC7" w14:textId="77777777" w:rsidR="005C0171" w:rsidRDefault="00526A29" w:rsidP="006B45B8">
            <w:pPr>
              <w:pStyle w:val="TableLeft"/>
            </w:pPr>
            <w:r>
              <w:t>Phase 3</w:t>
            </w:r>
          </w:p>
        </w:tc>
      </w:tr>
      <w:tr w:rsidR="00CA657C" w14:paraId="7C5058CD" w14:textId="77777777" w:rsidTr="00BF4392">
        <w:tc>
          <w:tcPr>
            <w:tcW w:w="2500" w:type="pct"/>
            <w:tcBorders>
              <w:top w:val="single" w:sz="4" w:space="0" w:color="auto"/>
              <w:left w:val="single" w:sz="4" w:space="0" w:color="auto"/>
              <w:bottom w:val="single" w:sz="4" w:space="0" w:color="auto"/>
              <w:right w:val="single" w:sz="4" w:space="0" w:color="auto"/>
            </w:tcBorders>
          </w:tcPr>
          <w:p w14:paraId="22E6FEA5" w14:textId="77777777" w:rsidR="004A3AAB" w:rsidRDefault="00526A29" w:rsidP="006B45B8">
            <w:pPr>
              <w:pStyle w:val="TableLeft"/>
            </w:pPr>
            <w:r w:rsidRPr="004A3AAB">
              <w:t>Primary Purpose</w:t>
            </w:r>
          </w:p>
        </w:tc>
        <w:tc>
          <w:tcPr>
            <w:tcW w:w="2500" w:type="pct"/>
            <w:tcBorders>
              <w:top w:val="single" w:sz="4" w:space="0" w:color="auto"/>
              <w:left w:val="single" w:sz="4" w:space="0" w:color="auto"/>
              <w:bottom w:val="single" w:sz="4" w:space="0" w:color="auto"/>
              <w:right w:val="single" w:sz="4" w:space="0" w:color="auto"/>
            </w:tcBorders>
          </w:tcPr>
          <w:p w14:paraId="12C3CB06" w14:textId="77777777" w:rsidR="00343594" w:rsidRDefault="00526A29" w:rsidP="006B45B8">
            <w:pPr>
              <w:pStyle w:val="TableLeft"/>
            </w:pPr>
            <w:r>
              <w:t>Treatment</w:t>
            </w:r>
          </w:p>
        </w:tc>
      </w:tr>
      <w:tr w:rsidR="00CA657C" w14:paraId="0212D74B" w14:textId="77777777" w:rsidTr="00BF4392">
        <w:tc>
          <w:tcPr>
            <w:tcW w:w="2500" w:type="pct"/>
            <w:tcBorders>
              <w:top w:val="single" w:sz="4" w:space="0" w:color="auto"/>
              <w:left w:val="single" w:sz="4" w:space="0" w:color="auto"/>
              <w:bottom w:val="single" w:sz="4" w:space="0" w:color="auto"/>
              <w:right w:val="single" w:sz="4" w:space="0" w:color="auto"/>
            </w:tcBorders>
          </w:tcPr>
          <w:p w14:paraId="316BB672" w14:textId="77777777" w:rsidR="004A3AAB" w:rsidRDefault="00526A29" w:rsidP="006B45B8">
            <w:pPr>
              <w:pStyle w:val="TableLeft"/>
            </w:pPr>
            <w:r w:rsidRPr="004A3AAB">
              <w:t>Indication</w:t>
            </w:r>
          </w:p>
        </w:tc>
        <w:tc>
          <w:tcPr>
            <w:tcW w:w="2500" w:type="pct"/>
            <w:tcBorders>
              <w:top w:val="single" w:sz="4" w:space="0" w:color="auto"/>
              <w:left w:val="single" w:sz="4" w:space="0" w:color="auto"/>
              <w:bottom w:val="single" w:sz="4" w:space="0" w:color="auto"/>
              <w:right w:val="single" w:sz="4" w:space="0" w:color="auto"/>
            </w:tcBorders>
          </w:tcPr>
          <w:p w14:paraId="0C430491" w14:textId="77777777" w:rsidR="005C0171" w:rsidRDefault="00526A29" w:rsidP="006B45B8">
            <w:pPr>
              <w:pStyle w:val="TableLeft"/>
            </w:pPr>
            <w:r>
              <w:t>Chronic lymphocytic leukaemia</w:t>
            </w:r>
          </w:p>
        </w:tc>
      </w:tr>
      <w:tr w:rsidR="00CA657C" w14:paraId="7D25C7F6" w14:textId="77777777" w:rsidTr="00BF4392">
        <w:tc>
          <w:tcPr>
            <w:tcW w:w="2500" w:type="pct"/>
            <w:tcBorders>
              <w:top w:val="single" w:sz="4" w:space="0" w:color="auto"/>
              <w:left w:val="single" w:sz="4" w:space="0" w:color="auto"/>
              <w:bottom w:val="single" w:sz="4" w:space="0" w:color="auto"/>
              <w:right w:val="single" w:sz="4" w:space="0" w:color="auto"/>
            </w:tcBorders>
          </w:tcPr>
          <w:p w14:paraId="27D9F698" w14:textId="77777777" w:rsidR="004A3AAB" w:rsidRDefault="00526A29" w:rsidP="006B45B8">
            <w:pPr>
              <w:pStyle w:val="TableLeft"/>
            </w:pPr>
            <w:r w:rsidRPr="004A3AAB">
              <w:t>Population</w:t>
            </w:r>
          </w:p>
        </w:tc>
        <w:tc>
          <w:tcPr>
            <w:tcW w:w="2500" w:type="pct"/>
            <w:tcBorders>
              <w:top w:val="single" w:sz="4" w:space="0" w:color="auto"/>
              <w:left w:val="single" w:sz="4" w:space="0" w:color="auto"/>
              <w:bottom w:val="single" w:sz="4" w:space="0" w:color="auto"/>
              <w:right w:val="single" w:sz="4" w:space="0" w:color="auto"/>
            </w:tcBorders>
          </w:tcPr>
          <w:p w14:paraId="6FD5EE59" w14:textId="77777777" w:rsidR="0074605C" w:rsidRDefault="00526A29">
            <w:pPr>
              <w:spacing w:after="60"/>
            </w:pPr>
            <w:r>
              <w:t>CLL/SLL</w:t>
            </w:r>
          </w:p>
        </w:tc>
      </w:tr>
      <w:tr w:rsidR="00CA657C" w14:paraId="6400D98F" w14:textId="77777777" w:rsidTr="00BF4392">
        <w:tc>
          <w:tcPr>
            <w:tcW w:w="2500" w:type="pct"/>
            <w:tcBorders>
              <w:top w:val="single" w:sz="4" w:space="0" w:color="auto"/>
              <w:left w:val="single" w:sz="4" w:space="0" w:color="auto"/>
              <w:bottom w:val="single" w:sz="4" w:space="0" w:color="auto"/>
              <w:right w:val="single" w:sz="4" w:space="0" w:color="auto"/>
            </w:tcBorders>
          </w:tcPr>
          <w:p w14:paraId="2D751D7B" w14:textId="77777777" w:rsidR="004A3AAB" w:rsidRDefault="00526A29" w:rsidP="006B45B8">
            <w:pPr>
              <w:pStyle w:val="TableLeft"/>
            </w:pPr>
            <w:r w:rsidRPr="004A3AAB">
              <w:t>Study Type</w:t>
            </w:r>
          </w:p>
        </w:tc>
        <w:tc>
          <w:tcPr>
            <w:tcW w:w="2500" w:type="pct"/>
            <w:tcBorders>
              <w:top w:val="single" w:sz="4" w:space="0" w:color="auto"/>
              <w:left w:val="single" w:sz="4" w:space="0" w:color="auto"/>
              <w:bottom w:val="single" w:sz="4" w:space="0" w:color="auto"/>
              <w:right w:val="single" w:sz="4" w:space="0" w:color="auto"/>
            </w:tcBorders>
          </w:tcPr>
          <w:p w14:paraId="00F8CDEE" w14:textId="77777777" w:rsidR="00343594" w:rsidRDefault="00526A29" w:rsidP="006B45B8">
            <w:pPr>
              <w:pStyle w:val="TableLeft"/>
            </w:pPr>
            <w:r>
              <w:t>Interventional</w:t>
            </w:r>
          </w:p>
        </w:tc>
      </w:tr>
      <w:tr w:rsidR="00CA657C" w14:paraId="419113D2" w14:textId="77777777" w:rsidTr="00BF4392">
        <w:tc>
          <w:tcPr>
            <w:tcW w:w="2500" w:type="pct"/>
            <w:tcBorders>
              <w:top w:val="single" w:sz="4" w:space="0" w:color="auto"/>
              <w:left w:val="single" w:sz="4" w:space="0" w:color="auto"/>
              <w:bottom w:val="single" w:sz="4" w:space="0" w:color="auto"/>
              <w:right w:val="single" w:sz="4" w:space="0" w:color="auto"/>
            </w:tcBorders>
          </w:tcPr>
          <w:p w14:paraId="0FA72256" w14:textId="77777777" w:rsidR="004A3AAB" w:rsidRDefault="00526A29" w:rsidP="006B45B8">
            <w:pPr>
              <w:pStyle w:val="TableLeft"/>
            </w:pPr>
            <w:r w:rsidRPr="004A3AAB">
              <w:t>Intervention Model</w:t>
            </w:r>
          </w:p>
        </w:tc>
        <w:tc>
          <w:tcPr>
            <w:tcW w:w="2500" w:type="pct"/>
            <w:tcBorders>
              <w:top w:val="single" w:sz="4" w:space="0" w:color="auto"/>
              <w:left w:val="single" w:sz="4" w:space="0" w:color="auto"/>
              <w:bottom w:val="single" w:sz="4" w:space="0" w:color="auto"/>
              <w:right w:val="single" w:sz="4" w:space="0" w:color="auto"/>
            </w:tcBorders>
          </w:tcPr>
          <w:p w14:paraId="19DD04F4" w14:textId="77777777" w:rsidR="00343594" w:rsidRDefault="00526A29" w:rsidP="006B45B8">
            <w:pPr>
              <w:pStyle w:val="TableLeft"/>
            </w:pPr>
            <w:r>
              <w:t>Parallel</w:t>
            </w:r>
          </w:p>
          <w:p w14:paraId="4F13B199" w14:textId="77777777" w:rsidR="005C0171" w:rsidRDefault="00526A29" w:rsidP="006B45B8">
            <w:pPr>
              <w:pStyle w:val="TableLeft"/>
            </w:pPr>
            <w:r w:rsidRPr="001802E5">
              <w:rPr>
                <w:rStyle w:val="SuggestedOptional"/>
                <w:color w:val="auto"/>
              </w:rPr>
              <w:t>This is a</w:t>
            </w:r>
            <w:r w:rsidRPr="00343594">
              <w:t xml:space="preserve"> </w:t>
            </w:r>
            <w:r>
              <w:t>multi site</w:t>
            </w:r>
            <w:r w:rsidRPr="00343594">
              <w:t xml:space="preserve"> </w:t>
            </w:r>
            <w:r w:rsidRPr="001802E5">
              <w:rPr>
                <w:rStyle w:val="SuggestedOptional"/>
                <w:color w:val="auto"/>
              </w:rPr>
              <w:t>study.</w:t>
            </w:r>
          </w:p>
        </w:tc>
      </w:tr>
      <w:tr w:rsidR="00CA657C" w14:paraId="4098802A" w14:textId="77777777" w:rsidTr="00BF4392">
        <w:tc>
          <w:tcPr>
            <w:tcW w:w="2500" w:type="pct"/>
            <w:tcBorders>
              <w:top w:val="single" w:sz="4" w:space="0" w:color="auto"/>
              <w:left w:val="single" w:sz="4" w:space="0" w:color="auto"/>
              <w:bottom w:val="single" w:sz="4" w:space="0" w:color="auto"/>
              <w:right w:val="single" w:sz="4" w:space="0" w:color="auto"/>
            </w:tcBorders>
          </w:tcPr>
          <w:p w14:paraId="75B245F0" w14:textId="77777777" w:rsidR="004A3AAB" w:rsidRPr="004A3AAB" w:rsidRDefault="00526A29" w:rsidP="006B45B8">
            <w:pPr>
              <w:pStyle w:val="TableLeft"/>
            </w:pPr>
            <w:r w:rsidRPr="004A3AAB">
              <w:t>Type of Control</w:t>
            </w:r>
          </w:p>
        </w:tc>
        <w:tc>
          <w:tcPr>
            <w:tcW w:w="2500" w:type="pct"/>
            <w:tcBorders>
              <w:top w:val="single" w:sz="4" w:space="0" w:color="auto"/>
              <w:left w:val="single" w:sz="4" w:space="0" w:color="auto"/>
              <w:bottom w:val="single" w:sz="4" w:space="0" w:color="auto"/>
              <w:right w:val="single" w:sz="4" w:space="0" w:color="auto"/>
            </w:tcBorders>
          </w:tcPr>
          <w:p w14:paraId="5332028B" w14:textId="77777777" w:rsidR="006E1015" w:rsidRPr="00442D89" w:rsidRDefault="00526A29" w:rsidP="006B45B8">
            <w:pPr>
              <w:pStyle w:val="TableLeft"/>
            </w:pPr>
            <w:r>
              <w:t>Active Control Without Placebo</w:t>
            </w:r>
            <w:r w:rsidR="002422EC">
              <w:t xml:space="preserve"> </w:t>
            </w:r>
          </w:p>
        </w:tc>
      </w:tr>
      <w:tr w:rsidR="00CA657C" w14:paraId="4A5815C2" w14:textId="77777777" w:rsidTr="00BF4392">
        <w:tc>
          <w:tcPr>
            <w:tcW w:w="2500" w:type="pct"/>
            <w:tcBorders>
              <w:top w:val="single" w:sz="4" w:space="0" w:color="auto"/>
              <w:left w:val="single" w:sz="4" w:space="0" w:color="auto"/>
              <w:bottom w:val="single" w:sz="4" w:space="0" w:color="auto"/>
              <w:right w:val="single" w:sz="4" w:space="0" w:color="auto"/>
            </w:tcBorders>
          </w:tcPr>
          <w:p w14:paraId="357993CA" w14:textId="77777777" w:rsidR="004A3AAB" w:rsidRPr="004A3AAB" w:rsidRDefault="00526A29" w:rsidP="006B45B8">
            <w:pPr>
              <w:pStyle w:val="TableLeft"/>
            </w:pPr>
            <w:r w:rsidRPr="004A3AAB">
              <w:t>Study Blinding</w:t>
            </w:r>
          </w:p>
        </w:tc>
        <w:tc>
          <w:tcPr>
            <w:tcW w:w="2500" w:type="pct"/>
            <w:tcBorders>
              <w:top w:val="single" w:sz="4" w:space="0" w:color="auto"/>
              <w:left w:val="single" w:sz="4" w:space="0" w:color="auto"/>
              <w:bottom w:val="single" w:sz="4" w:space="0" w:color="auto"/>
              <w:right w:val="single" w:sz="4" w:space="0" w:color="auto"/>
            </w:tcBorders>
          </w:tcPr>
          <w:p w14:paraId="14277FA2" w14:textId="77777777" w:rsidR="0074605C" w:rsidRDefault="00526A29">
            <w:pPr>
              <w:spacing w:after="60"/>
            </w:pPr>
            <w:r>
              <w:t>Unblinded open-label</w:t>
            </w:r>
            <w:r w:rsidR="002422EC">
              <w:t xml:space="preserve"> </w:t>
            </w:r>
          </w:p>
        </w:tc>
      </w:tr>
      <w:tr w:rsidR="00CA657C" w14:paraId="6FEFC9C2" w14:textId="77777777" w:rsidTr="00BF4392">
        <w:tc>
          <w:tcPr>
            <w:tcW w:w="2500" w:type="pct"/>
            <w:tcBorders>
              <w:top w:val="single" w:sz="4" w:space="0" w:color="auto"/>
              <w:left w:val="single" w:sz="4" w:space="0" w:color="auto"/>
              <w:bottom w:val="single" w:sz="4" w:space="0" w:color="auto"/>
              <w:right w:val="single" w:sz="4" w:space="0" w:color="auto"/>
            </w:tcBorders>
          </w:tcPr>
          <w:p w14:paraId="30479E40" w14:textId="77777777" w:rsidR="004A3AAB" w:rsidRPr="004A3AAB" w:rsidRDefault="00526A29" w:rsidP="006B45B8">
            <w:pPr>
              <w:pStyle w:val="TableLeft"/>
            </w:pPr>
            <w:r w:rsidRPr="004A3AAB">
              <w:t>Blinding Roles</w:t>
            </w:r>
          </w:p>
        </w:tc>
        <w:tc>
          <w:tcPr>
            <w:tcW w:w="2500" w:type="pct"/>
            <w:tcBorders>
              <w:top w:val="single" w:sz="4" w:space="0" w:color="auto"/>
              <w:left w:val="single" w:sz="4" w:space="0" w:color="auto"/>
              <w:bottom w:val="single" w:sz="4" w:space="0" w:color="auto"/>
              <w:right w:val="single" w:sz="4" w:space="0" w:color="auto"/>
            </w:tcBorders>
          </w:tcPr>
          <w:p w14:paraId="468ED0DF" w14:textId="77777777" w:rsidR="0074605C" w:rsidRDefault="00526A29">
            <w:pPr>
              <w:spacing w:after="60"/>
            </w:pPr>
            <w:r>
              <w:t>Outcomes Assessor</w:t>
            </w:r>
            <w:r w:rsidR="002422EC">
              <w:t xml:space="preserve"> </w:t>
            </w:r>
          </w:p>
        </w:tc>
      </w:tr>
      <w:tr w:rsidR="00CA657C" w14:paraId="23BC1598" w14:textId="77777777" w:rsidTr="00BF4392">
        <w:tc>
          <w:tcPr>
            <w:tcW w:w="2500" w:type="pct"/>
            <w:tcBorders>
              <w:top w:val="single" w:sz="4" w:space="0" w:color="auto"/>
              <w:left w:val="single" w:sz="4" w:space="0" w:color="auto"/>
              <w:bottom w:val="single" w:sz="4" w:space="0" w:color="auto"/>
              <w:right w:val="single" w:sz="4" w:space="0" w:color="auto"/>
            </w:tcBorders>
          </w:tcPr>
          <w:p w14:paraId="5D1C1402" w14:textId="77777777" w:rsidR="004A3AAB" w:rsidRPr="004A3AAB" w:rsidRDefault="00526A29" w:rsidP="006B45B8">
            <w:pPr>
              <w:pStyle w:val="TableLeft"/>
            </w:pPr>
            <w:r w:rsidRPr="004A3AAB">
              <w:t>Estimated Duration of Study</w:t>
            </w:r>
          </w:p>
        </w:tc>
        <w:tc>
          <w:tcPr>
            <w:tcW w:w="2500" w:type="pct"/>
            <w:tcBorders>
              <w:top w:val="single" w:sz="4" w:space="0" w:color="auto"/>
              <w:left w:val="single" w:sz="4" w:space="0" w:color="auto"/>
              <w:bottom w:val="single" w:sz="4" w:space="0" w:color="auto"/>
              <w:right w:val="single" w:sz="4" w:space="0" w:color="auto"/>
            </w:tcBorders>
          </w:tcPr>
          <w:p w14:paraId="1938665F" w14:textId="77777777" w:rsidR="00EC48FB" w:rsidRDefault="008F7EB8" w:rsidP="006B45B8">
            <w:pPr>
              <w:pStyle w:val="TableLeft"/>
            </w:pPr>
            <w:r w:rsidRPr="00EC48FB">
              <w:t xml:space="preserve">The Sponsor estimates that the study will require approximately </w:t>
            </w:r>
            <w:r w:rsidR="002422EC">
              <w:rPr>
                <w:rStyle w:val="ParagraphChar"/>
              </w:rPr>
              <w:t xml:space="preserve">10 </w:t>
            </w:r>
            <w:r w:rsidR="002422EC">
              <w:t>years</w:t>
            </w:r>
            <w:r w:rsidRPr="00EC48FB">
              <w:t xml:space="preserve"> from the time the first participant (or their legally acceptable representative) provides documented informed consent until the last participant’s last study-related contact.</w:t>
            </w:r>
          </w:p>
        </w:tc>
      </w:tr>
    </w:tbl>
    <w:p w14:paraId="24145B05" w14:textId="77777777" w:rsidR="00463CF3" w:rsidRDefault="00463CF3" w:rsidP="001C1220">
      <w:pPr>
        <w:pStyle w:val="ListEnd"/>
      </w:pPr>
    </w:p>
    <w:p w14:paraId="0E0881F3" w14:textId="434E0B4D" w:rsidR="004A3AAB" w:rsidRPr="001C1220" w:rsidRDefault="00526A29" w:rsidP="001C1220">
      <w:pPr>
        <w:pStyle w:val="ParagraphBold"/>
      </w:pPr>
      <w:r w:rsidRPr="001C1220">
        <w:t>Number of Participants:</w:t>
      </w:r>
    </w:p>
    <w:p w14:paraId="776E03F7" w14:textId="23C3FAD6" w:rsidR="001802E5" w:rsidRDefault="002422EC" w:rsidP="001802E5">
      <w:pPr>
        <w:pStyle w:val="Paragraph"/>
        <w:rPr>
          <w:bCs/>
        </w:rPr>
      </w:pPr>
      <w:r>
        <w:t xml:space="preserve">In Part 1 (dose escalation and confirmation), up to 30 participants will be enrolled and treated with 45 mg or 65 mg nemtabrutinib in combination with venetoclax. </w:t>
      </w:r>
      <w:ins w:id="1840" w:author="Powell, Deana" w:date="2026-03-05T15:34:00Z" w16du:dateUtc="2026-03-05T20:34:00Z">
        <w:r>
          <w:t xml:space="preserve">Following implementation of Protocol Amendment 4, an additional 15 participants will be enrolled into Part 1 to receive 45 mg </w:t>
        </w:r>
        <w:r w:rsidR="00E57F83">
          <w:t>qd</w:t>
        </w:r>
        <w:r>
          <w:t xml:space="preserve"> nemtabrutinib in combination with venetoclax to provide additional safety and PK data at this dose level. </w:t>
        </w:r>
      </w:ins>
      <w:r>
        <w:t xml:space="preserve">In Part 2, approximately 690 participants will be randomized to nemtabrutinib plus venetoclax or venetoclax plus rituximab (VR) (or rituximab biosimilar). Overall, approximately </w:t>
      </w:r>
      <w:del w:id="1841" w:author="Powell, Deana" w:date="2026-03-05T15:34:00Z" w16du:dateUtc="2026-03-05T20:34:00Z">
        <w:r w:rsidR="00F10DC3">
          <w:delText>720</w:delText>
        </w:r>
      </w:del>
      <w:ins w:id="1842" w:author="Powell, Deana" w:date="2026-03-05T15:34:00Z" w16du:dateUtc="2026-03-05T20:34:00Z">
        <w:r>
          <w:t>7</w:t>
        </w:r>
        <w:r w:rsidR="00F35EEB">
          <w:t>35</w:t>
        </w:r>
      </w:ins>
      <w:r>
        <w:t> participants will be enrolled in the study.</w:t>
      </w:r>
    </w:p>
    <w:p w14:paraId="529B1FE1" w14:textId="77777777" w:rsidR="00B84E64" w:rsidRDefault="00526A29" w:rsidP="00195CA9">
      <w:pPr>
        <w:pStyle w:val="ParagraphBold"/>
        <w:keepNext/>
        <w:rPr>
          <w:bCs/>
        </w:rPr>
      </w:pPr>
      <w:r w:rsidRPr="00B84E64">
        <w:lastRenderedPageBreak/>
        <w:t>Intervention Groups and Duration:</w:t>
      </w:r>
    </w:p>
    <w:p w14:paraId="2422CC0A" w14:textId="77777777" w:rsidR="00C719BA" w:rsidRPr="007C4C19" w:rsidRDefault="00C719BA" w:rsidP="00F647AF">
      <w:pPr>
        <w:pStyle w:val="Paragraph"/>
        <w:keepNext/>
        <w:spacing w:before="0" w:after="0" w:line="20" w:lineRule="exact"/>
        <w:rPr>
          <w:sz w:val="2"/>
          <w:szCs w:val="2"/>
        </w:rPr>
      </w:pPr>
    </w:p>
    <w:tbl>
      <w:tblPr>
        <w:tblW w:w="898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58" w:type="dxa"/>
          <w:right w:w="58" w:type="dxa"/>
        </w:tblCellMar>
        <w:tblLook w:val="0600" w:firstRow="0" w:lastRow="0" w:firstColumn="0" w:lastColumn="0" w:noHBand="1" w:noVBand="1"/>
      </w:tblPr>
      <w:tblGrid>
        <w:gridCol w:w="1191"/>
        <w:gridCol w:w="1492"/>
        <w:gridCol w:w="1179"/>
        <w:gridCol w:w="1053"/>
        <w:gridCol w:w="1428"/>
        <w:gridCol w:w="1571"/>
        <w:gridCol w:w="1072"/>
      </w:tblGrid>
      <w:tr w:rsidR="00CA657C" w14:paraId="76F7BAA4" w14:textId="77777777" w:rsidTr="00F647AF">
        <w:trPr>
          <w:tblHeader/>
        </w:trPr>
        <w:tc>
          <w:tcPr>
            <w:tcW w:w="1191" w:type="dxa"/>
          </w:tcPr>
          <w:p w14:paraId="65FA522E" w14:textId="77777777" w:rsidR="00C719BA" w:rsidRPr="006B39C5" w:rsidRDefault="00526A29" w:rsidP="00F647AF">
            <w:pPr>
              <w:pStyle w:val="TableCellLeft10pt"/>
              <w:keepLines w:val="0"/>
              <w:rPr>
                <w:b/>
                <w:bCs/>
              </w:rPr>
            </w:pPr>
            <w:r w:rsidRPr="006B39C5">
              <w:rPr>
                <w:b/>
                <w:bCs/>
              </w:rPr>
              <w:t>Arm Name</w:t>
            </w:r>
          </w:p>
        </w:tc>
        <w:tc>
          <w:tcPr>
            <w:tcW w:w="1492" w:type="dxa"/>
          </w:tcPr>
          <w:p w14:paraId="4F2F918A" w14:textId="77777777" w:rsidR="00C719BA" w:rsidRPr="006B39C5" w:rsidRDefault="00526A29" w:rsidP="00F647AF">
            <w:pPr>
              <w:pStyle w:val="TableCellLeft10pt"/>
              <w:keepLines w:val="0"/>
              <w:rPr>
                <w:b/>
                <w:bCs/>
              </w:rPr>
            </w:pPr>
            <w:r w:rsidRPr="006B39C5">
              <w:rPr>
                <w:b/>
                <w:bCs/>
              </w:rPr>
              <w:t>Intervention Name</w:t>
            </w:r>
          </w:p>
        </w:tc>
        <w:tc>
          <w:tcPr>
            <w:tcW w:w="1179" w:type="dxa"/>
          </w:tcPr>
          <w:p w14:paraId="6EEF4B5F" w14:textId="77777777" w:rsidR="00C719BA" w:rsidRPr="006B39C5" w:rsidRDefault="00526A29" w:rsidP="00F647AF">
            <w:pPr>
              <w:pStyle w:val="TableCellLeft10pt"/>
              <w:keepLines w:val="0"/>
              <w:rPr>
                <w:b/>
                <w:bCs/>
              </w:rPr>
            </w:pPr>
            <w:r w:rsidRPr="006B39C5">
              <w:rPr>
                <w:b/>
                <w:bCs/>
              </w:rPr>
              <w:t>Unit Dose Strength(s)</w:t>
            </w:r>
          </w:p>
        </w:tc>
        <w:tc>
          <w:tcPr>
            <w:tcW w:w="1053" w:type="dxa"/>
          </w:tcPr>
          <w:p w14:paraId="6D2B7F75" w14:textId="77777777" w:rsidR="00C719BA" w:rsidRPr="006B39C5" w:rsidRDefault="00526A29" w:rsidP="00F647AF">
            <w:pPr>
              <w:pStyle w:val="TableCellLeft10pt"/>
              <w:keepLines w:val="0"/>
              <w:rPr>
                <w:b/>
                <w:bCs/>
              </w:rPr>
            </w:pPr>
            <w:r w:rsidRPr="006B39C5">
              <w:rPr>
                <w:b/>
                <w:bCs/>
              </w:rPr>
              <w:t>Dosage Level(s)</w:t>
            </w:r>
          </w:p>
        </w:tc>
        <w:tc>
          <w:tcPr>
            <w:tcW w:w="1428" w:type="dxa"/>
          </w:tcPr>
          <w:p w14:paraId="38C5A6C3" w14:textId="77777777" w:rsidR="00C719BA" w:rsidRPr="006B39C5" w:rsidRDefault="00526A29" w:rsidP="00F647AF">
            <w:pPr>
              <w:pStyle w:val="TableCellLeft10pt"/>
              <w:keepLines w:val="0"/>
              <w:ind w:right="-89"/>
              <w:rPr>
                <w:b/>
                <w:bCs/>
              </w:rPr>
            </w:pPr>
            <w:r w:rsidRPr="006B39C5">
              <w:rPr>
                <w:b/>
                <w:bCs/>
              </w:rPr>
              <w:t>Route of Administration</w:t>
            </w:r>
          </w:p>
        </w:tc>
        <w:tc>
          <w:tcPr>
            <w:tcW w:w="1571" w:type="dxa"/>
          </w:tcPr>
          <w:p w14:paraId="119B590A" w14:textId="77777777" w:rsidR="00C719BA" w:rsidRPr="006B39C5" w:rsidRDefault="00526A29" w:rsidP="00F647AF">
            <w:pPr>
              <w:pStyle w:val="TableCellLeft10pt"/>
              <w:keepLines w:val="0"/>
              <w:rPr>
                <w:b/>
                <w:bCs/>
              </w:rPr>
            </w:pPr>
            <w:r w:rsidRPr="006B39C5">
              <w:rPr>
                <w:b/>
                <w:bCs/>
              </w:rPr>
              <w:t>Regimen/</w:t>
            </w:r>
            <w:r w:rsidR="00335DF2" w:rsidRPr="006B39C5">
              <w:rPr>
                <w:b/>
                <w:bCs/>
              </w:rPr>
              <w:t>‌</w:t>
            </w:r>
            <w:r w:rsidRPr="006B39C5">
              <w:rPr>
                <w:b/>
                <w:bCs/>
              </w:rPr>
              <w:t>Treatment Period/</w:t>
            </w:r>
            <w:r w:rsidR="00335DF2" w:rsidRPr="006B39C5">
              <w:rPr>
                <w:b/>
                <w:bCs/>
              </w:rPr>
              <w:t>‌</w:t>
            </w:r>
            <w:r w:rsidRPr="006B39C5">
              <w:rPr>
                <w:b/>
                <w:bCs/>
              </w:rPr>
              <w:t>Vaccination Regimen</w:t>
            </w:r>
          </w:p>
        </w:tc>
        <w:tc>
          <w:tcPr>
            <w:tcW w:w="1072" w:type="dxa"/>
          </w:tcPr>
          <w:p w14:paraId="0FB39214" w14:textId="77777777" w:rsidR="00C719BA" w:rsidRPr="006B39C5" w:rsidRDefault="00526A29" w:rsidP="00F647AF">
            <w:pPr>
              <w:pStyle w:val="TableCellLeft10pt"/>
              <w:keepLines w:val="0"/>
              <w:rPr>
                <w:b/>
                <w:bCs/>
              </w:rPr>
            </w:pPr>
            <w:r w:rsidRPr="006B39C5">
              <w:rPr>
                <w:b/>
                <w:bCs/>
              </w:rPr>
              <w:t>Use</w:t>
            </w:r>
          </w:p>
        </w:tc>
      </w:tr>
      <w:tr w:rsidR="00CA657C" w14:paraId="332725E3" w14:textId="77777777" w:rsidTr="00F647AF">
        <w:trPr>
          <w:tblHeader/>
        </w:trPr>
        <w:tc>
          <w:tcPr>
            <w:tcW w:w="1191" w:type="dxa"/>
          </w:tcPr>
          <w:p w14:paraId="18C01A52" w14:textId="77777777" w:rsidR="0074605C" w:rsidRDefault="00526A29">
            <w:pPr>
              <w:rPr>
                <w:b/>
                <w:bCs/>
                <w:sz w:val="18"/>
                <w:szCs w:val="18"/>
              </w:rPr>
            </w:pPr>
            <w:r>
              <w:rPr>
                <w:sz w:val="18"/>
                <w:szCs w:val="18"/>
              </w:rPr>
              <w:t>Treatment Group</w:t>
            </w:r>
            <w:ins w:id="1843" w:author="Powell, Deana" w:date="2026-03-05T15:34:00Z" w16du:dateUtc="2026-03-05T20:34:00Z">
              <w:r>
                <w:rPr>
                  <w:sz w:val="18"/>
                  <w:szCs w:val="18"/>
                </w:rPr>
                <w:t xml:space="preserve"> (Parts 1 and 2)</w:t>
              </w:r>
            </w:ins>
          </w:p>
        </w:tc>
        <w:tc>
          <w:tcPr>
            <w:tcW w:w="1492" w:type="dxa"/>
          </w:tcPr>
          <w:p w14:paraId="1CBE6F44" w14:textId="77777777" w:rsidR="0074605C" w:rsidRDefault="00526A29">
            <w:pPr>
              <w:rPr>
                <w:b/>
                <w:bCs/>
                <w:sz w:val="18"/>
                <w:szCs w:val="18"/>
              </w:rPr>
            </w:pPr>
            <w:r>
              <w:rPr>
                <w:sz w:val="18"/>
                <w:szCs w:val="18"/>
              </w:rPr>
              <w:t>Nemtabrutinib</w:t>
            </w:r>
            <w:ins w:id="1844" w:author="Powell, Deana" w:date="2026-03-05T15:34:00Z" w16du:dateUtc="2026-03-05T20:34:00Z">
              <w:r>
                <w:rPr>
                  <w:sz w:val="18"/>
                  <w:szCs w:val="18"/>
                </w:rPr>
                <w:t xml:space="preserve"> (FMF1)</w:t>
              </w:r>
            </w:ins>
          </w:p>
        </w:tc>
        <w:tc>
          <w:tcPr>
            <w:tcW w:w="1179" w:type="dxa"/>
          </w:tcPr>
          <w:p w14:paraId="50BF5560" w14:textId="77777777" w:rsidR="0074605C" w:rsidRDefault="00526A29">
            <w:pPr>
              <w:rPr>
                <w:b/>
                <w:bCs/>
                <w:sz w:val="18"/>
                <w:szCs w:val="18"/>
              </w:rPr>
            </w:pPr>
            <w:r>
              <w:rPr>
                <w:sz w:val="18"/>
                <w:szCs w:val="18"/>
              </w:rPr>
              <w:t>5 and 20 mg</w:t>
            </w:r>
          </w:p>
        </w:tc>
        <w:tc>
          <w:tcPr>
            <w:tcW w:w="1053" w:type="dxa"/>
          </w:tcPr>
          <w:p w14:paraId="573B1D43" w14:textId="77777777" w:rsidR="0074605C" w:rsidRDefault="00526A29">
            <w:pPr>
              <w:rPr>
                <w:b/>
                <w:bCs/>
                <w:sz w:val="18"/>
                <w:szCs w:val="18"/>
              </w:rPr>
            </w:pPr>
            <w:ins w:id="1845" w:author="Powell, Deana" w:date="2026-03-05T15:34:00Z" w16du:dateUtc="2026-03-05T20:34:00Z">
              <w:r>
                <w:rPr>
                  <w:sz w:val="18"/>
                  <w:szCs w:val="18"/>
                </w:rPr>
                <w:t xml:space="preserve">30 or </w:t>
              </w:r>
            </w:ins>
            <w:r>
              <w:rPr>
                <w:sz w:val="18"/>
                <w:szCs w:val="18"/>
              </w:rPr>
              <w:t xml:space="preserve">45 </w:t>
            </w:r>
            <w:ins w:id="1846" w:author="Powell, Deana" w:date="2026-03-05T15:34:00Z" w16du:dateUtc="2026-03-05T20:34:00Z">
              <w:r>
                <w:rPr>
                  <w:sz w:val="18"/>
                  <w:szCs w:val="18"/>
                </w:rPr>
                <w:t>or 65 </w:t>
              </w:r>
            </w:ins>
            <w:r>
              <w:rPr>
                <w:sz w:val="18"/>
                <w:szCs w:val="18"/>
              </w:rPr>
              <w:t>mg</w:t>
            </w:r>
          </w:p>
        </w:tc>
        <w:tc>
          <w:tcPr>
            <w:tcW w:w="1428" w:type="dxa"/>
          </w:tcPr>
          <w:p w14:paraId="11DE87EE" w14:textId="77777777" w:rsidR="00DC5908" w:rsidRPr="00FD62B3" w:rsidRDefault="00526A29" w:rsidP="00DC5908">
            <w:pPr>
              <w:pStyle w:val="TableCellLeft10pt"/>
              <w:rPr>
                <w:sz w:val="18"/>
                <w:szCs w:val="18"/>
              </w:rPr>
            </w:pPr>
            <w:r>
              <w:rPr>
                <w:sz w:val="18"/>
                <w:szCs w:val="18"/>
              </w:rPr>
              <w:t>Oral</w:t>
            </w:r>
          </w:p>
        </w:tc>
        <w:tc>
          <w:tcPr>
            <w:tcW w:w="1571" w:type="dxa"/>
          </w:tcPr>
          <w:p w14:paraId="21118137" w14:textId="77777777" w:rsidR="0074605C" w:rsidRDefault="00526A29">
            <w:pPr>
              <w:rPr>
                <w:b/>
                <w:bCs/>
                <w:sz w:val="18"/>
                <w:szCs w:val="18"/>
              </w:rPr>
            </w:pPr>
            <w:r>
              <w:rPr>
                <w:sz w:val="18"/>
                <w:szCs w:val="18"/>
              </w:rPr>
              <w:t>Daily, at least 10 hours after venetoclax administration, until DP, unacceptable toxicity, discontinuation criteria met, or 2 years post C2D1</w:t>
            </w:r>
          </w:p>
        </w:tc>
        <w:tc>
          <w:tcPr>
            <w:tcW w:w="1072" w:type="dxa"/>
          </w:tcPr>
          <w:p w14:paraId="3796E6F5" w14:textId="77777777" w:rsidR="00DC5908" w:rsidRPr="00FD62B3" w:rsidRDefault="00526A29" w:rsidP="00DC5908">
            <w:pPr>
              <w:pStyle w:val="TableCellLeft10pt"/>
              <w:rPr>
                <w:sz w:val="18"/>
                <w:szCs w:val="18"/>
              </w:rPr>
            </w:pPr>
            <w:r>
              <w:rPr>
                <w:sz w:val="18"/>
                <w:szCs w:val="18"/>
              </w:rPr>
              <w:t>Test Product</w:t>
            </w:r>
          </w:p>
        </w:tc>
      </w:tr>
      <w:tr w:rsidR="00CA657C" w14:paraId="37460E2C" w14:textId="77777777" w:rsidTr="00F647AF">
        <w:trPr>
          <w:tblHeader/>
        </w:trPr>
        <w:tc>
          <w:tcPr>
            <w:tcW w:w="1191" w:type="dxa"/>
          </w:tcPr>
          <w:p w14:paraId="7FE549FB" w14:textId="77777777" w:rsidR="0074605C" w:rsidRDefault="00526A29">
            <w:pPr>
              <w:rPr>
                <w:b/>
                <w:bCs/>
                <w:sz w:val="18"/>
                <w:szCs w:val="18"/>
              </w:rPr>
            </w:pPr>
            <w:r>
              <w:rPr>
                <w:sz w:val="18"/>
                <w:szCs w:val="18"/>
              </w:rPr>
              <w:t>Treatment Group</w:t>
            </w:r>
            <w:ins w:id="1847" w:author="Powell, Deana" w:date="2026-03-05T15:34:00Z" w16du:dateUtc="2026-03-05T20:34:00Z">
              <w:r>
                <w:rPr>
                  <w:sz w:val="18"/>
                  <w:szCs w:val="18"/>
                </w:rPr>
                <w:t xml:space="preserve"> (Parts 1 and 2)</w:t>
              </w:r>
            </w:ins>
          </w:p>
        </w:tc>
        <w:tc>
          <w:tcPr>
            <w:tcW w:w="1492" w:type="dxa"/>
          </w:tcPr>
          <w:p w14:paraId="1A541E31" w14:textId="77777777" w:rsidR="0074605C" w:rsidRDefault="00526A29">
            <w:pPr>
              <w:rPr>
                <w:b/>
                <w:bCs/>
                <w:sz w:val="18"/>
                <w:szCs w:val="18"/>
              </w:rPr>
            </w:pPr>
            <w:r>
              <w:rPr>
                <w:sz w:val="18"/>
                <w:szCs w:val="18"/>
              </w:rPr>
              <w:t>Nemtabrutinib</w:t>
            </w:r>
            <w:ins w:id="1848" w:author="Powell, Deana" w:date="2026-03-05T15:34:00Z" w16du:dateUtc="2026-03-05T20:34:00Z">
              <w:r>
                <w:rPr>
                  <w:sz w:val="18"/>
                  <w:szCs w:val="18"/>
                </w:rPr>
                <w:t xml:space="preserve"> (FMF2)</w:t>
              </w:r>
            </w:ins>
          </w:p>
        </w:tc>
        <w:tc>
          <w:tcPr>
            <w:tcW w:w="1179" w:type="dxa"/>
          </w:tcPr>
          <w:p w14:paraId="281708F5" w14:textId="6BB17DDF" w:rsidR="0074605C" w:rsidRDefault="00895D30">
            <w:pPr>
              <w:rPr>
                <w:b/>
                <w:bCs/>
                <w:sz w:val="18"/>
                <w:szCs w:val="18"/>
              </w:rPr>
            </w:pPr>
            <w:del w:id="1849" w:author="Powell, Deana" w:date="2026-03-05T15:34:00Z" w16du:dateUtc="2026-03-05T20:34:00Z">
              <w:r w:rsidRPr="001C63C0">
                <w:rPr>
                  <w:sz w:val="20"/>
                  <w:szCs w:val="20"/>
                </w:rPr>
                <w:delText>5</w:delText>
              </w:r>
            </w:del>
            <w:ins w:id="1850" w:author="Powell, Deana" w:date="2026-03-05T15:34:00Z" w16du:dateUtc="2026-03-05T20:34:00Z">
              <w:r w:rsidR="00526A29">
                <w:rPr>
                  <w:sz w:val="18"/>
                  <w:szCs w:val="18"/>
                </w:rPr>
                <w:t>45</w:t>
              </w:r>
            </w:ins>
            <w:r w:rsidR="00526A29">
              <w:rPr>
                <w:sz w:val="18"/>
                <w:szCs w:val="18"/>
              </w:rPr>
              <w:t xml:space="preserve"> and </w:t>
            </w:r>
            <w:del w:id="1851" w:author="Powell, Deana" w:date="2026-03-05T15:34:00Z" w16du:dateUtc="2026-03-05T20:34:00Z">
              <w:r w:rsidRPr="001C63C0">
                <w:rPr>
                  <w:sz w:val="20"/>
                  <w:szCs w:val="20"/>
                </w:rPr>
                <w:delText xml:space="preserve">20 </w:delText>
              </w:r>
            </w:del>
            <w:ins w:id="1852" w:author="Powell, Deana" w:date="2026-03-05T15:34:00Z" w16du:dateUtc="2026-03-05T20:34:00Z">
              <w:r w:rsidR="00526A29">
                <w:rPr>
                  <w:sz w:val="18"/>
                  <w:szCs w:val="18"/>
                </w:rPr>
                <w:t>65 </w:t>
              </w:r>
            </w:ins>
            <w:r w:rsidR="00526A29">
              <w:rPr>
                <w:sz w:val="18"/>
                <w:szCs w:val="18"/>
              </w:rPr>
              <w:t>mg</w:t>
            </w:r>
          </w:p>
        </w:tc>
        <w:tc>
          <w:tcPr>
            <w:tcW w:w="1053" w:type="dxa"/>
          </w:tcPr>
          <w:p w14:paraId="16BF599A" w14:textId="77777777" w:rsidR="0074605C" w:rsidRDefault="00526A29">
            <w:pPr>
              <w:rPr>
                <w:b/>
                <w:bCs/>
                <w:sz w:val="18"/>
                <w:szCs w:val="18"/>
              </w:rPr>
            </w:pPr>
            <w:ins w:id="1853" w:author="Powell, Deana" w:date="2026-03-05T15:34:00Z" w16du:dateUtc="2026-03-05T20:34:00Z">
              <w:r>
                <w:rPr>
                  <w:sz w:val="18"/>
                  <w:szCs w:val="18"/>
                </w:rPr>
                <w:t xml:space="preserve">45 or </w:t>
              </w:r>
            </w:ins>
            <w:r>
              <w:rPr>
                <w:sz w:val="18"/>
                <w:szCs w:val="18"/>
              </w:rPr>
              <w:t>65 mg</w:t>
            </w:r>
          </w:p>
        </w:tc>
        <w:tc>
          <w:tcPr>
            <w:tcW w:w="1428" w:type="dxa"/>
          </w:tcPr>
          <w:p w14:paraId="45DD1E12" w14:textId="77777777" w:rsidR="00DC5908" w:rsidRPr="00FD62B3" w:rsidRDefault="00526A29" w:rsidP="00DC5908">
            <w:pPr>
              <w:pStyle w:val="TableCellLeft10pt"/>
              <w:rPr>
                <w:sz w:val="18"/>
                <w:szCs w:val="18"/>
              </w:rPr>
            </w:pPr>
            <w:r>
              <w:rPr>
                <w:sz w:val="18"/>
                <w:szCs w:val="18"/>
              </w:rPr>
              <w:t>Oral</w:t>
            </w:r>
          </w:p>
        </w:tc>
        <w:tc>
          <w:tcPr>
            <w:tcW w:w="1571" w:type="dxa"/>
          </w:tcPr>
          <w:p w14:paraId="4ED76A0F" w14:textId="77777777" w:rsidR="0074605C" w:rsidRDefault="00526A29">
            <w:pPr>
              <w:rPr>
                <w:b/>
                <w:bCs/>
                <w:sz w:val="18"/>
                <w:szCs w:val="18"/>
              </w:rPr>
            </w:pPr>
            <w:r>
              <w:rPr>
                <w:rFonts w:eastAsia="MS Gothic"/>
                <w:sz w:val="18"/>
                <w:szCs w:val="18"/>
              </w:rPr>
              <w:t>Daily, at least 10 hours after venetoclax administration, until DP, unacceptable toxicity, discontinuation criteria met, or 2 years post C2D1</w:t>
            </w:r>
          </w:p>
        </w:tc>
        <w:tc>
          <w:tcPr>
            <w:tcW w:w="1072" w:type="dxa"/>
          </w:tcPr>
          <w:p w14:paraId="390CB344" w14:textId="77777777" w:rsidR="00DC5908" w:rsidRPr="00FD62B3" w:rsidRDefault="00526A29" w:rsidP="00DC5908">
            <w:pPr>
              <w:pStyle w:val="TableCellLeft10pt"/>
              <w:rPr>
                <w:sz w:val="18"/>
                <w:szCs w:val="18"/>
              </w:rPr>
            </w:pPr>
            <w:r>
              <w:rPr>
                <w:sz w:val="18"/>
                <w:szCs w:val="18"/>
              </w:rPr>
              <w:t>Test Product</w:t>
            </w:r>
          </w:p>
        </w:tc>
      </w:tr>
      <w:tr w:rsidR="00CA657C" w14:paraId="75E7AFF0" w14:textId="77777777" w:rsidTr="00F647AF">
        <w:trPr>
          <w:tblHeader/>
        </w:trPr>
        <w:tc>
          <w:tcPr>
            <w:tcW w:w="1191" w:type="dxa"/>
          </w:tcPr>
          <w:p w14:paraId="159A78FE" w14:textId="77777777" w:rsidR="0074605C" w:rsidRDefault="00526A29">
            <w:pPr>
              <w:rPr>
                <w:b/>
                <w:bCs/>
                <w:sz w:val="18"/>
                <w:szCs w:val="18"/>
              </w:rPr>
            </w:pPr>
            <w:r>
              <w:rPr>
                <w:sz w:val="18"/>
                <w:szCs w:val="18"/>
              </w:rPr>
              <w:t>Treatment Group</w:t>
            </w:r>
            <w:ins w:id="1854" w:author="Powell, Deana" w:date="2026-03-05T15:34:00Z" w16du:dateUtc="2026-03-05T20:34:00Z">
              <w:r>
                <w:rPr>
                  <w:sz w:val="18"/>
                  <w:szCs w:val="18"/>
                </w:rPr>
                <w:t xml:space="preserve"> (Parts 1 and 2)</w:t>
              </w:r>
            </w:ins>
          </w:p>
        </w:tc>
        <w:tc>
          <w:tcPr>
            <w:tcW w:w="1492" w:type="dxa"/>
          </w:tcPr>
          <w:p w14:paraId="622054EE" w14:textId="77777777" w:rsidR="0074605C" w:rsidRDefault="00526A29">
            <w:pPr>
              <w:rPr>
                <w:b/>
                <w:bCs/>
                <w:sz w:val="18"/>
                <w:szCs w:val="18"/>
              </w:rPr>
            </w:pPr>
            <w:r>
              <w:rPr>
                <w:sz w:val="18"/>
                <w:szCs w:val="18"/>
              </w:rPr>
              <w:t>Venetoclax</w:t>
            </w:r>
          </w:p>
        </w:tc>
        <w:tc>
          <w:tcPr>
            <w:tcW w:w="1179" w:type="dxa"/>
          </w:tcPr>
          <w:p w14:paraId="0D671232" w14:textId="77777777" w:rsidR="0074605C" w:rsidRDefault="00526A29">
            <w:pPr>
              <w:rPr>
                <w:b/>
                <w:bCs/>
                <w:sz w:val="18"/>
                <w:szCs w:val="18"/>
              </w:rPr>
            </w:pPr>
            <w:r>
              <w:rPr>
                <w:sz w:val="18"/>
                <w:szCs w:val="18"/>
              </w:rPr>
              <w:t>10, 50, and 100 mg</w:t>
            </w:r>
          </w:p>
        </w:tc>
        <w:tc>
          <w:tcPr>
            <w:tcW w:w="1053" w:type="dxa"/>
          </w:tcPr>
          <w:p w14:paraId="4631B293" w14:textId="77777777" w:rsidR="0074605C" w:rsidRDefault="00526A29">
            <w:pPr>
              <w:rPr>
                <w:b/>
                <w:bCs/>
                <w:sz w:val="18"/>
                <w:szCs w:val="18"/>
              </w:rPr>
            </w:pPr>
            <w:r>
              <w:rPr>
                <w:sz w:val="18"/>
                <w:szCs w:val="18"/>
              </w:rPr>
              <w:t>20 mg up to 400 mg per day</w:t>
            </w:r>
          </w:p>
        </w:tc>
        <w:tc>
          <w:tcPr>
            <w:tcW w:w="1428" w:type="dxa"/>
          </w:tcPr>
          <w:p w14:paraId="7B9C83E5" w14:textId="77777777" w:rsidR="00DC5908" w:rsidRPr="00FD62B3" w:rsidRDefault="00526A29" w:rsidP="00DC5908">
            <w:pPr>
              <w:pStyle w:val="TableCellLeft10pt"/>
              <w:rPr>
                <w:sz w:val="18"/>
                <w:szCs w:val="18"/>
              </w:rPr>
            </w:pPr>
            <w:r>
              <w:rPr>
                <w:sz w:val="18"/>
                <w:szCs w:val="18"/>
              </w:rPr>
              <w:t>Oral</w:t>
            </w:r>
          </w:p>
        </w:tc>
        <w:tc>
          <w:tcPr>
            <w:tcW w:w="1571" w:type="dxa"/>
          </w:tcPr>
          <w:p w14:paraId="3E7CE7DF" w14:textId="77777777" w:rsidR="0074605C" w:rsidRDefault="00526A29">
            <w:pPr>
              <w:rPr>
                <w:b/>
                <w:bCs/>
                <w:sz w:val="18"/>
                <w:szCs w:val="18"/>
              </w:rPr>
            </w:pPr>
            <w:r>
              <w:rPr>
                <w:sz w:val="18"/>
                <w:szCs w:val="18"/>
              </w:rPr>
              <w:t>Daily morning dosing, until DP, unacceptable toxicity, discontinuation criteria met, or 2 years post C2D1</w:t>
            </w:r>
          </w:p>
        </w:tc>
        <w:tc>
          <w:tcPr>
            <w:tcW w:w="1072" w:type="dxa"/>
          </w:tcPr>
          <w:p w14:paraId="58D81D44" w14:textId="77777777" w:rsidR="00DC5908" w:rsidRPr="00FD62B3" w:rsidRDefault="00526A29" w:rsidP="00DC5908">
            <w:pPr>
              <w:pStyle w:val="TableCellLeft10pt"/>
              <w:rPr>
                <w:sz w:val="18"/>
                <w:szCs w:val="18"/>
              </w:rPr>
            </w:pPr>
            <w:r>
              <w:rPr>
                <w:sz w:val="18"/>
                <w:szCs w:val="18"/>
              </w:rPr>
              <w:t>Test Product</w:t>
            </w:r>
          </w:p>
        </w:tc>
      </w:tr>
      <w:tr w:rsidR="00CA657C" w14:paraId="261BCC60" w14:textId="77777777" w:rsidTr="00F647AF">
        <w:trPr>
          <w:tblHeader/>
        </w:trPr>
        <w:tc>
          <w:tcPr>
            <w:tcW w:w="1191" w:type="dxa"/>
          </w:tcPr>
          <w:p w14:paraId="54557C27" w14:textId="77777777" w:rsidR="0074605C" w:rsidRDefault="00526A29">
            <w:pPr>
              <w:rPr>
                <w:b/>
                <w:bCs/>
                <w:sz w:val="18"/>
                <w:szCs w:val="18"/>
              </w:rPr>
            </w:pPr>
            <w:r>
              <w:rPr>
                <w:sz w:val="18"/>
                <w:szCs w:val="18"/>
              </w:rPr>
              <w:t>Comparator Group</w:t>
            </w:r>
            <w:ins w:id="1855" w:author="Powell, Deana" w:date="2026-03-05T15:34:00Z" w16du:dateUtc="2026-03-05T20:34:00Z">
              <w:r>
                <w:rPr>
                  <w:sz w:val="18"/>
                  <w:szCs w:val="18"/>
                </w:rPr>
                <w:t xml:space="preserve"> (Parts 1 and 2)</w:t>
              </w:r>
            </w:ins>
          </w:p>
        </w:tc>
        <w:tc>
          <w:tcPr>
            <w:tcW w:w="1492" w:type="dxa"/>
          </w:tcPr>
          <w:p w14:paraId="6E88C8A5" w14:textId="77777777" w:rsidR="0074605C" w:rsidRDefault="00526A29">
            <w:pPr>
              <w:rPr>
                <w:b/>
                <w:bCs/>
                <w:sz w:val="18"/>
                <w:szCs w:val="18"/>
              </w:rPr>
            </w:pPr>
            <w:r>
              <w:rPr>
                <w:sz w:val="18"/>
                <w:szCs w:val="18"/>
              </w:rPr>
              <w:t>Venetoclax (in combination with rituximab)</w:t>
            </w:r>
          </w:p>
        </w:tc>
        <w:tc>
          <w:tcPr>
            <w:tcW w:w="1179" w:type="dxa"/>
          </w:tcPr>
          <w:p w14:paraId="1086520A" w14:textId="77777777" w:rsidR="0074605C" w:rsidRDefault="00526A29">
            <w:pPr>
              <w:rPr>
                <w:b/>
                <w:bCs/>
                <w:sz w:val="18"/>
                <w:szCs w:val="18"/>
              </w:rPr>
            </w:pPr>
            <w:r>
              <w:rPr>
                <w:sz w:val="18"/>
                <w:szCs w:val="18"/>
              </w:rPr>
              <w:t>10, 50, and 100 mg</w:t>
            </w:r>
          </w:p>
        </w:tc>
        <w:tc>
          <w:tcPr>
            <w:tcW w:w="1053" w:type="dxa"/>
          </w:tcPr>
          <w:p w14:paraId="0C05F2EC" w14:textId="77777777" w:rsidR="0074605C" w:rsidRDefault="00526A29">
            <w:pPr>
              <w:rPr>
                <w:b/>
                <w:bCs/>
                <w:sz w:val="18"/>
                <w:szCs w:val="18"/>
              </w:rPr>
            </w:pPr>
            <w:r>
              <w:rPr>
                <w:sz w:val="18"/>
                <w:szCs w:val="18"/>
              </w:rPr>
              <w:t>20 mg up to 400 mg per day</w:t>
            </w:r>
          </w:p>
        </w:tc>
        <w:tc>
          <w:tcPr>
            <w:tcW w:w="1428" w:type="dxa"/>
          </w:tcPr>
          <w:p w14:paraId="5B44FE6E" w14:textId="77777777" w:rsidR="00DC5908" w:rsidRPr="00FD62B3" w:rsidRDefault="00526A29" w:rsidP="00DC5908">
            <w:pPr>
              <w:pStyle w:val="TableCellLeft10pt"/>
              <w:rPr>
                <w:sz w:val="18"/>
                <w:szCs w:val="18"/>
              </w:rPr>
            </w:pPr>
            <w:r>
              <w:rPr>
                <w:sz w:val="18"/>
                <w:szCs w:val="18"/>
              </w:rPr>
              <w:t>Oral</w:t>
            </w:r>
          </w:p>
        </w:tc>
        <w:tc>
          <w:tcPr>
            <w:tcW w:w="1571" w:type="dxa"/>
          </w:tcPr>
          <w:p w14:paraId="00E1B2BB" w14:textId="77777777" w:rsidR="0074605C" w:rsidRDefault="00526A29">
            <w:pPr>
              <w:rPr>
                <w:b/>
                <w:bCs/>
                <w:sz w:val="18"/>
                <w:szCs w:val="18"/>
              </w:rPr>
            </w:pPr>
            <w:r>
              <w:rPr>
                <w:sz w:val="18"/>
                <w:szCs w:val="18"/>
              </w:rPr>
              <w:t>Daily morning dosing, until DP, unacceptable toxicity, discontinuation criteria met, or 2 years post C2D1</w:t>
            </w:r>
          </w:p>
        </w:tc>
        <w:tc>
          <w:tcPr>
            <w:tcW w:w="1072" w:type="dxa"/>
          </w:tcPr>
          <w:p w14:paraId="6D927191" w14:textId="77777777" w:rsidR="00DC5908" w:rsidRPr="00FD62B3" w:rsidRDefault="00526A29" w:rsidP="00DC5908">
            <w:pPr>
              <w:pStyle w:val="TableCellLeft10pt"/>
              <w:rPr>
                <w:sz w:val="18"/>
                <w:szCs w:val="18"/>
              </w:rPr>
            </w:pPr>
            <w:r>
              <w:rPr>
                <w:sz w:val="18"/>
                <w:szCs w:val="18"/>
              </w:rPr>
              <w:t>Comparator</w:t>
            </w:r>
          </w:p>
        </w:tc>
      </w:tr>
      <w:tr w:rsidR="00CA657C" w14:paraId="0C8A56FC" w14:textId="77777777" w:rsidTr="00F647AF">
        <w:trPr>
          <w:tblHeader/>
        </w:trPr>
        <w:tc>
          <w:tcPr>
            <w:tcW w:w="1191" w:type="dxa"/>
          </w:tcPr>
          <w:p w14:paraId="137C5844" w14:textId="77777777" w:rsidR="0074605C" w:rsidRDefault="00526A29">
            <w:pPr>
              <w:rPr>
                <w:b/>
                <w:bCs/>
                <w:sz w:val="18"/>
                <w:szCs w:val="18"/>
              </w:rPr>
            </w:pPr>
            <w:r>
              <w:rPr>
                <w:sz w:val="18"/>
                <w:szCs w:val="18"/>
              </w:rPr>
              <w:t>Comparator Group</w:t>
            </w:r>
            <w:ins w:id="1856" w:author="Powell, Deana" w:date="2026-03-05T15:34:00Z" w16du:dateUtc="2026-03-05T20:34:00Z">
              <w:r>
                <w:rPr>
                  <w:sz w:val="18"/>
                  <w:szCs w:val="18"/>
                </w:rPr>
                <w:t xml:space="preserve">  (Part 2)</w:t>
              </w:r>
            </w:ins>
          </w:p>
        </w:tc>
        <w:tc>
          <w:tcPr>
            <w:tcW w:w="1492" w:type="dxa"/>
          </w:tcPr>
          <w:p w14:paraId="2452F6EE" w14:textId="77777777" w:rsidR="0074605C" w:rsidRDefault="00526A29">
            <w:pPr>
              <w:rPr>
                <w:b/>
                <w:bCs/>
                <w:sz w:val="18"/>
                <w:szCs w:val="18"/>
              </w:rPr>
            </w:pPr>
            <w:r>
              <w:rPr>
                <w:sz w:val="18"/>
                <w:szCs w:val="18"/>
              </w:rPr>
              <w:t>Rituximab (in combination with venetoclax)</w:t>
            </w:r>
          </w:p>
        </w:tc>
        <w:tc>
          <w:tcPr>
            <w:tcW w:w="1179" w:type="dxa"/>
          </w:tcPr>
          <w:p w14:paraId="1DD7D437" w14:textId="77777777" w:rsidR="00926D54" w:rsidRDefault="00526A29">
            <w:pPr>
              <w:pStyle w:val="TableCellLeft10pt"/>
              <w:rPr>
                <w:sz w:val="18"/>
                <w:szCs w:val="18"/>
                <w:lang w:val="da-DK"/>
              </w:rPr>
            </w:pPr>
            <w:r>
              <w:rPr>
                <w:sz w:val="18"/>
                <w:szCs w:val="18"/>
                <w:lang w:val="da-DK"/>
              </w:rPr>
              <w:t>100 mg/10 mL</w:t>
            </w:r>
          </w:p>
          <w:p w14:paraId="7BF50DF4" w14:textId="77777777" w:rsidR="00926D54" w:rsidRDefault="00526A29">
            <w:pPr>
              <w:pStyle w:val="TableCellLeft10pt"/>
              <w:rPr>
                <w:sz w:val="18"/>
                <w:szCs w:val="18"/>
                <w:lang w:val="da-DK"/>
              </w:rPr>
            </w:pPr>
            <w:r>
              <w:rPr>
                <w:sz w:val="18"/>
                <w:szCs w:val="18"/>
                <w:lang w:val="da-DK"/>
              </w:rPr>
              <w:t>500 mg/50 mL</w:t>
            </w:r>
          </w:p>
          <w:p w14:paraId="032550E4" w14:textId="77777777" w:rsidR="0074605C" w:rsidRPr="00561FB4" w:rsidRDefault="00526A29" w:rsidP="00926D54">
            <w:pPr>
              <w:pStyle w:val="TableCellLeft10pt"/>
              <w:rPr>
                <w:b/>
                <w:bCs/>
                <w:lang w:val="da-DK"/>
              </w:rPr>
            </w:pPr>
            <w:r>
              <w:rPr>
                <w:lang w:val="da-DK"/>
              </w:rPr>
              <w:t>(10 mg/mL)</w:t>
            </w:r>
          </w:p>
        </w:tc>
        <w:tc>
          <w:tcPr>
            <w:tcW w:w="1053" w:type="dxa"/>
          </w:tcPr>
          <w:p w14:paraId="499CE90F" w14:textId="77777777" w:rsidR="0074605C" w:rsidRPr="00561FB4" w:rsidRDefault="00526A29">
            <w:pPr>
              <w:rPr>
                <w:b/>
                <w:bCs/>
                <w:sz w:val="18"/>
                <w:szCs w:val="18"/>
                <w:lang w:val="da-DK"/>
              </w:rPr>
            </w:pPr>
            <w:r>
              <w:rPr>
                <w:sz w:val="18"/>
                <w:szCs w:val="18"/>
                <w:lang w:val="da-DK"/>
              </w:rPr>
              <w:t>375 mg/m</w:t>
            </w:r>
            <w:r>
              <w:rPr>
                <w:sz w:val="18"/>
                <w:szCs w:val="18"/>
                <w:vertAlign w:val="superscript"/>
                <w:lang w:val="da-DK"/>
              </w:rPr>
              <w:t>2</w:t>
            </w:r>
            <w:r>
              <w:rPr>
                <w:sz w:val="18"/>
                <w:szCs w:val="18"/>
                <w:lang w:val="da-DK"/>
              </w:rPr>
              <w:t xml:space="preserve"> C2D8; 500 mg/m</w:t>
            </w:r>
            <w:r>
              <w:rPr>
                <w:sz w:val="18"/>
                <w:szCs w:val="18"/>
                <w:vertAlign w:val="superscript"/>
                <w:lang w:val="da-DK"/>
              </w:rPr>
              <w:t>2</w:t>
            </w:r>
            <w:r>
              <w:rPr>
                <w:sz w:val="18"/>
                <w:szCs w:val="18"/>
                <w:lang w:val="da-DK"/>
              </w:rPr>
              <w:t xml:space="preserve"> C3D8-C7D8</w:t>
            </w:r>
          </w:p>
        </w:tc>
        <w:tc>
          <w:tcPr>
            <w:tcW w:w="1428" w:type="dxa"/>
          </w:tcPr>
          <w:p w14:paraId="23A5C111" w14:textId="77777777" w:rsidR="00DC5908" w:rsidRPr="00FD62B3" w:rsidRDefault="00526A29" w:rsidP="00DC5908">
            <w:pPr>
              <w:pStyle w:val="TableCellLeft10pt"/>
              <w:rPr>
                <w:sz w:val="18"/>
                <w:szCs w:val="18"/>
              </w:rPr>
            </w:pPr>
            <w:r>
              <w:rPr>
                <w:sz w:val="18"/>
                <w:szCs w:val="18"/>
              </w:rPr>
              <w:t>IV Infusion</w:t>
            </w:r>
          </w:p>
        </w:tc>
        <w:tc>
          <w:tcPr>
            <w:tcW w:w="1571" w:type="dxa"/>
          </w:tcPr>
          <w:p w14:paraId="28EC60C6" w14:textId="77777777" w:rsidR="0074605C" w:rsidRDefault="00526A29">
            <w:pPr>
              <w:rPr>
                <w:b/>
                <w:bCs/>
                <w:sz w:val="18"/>
                <w:szCs w:val="18"/>
              </w:rPr>
            </w:pPr>
            <w:r>
              <w:rPr>
                <w:sz w:val="18"/>
                <w:szCs w:val="18"/>
              </w:rPr>
              <w:t>Once per 28-day cycle, for 6 total cycles</w:t>
            </w:r>
          </w:p>
        </w:tc>
        <w:tc>
          <w:tcPr>
            <w:tcW w:w="1072" w:type="dxa"/>
          </w:tcPr>
          <w:p w14:paraId="0F495D3B" w14:textId="77777777" w:rsidR="00DC5908" w:rsidRPr="00FD62B3" w:rsidRDefault="00526A29" w:rsidP="00DC5908">
            <w:pPr>
              <w:pStyle w:val="TableCellLeft10pt"/>
              <w:rPr>
                <w:sz w:val="18"/>
                <w:szCs w:val="18"/>
              </w:rPr>
            </w:pPr>
            <w:r>
              <w:rPr>
                <w:sz w:val="18"/>
                <w:szCs w:val="18"/>
              </w:rPr>
              <w:t>Comparator</w:t>
            </w:r>
          </w:p>
        </w:tc>
      </w:tr>
      <w:tr w:rsidR="00CA657C" w14:paraId="779721A7" w14:textId="77777777" w:rsidTr="00F647AF">
        <w:trPr>
          <w:tblHeader/>
        </w:trPr>
        <w:tc>
          <w:tcPr>
            <w:tcW w:w="1191" w:type="dxa"/>
          </w:tcPr>
          <w:p w14:paraId="3237BE04" w14:textId="77777777" w:rsidR="0074605C" w:rsidRDefault="00526A29">
            <w:pPr>
              <w:rPr>
                <w:b/>
                <w:bCs/>
                <w:sz w:val="18"/>
                <w:szCs w:val="18"/>
              </w:rPr>
            </w:pPr>
            <w:r>
              <w:rPr>
                <w:sz w:val="18"/>
                <w:szCs w:val="18"/>
              </w:rPr>
              <w:t>Comparator Group</w:t>
            </w:r>
            <w:ins w:id="1857" w:author="Powell, Deana" w:date="2026-03-05T15:34:00Z" w16du:dateUtc="2026-03-05T20:34:00Z">
              <w:r>
                <w:rPr>
                  <w:sz w:val="18"/>
                  <w:szCs w:val="18"/>
                </w:rPr>
                <w:t xml:space="preserve"> (Part 2)</w:t>
              </w:r>
            </w:ins>
          </w:p>
        </w:tc>
        <w:tc>
          <w:tcPr>
            <w:tcW w:w="1492" w:type="dxa"/>
          </w:tcPr>
          <w:p w14:paraId="1F816956" w14:textId="77777777" w:rsidR="0074605C" w:rsidRDefault="00526A29">
            <w:pPr>
              <w:rPr>
                <w:b/>
                <w:bCs/>
                <w:sz w:val="18"/>
                <w:szCs w:val="18"/>
              </w:rPr>
            </w:pPr>
            <w:r>
              <w:rPr>
                <w:sz w:val="18"/>
                <w:szCs w:val="18"/>
              </w:rPr>
              <w:t>Biosimilar of rituximab (in combination with venetoclax)</w:t>
            </w:r>
          </w:p>
        </w:tc>
        <w:tc>
          <w:tcPr>
            <w:tcW w:w="1179" w:type="dxa"/>
          </w:tcPr>
          <w:p w14:paraId="42B2BF77" w14:textId="77777777" w:rsidR="00926D54" w:rsidRDefault="00526A29">
            <w:pPr>
              <w:pStyle w:val="TableCellLeft10pt"/>
              <w:rPr>
                <w:sz w:val="18"/>
                <w:szCs w:val="18"/>
                <w:lang w:val="da-DK"/>
              </w:rPr>
            </w:pPr>
            <w:r>
              <w:rPr>
                <w:sz w:val="18"/>
                <w:szCs w:val="18"/>
                <w:lang w:val="da-DK"/>
              </w:rPr>
              <w:t>100 mg/10 mL</w:t>
            </w:r>
          </w:p>
          <w:p w14:paraId="5E680D0C" w14:textId="77777777" w:rsidR="00926D54" w:rsidRDefault="00526A29">
            <w:pPr>
              <w:pStyle w:val="TableCellLeft10pt"/>
              <w:rPr>
                <w:sz w:val="18"/>
                <w:szCs w:val="18"/>
                <w:lang w:val="da-DK"/>
              </w:rPr>
            </w:pPr>
            <w:r>
              <w:rPr>
                <w:sz w:val="18"/>
                <w:szCs w:val="18"/>
                <w:lang w:val="da-DK"/>
              </w:rPr>
              <w:t>500 mg/50 mL</w:t>
            </w:r>
          </w:p>
          <w:p w14:paraId="58C976E0" w14:textId="77777777" w:rsidR="0074605C" w:rsidRPr="00561FB4" w:rsidRDefault="00526A29" w:rsidP="00926D54">
            <w:pPr>
              <w:pStyle w:val="TableCellLeft10pt"/>
              <w:rPr>
                <w:b/>
                <w:bCs/>
                <w:lang w:val="da-DK"/>
              </w:rPr>
            </w:pPr>
            <w:r>
              <w:rPr>
                <w:lang w:val="da-DK"/>
              </w:rPr>
              <w:t>(10 mg/mL)</w:t>
            </w:r>
          </w:p>
        </w:tc>
        <w:tc>
          <w:tcPr>
            <w:tcW w:w="1053" w:type="dxa"/>
          </w:tcPr>
          <w:p w14:paraId="43E25055" w14:textId="77777777" w:rsidR="0074605C" w:rsidRPr="00561FB4" w:rsidRDefault="00526A29">
            <w:pPr>
              <w:rPr>
                <w:b/>
                <w:bCs/>
                <w:sz w:val="18"/>
                <w:szCs w:val="18"/>
                <w:lang w:val="da-DK"/>
              </w:rPr>
            </w:pPr>
            <w:r>
              <w:rPr>
                <w:sz w:val="18"/>
                <w:szCs w:val="18"/>
                <w:lang w:val="da-DK"/>
              </w:rPr>
              <w:t>375 mg/m</w:t>
            </w:r>
            <w:r>
              <w:rPr>
                <w:sz w:val="18"/>
                <w:szCs w:val="18"/>
                <w:vertAlign w:val="superscript"/>
                <w:lang w:val="da-DK"/>
              </w:rPr>
              <w:t>2</w:t>
            </w:r>
            <w:r>
              <w:rPr>
                <w:sz w:val="18"/>
                <w:szCs w:val="18"/>
                <w:lang w:val="da-DK"/>
              </w:rPr>
              <w:t xml:space="preserve"> C2D8; 500 mg/m</w:t>
            </w:r>
            <w:r>
              <w:rPr>
                <w:sz w:val="18"/>
                <w:szCs w:val="18"/>
                <w:vertAlign w:val="superscript"/>
                <w:lang w:val="da-DK"/>
              </w:rPr>
              <w:t>2</w:t>
            </w:r>
            <w:r>
              <w:rPr>
                <w:sz w:val="18"/>
                <w:szCs w:val="18"/>
                <w:lang w:val="da-DK"/>
              </w:rPr>
              <w:t xml:space="preserve"> C3D8-C7D8</w:t>
            </w:r>
          </w:p>
        </w:tc>
        <w:tc>
          <w:tcPr>
            <w:tcW w:w="1428" w:type="dxa"/>
          </w:tcPr>
          <w:p w14:paraId="5C30A85D" w14:textId="77777777" w:rsidR="00DC5908" w:rsidRPr="00FD62B3" w:rsidRDefault="00526A29" w:rsidP="00DC5908">
            <w:pPr>
              <w:pStyle w:val="TableCellLeft10pt"/>
              <w:rPr>
                <w:sz w:val="18"/>
                <w:szCs w:val="18"/>
              </w:rPr>
            </w:pPr>
            <w:r>
              <w:rPr>
                <w:sz w:val="18"/>
                <w:szCs w:val="18"/>
              </w:rPr>
              <w:t>IV Infusion</w:t>
            </w:r>
          </w:p>
        </w:tc>
        <w:tc>
          <w:tcPr>
            <w:tcW w:w="1571" w:type="dxa"/>
          </w:tcPr>
          <w:p w14:paraId="51B7EFAB" w14:textId="77777777" w:rsidR="0074605C" w:rsidRDefault="00526A29">
            <w:pPr>
              <w:rPr>
                <w:b/>
                <w:bCs/>
                <w:sz w:val="18"/>
                <w:szCs w:val="18"/>
              </w:rPr>
            </w:pPr>
            <w:r>
              <w:rPr>
                <w:sz w:val="18"/>
                <w:szCs w:val="18"/>
              </w:rPr>
              <w:t>Once per 28-day cycle, for 6 total cycles</w:t>
            </w:r>
          </w:p>
        </w:tc>
        <w:tc>
          <w:tcPr>
            <w:tcW w:w="1072" w:type="dxa"/>
          </w:tcPr>
          <w:p w14:paraId="187264F1" w14:textId="77777777" w:rsidR="00DC5908" w:rsidRPr="00FD62B3" w:rsidRDefault="00526A29" w:rsidP="00DC5908">
            <w:pPr>
              <w:pStyle w:val="TableCellLeft10pt"/>
              <w:rPr>
                <w:sz w:val="18"/>
                <w:szCs w:val="18"/>
              </w:rPr>
            </w:pPr>
            <w:r>
              <w:rPr>
                <w:sz w:val="18"/>
                <w:szCs w:val="18"/>
              </w:rPr>
              <w:t>Comparator</w:t>
            </w:r>
          </w:p>
        </w:tc>
      </w:tr>
      <w:tr w:rsidR="00CA657C" w14:paraId="5E550D27" w14:textId="77777777" w:rsidTr="00F647AF">
        <w:trPr>
          <w:tblHeader/>
        </w:trPr>
        <w:tc>
          <w:tcPr>
            <w:tcW w:w="1191" w:type="dxa"/>
          </w:tcPr>
          <w:p w14:paraId="7BF2F508" w14:textId="77777777" w:rsidR="0074605C" w:rsidRDefault="00526A29">
            <w:pPr>
              <w:rPr>
                <w:b/>
                <w:bCs/>
                <w:sz w:val="18"/>
                <w:szCs w:val="18"/>
              </w:rPr>
            </w:pPr>
            <w:r>
              <w:rPr>
                <w:sz w:val="18"/>
                <w:szCs w:val="18"/>
              </w:rPr>
              <w:t>Comparator Group</w:t>
            </w:r>
            <w:ins w:id="1858" w:author="Powell, Deana" w:date="2026-03-05T15:34:00Z" w16du:dateUtc="2026-03-05T20:34:00Z">
              <w:r>
                <w:rPr>
                  <w:sz w:val="18"/>
                  <w:szCs w:val="18"/>
                </w:rPr>
                <w:t xml:space="preserve"> (Part 2)</w:t>
              </w:r>
            </w:ins>
          </w:p>
        </w:tc>
        <w:tc>
          <w:tcPr>
            <w:tcW w:w="1492" w:type="dxa"/>
          </w:tcPr>
          <w:p w14:paraId="32AF2D5E" w14:textId="77777777" w:rsidR="0074605C" w:rsidRDefault="00526A29">
            <w:pPr>
              <w:rPr>
                <w:b/>
                <w:bCs/>
                <w:sz w:val="18"/>
                <w:szCs w:val="18"/>
              </w:rPr>
            </w:pPr>
            <w:r>
              <w:rPr>
                <w:sz w:val="18"/>
                <w:szCs w:val="18"/>
              </w:rPr>
              <w:t>Truxima (biosimilar of rituximab) in combination with venetoclax</w:t>
            </w:r>
          </w:p>
        </w:tc>
        <w:tc>
          <w:tcPr>
            <w:tcW w:w="1179" w:type="dxa"/>
          </w:tcPr>
          <w:p w14:paraId="056C3390" w14:textId="77777777" w:rsidR="00926D54" w:rsidRDefault="00526A29">
            <w:pPr>
              <w:pStyle w:val="TableCellLeft10pt"/>
              <w:rPr>
                <w:sz w:val="18"/>
                <w:szCs w:val="18"/>
                <w:lang w:val="da-DK"/>
              </w:rPr>
            </w:pPr>
            <w:r>
              <w:rPr>
                <w:sz w:val="18"/>
                <w:szCs w:val="18"/>
                <w:lang w:val="da-DK"/>
              </w:rPr>
              <w:t>100 mg/10 mL</w:t>
            </w:r>
          </w:p>
          <w:p w14:paraId="2302C892" w14:textId="77777777" w:rsidR="00926D54" w:rsidRDefault="00526A29">
            <w:pPr>
              <w:pStyle w:val="TableCellLeft10pt"/>
              <w:rPr>
                <w:sz w:val="18"/>
                <w:szCs w:val="18"/>
                <w:lang w:val="da-DK"/>
              </w:rPr>
            </w:pPr>
            <w:r>
              <w:rPr>
                <w:sz w:val="18"/>
                <w:szCs w:val="18"/>
                <w:lang w:val="da-DK"/>
              </w:rPr>
              <w:t>500 mg/50 mL</w:t>
            </w:r>
          </w:p>
          <w:p w14:paraId="3CD557CA" w14:textId="77777777" w:rsidR="0074605C" w:rsidRPr="00561FB4" w:rsidRDefault="00526A29" w:rsidP="00926D54">
            <w:pPr>
              <w:pStyle w:val="TableCellLeft10pt"/>
              <w:rPr>
                <w:b/>
                <w:bCs/>
                <w:lang w:val="da-DK"/>
              </w:rPr>
            </w:pPr>
            <w:r>
              <w:rPr>
                <w:lang w:val="da-DK"/>
              </w:rPr>
              <w:t>(10 mg/mL)</w:t>
            </w:r>
          </w:p>
        </w:tc>
        <w:tc>
          <w:tcPr>
            <w:tcW w:w="1053" w:type="dxa"/>
          </w:tcPr>
          <w:p w14:paraId="5F95B68C" w14:textId="77777777" w:rsidR="0074605C" w:rsidRPr="00561FB4" w:rsidRDefault="00526A29">
            <w:pPr>
              <w:rPr>
                <w:b/>
                <w:bCs/>
                <w:sz w:val="18"/>
                <w:szCs w:val="18"/>
                <w:lang w:val="da-DK"/>
              </w:rPr>
            </w:pPr>
            <w:r>
              <w:rPr>
                <w:sz w:val="18"/>
                <w:szCs w:val="18"/>
                <w:lang w:val="da-DK"/>
              </w:rPr>
              <w:t>375 mg/m</w:t>
            </w:r>
            <w:r>
              <w:rPr>
                <w:sz w:val="18"/>
                <w:szCs w:val="18"/>
                <w:vertAlign w:val="superscript"/>
                <w:lang w:val="da-DK"/>
              </w:rPr>
              <w:t>2</w:t>
            </w:r>
            <w:r>
              <w:rPr>
                <w:sz w:val="18"/>
                <w:szCs w:val="18"/>
                <w:lang w:val="da-DK"/>
              </w:rPr>
              <w:t xml:space="preserve"> C2D8; 500 mg/m</w:t>
            </w:r>
            <w:r>
              <w:rPr>
                <w:sz w:val="18"/>
                <w:szCs w:val="18"/>
                <w:vertAlign w:val="superscript"/>
                <w:lang w:val="da-DK"/>
              </w:rPr>
              <w:t>2</w:t>
            </w:r>
            <w:r>
              <w:rPr>
                <w:sz w:val="18"/>
                <w:szCs w:val="18"/>
                <w:lang w:val="da-DK"/>
              </w:rPr>
              <w:t xml:space="preserve"> C3D8-C7D8</w:t>
            </w:r>
          </w:p>
        </w:tc>
        <w:tc>
          <w:tcPr>
            <w:tcW w:w="1428" w:type="dxa"/>
          </w:tcPr>
          <w:p w14:paraId="0D8914B8" w14:textId="77777777" w:rsidR="00DC5908" w:rsidRPr="00FD62B3" w:rsidRDefault="00526A29" w:rsidP="00DC5908">
            <w:pPr>
              <w:pStyle w:val="TableCellLeft10pt"/>
              <w:rPr>
                <w:sz w:val="18"/>
                <w:szCs w:val="18"/>
              </w:rPr>
            </w:pPr>
            <w:r>
              <w:rPr>
                <w:sz w:val="18"/>
                <w:szCs w:val="18"/>
              </w:rPr>
              <w:t>IV Infusion</w:t>
            </w:r>
          </w:p>
        </w:tc>
        <w:tc>
          <w:tcPr>
            <w:tcW w:w="1571" w:type="dxa"/>
          </w:tcPr>
          <w:p w14:paraId="5EEC93FC" w14:textId="77777777" w:rsidR="0074605C" w:rsidRDefault="00526A29">
            <w:pPr>
              <w:rPr>
                <w:b/>
                <w:bCs/>
                <w:sz w:val="18"/>
                <w:szCs w:val="18"/>
              </w:rPr>
            </w:pPr>
            <w:r>
              <w:rPr>
                <w:sz w:val="18"/>
                <w:szCs w:val="18"/>
              </w:rPr>
              <w:t>Once per 28-day cycle, for 6 total cycles</w:t>
            </w:r>
          </w:p>
        </w:tc>
        <w:tc>
          <w:tcPr>
            <w:tcW w:w="1072" w:type="dxa"/>
          </w:tcPr>
          <w:p w14:paraId="34F60CC7" w14:textId="77777777" w:rsidR="00DC5908" w:rsidRPr="00FD62B3" w:rsidRDefault="00526A29" w:rsidP="00DC5908">
            <w:pPr>
              <w:pStyle w:val="TableCellLeft10pt"/>
              <w:rPr>
                <w:sz w:val="18"/>
                <w:szCs w:val="18"/>
              </w:rPr>
            </w:pPr>
            <w:r>
              <w:rPr>
                <w:sz w:val="18"/>
                <w:szCs w:val="18"/>
              </w:rPr>
              <w:t>Comparator</w:t>
            </w:r>
          </w:p>
        </w:tc>
      </w:tr>
    </w:tbl>
    <w:p w14:paraId="7FE6695B" w14:textId="77777777" w:rsidR="002270BF" w:rsidRPr="00FF11FF" w:rsidRDefault="002270BF" w:rsidP="00427B80">
      <w:pPr>
        <w:pStyle w:val="Paragraph"/>
        <w:spacing w:before="0" w:after="0" w:line="20" w:lineRule="exact"/>
        <w:rPr>
          <w:sz w:val="2"/>
          <w:szCs w:val="2"/>
        </w:rPr>
      </w:pPr>
    </w:p>
    <w:p w14:paraId="452FF1D9" w14:textId="4F6FBDA2" w:rsidR="00F647AF" w:rsidRPr="00F647AF" w:rsidRDefault="002422EC" w:rsidP="00E45612">
      <w:pPr>
        <w:pStyle w:val="TableNote9pt"/>
        <w:tabs>
          <w:tab w:val="clear" w:pos="360"/>
        </w:tabs>
        <w:ind w:left="0" w:firstLine="0"/>
        <w:rPr>
          <w:ins w:id="1859" w:author="Powell, Deana" w:date="2026-03-05T15:34:00Z" w16du:dateUtc="2026-03-05T20:34:00Z"/>
        </w:rPr>
      </w:pPr>
      <w:ins w:id="1860" w:author="Powell, Deana" w:date="2026-03-05T15:34:00Z" w16du:dateUtc="2026-03-05T20:34:00Z">
        <w:r w:rsidRPr="00442D89">
          <w:t xml:space="preserve">C=Cycle; D=Day; DP=disease progression; </w:t>
        </w:r>
        <w:r w:rsidR="000A2F6F">
          <w:t xml:space="preserve">FMF1=final market formulation 1; FMF2=final market formulation 2; </w:t>
        </w:r>
        <w:r w:rsidRPr="00442D89">
          <w:t>IV=intravenous.</w:t>
        </w:r>
      </w:ins>
    </w:p>
    <w:tbl>
      <w:tblPr>
        <w:tblW w:w="5000" w:type="pct"/>
        <w:tblLook w:val="04A0" w:firstRow="1" w:lastRow="0" w:firstColumn="1" w:lastColumn="0" w:noHBand="0" w:noVBand="1"/>
      </w:tblPr>
      <w:tblGrid>
        <w:gridCol w:w="4495"/>
        <w:gridCol w:w="4495"/>
      </w:tblGrid>
      <w:tr w:rsidR="00CA657C" w14:paraId="00D4BDEB" w14:textId="77777777" w:rsidTr="00487578">
        <w:tc>
          <w:tcPr>
            <w:tcW w:w="2500" w:type="pct"/>
            <w:tcBorders>
              <w:top w:val="single" w:sz="4" w:space="0" w:color="auto"/>
              <w:left w:val="single" w:sz="4" w:space="0" w:color="auto"/>
              <w:bottom w:val="single" w:sz="4" w:space="0" w:color="auto"/>
              <w:right w:val="single" w:sz="4" w:space="0" w:color="auto"/>
            </w:tcBorders>
          </w:tcPr>
          <w:p w14:paraId="5B5DFE2D" w14:textId="77777777" w:rsidR="00585564" w:rsidRDefault="00526A29" w:rsidP="006B45B8">
            <w:pPr>
              <w:pStyle w:val="TableLeft"/>
            </w:pPr>
            <w:r w:rsidRPr="00585564">
              <w:lastRenderedPageBreak/>
              <w:t>Total Number of Intervention Groups/Arms</w:t>
            </w:r>
          </w:p>
        </w:tc>
        <w:tc>
          <w:tcPr>
            <w:tcW w:w="2500" w:type="pct"/>
            <w:tcBorders>
              <w:top w:val="single" w:sz="4" w:space="0" w:color="auto"/>
              <w:left w:val="single" w:sz="4" w:space="0" w:color="auto"/>
              <w:bottom w:val="single" w:sz="4" w:space="0" w:color="auto"/>
              <w:right w:val="single" w:sz="4" w:space="0" w:color="auto"/>
            </w:tcBorders>
          </w:tcPr>
          <w:p w14:paraId="3FECF737" w14:textId="77777777" w:rsidR="0074605C" w:rsidRDefault="00526A29">
            <w:pPr>
              <w:spacing w:after="60"/>
            </w:pPr>
            <w:r>
              <w:t>2</w:t>
            </w:r>
          </w:p>
        </w:tc>
      </w:tr>
      <w:tr w:rsidR="00CA657C" w14:paraId="21F40CAC" w14:textId="77777777" w:rsidTr="00487578">
        <w:tc>
          <w:tcPr>
            <w:tcW w:w="2500" w:type="pct"/>
            <w:tcBorders>
              <w:top w:val="single" w:sz="4" w:space="0" w:color="auto"/>
              <w:left w:val="single" w:sz="4" w:space="0" w:color="auto"/>
              <w:bottom w:val="single" w:sz="4" w:space="0" w:color="auto"/>
              <w:right w:val="single" w:sz="4" w:space="0" w:color="auto"/>
            </w:tcBorders>
          </w:tcPr>
          <w:p w14:paraId="7C86980A" w14:textId="77777777" w:rsidR="00585564" w:rsidRDefault="00526A29" w:rsidP="006B45B8">
            <w:pPr>
              <w:pStyle w:val="TableLeft"/>
            </w:pPr>
            <w:r w:rsidRPr="00585564">
              <w:t>Duration of Participation</w:t>
            </w:r>
          </w:p>
        </w:tc>
        <w:tc>
          <w:tcPr>
            <w:tcW w:w="2500" w:type="pct"/>
            <w:tcBorders>
              <w:top w:val="single" w:sz="4" w:space="0" w:color="auto"/>
              <w:left w:val="single" w:sz="4" w:space="0" w:color="auto"/>
              <w:bottom w:val="single" w:sz="4" w:space="0" w:color="auto"/>
              <w:right w:val="single" w:sz="4" w:space="0" w:color="auto"/>
            </w:tcBorders>
          </w:tcPr>
          <w:p w14:paraId="5283B643" w14:textId="77777777" w:rsidR="0074605C" w:rsidRDefault="00526A29" w:rsidP="005C62BE">
            <w:pPr>
              <w:spacing w:before="60" w:after="60"/>
            </w:pPr>
            <w:r w:rsidRPr="008D398C">
              <w:t xml:space="preserve">Each participant will participate in the study from the </w:t>
            </w:r>
            <w:r>
              <w:t xml:space="preserve">time the participant provides documented informed consent </w:t>
            </w:r>
            <w:r w:rsidRPr="008D398C">
              <w:t xml:space="preserve">through the final contact. After a screening phase of </w:t>
            </w:r>
            <w:r>
              <w:t>up to 42</w:t>
            </w:r>
            <w:r w:rsidRPr="008D398C">
              <w:t xml:space="preserve"> days, each participant will receive assigned intervention </w:t>
            </w:r>
            <w:r>
              <w:t>as defined in the protocol</w:t>
            </w:r>
            <w:r w:rsidRPr="008D398C">
              <w:t>. After the end</w:t>
            </w:r>
            <w:r>
              <w:t xml:space="preserve"> </w:t>
            </w:r>
            <w:r w:rsidRPr="008D398C">
              <w:t>of</w:t>
            </w:r>
            <w:r>
              <w:t xml:space="preserve"> </w:t>
            </w:r>
            <w:r w:rsidRPr="008D398C">
              <w:t>treatmen</w:t>
            </w:r>
            <w:r>
              <w:t>t,</w:t>
            </w:r>
            <w:r w:rsidRPr="008D398C">
              <w:t xml:space="preserve"> each participant will be followed for </w:t>
            </w:r>
            <w:r>
              <w:t>30</w:t>
            </w:r>
            <w:r w:rsidRPr="008D398C">
              <w:t xml:space="preserve"> day</w:t>
            </w:r>
            <w:r>
              <w:t>s for safety. Participants will then enter either efficacy follow-up (for those who withdraw from treatment without disease progression and have not received new anticancer therapy) or survival follow-up</w:t>
            </w:r>
          </w:p>
        </w:tc>
      </w:tr>
    </w:tbl>
    <w:p w14:paraId="335EAD8F" w14:textId="77777777" w:rsidR="00463CF3" w:rsidRDefault="00463CF3" w:rsidP="001C1220">
      <w:pPr>
        <w:pStyle w:val="ListEnd"/>
      </w:pPr>
    </w:p>
    <w:p w14:paraId="52205FE9" w14:textId="3BF4A4AF" w:rsidR="00C0003F" w:rsidRPr="001C1220" w:rsidRDefault="00526A29" w:rsidP="001C1220">
      <w:pPr>
        <w:pStyle w:val="ParagraphBold"/>
      </w:pPr>
      <w:r w:rsidRPr="001C1220">
        <w:t>Study Governance Committees:</w:t>
      </w:r>
    </w:p>
    <w:tbl>
      <w:tblPr>
        <w:tblW w:w="5000" w:type="pct"/>
        <w:tblLook w:val="04A0" w:firstRow="1" w:lastRow="0" w:firstColumn="1" w:lastColumn="0" w:noHBand="0" w:noVBand="1"/>
      </w:tblPr>
      <w:tblGrid>
        <w:gridCol w:w="4495"/>
        <w:gridCol w:w="4495"/>
      </w:tblGrid>
      <w:tr w:rsidR="00CA657C" w14:paraId="71331E69" w14:textId="77777777" w:rsidTr="00487578">
        <w:tc>
          <w:tcPr>
            <w:tcW w:w="2500" w:type="pct"/>
            <w:tcBorders>
              <w:top w:val="single" w:sz="4" w:space="0" w:color="auto"/>
              <w:left w:val="single" w:sz="4" w:space="0" w:color="auto"/>
              <w:bottom w:val="single" w:sz="4" w:space="0" w:color="auto"/>
              <w:right w:val="single" w:sz="4" w:space="0" w:color="auto"/>
            </w:tcBorders>
          </w:tcPr>
          <w:p w14:paraId="3F0C587E" w14:textId="77777777" w:rsidR="00121C3D" w:rsidRDefault="00526A29" w:rsidP="006B45B8">
            <w:pPr>
              <w:pStyle w:val="TableLeft"/>
            </w:pPr>
            <w:r w:rsidRPr="00482BC1">
              <w:t>Executive Oversight Committee</w:t>
            </w:r>
          </w:p>
        </w:tc>
        <w:tc>
          <w:tcPr>
            <w:tcW w:w="2500" w:type="pct"/>
            <w:tcBorders>
              <w:top w:val="single" w:sz="4" w:space="0" w:color="auto"/>
              <w:left w:val="single" w:sz="4" w:space="0" w:color="auto"/>
              <w:bottom w:val="single" w:sz="4" w:space="0" w:color="auto"/>
              <w:right w:val="single" w:sz="4" w:space="0" w:color="auto"/>
            </w:tcBorders>
          </w:tcPr>
          <w:p w14:paraId="57ABB45C" w14:textId="77777777" w:rsidR="0074605C" w:rsidRDefault="00526A29">
            <w:pPr>
              <w:spacing w:after="60"/>
            </w:pPr>
            <w:r>
              <w:t>Yes</w:t>
            </w:r>
            <w:r w:rsidR="002422EC">
              <w:t xml:space="preserve"> </w:t>
            </w:r>
          </w:p>
        </w:tc>
      </w:tr>
      <w:tr w:rsidR="00CA657C" w14:paraId="05316670" w14:textId="77777777" w:rsidTr="00487578">
        <w:tc>
          <w:tcPr>
            <w:tcW w:w="2500" w:type="pct"/>
            <w:tcBorders>
              <w:top w:val="single" w:sz="4" w:space="0" w:color="auto"/>
              <w:left w:val="single" w:sz="4" w:space="0" w:color="auto"/>
              <w:bottom w:val="single" w:sz="4" w:space="0" w:color="auto"/>
              <w:right w:val="single" w:sz="4" w:space="0" w:color="auto"/>
            </w:tcBorders>
          </w:tcPr>
          <w:p w14:paraId="51229F0D" w14:textId="77777777" w:rsidR="00121C3D" w:rsidRDefault="00526A29" w:rsidP="006B45B8">
            <w:pPr>
              <w:pStyle w:val="TableLeft"/>
            </w:pPr>
            <w:r w:rsidRPr="00121C3D">
              <w:t>Data Monitoring Committee</w:t>
            </w:r>
          </w:p>
        </w:tc>
        <w:tc>
          <w:tcPr>
            <w:tcW w:w="2500" w:type="pct"/>
            <w:tcBorders>
              <w:top w:val="single" w:sz="4" w:space="0" w:color="auto"/>
              <w:left w:val="single" w:sz="4" w:space="0" w:color="auto"/>
              <w:bottom w:val="single" w:sz="4" w:space="0" w:color="auto"/>
              <w:right w:val="single" w:sz="4" w:space="0" w:color="auto"/>
            </w:tcBorders>
          </w:tcPr>
          <w:p w14:paraId="383C87C5" w14:textId="77777777" w:rsidR="0074605C" w:rsidRDefault="00526A29">
            <w:pPr>
              <w:spacing w:after="60"/>
            </w:pPr>
            <w:r>
              <w:rPr>
                <w:rFonts w:eastAsiaTheme="minorHAnsi"/>
              </w:rPr>
              <w:t>Yes</w:t>
            </w:r>
            <w:r w:rsidR="002422EC">
              <w:rPr>
                <w:rFonts w:eastAsiaTheme="minorHAnsi"/>
              </w:rPr>
              <w:t xml:space="preserve"> </w:t>
            </w:r>
          </w:p>
        </w:tc>
      </w:tr>
      <w:tr w:rsidR="00CA657C" w14:paraId="7030F4E2" w14:textId="77777777" w:rsidTr="00487578">
        <w:tc>
          <w:tcPr>
            <w:tcW w:w="2500" w:type="pct"/>
            <w:tcBorders>
              <w:top w:val="single" w:sz="4" w:space="0" w:color="auto"/>
              <w:left w:val="single" w:sz="4" w:space="0" w:color="auto"/>
              <w:bottom w:val="single" w:sz="4" w:space="0" w:color="auto"/>
              <w:right w:val="single" w:sz="4" w:space="0" w:color="auto"/>
            </w:tcBorders>
          </w:tcPr>
          <w:p w14:paraId="5333904E" w14:textId="77777777" w:rsidR="00121C3D" w:rsidRDefault="00526A29" w:rsidP="006B45B8">
            <w:pPr>
              <w:pStyle w:val="TableLeft"/>
            </w:pPr>
            <w:r w:rsidRPr="00121C3D">
              <w:t>Clinical Adjudication Committee</w:t>
            </w:r>
          </w:p>
        </w:tc>
        <w:tc>
          <w:tcPr>
            <w:tcW w:w="2500" w:type="pct"/>
            <w:tcBorders>
              <w:top w:val="single" w:sz="4" w:space="0" w:color="auto"/>
              <w:left w:val="single" w:sz="4" w:space="0" w:color="auto"/>
              <w:bottom w:val="single" w:sz="4" w:space="0" w:color="auto"/>
              <w:right w:val="single" w:sz="4" w:space="0" w:color="auto"/>
            </w:tcBorders>
          </w:tcPr>
          <w:p w14:paraId="7C33F452" w14:textId="77777777" w:rsidR="0074605C" w:rsidRDefault="00526A29">
            <w:pPr>
              <w:spacing w:after="60"/>
            </w:pPr>
            <w:r>
              <w:t>No</w:t>
            </w:r>
            <w:r w:rsidR="002422EC">
              <w:t xml:space="preserve"> </w:t>
            </w:r>
          </w:p>
        </w:tc>
      </w:tr>
    </w:tbl>
    <w:p w14:paraId="59632C22" w14:textId="77777777" w:rsidR="00463CF3" w:rsidRDefault="00463CF3" w:rsidP="001C1220">
      <w:pPr>
        <w:pStyle w:val="ListEnd"/>
        <w:rPr>
          <w:rStyle w:val="SuggestedOptional"/>
          <w:color w:val="auto"/>
        </w:rPr>
      </w:pPr>
    </w:p>
    <w:p w14:paraId="4A27ED1B" w14:textId="52351493" w:rsidR="006E3E98" w:rsidRPr="00D42085" w:rsidRDefault="00526A29" w:rsidP="006C197E">
      <w:pPr>
        <w:pStyle w:val="Paragraph"/>
        <w:rPr>
          <w:rStyle w:val="SuggestedOptional"/>
          <w:color w:val="auto"/>
        </w:rPr>
      </w:pPr>
      <w:r w:rsidRPr="00D42085">
        <w:rPr>
          <w:rStyle w:val="SuggestedOptional"/>
          <w:color w:val="auto"/>
        </w:rPr>
        <w:t>Study governance considerations are outlined in</w:t>
      </w:r>
      <w:r w:rsidR="000F1D1A" w:rsidRPr="00D42085">
        <w:rPr>
          <w:rStyle w:val="SuggestedOptional"/>
          <w:color w:val="auto"/>
        </w:rPr>
        <w:t xml:space="preserve"> Appendix</w:t>
      </w:r>
      <w:r w:rsidR="00184E53" w:rsidRPr="00D42085">
        <w:rPr>
          <w:rStyle w:val="SuggestedOptional"/>
          <w:color w:val="auto"/>
        </w:rPr>
        <w:t> </w:t>
      </w:r>
      <w:r w:rsidR="000F1D1A" w:rsidRPr="00D42085">
        <w:rPr>
          <w:rStyle w:val="SuggestedOptional"/>
          <w:color w:val="auto"/>
        </w:rPr>
        <w:t>1</w:t>
      </w:r>
      <w:r w:rsidRPr="00D42085">
        <w:rPr>
          <w:rStyle w:val="SuggestedOptional"/>
          <w:color w:val="auto"/>
        </w:rPr>
        <w:t>.</w:t>
      </w:r>
    </w:p>
    <w:p w14:paraId="78C00430" w14:textId="77777777" w:rsidR="000F4150" w:rsidRDefault="008F7EB8" w:rsidP="0010085D">
      <w:pPr>
        <w:pStyle w:val="Paragraph"/>
      </w:pPr>
      <w:r w:rsidRPr="000F4150">
        <w:rPr>
          <w:b/>
        </w:rPr>
        <w:t>Study Accepts Healthy Participants:</w:t>
      </w:r>
      <w:r w:rsidR="00B35C35" w:rsidRPr="00B35C35">
        <w:t xml:space="preserve"> </w:t>
      </w:r>
      <w:r w:rsidR="005C62BE" w:rsidRPr="006269EA">
        <w:t>No</w:t>
      </w:r>
    </w:p>
    <w:p w14:paraId="796DAE67" w14:textId="77777777" w:rsidR="000F4150" w:rsidRPr="00D42085" w:rsidRDefault="00526A29" w:rsidP="006C197E">
      <w:pPr>
        <w:pStyle w:val="Paragraph"/>
        <w:rPr>
          <w:rStyle w:val="SuggestedOptional"/>
          <w:color w:val="auto"/>
        </w:rPr>
      </w:pPr>
      <w:r w:rsidRPr="00D42085">
        <w:rPr>
          <w:rStyle w:val="SuggestedOptional"/>
          <w:color w:val="auto"/>
        </w:rPr>
        <w:t>A list of abbreviations is in</w:t>
      </w:r>
      <w:r w:rsidR="000F1D1A" w:rsidRPr="00D42085">
        <w:rPr>
          <w:rStyle w:val="SuggestedOptional"/>
          <w:color w:val="auto"/>
        </w:rPr>
        <w:t xml:space="preserve"> Appendix</w:t>
      </w:r>
      <w:r w:rsidR="00184E53" w:rsidRPr="00D42085">
        <w:rPr>
          <w:rStyle w:val="SuggestedOptional"/>
          <w:color w:val="auto"/>
        </w:rPr>
        <w:t> </w:t>
      </w:r>
      <w:r w:rsidR="00D42085" w:rsidRPr="00D42085">
        <w:rPr>
          <w:rStyle w:val="SuggestedOptional"/>
          <w:color w:val="auto"/>
        </w:rPr>
        <w:t>15</w:t>
      </w:r>
      <w:r w:rsidRPr="00D42085">
        <w:rPr>
          <w:rStyle w:val="SuggestedOptional"/>
          <w:color w:val="auto"/>
        </w:rPr>
        <w:t>.</w:t>
      </w:r>
    </w:p>
    <w:p w14:paraId="7FC8A71E" w14:textId="77777777" w:rsidR="00E4762A" w:rsidRDefault="00526A29" w:rsidP="00E4762A">
      <w:pPr>
        <w:pStyle w:val="Heading2"/>
        <w:pageBreakBefore/>
      </w:pPr>
      <w:bookmarkStart w:id="1861" w:name="_Toc212096913"/>
      <w:bookmarkStart w:id="1862" w:name="_Toc140132345"/>
      <w:r>
        <w:lastRenderedPageBreak/>
        <w:t>Schema</w:t>
      </w:r>
      <w:bookmarkEnd w:id="1861"/>
      <w:bookmarkEnd w:id="1862"/>
    </w:p>
    <w:p w14:paraId="4FC013EC" w14:textId="3D670D9F" w:rsidR="0074605C" w:rsidRPr="00F102CE" w:rsidRDefault="00526A29" w:rsidP="00F102CE">
      <w:pPr>
        <w:pStyle w:val="Paragraph"/>
      </w:pPr>
      <w:r w:rsidRPr="00F102CE">
        <w:t xml:space="preserve">The study design for Part 1 is depicted in </w:t>
      </w:r>
      <w:r w:rsidR="00B16DC4">
        <w:t>Figure 1</w:t>
      </w:r>
      <w:r w:rsidRPr="00F102CE">
        <w:t xml:space="preserve">. The study design for Part 2 is depicted in </w:t>
      </w:r>
      <w:r w:rsidR="00B16DC4">
        <w:t>Figure 2</w:t>
      </w:r>
      <w:r w:rsidRPr="00F102CE">
        <w:t>.</w:t>
      </w:r>
    </w:p>
    <w:p w14:paraId="16C91F7A" w14:textId="77777777" w:rsidR="0074605C" w:rsidRDefault="00526A29">
      <w:pPr>
        <w:pStyle w:val="Heading3"/>
      </w:pPr>
      <w:bookmarkStart w:id="1863" w:name="_Toc212096914"/>
      <w:bookmarkStart w:id="1864" w:name="_Toc140132346"/>
      <w:r>
        <w:t>Part 1 Schema</w:t>
      </w:r>
      <w:bookmarkEnd w:id="1863"/>
      <w:bookmarkEnd w:id="1864"/>
    </w:p>
    <w:p w14:paraId="3CC93D86" w14:textId="15395EB0" w:rsidR="0074605C" w:rsidRDefault="00526A29">
      <w:pPr>
        <w:pStyle w:val="Caption"/>
        <w:rPr>
          <w:rFonts w:eastAsia="MS Gothic"/>
        </w:rPr>
      </w:pPr>
      <w:bookmarkStart w:id="1865" w:name="_Ref129263534"/>
      <w:bookmarkStart w:id="1866" w:name="_Toc212022285"/>
      <w:bookmarkStart w:id="1867" w:name="_Toc140132653"/>
      <w:r>
        <w:t>Figure </w:t>
      </w:r>
      <w:r w:rsidR="00B16DC4">
        <w:rPr>
          <w:noProof/>
        </w:rPr>
        <w:t>1</w:t>
      </w:r>
      <w:bookmarkEnd w:id="1865"/>
      <w:r>
        <w:tab/>
      </w:r>
      <w:r>
        <w:rPr>
          <w:rFonts w:eastAsia="MS Gothic"/>
        </w:rPr>
        <w:t>Part 1 (Dose Escalation and Confirmation) Study Schema</w:t>
      </w:r>
      <w:bookmarkEnd w:id="1866"/>
      <w:bookmarkEnd w:id="1867"/>
    </w:p>
    <w:p w14:paraId="1336D7AA" w14:textId="77777777" w:rsidR="00B826E1" w:rsidRPr="00142AA4" w:rsidRDefault="00895D30" w:rsidP="00DE3165">
      <w:pPr>
        <w:pStyle w:val="Paragraph"/>
        <w:rPr>
          <w:del w:id="1868" w:author="Powell, Deana" w:date="2026-03-05T15:34:00Z" w16du:dateUtc="2026-03-05T20:34:00Z"/>
          <w:rStyle w:val="SuggestedOptional"/>
          <w:color w:val="auto"/>
        </w:rPr>
      </w:pPr>
      <w:del w:id="1869" w:author="Powell, Deana" w:date="2026-03-05T15:34:00Z" w16du:dateUtc="2026-03-05T20:34:00Z">
        <w:r w:rsidRPr="003B0156">
          <w:rPr>
            <w:noProof/>
          </w:rPr>
          <w:drawing>
            <wp:inline distT="0" distB="0" distL="0" distR="0" wp14:anchorId="39FC4DC7" wp14:editId="1F40ADE7">
              <wp:extent cx="5715000" cy="2592541"/>
              <wp:effectExtent l="0" t="0" r="0" b="0"/>
              <wp:docPr id="4" name="Picture 4" descr="Graphical user interfac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Graphical user interface&#10;&#10;Description automatically generated with medium confidence"/>
                      <pic:cNvPicPr/>
                    </pic:nvPicPr>
                    <pic:blipFill>
                      <a:blip r:embed="rId13"/>
                      <a:stretch>
                        <a:fillRect/>
                      </a:stretch>
                    </pic:blipFill>
                    <pic:spPr>
                      <a:xfrm>
                        <a:off x="0" y="0"/>
                        <a:ext cx="5715000" cy="2592541"/>
                      </a:xfrm>
                      <a:prstGeom prst="rect">
                        <a:avLst/>
                      </a:prstGeom>
                    </pic:spPr>
                  </pic:pic>
                </a:graphicData>
              </a:graphic>
            </wp:inline>
          </w:drawing>
        </w:r>
      </w:del>
    </w:p>
    <w:p w14:paraId="0F4A0BFC" w14:textId="77777777" w:rsidR="0074605C" w:rsidRDefault="00526A29" w:rsidP="00E45612">
      <w:pPr>
        <w:pStyle w:val="Paragraph"/>
        <w:jc w:val="center"/>
        <w:rPr>
          <w:ins w:id="1870" w:author="Powell, Deana" w:date="2026-03-05T15:34:00Z" w16du:dateUtc="2026-03-05T20:34:00Z"/>
        </w:rPr>
      </w:pPr>
      <w:ins w:id="1871" w:author="Powell, Deana" w:date="2026-03-05T15:34:00Z" w16du:dateUtc="2026-03-05T20:34:00Z">
        <w:r w:rsidRPr="00071ED3">
          <w:rPr>
            <w:noProof/>
          </w:rPr>
          <w:drawing>
            <wp:inline distT="0" distB="0" distL="0" distR="0" wp14:anchorId="1F628466" wp14:editId="217E08CF">
              <wp:extent cx="5706533" cy="2890810"/>
              <wp:effectExtent l="0" t="0" r="8890" b="5080"/>
              <wp:docPr id="1813955755" name="Picture 1" descr="A screenshot of a medical repo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3955755" name="Picture 1" descr="A screenshot of a medical report&#10;&#10;AI-generated content may be incorrect."/>
                      <pic:cNvPicPr/>
                    </pic:nvPicPr>
                    <pic:blipFill>
                      <a:blip r:embed="rId14"/>
                      <a:stretch>
                        <a:fillRect/>
                      </a:stretch>
                    </pic:blipFill>
                    <pic:spPr>
                      <a:xfrm>
                        <a:off x="0" y="0"/>
                        <a:ext cx="5725150" cy="2900241"/>
                      </a:xfrm>
                      <a:prstGeom prst="rect">
                        <a:avLst/>
                      </a:prstGeom>
                    </pic:spPr>
                  </pic:pic>
                </a:graphicData>
              </a:graphic>
            </wp:inline>
          </w:drawing>
        </w:r>
      </w:ins>
    </w:p>
    <w:p w14:paraId="26BA6EE8" w14:textId="77777777" w:rsidR="0074605C" w:rsidRPr="00E91DD5" w:rsidRDefault="00526A29">
      <w:pPr>
        <w:pStyle w:val="TableFootnote"/>
        <w:ind w:left="0"/>
        <w:rPr>
          <w:sz w:val="20"/>
        </w:rPr>
      </w:pPr>
      <w:r w:rsidRPr="00E91DD5">
        <w:rPr>
          <w:sz w:val="20"/>
        </w:rPr>
        <w:t>The DLT evaluation period is 8 weeks from C2D1 (the start of venetoclax).</w:t>
      </w:r>
    </w:p>
    <w:p w14:paraId="593D8223" w14:textId="0F5C2BE5" w:rsidR="0074605C" w:rsidRDefault="00526A29">
      <w:pPr>
        <w:pStyle w:val="TableFootnote"/>
        <w:ind w:left="0"/>
        <w:rPr>
          <w:sz w:val="20"/>
        </w:rPr>
      </w:pPr>
      <w:r w:rsidRPr="00E91DD5">
        <w:rPr>
          <w:sz w:val="20"/>
        </w:rPr>
        <w:t xml:space="preserve">2L+=second-line plus; C2D1=Cycle 2 Day 1; CLL=chronic lymphocytic leukemia; DLT=dose-limiting toxicity; N=number; </w:t>
      </w:r>
      <w:del w:id="1872" w:author="Powell, Deana" w:date="2026-03-05T15:34:00Z" w16du:dateUtc="2026-03-05T20:34:00Z">
        <w:r w:rsidR="00895D30" w:rsidRPr="00142AA4">
          <w:rPr>
            <w:rStyle w:val="SuggestedOptional"/>
            <w:color w:val="auto"/>
          </w:rPr>
          <w:delText>QD</w:delText>
        </w:r>
      </w:del>
      <w:ins w:id="1873" w:author="Powell, Deana" w:date="2026-03-05T15:34:00Z" w16du:dateUtc="2026-03-05T20:34:00Z">
        <w:r w:rsidR="00E57F83" w:rsidRPr="00E91DD5">
          <w:rPr>
            <w:sz w:val="20"/>
          </w:rPr>
          <w:t>qd</w:t>
        </w:r>
      </w:ins>
      <w:r w:rsidRPr="00E91DD5">
        <w:rPr>
          <w:sz w:val="20"/>
        </w:rPr>
        <w:t>=quaque die (daily); SLL=small lymphocytic leukemia; W=week.</w:t>
      </w:r>
    </w:p>
    <w:p w14:paraId="29C269EA" w14:textId="77777777" w:rsidR="001C1220" w:rsidRPr="00E91DD5" w:rsidRDefault="001C1220" w:rsidP="001C1220">
      <w:pPr>
        <w:pStyle w:val="ListEnd"/>
      </w:pPr>
    </w:p>
    <w:p w14:paraId="27B659F9" w14:textId="77777777" w:rsidR="0074605C" w:rsidRDefault="00526A29">
      <w:pPr>
        <w:pStyle w:val="Heading3"/>
      </w:pPr>
      <w:bookmarkStart w:id="1874" w:name="_Toc212096915"/>
      <w:bookmarkStart w:id="1875" w:name="_Toc140132347"/>
      <w:r>
        <w:lastRenderedPageBreak/>
        <w:t>Part 2 Schema</w:t>
      </w:r>
      <w:bookmarkEnd w:id="1874"/>
      <w:bookmarkEnd w:id="1875"/>
    </w:p>
    <w:p w14:paraId="19A67675" w14:textId="4741B0DE" w:rsidR="0074605C" w:rsidRDefault="00526A29">
      <w:pPr>
        <w:pStyle w:val="Caption"/>
      </w:pPr>
      <w:bookmarkStart w:id="1876" w:name="_Ref91931964"/>
      <w:bookmarkStart w:id="1877" w:name="_Toc212022286"/>
      <w:bookmarkStart w:id="1878" w:name="_Toc140132654"/>
      <w:r>
        <w:t>Figure </w:t>
      </w:r>
      <w:r w:rsidR="00B16DC4">
        <w:rPr>
          <w:noProof/>
        </w:rPr>
        <w:t>2</w:t>
      </w:r>
      <w:bookmarkEnd w:id="1876"/>
      <w:r>
        <w:tab/>
        <w:t>Part 2 Study Schema</w:t>
      </w:r>
      <w:bookmarkEnd w:id="1877"/>
      <w:bookmarkEnd w:id="1878"/>
    </w:p>
    <w:p w14:paraId="5E0CB3C6" w14:textId="77777777" w:rsidR="00B826E1" w:rsidRDefault="00895D30" w:rsidP="00DE3165">
      <w:pPr>
        <w:pStyle w:val="Paragraph"/>
        <w:rPr>
          <w:del w:id="1879" w:author="Powell, Deana" w:date="2026-03-05T15:34:00Z" w16du:dateUtc="2026-03-05T20:34:00Z"/>
          <w:rStyle w:val="SuggestedOptional"/>
        </w:rPr>
      </w:pPr>
      <w:del w:id="1880" w:author="Powell, Deana" w:date="2026-03-05T15:34:00Z" w16du:dateUtc="2026-03-05T20:34:00Z">
        <w:r w:rsidRPr="00473800">
          <w:rPr>
            <w:rStyle w:val="HeaderChar"/>
            <w:noProof/>
          </w:rPr>
          <w:drawing>
            <wp:inline distT="0" distB="0" distL="0" distR="0" wp14:anchorId="2859ACFD" wp14:editId="134E3BA2">
              <wp:extent cx="5016758" cy="3619686"/>
              <wp:effectExtent l="0" t="0" r="0" b="0"/>
              <wp:docPr id="14" name="Picture 14" descr="A picture containing text, screenshot, diagram, paralle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descr="A picture containing text, screenshot, diagram, parallel&#10;&#10;Description automatically generated"/>
                      <pic:cNvPicPr/>
                    </pic:nvPicPr>
                    <pic:blipFill>
                      <a:blip r:embed="rId15"/>
                      <a:stretch>
                        <a:fillRect/>
                      </a:stretch>
                    </pic:blipFill>
                    <pic:spPr>
                      <a:xfrm>
                        <a:off x="0" y="0"/>
                        <a:ext cx="5016758" cy="3619686"/>
                      </a:xfrm>
                      <a:prstGeom prst="rect">
                        <a:avLst/>
                      </a:prstGeom>
                    </pic:spPr>
                  </pic:pic>
                </a:graphicData>
              </a:graphic>
            </wp:inline>
          </w:drawing>
        </w:r>
      </w:del>
    </w:p>
    <w:p w14:paraId="221B278B" w14:textId="77777777" w:rsidR="0074605C" w:rsidRDefault="00526A29" w:rsidP="00E45612">
      <w:pPr>
        <w:pStyle w:val="Paragraph"/>
        <w:keepNext/>
        <w:keepLines/>
        <w:jc w:val="center"/>
        <w:rPr>
          <w:ins w:id="1881" w:author="Powell, Deana" w:date="2026-03-05T15:34:00Z" w16du:dateUtc="2026-03-05T20:34:00Z"/>
        </w:rPr>
      </w:pPr>
      <w:ins w:id="1882" w:author="Powell, Deana" w:date="2026-03-05T15:34:00Z" w16du:dateUtc="2026-03-05T20:34:00Z">
        <w:r w:rsidRPr="008878FC">
          <w:rPr>
            <w:noProof/>
          </w:rPr>
          <w:lastRenderedPageBreak/>
          <w:drawing>
            <wp:inline distT="0" distB="0" distL="0" distR="0" wp14:anchorId="7B24B92C" wp14:editId="4AE0D43B">
              <wp:extent cx="5723467" cy="4191428"/>
              <wp:effectExtent l="0" t="0" r="0" b="0"/>
              <wp:docPr id="354356852" name="Picture 1" descr="A screenshot of a medical for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4356852" name="Picture 1" descr="A screenshot of a medical form&#10;&#10;AI-generated content may be incorrect."/>
                      <pic:cNvPicPr/>
                    </pic:nvPicPr>
                    <pic:blipFill>
                      <a:blip r:embed="rId16"/>
                      <a:stretch>
                        <a:fillRect/>
                      </a:stretch>
                    </pic:blipFill>
                    <pic:spPr>
                      <a:xfrm>
                        <a:off x="0" y="0"/>
                        <a:ext cx="5729785" cy="4196054"/>
                      </a:xfrm>
                      <a:prstGeom prst="rect">
                        <a:avLst/>
                      </a:prstGeom>
                    </pic:spPr>
                  </pic:pic>
                </a:graphicData>
              </a:graphic>
            </wp:inline>
          </w:drawing>
        </w:r>
      </w:ins>
    </w:p>
    <w:p w14:paraId="06C8CC74" w14:textId="3B526189" w:rsidR="0074605C" w:rsidRDefault="00526A29" w:rsidP="00E91DD5">
      <w:pPr>
        <w:pStyle w:val="TableFootnote"/>
        <w:keepNext/>
        <w:ind w:left="0"/>
        <w:rPr>
          <w:sz w:val="20"/>
        </w:rPr>
      </w:pPr>
      <w:r w:rsidRPr="00E91DD5">
        <w:rPr>
          <w:sz w:val="20"/>
        </w:rPr>
        <w:t xml:space="preserve">2L+=second-line plus; </w:t>
      </w:r>
      <w:del w:id="1883" w:author="Powell, Deana" w:date="2026-03-05T15:34:00Z" w16du:dateUtc="2026-03-05T20:34:00Z">
        <w:r w:rsidR="00895D30" w:rsidRPr="00142AA4">
          <w:rPr>
            <w:rStyle w:val="SuggestedOptional"/>
            <w:color w:val="auto"/>
          </w:rPr>
          <w:delText>BTK=Bruton’s</w:delText>
        </w:r>
      </w:del>
      <w:ins w:id="1884" w:author="Powell, Deana" w:date="2026-03-05T15:34:00Z" w16du:dateUtc="2026-03-05T20:34:00Z">
        <w:r w:rsidRPr="00E91DD5">
          <w:rPr>
            <w:sz w:val="20"/>
          </w:rPr>
          <w:t>BTKi=Bruton's</w:t>
        </w:r>
      </w:ins>
      <w:r w:rsidRPr="00E91DD5">
        <w:rPr>
          <w:sz w:val="20"/>
        </w:rPr>
        <w:t xml:space="preserve"> tyrosine kinase</w:t>
      </w:r>
      <w:ins w:id="1885" w:author="Powell, Deana" w:date="2026-03-05T15:34:00Z" w16du:dateUtc="2026-03-05T20:34:00Z">
        <w:r w:rsidRPr="00E91DD5">
          <w:rPr>
            <w:sz w:val="20"/>
          </w:rPr>
          <w:t xml:space="preserve"> inhibitor</w:t>
        </w:r>
      </w:ins>
      <w:r w:rsidRPr="00E91DD5">
        <w:rPr>
          <w:sz w:val="20"/>
        </w:rPr>
        <w:t xml:space="preserve">; C=cycle; D=day; CLL=chronic lymphocytic leukemia; IGHV=immunoglobulin variable heavy chain; Max=maximum; N=number; </w:t>
      </w:r>
      <w:ins w:id="1886" w:author="Powell, Deana" w:date="2026-03-05T15:34:00Z" w16du:dateUtc="2026-03-05T20:34:00Z">
        <w:r w:rsidR="00071ED3" w:rsidRPr="00E91DD5">
          <w:rPr>
            <w:sz w:val="20"/>
          </w:rPr>
          <w:t>qd=quaque die (daily)</w:t>
        </w:r>
        <w:r w:rsidR="00071ED3">
          <w:rPr>
            <w:sz w:val="20"/>
          </w:rPr>
          <w:t xml:space="preserve">; </w:t>
        </w:r>
      </w:ins>
      <w:r w:rsidRPr="00E91DD5">
        <w:rPr>
          <w:sz w:val="20"/>
        </w:rPr>
        <w:t>SLL=small lymphocytic leukemia; US=United States; W=week; vs=versus.</w:t>
      </w:r>
    </w:p>
    <w:p w14:paraId="7B44AD2E" w14:textId="77777777" w:rsidR="001C1220" w:rsidRPr="00E91DD5" w:rsidRDefault="001C1220" w:rsidP="001C1220">
      <w:pPr>
        <w:pStyle w:val="ListEnd"/>
      </w:pPr>
    </w:p>
    <w:p w14:paraId="60582028" w14:textId="77777777" w:rsidR="00E4762A" w:rsidRPr="00757414" w:rsidRDefault="00E4762A" w:rsidP="00757414">
      <w:pPr>
        <w:pStyle w:val="Paragraph"/>
        <w:spacing w:before="0" w:after="0" w:line="20" w:lineRule="exact"/>
        <w:rPr>
          <w:bCs/>
          <w:sz w:val="2"/>
        </w:rPr>
      </w:pPr>
    </w:p>
    <w:p w14:paraId="2FD68A34" w14:textId="77777777" w:rsidR="00E4762A" w:rsidRPr="00757414" w:rsidRDefault="00E4762A" w:rsidP="00757414">
      <w:pPr>
        <w:pStyle w:val="Paragraph"/>
        <w:spacing w:before="0" w:after="0" w:line="20" w:lineRule="exact"/>
        <w:rPr>
          <w:bCs/>
          <w:sz w:val="2"/>
        </w:rPr>
        <w:sectPr w:rsidR="00E4762A" w:rsidRPr="00757414" w:rsidSect="00771B96">
          <w:headerReference w:type="even" r:id="rId17"/>
          <w:headerReference w:type="default" r:id="rId18"/>
          <w:footerReference w:type="even" r:id="rId19"/>
          <w:footerReference w:type="default" r:id="rId20"/>
          <w:headerReference w:type="first" r:id="rId21"/>
          <w:footerReference w:type="first" r:id="rId22"/>
          <w:pgSz w:w="12240" w:h="15840"/>
          <w:pgMar w:top="1440" w:right="1440" w:bottom="1440" w:left="1800" w:header="720" w:footer="720" w:gutter="0"/>
          <w:cols w:space="708"/>
          <w:docGrid w:linePitch="360"/>
        </w:sectPr>
      </w:pPr>
    </w:p>
    <w:p w14:paraId="5480C767" w14:textId="77777777" w:rsidR="00E4762A" w:rsidRDefault="00526A29" w:rsidP="00E4762A">
      <w:pPr>
        <w:pStyle w:val="Heading2"/>
      </w:pPr>
      <w:bookmarkStart w:id="1893" w:name="_Toc212096916"/>
      <w:bookmarkStart w:id="1894" w:name="_Toc140132348"/>
      <w:r w:rsidRPr="00E4762A">
        <w:lastRenderedPageBreak/>
        <w:t>Schedule of Activities</w:t>
      </w:r>
      <w:bookmarkEnd w:id="1893"/>
      <w:bookmarkEnd w:id="1894"/>
    </w:p>
    <w:p w14:paraId="6B6EA470" w14:textId="550F9B58" w:rsidR="00A56807" w:rsidRPr="00A56807" w:rsidRDefault="00B16DC4" w:rsidP="00EF5F82">
      <w:pPr>
        <w:pStyle w:val="Paragraph"/>
        <w:rPr>
          <w:ins w:id="1895" w:author="Powell, Deana" w:date="2026-03-05T15:34:00Z" w16du:dateUtc="2026-03-05T20:34:00Z"/>
        </w:rPr>
      </w:pPr>
      <w:ins w:id="1896" w:author="Powell, Deana" w:date="2026-03-05T15:34:00Z" w16du:dateUtc="2026-03-05T20:34:00Z">
        <w:r>
          <w:rPr>
            <w:rStyle w:val="SuggestedOptional"/>
            <w:color w:val="auto"/>
          </w:rPr>
          <w:t>Table </w:t>
        </w:r>
        <w:r>
          <w:rPr>
            <w:rStyle w:val="SuggestedOptional"/>
            <w:noProof/>
            <w:color w:val="auto"/>
          </w:rPr>
          <w:t>1</w:t>
        </w:r>
        <w:r w:rsidR="00526A29">
          <w:t xml:space="preserve">, </w:t>
        </w:r>
        <w:r>
          <w:rPr>
            <w:rStyle w:val="SuggestedOptional"/>
            <w:color w:val="auto"/>
          </w:rPr>
          <w:t>Table </w:t>
        </w:r>
        <w:r>
          <w:rPr>
            <w:rStyle w:val="SuggestedOptional"/>
            <w:noProof/>
            <w:color w:val="auto"/>
          </w:rPr>
          <w:t>2</w:t>
        </w:r>
        <w:r w:rsidR="00526A29">
          <w:t xml:space="preserve">, and </w:t>
        </w:r>
        <w:r>
          <w:rPr>
            <w:rStyle w:val="SuggestedOptional"/>
            <w:color w:val="auto"/>
          </w:rPr>
          <w:t>Table </w:t>
        </w:r>
        <w:r>
          <w:rPr>
            <w:rStyle w:val="SuggestedOptional"/>
            <w:noProof/>
            <w:color w:val="auto"/>
          </w:rPr>
          <w:t>4</w:t>
        </w:r>
        <w:r w:rsidR="00526A29">
          <w:t xml:space="preserve"> provide the schedule of activities for the Treatment Group, Comparator Group and follow-up assessment for both groups, respectively.</w:t>
        </w:r>
      </w:ins>
    </w:p>
    <w:p w14:paraId="0EA75DB8" w14:textId="77777777" w:rsidR="00817756" w:rsidRPr="00817756" w:rsidRDefault="00526A29" w:rsidP="00597C36">
      <w:pPr>
        <w:pStyle w:val="Heading3"/>
        <w:tabs>
          <w:tab w:val="num" w:pos="960"/>
        </w:tabs>
      </w:pPr>
      <w:bookmarkStart w:id="1897" w:name="_Toc212096917"/>
      <w:bookmarkStart w:id="1898" w:name="_Toc140132349"/>
      <w:r>
        <w:t>Nemtabrutinib Treatment Group (Part 1 and Part 2) Schedule of Assessments: Screening and Treatment Phase</w:t>
      </w:r>
      <w:bookmarkEnd w:id="1897"/>
      <w:bookmarkEnd w:id="1898"/>
    </w:p>
    <w:p w14:paraId="45C3073A" w14:textId="77777777" w:rsidR="000F4487" w:rsidRPr="001C1220" w:rsidRDefault="00526A29" w:rsidP="001C1220">
      <w:pPr>
        <w:pStyle w:val="Paragraph"/>
        <w:rPr>
          <w:ins w:id="1899" w:author="Powell, Deana" w:date="2026-03-05T15:34:00Z" w16du:dateUtc="2026-03-05T20:34:00Z"/>
        </w:rPr>
      </w:pPr>
      <w:ins w:id="1900" w:author="Powell, Deana" w:date="2026-03-05T15:34:00Z" w16du:dateUtc="2026-03-05T20:34:00Z">
        <w:r w:rsidRPr="001C1220">
          <w:t>A Rescreening Period of 42 days is permitted (see Section 8.11.1). The rescreening window starts after the full screening window has elapsed. If a screening test is performed within 42 days before C1D1 (unless stated otherwise), then it does not need to be repeated during rescreening.</w:t>
        </w:r>
      </w:ins>
    </w:p>
    <w:p w14:paraId="65F91C6D" w14:textId="77777777" w:rsidR="0074605C" w:rsidRDefault="0074605C">
      <w:pPr>
        <w:pStyle w:val="Paragraph"/>
        <w:keepNext/>
        <w:spacing w:before="0" w:after="0" w:line="20" w:lineRule="exact"/>
        <w:rPr>
          <w:ins w:id="1901" w:author="Powell, Deana" w:date="2026-03-05T15:34:00Z" w16du:dateUtc="2026-03-05T20:34:00Z"/>
          <w:sz w:val="2"/>
          <w:szCs w:val="2"/>
        </w:rPr>
      </w:pPr>
    </w:p>
    <w:p w14:paraId="20C47211" w14:textId="329D3BF3" w:rsidR="0074605C" w:rsidRDefault="00526A29">
      <w:pPr>
        <w:pStyle w:val="Caption"/>
        <w:rPr>
          <w:rStyle w:val="SuggestedOptional"/>
          <w:color w:val="auto"/>
        </w:rPr>
      </w:pPr>
      <w:bookmarkStart w:id="1902" w:name="_Ref211335109"/>
      <w:bookmarkStart w:id="1903" w:name="_Toc212022239"/>
      <w:bookmarkStart w:id="1904" w:name="_Toc140132608"/>
      <w:r>
        <w:rPr>
          <w:rStyle w:val="SuggestedOptional"/>
          <w:color w:val="auto"/>
        </w:rPr>
        <w:t>Table </w:t>
      </w:r>
      <w:r w:rsidR="00B16DC4">
        <w:rPr>
          <w:rStyle w:val="SuggestedOptional"/>
          <w:noProof/>
          <w:color w:val="auto"/>
        </w:rPr>
        <w:t>1</w:t>
      </w:r>
      <w:bookmarkEnd w:id="1902"/>
      <w:r>
        <w:rPr>
          <w:rStyle w:val="SuggestedOptional"/>
          <w:color w:val="auto"/>
        </w:rPr>
        <w:tab/>
      </w:r>
      <w:r>
        <w:t>Schedule of Assessments: Part 1 and Part 2 (Treatment Group) Screening and Treatment Phase</w:t>
      </w:r>
      <w:bookmarkEnd w:id="1903"/>
      <w:bookmarkEnd w:id="1904"/>
    </w:p>
    <w:tbl>
      <w:tblPr>
        <w:tblW w:w="5033" w:type="pct"/>
        <w:tblLayout w:type="fixed"/>
        <w:tblLook w:val="01E0" w:firstRow="1" w:lastRow="1" w:firstColumn="1" w:lastColumn="1" w:noHBand="0" w:noVBand="0"/>
      </w:tblPr>
      <w:tblGrid>
        <w:gridCol w:w="1890"/>
        <w:gridCol w:w="835"/>
        <w:gridCol w:w="412"/>
        <w:gridCol w:w="418"/>
        <w:gridCol w:w="419"/>
        <w:gridCol w:w="420"/>
        <w:gridCol w:w="419"/>
        <w:gridCol w:w="419"/>
        <w:gridCol w:w="419"/>
        <w:gridCol w:w="420"/>
        <w:gridCol w:w="419"/>
        <w:gridCol w:w="1240"/>
        <w:gridCol w:w="1377"/>
        <w:gridCol w:w="3928"/>
      </w:tblGrid>
      <w:tr w:rsidR="00CA657C" w14:paraId="650DC96F" w14:textId="77777777" w:rsidTr="003D260F">
        <w:trPr>
          <w:trHeight w:val="263"/>
          <w:tblHeader/>
        </w:trPr>
        <w:tc>
          <w:tcPr>
            <w:tcW w:w="1890" w:type="dxa"/>
            <w:tcBorders>
              <w:top w:val="single" w:sz="4" w:space="0" w:color="auto"/>
              <w:left w:val="single" w:sz="4" w:space="0" w:color="auto"/>
              <w:bottom w:val="single" w:sz="6" w:space="0" w:color="auto"/>
              <w:right w:val="single" w:sz="6" w:space="0" w:color="auto"/>
            </w:tcBorders>
            <w:vAlign w:val="center"/>
          </w:tcPr>
          <w:p w14:paraId="2B58C24E" w14:textId="77777777" w:rsidR="008C7DA5" w:rsidRPr="00341B8E" w:rsidRDefault="00526A29" w:rsidP="00FB4E58">
            <w:pPr>
              <w:pStyle w:val="TableText0"/>
              <w:keepNext w:val="0"/>
              <w:widowControl w:val="0"/>
              <w:rPr>
                <w:b/>
                <w:bCs/>
                <w:sz w:val="18"/>
                <w:szCs w:val="18"/>
              </w:rPr>
            </w:pPr>
            <w:r w:rsidRPr="00341B8E">
              <w:rPr>
                <w:b/>
                <w:bCs/>
                <w:sz w:val="18"/>
                <w:szCs w:val="18"/>
              </w:rPr>
              <w:t>Study</w:t>
            </w:r>
            <w:r w:rsidRPr="00341B8E">
              <w:rPr>
                <w:sz w:val="18"/>
                <w:szCs w:val="18"/>
              </w:rPr>
              <w:t xml:space="preserve"> </w:t>
            </w:r>
            <w:r w:rsidRPr="00341B8E">
              <w:rPr>
                <w:b/>
                <w:bCs/>
                <w:sz w:val="18"/>
                <w:szCs w:val="18"/>
              </w:rPr>
              <w:t>Period</w:t>
            </w:r>
            <w:r w:rsidRPr="00341B8E">
              <w:rPr>
                <w:sz w:val="18"/>
                <w:szCs w:val="18"/>
              </w:rPr>
              <w:t>:</w:t>
            </w:r>
          </w:p>
        </w:tc>
        <w:tc>
          <w:tcPr>
            <w:tcW w:w="835" w:type="dxa"/>
            <w:tcBorders>
              <w:top w:val="single" w:sz="4" w:space="0" w:color="auto"/>
              <w:left w:val="single" w:sz="6" w:space="0" w:color="auto"/>
              <w:bottom w:val="single" w:sz="6" w:space="0" w:color="auto"/>
              <w:right w:val="single" w:sz="6" w:space="0" w:color="auto"/>
            </w:tcBorders>
            <w:vAlign w:val="center"/>
          </w:tcPr>
          <w:p w14:paraId="0722F2CC" w14:textId="77777777" w:rsidR="008C7DA5" w:rsidRPr="00341B8E" w:rsidRDefault="00526A29" w:rsidP="00FB4E58">
            <w:pPr>
              <w:pStyle w:val="TableText0"/>
              <w:keepNext w:val="0"/>
              <w:widowControl w:val="0"/>
              <w:ind w:left="-79" w:right="-104"/>
              <w:jc w:val="center"/>
              <w:rPr>
                <w:sz w:val="18"/>
                <w:szCs w:val="18"/>
              </w:rPr>
            </w:pPr>
            <w:r w:rsidRPr="00341B8E">
              <w:rPr>
                <w:b/>
                <w:bCs/>
                <w:sz w:val="18"/>
                <w:szCs w:val="18"/>
              </w:rPr>
              <w:t>Screening</w:t>
            </w:r>
          </w:p>
        </w:tc>
        <w:tc>
          <w:tcPr>
            <w:tcW w:w="6382" w:type="dxa"/>
            <w:gridSpan w:val="11"/>
            <w:tcBorders>
              <w:top w:val="single" w:sz="4" w:space="0" w:color="auto"/>
              <w:left w:val="single" w:sz="6" w:space="0" w:color="auto"/>
              <w:bottom w:val="single" w:sz="6" w:space="0" w:color="auto"/>
              <w:right w:val="single" w:sz="4" w:space="0" w:color="auto"/>
            </w:tcBorders>
          </w:tcPr>
          <w:p w14:paraId="62C92205" w14:textId="77777777" w:rsidR="008C7DA5" w:rsidRPr="003F3AD9" w:rsidRDefault="00526A29" w:rsidP="00FB4E58">
            <w:pPr>
              <w:pStyle w:val="TableText0"/>
              <w:keepNext w:val="0"/>
              <w:widowControl w:val="0"/>
              <w:ind w:left="-38" w:right="-105"/>
              <w:jc w:val="center"/>
              <w:rPr>
                <w:b/>
                <w:bCs/>
                <w:sz w:val="18"/>
                <w:szCs w:val="18"/>
              </w:rPr>
            </w:pPr>
            <w:r>
              <w:rPr>
                <w:b/>
                <w:bCs/>
                <w:sz w:val="18"/>
                <w:szCs w:val="18"/>
              </w:rPr>
              <w:t>Treatment Phase</w:t>
            </w:r>
          </w:p>
        </w:tc>
        <w:tc>
          <w:tcPr>
            <w:tcW w:w="3928" w:type="dxa"/>
            <w:tcBorders>
              <w:top w:val="single" w:sz="4" w:space="0" w:color="auto"/>
              <w:left w:val="single" w:sz="6" w:space="0" w:color="auto"/>
              <w:bottom w:val="single" w:sz="4" w:space="0" w:color="auto"/>
              <w:right w:val="single" w:sz="4" w:space="0" w:color="auto"/>
            </w:tcBorders>
            <w:vAlign w:val="center"/>
          </w:tcPr>
          <w:p w14:paraId="592B1692" w14:textId="77777777" w:rsidR="008C7DA5" w:rsidRDefault="00526A29" w:rsidP="00FB4E58">
            <w:pPr>
              <w:pStyle w:val="TableText0"/>
              <w:keepNext w:val="0"/>
              <w:widowControl w:val="0"/>
              <w:rPr>
                <w:sz w:val="18"/>
                <w:szCs w:val="18"/>
              </w:rPr>
            </w:pPr>
            <w:r w:rsidRPr="00341B8E">
              <w:rPr>
                <w:b/>
                <w:bCs/>
                <w:sz w:val="18"/>
                <w:szCs w:val="18"/>
              </w:rPr>
              <w:t>Notes</w:t>
            </w:r>
          </w:p>
        </w:tc>
      </w:tr>
      <w:tr w:rsidR="00CA657C" w14:paraId="06A82F72" w14:textId="77777777" w:rsidTr="003D260F">
        <w:trPr>
          <w:trHeight w:val="263"/>
          <w:tblHeader/>
        </w:trPr>
        <w:tc>
          <w:tcPr>
            <w:tcW w:w="1890" w:type="dxa"/>
            <w:tcBorders>
              <w:top w:val="nil"/>
              <w:left w:val="single" w:sz="4" w:space="0" w:color="auto"/>
              <w:bottom w:val="single" w:sz="6" w:space="0" w:color="auto"/>
              <w:right w:val="single" w:sz="6" w:space="0" w:color="auto"/>
            </w:tcBorders>
            <w:vAlign w:val="center"/>
          </w:tcPr>
          <w:p w14:paraId="5CF5A4D4" w14:textId="77777777" w:rsidR="008C7DA5" w:rsidRPr="00341B8E" w:rsidRDefault="00526A29" w:rsidP="00FB4E58">
            <w:pPr>
              <w:pStyle w:val="TableText0"/>
              <w:keepNext w:val="0"/>
              <w:widowControl w:val="0"/>
              <w:rPr>
                <w:b/>
                <w:bCs/>
                <w:sz w:val="18"/>
                <w:szCs w:val="18"/>
              </w:rPr>
            </w:pPr>
            <w:r w:rsidRPr="00341B8E">
              <w:rPr>
                <w:b/>
                <w:bCs/>
                <w:sz w:val="18"/>
                <w:szCs w:val="18"/>
              </w:rPr>
              <w:t>Cycle</w:t>
            </w:r>
          </w:p>
        </w:tc>
        <w:tc>
          <w:tcPr>
            <w:tcW w:w="835" w:type="dxa"/>
            <w:tcBorders>
              <w:top w:val="nil"/>
              <w:left w:val="single" w:sz="6" w:space="0" w:color="auto"/>
              <w:bottom w:val="single" w:sz="6" w:space="0" w:color="auto"/>
              <w:right w:val="single" w:sz="6" w:space="0" w:color="auto"/>
            </w:tcBorders>
            <w:vAlign w:val="center"/>
          </w:tcPr>
          <w:p w14:paraId="56C13C5F" w14:textId="77777777" w:rsidR="008C7DA5" w:rsidRPr="00341B8E" w:rsidRDefault="008C7DA5" w:rsidP="00FB4E58">
            <w:pPr>
              <w:pStyle w:val="TableText0"/>
              <w:keepNext w:val="0"/>
              <w:widowControl w:val="0"/>
              <w:ind w:left="-79" w:right="-104"/>
              <w:rPr>
                <w:sz w:val="18"/>
                <w:szCs w:val="18"/>
              </w:rPr>
            </w:pPr>
          </w:p>
        </w:tc>
        <w:tc>
          <w:tcPr>
            <w:tcW w:w="412" w:type="dxa"/>
            <w:tcBorders>
              <w:top w:val="single" w:sz="6" w:space="0" w:color="auto"/>
              <w:left w:val="single" w:sz="6" w:space="0" w:color="auto"/>
              <w:bottom w:val="single" w:sz="6" w:space="0" w:color="auto"/>
              <w:right w:val="single" w:sz="6" w:space="0" w:color="auto"/>
            </w:tcBorders>
            <w:vAlign w:val="center"/>
          </w:tcPr>
          <w:p w14:paraId="4E35DCCE" w14:textId="77777777" w:rsidR="008C7DA5" w:rsidRPr="00341B8E" w:rsidRDefault="00526A29" w:rsidP="00FB4E58">
            <w:pPr>
              <w:pStyle w:val="TableText0"/>
              <w:keepNext w:val="0"/>
              <w:widowControl w:val="0"/>
              <w:ind w:left="-116" w:right="-111"/>
              <w:jc w:val="center"/>
              <w:rPr>
                <w:b/>
                <w:bCs/>
                <w:sz w:val="18"/>
                <w:szCs w:val="18"/>
              </w:rPr>
            </w:pPr>
            <w:r w:rsidRPr="00341B8E">
              <w:rPr>
                <w:b/>
                <w:bCs/>
                <w:sz w:val="18"/>
                <w:szCs w:val="18"/>
              </w:rPr>
              <w:t>C1</w:t>
            </w:r>
          </w:p>
        </w:tc>
        <w:tc>
          <w:tcPr>
            <w:tcW w:w="1676" w:type="dxa"/>
            <w:gridSpan w:val="4"/>
            <w:tcBorders>
              <w:top w:val="single" w:sz="6" w:space="0" w:color="auto"/>
              <w:left w:val="single" w:sz="6" w:space="0" w:color="auto"/>
              <w:bottom w:val="single" w:sz="6" w:space="0" w:color="auto"/>
              <w:right w:val="single" w:sz="6" w:space="0" w:color="auto"/>
            </w:tcBorders>
            <w:vAlign w:val="center"/>
          </w:tcPr>
          <w:p w14:paraId="0364B1F1" w14:textId="77777777" w:rsidR="008C7DA5" w:rsidRPr="00341B8E" w:rsidRDefault="00526A29" w:rsidP="00FB4E58">
            <w:pPr>
              <w:pStyle w:val="TableText0"/>
              <w:keepNext w:val="0"/>
              <w:widowControl w:val="0"/>
              <w:ind w:left="-116" w:right="-111"/>
              <w:jc w:val="center"/>
              <w:rPr>
                <w:b/>
                <w:bCs/>
                <w:sz w:val="18"/>
                <w:szCs w:val="18"/>
              </w:rPr>
            </w:pPr>
            <w:r>
              <w:rPr>
                <w:b/>
                <w:bCs/>
                <w:sz w:val="18"/>
                <w:szCs w:val="18"/>
              </w:rPr>
              <w:t>C2</w:t>
            </w:r>
          </w:p>
        </w:tc>
        <w:tc>
          <w:tcPr>
            <w:tcW w:w="419" w:type="dxa"/>
            <w:tcBorders>
              <w:top w:val="single" w:sz="6" w:space="0" w:color="auto"/>
              <w:left w:val="single" w:sz="6" w:space="0" w:color="auto"/>
              <w:bottom w:val="single" w:sz="6" w:space="0" w:color="auto"/>
              <w:right w:val="single" w:sz="6" w:space="0" w:color="auto"/>
            </w:tcBorders>
            <w:vAlign w:val="center"/>
          </w:tcPr>
          <w:p w14:paraId="490B1BA1" w14:textId="77777777" w:rsidR="008C7DA5" w:rsidRPr="00341B8E" w:rsidRDefault="00526A29" w:rsidP="00FB4E58">
            <w:pPr>
              <w:pStyle w:val="TableText0"/>
              <w:keepNext w:val="0"/>
              <w:widowControl w:val="0"/>
              <w:ind w:left="-116" w:right="-111"/>
              <w:jc w:val="center"/>
              <w:rPr>
                <w:b/>
                <w:bCs/>
                <w:sz w:val="18"/>
                <w:szCs w:val="18"/>
              </w:rPr>
            </w:pPr>
            <w:r w:rsidRPr="00341B8E">
              <w:rPr>
                <w:b/>
                <w:bCs/>
                <w:sz w:val="18"/>
                <w:szCs w:val="18"/>
              </w:rPr>
              <w:t>C3</w:t>
            </w:r>
          </w:p>
        </w:tc>
        <w:tc>
          <w:tcPr>
            <w:tcW w:w="419" w:type="dxa"/>
            <w:tcBorders>
              <w:top w:val="single" w:sz="6" w:space="0" w:color="auto"/>
              <w:left w:val="single" w:sz="6" w:space="0" w:color="auto"/>
              <w:bottom w:val="single" w:sz="6" w:space="0" w:color="auto"/>
              <w:right w:val="single" w:sz="6" w:space="0" w:color="auto"/>
            </w:tcBorders>
            <w:vAlign w:val="center"/>
          </w:tcPr>
          <w:p w14:paraId="4A2FC85A" w14:textId="77777777" w:rsidR="008C7DA5" w:rsidRPr="00341B8E" w:rsidRDefault="00526A29" w:rsidP="00FB4E58">
            <w:pPr>
              <w:pStyle w:val="TableText0"/>
              <w:keepNext w:val="0"/>
              <w:widowControl w:val="0"/>
              <w:ind w:left="-116" w:right="-111"/>
              <w:jc w:val="center"/>
              <w:rPr>
                <w:b/>
                <w:bCs/>
                <w:sz w:val="18"/>
                <w:szCs w:val="18"/>
              </w:rPr>
            </w:pPr>
            <w:r w:rsidRPr="00341B8E">
              <w:rPr>
                <w:b/>
                <w:bCs/>
                <w:sz w:val="18"/>
                <w:szCs w:val="18"/>
              </w:rPr>
              <w:t>C4</w:t>
            </w:r>
          </w:p>
        </w:tc>
        <w:tc>
          <w:tcPr>
            <w:tcW w:w="420" w:type="dxa"/>
            <w:tcBorders>
              <w:top w:val="single" w:sz="6" w:space="0" w:color="auto"/>
              <w:left w:val="single" w:sz="6" w:space="0" w:color="auto"/>
              <w:bottom w:val="single" w:sz="6" w:space="0" w:color="auto"/>
              <w:right w:val="single" w:sz="6" w:space="0" w:color="auto"/>
            </w:tcBorders>
            <w:vAlign w:val="center"/>
          </w:tcPr>
          <w:p w14:paraId="26260EDF" w14:textId="77777777" w:rsidR="008C7DA5" w:rsidRPr="00341B8E" w:rsidRDefault="00526A29" w:rsidP="00FB4E58">
            <w:pPr>
              <w:pStyle w:val="TableText0"/>
              <w:keepNext w:val="0"/>
              <w:widowControl w:val="0"/>
              <w:ind w:left="-116" w:right="-111"/>
              <w:jc w:val="center"/>
              <w:rPr>
                <w:b/>
                <w:bCs/>
                <w:sz w:val="18"/>
                <w:szCs w:val="18"/>
              </w:rPr>
            </w:pPr>
            <w:r w:rsidRPr="00341B8E">
              <w:rPr>
                <w:b/>
                <w:bCs/>
                <w:sz w:val="18"/>
                <w:szCs w:val="18"/>
              </w:rPr>
              <w:t>C5</w:t>
            </w:r>
          </w:p>
        </w:tc>
        <w:tc>
          <w:tcPr>
            <w:tcW w:w="419" w:type="dxa"/>
            <w:tcBorders>
              <w:top w:val="single" w:sz="6" w:space="0" w:color="auto"/>
              <w:left w:val="single" w:sz="6" w:space="0" w:color="auto"/>
              <w:bottom w:val="single" w:sz="6" w:space="0" w:color="auto"/>
              <w:right w:val="single" w:sz="6" w:space="0" w:color="auto"/>
            </w:tcBorders>
            <w:vAlign w:val="center"/>
          </w:tcPr>
          <w:p w14:paraId="1D154340" w14:textId="77777777" w:rsidR="008C7DA5" w:rsidRPr="00341B8E" w:rsidRDefault="00526A29" w:rsidP="00FB4E58">
            <w:pPr>
              <w:pStyle w:val="TableText0"/>
              <w:keepNext w:val="0"/>
              <w:widowControl w:val="0"/>
              <w:ind w:left="-116" w:right="-111"/>
              <w:jc w:val="center"/>
              <w:rPr>
                <w:b/>
                <w:bCs/>
                <w:sz w:val="18"/>
                <w:szCs w:val="18"/>
              </w:rPr>
            </w:pPr>
            <w:r w:rsidRPr="00341B8E">
              <w:rPr>
                <w:b/>
                <w:bCs/>
                <w:sz w:val="18"/>
                <w:szCs w:val="18"/>
              </w:rPr>
              <w:t>C6</w:t>
            </w:r>
          </w:p>
        </w:tc>
        <w:tc>
          <w:tcPr>
            <w:tcW w:w="2617" w:type="dxa"/>
            <w:gridSpan w:val="2"/>
            <w:tcBorders>
              <w:top w:val="single" w:sz="6" w:space="0" w:color="auto"/>
              <w:left w:val="single" w:sz="6" w:space="0" w:color="auto"/>
              <w:bottom w:val="single" w:sz="6" w:space="0" w:color="auto"/>
              <w:right w:val="single" w:sz="4" w:space="0" w:color="auto"/>
            </w:tcBorders>
            <w:vAlign w:val="center"/>
          </w:tcPr>
          <w:p w14:paraId="53C1B79B" w14:textId="77777777" w:rsidR="008C7DA5" w:rsidRPr="00753DF9" w:rsidRDefault="00526A29" w:rsidP="00FB4E58">
            <w:pPr>
              <w:pStyle w:val="TableText0"/>
              <w:keepNext w:val="0"/>
              <w:widowControl w:val="0"/>
              <w:ind w:left="-116" w:right="-111"/>
              <w:jc w:val="center"/>
              <w:rPr>
                <w:b/>
                <w:sz w:val="18"/>
                <w:szCs w:val="18"/>
              </w:rPr>
            </w:pPr>
            <w:r w:rsidRPr="00753DF9">
              <w:rPr>
                <w:b/>
                <w:sz w:val="18"/>
                <w:szCs w:val="18"/>
              </w:rPr>
              <w:t>C7 onwards until disease progression or 2 years post C2D1</w:t>
            </w:r>
          </w:p>
        </w:tc>
        <w:tc>
          <w:tcPr>
            <w:tcW w:w="3928" w:type="dxa"/>
            <w:vMerge w:val="restart"/>
            <w:tcBorders>
              <w:top w:val="single" w:sz="4" w:space="0" w:color="auto"/>
              <w:left w:val="single" w:sz="6" w:space="0" w:color="auto"/>
              <w:bottom w:val="single" w:sz="6" w:space="0" w:color="auto"/>
              <w:right w:val="single" w:sz="4" w:space="0" w:color="auto"/>
            </w:tcBorders>
          </w:tcPr>
          <w:p w14:paraId="49AD887B" w14:textId="77777777" w:rsidR="008C7DA5" w:rsidRDefault="00526A29" w:rsidP="00FB4E58">
            <w:pPr>
              <w:pStyle w:val="TableText0"/>
              <w:keepNext w:val="0"/>
              <w:widowControl w:val="0"/>
              <w:ind w:right="-111"/>
              <w:rPr>
                <w:sz w:val="18"/>
                <w:szCs w:val="18"/>
              </w:rPr>
            </w:pPr>
            <w:r>
              <w:rPr>
                <w:sz w:val="18"/>
                <w:szCs w:val="18"/>
              </w:rPr>
              <w:t>Screening period is up to 42 days before allocation (Part 1)/randomization (Part 2). Each cycle consists of 4 weeks (28 calendar days).</w:t>
            </w:r>
          </w:p>
          <w:p w14:paraId="2159A1FD" w14:textId="62749AA3" w:rsidR="008C7DA5" w:rsidRPr="00341B8E" w:rsidRDefault="00526A29" w:rsidP="00FB4E58">
            <w:pPr>
              <w:pStyle w:val="TableText0"/>
              <w:keepNext w:val="0"/>
              <w:widowControl w:val="0"/>
              <w:ind w:right="-111"/>
              <w:rPr>
                <w:sz w:val="18"/>
                <w:szCs w:val="18"/>
              </w:rPr>
            </w:pPr>
            <w:r w:rsidRPr="00E66728">
              <w:rPr>
                <w:rFonts w:eastAsia="Times New Roman"/>
                <w:sz w:val="18"/>
                <w:szCs w:val="18"/>
              </w:rPr>
              <w:t xml:space="preserve">Screening period can be extended with Sponsor approval </w:t>
            </w:r>
            <w:del w:id="1905" w:author="Powell, Deana" w:date="2026-03-05T15:34:00Z" w16du:dateUtc="2026-03-05T20:34:00Z">
              <w:r w:rsidR="00895D30" w:rsidRPr="00E66728">
                <w:rPr>
                  <w:rFonts w:eastAsia="Times New Roman"/>
                  <w:sz w:val="18"/>
                  <w:szCs w:val="18"/>
                </w:rPr>
                <w:delText>to allow</w:delText>
              </w:r>
            </w:del>
            <w:ins w:id="1906" w:author="Powell, Deana" w:date="2026-03-05T15:34:00Z" w16du:dateUtc="2026-03-05T20:34:00Z">
              <w:r w:rsidRPr="00E66728">
                <w:rPr>
                  <w:rFonts w:eastAsia="Times New Roman"/>
                  <w:sz w:val="18"/>
                  <w:szCs w:val="18"/>
                </w:rPr>
                <w:t>for enrollment confirmation or for</w:t>
              </w:r>
            </w:ins>
            <w:r w:rsidRPr="00E66728">
              <w:rPr>
                <w:rFonts w:eastAsia="Times New Roman"/>
                <w:sz w:val="18"/>
                <w:szCs w:val="18"/>
              </w:rPr>
              <w:t xml:space="preserve"> prognostic profiling to be performed prior to randomization (see Section 8.1.5 and Section 8.11.1 for details).</w:t>
            </w:r>
          </w:p>
        </w:tc>
      </w:tr>
      <w:tr w:rsidR="00CA657C" w14:paraId="2EBA1373" w14:textId="77777777" w:rsidTr="003D260F">
        <w:trPr>
          <w:trHeight w:val="263"/>
          <w:tblHeader/>
        </w:trPr>
        <w:tc>
          <w:tcPr>
            <w:tcW w:w="1890" w:type="dxa"/>
            <w:tcBorders>
              <w:top w:val="nil"/>
              <w:left w:val="single" w:sz="4" w:space="0" w:color="auto"/>
              <w:bottom w:val="single" w:sz="6" w:space="0" w:color="auto"/>
              <w:right w:val="single" w:sz="6" w:space="0" w:color="auto"/>
            </w:tcBorders>
            <w:vAlign w:val="center"/>
            <w:hideMark/>
          </w:tcPr>
          <w:p w14:paraId="7D30D54B" w14:textId="77777777" w:rsidR="008C7DA5" w:rsidRPr="00341B8E" w:rsidRDefault="00526A29" w:rsidP="00FB4E58">
            <w:pPr>
              <w:pStyle w:val="TableText0"/>
              <w:keepNext w:val="0"/>
              <w:widowControl w:val="0"/>
              <w:rPr>
                <w:b/>
                <w:bCs/>
                <w:sz w:val="18"/>
                <w:szCs w:val="18"/>
              </w:rPr>
            </w:pPr>
            <w:r w:rsidRPr="00341B8E">
              <w:rPr>
                <w:b/>
                <w:bCs/>
                <w:sz w:val="18"/>
                <w:szCs w:val="18"/>
              </w:rPr>
              <w:t>Week</w:t>
            </w:r>
          </w:p>
        </w:tc>
        <w:tc>
          <w:tcPr>
            <w:tcW w:w="835" w:type="dxa"/>
            <w:tcBorders>
              <w:top w:val="nil"/>
              <w:left w:val="single" w:sz="6" w:space="0" w:color="auto"/>
              <w:bottom w:val="single" w:sz="6" w:space="0" w:color="auto"/>
              <w:right w:val="single" w:sz="6" w:space="0" w:color="auto"/>
            </w:tcBorders>
            <w:vAlign w:val="center"/>
          </w:tcPr>
          <w:p w14:paraId="557396E1" w14:textId="77777777" w:rsidR="008C7DA5" w:rsidRPr="00341B8E" w:rsidRDefault="008C7DA5" w:rsidP="00FB4E58">
            <w:pPr>
              <w:pStyle w:val="TableText0"/>
              <w:keepNext w:val="0"/>
              <w:widowControl w:val="0"/>
              <w:ind w:left="-79" w:right="-104"/>
              <w:rPr>
                <w:sz w:val="18"/>
                <w:szCs w:val="18"/>
              </w:rPr>
            </w:pPr>
          </w:p>
        </w:tc>
        <w:tc>
          <w:tcPr>
            <w:tcW w:w="412" w:type="dxa"/>
            <w:tcBorders>
              <w:top w:val="single" w:sz="6" w:space="0" w:color="auto"/>
              <w:left w:val="single" w:sz="6" w:space="0" w:color="auto"/>
              <w:bottom w:val="single" w:sz="6" w:space="0" w:color="auto"/>
              <w:right w:val="single" w:sz="6" w:space="0" w:color="auto"/>
            </w:tcBorders>
            <w:vAlign w:val="center"/>
          </w:tcPr>
          <w:p w14:paraId="4E7020A9" w14:textId="77777777" w:rsidR="008C7DA5" w:rsidRPr="00341B8E" w:rsidRDefault="00526A29" w:rsidP="00FB4E58">
            <w:pPr>
              <w:pStyle w:val="TableText0"/>
              <w:keepNext w:val="0"/>
              <w:widowControl w:val="0"/>
              <w:ind w:left="-116" w:right="-111"/>
              <w:jc w:val="center"/>
              <w:rPr>
                <w:b/>
                <w:bCs/>
                <w:sz w:val="18"/>
                <w:szCs w:val="18"/>
              </w:rPr>
            </w:pPr>
            <w:r w:rsidRPr="00341B8E">
              <w:rPr>
                <w:b/>
                <w:bCs/>
                <w:sz w:val="18"/>
                <w:szCs w:val="18"/>
              </w:rPr>
              <w:t>W1</w:t>
            </w:r>
          </w:p>
        </w:tc>
        <w:tc>
          <w:tcPr>
            <w:tcW w:w="418" w:type="dxa"/>
            <w:tcBorders>
              <w:top w:val="single" w:sz="6" w:space="0" w:color="auto"/>
              <w:left w:val="single" w:sz="6" w:space="0" w:color="auto"/>
              <w:bottom w:val="single" w:sz="6" w:space="0" w:color="auto"/>
              <w:right w:val="single" w:sz="6" w:space="0" w:color="auto"/>
            </w:tcBorders>
            <w:vAlign w:val="center"/>
          </w:tcPr>
          <w:p w14:paraId="3EA1D4F4" w14:textId="77777777" w:rsidR="008C7DA5" w:rsidRPr="00341B8E" w:rsidRDefault="00526A29" w:rsidP="00FB4E58">
            <w:pPr>
              <w:pStyle w:val="TableText0"/>
              <w:keepNext w:val="0"/>
              <w:widowControl w:val="0"/>
              <w:ind w:left="-116" w:right="-111"/>
              <w:jc w:val="center"/>
              <w:rPr>
                <w:b/>
                <w:bCs/>
                <w:sz w:val="18"/>
                <w:szCs w:val="18"/>
              </w:rPr>
            </w:pPr>
            <w:r w:rsidRPr="00341B8E">
              <w:rPr>
                <w:b/>
                <w:bCs/>
                <w:sz w:val="18"/>
                <w:szCs w:val="18"/>
              </w:rPr>
              <w:t>W5</w:t>
            </w:r>
          </w:p>
        </w:tc>
        <w:tc>
          <w:tcPr>
            <w:tcW w:w="419" w:type="dxa"/>
            <w:tcBorders>
              <w:top w:val="single" w:sz="6" w:space="0" w:color="auto"/>
              <w:left w:val="single" w:sz="6" w:space="0" w:color="auto"/>
              <w:bottom w:val="single" w:sz="6" w:space="0" w:color="auto"/>
              <w:right w:val="single" w:sz="6" w:space="0" w:color="auto"/>
            </w:tcBorders>
            <w:vAlign w:val="center"/>
          </w:tcPr>
          <w:p w14:paraId="61735B25" w14:textId="77777777" w:rsidR="008C7DA5" w:rsidRPr="00341B8E" w:rsidRDefault="00526A29" w:rsidP="00FB4E58">
            <w:pPr>
              <w:pStyle w:val="TableText0"/>
              <w:keepNext w:val="0"/>
              <w:widowControl w:val="0"/>
              <w:ind w:left="-116" w:right="-111"/>
              <w:jc w:val="center"/>
              <w:rPr>
                <w:b/>
                <w:bCs/>
                <w:sz w:val="18"/>
                <w:szCs w:val="18"/>
              </w:rPr>
            </w:pPr>
            <w:r w:rsidRPr="00341B8E">
              <w:rPr>
                <w:b/>
                <w:bCs/>
                <w:sz w:val="18"/>
                <w:szCs w:val="18"/>
              </w:rPr>
              <w:t>W6</w:t>
            </w:r>
          </w:p>
        </w:tc>
        <w:tc>
          <w:tcPr>
            <w:tcW w:w="420" w:type="dxa"/>
            <w:tcBorders>
              <w:top w:val="single" w:sz="6" w:space="0" w:color="auto"/>
              <w:left w:val="single" w:sz="6" w:space="0" w:color="auto"/>
              <w:bottom w:val="single" w:sz="6" w:space="0" w:color="auto"/>
              <w:right w:val="single" w:sz="6" w:space="0" w:color="auto"/>
            </w:tcBorders>
            <w:vAlign w:val="center"/>
          </w:tcPr>
          <w:p w14:paraId="217C97B9" w14:textId="77777777" w:rsidR="008C7DA5" w:rsidRPr="00341B8E" w:rsidRDefault="00526A29" w:rsidP="00FB4E58">
            <w:pPr>
              <w:pStyle w:val="TableText0"/>
              <w:keepNext w:val="0"/>
              <w:widowControl w:val="0"/>
              <w:ind w:left="-116" w:right="-111"/>
              <w:jc w:val="center"/>
              <w:rPr>
                <w:b/>
                <w:bCs/>
                <w:sz w:val="18"/>
                <w:szCs w:val="18"/>
              </w:rPr>
            </w:pPr>
            <w:r w:rsidRPr="00341B8E">
              <w:rPr>
                <w:b/>
                <w:bCs/>
                <w:sz w:val="18"/>
                <w:szCs w:val="18"/>
              </w:rPr>
              <w:t>W7</w:t>
            </w:r>
          </w:p>
        </w:tc>
        <w:tc>
          <w:tcPr>
            <w:tcW w:w="419" w:type="dxa"/>
            <w:tcBorders>
              <w:top w:val="single" w:sz="6" w:space="0" w:color="auto"/>
              <w:left w:val="single" w:sz="6" w:space="0" w:color="auto"/>
              <w:bottom w:val="single" w:sz="6" w:space="0" w:color="auto"/>
              <w:right w:val="single" w:sz="6" w:space="0" w:color="auto"/>
            </w:tcBorders>
            <w:vAlign w:val="center"/>
            <w:hideMark/>
          </w:tcPr>
          <w:p w14:paraId="43D562A8" w14:textId="77777777" w:rsidR="008C7DA5" w:rsidRPr="00341B8E" w:rsidRDefault="00526A29" w:rsidP="00FB4E58">
            <w:pPr>
              <w:pStyle w:val="TableText0"/>
              <w:keepNext w:val="0"/>
              <w:widowControl w:val="0"/>
              <w:ind w:left="-116" w:right="-111"/>
              <w:jc w:val="center"/>
              <w:rPr>
                <w:b/>
                <w:bCs/>
                <w:sz w:val="18"/>
                <w:szCs w:val="18"/>
              </w:rPr>
            </w:pPr>
            <w:r w:rsidRPr="00341B8E">
              <w:rPr>
                <w:b/>
                <w:bCs/>
                <w:sz w:val="18"/>
                <w:szCs w:val="18"/>
              </w:rPr>
              <w:t>W8</w:t>
            </w:r>
          </w:p>
        </w:tc>
        <w:tc>
          <w:tcPr>
            <w:tcW w:w="419" w:type="dxa"/>
            <w:tcBorders>
              <w:top w:val="single" w:sz="6" w:space="0" w:color="auto"/>
              <w:left w:val="single" w:sz="6" w:space="0" w:color="auto"/>
              <w:bottom w:val="single" w:sz="6" w:space="0" w:color="auto"/>
              <w:right w:val="single" w:sz="6" w:space="0" w:color="auto"/>
            </w:tcBorders>
            <w:vAlign w:val="center"/>
          </w:tcPr>
          <w:p w14:paraId="6C36A7B0" w14:textId="77777777" w:rsidR="008C7DA5" w:rsidRPr="00341B8E" w:rsidRDefault="00526A29" w:rsidP="00FB4E58">
            <w:pPr>
              <w:pStyle w:val="TableText0"/>
              <w:keepNext w:val="0"/>
              <w:widowControl w:val="0"/>
              <w:ind w:left="-116" w:right="-111"/>
              <w:jc w:val="center"/>
              <w:rPr>
                <w:b/>
                <w:bCs/>
                <w:sz w:val="18"/>
                <w:szCs w:val="18"/>
              </w:rPr>
            </w:pPr>
            <w:r w:rsidRPr="00341B8E">
              <w:rPr>
                <w:b/>
                <w:bCs/>
                <w:sz w:val="18"/>
                <w:szCs w:val="18"/>
              </w:rPr>
              <w:t>W9</w:t>
            </w:r>
          </w:p>
        </w:tc>
        <w:tc>
          <w:tcPr>
            <w:tcW w:w="419" w:type="dxa"/>
            <w:tcBorders>
              <w:top w:val="single" w:sz="6" w:space="0" w:color="auto"/>
              <w:left w:val="single" w:sz="6" w:space="0" w:color="auto"/>
              <w:bottom w:val="single" w:sz="6" w:space="0" w:color="auto"/>
              <w:right w:val="single" w:sz="6" w:space="0" w:color="auto"/>
            </w:tcBorders>
            <w:vAlign w:val="center"/>
            <w:hideMark/>
          </w:tcPr>
          <w:p w14:paraId="07CBF0EB" w14:textId="77777777" w:rsidR="008C7DA5" w:rsidRPr="00341B8E" w:rsidRDefault="00526A29" w:rsidP="00FB4E58">
            <w:pPr>
              <w:pStyle w:val="TableText0"/>
              <w:keepNext w:val="0"/>
              <w:widowControl w:val="0"/>
              <w:ind w:left="-116" w:right="-111"/>
              <w:jc w:val="center"/>
              <w:rPr>
                <w:b/>
                <w:bCs/>
                <w:sz w:val="18"/>
                <w:szCs w:val="18"/>
              </w:rPr>
            </w:pPr>
            <w:r w:rsidRPr="00341B8E">
              <w:rPr>
                <w:b/>
                <w:bCs/>
                <w:sz w:val="18"/>
                <w:szCs w:val="18"/>
              </w:rPr>
              <w:t>W13</w:t>
            </w:r>
          </w:p>
        </w:tc>
        <w:tc>
          <w:tcPr>
            <w:tcW w:w="420" w:type="dxa"/>
            <w:tcBorders>
              <w:top w:val="single" w:sz="6" w:space="0" w:color="auto"/>
              <w:left w:val="single" w:sz="6" w:space="0" w:color="auto"/>
              <w:bottom w:val="single" w:sz="6" w:space="0" w:color="auto"/>
              <w:right w:val="single" w:sz="6" w:space="0" w:color="auto"/>
            </w:tcBorders>
            <w:vAlign w:val="center"/>
            <w:hideMark/>
          </w:tcPr>
          <w:p w14:paraId="35E62317" w14:textId="77777777" w:rsidR="008C7DA5" w:rsidRPr="00341B8E" w:rsidRDefault="00526A29" w:rsidP="00FB4E58">
            <w:pPr>
              <w:pStyle w:val="TableText0"/>
              <w:keepNext w:val="0"/>
              <w:widowControl w:val="0"/>
              <w:ind w:left="-116" w:right="-111"/>
              <w:jc w:val="center"/>
              <w:rPr>
                <w:b/>
                <w:bCs/>
                <w:sz w:val="18"/>
                <w:szCs w:val="18"/>
              </w:rPr>
            </w:pPr>
            <w:r w:rsidRPr="00341B8E">
              <w:rPr>
                <w:b/>
                <w:bCs/>
                <w:sz w:val="18"/>
                <w:szCs w:val="18"/>
              </w:rPr>
              <w:t>W17</w:t>
            </w:r>
          </w:p>
        </w:tc>
        <w:tc>
          <w:tcPr>
            <w:tcW w:w="419" w:type="dxa"/>
            <w:tcBorders>
              <w:top w:val="single" w:sz="6" w:space="0" w:color="auto"/>
              <w:left w:val="single" w:sz="6" w:space="0" w:color="auto"/>
              <w:bottom w:val="single" w:sz="6" w:space="0" w:color="auto"/>
              <w:right w:val="single" w:sz="6" w:space="0" w:color="auto"/>
            </w:tcBorders>
            <w:vAlign w:val="center"/>
            <w:hideMark/>
          </w:tcPr>
          <w:p w14:paraId="58DCFA47" w14:textId="77777777" w:rsidR="008C7DA5" w:rsidRPr="00341B8E" w:rsidRDefault="00526A29" w:rsidP="00FB4E58">
            <w:pPr>
              <w:pStyle w:val="TableText0"/>
              <w:keepNext w:val="0"/>
              <w:widowControl w:val="0"/>
              <w:ind w:left="-116" w:right="-111"/>
              <w:jc w:val="center"/>
              <w:rPr>
                <w:b/>
                <w:bCs/>
                <w:sz w:val="18"/>
                <w:szCs w:val="18"/>
              </w:rPr>
            </w:pPr>
            <w:r w:rsidRPr="00341B8E">
              <w:rPr>
                <w:b/>
                <w:bCs/>
                <w:sz w:val="18"/>
                <w:szCs w:val="18"/>
              </w:rPr>
              <w:t>W21</w:t>
            </w:r>
          </w:p>
        </w:tc>
        <w:tc>
          <w:tcPr>
            <w:tcW w:w="2617" w:type="dxa"/>
            <w:gridSpan w:val="2"/>
            <w:tcBorders>
              <w:top w:val="single" w:sz="6" w:space="0" w:color="auto"/>
              <w:left w:val="single" w:sz="6" w:space="0" w:color="auto"/>
              <w:bottom w:val="single" w:sz="6" w:space="0" w:color="auto"/>
              <w:right w:val="single" w:sz="4" w:space="0" w:color="auto"/>
            </w:tcBorders>
            <w:vAlign w:val="center"/>
          </w:tcPr>
          <w:p w14:paraId="307A563A" w14:textId="77777777" w:rsidR="008C7DA5" w:rsidRPr="00753DF9" w:rsidRDefault="00526A29" w:rsidP="00FB4E58">
            <w:pPr>
              <w:pStyle w:val="TableText0"/>
              <w:keepNext w:val="0"/>
              <w:widowControl w:val="0"/>
              <w:ind w:left="-116" w:right="-111"/>
              <w:jc w:val="center"/>
              <w:rPr>
                <w:b/>
                <w:sz w:val="18"/>
                <w:szCs w:val="18"/>
              </w:rPr>
            </w:pPr>
            <w:r w:rsidRPr="00753DF9">
              <w:rPr>
                <w:b/>
                <w:sz w:val="18"/>
                <w:szCs w:val="18"/>
              </w:rPr>
              <w:t>W25 onwards until disease progression or 2 years post C2D1</w:t>
            </w:r>
          </w:p>
        </w:tc>
        <w:tc>
          <w:tcPr>
            <w:tcW w:w="3928" w:type="dxa"/>
            <w:vMerge/>
            <w:tcBorders>
              <w:bottom w:val="single" w:sz="6" w:space="0" w:color="auto"/>
              <w:right w:val="single" w:sz="4" w:space="0" w:color="auto"/>
            </w:tcBorders>
            <w:vAlign w:val="center"/>
          </w:tcPr>
          <w:p w14:paraId="604AC024" w14:textId="77777777" w:rsidR="008C7DA5" w:rsidRPr="00341B8E" w:rsidRDefault="008C7DA5" w:rsidP="00FB4E58">
            <w:pPr>
              <w:pStyle w:val="TableText0"/>
              <w:keepNext w:val="0"/>
              <w:widowControl w:val="0"/>
              <w:ind w:left="-116" w:right="-111"/>
              <w:rPr>
                <w:sz w:val="18"/>
                <w:szCs w:val="18"/>
              </w:rPr>
            </w:pPr>
          </w:p>
        </w:tc>
      </w:tr>
      <w:tr w:rsidR="00CA657C" w14:paraId="245A7FC9" w14:textId="77777777" w:rsidTr="003D260F">
        <w:trPr>
          <w:tblHeader/>
        </w:trPr>
        <w:tc>
          <w:tcPr>
            <w:tcW w:w="1890" w:type="dxa"/>
            <w:tcBorders>
              <w:top w:val="single" w:sz="6" w:space="0" w:color="auto"/>
              <w:left w:val="single" w:sz="4" w:space="0" w:color="auto"/>
              <w:bottom w:val="single" w:sz="6" w:space="0" w:color="auto"/>
              <w:right w:val="single" w:sz="6" w:space="0" w:color="auto"/>
            </w:tcBorders>
            <w:vAlign w:val="center"/>
            <w:hideMark/>
          </w:tcPr>
          <w:p w14:paraId="3388EB9C" w14:textId="77777777" w:rsidR="008C7DA5" w:rsidRPr="006B398A" w:rsidRDefault="00526A29" w:rsidP="00FB4E58">
            <w:pPr>
              <w:pStyle w:val="TableText0"/>
              <w:keepNext w:val="0"/>
              <w:widowControl w:val="0"/>
              <w:rPr>
                <w:b/>
                <w:sz w:val="18"/>
                <w:szCs w:val="18"/>
              </w:rPr>
            </w:pPr>
            <w:r w:rsidRPr="006B398A">
              <w:rPr>
                <w:b/>
                <w:sz w:val="18"/>
                <w:szCs w:val="18"/>
              </w:rPr>
              <w:t>Day</w:t>
            </w:r>
          </w:p>
        </w:tc>
        <w:tc>
          <w:tcPr>
            <w:tcW w:w="835" w:type="dxa"/>
            <w:tcBorders>
              <w:top w:val="single" w:sz="6" w:space="0" w:color="auto"/>
              <w:left w:val="single" w:sz="6" w:space="0" w:color="auto"/>
              <w:bottom w:val="single" w:sz="6" w:space="0" w:color="auto"/>
              <w:right w:val="single" w:sz="6" w:space="0" w:color="auto"/>
            </w:tcBorders>
            <w:vAlign w:val="center"/>
          </w:tcPr>
          <w:p w14:paraId="26C3886E" w14:textId="77777777" w:rsidR="008C7DA5" w:rsidRPr="00341B8E" w:rsidRDefault="008C7DA5" w:rsidP="00FB4E58">
            <w:pPr>
              <w:pStyle w:val="TableText0"/>
              <w:keepNext w:val="0"/>
              <w:widowControl w:val="0"/>
              <w:ind w:left="-79" w:right="-104"/>
              <w:rPr>
                <w:sz w:val="18"/>
                <w:szCs w:val="18"/>
              </w:rPr>
            </w:pPr>
          </w:p>
        </w:tc>
        <w:tc>
          <w:tcPr>
            <w:tcW w:w="412" w:type="dxa"/>
            <w:tcBorders>
              <w:top w:val="single" w:sz="6" w:space="0" w:color="auto"/>
              <w:left w:val="single" w:sz="6" w:space="0" w:color="auto"/>
              <w:bottom w:val="single" w:sz="6" w:space="0" w:color="auto"/>
              <w:right w:val="single" w:sz="6" w:space="0" w:color="auto"/>
            </w:tcBorders>
            <w:vAlign w:val="center"/>
          </w:tcPr>
          <w:p w14:paraId="3655A5C0" w14:textId="77777777" w:rsidR="008C7DA5" w:rsidRPr="00341B8E" w:rsidRDefault="00526A29" w:rsidP="00FB4E58">
            <w:pPr>
              <w:pStyle w:val="TableText0"/>
              <w:keepNext w:val="0"/>
              <w:widowControl w:val="0"/>
              <w:ind w:left="-116" w:right="-111"/>
              <w:jc w:val="center"/>
              <w:rPr>
                <w:b/>
                <w:bCs/>
                <w:sz w:val="18"/>
                <w:szCs w:val="18"/>
              </w:rPr>
            </w:pPr>
            <w:r w:rsidRPr="00341B8E">
              <w:rPr>
                <w:b/>
                <w:bCs/>
                <w:sz w:val="18"/>
                <w:szCs w:val="18"/>
              </w:rPr>
              <w:t>D1</w:t>
            </w:r>
          </w:p>
        </w:tc>
        <w:tc>
          <w:tcPr>
            <w:tcW w:w="418" w:type="dxa"/>
            <w:tcBorders>
              <w:top w:val="single" w:sz="6" w:space="0" w:color="auto"/>
              <w:left w:val="single" w:sz="6" w:space="0" w:color="auto"/>
              <w:bottom w:val="single" w:sz="6" w:space="0" w:color="auto"/>
              <w:right w:val="single" w:sz="6" w:space="0" w:color="auto"/>
            </w:tcBorders>
            <w:vAlign w:val="center"/>
          </w:tcPr>
          <w:p w14:paraId="0EC47CA9" w14:textId="77777777" w:rsidR="008C7DA5" w:rsidRPr="00341B8E" w:rsidRDefault="00526A29" w:rsidP="00FB4E58">
            <w:pPr>
              <w:pStyle w:val="TableText0"/>
              <w:keepNext w:val="0"/>
              <w:widowControl w:val="0"/>
              <w:ind w:left="-116" w:right="-111"/>
              <w:jc w:val="center"/>
              <w:rPr>
                <w:b/>
                <w:bCs/>
                <w:sz w:val="18"/>
                <w:szCs w:val="18"/>
              </w:rPr>
            </w:pPr>
            <w:r w:rsidRPr="00341B8E">
              <w:rPr>
                <w:b/>
                <w:bCs/>
                <w:sz w:val="18"/>
                <w:szCs w:val="18"/>
              </w:rPr>
              <w:t>D1</w:t>
            </w:r>
          </w:p>
        </w:tc>
        <w:tc>
          <w:tcPr>
            <w:tcW w:w="419" w:type="dxa"/>
            <w:tcBorders>
              <w:top w:val="single" w:sz="6" w:space="0" w:color="auto"/>
              <w:left w:val="single" w:sz="6" w:space="0" w:color="auto"/>
              <w:bottom w:val="single" w:sz="6" w:space="0" w:color="auto"/>
              <w:right w:val="single" w:sz="6" w:space="0" w:color="auto"/>
            </w:tcBorders>
            <w:vAlign w:val="center"/>
          </w:tcPr>
          <w:p w14:paraId="22EF24EE" w14:textId="77777777" w:rsidR="008C7DA5" w:rsidRPr="00341B8E" w:rsidRDefault="00526A29" w:rsidP="00FB4E58">
            <w:pPr>
              <w:pStyle w:val="TableText0"/>
              <w:keepNext w:val="0"/>
              <w:widowControl w:val="0"/>
              <w:ind w:left="-116" w:right="-111"/>
              <w:jc w:val="center"/>
              <w:rPr>
                <w:b/>
                <w:bCs/>
                <w:sz w:val="18"/>
                <w:szCs w:val="18"/>
              </w:rPr>
            </w:pPr>
            <w:r>
              <w:rPr>
                <w:b/>
                <w:bCs/>
                <w:sz w:val="18"/>
                <w:szCs w:val="18"/>
              </w:rPr>
              <w:t>D8</w:t>
            </w:r>
          </w:p>
        </w:tc>
        <w:tc>
          <w:tcPr>
            <w:tcW w:w="420" w:type="dxa"/>
            <w:tcBorders>
              <w:top w:val="single" w:sz="6" w:space="0" w:color="auto"/>
              <w:left w:val="single" w:sz="6" w:space="0" w:color="auto"/>
              <w:bottom w:val="single" w:sz="6" w:space="0" w:color="auto"/>
              <w:right w:val="single" w:sz="6" w:space="0" w:color="auto"/>
            </w:tcBorders>
            <w:vAlign w:val="center"/>
          </w:tcPr>
          <w:p w14:paraId="4B688784" w14:textId="77777777" w:rsidR="008C7DA5" w:rsidRPr="00341B8E" w:rsidRDefault="00526A29" w:rsidP="00FB4E58">
            <w:pPr>
              <w:pStyle w:val="TableText0"/>
              <w:keepNext w:val="0"/>
              <w:widowControl w:val="0"/>
              <w:ind w:left="-116" w:right="-111"/>
              <w:jc w:val="center"/>
              <w:rPr>
                <w:b/>
                <w:bCs/>
                <w:sz w:val="18"/>
                <w:szCs w:val="18"/>
              </w:rPr>
            </w:pPr>
            <w:r>
              <w:rPr>
                <w:b/>
                <w:bCs/>
                <w:sz w:val="18"/>
                <w:szCs w:val="18"/>
              </w:rPr>
              <w:t>D15</w:t>
            </w:r>
          </w:p>
        </w:tc>
        <w:tc>
          <w:tcPr>
            <w:tcW w:w="419" w:type="dxa"/>
            <w:tcBorders>
              <w:top w:val="single" w:sz="6" w:space="0" w:color="auto"/>
              <w:left w:val="single" w:sz="6" w:space="0" w:color="auto"/>
              <w:bottom w:val="single" w:sz="6" w:space="0" w:color="auto"/>
              <w:right w:val="single" w:sz="6" w:space="0" w:color="auto"/>
            </w:tcBorders>
            <w:vAlign w:val="center"/>
            <w:hideMark/>
          </w:tcPr>
          <w:p w14:paraId="0423B09E" w14:textId="77777777" w:rsidR="008C7DA5" w:rsidRPr="00341B8E" w:rsidRDefault="00526A29" w:rsidP="00FB4E58">
            <w:pPr>
              <w:pStyle w:val="TableText0"/>
              <w:keepNext w:val="0"/>
              <w:widowControl w:val="0"/>
              <w:ind w:left="-116" w:right="-111"/>
              <w:jc w:val="center"/>
              <w:rPr>
                <w:b/>
                <w:bCs/>
                <w:sz w:val="18"/>
                <w:szCs w:val="18"/>
              </w:rPr>
            </w:pPr>
            <w:r>
              <w:rPr>
                <w:b/>
                <w:bCs/>
                <w:sz w:val="18"/>
                <w:szCs w:val="18"/>
              </w:rPr>
              <w:t>D22</w:t>
            </w:r>
          </w:p>
        </w:tc>
        <w:tc>
          <w:tcPr>
            <w:tcW w:w="419" w:type="dxa"/>
            <w:tcBorders>
              <w:top w:val="single" w:sz="6" w:space="0" w:color="auto"/>
              <w:left w:val="single" w:sz="6" w:space="0" w:color="auto"/>
              <w:bottom w:val="single" w:sz="6" w:space="0" w:color="auto"/>
              <w:right w:val="single" w:sz="6" w:space="0" w:color="auto"/>
            </w:tcBorders>
            <w:vAlign w:val="center"/>
          </w:tcPr>
          <w:p w14:paraId="683B52D2" w14:textId="77777777" w:rsidR="008C7DA5" w:rsidRPr="00341B8E" w:rsidRDefault="00526A29" w:rsidP="00FB4E58">
            <w:pPr>
              <w:pStyle w:val="TableText0"/>
              <w:keepNext w:val="0"/>
              <w:widowControl w:val="0"/>
              <w:ind w:left="-116" w:right="-111"/>
              <w:jc w:val="center"/>
              <w:rPr>
                <w:b/>
                <w:bCs/>
                <w:sz w:val="18"/>
                <w:szCs w:val="18"/>
              </w:rPr>
            </w:pPr>
            <w:r w:rsidRPr="00341B8E">
              <w:rPr>
                <w:b/>
                <w:bCs/>
                <w:sz w:val="18"/>
                <w:szCs w:val="18"/>
              </w:rPr>
              <w:t>D1</w:t>
            </w:r>
          </w:p>
        </w:tc>
        <w:tc>
          <w:tcPr>
            <w:tcW w:w="419" w:type="dxa"/>
            <w:tcBorders>
              <w:top w:val="single" w:sz="6" w:space="0" w:color="auto"/>
              <w:left w:val="single" w:sz="6" w:space="0" w:color="auto"/>
              <w:bottom w:val="single" w:sz="6" w:space="0" w:color="auto"/>
              <w:right w:val="single" w:sz="6" w:space="0" w:color="auto"/>
            </w:tcBorders>
            <w:vAlign w:val="center"/>
            <w:hideMark/>
          </w:tcPr>
          <w:p w14:paraId="46E52FAF" w14:textId="77777777" w:rsidR="008C7DA5" w:rsidRPr="00341B8E" w:rsidRDefault="00526A29" w:rsidP="00FB4E58">
            <w:pPr>
              <w:pStyle w:val="TableText0"/>
              <w:keepNext w:val="0"/>
              <w:widowControl w:val="0"/>
              <w:ind w:left="-116" w:right="-111"/>
              <w:jc w:val="center"/>
              <w:rPr>
                <w:b/>
                <w:bCs/>
                <w:sz w:val="18"/>
                <w:szCs w:val="18"/>
              </w:rPr>
            </w:pPr>
            <w:r w:rsidRPr="00341B8E">
              <w:rPr>
                <w:b/>
                <w:bCs/>
                <w:sz w:val="18"/>
                <w:szCs w:val="18"/>
              </w:rPr>
              <w:t>D1</w:t>
            </w:r>
          </w:p>
        </w:tc>
        <w:tc>
          <w:tcPr>
            <w:tcW w:w="420" w:type="dxa"/>
            <w:tcBorders>
              <w:top w:val="single" w:sz="6" w:space="0" w:color="auto"/>
              <w:left w:val="single" w:sz="6" w:space="0" w:color="auto"/>
              <w:bottom w:val="single" w:sz="6" w:space="0" w:color="auto"/>
              <w:right w:val="single" w:sz="6" w:space="0" w:color="auto"/>
            </w:tcBorders>
            <w:vAlign w:val="center"/>
            <w:hideMark/>
          </w:tcPr>
          <w:p w14:paraId="61632DE8" w14:textId="77777777" w:rsidR="008C7DA5" w:rsidRPr="00341B8E" w:rsidRDefault="00526A29" w:rsidP="00FB4E58">
            <w:pPr>
              <w:pStyle w:val="TableText0"/>
              <w:keepNext w:val="0"/>
              <w:widowControl w:val="0"/>
              <w:ind w:left="-116" w:right="-111"/>
              <w:jc w:val="center"/>
              <w:rPr>
                <w:b/>
                <w:bCs/>
                <w:sz w:val="18"/>
                <w:szCs w:val="18"/>
              </w:rPr>
            </w:pPr>
            <w:r w:rsidRPr="00341B8E">
              <w:rPr>
                <w:b/>
                <w:bCs/>
                <w:sz w:val="18"/>
                <w:szCs w:val="18"/>
              </w:rPr>
              <w:t>D1</w:t>
            </w:r>
          </w:p>
        </w:tc>
        <w:tc>
          <w:tcPr>
            <w:tcW w:w="419" w:type="dxa"/>
            <w:tcBorders>
              <w:top w:val="single" w:sz="6" w:space="0" w:color="auto"/>
              <w:left w:val="single" w:sz="6" w:space="0" w:color="auto"/>
              <w:bottom w:val="single" w:sz="6" w:space="0" w:color="auto"/>
              <w:right w:val="single" w:sz="6" w:space="0" w:color="auto"/>
            </w:tcBorders>
            <w:vAlign w:val="center"/>
            <w:hideMark/>
          </w:tcPr>
          <w:p w14:paraId="34E4F540" w14:textId="77777777" w:rsidR="008C7DA5" w:rsidRPr="00341B8E" w:rsidRDefault="00526A29" w:rsidP="00FB4E58">
            <w:pPr>
              <w:pStyle w:val="TableText0"/>
              <w:keepNext w:val="0"/>
              <w:widowControl w:val="0"/>
              <w:ind w:left="-116" w:right="-111"/>
              <w:jc w:val="center"/>
              <w:rPr>
                <w:b/>
                <w:bCs/>
                <w:sz w:val="18"/>
                <w:szCs w:val="18"/>
              </w:rPr>
            </w:pPr>
            <w:r w:rsidRPr="00341B8E">
              <w:rPr>
                <w:b/>
                <w:bCs/>
                <w:sz w:val="18"/>
                <w:szCs w:val="18"/>
              </w:rPr>
              <w:t>D1</w:t>
            </w:r>
          </w:p>
        </w:tc>
        <w:tc>
          <w:tcPr>
            <w:tcW w:w="1240" w:type="dxa"/>
            <w:tcBorders>
              <w:top w:val="single" w:sz="6" w:space="0" w:color="auto"/>
              <w:left w:val="single" w:sz="6" w:space="0" w:color="auto"/>
              <w:bottom w:val="single" w:sz="6" w:space="0" w:color="auto"/>
              <w:right w:val="single" w:sz="6" w:space="0" w:color="auto"/>
            </w:tcBorders>
            <w:vAlign w:val="center"/>
          </w:tcPr>
          <w:p w14:paraId="4EA1552B" w14:textId="77777777" w:rsidR="008C7DA5" w:rsidRPr="00341B8E" w:rsidRDefault="008C7DA5" w:rsidP="00FB4E58">
            <w:pPr>
              <w:pStyle w:val="TableText0"/>
              <w:keepNext w:val="0"/>
              <w:widowControl w:val="0"/>
              <w:ind w:left="-116" w:right="-111"/>
              <w:jc w:val="center"/>
              <w:rPr>
                <w:sz w:val="18"/>
                <w:szCs w:val="18"/>
              </w:rPr>
            </w:pPr>
          </w:p>
        </w:tc>
        <w:tc>
          <w:tcPr>
            <w:tcW w:w="1377" w:type="dxa"/>
            <w:tcBorders>
              <w:top w:val="single" w:sz="6" w:space="0" w:color="auto"/>
              <w:left w:val="single" w:sz="6" w:space="0" w:color="auto"/>
              <w:bottom w:val="single" w:sz="6" w:space="0" w:color="auto"/>
              <w:right w:val="single" w:sz="6" w:space="0" w:color="auto"/>
            </w:tcBorders>
            <w:vAlign w:val="center"/>
          </w:tcPr>
          <w:p w14:paraId="1E4D1FF3" w14:textId="77777777" w:rsidR="008C7DA5" w:rsidRPr="00341B8E" w:rsidRDefault="008C7DA5" w:rsidP="00FB4E58">
            <w:pPr>
              <w:pStyle w:val="TableText0"/>
              <w:keepNext w:val="0"/>
              <w:widowControl w:val="0"/>
              <w:ind w:left="-116" w:right="-111"/>
              <w:jc w:val="center"/>
              <w:rPr>
                <w:sz w:val="18"/>
                <w:szCs w:val="18"/>
              </w:rPr>
            </w:pPr>
          </w:p>
        </w:tc>
        <w:tc>
          <w:tcPr>
            <w:tcW w:w="3928" w:type="dxa"/>
            <w:vMerge/>
            <w:tcBorders>
              <w:bottom w:val="single" w:sz="6" w:space="0" w:color="auto"/>
              <w:right w:val="single" w:sz="4" w:space="0" w:color="auto"/>
            </w:tcBorders>
            <w:vAlign w:val="center"/>
            <w:hideMark/>
          </w:tcPr>
          <w:p w14:paraId="0FCF7224" w14:textId="77777777" w:rsidR="008C7DA5" w:rsidRPr="00341B8E" w:rsidRDefault="008C7DA5" w:rsidP="00FB4E58">
            <w:pPr>
              <w:pStyle w:val="TableText0"/>
              <w:keepNext w:val="0"/>
              <w:widowControl w:val="0"/>
              <w:ind w:left="-116" w:right="-111"/>
              <w:rPr>
                <w:sz w:val="18"/>
                <w:szCs w:val="18"/>
              </w:rPr>
            </w:pPr>
          </w:p>
        </w:tc>
      </w:tr>
      <w:tr w:rsidR="00CA657C" w14:paraId="6C0C6117" w14:textId="77777777" w:rsidTr="003D260F">
        <w:trPr>
          <w:tblHeader/>
        </w:trPr>
        <w:tc>
          <w:tcPr>
            <w:tcW w:w="1890" w:type="dxa"/>
            <w:tcBorders>
              <w:top w:val="single" w:sz="6" w:space="0" w:color="auto"/>
              <w:left w:val="single" w:sz="4" w:space="0" w:color="auto"/>
              <w:bottom w:val="single" w:sz="6" w:space="0" w:color="auto"/>
              <w:right w:val="single" w:sz="6" w:space="0" w:color="auto"/>
            </w:tcBorders>
            <w:vAlign w:val="center"/>
            <w:hideMark/>
          </w:tcPr>
          <w:p w14:paraId="3EE4F80B" w14:textId="77777777" w:rsidR="008C7DA5" w:rsidRPr="00341B8E" w:rsidRDefault="00526A29" w:rsidP="00FB4E58">
            <w:pPr>
              <w:pStyle w:val="TableText0"/>
              <w:keepNext w:val="0"/>
              <w:widowControl w:val="0"/>
              <w:ind w:right="-151"/>
              <w:rPr>
                <w:b/>
                <w:bCs/>
                <w:sz w:val="18"/>
                <w:szCs w:val="18"/>
              </w:rPr>
            </w:pPr>
            <w:r w:rsidRPr="00341B8E">
              <w:rPr>
                <w:b/>
                <w:bCs/>
                <w:sz w:val="18"/>
                <w:szCs w:val="18"/>
              </w:rPr>
              <w:t>Visit Number/Frequency:</w:t>
            </w:r>
          </w:p>
        </w:tc>
        <w:tc>
          <w:tcPr>
            <w:tcW w:w="835" w:type="dxa"/>
            <w:tcBorders>
              <w:top w:val="single" w:sz="6" w:space="0" w:color="auto"/>
              <w:left w:val="single" w:sz="6" w:space="0" w:color="auto"/>
              <w:bottom w:val="single" w:sz="6" w:space="0" w:color="auto"/>
              <w:right w:val="single" w:sz="6" w:space="0" w:color="auto"/>
            </w:tcBorders>
            <w:vAlign w:val="center"/>
            <w:hideMark/>
          </w:tcPr>
          <w:p w14:paraId="710C9669" w14:textId="77777777" w:rsidR="008C7DA5" w:rsidRPr="00341B8E" w:rsidRDefault="00526A29" w:rsidP="00FB4E58">
            <w:pPr>
              <w:pStyle w:val="TableText0"/>
              <w:keepNext w:val="0"/>
              <w:widowControl w:val="0"/>
              <w:ind w:left="-79" w:right="-104"/>
              <w:jc w:val="center"/>
              <w:rPr>
                <w:b/>
                <w:bCs/>
                <w:sz w:val="18"/>
                <w:szCs w:val="18"/>
              </w:rPr>
            </w:pPr>
            <w:r w:rsidRPr="00341B8E">
              <w:rPr>
                <w:b/>
                <w:bCs/>
                <w:sz w:val="18"/>
                <w:szCs w:val="18"/>
              </w:rPr>
              <w:t>1</w:t>
            </w:r>
          </w:p>
        </w:tc>
        <w:tc>
          <w:tcPr>
            <w:tcW w:w="412" w:type="dxa"/>
            <w:tcBorders>
              <w:top w:val="single" w:sz="6" w:space="0" w:color="auto"/>
              <w:left w:val="single" w:sz="6" w:space="0" w:color="auto"/>
              <w:bottom w:val="single" w:sz="6" w:space="0" w:color="auto"/>
              <w:right w:val="single" w:sz="6" w:space="0" w:color="auto"/>
            </w:tcBorders>
            <w:vAlign w:val="center"/>
          </w:tcPr>
          <w:p w14:paraId="0AF320E0" w14:textId="77777777" w:rsidR="008C7DA5" w:rsidRPr="00341B8E" w:rsidRDefault="00526A29" w:rsidP="00FB4E58">
            <w:pPr>
              <w:pStyle w:val="TableText0"/>
              <w:keepNext w:val="0"/>
              <w:widowControl w:val="0"/>
              <w:ind w:left="-116" w:right="-111"/>
              <w:jc w:val="center"/>
              <w:rPr>
                <w:b/>
                <w:bCs/>
                <w:sz w:val="18"/>
                <w:szCs w:val="18"/>
              </w:rPr>
            </w:pPr>
            <w:r w:rsidRPr="00341B8E">
              <w:rPr>
                <w:b/>
                <w:bCs/>
                <w:sz w:val="18"/>
                <w:szCs w:val="18"/>
              </w:rPr>
              <w:t>2</w:t>
            </w:r>
          </w:p>
        </w:tc>
        <w:tc>
          <w:tcPr>
            <w:tcW w:w="418" w:type="dxa"/>
            <w:tcBorders>
              <w:top w:val="single" w:sz="6" w:space="0" w:color="auto"/>
              <w:left w:val="single" w:sz="6" w:space="0" w:color="auto"/>
              <w:bottom w:val="single" w:sz="6" w:space="0" w:color="auto"/>
              <w:right w:val="single" w:sz="6" w:space="0" w:color="auto"/>
            </w:tcBorders>
            <w:vAlign w:val="center"/>
          </w:tcPr>
          <w:p w14:paraId="2C40E60D" w14:textId="77777777" w:rsidR="008C7DA5" w:rsidRPr="00341B8E" w:rsidRDefault="00526A29" w:rsidP="00FB4E58">
            <w:pPr>
              <w:pStyle w:val="TableText0"/>
              <w:keepNext w:val="0"/>
              <w:widowControl w:val="0"/>
              <w:ind w:left="-116" w:right="-111"/>
              <w:jc w:val="center"/>
              <w:rPr>
                <w:b/>
                <w:bCs/>
                <w:sz w:val="18"/>
                <w:szCs w:val="18"/>
              </w:rPr>
            </w:pPr>
            <w:r w:rsidRPr="00341B8E">
              <w:rPr>
                <w:b/>
                <w:bCs/>
                <w:sz w:val="18"/>
                <w:szCs w:val="18"/>
              </w:rPr>
              <w:t>3</w:t>
            </w:r>
          </w:p>
        </w:tc>
        <w:tc>
          <w:tcPr>
            <w:tcW w:w="419" w:type="dxa"/>
            <w:tcBorders>
              <w:top w:val="single" w:sz="6" w:space="0" w:color="auto"/>
              <w:left w:val="single" w:sz="6" w:space="0" w:color="auto"/>
              <w:bottom w:val="single" w:sz="6" w:space="0" w:color="auto"/>
              <w:right w:val="single" w:sz="6" w:space="0" w:color="auto"/>
            </w:tcBorders>
            <w:vAlign w:val="center"/>
          </w:tcPr>
          <w:p w14:paraId="50C64ECC" w14:textId="77777777" w:rsidR="008C7DA5" w:rsidRPr="00341B8E" w:rsidRDefault="00526A29" w:rsidP="00FB4E58">
            <w:pPr>
              <w:pStyle w:val="TableText0"/>
              <w:keepNext w:val="0"/>
              <w:widowControl w:val="0"/>
              <w:ind w:left="-116" w:right="-111"/>
              <w:jc w:val="center"/>
              <w:rPr>
                <w:b/>
                <w:bCs/>
                <w:sz w:val="18"/>
                <w:szCs w:val="18"/>
              </w:rPr>
            </w:pPr>
            <w:r w:rsidRPr="00341B8E">
              <w:rPr>
                <w:b/>
                <w:bCs/>
                <w:sz w:val="18"/>
                <w:szCs w:val="18"/>
              </w:rPr>
              <w:t>4</w:t>
            </w:r>
          </w:p>
        </w:tc>
        <w:tc>
          <w:tcPr>
            <w:tcW w:w="420" w:type="dxa"/>
            <w:tcBorders>
              <w:top w:val="single" w:sz="6" w:space="0" w:color="auto"/>
              <w:left w:val="single" w:sz="6" w:space="0" w:color="auto"/>
              <w:bottom w:val="single" w:sz="6" w:space="0" w:color="auto"/>
              <w:right w:val="single" w:sz="6" w:space="0" w:color="auto"/>
            </w:tcBorders>
            <w:vAlign w:val="center"/>
          </w:tcPr>
          <w:p w14:paraId="62C9CC49" w14:textId="77777777" w:rsidR="008C7DA5" w:rsidRPr="00341B8E" w:rsidRDefault="00526A29" w:rsidP="00FB4E58">
            <w:pPr>
              <w:pStyle w:val="TableText0"/>
              <w:keepNext w:val="0"/>
              <w:widowControl w:val="0"/>
              <w:ind w:left="-116" w:right="-111"/>
              <w:jc w:val="center"/>
              <w:rPr>
                <w:b/>
                <w:bCs/>
                <w:sz w:val="18"/>
                <w:szCs w:val="18"/>
              </w:rPr>
            </w:pPr>
            <w:r w:rsidRPr="00341B8E">
              <w:rPr>
                <w:b/>
                <w:bCs/>
                <w:sz w:val="18"/>
                <w:szCs w:val="18"/>
              </w:rPr>
              <w:t>5</w:t>
            </w:r>
          </w:p>
        </w:tc>
        <w:tc>
          <w:tcPr>
            <w:tcW w:w="419" w:type="dxa"/>
            <w:tcBorders>
              <w:top w:val="single" w:sz="6" w:space="0" w:color="auto"/>
              <w:left w:val="single" w:sz="6" w:space="0" w:color="auto"/>
              <w:bottom w:val="single" w:sz="6" w:space="0" w:color="auto"/>
              <w:right w:val="single" w:sz="6" w:space="0" w:color="auto"/>
            </w:tcBorders>
            <w:vAlign w:val="center"/>
            <w:hideMark/>
          </w:tcPr>
          <w:p w14:paraId="72AF0719" w14:textId="77777777" w:rsidR="008C7DA5" w:rsidRPr="00341B8E" w:rsidRDefault="00526A29" w:rsidP="00FB4E58">
            <w:pPr>
              <w:pStyle w:val="TableText0"/>
              <w:keepNext w:val="0"/>
              <w:widowControl w:val="0"/>
              <w:ind w:left="-116" w:right="-111"/>
              <w:jc w:val="center"/>
              <w:rPr>
                <w:b/>
                <w:bCs/>
                <w:sz w:val="18"/>
                <w:szCs w:val="18"/>
              </w:rPr>
            </w:pPr>
            <w:r w:rsidRPr="00341B8E">
              <w:rPr>
                <w:b/>
                <w:bCs/>
                <w:sz w:val="18"/>
                <w:szCs w:val="18"/>
              </w:rPr>
              <w:t>6</w:t>
            </w:r>
          </w:p>
        </w:tc>
        <w:tc>
          <w:tcPr>
            <w:tcW w:w="419" w:type="dxa"/>
            <w:tcBorders>
              <w:top w:val="single" w:sz="6" w:space="0" w:color="auto"/>
              <w:left w:val="single" w:sz="6" w:space="0" w:color="auto"/>
              <w:bottom w:val="single" w:sz="6" w:space="0" w:color="auto"/>
              <w:right w:val="single" w:sz="6" w:space="0" w:color="auto"/>
            </w:tcBorders>
            <w:vAlign w:val="center"/>
          </w:tcPr>
          <w:p w14:paraId="3FB05094" w14:textId="77777777" w:rsidR="008C7DA5" w:rsidRPr="00341B8E" w:rsidRDefault="00526A29" w:rsidP="00FB4E58">
            <w:pPr>
              <w:pStyle w:val="TableText0"/>
              <w:keepNext w:val="0"/>
              <w:widowControl w:val="0"/>
              <w:ind w:left="-116" w:right="-111"/>
              <w:jc w:val="center"/>
              <w:rPr>
                <w:b/>
                <w:bCs/>
                <w:sz w:val="18"/>
                <w:szCs w:val="18"/>
              </w:rPr>
            </w:pPr>
            <w:r w:rsidRPr="00341B8E">
              <w:rPr>
                <w:b/>
                <w:bCs/>
                <w:sz w:val="18"/>
                <w:szCs w:val="18"/>
              </w:rPr>
              <w:t>7</w:t>
            </w:r>
          </w:p>
        </w:tc>
        <w:tc>
          <w:tcPr>
            <w:tcW w:w="419" w:type="dxa"/>
            <w:tcBorders>
              <w:top w:val="single" w:sz="6" w:space="0" w:color="auto"/>
              <w:left w:val="single" w:sz="6" w:space="0" w:color="auto"/>
              <w:bottom w:val="single" w:sz="6" w:space="0" w:color="auto"/>
              <w:right w:val="single" w:sz="6" w:space="0" w:color="auto"/>
            </w:tcBorders>
            <w:vAlign w:val="center"/>
            <w:hideMark/>
          </w:tcPr>
          <w:p w14:paraId="6A101967" w14:textId="2E5D3F33" w:rsidR="008C7DA5" w:rsidRPr="00341B8E" w:rsidRDefault="00895D30" w:rsidP="00FB4E58">
            <w:pPr>
              <w:pStyle w:val="TableText0"/>
              <w:keepNext w:val="0"/>
              <w:widowControl w:val="0"/>
              <w:ind w:left="-116" w:right="-111"/>
              <w:jc w:val="center"/>
              <w:rPr>
                <w:b/>
                <w:bCs/>
                <w:sz w:val="18"/>
                <w:szCs w:val="18"/>
              </w:rPr>
            </w:pPr>
            <w:del w:id="1907" w:author="Powell, Deana" w:date="2026-03-05T15:34:00Z" w16du:dateUtc="2026-03-05T20:34:00Z">
              <w:r w:rsidRPr="00341B8E">
                <w:rPr>
                  <w:b/>
                  <w:bCs/>
                  <w:sz w:val="18"/>
                  <w:szCs w:val="18"/>
                </w:rPr>
                <w:delText>9</w:delText>
              </w:r>
            </w:del>
            <w:ins w:id="1908" w:author="Powell, Deana" w:date="2026-03-05T15:34:00Z" w16du:dateUtc="2026-03-05T20:34:00Z">
              <w:r w:rsidR="00526A29">
                <w:rPr>
                  <w:b/>
                  <w:bCs/>
                  <w:sz w:val="18"/>
                  <w:szCs w:val="18"/>
                </w:rPr>
                <w:t>8</w:t>
              </w:r>
            </w:ins>
          </w:p>
        </w:tc>
        <w:tc>
          <w:tcPr>
            <w:tcW w:w="420" w:type="dxa"/>
            <w:tcBorders>
              <w:top w:val="single" w:sz="6" w:space="0" w:color="auto"/>
              <w:left w:val="single" w:sz="6" w:space="0" w:color="auto"/>
              <w:bottom w:val="single" w:sz="6" w:space="0" w:color="auto"/>
              <w:right w:val="single" w:sz="6" w:space="0" w:color="auto"/>
            </w:tcBorders>
            <w:vAlign w:val="center"/>
            <w:hideMark/>
          </w:tcPr>
          <w:p w14:paraId="06AB63E1" w14:textId="4A4E5527" w:rsidR="008C7DA5" w:rsidRPr="00341B8E" w:rsidRDefault="00895D30" w:rsidP="00FB4E58">
            <w:pPr>
              <w:pStyle w:val="TableText0"/>
              <w:keepNext w:val="0"/>
              <w:widowControl w:val="0"/>
              <w:ind w:left="-116" w:right="-111"/>
              <w:jc w:val="center"/>
              <w:rPr>
                <w:b/>
                <w:bCs/>
                <w:sz w:val="18"/>
                <w:szCs w:val="18"/>
              </w:rPr>
            </w:pPr>
            <w:del w:id="1909" w:author="Powell, Deana" w:date="2026-03-05T15:34:00Z" w16du:dateUtc="2026-03-05T20:34:00Z">
              <w:r w:rsidRPr="00341B8E">
                <w:rPr>
                  <w:b/>
                  <w:bCs/>
                  <w:sz w:val="18"/>
                  <w:szCs w:val="18"/>
                </w:rPr>
                <w:delText>10</w:delText>
              </w:r>
            </w:del>
            <w:ins w:id="1910" w:author="Powell, Deana" w:date="2026-03-05T15:34:00Z" w16du:dateUtc="2026-03-05T20:34:00Z">
              <w:r w:rsidR="00526A29">
                <w:rPr>
                  <w:b/>
                  <w:bCs/>
                  <w:sz w:val="18"/>
                  <w:szCs w:val="18"/>
                </w:rPr>
                <w:t>9</w:t>
              </w:r>
            </w:ins>
          </w:p>
        </w:tc>
        <w:tc>
          <w:tcPr>
            <w:tcW w:w="419" w:type="dxa"/>
            <w:tcBorders>
              <w:top w:val="single" w:sz="6" w:space="0" w:color="auto"/>
              <w:left w:val="single" w:sz="6" w:space="0" w:color="auto"/>
              <w:bottom w:val="single" w:sz="6" w:space="0" w:color="auto"/>
              <w:right w:val="single" w:sz="6" w:space="0" w:color="auto"/>
            </w:tcBorders>
            <w:vAlign w:val="center"/>
            <w:hideMark/>
          </w:tcPr>
          <w:p w14:paraId="782371F2" w14:textId="3A2599E7" w:rsidR="008C7DA5" w:rsidRPr="00341B8E" w:rsidRDefault="00895D30" w:rsidP="00FB4E58">
            <w:pPr>
              <w:pStyle w:val="TableText0"/>
              <w:keepNext w:val="0"/>
              <w:widowControl w:val="0"/>
              <w:ind w:left="-116" w:right="-111"/>
              <w:jc w:val="center"/>
              <w:rPr>
                <w:b/>
                <w:bCs/>
                <w:sz w:val="18"/>
                <w:szCs w:val="18"/>
              </w:rPr>
            </w:pPr>
            <w:del w:id="1911" w:author="Powell, Deana" w:date="2026-03-05T15:34:00Z" w16du:dateUtc="2026-03-05T20:34:00Z">
              <w:r w:rsidRPr="00341B8E">
                <w:rPr>
                  <w:b/>
                  <w:bCs/>
                  <w:sz w:val="18"/>
                  <w:szCs w:val="18"/>
                </w:rPr>
                <w:delText>11</w:delText>
              </w:r>
            </w:del>
            <w:ins w:id="1912" w:author="Powell, Deana" w:date="2026-03-05T15:34:00Z" w16du:dateUtc="2026-03-05T20:34:00Z">
              <w:r w:rsidR="00526A29">
                <w:rPr>
                  <w:b/>
                  <w:bCs/>
                  <w:sz w:val="18"/>
                  <w:szCs w:val="18"/>
                </w:rPr>
                <w:t>10</w:t>
              </w:r>
            </w:ins>
          </w:p>
        </w:tc>
        <w:tc>
          <w:tcPr>
            <w:tcW w:w="1240" w:type="dxa"/>
            <w:tcBorders>
              <w:top w:val="single" w:sz="6" w:space="0" w:color="auto"/>
              <w:left w:val="single" w:sz="6" w:space="0" w:color="auto"/>
              <w:bottom w:val="single" w:sz="6" w:space="0" w:color="auto"/>
              <w:right w:val="single" w:sz="6" w:space="0" w:color="auto"/>
            </w:tcBorders>
            <w:vAlign w:val="center"/>
          </w:tcPr>
          <w:p w14:paraId="02D74E7F" w14:textId="77777777" w:rsidR="008C7DA5" w:rsidRPr="00341B8E" w:rsidRDefault="00526A29" w:rsidP="00FB4E58">
            <w:pPr>
              <w:pStyle w:val="TableText0"/>
              <w:keepNext w:val="0"/>
              <w:widowControl w:val="0"/>
              <w:ind w:left="-116" w:right="-111"/>
              <w:jc w:val="center"/>
              <w:rPr>
                <w:b/>
                <w:bCs/>
                <w:sz w:val="18"/>
                <w:szCs w:val="18"/>
              </w:rPr>
            </w:pPr>
            <w:r w:rsidRPr="00341B8E">
              <w:rPr>
                <w:b/>
                <w:bCs/>
                <w:sz w:val="18"/>
                <w:szCs w:val="18"/>
              </w:rPr>
              <w:t>Q4W</w:t>
            </w:r>
          </w:p>
        </w:tc>
        <w:tc>
          <w:tcPr>
            <w:tcW w:w="1377" w:type="dxa"/>
            <w:tcBorders>
              <w:top w:val="single" w:sz="6" w:space="0" w:color="auto"/>
              <w:left w:val="single" w:sz="6" w:space="0" w:color="auto"/>
              <w:bottom w:val="single" w:sz="6" w:space="0" w:color="auto"/>
              <w:right w:val="single" w:sz="6" w:space="0" w:color="auto"/>
            </w:tcBorders>
            <w:vAlign w:val="center"/>
            <w:hideMark/>
          </w:tcPr>
          <w:p w14:paraId="18EB2219" w14:textId="77777777" w:rsidR="008C7DA5" w:rsidRPr="00341B8E" w:rsidRDefault="00526A29" w:rsidP="00FB4E58">
            <w:pPr>
              <w:pStyle w:val="TableText0"/>
              <w:keepNext w:val="0"/>
              <w:widowControl w:val="0"/>
              <w:ind w:left="-116" w:right="-111"/>
              <w:jc w:val="center"/>
              <w:rPr>
                <w:b/>
                <w:bCs/>
                <w:sz w:val="18"/>
                <w:szCs w:val="18"/>
              </w:rPr>
            </w:pPr>
            <w:r w:rsidRPr="00341B8E">
              <w:rPr>
                <w:b/>
                <w:bCs/>
                <w:sz w:val="18"/>
                <w:szCs w:val="18"/>
              </w:rPr>
              <w:t>Q12W</w:t>
            </w:r>
          </w:p>
        </w:tc>
        <w:tc>
          <w:tcPr>
            <w:tcW w:w="3928" w:type="dxa"/>
            <w:vMerge/>
            <w:tcBorders>
              <w:bottom w:val="single" w:sz="6" w:space="0" w:color="auto"/>
              <w:right w:val="single" w:sz="4" w:space="0" w:color="auto"/>
            </w:tcBorders>
            <w:vAlign w:val="center"/>
            <w:hideMark/>
          </w:tcPr>
          <w:p w14:paraId="0F87E943" w14:textId="77777777" w:rsidR="008C7DA5" w:rsidRPr="00341B8E" w:rsidRDefault="008C7DA5" w:rsidP="00FB4E58">
            <w:pPr>
              <w:pStyle w:val="TableText0"/>
              <w:keepNext w:val="0"/>
              <w:widowControl w:val="0"/>
              <w:ind w:left="-116" w:right="-111"/>
              <w:rPr>
                <w:sz w:val="18"/>
                <w:szCs w:val="18"/>
              </w:rPr>
            </w:pPr>
          </w:p>
        </w:tc>
      </w:tr>
      <w:tr w:rsidR="00CA657C" w14:paraId="6768E4F7" w14:textId="77777777" w:rsidTr="003D260F">
        <w:trPr>
          <w:trHeight w:val="273"/>
          <w:tblHeader/>
        </w:trPr>
        <w:tc>
          <w:tcPr>
            <w:tcW w:w="1890" w:type="dxa"/>
            <w:tcBorders>
              <w:top w:val="single" w:sz="6" w:space="0" w:color="auto"/>
              <w:left w:val="single" w:sz="4" w:space="0" w:color="auto"/>
              <w:bottom w:val="single" w:sz="6" w:space="0" w:color="auto"/>
              <w:right w:val="single" w:sz="6" w:space="0" w:color="auto"/>
            </w:tcBorders>
            <w:vAlign w:val="center"/>
            <w:hideMark/>
          </w:tcPr>
          <w:p w14:paraId="31F5A093" w14:textId="77777777" w:rsidR="008C7DA5" w:rsidRPr="00341B8E" w:rsidRDefault="00526A29" w:rsidP="00FB4E58">
            <w:pPr>
              <w:pStyle w:val="TableText0"/>
              <w:keepNext w:val="0"/>
              <w:widowControl w:val="0"/>
              <w:rPr>
                <w:b/>
                <w:bCs/>
                <w:sz w:val="18"/>
                <w:szCs w:val="18"/>
              </w:rPr>
            </w:pPr>
            <w:r w:rsidRPr="00341B8E">
              <w:rPr>
                <w:b/>
                <w:bCs/>
                <w:sz w:val="18"/>
                <w:szCs w:val="18"/>
              </w:rPr>
              <w:t>Window (days):</w:t>
            </w:r>
          </w:p>
        </w:tc>
        <w:tc>
          <w:tcPr>
            <w:tcW w:w="835" w:type="dxa"/>
            <w:tcBorders>
              <w:top w:val="single" w:sz="6" w:space="0" w:color="auto"/>
              <w:left w:val="single" w:sz="6" w:space="0" w:color="auto"/>
              <w:bottom w:val="single" w:sz="6" w:space="0" w:color="auto"/>
              <w:right w:val="single" w:sz="6" w:space="0" w:color="auto"/>
            </w:tcBorders>
            <w:vAlign w:val="center"/>
            <w:hideMark/>
          </w:tcPr>
          <w:p w14:paraId="371DEC90" w14:textId="77777777" w:rsidR="008C7DA5" w:rsidRPr="00341B8E" w:rsidRDefault="00526A29" w:rsidP="00FB4E58">
            <w:pPr>
              <w:pStyle w:val="TableText0"/>
              <w:keepNext w:val="0"/>
              <w:widowControl w:val="0"/>
              <w:ind w:left="-79" w:right="-104"/>
              <w:jc w:val="center"/>
              <w:rPr>
                <w:b/>
                <w:bCs/>
                <w:sz w:val="18"/>
                <w:szCs w:val="18"/>
              </w:rPr>
            </w:pPr>
            <w:r w:rsidRPr="00341B8E">
              <w:rPr>
                <w:b/>
                <w:bCs/>
                <w:sz w:val="18"/>
                <w:szCs w:val="18"/>
              </w:rPr>
              <w:t>-42 to 1</w:t>
            </w:r>
          </w:p>
        </w:tc>
        <w:tc>
          <w:tcPr>
            <w:tcW w:w="412" w:type="dxa"/>
            <w:tcBorders>
              <w:top w:val="single" w:sz="6" w:space="0" w:color="auto"/>
              <w:left w:val="single" w:sz="6" w:space="0" w:color="auto"/>
              <w:bottom w:val="single" w:sz="6" w:space="0" w:color="auto"/>
              <w:right w:val="single" w:sz="6" w:space="0" w:color="auto"/>
            </w:tcBorders>
            <w:vAlign w:val="center"/>
          </w:tcPr>
          <w:p w14:paraId="12091CE4" w14:textId="4F8DF980" w:rsidR="008C7DA5" w:rsidRPr="00341B8E" w:rsidRDefault="00895D30" w:rsidP="00FB4E58">
            <w:pPr>
              <w:pStyle w:val="TableText0"/>
              <w:keepNext w:val="0"/>
              <w:widowControl w:val="0"/>
              <w:jc w:val="center"/>
              <w:rPr>
                <w:b/>
                <w:bCs/>
                <w:sz w:val="18"/>
                <w:szCs w:val="18"/>
              </w:rPr>
            </w:pPr>
            <w:del w:id="1913" w:author="Powell, Deana" w:date="2026-03-05T15:34:00Z" w16du:dateUtc="2026-03-05T20:34:00Z">
              <w:r>
                <w:rPr>
                  <w:b/>
                  <w:bCs/>
                  <w:sz w:val="18"/>
                  <w:szCs w:val="18"/>
                </w:rPr>
                <w:delText>0</w:delText>
              </w:r>
            </w:del>
            <w:ins w:id="1914" w:author="Powell, Deana" w:date="2026-03-05T15:34:00Z" w16du:dateUtc="2026-03-05T20:34:00Z">
              <w:r w:rsidR="00526A29" w:rsidRPr="00341B8E">
                <w:rPr>
                  <w:b/>
                  <w:bCs/>
                  <w:sz w:val="18"/>
                  <w:szCs w:val="18"/>
                </w:rPr>
                <w:t>±3</w:t>
              </w:r>
            </w:ins>
          </w:p>
        </w:tc>
        <w:tc>
          <w:tcPr>
            <w:tcW w:w="418" w:type="dxa"/>
            <w:tcBorders>
              <w:top w:val="single" w:sz="6" w:space="0" w:color="auto"/>
              <w:left w:val="single" w:sz="6" w:space="0" w:color="auto"/>
              <w:bottom w:val="single" w:sz="6" w:space="0" w:color="auto"/>
              <w:right w:val="single" w:sz="6" w:space="0" w:color="auto"/>
            </w:tcBorders>
            <w:vAlign w:val="center"/>
          </w:tcPr>
          <w:p w14:paraId="02A622BC" w14:textId="77777777" w:rsidR="008C7DA5" w:rsidRPr="00341B8E" w:rsidRDefault="00526A29" w:rsidP="00FB4E58">
            <w:pPr>
              <w:pStyle w:val="TableText0"/>
              <w:keepNext w:val="0"/>
              <w:widowControl w:val="0"/>
              <w:jc w:val="center"/>
              <w:rPr>
                <w:b/>
                <w:bCs/>
                <w:sz w:val="18"/>
                <w:szCs w:val="18"/>
              </w:rPr>
            </w:pPr>
            <w:r w:rsidRPr="00341B8E">
              <w:rPr>
                <w:b/>
                <w:bCs/>
                <w:sz w:val="18"/>
                <w:szCs w:val="18"/>
              </w:rPr>
              <w:t>±3</w:t>
            </w:r>
          </w:p>
        </w:tc>
        <w:tc>
          <w:tcPr>
            <w:tcW w:w="419" w:type="dxa"/>
            <w:tcBorders>
              <w:top w:val="single" w:sz="6" w:space="0" w:color="auto"/>
              <w:left w:val="single" w:sz="6" w:space="0" w:color="auto"/>
              <w:bottom w:val="single" w:sz="6" w:space="0" w:color="auto"/>
              <w:right w:val="single" w:sz="6" w:space="0" w:color="auto"/>
            </w:tcBorders>
            <w:vAlign w:val="center"/>
          </w:tcPr>
          <w:p w14:paraId="3A8F39D9" w14:textId="77777777" w:rsidR="008C7DA5" w:rsidRPr="00341B8E" w:rsidRDefault="00526A29" w:rsidP="00FB4E58">
            <w:pPr>
              <w:pStyle w:val="TableText0"/>
              <w:keepNext w:val="0"/>
              <w:widowControl w:val="0"/>
              <w:jc w:val="center"/>
              <w:rPr>
                <w:b/>
                <w:bCs/>
                <w:sz w:val="18"/>
                <w:szCs w:val="18"/>
              </w:rPr>
            </w:pPr>
            <w:r w:rsidRPr="00341B8E">
              <w:rPr>
                <w:b/>
                <w:bCs/>
                <w:sz w:val="18"/>
                <w:szCs w:val="18"/>
              </w:rPr>
              <w:t>±3</w:t>
            </w:r>
          </w:p>
        </w:tc>
        <w:tc>
          <w:tcPr>
            <w:tcW w:w="420" w:type="dxa"/>
            <w:tcBorders>
              <w:top w:val="single" w:sz="6" w:space="0" w:color="auto"/>
              <w:left w:val="single" w:sz="6" w:space="0" w:color="auto"/>
              <w:bottom w:val="single" w:sz="6" w:space="0" w:color="auto"/>
              <w:right w:val="single" w:sz="6" w:space="0" w:color="auto"/>
            </w:tcBorders>
            <w:vAlign w:val="center"/>
          </w:tcPr>
          <w:p w14:paraId="23AB127A" w14:textId="77777777" w:rsidR="008C7DA5" w:rsidRPr="00341B8E" w:rsidRDefault="00526A29" w:rsidP="00FB4E58">
            <w:pPr>
              <w:pStyle w:val="TableText0"/>
              <w:keepNext w:val="0"/>
              <w:widowControl w:val="0"/>
              <w:jc w:val="center"/>
              <w:rPr>
                <w:b/>
                <w:bCs/>
                <w:sz w:val="18"/>
                <w:szCs w:val="18"/>
              </w:rPr>
            </w:pPr>
            <w:r w:rsidRPr="00341B8E">
              <w:rPr>
                <w:b/>
                <w:bCs/>
                <w:sz w:val="18"/>
                <w:szCs w:val="18"/>
              </w:rPr>
              <w:t>±3</w:t>
            </w:r>
          </w:p>
        </w:tc>
        <w:tc>
          <w:tcPr>
            <w:tcW w:w="419" w:type="dxa"/>
            <w:tcBorders>
              <w:top w:val="single" w:sz="6" w:space="0" w:color="auto"/>
              <w:left w:val="single" w:sz="6" w:space="0" w:color="auto"/>
              <w:bottom w:val="single" w:sz="6" w:space="0" w:color="auto"/>
              <w:right w:val="single" w:sz="6" w:space="0" w:color="auto"/>
            </w:tcBorders>
            <w:vAlign w:val="center"/>
            <w:hideMark/>
          </w:tcPr>
          <w:p w14:paraId="74F0983A" w14:textId="77777777" w:rsidR="008C7DA5" w:rsidRPr="00341B8E" w:rsidRDefault="00526A29" w:rsidP="00FB4E58">
            <w:pPr>
              <w:pStyle w:val="TableText0"/>
              <w:keepNext w:val="0"/>
              <w:widowControl w:val="0"/>
              <w:jc w:val="center"/>
              <w:rPr>
                <w:b/>
                <w:bCs/>
                <w:sz w:val="18"/>
                <w:szCs w:val="18"/>
              </w:rPr>
            </w:pPr>
            <w:r w:rsidRPr="00341B8E">
              <w:rPr>
                <w:b/>
                <w:bCs/>
                <w:sz w:val="18"/>
                <w:szCs w:val="18"/>
              </w:rPr>
              <w:t>±3</w:t>
            </w:r>
          </w:p>
        </w:tc>
        <w:tc>
          <w:tcPr>
            <w:tcW w:w="419" w:type="dxa"/>
            <w:tcBorders>
              <w:top w:val="single" w:sz="6" w:space="0" w:color="auto"/>
              <w:left w:val="single" w:sz="6" w:space="0" w:color="auto"/>
              <w:bottom w:val="single" w:sz="6" w:space="0" w:color="auto"/>
              <w:right w:val="single" w:sz="6" w:space="0" w:color="auto"/>
            </w:tcBorders>
            <w:vAlign w:val="center"/>
          </w:tcPr>
          <w:p w14:paraId="4D0CD4F7" w14:textId="77777777" w:rsidR="008C7DA5" w:rsidRPr="00341B8E" w:rsidRDefault="00526A29" w:rsidP="00FB4E58">
            <w:pPr>
              <w:pStyle w:val="TableText0"/>
              <w:keepNext w:val="0"/>
              <w:widowControl w:val="0"/>
              <w:jc w:val="center"/>
              <w:rPr>
                <w:b/>
                <w:bCs/>
                <w:sz w:val="18"/>
                <w:szCs w:val="18"/>
              </w:rPr>
            </w:pPr>
            <w:r w:rsidRPr="00341B8E">
              <w:rPr>
                <w:b/>
                <w:bCs/>
                <w:sz w:val="18"/>
                <w:szCs w:val="18"/>
              </w:rPr>
              <w:t>±3</w:t>
            </w:r>
          </w:p>
        </w:tc>
        <w:tc>
          <w:tcPr>
            <w:tcW w:w="419" w:type="dxa"/>
            <w:tcBorders>
              <w:top w:val="single" w:sz="6" w:space="0" w:color="auto"/>
              <w:left w:val="single" w:sz="6" w:space="0" w:color="auto"/>
              <w:bottom w:val="single" w:sz="6" w:space="0" w:color="auto"/>
              <w:right w:val="single" w:sz="6" w:space="0" w:color="auto"/>
            </w:tcBorders>
            <w:vAlign w:val="center"/>
            <w:hideMark/>
          </w:tcPr>
          <w:p w14:paraId="0052F727" w14:textId="77777777" w:rsidR="008C7DA5" w:rsidRPr="00341B8E" w:rsidRDefault="00526A29" w:rsidP="00FB4E58">
            <w:pPr>
              <w:pStyle w:val="TableText0"/>
              <w:keepNext w:val="0"/>
              <w:widowControl w:val="0"/>
              <w:jc w:val="center"/>
              <w:rPr>
                <w:b/>
                <w:bCs/>
                <w:sz w:val="18"/>
                <w:szCs w:val="18"/>
              </w:rPr>
            </w:pPr>
            <w:r w:rsidRPr="00341B8E">
              <w:rPr>
                <w:b/>
                <w:bCs/>
                <w:sz w:val="18"/>
                <w:szCs w:val="18"/>
              </w:rPr>
              <w:t>±3</w:t>
            </w:r>
          </w:p>
        </w:tc>
        <w:tc>
          <w:tcPr>
            <w:tcW w:w="420" w:type="dxa"/>
            <w:tcBorders>
              <w:top w:val="single" w:sz="6" w:space="0" w:color="auto"/>
              <w:left w:val="single" w:sz="6" w:space="0" w:color="auto"/>
              <w:bottom w:val="single" w:sz="6" w:space="0" w:color="auto"/>
              <w:right w:val="single" w:sz="6" w:space="0" w:color="auto"/>
            </w:tcBorders>
            <w:vAlign w:val="center"/>
            <w:hideMark/>
          </w:tcPr>
          <w:p w14:paraId="09E04A78" w14:textId="77777777" w:rsidR="008C7DA5" w:rsidRPr="00341B8E" w:rsidRDefault="00526A29" w:rsidP="00FB4E58">
            <w:pPr>
              <w:pStyle w:val="TableText0"/>
              <w:keepNext w:val="0"/>
              <w:widowControl w:val="0"/>
              <w:jc w:val="center"/>
              <w:rPr>
                <w:b/>
                <w:bCs/>
                <w:sz w:val="18"/>
                <w:szCs w:val="18"/>
              </w:rPr>
            </w:pPr>
            <w:r w:rsidRPr="00341B8E">
              <w:rPr>
                <w:b/>
                <w:bCs/>
                <w:sz w:val="18"/>
                <w:szCs w:val="18"/>
              </w:rPr>
              <w:t>±3</w:t>
            </w:r>
          </w:p>
        </w:tc>
        <w:tc>
          <w:tcPr>
            <w:tcW w:w="419" w:type="dxa"/>
            <w:tcBorders>
              <w:top w:val="single" w:sz="6" w:space="0" w:color="auto"/>
              <w:left w:val="single" w:sz="6" w:space="0" w:color="auto"/>
              <w:bottom w:val="single" w:sz="6" w:space="0" w:color="auto"/>
              <w:right w:val="single" w:sz="6" w:space="0" w:color="auto"/>
            </w:tcBorders>
            <w:vAlign w:val="center"/>
            <w:hideMark/>
          </w:tcPr>
          <w:p w14:paraId="7C959304" w14:textId="77777777" w:rsidR="008C7DA5" w:rsidRPr="00341B8E" w:rsidRDefault="00526A29" w:rsidP="00FB4E58">
            <w:pPr>
              <w:pStyle w:val="TableText0"/>
              <w:keepNext w:val="0"/>
              <w:widowControl w:val="0"/>
              <w:jc w:val="center"/>
              <w:rPr>
                <w:b/>
                <w:bCs/>
                <w:sz w:val="18"/>
                <w:szCs w:val="18"/>
              </w:rPr>
            </w:pPr>
            <w:r w:rsidRPr="00341B8E">
              <w:rPr>
                <w:b/>
                <w:bCs/>
                <w:sz w:val="18"/>
                <w:szCs w:val="18"/>
              </w:rPr>
              <w:t>±3</w:t>
            </w:r>
          </w:p>
        </w:tc>
        <w:tc>
          <w:tcPr>
            <w:tcW w:w="1240" w:type="dxa"/>
            <w:tcBorders>
              <w:top w:val="single" w:sz="6" w:space="0" w:color="auto"/>
              <w:left w:val="single" w:sz="6" w:space="0" w:color="auto"/>
              <w:bottom w:val="single" w:sz="6" w:space="0" w:color="auto"/>
              <w:right w:val="single" w:sz="6" w:space="0" w:color="auto"/>
            </w:tcBorders>
            <w:vAlign w:val="center"/>
          </w:tcPr>
          <w:p w14:paraId="1135FC3A" w14:textId="77777777" w:rsidR="008C7DA5" w:rsidRPr="00341B8E" w:rsidRDefault="00526A29" w:rsidP="00FB4E58">
            <w:pPr>
              <w:pStyle w:val="TableText0"/>
              <w:keepNext w:val="0"/>
              <w:widowControl w:val="0"/>
              <w:jc w:val="center"/>
              <w:rPr>
                <w:b/>
                <w:bCs/>
                <w:sz w:val="18"/>
                <w:szCs w:val="18"/>
              </w:rPr>
            </w:pPr>
            <w:r w:rsidRPr="00341B8E">
              <w:rPr>
                <w:b/>
                <w:bCs/>
                <w:sz w:val="18"/>
                <w:szCs w:val="18"/>
              </w:rPr>
              <w:t>±3</w:t>
            </w:r>
          </w:p>
        </w:tc>
        <w:tc>
          <w:tcPr>
            <w:tcW w:w="1377" w:type="dxa"/>
            <w:tcBorders>
              <w:top w:val="single" w:sz="6" w:space="0" w:color="auto"/>
              <w:left w:val="single" w:sz="6" w:space="0" w:color="auto"/>
              <w:bottom w:val="single" w:sz="6" w:space="0" w:color="auto"/>
              <w:right w:val="single" w:sz="6" w:space="0" w:color="auto"/>
            </w:tcBorders>
            <w:vAlign w:val="center"/>
            <w:hideMark/>
          </w:tcPr>
          <w:p w14:paraId="5F1A0A78" w14:textId="77777777" w:rsidR="008C7DA5" w:rsidRPr="00341B8E" w:rsidRDefault="00526A29" w:rsidP="00FB4E58">
            <w:pPr>
              <w:pStyle w:val="TableText0"/>
              <w:keepNext w:val="0"/>
              <w:widowControl w:val="0"/>
              <w:jc w:val="center"/>
              <w:rPr>
                <w:b/>
                <w:bCs/>
                <w:sz w:val="18"/>
                <w:szCs w:val="18"/>
              </w:rPr>
            </w:pPr>
            <w:r w:rsidRPr="00341B8E">
              <w:rPr>
                <w:b/>
                <w:bCs/>
                <w:sz w:val="18"/>
                <w:szCs w:val="18"/>
              </w:rPr>
              <w:t>±7</w:t>
            </w:r>
          </w:p>
        </w:tc>
        <w:tc>
          <w:tcPr>
            <w:tcW w:w="3928" w:type="dxa"/>
            <w:tcBorders>
              <w:top w:val="single" w:sz="6" w:space="0" w:color="auto"/>
              <w:left w:val="single" w:sz="6" w:space="0" w:color="auto"/>
              <w:bottom w:val="single" w:sz="6" w:space="0" w:color="auto"/>
              <w:right w:val="single" w:sz="4" w:space="0" w:color="auto"/>
            </w:tcBorders>
          </w:tcPr>
          <w:p w14:paraId="05108FCA" w14:textId="77777777" w:rsidR="008C7DA5" w:rsidRPr="00341B8E" w:rsidRDefault="008C7DA5" w:rsidP="00FB4E58">
            <w:pPr>
              <w:pStyle w:val="TableText0"/>
              <w:keepNext w:val="0"/>
              <w:widowControl w:val="0"/>
              <w:rPr>
                <w:sz w:val="18"/>
                <w:szCs w:val="18"/>
              </w:rPr>
            </w:pPr>
          </w:p>
        </w:tc>
      </w:tr>
      <w:tr w:rsidR="00CA657C" w14:paraId="53EC1D6F" w14:textId="77777777" w:rsidTr="00A01912">
        <w:trPr>
          <w:trHeight w:val="273"/>
        </w:trPr>
        <w:tc>
          <w:tcPr>
            <w:tcW w:w="1890" w:type="dxa"/>
            <w:tcBorders>
              <w:top w:val="single" w:sz="4" w:space="0" w:color="auto"/>
              <w:left w:val="single" w:sz="4" w:space="0" w:color="auto"/>
              <w:bottom w:val="single" w:sz="4" w:space="0" w:color="auto"/>
              <w:right w:val="nil"/>
            </w:tcBorders>
            <w:vAlign w:val="center"/>
            <w:hideMark/>
          </w:tcPr>
          <w:p w14:paraId="3E24B47E" w14:textId="77777777" w:rsidR="008C7DA5" w:rsidRPr="00341B8E" w:rsidRDefault="00526A29" w:rsidP="00FB4E58">
            <w:pPr>
              <w:pStyle w:val="TableText0"/>
              <w:keepNext w:val="0"/>
              <w:widowControl w:val="0"/>
              <w:rPr>
                <w:sz w:val="18"/>
                <w:szCs w:val="18"/>
              </w:rPr>
            </w:pPr>
            <w:r w:rsidRPr="00341B8E">
              <w:rPr>
                <w:b/>
                <w:bCs/>
                <w:sz w:val="18"/>
                <w:szCs w:val="18"/>
              </w:rPr>
              <w:t>Administrative</w:t>
            </w:r>
            <w:r w:rsidRPr="00341B8E">
              <w:rPr>
                <w:sz w:val="18"/>
                <w:szCs w:val="18"/>
              </w:rPr>
              <w:t xml:space="preserve"> </w:t>
            </w:r>
            <w:r w:rsidRPr="00341B8E">
              <w:rPr>
                <w:b/>
                <w:bCs/>
                <w:sz w:val="18"/>
                <w:szCs w:val="18"/>
              </w:rPr>
              <w:t>Procedures</w:t>
            </w:r>
          </w:p>
        </w:tc>
        <w:tc>
          <w:tcPr>
            <w:tcW w:w="835" w:type="dxa"/>
            <w:tcBorders>
              <w:top w:val="single" w:sz="4" w:space="0" w:color="auto"/>
              <w:left w:val="nil"/>
              <w:bottom w:val="single" w:sz="4" w:space="0" w:color="auto"/>
              <w:right w:val="nil"/>
            </w:tcBorders>
            <w:vAlign w:val="center"/>
          </w:tcPr>
          <w:p w14:paraId="212D1AAB" w14:textId="77777777" w:rsidR="008C7DA5" w:rsidRPr="00341B8E" w:rsidRDefault="008C7DA5" w:rsidP="00FB4E58">
            <w:pPr>
              <w:pStyle w:val="TableText0"/>
              <w:keepNext w:val="0"/>
              <w:widowControl w:val="0"/>
              <w:rPr>
                <w:sz w:val="18"/>
                <w:szCs w:val="18"/>
              </w:rPr>
            </w:pPr>
          </w:p>
        </w:tc>
        <w:tc>
          <w:tcPr>
            <w:tcW w:w="412" w:type="dxa"/>
            <w:tcBorders>
              <w:top w:val="single" w:sz="4" w:space="0" w:color="auto"/>
              <w:left w:val="nil"/>
              <w:bottom w:val="single" w:sz="4" w:space="0" w:color="auto"/>
              <w:right w:val="nil"/>
            </w:tcBorders>
            <w:vAlign w:val="center"/>
          </w:tcPr>
          <w:p w14:paraId="5A64E43E" w14:textId="77777777" w:rsidR="008C7DA5" w:rsidRPr="00341B8E" w:rsidRDefault="008C7DA5" w:rsidP="00FB4E58">
            <w:pPr>
              <w:pStyle w:val="TableText0"/>
              <w:keepNext w:val="0"/>
              <w:widowControl w:val="0"/>
              <w:rPr>
                <w:sz w:val="18"/>
                <w:szCs w:val="18"/>
              </w:rPr>
            </w:pPr>
          </w:p>
        </w:tc>
        <w:tc>
          <w:tcPr>
            <w:tcW w:w="418" w:type="dxa"/>
            <w:tcBorders>
              <w:top w:val="single" w:sz="4" w:space="0" w:color="auto"/>
              <w:left w:val="nil"/>
              <w:bottom w:val="single" w:sz="4" w:space="0" w:color="auto"/>
              <w:right w:val="nil"/>
            </w:tcBorders>
            <w:vAlign w:val="center"/>
          </w:tcPr>
          <w:p w14:paraId="6B94FB5B" w14:textId="77777777" w:rsidR="008C7DA5" w:rsidRPr="00341B8E" w:rsidRDefault="008C7DA5" w:rsidP="00FB4E58">
            <w:pPr>
              <w:pStyle w:val="TableText0"/>
              <w:keepNext w:val="0"/>
              <w:widowControl w:val="0"/>
              <w:rPr>
                <w:sz w:val="18"/>
                <w:szCs w:val="18"/>
              </w:rPr>
            </w:pPr>
          </w:p>
        </w:tc>
        <w:tc>
          <w:tcPr>
            <w:tcW w:w="419" w:type="dxa"/>
            <w:tcBorders>
              <w:top w:val="single" w:sz="4" w:space="0" w:color="auto"/>
              <w:left w:val="nil"/>
              <w:bottom w:val="single" w:sz="4" w:space="0" w:color="auto"/>
              <w:right w:val="nil"/>
            </w:tcBorders>
            <w:vAlign w:val="center"/>
          </w:tcPr>
          <w:p w14:paraId="4D7BD449" w14:textId="77777777" w:rsidR="008C7DA5" w:rsidRPr="00341B8E" w:rsidRDefault="008C7DA5" w:rsidP="00FB4E58">
            <w:pPr>
              <w:pStyle w:val="TableText0"/>
              <w:keepNext w:val="0"/>
              <w:widowControl w:val="0"/>
              <w:rPr>
                <w:sz w:val="18"/>
                <w:szCs w:val="18"/>
              </w:rPr>
            </w:pPr>
          </w:p>
        </w:tc>
        <w:tc>
          <w:tcPr>
            <w:tcW w:w="420" w:type="dxa"/>
            <w:tcBorders>
              <w:top w:val="single" w:sz="4" w:space="0" w:color="auto"/>
              <w:left w:val="nil"/>
              <w:bottom w:val="single" w:sz="4" w:space="0" w:color="auto"/>
              <w:right w:val="nil"/>
            </w:tcBorders>
            <w:vAlign w:val="center"/>
          </w:tcPr>
          <w:p w14:paraId="228BC2AC" w14:textId="77777777" w:rsidR="008C7DA5" w:rsidRPr="00341B8E" w:rsidRDefault="008C7DA5" w:rsidP="00FB4E58">
            <w:pPr>
              <w:pStyle w:val="TableText0"/>
              <w:keepNext w:val="0"/>
              <w:widowControl w:val="0"/>
              <w:rPr>
                <w:sz w:val="18"/>
                <w:szCs w:val="18"/>
              </w:rPr>
            </w:pPr>
          </w:p>
        </w:tc>
        <w:tc>
          <w:tcPr>
            <w:tcW w:w="419" w:type="dxa"/>
            <w:tcBorders>
              <w:top w:val="single" w:sz="4" w:space="0" w:color="auto"/>
              <w:left w:val="nil"/>
              <w:bottom w:val="single" w:sz="4" w:space="0" w:color="auto"/>
              <w:right w:val="nil"/>
            </w:tcBorders>
            <w:vAlign w:val="center"/>
          </w:tcPr>
          <w:p w14:paraId="66B80544" w14:textId="77777777" w:rsidR="008C7DA5" w:rsidRPr="00341B8E" w:rsidRDefault="008C7DA5" w:rsidP="00FB4E58">
            <w:pPr>
              <w:pStyle w:val="TableText0"/>
              <w:keepNext w:val="0"/>
              <w:widowControl w:val="0"/>
              <w:rPr>
                <w:sz w:val="18"/>
                <w:szCs w:val="18"/>
              </w:rPr>
            </w:pPr>
          </w:p>
        </w:tc>
        <w:tc>
          <w:tcPr>
            <w:tcW w:w="419" w:type="dxa"/>
            <w:tcBorders>
              <w:top w:val="single" w:sz="4" w:space="0" w:color="auto"/>
              <w:left w:val="nil"/>
              <w:bottom w:val="single" w:sz="4" w:space="0" w:color="auto"/>
              <w:right w:val="nil"/>
            </w:tcBorders>
            <w:vAlign w:val="center"/>
          </w:tcPr>
          <w:p w14:paraId="3CAEF82A" w14:textId="77777777" w:rsidR="008C7DA5" w:rsidRPr="00341B8E" w:rsidRDefault="008C7DA5" w:rsidP="00FB4E58">
            <w:pPr>
              <w:pStyle w:val="TableText0"/>
              <w:keepNext w:val="0"/>
              <w:widowControl w:val="0"/>
              <w:rPr>
                <w:sz w:val="18"/>
                <w:szCs w:val="18"/>
              </w:rPr>
            </w:pPr>
          </w:p>
        </w:tc>
        <w:tc>
          <w:tcPr>
            <w:tcW w:w="419" w:type="dxa"/>
            <w:tcBorders>
              <w:top w:val="single" w:sz="4" w:space="0" w:color="auto"/>
              <w:left w:val="nil"/>
              <w:bottom w:val="single" w:sz="4" w:space="0" w:color="auto"/>
              <w:right w:val="nil"/>
            </w:tcBorders>
            <w:vAlign w:val="center"/>
          </w:tcPr>
          <w:p w14:paraId="1F7343C5" w14:textId="77777777" w:rsidR="008C7DA5" w:rsidRPr="00341B8E" w:rsidRDefault="008C7DA5" w:rsidP="00FB4E58">
            <w:pPr>
              <w:pStyle w:val="TableText0"/>
              <w:keepNext w:val="0"/>
              <w:widowControl w:val="0"/>
              <w:rPr>
                <w:sz w:val="18"/>
                <w:szCs w:val="18"/>
              </w:rPr>
            </w:pPr>
          </w:p>
        </w:tc>
        <w:tc>
          <w:tcPr>
            <w:tcW w:w="420" w:type="dxa"/>
            <w:tcBorders>
              <w:top w:val="single" w:sz="4" w:space="0" w:color="auto"/>
              <w:left w:val="nil"/>
              <w:bottom w:val="single" w:sz="4" w:space="0" w:color="auto"/>
              <w:right w:val="nil"/>
            </w:tcBorders>
            <w:vAlign w:val="center"/>
          </w:tcPr>
          <w:p w14:paraId="23FB8E3F" w14:textId="77777777" w:rsidR="008C7DA5" w:rsidRPr="00341B8E" w:rsidRDefault="008C7DA5" w:rsidP="00FB4E58">
            <w:pPr>
              <w:pStyle w:val="TableText0"/>
              <w:keepNext w:val="0"/>
              <w:widowControl w:val="0"/>
              <w:rPr>
                <w:sz w:val="18"/>
                <w:szCs w:val="18"/>
              </w:rPr>
            </w:pPr>
          </w:p>
        </w:tc>
        <w:tc>
          <w:tcPr>
            <w:tcW w:w="419" w:type="dxa"/>
            <w:tcBorders>
              <w:top w:val="single" w:sz="4" w:space="0" w:color="auto"/>
              <w:left w:val="nil"/>
              <w:bottom w:val="single" w:sz="4" w:space="0" w:color="auto"/>
              <w:right w:val="nil"/>
            </w:tcBorders>
            <w:vAlign w:val="center"/>
          </w:tcPr>
          <w:p w14:paraId="048CCAC7" w14:textId="77777777" w:rsidR="008C7DA5" w:rsidRPr="00341B8E" w:rsidRDefault="008C7DA5" w:rsidP="00FB4E58">
            <w:pPr>
              <w:pStyle w:val="TableText0"/>
              <w:keepNext w:val="0"/>
              <w:widowControl w:val="0"/>
              <w:rPr>
                <w:sz w:val="18"/>
                <w:szCs w:val="18"/>
              </w:rPr>
            </w:pPr>
          </w:p>
        </w:tc>
        <w:tc>
          <w:tcPr>
            <w:tcW w:w="1240" w:type="dxa"/>
            <w:tcBorders>
              <w:top w:val="single" w:sz="6" w:space="0" w:color="auto"/>
              <w:left w:val="nil"/>
              <w:bottom w:val="single" w:sz="4" w:space="0" w:color="auto"/>
              <w:right w:val="nil"/>
            </w:tcBorders>
            <w:vAlign w:val="center"/>
          </w:tcPr>
          <w:p w14:paraId="284BD723" w14:textId="77777777" w:rsidR="008C7DA5" w:rsidRPr="00341B8E" w:rsidRDefault="008C7DA5" w:rsidP="00FB4E58">
            <w:pPr>
              <w:pStyle w:val="TableText0"/>
              <w:keepNext w:val="0"/>
              <w:widowControl w:val="0"/>
              <w:rPr>
                <w:sz w:val="18"/>
                <w:szCs w:val="18"/>
              </w:rPr>
            </w:pPr>
          </w:p>
        </w:tc>
        <w:tc>
          <w:tcPr>
            <w:tcW w:w="1377" w:type="dxa"/>
            <w:tcBorders>
              <w:top w:val="single" w:sz="6" w:space="0" w:color="auto"/>
              <w:left w:val="nil"/>
              <w:bottom w:val="single" w:sz="4" w:space="0" w:color="auto"/>
              <w:right w:val="single" w:sz="6" w:space="0" w:color="auto"/>
            </w:tcBorders>
            <w:vAlign w:val="center"/>
          </w:tcPr>
          <w:p w14:paraId="00891EF4" w14:textId="77777777" w:rsidR="008C7DA5" w:rsidRPr="00341B8E" w:rsidRDefault="008C7DA5" w:rsidP="00FB4E58">
            <w:pPr>
              <w:pStyle w:val="TableText0"/>
              <w:keepNext w:val="0"/>
              <w:widowControl w:val="0"/>
              <w:rPr>
                <w:sz w:val="18"/>
                <w:szCs w:val="18"/>
              </w:rPr>
            </w:pPr>
          </w:p>
        </w:tc>
        <w:tc>
          <w:tcPr>
            <w:tcW w:w="3928" w:type="dxa"/>
            <w:tcBorders>
              <w:top w:val="single" w:sz="4" w:space="0" w:color="auto"/>
              <w:left w:val="single" w:sz="6" w:space="0" w:color="auto"/>
              <w:bottom w:val="single" w:sz="4" w:space="0" w:color="auto"/>
              <w:right w:val="single" w:sz="4" w:space="0" w:color="auto"/>
            </w:tcBorders>
            <w:vAlign w:val="center"/>
          </w:tcPr>
          <w:p w14:paraId="277523D3" w14:textId="77777777" w:rsidR="008C7DA5" w:rsidRPr="00341B8E" w:rsidRDefault="008C7DA5" w:rsidP="00FB4E58">
            <w:pPr>
              <w:pStyle w:val="TableText0"/>
              <w:keepNext w:val="0"/>
              <w:widowControl w:val="0"/>
              <w:rPr>
                <w:sz w:val="18"/>
                <w:szCs w:val="18"/>
              </w:rPr>
            </w:pPr>
          </w:p>
        </w:tc>
      </w:tr>
      <w:tr w:rsidR="00CA657C" w14:paraId="0F601A2C" w14:textId="77777777" w:rsidTr="00A01912">
        <w:trPr>
          <w:trHeight w:val="273"/>
        </w:trPr>
        <w:tc>
          <w:tcPr>
            <w:tcW w:w="1890" w:type="dxa"/>
            <w:tcBorders>
              <w:top w:val="single" w:sz="4" w:space="0" w:color="auto"/>
              <w:left w:val="single" w:sz="4" w:space="0" w:color="auto"/>
              <w:bottom w:val="single" w:sz="4" w:space="0" w:color="auto"/>
              <w:right w:val="single" w:sz="6" w:space="0" w:color="auto"/>
            </w:tcBorders>
            <w:vAlign w:val="center"/>
            <w:hideMark/>
          </w:tcPr>
          <w:p w14:paraId="2432111E" w14:textId="77777777" w:rsidR="008C7DA5" w:rsidRPr="00341B8E" w:rsidRDefault="00526A29" w:rsidP="00FB4E58">
            <w:pPr>
              <w:pStyle w:val="TableText0"/>
              <w:keepNext w:val="0"/>
              <w:widowControl w:val="0"/>
              <w:ind w:right="-103"/>
              <w:rPr>
                <w:sz w:val="18"/>
                <w:szCs w:val="18"/>
              </w:rPr>
            </w:pPr>
            <w:r w:rsidRPr="00341B8E">
              <w:rPr>
                <w:sz w:val="18"/>
                <w:szCs w:val="18"/>
              </w:rPr>
              <w:t>Informed Consent</w:t>
            </w:r>
          </w:p>
        </w:tc>
        <w:tc>
          <w:tcPr>
            <w:tcW w:w="835" w:type="dxa"/>
            <w:tcBorders>
              <w:top w:val="single" w:sz="4" w:space="0" w:color="auto"/>
              <w:left w:val="single" w:sz="6" w:space="0" w:color="auto"/>
              <w:bottom w:val="single" w:sz="4" w:space="0" w:color="auto"/>
              <w:right w:val="single" w:sz="6" w:space="0" w:color="auto"/>
            </w:tcBorders>
            <w:vAlign w:val="center"/>
            <w:hideMark/>
          </w:tcPr>
          <w:p w14:paraId="2FC76957" w14:textId="77777777" w:rsidR="008C7DA5" w:rsidRPr="00341B8E" w:rsidRDefault="00526A29" w:rsidP="00FB4E58">
            <w:pPr>
              <w:pStyle w:val="TableText0"/>
              <w:keepNext w:val="0"/>
              <w:widowControl w:val="0"/>
              <w:jc w:val="center"/>
              <w:rPr>
                <w:sz w:val="18"/>
                <w:szCs w:val="18"/>
              </w:rPr>
            </w:pPr>
            <w:r w:rsidRPr="00341B8E">
              <w:rPr>
                <w:sz w:val="18"/>
                <w:szCs w:val="18"/>
              </w:rPr>
              <w:t>X</w:t>
            </w:r>
          </w:p>
        </w:tc>
        <w:tc>
          <w:tcPr>
            <w:tcW w:w="412" w:type="dxa"/>
            <w:tcBorders>
              <w:top w:val="single" w:sz="4" w:space="0" w:color="auto"/>
              <w:left w:val="single" w:sz="6" w:space="0" w:color="auto"/>
              <w:bottom w:val="single" w:sz="4" w:space="0" w:color="auto"/>
              <w:right w:val="single" w:sz="6" w:space="0" w:color="auto"/>
            </w:tcBorders>
            <w:vAlign w:val="center"/>
          </w:tcPr>
          <w:p w14:paraId="1021065A" w14:textId="77777777" w:rsidR="008C7DA5" w:rsidRPr="00341B8E" w:rsidRDefault="008C7DA5" w:rsidP="00FB4E58">
            <w:pPr>
              <w:pStyle w:val="TableText0"/>
              <w:keepNext w:val="0"/>
              <w:widowControl w:val="0"/>
              <w:jc w:val="center"/>
              <w:rPr>
                <w:sz w:val="18"/>
                <w:szCs w:val="18"/>
              </w:rPr>
            </w:pPr>
          </w:p>
        </w:tc>
        <w:tc>
          <w:tcPr>
            <w:tcW w:w="418" w:type="dxa"/>
            <w:tcBorders>
              <w:top w:val="single" w:sz="4" w:space="0" w:color="auto"/>
              <w:left w:val="single" w:sz="6" w:space="0" w:color="auto"/>
              <w:bottom w:val="single" w:sz="4" w:space="0" w:color="auto"/>
              <w:right w:val="single" w:sz="6" w:space="0" w:color="auto"/>
            </w:tcBorders>
            <w:vAlign w:val="center"/>
          </w:tcPr>
          <w:p w14:paraId="5DFD52B5" w14:textId="77777777" w:rsidR="008C7DA5" w:rsidRPr="00341B8E" w:rsidRDefault="008C7DA5" w:rsidP="00FB4E58">
            <w:pPr>
              <w:pStyle w:val="TableText0"/>
              <w:keepNext w:val="0"/>
              <w:widowControl w:val="0"/>
              <w:jc w:val="center"/>
              <w:rPr>
                <w:sz w:val="18"/>
                <w:szCs w:val="18"/>
              </w:rPr>
            </w:pPr>
          </w:p>
        </w:tc>
        <w:tc>
          <w:tcPr>
            <w:tcW w:w="419" w:type="dxa"/>
            <w:tcBorders>
              <w:top w:val="single" w:sz="4" w:space="0" w:color="auto"/>
              <w:left w:val="single" w:sz="6" w:space="0" w:color="auto"/>
              <w:bottom w:val="single" w:sz="4" w:space="0" w:color="auto"/>
              <w:right w:val="single" w:sz="6" w:space="0" w:color="auto"/>
            </w:tcBorders>
            <w:vAlign w:val="center"/>
          </w:tcPr>
          <w:p w14:paraId="5A5AC371" w14:textId="77777777" w:rsidR="008C7DA5" w:rsidRPr="00341B8E" w:rsidRDefault="008C7DA5" w:rsidP="00FB4E58">
            <w:pPr>
              <w:pStyle w:val="TableText0"/>
              <w:keepNext w:val="0"/>
              <w:widowControl w:val="0"/>
              <w:jc w:val="center"/>
              <w:rPr>
                <w:sz w:val="18"/>
                <w:szCs w:val="18"/>
              </w:rPr>
            </w:pPr>
          </w:p>
        </w:tc>
        <w:tc>
          <w:tcPr>
            <w:tcW w:w="420" w:type="dxa"/>
            <w:tcBorders>
              <w:top w:val="single" w:sz="4" w:space="0" w:color="auto"/>
              <w:left w:val="single" w:sz="6" w:space="0" w:color="auto"/>
              <w:bottom w:val="single" w:sz="4" w:space="0" w:color="auto"/>
              <w:right w:val="single" w:sz="6" w:space="0" w:color="auto"/>
            </w:tcBorders>
            <w:vAlign w:val="center"/>
          </w:tcPr>
          <w:p w14:paraId="6708B026" w14:textId="77777777" w:rsidR="008C7DA5" w:rsidRPr="00341B8E" w:rsidRDefault="008C7DA5" w:rsidP="00FB4E58">
            <w:pPr>
              <w:pStyle w:val="TableText0"/>
              <w:keepNext w:val="0"/>
              <w:widowControl w:val="0"/>
              <w:jc w:val="center"/>
              <w:rPr>
                <w:sz w:val="18"/>
                <w:szCs w:val="18"/>
              </w:rPr>
            </w:pPr>
          </w:p>
        </w:tc>
        <w:tc>
          <w:tcPr>
            <w:tcW w:w="419" w:type="dxa"/>
            <w:tcBorders>
              <w:top w:val="single" w:sz="4" w:space="0" w:color="auto"/>
              <w:left w:val="single" w:sz="6" w:space="0" w:color="auto"/>
              <w:bottom w:val="single" w:sz="4" w:space="0" w:color="auto"/>
              <w:right w:val="single" w:sz="6" w:space="0" w:color="auto"/>
            </w:tcBorders>
            <w:vAlign w:val="center"/>
          </w:tcPr>
          <w:p w14:paraId="535A836F" w14:textId="77777777" w:rsidR="008C7DA5" w:rsidRPr="00341B8E" w:rsidRDefault="008C7DA5" w:rsidP="00FB4E58">
            <w:pPr>
              <w:pStyle w:val="TableText0"/>
              <w:keepNext w:val="0"/>
              <w:widowControl w:val="0"/>
              <w:jc w:val="center"/>
              <w:rPr>
                <w:sz w:val="18"/>
                <w:szCs w:val="18"/>
              </w:rPr>
            </w:pPr>
          </w:p>
        </w:tc>
        <w:tc>
          <w:tcPr>
            <w:tcW w:w="419" w:type="dxa"/>
            <w:tcBorders>
              <w:top w:val="single" w:sz="4" w:space="0" w:color="auto"/>
              <w:left w:val="single" w:sz="6" w:space="0" w:color="auto"/>
              <w:bottom w:val="single" w:sz="4" w:space="0" w:color="auto"/>
              <w:right w:val="single" w:sz="6" w:space="0" w:color="auto"/>
            </w:tcBorders>
            <w:vAlign w:val="center"/>
          </w:tcPr>
          <w:p w14:paraId="52712D2A" w14:textId="77777777" w:rsidR="008C7DA5" w:rsidRPr="00341B8E" w:rsidRDefault="008C7DA5" w:rsidP="00FB4E58">
            <w:pPr>
              <w:pStyle w:val="TableText0"/>
              <w:keepNext w:val="0"/>
              <w:widowControl w:val="0"/>
              <w:jc w:val="center"/>
              <w:rPr>
                <w:sz w:val="18"/>
                <w:szCs w:val="18"/>
              </w:rPr>
            </w:pPr>
          </w:p>
        </w:tc>
        <w:tc>
          <w:tcPr>
            <w:tcW w:w="419" w:type="dxa"/>
            <w:tcBorders>
              <w:top w:val="single" w:sz="4" w:space="0" w:color="auto"/>
              <w:left w:val="single" w:sz="6" w:space="0" w:color="auto"/>
              <w:bottom w:val="single" w:sz="4" w:space="0" w:color="auto"/>
              <w:right w:val="single" w:sz="6" w:space="0" w:color="auto"/>
            </w:tcBorders>
            <w:vAlign w:val="center"/>
          </w:tcPr>
          <w:p w14:paraId="5ADE770D" w14:textId="77777777" w:rsidR="008C7DA5" w:rsidRPr="00341B8E" w:rsidRDefault="008C7DA5" w:rsidP="00FB4E58">
            <w:pPr>
              <w:pStyle w:val="TableText0"/>
              <w:keepNext w:val="0"/>
              <w:widowControl w:val="0"/>
              <w:jc w:val="center"/>
              <w:rPr>
                <w:sz w:val="18"/>
                <w:szCs w:val="18"/>
              </w:rPr>
            </w:pPr>
          </w:p>
        </w:tc>
        <w:tc>
          <w:tcPr>
            <w:tcW w:w="420" w:type="dxa"/>
            <w:tcBorders>
              <w:top w:val="single" w:sz="4" w:space="0" w:color="auto"/>
              <w:left w:val="single" w:sz="6" w:space="0" w:color="auto"/>
              <w:bottom w:val="single" w:sz="4" w:space="0" w:color="auto"/>
              <w:right w:val="single" w:sz="6" w:space="0" w:color="auto"/>
            </w:tcBorders>
            <w:vAlign w:val="center"/>
          </w:tcPr>
          <w:p w14:paraId="238A22EA" w14:textId="77777777" w:rsidR="008C7DA5" w:rsidRPr="00341B8E" w:rsidRDefault="008C7DA5" w:rsidP="00FB4E58">
            <w:pPr>
              <w:pStyle w:val="TableText0"/>
              <w:keepNext w:val="0"/>
              <w:widowControl w:val="0"/>
              <w:jc w:val="center"/>
              <w:rPr>
                <w:sz w:val="18"/>
                <w:szCs w:val="18"/>
              </w:rPr>
            </w:pPr>
          </w:p>
        </w:tc>
        <w:tc>
          <w:tcPr>
            <w:tcW w:w="419" w:type="dxa"/>
            <w:tcBorders>
              <w:top w:val="single" w:sz="4" w:space="0" w:color="auto"/>
              <w:left w:val="single" w:sz="6" w:space="0" w:color="auto"/>
              <w:bottom w:val="single" w:sz="4" w:space="0" w:color="auto"/>
              <w:right w:val="single" w:sz="6" w:space="0" w:color="auto"/>
            </w:tcBorders>
            <w:vAlign w:val="center"/>
          </w:tcPr>
          <w:p w14:paraId="056A21C9" w14:textId="77777777" w:rsidR="008C7DA5" w:rsidRPr="00341B8E" w:rsidRDefault="008C7DA5" w:rsidP="00FB4E58">
            <w:pPr>
              <w:pStyle w:val="TableText0"/>
              <w:keepNext w:val="0"/>
              <w:widowControl w:val="0"/>
              <w:jc w:val="center"/>
              <w:rPr>
                <w:sz w:val="18"/>
                <w:szCs w:val="18"/>
              </w:rPr>
            </w:pPr>
          </w:p>
        </w:tc>
        <w:tc>
          <w:tcPr>
            <w:tcW w:w="1240" w:type="dxa"/>
            <w:tcBorders>
              <w:top w:val="single" w:sz="4" w:space="0" w:color="auto"/>
              <w:left w:val="single" w:sz="6" w:space="0" w:color="auto"/>
              <w:bottom w:val="single" w:sz="4" w:space="0" w:color="auto"/>
              <w:right w:val="single" w:sz="6" w:space="0" w:color="auto"/>
            </w:tcBorders>
            <w:vAlign w:val="center"/>
          </w:tcPr>
          <w:p w14:paraId="539EC707" w14:textId="77777777" w:rsidR="008C7DA5" w:rsidRPr="00341B8E" w:rsidRDefault="008C7DA5" w:rsidP="00FB4E58">
            <w:pPr>
              <w:pStyle w:val="TableText0"/>
              <w:keepNext w:val="0"/>
              <w:widowControl w:val="0"/>
              <w:rPr>
                <w:sz w:val="18"/>
                <w:szCs w:val="18"/>
              </w:rPr>
            </w:pPr>
          </w:p>
        </w:tc>
        <w:tc>
          <w:tcPr>
            <w:tcW w:w="1377" w:type="dxa"/>
            <w:tcBorders>
              <w:top w:val="single" w:sz="4" w:space="0" w:color="auto"/>
              <w:left w:val="single" w:sz="6" w:space="0" w:color="auto"/>
              <w:bottom w:val="single" w:sz="4" w:space="0" w:color="auto"/>
              <w:right w:val="single" w:sz="6" w:space="0" w:color="auto"/>
            </w:tcBorders>
            <w:vAlign w:val="center"/>
          </w:tcPr>
          <w:p w14:paraId="0D463B6D" w14:textId="77777777" w:rsidR="008C7DA5" w:rsidRPr="00341B8E" w:rsidRDefault="008C7DA5" w:rsidP="00FB4E58">
            <w:pPr>
              <w:pStyle w:val="TableText0"/>
              <w:keepNext w:val="0"/>
              <w:widowControl w:val="0"/>
              <w:rPr>
                <w:sz w:val="18"/>
                <w:szCs w:val="18"/>
              </w:rPr>
            </w:pPr>
          </w:p>
        </w:tc>
        <w:tc>
          <w:tcPr>
            <w:tcW w:w="3928" w:type="dxa"/>
            <w:tcBorders>
              <w:top w:val="single" w:sz="4" w:space="0" w:color="auto"/>
              <w:left w:val="single" w:sz="6" w:space="0" w:color="auto"/>
              <w:bottom w:val="single" w:sz="4" w:space="0" w:color="auto"/>
              <w:right w:val="single" w:sz="4" w:space="0" w:color="auto"/>
            </w:tcBorders>
            <w:vAlign w:val="center"/>
            <w:hideMark/>
          </w:tcPr>
          <w:p w14:paraId="5A627CF1" w14:textId="77777777" w:rsidR="008C7DA5" w:rsidRPr="00341B8E" w:rsidRDefault="00526A29" w:rsidP="00FB4E58">
            <w:pPr>
              <w:pStyle w:val="TableText0"/>
              <w:keepNext w:val="0"/>
              <w:widowControl w:val="0"/>
              <w:ind w:right="-111"/>
              <w:rPr>
                <w:sz w:val="18"/>
                <w:szCs w:val="18"/>
              </w:rPr>
            </w:pPr>
            <w:r>
              <w:rPr>
                <w:sz w:val="18"/>
                <w:szCs w:val="18"/>
              </w:rPr>
              <w:t>Documented informed consent must be obtained before any protocol-specific procedures. Treatment beyond progression requires separate consent as described in Section 8.1.1.1.</w:t>
            </w:r>
          </w:p>
        </w:tc>
      </w:tr>
      <w:tr w:rsidR="00CA657C" w14:paraId="7EC6F8F8" w14:textId="77777777" w:rsidTr="00A01912">
        <w:trPr>
          <w:trHeight w:val="273"/>
        </w:trPr>
        <w:tc>
          <w:tcPr>
            <w:tcW w:w="1890" w:type="dxa"/>
            <w:tcBorders>
              <w:top w:val="single" w:sz="4" w:space="0" w:color="auto"/>
              <w:left w:val="single" w:sz="4" w:space="0" w:color="auto"/>
              <w:bottom w:val="single" w:sz="4" w:space="0" w:color="auto"/>
              <w:right w:val="single" w:sz="6" w:space="0" w:color="auto"/>
            </w:tcBorders>
            <w:vAlign w:val="center"/>
            <w:hideMark/>
          </w:tcPr>
          <w:p w14:paraId="74D8BDAF" w14:textId="77777777" w:rsidR="008C7DA5" w:rsidRPr="00341B8E" w:rsidRDefault="00526A29" w:rsidP="00FB4E58">
            <w:pPr>
              <w:pStyle w:val="TableText0"/>
              <w:keepNext w:val="0"/>
              <w:widowControl w:val="0"/>
              <w:ind w:right="-103"/>
              <w:rPr>
                <w:sz w:val="18"/>
                <w:szCs w:val="18"/>
              </w:rPr>
            </w:pPr>
            <w:r w:rsidRPr="00341B8E">
              <w:rPr>
                <w:sz w:val="18"/>
                <w:szCs w:val="18"/>
              </w:rPr>
              <w:t>Informed Consent for Future Biomedical Research</w:t>
            </w:r>
          </w:p>
        </w:tc>
        <w:tc>
          <w:tcPr>
            <w:tcW w:w="835" w:type="dxa"/>
            <w:tcBorders>
              <w:top w:val="single" w:sz="4" w:space="0" w:color="auto"/>
              <w:left w:val="single" w:sz="6" w:space="0" w:color="auto"/>
              <w:bottom w:val="single" w:sz="4" w:space="0" w:color="auto"/>
              <w:right w:val="single" w:sz="6" w:space="0" w:color="auto"/>
            </w:tcBorders>
            <w:vAlign w:val="center"/>
            <w:hideMark/>
          </w:tcPr>
          <w:p w14:paraId="39F1C927" w14:textId="77777777" w:rsidR="008C7DA5" w:rsidRPr="00341B8E" w:rsidRDefault="00526A29" w:rsidP="00FB4E58">
            <w:pPr>
              <w:pStyle w:val="TableText0"/>
              <w:keepNext w:val="0"/>
              <w:widowControl w:val="0"/>
              <w:jc w:val="center"/>
              <w:rPr>
                <w:sz w:val="18"/>
                <w:szCs w:val="18"/>
              </w:rPr>
            </w:pPr>
            <w:r w:rsidRPr="00341B8E">
              <w:rPr>
                <w:sz w:val="18"/>
                <w:szCs w:val="18"/>
              </w:rPr>
              <w:t>X</w:t>
            </w:r>
          </w:p>
        </w:tc>
        <w:tc>
          <w:tcPr>
            <w:tcW w:w="412" w:type="dxa"/>
            <w:tcBorders>
              <w:top w:val="single" w:sz="4" w:space="0" w:color="auto"/>
              <w:left w:val="single" w:sz="6" w:space="0" w:color="auto"/>
              <w:bottom w:val="single" w:sz="4" w:space="0" w:color="auto"/>
              <w:right w:val="single" w:sz="6" w:space="0" w:color="auto"/>
            </w:tcBorders>
            <w:vAlign w:val="center"/>
          </w:tcPr>
          <w:p w14:paraId="0BBEAA46" w14:textId="77777777" w:rsidR="008C7DA5" w:rsidRPr="00341B8E" w:rsidRDefault="008C7DA5" w:rsidP="00FB4E58">
            <w:pPr>
              <w:pStyle w:val="TableText0"/>
              <w:keepNext w:val="0"/>
              <w:widowControl w:val="0"/>
              <w:jc w:val="center"/>
              <w:rPr>
                <w:sz w:val="18"/>
                <w:szCs w:val="18"/>
              </w:rPr>
            </w:pPr>
          </w:p>
        </w:tc>
        <w:tc>
          <w:tcPr>
            <w:tcW w:w="418" w:type="dxa"/>
            <w:tcBorders>
              <w:top w:val="single" w:sz="4" w:space="0" w:color="auto"/>
              <w:left w:val="single" w:sz="6" w:space="0" w:color="auto"/>
              <w:bottom w:val="single" w:sz="4" w:space="0" w:color="auto"/>
              <w:right w:val="single" w:sz="6" w:space="0" w:color="auto"/>
            </w:tcBorders>
            <w:vAlign w:val="center"/>
          </w:tcPr>
          <w:p w14:paraId="2C96EF63" w14:textId="77777777" w:rsidR="008C7DA5" w:rsidRPr="00341B8E" w:rsidRDefault="008C7DA5" w:rsidP="00FB4E58">
            <w:pPr>
              <w:pStyle w:val="TableText0"/>
              <w:keepNext w:val="0"/>
              <w:widowControl w:val="0"/>
              <w:jc w:val="center"/>
              <w:rPr>
                <w:sz w:val="18"/>
                <w:szCs w:val="18"/>
              </w:rPr>
            </w:pPr>
          </w:p>
        </w:tc>
        <w:tc>
          <w:tcPr>
            <w:tcW w:w="419" w:type="dxa"/>
            <w:tcBorders>
              <w:top w:val="single" w:sz="4" w:space="0" w:color="auto"/>
              <w:left w:val="single" w:sz="6" w:space="0" w:color="auto"/>
              <w:bottom w:val="single" w:sz="4" w:space="0" w:color="auto"/>
              <w:right w:val="single" w:sz="6" w:space="0" w:color="auto"/>
            </w:tcBorders>
            <w:vAlign w:val="center"/>
          </w:tcPr>
          <w:p w14:paraId="356A6608" w14:textId="77777777" w:rsidR="008C7DA5" w:rsidRPr="00341B8E" w:rsidRDefault="008C7DA5" w:rsidP="00FB4E58">
            <w:pPr>
              <w:pStyle w:val="TableText0"/>
              <w:keepNext w:val="0"/>
              <w:widowControl w:val="0"/>
              <w:jc w:val="center"/>
              <w:rPr>
                <w:sz w:val="18"/>
                <w:szCs w:val="18"/>
              </w:rPr>
            </w:pPr>
          </w:p>
        </w:tc>
        <w:tc>
          <w:tcPr>
            <w:tcW w:w="420" w:type="dxa"/>
            <w:tcBorders>
              <w:top w:val="single" w:sz="4" w:space="0" w:color="auto"/>
              <w:left w:val="single" w:sz="6" w:space="0" w:color="auto"/>
              <w:bottom w:val="single" w:sz="4" w:space="0" w:color="auto"/>
              <w:right w:val="single" w:sz="6" w:space="0" w:color="auto"/>
            </w:tcBorders>
            <w:vAlign w:val="center"/>
          </w:tcPr>
          <w:p w14:paraId="4DD91C2B" w14:textId="77777777" w:rsidR="008C7DA5" w:rsidRPr="00341B8E" w:rsidRDefault="008C7DA5" w:rsidP="00FB4E58">
            <w:pPr>
              <w:pStyle w:val="TableText0"/>
              <w:keepNext w:val="0"/>
              <w:widowControl w:val="0"/>
              <w:jc w:val="center"/>
              <w:rPr>
                <w:sz w:val="18"/>
                <w:szCs w:val="18"/>
              </w:rPr>
            </w:pPr>
          </w:p>
        </w:tc>
        <w:tc>
          <w:tcPr>
            <w:tcW w:w="419" w:type="dxa"/>
            <w:tcBorders>
              <w:top w:val="single" w:sz="4" w:space="0" w:color="auto"/>
              <w:left w:val="single" w:sz="6" w:space="0" w:color="auto"/>
              <w:bottom w:val="single" w:sz="4" w:space="0" w:color="auto"/>
              <w:right w:val="single" w:sz="6" w:space="0" w:color="auto"/>
            </w:tcBorders>
            <w:vAlign w:val="center"/>
          </w:tcPr>
          <w:p w14:paraId="1D1A809B" w14:textId="77777777" w:rsidR="008C7DA5" w:rsidRPr="00341B8E" w:rsidRDefault="008C7DA5" w:rsidP="00FB4E58">
            <w:pPr>
              <w:pStyle w:val="TableText0"/>
              <w:keepNext w:val="0"/>
              <w:widowControl w:val="0"/>
              <w:jc w:val="center"/>
              <w:rPr>
                <w:sz w:val="18"/>
                <w:szCs w:val="18"/>
              </w:rPr>
            </w:pPr>
          </w:p>
        </w:tc>
        <w:tc>
          <w:tcPr>
            <w:tcW w:w="419" w:type="dxa"/>
            <w:tcBorders>
              <w:top w:val="single" w:sz="4" w:space="0" w:color="auto"/>
              <w:left w:val="single" w:sz="6" w:space="0" w:color="auto"/>
              <w:bottom w:val="single" w:sz="4" w:space="0" w:color="auto"/>
              <w:right w:val="single" w:sz="6" w:space="0" w:color="auto"/>
            </w:tcBorders>
            <w:vAlign w:val="center"/>
          </w:tcPr>
          <w:p w14:paraId="1CC46BC4" w14:textId="77777777" w:rsidR="008C7DA5" w:rsidRPr="00341B8E" w:rsidRDefault="008C7DA5" w:rsidP="00FB4E58">
            <w:pPr>
              <w:pStyle w:val="TableText0"/>
              <w:keepNext w:val="0"/>
              <w:widowControl w:val="0"/>
              <w:jc w:val="center"/>
              <w:rPr>
                <w:sz w:val="18"/>
                <w:szCs w:val="18"/>
              </w:rPr>
            </w:pPr>
          </w:p>
        </w:tc>
        <w:tc>
          <w:tcPr>
            <w:tcW w:w="419" w:type="dxa"/>
            <w:tcBorders>
              <w:top w:val="single" w:sz="4" w:space="0" w:color="auto"/>
              <w:left w:val="single" w:sz="6" w:space="0" w:color="auto"/>
              <w:bottom w:val="single" w:sz="4" w:space="0" w:color="auto"/>
              <w:right w:val="single" w:sz="6" w:space="0" w:color="auto"/>
            </w:tcBorders>
            <w:vAlign w:val="center"/>
          </w:tcPr>
          <w:p w14:paraId="3666ED2F" w14:textId="77777777" w:rsidR="008C7DA5" w:rsidRPr="00341B8E" w:rsidRDefault="008C7DA5" w:rsidP="00FB4E58">
            <w:pPr>
              <w:pStyle w:val="TableText0"/>
              <w:keepNext w:val="0"/>
              <w:widowControl w:val="0"/>
              <w:jc w:val="center"/>
              <w:rPr>
                <w:sz w:val="18"/>
                <w:szCs w:val="18"/>
              </w:rPr>
            </w:pPr>
          </w:p>
        </w:tc>
        <w:tc>
          <w:tcPr>
            <w:tcW w:w="420" w:type="dxa"/>
            <w:tcBorders>
              <w:top w:val="single" w:sz="4" w:space="0" w:color="auto"/>
              <w:left w:val="single" w:sz="6" w:space="0" w:color="auto"/>
              <w:bottom w:val="single" w:sz="4" w:space="0" w:color="auto"/>
              <w:right w:val="single" w:sz="6" w:space="0" w:color="auto"/>
            </w:tcBorders>
            <w:vAlign w:val="center"/>
          </w:tcPr>
          <w:p w14:paraId="25A5F9A5" w14:textId="77777777" w:rsidR="008C7DA5" w:rsidRPr="00341B8E" w:rsidRDefault="008C7DA5" w:rsidP="00FB4E58">
            <w:pPr>
              <w:pStyle w:val="TableText0"/>
              <w:keepNext w:val="0"/>
              <w:widowControl w:val="0"/>
              <w:jc w:val="center"/>
              <w:rPr>
                <w:sz w:val="18"/>
                <w:szCs w:val="18"/>
              </w:rPr>
            </w:pPr>
          </w:p>
        </w:tc>
        <w:tc>
          <w:tcPr>
            <w:tcW w:w="419" w:type="dxa"/>
            <w:tcBorders>
              <w:top w:val="single" w:sz="4" w:space="0" w:color="auto"/>
              <w:left w:val="single" w:sz="6" w:space="0" w:color="auto"/>
              <w:bottom w:val="single" w:sz="4" w:space="0" w:color="auto"/>
              <w:right w:val="single" w:sz="6" w:space="0" w:color="auto"/>
            </w:tcBorders>
            <w:vAlign w:val="center"/>
          </w:tcPr>
          <w:p w14:paraId="6B66F30D" w14:textId="77777777" w:rsidR="008C7DA5" w:rsidRPr="00341B8E" w:rsidRDefault="008C7DA5" w:rsidP="00FB4E58">
            <w:pPr>
              <w:pStyle w:val="TableText0"/>
              <w:keepNext w:val="0"/>
              <w:widowControl w:val="0"/>
              <w:jc w:val="center"/>
              <w:rPr>
                <w:sz w:val="18"/>
                <w:szCs w:val="18"/>
              </w:rPr>
            </w:pPr>
          </w:p>
        </w:tc>
        <w:tc>
          <w:tcPr>
            <w:tcW w:w="1240" w:type="dxa"/>
            <w:tcBorders>
              <w:top w:val="single" w:sz="4" w:space="0" w:color="auto"/>
              <w:left w:val="single" w:sz="6" w:space="0" w:color="auto"/>
              <w:bottom w:val="single" w:sz="4" w:space="0" w:color="auto"/>
              <w:right w:val="single" w:sz="6" w:space="0" w:color="auto"/>
            </w:tcBorders>
            <w:vAlign w:val="center"/>
          </w:tcPr>
          <w:p w14:paraId="678717D5" w14:textId="77777777" w:rsidR="008C7DA5" w:rsidRPr="00341B8E" w:rsidRDefault="008C7DA5" w:rsidP="00FB4E58">
            <w:pPr>
              <w:pStyle w:val="TableText0"/>
              <w:keepNext w:val="0"/>
              <w:widowControl w:val="0"/>
              <w:rPr>
                <w:sz w:val="18"/>
                <w:szCs w:val="18"/>
              </w:rPr>
            </w:pPr>
          </w:p>
        </w:tc>
        <w:tc>
          <w:tcPr>
            <w:tcW w:w="1377" w:type="dxa"/>
            <w:tcBorders>
              <w:top w:val="single" w:sz="4" w:space="0" w:color="auto"/>
              <w:left w:val="single" w:sz="6" w:space="0" w:color="auto"/>
              <w:bottom w:val="single" w:sz="4" w:space="0" w:color="auto"/>
              <w:right w:val="single" w:sz="6" w:space="0" w:color="auto"/>
            </w:tcBorders>
            <w:vAlign w:val="center"/>
          </w:tcPr>
          <w:p w14:paraId="44AA259D" w14:textId="77777777" w:rsidR="008C7DA5" w:rsidRPr="00341B8E" w:rsidRDefault="008C7DA5" w:rsidP="00FB4E58">
            <w:pPr>
              <w:pStyle w:val="TableText0"/>
              <w:keepNext w:val="0"/>
              <w:widowControl w:val="0"/>
              <w:rPr>
                <w:sz w:val="18"/>
                <w:szCs w:val="18"/>
              </w:rPr>
            </w:pPr>
          </w:p>
        </w:tc>
        <w:tc>
          <w:tcPr>
            <w:tcW w:w="3928" w:type="dxa"/>
            <w:tcBorders>
              <w:top w:val="single" w:sz="4" w:space="0" w:color="auto"/>
              <w:left w:val="single" w:sz="6" w:space="0" w:color="auto"/>
              <w:bottom w:val="single" w:sz="4" w:space="0" w:color="auto"/>
              <w:right w:val="single" w:sz="4" w:space="0" w:color="auto"/>
            </w:tcBorders>
            <w:vAlign w:val="center"/>
            <w:hideMark/>
          </w:tcPr>
          <w:p w14:paraId="4E71CCB4" w14:textId="77777777" w:rsidR="008C7DA5" w:rsidRPr="00341B8E" w:rsidRDefault="00526A29" w:rsidP="00FB4E58">
            <w:pPr>
              <w:pStyle w:val="TableText0"/>
              <w:keepNext w:val="0"/>
              <w:widowControl w:val="0"/>
              <w:ind w:right="-111"/>
              <w:rPr>
                <w:sz w:val="18"/>
                <w:szCs w:val="18"/>
              </w:rPr>
            </w:pPr>
            <w:r w:rsidRPr="00341B8E">
              <w:rPr>
                <w:sz w:val="18"/>
                <w:szCs w:val="18"/>
              </w:rPr>
              <w:t>This is optional for the participant.</w:t>
            </w:r>
          </w:p>
        </w:tc>
      </w:tr>
      <w:tr w:rsidR="00CA657C" w14:paraId="43914436" w14:textId="77777777" w:rsidTr="00A01912">
        <w:trPr>
          <w:trHeight w:val="273"/>
        </w:trPr>
        <w:tc>
          <w:tcPr>
            <w:tcW w:w="1890" w:type="dxa"/>
            <w:tcBorders>
              <w:top w:val="single" w:sz="4" w:space="0" w:color="auto"/>
              <w:left w:val="single" w:sz="4" w:space="0" w:color="auto"/>
              <w:bottom w:val="single" w:sz="4" w:space="0" w:color="auto"/>
              <w:right w:val="single" w:sz="6" w:space="0" w:color="auto"/>
            </w:tcBorders>
            <w:vAlign w:val="center"/>
            <w:hideMark/>
          </w:tcPr>
          <w:p w14:paraId="324A2B4B" w14:textId="77777777" w:rsidR="008C7DA5" w:rsidRPr="00341B8E" w:rsidRDefault="00526A29" w:rsidP="00FB4E58">
            <w:pPr>
              <w:pStyle w:val="TableText0"/>
              <w:keepNext w:val="0"/>
              <w:widowControl w:val="0"/>
              <w:ind w:right="-103"/>
              <w:rPr>
                <w:sz w:val="18"/>
                <w:szCs w:val="18"/>
              </w:rPr>
            </w:pPr>
            <w:r w:rsidRPr="00341B8E">
              <w:rPr>
                <w:sz w:val="18"/>
                <w:szCs w:val="18"/>
              </w:rPr>
              <w:t>Inclusion/Exclusion Criteria</w:t>
            </w:r>
          </w:p>
        </w:tc>
        <w:tc>
          <w:tcPr>
            <w:tcW w:w="835" w:type="dxa"/>
            <w:tcBorders>
              <w:top w:val="single" w:sz="4" w:space="0" w:color="auto"/>
              <w:left w:val="single" w:sz="6" w:space="0" w:color="auto"/>
              <w:bottom w:val="single" w:sz="4" w:space="0" w:color="auto"/>
              <w:right w:val="single" w:sz="6" w:space="0" w:color="auto"/>
            </w:tcBorders>
            <w:vAlign w:val="center"/>
            <w:hideMark/>
          </w:tcPr>
          <w:p w14:paraId="626BB6FC" w14:textId="77777777" w:rsidR="008C7DA5" w:rsidRPr="00341B8E" w:rsidRDefault="00526A29" w:rsidP="00FB4E58">
            <w:pPr>
              <w:pStyle w:val="TableText0"/>
              <w:keepNext w:val="0"/>
              <w:widowControl w:val="0"/>
              <w:jc w:val="center"/>
              <w:rPr>
                <w:sz w:val="18"/>
                <w:szCs w:val="18"/>
              </w:rPr>
            </w:pPr>
            <w:r w:rsidRPr="00341B8E">
              <w:rPr>
                <w:sz w:val="18"/>
                <w:szCs w:val="18"/>
              </w:rPr>
              <w:t>X</w:t>
            </w:r>
          </w:p>
        </w:tc>
        <w:tc>
          <w:tcPr>
            <w:tcW w:w="412" w:type="dxa"/>
            <w:tcBorders>
              <w:top w:val="single" w:sz="4" w:space="0" w:color="auto"/>
              <w:left w:val="single" w:sz="6" w:space="0" w:color="auto"/>
              <w:bottom w:val="single" w:sz="4" w:space="0" w:color="auto"/>
              <w:right w:val="single" w:sz="6" w:space="0" w:color="auto"/>
            </w:tcBorders>
            <w:vAlign w:val="center"/>
          </w:tcPr>
          <w:p w14:paraId="5957BA1C" w14:textId="77777777" w:rsidR="008C7DA5" w:rsidRPr="00341B8E" w:rsidRDefault="008C7DA5" w:rsidP="00FB4E58">
            <w:pPr>
              <w:pStyle w:val="TableText0"/>
              <w:keepNext w:val="0"/>
              <w:widowControl w:val="0"/>
              <w:jc w:val="center"/>
              <w:rPr>
                <w:sz w:val="18"/>
                <w:szCs w:val="18"/>
              </w:rPr>
            </w:pPr>
          </w:p>
        </w:tc>
        <w:tc>
          <w:tcPr>
            <w:tcW w:w="418" w:type="dxa"/>
            <w:tcBorders>
              <w:top w:val="single" w:sz="4" w:space="0" w:color="auto"/>
              <w:left w:val="single" w:sz="6" w:space="0" w:color="auto"/>
              <w:bottom w:val="single" w:sz="4" w:space="0" w:color="auto"/>
              <w:right w:val="single" w:sz="6" w:space="0" w:color="auto"/>
            </w:tcBorders>
            <w:vAlign w:val="center"/>
          </w:tcPr>
          <w:p w14:paraId="158BB8D7" w14:textId="77777777" w:rsidR="008C7DA5" w:rsidRPr="00341B8E" w:rsidRDefault="008C7DA5" w:rsidP="00FB4E58">
            <w:pPr>
              <w:pStyle w:val="TableText0"/>
              <w:keepNext w:val="0"/>
              <w:widowControl w:val="0"/>
              <w:jc w:val="center"/>
              <w:rPr>
                <w:sz w:val="18"/>
                <w:szCs w:val="18"/>
              </w:rPr>
            </w:pPr>
          </w:p>
        </w:tc>
        <w:tc>
          <w:tcPr>
            <w:tcW w:w="419" w:type="dxa"/>
            <w:tcBorders>
              <w:top w:val="single" w:sz="4" w:space="0" w:color="auto"/>
              <w:left w:val="single" w:sz="6" w:space="0" w:color="auto"/>
              <w:bottom w:val="single" w:sz="4" w:space="0" w:color="auto"/>
              <w:right w:val="single" w:sz="6" w:space="0" w:color="auto"/>
            </w:tcBorders>
            <w:vAlign w:val="center"/>
          </w:tcPr>
          <w:p w14:paraId="2C3EBC77" w14:textId="77777777" w:rsidR="008C7DA5" w:rsidRPr="00341B8E" w:rsidRDefault="008C7DA5" w:rsidP="00FB4E58">
            <w:pPr>
              <w:pStyle w:val="TableText0"/>
              <w:keepNext w:val="0"/>
              <w:widowControl w:val="0"/>
              <w:jc w:val="center"/>
              <w:rPr>
                <w:sz w:val="18"/>
                <w:szCs w:val="18"/>
              </w:rPr>
            </w:pPr>
          </w:p>
        </w:tc>
        <w:tc>
          <w:tcPr>
            <w:tcW w:w="420" w:type="dxa"/>
            <w:tcBorders>
              <w:top w:val="single" w:sz="4" w:space="0" w:color="auto"/>
              <w:left w:val="single" w:sz="6" w:space="0" w:color="auto"/>
              <w:bottom w:val="single" w:sz="4" w:space="0" w:color="auto"/>
              <w:right w:val="single" w:sz="6" w:space="0" w:color="auto"/>
            </w:tcBorders>
            <w:vAlign w:val="center"/>
          </w:tcPr>
          <w:p w14:paraId="7DD0E915" w14:textId="77777777" w:rsidR="008C7DA5" w:rsidRPr="00341B8E" w:rsidRDefault="008C7DA5" w:rsidP="00FB4E58">
            <w:pPr>
              <w:pStyle w:val="TableText0"/>
              <w:keepNext w:val="0"/>
              <w:widowControl w:val="0"/>
              <w:jc w:val="center"/>
              <w:rPr>
                <w:sz w:val="18"/>
                <w:szCs w:val="18"/>
              </w:rPr>
            </w:pPr>
          </w:p>
        </w:tc>
        <w:tc>
          <w:tcPr>
            <w:tcW w:w="419" w:type="dxa"/>
            <w:tcBorders>
              <w:top w:val="single" w:sz="4" w:space="0" w:color="auto"/>
              <w:left w:val="single" w:sz="6" w:space="0" w:color="auto"/>
              <w:bottom w:val="single" w:sz="4" w:space="0" w:color="auto"/>
              <w:right w:val="single" w:sz="6" w:space="0" w:color="auto"/>
            </w:tcBorders>
            <w:vAlign w:val="center"/>
          </w:tcPr>
          <w:p w14:paraId="528AD240" w14:textId="77777777" w:rsidR="008C7DA5" w:rsidRPr="00341B8E" w:rsidRDefault="008C7DA5" w:rsidP="00FB4E58">
            <w:pPr>
              <w:pStyle w:val="TableText0"/>
              <w:keepNext w:val="0"/>
              <w:widowControl w:val="0"/>
              <w:jc w:val="center"/>
              <w:rPr>
                <w:sz w:val="18"/>
                <w:szCs w:val="18"/>
              </w:rPr>
            </w:pPr>
          </w:p>
        </w:tc>
        <w:tc>
          <w:tcPr>
            <w:tcW w:w="419" w:type="dxa"/>
            <w:tcBorders>
              <w:top w:val="single" w:sz="4" w:space="0" w:color="auto"/>
              <w:left w:val="single" w:sz="6" w:space="0" w:color="auto"/>
              <w:bottom w:val="single" w:sz="4" w:space="0" w:color="auto"/>
              <w:right w:val="single" w:sz="6" w:space="0" w:color="auto"/>
            </w:tcBorders>
            <w:vAlign w:val="center"/>
          </w:tcPr>
          <w:p w14:paraId="32B0B266" w14:textId="77777777" w:rsidR="008C7DA5" w:rsidRPr="00341B8E" w:rsidRDefault="008C7DA5" w:rsidP="00FB4E58">
            <w:pPr>
              <w:pStyle w:val="TableText0"/>
              <w:keepNext w:val="0"/>
              <w:widowControl w:val="0"/>
              <w:jc w:val="center"/>
              <w:rPr>
                <w:sz w:val="18"/>
                <w:szCs w:val="18"/>
              </w:rPr>
            </w:pPr>
          </w:p>
        </w:tc>
        <w:tc>
          <w:tcPr>
            <w:tcW w:w="419" w:type="dxa"/>
            <w:tcBorders>
              <w:top w:val="single" w:sz="4" w:space="0" w:color="auto"/>
              <w:left w:val="single" w:sz="6" w:space="0" w:color="auto"/>
              <w:bottom w:val="single" w:sz="4" w:space="0" w:color="auto"/>
              <w:right w:val="single" w:sz="6" w:space="0" w:color="auto"/>
            </w:tcBorders>
            <w:vAlign w:val="center"/>
          </w:tcPr>
          <w:p w14:paraId="3FB8C208" w14:textId="77777777" w:rsidR="008C7DA5" w:rsidRPr="00341B8E" w:rsidRDefault="008C7DA5" w:rsidP="00FB4E58">
            <w:pPr>
              <w:pStyle w:val="TableText0"/>
              <w:keepNext w:val="0"/>
              <w:widowControl w:val="0"/>
              <w:jc w:val="center"/>
              <w:rPr>
                <w:sz w:val="18"/>
                <w:szCs w:val="18"/>
              </w:rPr>
            </w:pPr>
          </w:p>
        </w:tc>
        <w:tc>
          <w:tcPr>
            <w:tcW w:w="420" w:type="dxa"/>
            <w:tcBorders>
              <w:top w:val="single" w:sz="4" w:space="0" w:color="auto"/>
              <w:left w:val="single" w:sz="6" w:space="0" w:color="auto"/>
              <w:bottom w:val="single" w:sz="4" w:space="0" w:color="auto"/>
              <w:right w:val="single" w:sz="6" w:space="0" w:color="auto"/>
            </w:tcBorders>
            <w:vAlign w:val="center"/>
          </w:tcPr>
          <w:p w14:paraId="2DF8719E" w14:textId="77777777" w:rsidR="008C7DA5" w:rsidRPr="00341B8E" w:rsidRDefault="008C7DA5" w:rsidP="00FB4E58">
            <w:pPr>
              <w:pStyle w:val="TableText0"/>
              <w:keepNext w:val="0"/>
              <w:widowControl w:val="0"/>
              <w:jc w:val="center"/>
              <w:rPr>
                <w:sz w:val="18"/>
                <w:szCs w:val="18"/>
              </w:rPr>
            </w:pPr>
          </w:p>
        </w:tc>
        <w:tc>
          <w:tcPr>
            <w:tcW w:w="419" w:type="dxa"/>
            <w:tcBorders>
              <w:top w:val="single" w:sz="4" w:space="0" w:color="auto"/>
              <w:left w:val="single" w:sz="6" w:space="0" w:color="auto"/>
              <w:bottom w:val="single" w:sz="4" w:space="0" w:color="auto"/>
              <w:right w:val="single" w:sz="6" w:space="0" w:color="auto"/>
            </w:tcBorders>
            <w:vAlign w:val="center"/>
          </w:tcPr>
          <w:p w14:paraId="2F2B8388" w14:textId="77777777" w:rsidR="008C7DA5" w:rsidRPr="00341B8E" w:rsidRDefault="008C7DA5" w:rsidP="00FB4E58">
            <w:pPr>
              <w:pStyle w:val="TableText0"/>
              <w:keepNext w:val="0"/>
              <w:widowControl w:val="0"/>
              <w:jc w:val="center"/>
              <w:rPr>
                <w:sz w:val="18"/>
                <w:szCs w:val="18"/>
              </w:rPr>
            </w:pPr>
          </w:p>
        </w:tc>
        <w:tc>
          <w:tcPr>
            <w:tcW w:w="1240" w:type="dxa"/>
            <w:tcBorders>
              <w:top w:val="single" w:sz="4" w:space="0" w:color="auto"/>
              <w:left w:val="single" w:sz="6" w:space="0" w:color="auto"/>
              <w:bottom w:val="single" w:sz="4" w:space="0" w:color="auto"/>
              <w:right w:val="single" w:sz="6" w:space="0" w:color="auto"/>
            </w:tcBorders>
            <w:vAlign w:val="center"/>
          </w:tcPr>
          <w:p w14:paraId="3361B6AC" w14:textId="77777777" w:rsidR="008C7DA5" w:rsidRPr="00341B8E" w:rsidRDefault="008C7DA5" w:rsidP="00FB4E58">
            <w:pPr>
              <w:pStyle w:val="TableText0"/>
              <w:keepNext w:val="0"/>
              <w:widowControl w:val="0"/>
              <w:rPr>
                <w:sz w:val="18"/>
                <w:szCs w:val="18"/>
              </w:rPr>
            </w:pPr>
          </w:p>
        </w:tc>
        <w:tc>
          <w:tcPr>
            <w:tcW w:w="1377" w:type="dxa"/>
            <w:tcBorders>
              <w:top w:val="single" w:sz="4" w:space="0" w:color="auto"/>
              <w:left w:val="single" w:sz="6" w:space="0" w:color="auto"/>
              <w:bottom w:val="single" w:sz="4" w:space="0" w:color="auto"/>
              <w:right w:val="single" w:sz="6" w:space="0" w:color="auto"/>
            </w:tcBorders>
            <w:vAlign w:val="center"/>
          </w:tcPr>
          <w:p w14:paraId="46A9BC27" w14:textId="77777777" w:rsidR="008C7DA5" w:rsidRPr="00341B8E" w:rsidRDefault="008C7DA5" w:rsidP="00FB4E58">
            <w:pPr>
              <w:pStyle w:val="TableText0"/>
              <w:keepNext w:val="0"/>
              <w:widowControl w:val="0"/>
              <w:rPr>
                <w:sz w:val="18"/>
                <w:szCs w:val="18"/>
              </w:rPr>
            </w:pPr>
          </w:p>
        </w:tc>
        <w:tc>
          <w:tcPr>
            <w:tcW w:w="3928" w:type="dxa"/>
            <w:tcBorders>
              <w:top w:val="single" w:sz="4" w:space="0" w:color="auto"/>
              <w:left w:val="single" w:sz="6" w:space="0" w:color="auto"/>
              <w:bottom w:val="single" w:sz="4" w:space="0" w:color="auto"/>
              <w:right w:val="single" w:sz="4" w:space="0" w:color="auto"/>
            </w:tcBorders>
            <w:vAlign w:val="center"/>
            <w:hideMark/>
          </w:tcPr>
          <w:p w14:paraId="78A3EB92" w14:textId="77777777" w:rsidR="008C7DA5" w:rsidRPr="00341B8E" w:rsidRDefault="00526A29" w:rsidP="00FB4E58">
            <w:pPr>
              <w:pStyle w:val="TableText0"/>
              <w:keepNext w:val="0"/>
              <w:widowControl w:val="0"/>
              <w:ind w:right="-111"/>
              <w:rPr>
                <w:sz w:val="18"/>
                <w:szCs w:val="18"/>
              </w:rPr>
            </w:pPr>
            <w:r w:rsidRPr="00341B8E">
              <w:rPr>
                <w:sz w:val="18"/>
                <w:szCs w:val="18"/>
              </w:rPr>
              <w:t>See Section 5.1 and Section 5.2.</w:t>
            </w:r>
          </w:p>
        </w:tc>
      </w:tr>
      <w:tr w:rsidR="00CA657C" w14:paraId="6D996762" w14:textId="77777777" w:rsidTr="00A01912">
        <w:trPr>
          <w:trHeight w:val="273"/>
        </w:trPr>
        <w:tc>
          <w:tcPr>
            <w:tcW w:w="1890" w:type="dxa"/>
            <w:tcBorders>
              <w:top w:val="single" w:sz="4" w:space="0" w:color="auto"/>
              <w:left w:val="single" w:sz="4" w:space="0" w:color="auto"/>
              <w:bottom w:val="single" w:sz="4" w:space="0" w:color="auto"/>
              <w:right w:val="single" w:sz="6" w:space="0" w:color="auto"/>
            </w:tcBorders>
            <w:vAlign w:val="center"/>
            <w:hideMark/>
          </w:tcPr>
          <w:p w14:paraId="36F2B558" w14:textId="77777777" w:rsidR="008C7DA5" w:rsidRPr="00341B8E" w:rsidRDefault="00526A29" w:rsidP="00FB4E58">
            <w:pPr>
              <w:pStyle w:val="TableText0"/>
              <w:keepNext w:val="0"/>
              <w:widowControl w:val="0"/>
              <w:ind w:right="-103"/>
              <w:rPr>
                <w:sz w:val="18"/>
                <w:szCs w:val="18"/>
              </w:rPr>
            </w:pPr>
            <w:r w:rsidRPr="00341B8E">
              <w:rPr>
                <w:sz w:val="18"/>
                <w:szCs w:val="18"/>
              </w:rPr>
              <w:t>Participant Identification Card</w:t>
            </w:r>
          </w:p>
        </w:tc>
        <w:tc>
          <w:tcPr>
            <w:tcW w:w="835" w:type="dxa"/>
            <w:tcBorders>
              <w:top w:val="single" w:sz="4" w:space="0" w:color="auto"/>
              <w:left w:val="single" w:sz="6" w:space="0" w:color="auto"/>
              <w:bottom w:val="single" w:sz="4" w:space="0" w:color="auto"/>
              <w:right w:val="single" w:sz="6" w:space="0" w:color="auto"/>
            </w:tcBorders>
            <w:vAlign w:val="center"/>
            <w:hideMark/>
          </w:tcPr>
          <w:p w14:paraId="1823AFC3" w14:textId="77777777" w:rsidR="008C7DA5" w:rsidRPr="00341B8E" w:rsidRDefault="00526A29" w:rsidP="00FB4E58">
            <w:pPr>
              <w:pStyle w:val="TableText0"/>
              <w:keepNext w:val="0"/>
              <w:widowControl w:val="0"/>
              <w:jc w:val="center"/>
              <w:rPr>
                <w:sz w:val="18"/>
                <w:szCs w:val="18"/>
              </w:rPr>
            </w:pPr>
            <w:r w:rsidRPr="00341B8E">
              <w:rPr>
                <w:sz w:val="18"/>
                <w:szCs w:val="18"/>
              </w:rPr>
              <w:t>X</w:t>
            </w:r>
          </w:p>
        </w:tc>
        <w:tc>
          <w:tcPr>
            <w:tcW w:w="412" w:type="dxa"/>
            <w:tcBorders>
              <w:top w:val="single" w:sz="4" w:space="0" w:color="auto"/>
              <w:left w:val="single" w:sz="6" w:space="0" w:color="auto"/>
              <w:bottom w:val="single" w:sz="4" w:space="0" w:color="auto"/>
              <w:right w:val="single" w:sz="6" w:space="0" w:color="auto"/>
            </w:tcBorders>
            <w:vAlign w:val="center"/>
          </w:tcPr>
          <w:p w14:paraId="2C1A878F" w14:textId="77777777" w:rsidR="008C7DA5" w:rsidRPr="00341B8E" w:rsidRDefault="00526A29" w:rsidP="00FB4E58">
            <w:pPr>
              <w:pStyle w:val="TableText0"/>
              <w:keepNext w:val="0"/>
              <w:widowControl w:val="0"/>
              <w:jc w:val="center"/>
              <w:rPr>
                <w:sz w:val="18"/>
                <w:szCs w:val="18"/>
              </w:rPr>
            </w:pPr>
            <w:r>
              <w:rPr>
                <w:sz w:val="18"/>
                <w:szCs w:val="18"/>
              </w:rPr>
              <w:t>X</w:t>
            </w:r>
          </w:p>
        </w:tc>
        <w:tc>
          <w:tcPr>
            <w:tcW w:w="418" w:type="dxa"/>
            <w:tcBorders>
              <w:top w:val="single" w:sz="4" w:space="0" w:color="auto"/>
              <w:left w:val="single" w:sz="6" w:space="0" w:color="auto"/>
              <w:bottom w:val="single" w:sz="4" w:space="0" w:color="auto"/>
              <w:right w:val="single" w:sz="6" w:space="0" w:color="auto"/>
            </w:tcBorders>
            <w:vAlign w:val="center"/>
          </w:tcPr>
          <w:p w14:paraId="10CF49E0" w14:textId="77777777" w:rsidR="008C7DA5" w:rsidRPr="00341B8E" w:rsidRDefault="008C7DA5" w:rsidP="00FB4E58">
            <w:pPr>
              <w:pStyle w:val="TableText0"/>
              <w:keepNext w:val="0"/>
              <w:widowControl w:val="0"/>
              <w:jc w:val="center"/>
              <w:rPr>
                <w:sz w:val="18"/>
                <w:szCs w:val="18"/>
              </w:rPr>
            </w:pPr>
          </w:p>
        </w:tc>
        <w:tc>
          <w:tcPr>
            <w:tcW w:w="419" w:type="dxa"/>
            <w:tcBorders>
              <w:top w:val="single" w:sz="4" w:space="0" w:color="auto"/>
              <w:left w:val="single" w:sz="6" w:space="0" w:color="auto"/>
              <w:bottom w:val="single" w:sz="4" w:space="0" w:color="auto"/>
              <w:right w:val="single" w:sz="6" w:space="0" w:color="auto"/>
            </w:tcBorders>
            <w:vAlign w:val="center"/>
          </w:tcPr>
          <w:p w14:paraId="7B51D071" w14:textId="77777777" w:rsidR="008C7DA5" w:rsidRPr="00341B8E" w:rsidRDefault="008C7DA5" w:rsidP="00FB4E58">
            <w:pPr>
              <w:pStyle w:val="TableText0"/>
              <w:keepNext w:val="0"/>
              <w:widowControl w:val="0"/>
              <w:jc w:val="center"/>
              <w:rPr>
                <w:sz w:val="18"/>
                <w:szCs w:val="18"/>
              </w:rPr>
            </w:pPr>
          </w:p>
        </w:tc>
        <w:tc>
          <w:tcPr>
            <w:tcW w:w="420" w:type="dxa"/>
            <w:tcBorders>
              <w:top w:val="single" w:sz="4" w:space="0" w:color="auto"/>
              <w:left w:val="single" w:sz="6" w:space="0" w:color="auto"/>
              <w:bottom w:val="single" w:sz="4" w:space="0" w:color="auto"/>
              <w:right w:val="single" w:sz="6" w:space="0" w:color="auto"/>
            </w:tcBorders>
            <w:vAlign w:val="center"/>
          </w:tcPr>
          <w:p w14:paraId="0CB6767D" w14:textId="77777777" w:rsidR="008C7DA5" w:rsidRPr="00341B8E" w:rsidRDefault="008C7DA5" w:rsidP="00FB4E58">
            <w:pPr>
              <w:pStyle w:val="TableText0"/>
              <w:keepNext w:val="0"/>
              <w:widowControl w:val="0"/>
              <w:jc w:val="center"/>
              <w:rPr>
                <w:sz w:val="18"/>
                <w:szCs w:val="18"/>
              </w:rPr>
            </w:pPr>
          </w:p>
        </w:tc>
        <w:tc>
          <w:tcPr>
            <w:tcW w:w="419" w:type="dxa"/>
            <w:tcBorders>
              <w:top w:val="single" w:sz="4" w:space="0" w:color="auto"/>
              <w:left w:val="single" w:sz="6" w:space="0" w:color="auto"/>
              <w:bottom w:val="single" w:sz="4" w:space="0" w:color="auto"/>
              <w:right w:val="single" w:sz="6" w:space="0" w:color="auto"/>
            </w:tcBorders>
            <w:vAlign w:val="center"/>
          </w:tcPr>
          <w:p w14:paraId="4EEC6191" w14:textId="77777777" w:rsidR="008C7DA5" w:rsidRPr="00341B8E" w:rsidRDefault="008C7DA5" w:rsidP="00FB4E58">
            <w:pPr>
              <w:pStyle w:val="TableText0"/>
              <w:keepNext w:val="0"/>
              <w:widowControl w:val="0"/>
              <w:jc w:val="center"/>
              <w:rPr>
                <w:sz w:val="18"/>
                <w:szCs w:val="18"/>
              </w:rPr>
            </w:pPr>
          </w:p>
        </w:tc>
        <w:tc>
          <w:tcPr>
            <w:tcW w:w="419" w:type="dxa"/>
            <w:tcBorders>
              <w:top w:val="single" w:sz="4" w:space="0" w:color="auto"/>
              <w:left w:val="single" w:sz="6" w:space="0" w:color="auto"/>
              <w:bottom w:val="single" w:sz="4" w:space="0" w:color="auto"/>
              <w:right w:val="single" w:sz="6" w:space="0" w:color="auto"/>
            </w:tcBorders>
            <w:vAlign w:val="center"/>
          </w:tcPr>
          <w:p w14:paraId="5D67CE71" w14:textId="77777777" w:rsidR="008C7DA5" w:rsidRPr="00341B8E" w:rsidRDefault="008C7DA5" w:rsidP="00FB4E58">
            <w:pPr>
              <w:pStyle w:val="TableText0"/>
              <w:keepNext w:val="0"/>
              <w:widowControl w:val="0"/>
              <w:jc w:val="center"/>
              <w:rPr>
                <w:sz w:val="18"/>
                <w:szCs w:val="18"/>
              </w:rPr>
            </w:pPr>
          </w:p>
        </w:tc>
        <w:tc>
          <w:tcPr>
            <w:tcW w:w="419" w:type="dxa"/>
            <w:tcBorders>
              <w:top w:val="single" w:sz="4" w:space="0" w:color="auto"/>
              <w:left w:val="single" w:sz="6" w:space="0" w:color="auto"/>
              <w:bottom w:val="single" w:sz="4" w:space="0" w:color="auto"/>
              <w:right w:val="single" w:sz="6" w:space="0" w:color="auto"/>
            </w:tcBorders>
            <w:vAlign w:val="center"/>
          </w:tcPr>
          <w:p w14:paraId="7267ABED" w14:textId="77777777" w:rsidR="008C7DA5" w:rsidRPr="00341B8E" w:rsidRDefault="008C7DA5" w:rsidP="00FB4E58">
            <w:pPr>
              <w:pStyle w:val="TableText0"/>
              <w:keepNext w:val="0"/>
              <w:widowControl w:val="0"/>
              <w:jc w:val="center"/>
              <w:rPr>
                <w:sz w:val="18"/>
                <w:szCs w:val="18"/>
              </w:rPr>
            </w:pPr>
          </w:p>
        </w:tc>
        <w:tc>
          <w:tcPr>
            <w:tcW w:w="420" w:type="dxa"/>
            <w:tcBorders>
              <w:top w:val="single" w:sz="4" w:space="0" w:color="auto"/>
              <w:left w:val="single" w:sz="6" w:space="0" w:color="auto"/>
              <w:bottom w:val="single" w:sz="4" w:space="0" w:color="auto"/>
              <w:right w:val="single" w:sz="6" w:space="0" w:color="auto"/>
            </w:tcBorders>
            <w:vAlign w:val="center"/>
          </w:tcPr>
          <w:p w14:paraId="0E3B8C00" w14:textId="77777777" w:rsidR="008C7DA5" w:rsidRPr="00341B8E" w:rsidRDefault="008C7DA5" w:rsidP="00FB4E58">
            <w:pPr>
              <w:pStyle w:val="TableText0"/>
              <w:keepNext w:val="0"/>
              <w:widowControl w:val="0"/>
              <w:jc w:val="center"/>
              <w:rPr>
                <w:sz w:val="18"/>
                <w:szCs w:val="18"/>
              </w:rPr>
            </w:pPr>
          </w:p>
        </w:tc>
        <w:tc>
          <w:tcPr>
            <w:tcW w:w="419" w:type="dxa"/>
            <w:tcBorders>
              <w:top w:val="single" w:sz="4" w:space="0" w:color="auto"/>
              <w:left w:val="single" w:sz="6" w:space="0" w:color="auto"/>
              <w:bottom w:val="single" w:sz="4" w:space="0" w:color="auto"/>
              <w:right w:val="single" w:sz="6" w:space="0" w:color="auto"/>
            </w:tcBorders>
            <w:vAlign w:val="center"/>
          </w:tcPr>
          <w:p w14:paraId="1D769ADE" w14:textId="77777777" w:rsidR="008C7DA5" w:rsidRPr="00341B8E" w:rsidRDefault="008C7DA5" w:rsidP="00FB4E58">
            <w:pPr>
              <w:pStyle w:val="TableText0"/>
              <w:keepNext w:val="0"/>
              <w:widowControl w:val="0"/>
              <w:jc w:val="center"/>
              <w:rPr>
                <w:sz w:val="18"/>
                <w:szCs w:val="18"/>
              </w:rPr>
            </w:pPr>
          </w:p>
        </w:tc>
        <w:tc>
          <w:tcPr>
            <w:tcW w:w="1240" w:type="dxa"/>
            <w:tcBorders>
              <w:top w:val="single" w:sz="4" w:space="0" w:color="auto"/>
              <w:left w:val="single" w:sz="6" w:space="0" w:color="auto"/>
              <w:bottom w:val="single" w:sz="4" w:space="0" w:color="auto"/>
              <w:right w:val="single" w:sz="6" w:space="0" w:color="auto"/>
            </w:tcBorders>
            <w:vAlign w:val="center"/>
          </w:tcPr>
          <w:p w14:paraId="6A1FF955" w14:textId="77777777" w:rsidR="008C7DA5" w:rsidRPr="00341B8E" w:rsidRDefault="008C7DA5" w:rsidP="00FB4E58">
            <w:pPr>
              <w:pStyle w:val="TableText0"/>
              <w:keepNext w:val="0"/>
              <w:widowControl w:val="0"/>
              <w:rPr>
                <w:sz w:val="18"/>
                <w:szCs w:val="18"/>
              </w:rPr>
            </w:pPr>
          </w:p>
        </w:tc>
        <w:tc>
          <w:tcPr>
            <w:tcW w:w="1377" w:type="dxa"/>
            <w:tcBorders>
              <w:top w:val="single" w:sz="4" w:space="0" w:color="auto"/>
              <w:left w:val="single" w:sz="6" w:space="0" w:color="auto"/>
              <w:bottom w:val="single" w:sz="4" w:space="0" w:color="auto"/>
              <w:right w:val="single" w:sz="6" w:space="0" w:color="auto"/>
            </w:tcBorders>
            <w:vAlign w:val="center"/>
          </w:tcPr>
          <w:p w14:paraId="67AD250B" w14:textId="77777777" w:rsidR="008C7DA5" w:rsidRPr="00341B8E" w:rsidRDefault="008C7DA5" w:rsidP="00FB4E58">
            <w:pPr>
              <w:pStyle w:val="TableText0"/>
              <w:keepNext w:val="0"/>
              <w:widowControl w:val="0"/>
              <w:rPr>
                <w:sz w:val="18"/>
                <w:szCs w:val="18"/>
              </w:rPr>
            </w:pPr>
          </w:p>
        </w:tc>
        <w:tc>
          <w:tcPr>
            <w:tcW w:w="3928" w:type="dxa"/>
            <w:tcBorders>
              <w:top w:val="single" w:sz="4" w:space="0" w:color="auto"/>
              <w:left w:val="single" w:sz="6" w:space="0" w:color="auto"/>
              <w:bottom w:val="single" w:sz="4" w:space="0" w:color="auto"/>
              <w:right w:val="single" w:sz="4" w:space="0" w:color="auto"/>
            </w:tcBorders>
            <w:vAlign w:val="center"/>
            <w:hideMark/>
          </w:tcPr>
          <w:p w14:paraId="7872F7CD" w14:textId="77777777" w:rsidR="008C7DA5" w:rsidRPr="00341B8E" w:rsidRDefault="00526A29" w:rsidP="00FB4E58">
            <w:pPr>
              <w:pStyle w:val="TableText0"/>
              <w:keepNext w:val="0"/>
              <w:widowControl w:val="0"/>
              <w:ind w:right="-111"/>
              <w:rPr>
                <w:sz w:val="18"/>
                <w:szCs w:val="18"/>
              </w:rPr>
            </w:pPr>
            <w:r w:rsidRPr="00341B8E">
              <w:rPr>
                <w:sz w:val="18"/>
                <w:szCs w:val="18"/>
              </w:rPr>
              <w:t>At Visit 2, the allocation (Part 1)/randomization (Part 2) number is added to the ID card.</w:t>
            </w:r>
          </w:p>
        </w:tc>
      </w:tr>
      <w:tr w:rsidR="00CA657C" w14:paraId="142267B8" w14:textId="77777777" w:rsidTr="00A01912">
        <w:trPr>
          <w:trHeight w:val="273"/>
        </w:trPr>
        <w:tc>
          <w:tcPr>
            <w:tcW w:w="1890" w:type="dxa"/>
            <w:tcBorders>
              <w:top w:val="single" w:sz="4" w:space="0" w:color="auto"/>
              <w:left w:val="single" w:sz="4" w:space="0" w:color="auto"/>
              <w:bottom w:val="single" w:sz="4" w:space="0" w:color="auto"/>
              <w:right w:val="single" w:sz="6" w:space="0" w:color="auto"/>
            </w:tcBorders>
            <w:vAlign w:val="center"/>
            <w:hideMark/>
          </w:tcPr>
          <w:p w14:paraId="31201ACE" w14:textId="77777777" w:rsidR="008C7DA5" w:rsidRPr="00341B8E" w:rsidRDefault="00526A29" w:rsidP="00FB4E58">
            <w:pPr>
              <w:pStyle w:val="TableText0"/>
              <w:keepNext w:val="0"/>
              <w:widowControl w:val="0"/>
              <w:ind w:right="-103"/>
              <w:rPr>
                <w:sz w:val="18"/>
                <w:szCs w:val="18"/>
              </w:rPr>
            </w:pPr>
            <w:r w:rsidRPr="00341B8E">
              <w:rPr>
                <w:sz w:val="18"/>
                <w:szCs w:val="18"/>
              </w:rPr>
              <w:t xml:space="preserve">Demography and </w:t>
            </w:r>
            <w:r w:rsidRPr="00341B8E">
              <w:rPr>
                <w:sz w:val="18"/>
                <w:szCs w:val="18"/>
              </w:rPr>
              <w:lastRenderedPageBreak/>
              <w:t>Medical History</w:t>
            </w:r>
          </w:p>
        </w:tc>
        <w:tc>
          <w:tcPr>
            <w:tcW w:w="835" w:type="dxa"/>
            <w:tcBorders>
              <w:top w:val="single" w:sz="4" w:space="0" w:color="auto"/>
              <w:left w:val="single" w:sz="6" w:space="0" w:color="auto"/>
              <w:bottom w:val="single" w:sz="4" w:space="0" w:color="auto"/>
              <w:right w:val="single" w:sz="6" w:space="0" w:color="auto"/>
            </w:tcBorders>
            <w:vAlign w:val="center"/>
            <w:hideMark/>
          </w:tcPr>
          <w:p w14:paraId="37B12295" w14:textId="77777777" w:rsidR="008C7DA5" w:rsidRPr="00341B8E" w:rsidRDefault="00526A29" w:rsidP="00FB4E58">
            <w:pPr>
              <w:pStyle w:val="TableText0"/>
              <w:keepNext w:val="0"/>
              <w:widowControl w:val="0"/>
              <w:jc w:val="center"/>
              <w:rPr>
                <w:sz w:val="18"/>
                <w:szCs w:val="18"/>
              </w:rPr>
            </w:pPr>
            <w:r w:rsidRPr="00341B8E">
              <w:rPr>
                <w:sz w:val="18"/>
                <w:szCs w:val="18"/>
              </w:rPr>
              <w:lastRenderedPageBreak/>
              <w:t>X</w:t>
            </w:r>
          </w:p>
        </w:tc>
        <w:tc>
          <w:tcPr>
            <w:tcW w:w="412" w:type="dxa"/>
            <w:tcBorders>
              <w:top w:val="single" w:sz="4" w:space="0" w:color="auto"/>
              <w:left w:val="single" w:sz="6" w:space="0" w:color="auto"/>
              <w:bottom w:val="single" w:sz="4" w:space="0" w:color="auto"/>
              <w:right w:val="single" w:sz="6" w:space="0" w:color="auto"/>
            </w:tcBorders>
            <w:vAlign w:val="center"/>
          </w:tcPr>
          <w:p w14:paraId="21888E7D" w14:textId="77777777" w:rsidR="008C7DA5" w:rsidRPr="00341B8E" w:rsidRDefault="008C7DA5" w:rsidP="00FB4E58">
            <w:pPr>
              <w:pStyle w:val="TableText0"/>
              <w:keepNext w:val="0"/>
              <w:widowControl w:val="0"/>
              <w:jc w:val="center"/>
              <w:rPr>
                <w:sz w:val="18"/>
                <w:szCs w:val="18"/>
              </w:rPr>
            </w:pPr>
          </w:p>
        </w:tc>
        <w:tc>
          <w:tcPr>
            <w:tcW w:w="418" w:type="dxa"/>
            <w:tcBorders>
              <w:top w:val="single" w:sz="4" w:space="0" w:color="auto"/>
              <w:left w:val="single" w:sz="6" w:space="0" w:color="auto"/>
              <w:bottom w:val="single" w:sz="4" w:space="0" w:color="auto"/>
              <w:right w:val="single" w:sz="6" w:space="0" w:color="auto"/>
            </w:tcBorders>
            <w:vAlign w:val="center"/>
          </w:tcPr>
          <w:p w14:paraId="0ECF1B84" w14:textId="77777777" w:rsidR="008C7DA5" w:rsidRPr="00341B8E" w:rsidRDefault="008C7DA5" w:rsidP="00FB4E58">
            <w:pPr>
              <w:pStyle w:val="TableText0"/>
              <w:keepNext w:val="0"/>
              <w:widowControl w:val="0"/>
              <w:jc w:val="center"/>
              <w:rPr>
                <w:sz w:val="18"/>
                <w:szCs w:val="18"/>
              </w:rPr>
            </w:pPr>
          </w:p>
        </w:tc>
        <w:tc>
          <w:tcPr>
            <w:tcW w:w="419" w:type="dxa"/>
            <w:tcBorders>
              <w:top w:val="single" w:sz="4" w:space="0" w:color="auto"/>
              <w:left w:val="single" w:sz="6" w:space="0" w:color="auto"/>
              <w:bottom w:val="single" w:sz="4" w:space="0" w:color="auto"/>
              <w:right w:val="single" w:sz="6" w:space="0" w:color="auto"/>
            </w:tcBorders>
            <w:vAlign w:val="center"/>
          </w:tcPr>
          <w:p w14:paraId="3A5F6315" w14:textId="77777777" w:rsidR="008C7DA5" w:rsidRPr="00341B8E" w:rsidRDefault="008C7DA5" w:rsidP="00FB4E58">
            <w:pPr>
              <w:pStyle w:val="TableText0"/>
              <w:keepNext w:val="0"/>
              <w:widowControl w:val="0"/>
              <w:jc w:val="center"/>
              <w:rPr>
                <w:sz w:val="18"/>
                <w:szCs w:val="18"/>
              </w:rPr>
            </w:pPr>
          </w:p>
        </w:tc>
        <w:tc>
          <w:tcPr>
            <w:tcW w:w="420" w:type="dxa"/>
            <w:tcBorders>
              <w:top w:val="single" w:sz="4" w:space="0" w:color="auto"/>
              <w:left w:val="single" w:sz="6" w:space="0" w:color="auto"/>
              <w:bottom w:val="single" w:sz="4" w:space="0" w:color="auto"/>
              <w:right w:val="single" w:sz="6" w:space="0" w:color="auto"/>
            </w:tcBorders>
            <w:vAlign w:val="center"/>
          </w:tcPr>
          <w:p w14:paraId="7868E515" w14:textId="77777777" w:rsidR="008C7DA5" w:rsidRPr="00341B8E" w:rsidRDefault="008C7DA5" w:rsidP="00FB4E58">
            <w:pPr>
              <w:pStyle w:val="TableText0"/>
              <w:keepNext w:val="0"/>
              <w:widowControl w:val="0"/>
              <w:jc w:val="center"/>
              <w:rPr>
                <w:sz w:val="18"/>
                <w:szCs w:val="18"/>
              </w:rPr>
            </w:pPr>
          </w:p>
        </w:tc>
        <w:tc>
          <w:tcPr>
            <w:tcW w:w="419" w:type="dxa"/>
            <w:tcBorders>
              <w:top w:val="single" w:sz="4" w:space="0" w:color="auto"/>
              <w:left w:val="single" w:sz="6" w:space="0" w:color="auto"/>
              <w:bottom w:val="single" w:sz="4" w:space="0" w:color="auto"/>
              <w:right w:val="single" w:sz="6" w:space="0" w:color="auto"/>
            </w:tcBorders>
            <w:vAlign w:val="center"/>
          </w:tcPr>
          <w:p w14:paraId="6B294944" w14:textId="77777777" w:rsidR="008C7DA5" w:rsidRPr="00341B8E" w:rsidRDefault="008C7DA5" w:rsidP="00FB4E58">
            <w:pPr>
              <w:pStyle w:val="TableText0"/>
              <w:keepNext w:val="0"/>
              <w:widowControl w:val="0"/>
              <w:jc w:val="center"/>
              <w:rPr>
                <w:sz w:val="18"/>
                <w:szCs w:val="18"/>
              </w:rPr>
            </w:pPr>
          </w:p>
        </w:tc>
        <w:tc>
          <w:tcPr>
            <w:tcW w:w="419" w:type="dxa"/>
            <w:tcBorders>
              <w:top w:val="single" w:sz="4" w:space="0" w:color="auto"/>
              <w:left w:val="single" w:sz="6" w:space="0" w:color="auto"/>
              <w:bottom w:val="single" w:sz="4" w:space="0" w:color="auto"/>
              <w:right w:val="single" w:sz="6" w:space="0" w:color="auto"/>
            </w:tcBorders>
            <w:vAlign w:val="center"/>
          </w:tcPr>
          <w:p w14:paraId="29ECB29C" w14:textId="77777777" w:rsidR="008C7DA5" w:rsidRPr="00341B8E" w:rsidRDefault="008C7DA5" w:rsidP="00FB4E58">
            <w:pPr>
              <w:pStyle w:val="TableText0"/>
              <w:keepNext w:val="0"/>
              <w:widowControl w:val="0"/>
              <w:jc w:val="center"/>
              <w:rPr>
                <w:sz w:val="18"/>
                <w:szCs w:val="18"/>
              </w:rPr>
            </w:pPr>
          </w:p>
        </w:tc>
        <w:tc>
          <w:tcPr>
            <w:tcW w:w="419" w:type="dxa"/>
            <w:tcBorders>
              <w:top w:val="single" w:sz="4" w:space="0" w:color="auto"/>
              <w:left w:val="single" w:sz="6" w:space="0" w:color="auto"/>
              <w:bottom w:val="single" w:sz="4" w:space="0" w:color="auto"/>
              <w:right w:val="single" w:sz="6" w:space="0" w:color="auto"/>
            </w:tcBorders>
            <w:vAlign w:val="center"/>
          </w:tcPr>
          <w:p w14:paraId="788CDCB7" w14:textId="77777777" w:rsidR="008C7DA5" w:rsidRPr="00341B8E" w:rsidRDefault="008C7DA5" w:rsidP="00FB4E58">
            <w:pPr>
              <w:pStyle w:val="TableText0"/>
              <w:keepNext w:val="0"/>
              <w:widowControl w:val="0"/>
              <w:jc w:val="center"/>
              <w:rPr>
                <w:sz w:val="18"/>
                <w:szCs w:val="18"/>
              </w:rPr>
            </w:pPr>
          </w:p>
        </w:tc>
        <w:tc>
          <w:tcPr>
            <w:tcW w:w="420" w:type="dxa"/>
            <w:tcBorders>
              <w:top w:val="single" w:sz="4" w:space="0" w:color="auto"/>
              <w:left w:val="single" w:sz="6" w:space="0" w:color="auto"/>
              <w:bottom w:val="single" w:sz="4" w:space="0" w:color="auto"/>
              <w:right w:val="single" w:sz="6" w:space="0" w:color="auto"/>
            </w:tcBorders>
            <w:vAlign w:val="center"/>
          </w:tcPr>
          <w:p w14:paraId="4EFC54B6" w14:textId="77777777" w:rsidR="008C7DA5" w:rsidRPr="00341B8E" w:rsidRDefault="008C7DA5" w:rsidP="00FB4E58">
            <w:pPr>
              <w:pStyle w:val="TableText0"/>
              <w:keepNext w:val="0"/>
              <w:widowControl w:val="0"/>
              <w:jc w:val="center"/>
              <w:rPr>
                <w:sz w:val="18"/>
                <w:szCs w:val="18"/>
              </w:rPr>
            </w:pPr>
          </w:p>
        </w:tc>
        <w:tc>
          <w:tcPr>
            <w:tcW w:w="419" w:type="dxa"/>
            <w:tcBorders>
              <w:top w:val="single" w:sz="4" w:space="0" w:color="auto"/>
              <w:left w:val="single" w:sz="6" w:space="0" w:color="auto"/>
              <w:bottom w:val="single" w:sz="4" w:space="0" w:color="auto"/>
              <w:right w:val="single" w:sz="6" w:space="0" w:color="auto"/>
            </w:tcBorders>
            <w:vAlign w:val="center"/>
          </w:tcPr>
          <w:p w14:paraId="414AAA40" w14:textId="77777777" w:rsidR="008C7DA5" w:rsidRPr="00341B8E" w:rsidRDefault="008C7DA5" w:rsidP="00FB4E58">
            <w:pPr>
              <w:pStyle w:val="TableText0"/>
              <w:keepNext w:val="0"/>
              <w:widowControl w:val="0"/>
              <w:jc w:val="center"/>
              <w:rPr>
                <w:sz w:val="18"/>
                <w:szCs w:val="18"/>
              </w:rPr>
            </w:pPr>
          </w:p>
        </w:tc>
        <w:tc>
          <w:tcPr>
            <w:tcW w:w="1240" w:type="dxa"/>
            <w:tcBorders>
              <w:top w:val="single" w:sz="4" w:space="0" w:color="auto"/>
              <w:left w:val="single" w:sz="6" w:space="0" w:color="auto"/>
              <w:bottom w:val="single" w:sz="4" w:space="0" w:color="auto"/>
              <w:right w:val="single" w:sz="6" w:space="0" w:color="auto"/>
            </w:tcBorders>
            <w:vAlign w:val="center"/>
          </w:tcPr>
          <w:p w14:paraId="687234CF" w14:textId="77777777" w:rsidR="008C7DA5" w:rsidRPr="00341B8E" w:rsidRDefault="008C7DA5" w:rsidP="00FB4E58">
            <w:pPr>
              <w:pStyle w:val="TableText0"/>
              <w:keepNext w:val="0"/>
              <w:widowControl w:val="0"/>
              <w:rPr>
                <w:sz w:val="18"/>
                <w:szCs w:val="18"/>
              </w:rPr>
            </w:pPr>
          </w:p>
        </w:tc>
        <w:tc>
          <w:tcPr>
            <w:tcW w:w="1377" w:type="dxa"/>
            <w:tcBorders>
              <w:top w:val="single" w:sz="4" w:space="0" w:color="auto"/>
              <w:left w:val="single" w:sz="6" w:space="0" w:color="auto"/>
              <w:bottom w:val="single" w:sz="4" w:space="0" w:color="auto"/>
              <w:right w:val="single" w:sz="6" w:space="0" w:color="auto"/>
            </w:tcBorders>
            <w:vAlign w:val="center"/>
          </w:tcPr>
          <w:p w14:paraId="0060E80F" w14:textId="77777777" w:rsidR="008C7DA5" w:rsidRPr="00341B8E" w:rsidRDefault="008C7DA5" w:rsidP="00FB4E58">
            <w:pPr>
              <w:pStyle w:val="TableText0"/>
              <w:keepNext w:val="0"/>
              <w:widowControl w:val="0"/>
              <w:rPr>
                <w:sz w:val="18"/>
                <w:szCs w:val="18"/>
              </w:rPr>
            </w:pPr>
          </w:p>
        </w:tc>
        <w:tc>
          <w:tcPr>
            <w:tcW w:w="3928" w:type="dxa"/>
            <w:tcBorders>
              <w:top w:val="single" w:sz="4" w:space="0" w:color="auto"/>
              <w:left w:val="single" w:sz="6" w:space="0" w:color="auto"/>
              <w:bottom w:val="single" w:sz="4" w:space="0" w:color="auto"/>
              <w:right w:val="single" w:sz="4" w:space="0" w:color="auto"/>
            </w:tcBorders>
            <w:vAlign w:val="center"/>
            <w:hideMark/>
          </w:tcPr>
          <w:p w14:paraId="20B3286B" w14:textId="77777777" w:rsidR="008C7DA5" w:rsidRPr="00341B8E" w:rsidRDefault="00526A29" w:rsidP="00FB4E58">
            <w:pPr>
              <w:pStyle w:val="TableText0"/>
              <w:keepNext w:val="0"/>
              <w:widowControl w:val="0"/>
              <w:ind w:right="-111"/>
              <w:rPr>
                <w:sz w:val="18"/>
                <w:szCs w:val="18"/>
              </w:rPr>
            </w:pPr>
            <w:r w:rsidRPr="00341B8E">
              <w:rPr>
                <w:sz w:val="18"/>
                <w:szCs w:val="18"/>
              </w:rPr>
              <w:t>See Section 8.1.4 for specific requirements.</w:t>
            </w:r>
          </w:p>
        </w:tc>
      </w:tr>
      <w:tr w:rsidR="00CA657C" w14:paraId="24798747" w14:textId="77777777" w:rsidTr="00A01912">
        <w:trPr>
          <w:trHeight w:val="273"/>
        </w:trPr>
        <w:tc>
          <w:tcPr>
            <w:tcW w:w="1890" w:type="dxa"/>
            <w:tcBorders>
              <w:top w:val="single" w:sz="4" w:space="0" w:color="auto"/>
              <w:left w:val="single" w:sz="4" w:space="0" w:color="auto"/>
              <w:bottom w:val="single" w:sz="4" w:space="0" w:color="auto"/>
              <w:right w:val="single" w:sz="6" w:space="0" w:color="auto"/>
            </w:tcBorders>
            <w:vAlign w:val="center"/>
            <w:hideMark/>
          </w:tcPr>
          <w:p w14:paraId="06F1AD5A" w14:textId="77777777" w:rsidR="008C7DA5" w:rsidRPr="00341B8E" w:rsidRDefault="00526A29" w:rsidP="001C73B8">
            <w:pPr>
              <w:pStyle w:val="TableText0"/>
              <w:ind w:right="-103"/>
              <w:rPr>
                <w:sz w:val="18"/>
                <w:szCs w:val="18"/>
              </w:rPr>
            </w:pPr>
            <w:r w:rsidRPr="00341B8E">
              <w:rPr>
                <w:sz w:val="18"/>
                <w:szCs w:val="18"/>
              </w:rPr>
              <w:t>Prior/Concomitant Medication</w:t>
            </w:r>
          </w:p>
        </w:tc>
        <w:tc>
          <w:tcPr>
            <w:tcW w:w="835" w:type="dxa"/>
            <w:tcBorders>
              <w:top w:val="single" w:sz="4" w:space="0" w:color="auto"/>
              <w:left w:val="single" w:sz="6" w:space="0" w:color="auto"/>
              <w:bottom w:val="single" w:sz="4" w:space="0" w:color="auto"/>
              <w:right w:val="single" w:sz="6" w:space="0" w:color="auto"/>
            </w:tcBorders>
            <w:vAlign w:val="center"/>
            <w:hideMark/>
          </w:tcPr>
          <w:p w14:paraId="00940F52" w14:textId="77777777" w:rsidR="008C7DA5" w:rsidRPr="00341B8E" w:rsidRDefault="00526A29" w:rsidP="001C73B8">
            <w:pPr>
              <w:pStyle w:val="TableText0"/>
              <w:jc w:val="center"/>
              <w:rPr>
                <w:sz w:val="18"/>
                <w:szCs w:val="18"/>
              </w:rPr>
            </w:pPr>
            <w:r w:rsidRPr="00341B8E">
              <w:rPr>
                <w:sz w:val="18"/>
                <w:szCs w:val="18"/>
              </w:rPr>
              <w:t>X</w:t>
            </w:r>
          </w:p>
        </w:tc>
        <w:tc>
          <w:tcPr>
            <w:tcW w:w="412" w:type="dxa"/>
            <w:tcBorders>
              <w:top w:val="single" w:sz="4" w:space="0" w:color="auto"/>
              <w:left w:val="single" w:sz="6" w:space="0" w:color="auto"/>
              <w:bottom w:val="single" w:sz="4" w:space="0" w:color="auto"/>
              <w:right w:val="single" w:sz="6" w:space="0" w:color="auto"/>
            </w:tcBorders>
            <w:vAlign w:val="center"/>
          </w:tcPr>
          <w:p w14:paraId="4B1C640D" w14:textId="77777777" w:rsidR="008C7DA5" w:rsidRPr="00341B8E" w:rsidRDefault="00526A29" w:rsidP="001C73B8">
            <w:pPr>
              <w:pStyle w:val="TableText0"/>
              <w:jc w:val="center"/>
              <w:rPr>
                <w:sz w:val="18"/>
                <w:szCs w:val="18"/>
              </w:rPr>
            </w:pPr>
            <w:r w:rsidRPr="00341B8E">
              <w:rPr>
                <w:sz w:val="18"/>
                <w:szCs w:val="18"/>
              </w:rPr>
              <w:t>X</w:t>
            </w:r>
          </w:p>
        </w:tc>
        <w:tc>
          <w:tcPr>
            <w:tcW w:w="418" w:type="dxa"/>
            <w:tcBorders>
              <w:top w:val="single" w:sz="4" w:space="0" w:color="auto"/>
              <w:left w:val="single" w:sz="6" w:space="0" w:color="auto"/>
              <w:bottom w:val="single" w:sz="4" w:space="0" w:color="auto"/>
              <w:right w:val="single" w:sz="6" w:space="0" w:color="auto"/>
            </w:tcBorders>
            <w:vAlign w:val="center"/>
          </w:tcPr>
          <w:p w14:paraId="1B372775" w14:textId="77777777" w:rsidR="008C7DA5" w:rsidRPr="00341B8E" w:rsidRDefault="00526A29" w:rsidP="001C73B8">
            <w:pPr>
              <w:pStyle w:val="TableText0"/>
              <w:jc w:val="center"/>
              <w:rPr>
                <w:sz w:val="18"/>
                <w:szCs w:val="18"/>
              </w:rPr>
            </w:pPr>
            <w:r w:rsidRPr="00341B8E">
              <w:rPr>
                <w:sz w:val="18"/>
                <w:szCs w:val="18"/>
              </w:rPr>
              <w:t>X</w:t>
            </w:r>
          </w:p>
        </w:tc>
        <w:tc>
          <w:tcPr>
            <w:tcW w:w="419" w:type="dxa"/>
            <w:tcBorders>
              <w:top w:val="single" w:sz="4" w:space="0" w:color="auto"/>
              <w:left w:val="single" w:sz="6" w:space="0" w:color="auto"/>
              <w:bottom w:val="single" w:sz="4" w:space="0" w:color="auto"/>
              <w:right w:val="single" w:sz="6" w:space="0" w:color="auto"/>
            </w:tcBorders>
            <w:vAlign w:val="center"/>
          </w:tcPr>
          <w:p w14:paraId="2DF1858D" w14:textId="77777777" w:rsidR="008C7DA5" w:rsidRPr="00341B8E" w:rsidRDefault="00526A29" w:rsidP="001C73B8">
            <w:pPr>
              <w:pStyle w:val="TableText0"/>
              <w:jc w:val="center"/>
              <w:rPr>
                <w:sz w:val="18"/>
                <w:szCs w:val="18"/>
              </w:rPr>
            </w:pPr>
            <w:r w:rsidRPr="00341B8E">
              <w:rPr>
                <w:sz w:val="18"/>
                <w:szCs w:val="18"/>
              </w:rPr>
              <w:t>X</w:t>
            </w:r>
          </w:p>
        </w:tc>
        <w:tc>
          <w:tcPr>
            <w:tcW w:w="420" w:type="dxa"/>
            <w:tcBorders>
              <w:top w:val="single" w:sz="4" w:space="0" w:color="auto"/>
              <w:left w:val="single" w:sz="6" w:space="0" w:color="auto"/>
              <w:bottom w:val="single" w:sz="4" w:space="0" w:color="auto"/>
              <w:right w:val="single" w:sz="6" w:space="0" w:color="auto"/>
            </w:tcBorders>
            <w:vAlign w:val="center"/>
          </w:tcPr>
          <w:p w14:paraId="259D4818" w14:textId="77777777" w:rsidR="008C7DA5" w:rsidRPr="00341B8E" w:rsidRDefault="00526A29" w:rsidP="001C73B8">
            <w:pPr>
              <w:pStyle w:val="TableText0"/>
              <w:jc w:val="center"/>
              <w:rPr>
                <w:sz w:val="18"/>
                <w:szCs w:val="18"/>
              </w:rPr>
            </w:pPr>
            <w:r w:rsidRPr="00341B8E">
              <w:rPr>
                <w:sz w:val="18"/>
                <w:szCs w:val="18"/>
              </w:rPr>
              <w:t>X</w:t>
            </w:r>
          </w:p>
        </w:tc>
        <w:tc>
          <w:tcPr>
            <w:tcW w:w="419" w:type="dxa"/>
            <w:tcBorders>
              <w:top w:val="single" w:sz="4" w:space="0" w:color="auto"/>
              <w:left w:val="single" w:sz="6" w:space="0" w:color="auto"/>
              <w:bottom w:val="single" w:sz="4" w:space="0" w:color="auto"/>
              <w:right w:val="single" w:sz="6" w:space="0" w:color="auto"/>
            </w:tcBorders>
            <w:vAlign w:val="center"/>
            <w:hideMark/>
          </w:tcPr>
          <w:p w14:paraId="1DE37A57" w14:textId="77777777" w:rsidR="008C7DA5" w:rsidRPr="00341B8E" w:rsidRDefault="00526A29" w:rsidP="001C73B8">
            <w:pPr>
              <w:pStyle w:val="TableText0"/>
              <w:jc w:val="center"/>
              <w:rPr>
                <w:sz w:val="18"/>
                <w:szCs w:val="18"/>
              </w:rPr>
            </w:pPr>
            <w:r w:rsidRPr="00341B8E">
              <w:rPr>
                <w:sz w:val="18"/>
                <w:szCs w:val="18"/>
              </w:rPr>
              <w:t>X</w:t>
            </w:r>
          </w:p>
        </w:tc>
        <w:tc>
          <w:tcPr>
            <w:tcW w:w="419" w:type="dxa"/>
            <w:tcBorders>
              <w:top w:val="single" w:sz="4" w:space="0" w:color="auto"/>
              <w:left w:val="single" w:sz="6" w:space="0" w:color="auto"/>
              <w:bottom w:val="single" w:sz="4" w:space="0" w:color="auto"/>
              <w:right w:val="single" w:sz="6" w:space="0" w:color="auto"/>
            </w:tcBorders>
            <w:vAlign w:val="center"/>
          </w:tcPr>
          <w:p w14:paraId="3AD9293B" w14:textId="77777777" w:rsidR="008C7DA5" w:rsidRPr="00341B8E" w:rsidRDefault="00526A29" w:rsidP="001C73B8">
            <w:pPr>
              <w:pStyle w:val="TableText0"/>
              <w:jc w:val="center"/>
              <w:rPr>
                <w:sz w:val="18"/>
                <w:szCs w:val="18"/>
              </w:rPr>
            </w:pPr>
            <w:r w:rsidRPr="00341B8E">
              <w:rPr>
                <w:sz w:val="18"/>
                <w:szCs w:val="18"/>
              </w:rPr>
              <w:t>X</w:t>
            </w:r>
          </w:p>
        </w:tc>
        <w:tc>
          <w:tcPr>
            <w:tcW w:w="419" w:type="dxa"/>
            <w:tcBorders>
              <w:top w:val="single" w:sz="4" w:space="0" w:color="auto"/>
              <w:left w:val="single" w:sz="6" w:space="0" w:color="auto"/>
              <w:bottom w:val="single" w:sz="4" w:space="0" w:color="auto"/>
              <w:right w:val="single" w:sz="6" w:space="0" w:color="auto"/>
            </w:tcBorders>
            <w:vAlign w:val="center"/>
            <w:hideMark/>
          </w:tcPr>
          <w:p w14:paraId="380F9D2B" w14:textId="77777777" w:rsidR="008C7DA5" w:rsidRPr="00341B8E" w:rsidRDefault="00526A29" w:rsidP="001C73B8">
            <w:pPr>
              <w:pStyle w:val="TableText0"/>
              <w:jc w:val="center"/>
              <w:rPr>
                <w:sz w:val="18"/>
                <w:szCs w:val="18"/>
              </w:rPr>
            </w:pPr>
            <w:r w:rsidRPr="00341B8E">
              <w:rPr>
                <w:sz w:val="18"/>
                <w:szCs w:val="18"/>
              </w:rPr>
              <w:t>X</w:t>
            </w:r>
          </w:p>
        </w:tc>
        <w:tc>
          <w:tcPr>
            <w:tcW w:w="420" w:type="dxa"/>
            <w:tcBorders>
              <w:top w:val="single" w:sz="4" w:space="0" w:color="auto"/>
              <w:left w:val="single" w:sz="6" w:space="0" w:color="auto"/>
              <w:bottom w:val="single" w:sz="4" w:space="0" w:color="auto"/>
              <w:right w:val="single" w:sz="6" w:space="0" w:color="auto"/>
            </w:tcBorders>
            <w:vAlign w:val="center"/>
            <w:hideMark/>
          </w:tcPr>
          <w:p w14:paraId="4A0D4134" w14:textId="77777777" w:rsidR="008C7DA5" w:rsidRPr="00341B8E" w:rsidRDefault="00526A29" w:rsidP="001C73B8">
            <w:pPr>
              <w:pStyle w:val="TableText0"/>
              <w:jc w:val="center"/>
              <w:rPr>
                <w:sz w:val="18"/>
                <w:szCs w:val="18"/>
              </w:rPr>
            </w:pPr>
            <w:r w:rsidRPr="00341B8E">
              <w:rPr>
                <w:sz w:val="18"/>
                <w:szCs w:val="18"/>
              </w:rPr>
              <w:t>X</w:t>
            </w:r>
          </w:p>
        </w:tc>
        <w:tc>
          <w:tcPr>
            <w:tcW w:w="419" w:type="dxa"/>
            <w:tcBorders>
              <w:top w:val="single" w:sz="4" w:space="0" w:color="auto"/>
              <w:left w:val="single" w:sz="6" w:space="0" w:color="auto"/>
              <w:bottom w:val="single" w:sz="4" w:space="0" w:color="auto"/>
              <w:right w:val="single" w:sz="6" w:space="0" w:color="auto"/>
            </w:tcBorders>
            <w:vAlign w:val="center"/>
            <w:hideMark/>
          </w:tcPr>
          <w:p w14:paraId="798B45C6" w14:textId="77777777" w:rsidR="008C7DA5" w:rsidRPr="00341B8E" w:rsidRDefault="00526A29" w:rsidP="001C73B8">
            <w:pPr>
              <w:pStyle w:val="TableText0"/>
              <w:jc w:val="center"/>
              <w:rPr>
                <w:sz w:val="18"/>
                <w:szCs w:val="18"/>
              </w:rPr>
            </w:pPr>
            <w:r w:rsidRPr="00341B8E">
              <w:rPr>
                <w:sz w:val="18"/>
                <w:szCs w:val="18"/>
              </w:rPr>
              <w:t>X</w:t>
            </w:r>
          </w:p>
        </w:tc>
        <w:tc>
          <w:tcPr>
            <w:tcW w:w="2617" w:type="dxa"/>
            <w:gridSpan w:val="2"/>
            <w:tcBorders>
              <w:top w:val="single" w:sz="4" w:space="0" w:color="auto"/>
              <w:left w:val="single" w:sz="6" w:space="0" w:color="auto"/>
              <w:bottom w:val="single" w:sz="4" w:space="0" w:color="auto"/>
              <w:right w:val="single" w:sz="4" w:space="0" w:color="auto"/>
            </w:tcBorders>
            <w:vAlign w:val="center"/>
          </w:tcPr>
          <w:p w14:paraId="6F00AD9F" w14:textId="14A98163" w:rsidR="008C7DA5" w:rsidRPr="00341B8E" w:rsidRDefault="00895D30" w:rsidP="001C73B8">
            <w:pPr>
              <w:pStyle w:val="TableText0"/>
              <w:jc w:val="center"/>
              <w:rPr>
                <w:sz w:val="18"/>
                <w:szCs w:val="18"/>
              </w:rPr>
            </w:pPr>
            <w:del w:id="1915" w:author="Powell, Deana" w:date="2026-03-05T15:34:00Z" w16du:dateUtc="2026-03-05T20:34:00Z">
              <w:r>
                <w:rPr>
                  <w:noProof/>
                  <w:sz w:val="18"/>
                  <w:szCs w:val="18"/>
                </w:rPr>
                <mc:AlternateContent>
                  <mc:Choice Requires="wps">
                    <w:drawing>
                      <wp:anchor distT="0" distB="0" distL="114300" distR="114300" simplePos="0" relativeHeight="251693056" behindDoc="0" locked="0" layoutInCell="1" allowOverlap="1" wp14:anchorId="45D57D4B" wp14:editId="2A348748">
                        <wp:simplePos x="0" y="0"/>
                        <wp:positionH relativeFrom="column">
                          <wp:posOffset>6350</wp:posOffset>
                        </wp:positionH>
                        <wp:positionV relativeFrom="paragraph">
                          <wp:posOffset>111760</wp:posOffset>
                        </wp:positionV>
                        <wp:extent cx="1561465" cy="0"/>
                        <wp:effectExtent l="38100" t="76200" r="19685" b="95250"/>
                        <wp:wrapNone/>
                        <wp:docPr id="10" name="Straight Arrow Connector 10"/>
                        <wp:cNvGraphicFramePr/>
                        <a:graphic xmlns:a="http://schemas.openxmlformats.org/drawingml/2006/main">
                          <a:graphicData uri="http://schemas.microsoft.com/office/word/2010/wordprocessingShape">
                            <wps:wsp>
                              <wps:cNvCnPr/>
                              <wps:spPr>
                                <a:xfrm>
                                  <a:off x="0" y="0"/>
                                  <a:ext cx="1561465" cy="0"/>
                                </a:xfrm>
                                <a:prstGeom prst="straightConnector1">
                                  <a:avLst/>
                                </a:prstGeom>
                                <a:ln>
                                  <a:headEnd type="triangle"/>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id="_x0000_t32" coordsize="21600,21600" o:spt="32" o:oned="t" path="m,l21600,21600e" filled="f">
                        <v:path arrowok="t" fillok="f" o:connecttype="none"/>
                        <o:lock v:ext="edit" shapetype="t"/>
                      </v:shapetype>
                      <v:shape id="Straight Arrow Connector 10" o:spid="_x0000_s1025" type="#_x0000_t32" style="width:122.95pt;height:0;margin-top:8.8pt;margin-left:0.5pt;mso-height-percent:0;mso-height-relative:margin;mso-width-percent:0;mso-width-relative:margin;mso-wrap-distance-bottom:0;mso-wrap-distance-left:9pt;mso-wrap-distance-right:9pt;mso-wrap-distance-top:0;position:absolute;v-text-anchor:top;z-index:251658240" fillcolor="this" stroked="t" strokecolor="black" strokeweight="0.75pt">
                        <v:stroke startarrow="block" endarrow="block"/>
                      </v:shape>
                    </w:pict>
                  </mc:Fallback>
                </mc:AlternateContent>
              </w:r>
            </w:del>
            <w:ins w:id="1916" w:author="Powell, Deana" w:date="2026-03-05T15:34:00Z" w16du:dateUtc="2026-03-05T20:34:00Z">
              <w:r w:rsidR="00526A29">
                <w:rPr>
                  <w:sz w:val="18"/>
                  <w:szCs w:val="18"/>
                </w:rPr>
                <w:t>Q4W</w:t>
              </w:r>
            </w:ins>
          </w:p>
        </w:tc>
        <w:tc>
          <w:tcPr>
            <w:tcW w:w="3928" w:type="dxa"/>
            <w:tcBorders>
              <w:top w:val="single" w:sz="4" w:space="0" w:color="auto"/>
              <w:left w:val="single" w:sz="6" w:space="0" w:color="auto"/>
              <w:bottom w:val="single" w:sz="4" w:space="0" w:color="auto"/>
              <w:right w:val="single" w:sz="4" w:space="0" w:color="auto"/>
            </w:tcBorders>
            <w:vAlign w:val="center"/>
          </w:tcPr>
          <w:p w14:paraId="08118DCC" w14:textId="77777777" w:rsidR="008C7DA5" w:rsidRPr="00341B8E" w:rsidRDefault="00526A29" w:rsidP="001C73B8">
            <w:pPr>
              <w:pStyle w:val="TableText0"/>
              <w:ind w:right="-111"/>
              <w:rPr>
                <w:sz w:val="18"/>
                <w:szCs w:val="18"/>
              </w:rPr>
            </w:pPr>
            <w:r w:rsidRPr="00341B8E">
              <w:rPr>
                <w:sz w:val="18"/>
                <w:szCs w:val="18"/>
              </w:rPr>
              <w:t>See Section 8.1.6 for specific screening requirements. See Section 6.5.1 for prohibited medications. If concomitant anticoagulant/ antiplatelet therapy is used, participants should be monitored for signs/symptoms of bleeding.</w:t>
            </w:r>
          </w:p>
        </w:tc>
      </w:tr>
      <w:tr w:rsidR="00CA657C" w14:paraId="6D29AA13" w14:textId="77777777" w:rsidTr="00A01912">
        <w:trPr>
          <w:trHeight w:val="273"/>
        </w:trPr>
        <w:tc>
          <w:tcPr>
            <w:tcW w:w="1890" w:type="dxa"/>
            <w:tcBorders>
              <w:top w:val="single" w:sz="4" w:space="0" w:color="auto"/>
              <w:left w:val="single" w:sz="4" w:space="0" w:color="auto"/>
              <w:bottom w:val="single" w:sz="4" w:space="0" w:color="auto"/>
              <w:right w:val="single" w:sz="6" w:space="0" w:color="auto"/>
            </w:tcBorders>
            <w:vAlign w:val="center"/>
            <w:hideMark/>
          </w:tcPr>
          <w:p w14:paraId="65478329" w14:textId="77777777" w:rsidR="008C7DA5" w:rsidRPr="00341B8E" w:rsidRDefault="00526A29" w:rsidP="008B3148">
            <w:pPr>
              <w:pStyle w:val="TableText0"/>
              <w:keepLines/>
              <w:widowControl w:val="0"/>
              <w:ind w:right="-103"/>
              <w:rPr>
                <w:sz w:val="18"/>
                <w:szCs w:val="18"/>
              </w:rPr>
            </w:pPr>
            <w:r w:rsidRPr="00341B8E">
              <w:rPr>
                <w:sz w:val="18"/>
                <w:szCs w:val="18"/>
              </w:rPr>
              <w:t>Baseline Disease Characteristics</w:t>
            </w:r>
          </w:p>
        </w:tc>
        <w:tc>
          <w:tcPr>
            <w:tcW w:w="835" w:type="dxa"/>
            <w:tcBorders>
              <w:top w:val="single" w:sz="4" w:space="0" w:color="auto"/>
              <w:left w:val="single" w:sz="6" w:space="0" w:color="auto"/>
              <w:bottom w:val="single" w:sz="4" w:space="0" w:color="auto"/>
              <w:right w:val="single" w:sz="6" w:space="0" w:color="auto"/>
            </w:tcBorders>
            <w:vAlign w:val="center"/>
            <w:hideMark/>
          </w:tcPr>
          <w:p w14:paraId="037FA9F8" w14:textId="77777777" w:rsidR="008C7DA5" w:rsidRPr="00341B8E" w:rsidRDefault="00526A29" w:rsidP="008B3148">
            <w:pPr>
              <w:pStyle w:val="TableText0"/>
              <w:keepLines/>
              <w:widowControl w:val="0"/>
              <w:jc w:val="center"/>
              <w:rPr>
                <w:sz w:val="18"/>
                <w:szCs w:val="18"/>
              </w:rPr>
            </w:pPr>
            <w:r w:rsidRPr="00341B8E">
              <w:rPr>
                <w:sz w:val="18"/>
                <w:szCs w:val="18"/>
              </w:rPr>
              <w:t>X</w:t>
            </w:r>
          </w:p>
        </w:tc>
        <w:tc>
          <w:tcPr>
            <w:tcW w:w="412" w:type="dxa"/>
            <w:tcBorders>
              <w:top w:val="single" w:sz="4" w:space="0" w:color="auto"/>
              <w:left w:val="single" w:sz="6" w:space="0" w:color="auto"/>
              <w:bottom w:val="single" w:sz="4" w:space="0" w:color="auto"/>
              <w:right w:val="single" w:sz="6" w:space="0" w:color="auto"/>
            </w:tcBorders>
            <w:vAlign w:val="center"/>
          </w:tcPr>
          <w:p w14:paraId="53A83C0D" w14:textId="77777777" w:rsidR="008C7DA5" w:rsidRPr="00341B8E" w:rsidRDefault="008C7DA5" w:rsidP="008B3148">
            <w:pPr>
              <w:pStyle w:val="TableText0"/>
              <w:keepLines/>
              <w:widowControl w:val="0"/>
              <w:jc w:val="center"/>
              <w:rPr>
                <w:sz w:val="18"/>
                <w:szCs w:val="18"/>
              </w:rPr>
            </w:pPr>
          </w:p>
        </w:tc>
        <w:tc>
          <w:tcPr>
            <w:tcW w:w="418" w:type="dxa"/>
            <w:tcBorders>
              <w:top w:val="single" w:sz="4" w:space="0" w:color="auto"/>
              <w:left w:val="single" w:sz="6" w:space="0" w:color="auto"/>
              <w:bottom w:val="single" w:sz="4" w:space="0" w:color="auto"/>
              <w:right w:val="single" w:sz="6" w:space="0" w:color="auto"/>
            </w:tcBorders>
            <w:vAlign w:val="center"/>
          </w:tcPr>
          <w:p w14:paraId="781497F6" w14:textId="77777777" w:rsidR="008C7DA5" w:rsidRPr="00341B8E" w:rsidRDefault="008C7DA5" w:rsidP="008B3148">
            <w:pPr>
              <w:pStyle w:val="TableText0"/>
              <w:keepLines/>
              <w:widowControl w:val="0"/>
              <w:rPr>
                <w:sz w:val="18"/>
                <w:szCs w:val="18"/>
              </w:rPr>
            </w:pPr>
          </w:p>
        </w:tc>
        <w:tc>
          <w:tcPr>
            <w:tcW w:w="419" w:type="dxa"/>
            <w:tcBorders>
              <w:top w:val="single" w:sz="4" w:space="0" w:color="auto"/>
              <w:left w:val="single" w:sz="6" w:space="0" w:color="auto"/>
              <w:bottom w:val="single" w:sz="4" w:space="0" w:color="auto"/>
              <w:right w:val="single" w:sz="6" w:space="0" w:color="auto"/>
            </w:tcBorders>
            <w:vAlign w:val="center"/>
          </w:tcPr>
          <w:p w14:paraId="49169F05" w14:textId="77777777" w:rsidR="008C7DA5" w:rsidRPr="00341B8E" w:rsidRDefault="008C7DA5" w:rsidP="008B3148">
            <w:pPr>
              <w:pStyle w:val="TableText0"/>
              <w:keepLines/>
              <w:widowControl w:val="0"/>
              <w:rPr>
                <w:sz w:val="18"/>
                <w:szCs w:val="18"/>
              </w:rPr>
            </w:pPr>
          </w:p>
        </w:tc>
        <w:tc>
          <w:tcPr>
            <w:tcW w:w="420" w:type="dxa"/>
            <w:tcBorders>
              <w:top w:val="single" w:sz="4" w:space="0" w:color="auto"/>
              <w:left w:val="single" w:sz="6" w:space="0" w:color="auto"/>
              <w:bottom w:val="single" w:sz="4" w:space="0" w:color="auto"/>
              <w:right w:val="single" w:sz="6" w:space="0" w:color="auto"/>
            </w:tcBorders>
            <w:vAlign w:val="center"/>
          </w:tcPr>
          <w:p w14:paraId="03DF56F7" w14:textId="77777777" w:rsidR="008C7DA5" w:rsidRPr="00341B8E" w:rsidRDefault="008C7DA5" w:rsidP="008B3148">
            <w:pPr>
              <w:pStyle w:val="TableText0"/>
              <w:keepLines/>
              <w:widowControl w:val="0"/>
              <w:rPr>
                <w:sz w:val="18"/>
                <w:szCs w:val="18"/>
              </w:rPr>
            </w:pPr>
          </w:p>
        </w:tc>
        <w:tc>
          <w:tcPr>
            <w:tcW w:w="419" w:type="dxa"/>
            <w:tcBorders>
              <w:top w:val="single" w:sz="4" w:space="0" w:color="auto"/>
              <w:left w:val="single" w:sz="6" w:space="0" w:color="auto"/>
              <w:bottom w:val="single" w:sz="4" w:space="0" w:color="auto"/>
              <w:right w:val="single" w:sz="6" w:space="0" w:color="auto"/>
            </w:tcBorders>
            <w:vAlign w:val="center"/>
          </w:tcPr>
          <w:p w14:paraId="2A17F489" w14:textId="77777777" w:rsidR="008C7DA5" w:rsidRPr="00341B8E" w:rsidRDefault="008C7DA5" w:rsidP="008B3148">
            <w:pPr>
              <w:pStyle w:val="TableText0"/>
              <w:keepLines/>
              <w:widowControl w:val="0"/>
              <w:rPr>
                <w:sz w:val="18"/>
                <w:szCs w:val="18"/>
              </w:rPr>
            </w:pPr>
          </w:p>
        </w:tc>
        <w:tc>
          <w:tcPr>
            <w:tcW w:w="419" w:type="dxa"/>
            <w:tcBorders>
              <w:top w:val="single" w:sz="4" w:space="0" w:color="auto"/>
              <w:left w:val="single" w:sz="6" w:space="0" w:color="auto"/>
              <w:bottom w:val="single" w:sz="4" w:space="0" w:color="auto"/>
              <w:right w:val="single" w:sz="6" w:space="0" w:color="auto"/>
            </w:tcBorders>
            <w:vAlign w:val="center"/>
          </w:tcPr>
          <w:p w14:paraId="740CE516" w14:textId="77777777" w:rsidR="008C7DA5" w:rsidRPr="00341B8E" w:rsidRDefault="008C7DA5" w:rsidP="008B3148">
            <w:pPr>
              <w:pStyle w:val="TableText0"/>
              <w:keepLines/>
              <w:widowControl w:val="0"/>
              <w:rPr>
                <w:sz w:val="18"/>
                <w:szCs w:val="18"/>
              </w:rPr>
            </w:pPr>
          </w:p>
        </w:tc>
        <w:tc>
          <w:tcPr>
            <w:tcW w:w="419" w:type="dxa"/>
            <w:tcBorders>
              <w:top w:val="single" w:sz="4" w:space="0" w:color="auto"/>
              <w:left w:val="single" w:sz="6" w:space="0" w:color="auto"/>
              <w:bottom w:val="single" w:sz="4" w:space="0" w:color="auto"/>
              <w:right w:val="single" w:sz="6" w:space="0" w:color="auto"/>
            </w:tcBorders>
            <w:vAlign w:val="center"/>
          </w:tcPr>
          <w:p w14:paraId="2DBD7B79" w14:textId="77777777" w:rsidR="008C7DA5" w:rsidRPr="00341B8E" w:rsidRDefault="008C7DA5" w:rsidP="008B3148">
            <w:pPr>
              <w:pStyle w:val="TableText0"/>
              <w:keepLines/>
              <w:widowControl w:val="0"/>
              <w:rPr>
                <w:sz w:val="18"/>
                <w:szCs w:val="18"/>
              </w:rPr>
            </w:pPr>
          </w:p>
        </w:tc>
        <w:tc>
          <w:tcPr>
            <w:tcW w:w="420" w:type="dxa"/>
            <w:tcBorders>
              <w:top w:val="single" w:sz="4" w:space="0" w:color="auto"/>
              <w:left w:val="single" w:sz="6" w:space="0" w:color="auto"/>
              <w:bottom w:val="single" w:sz="4" w:space="0" w:color="auto"/>
              <w:right w:val="single" w:sz="6" w:space="0" w:color="auto"/>
            </w:tcBorders>
            <w:vAlign w:val="center"/>
          </w:tcPr>
          <w:p w14:paraId="59369BCF" w14:textId="77777777" w:rsidR="008C7DA5" w:rsidRPr="00341B8E" w:rsidRDefault="008C7DA5" w:rsidP="008B3148">
            <w:pPr>
              <w:pStyle w:val="TableText0"/>
              <w:keepLines/>
              <w:widowControl w:val="0"/>
              <w:rPr>
                <w:sz w:val="18"/>
                <w:szCs w:val="18"/>
              </w:rPr>
            </w:pPr>
          </w:p>
        </w:tc>
        <w:tc>
          <w:tcPr>
            <w:tcW w:w="419" w:type="dxa"/>
            <w:tcBorders>
              <w:top w:val="single" w:sz="4" w:space="0" w:color="auto"/>
              <w:left w:val="single" w:sz="6" w:space="0" w:color="auto"/>
              <w:bottom w:val="single" w:sz="4" w:space="0" w:color="auto"/>
              <w:right w:val="single" w:sz="6" w:space="0" w:color="auto"/>
            </w:tcBorders>
            <w:vAlign w:val="center"/>
          </w:tcPr>
          <w:p w14:paraId="1F043FA6" w14:textId="77777777" w:rsidR="008C7DA5" w:rsidRPr="00341B8E" w:rsidRDefault="008C7DA5" w:rsidP="008B3148">
            <w:pPr>
              <w:pStyle w:val="TableText0"/>
              <w:keepLines/>
              <w:widowControl w:val="0"/>
              <w:rPr>
                <w:sz w:val="18"/>
                <w:szCs w:val="18"/>
              </w:rPr>
            </w:pPr>
          </w:p>
        </w:tc>
        <w:tc>
          <w:tcPr>
            <w:tcW w:w="1240" w:type="dxa"/>
            <w:tcBorders>
              <w:top w:val="single" w:sz="4" w:space="0" w:color="auto"/>
              <w:left w:val="single" w:sz="6" w:space="0" w:color="auto"/>
              <w:bottom w:val="single" w:sz="4" w:space="0" w:color="auto"/>
              <w:right w:val="single" w:sz="6" w:space="0" w:color="auto"/>
            </w:tcBorders>
            <w:vAlign w:val="center"/>
          </w:tcPr>
          <w:p w14:paraId="010A88EB" w14:textId="77777777" w:rsidR="008C7DA5" w:rsidRPr="00341B8E" w:rsidRDefault="008C7DA5" w:rsidP="008B3148">
            <w:pPr>
              <w:pStyle w:val="TableText0"/>
              <w:keepLines/>
              <w:widowControl w:val="0"/>
              <w:rPr>
                <w:sz w:val="18"/>
                <w:szCs w:val="18"/>
              </w:rPr>
            </w:pPr>
          </w:p>
        </w:tc>
        <w:tc>
          <w:tcPr>
            <w:tcW w:w="1377" w:type="dxa"/>
            <w:tcBorders>
              <w:top w:val="single" w:sz="4" w:space="0" w:color="auto"/>
              <w:left w:val="single" w:sz="6" w:space="0" w:color="auto"/>
              <w:bottom w:val="single" w:sz="4" w:space="0" w:color="auto"/>
              <w:right w:val="single" w:sz="6" w:space="0" w:color="auto"/>
            </w:tcBorders>
            <w:vAlign w:val="center"/>
          </w:tcPr>
          <w:p w14:paraId="0C334909" w14:textId="77777777" w:rsidR="008C7DA5" w:rsidRPr="00341B8E" w:rsidRDefault="008C7DA5" w:rsidP="008B3148">
            <w:pPr>
              <w:pStyle w:val="TableText0"/>
              <w:keepLines/>
              <w:widowControl w:val="0"/>
              <w:rPr>
                <w:sz w:val="18"/>
                <w:szCs w:val="18"/>
              </w:rPr>
            </w:pPr>
          </w:p>
        </w:tc>
        <w:tc>
          <w:tcPr>
            <w:tcW w:w="3928" w:type="dxa"/>
            <w:tcBorders>
              <w:top w:val="single" w:sz="4" w:space="0" w:color="auto"/>
              <w:left w:val="single" w:sz="6" w:space="0" w:color="auto"/>
              <w:bottom w:val="single" w:sz="4" w:space="0" w:color="auto"/>
              <w:right w:val="single" w:sz="4" w:space="0" w:color="auto"/>
            </w:tcBorders>
            <w:vAlign w:val="center"/>
            <w:hideMark/>
          </w:tcPr>
          <w:p w14:paraId="26859173" w14:textId="3C369140" w:rsidR="008C7DA5" w:rsidRPr="00341B8E" w:rsidRDefault="00526A29" w:rsidP="008B3148">
            <w:pPr>
              <w:pStyle w:val="TableText0"/>
              <w:keepLines/>
              <w:widowControl w:val="0"/>
              <w:ind w:right="-111"/>
              <w:rPr>
                <w:sz w:val="18"/>
                <w:szCs w:val="18"/>
              </w:rPr>
            </w:pPr>
            <w:r w:rsidRPr="00341B8E">
              <w:rPr>
                <w:sz w:val="18"/>
                <w:szCs w:val="18"/>
              </w:rPr>
              <w:t xml:space="preserve">Assessments to include symptoms, prognostic profile, </w:t>
            </w:r>
            <w:del w:id="1917" w:author="Powell, Deana" w:date="2026-03-05T15:34:00Z" w16du:dateUtc="2026-03-05T20:34:00Z">
              <w:r w:rsidR="00895D30" w:rsidRPr="00341B8E">
                <w:rPr>
                  <w:sz w:val="18"/>
                  <w:szCs w:val="18"/>
                </w:rPr>
                <w:delText xml:space="preserve">BTK-C481 mutations status, </w:delText>
              </w:r>
            </w:del>
            <w:r w:rsidRPr="00341B8E">
              <w:rPr>
                <w:sz w:val="18"/>
                <w:szCs w:val="18"/>
              </w:rPr>
              <w:t>and staging as defined in Section 8.1.5.</w:t>
            </w:r>
          </w:p>
        </w:tc>
      </w:tr>
      <w:tr w:rsidR="00CA657C" w14:paraId="6DEBE9DE" w14:textId="77777777" w:rsidTr="00A01912">
        <w:trPr>
          <w:trHeight w:val="273"/>
        </w:trPr>
        <w:tc>
          <w:tcPr>
            <w:tcW w:w="1890" w:type="dxa"/>
            <w:tcBorders>
              <w:top w:val="single" w:sz="4" w:space="0" w:color="auto"/>
              <w:left w:val="single" w:sz="4" w:space="0" w:color="auto"/>
              <w:bottom w:val="single" w:sz="4" w:space="0" w:color="auto"/>
              <w:right w:val="single" w:sz="6" w:space="0" w:color="auto"/>
            </w:tcBorders>
            <w:vAlign w:val="center"/>
            <w:hideMark/>
          </w:tcPr>
          <w:p w14:paraId="726E936C" w14:textId="77777777" w:rsidR="008C7DA5" w:rsidRPr="00341B8E" w:rsidRDefault="00526A29" w:rsidP="00FB4E58">
            <w:pPr>
              <w:pStyle w:val="TableText0"/>
              <w:keepNext w:val="0"/>
              <w:widowControl w:val="0"/>
              <w:ind w:right="-103"/>
              <w:rPr>
                <w:sz w:val="18"/>
                <w:szCs w:val="18"/>
              </w:rPr>
            </w:pPr>
            <w:r w:rsidRPr="00341B8E">
              <w:rPr>
                <w:sz w:val="18"/>
                <w:szCs w:val="18"/>
              </w:rPr>
              <w:t>Allocation/ Randomization</w:t>
            </w:r>
          </w:p>
        </w:tc>
        <w:tc>
          <w:tcPr>
            <w:tcW w:w="835" w:type="dxa"/>
            <w:tcBorders>
              <w:top w:val="single" w:sz="4" w:space="0" w:color="auto"/>
              <w:left w:val="single" w:sz="6" w:space="0" w:color="auto"/>
              <w:bottom w:val="single" w:sz="4" w:space="0" w:color="auto"/>
              <w:right w:val="single" w:sz="6" w:space="0" w:color="auto"/>
            </w:tcBorders>
            <w:vAlign w:val="center"/>
          </w:tcPr>
          <w:p w14:paraId="171A89DA" w14:textId="77777777" w:rsidR="008C7DA5" w:rsidRPr="00341B8E" w:rsidRDefault="008C7DA5" w:rsidP="00FB4E58">
            <w:pPr>
              <w:pStyle w:val="TableText0"/>
              <w:keepNext w:val="0"/>
              <w:widowControl w:val="0"/>
              <w:jc w:val="center"/>
              <w:rPr>
                <w:sz w:val="18"/>
                <w:szCs w:val="18"/>
              </w:rPr>
            </w:pPr>
          </w:p>
        </w:tc>
        <w:tc>
          <w:tcPr>
            <w:tcW w:w="412" w:type="dxa"/>
            <w:tcBorders>
              <w:top w:val="single" w:sz="4" w:space="0" w:color="auto"/>
              <w:left w:val="single" w:sz="6" w:space="0" w:color="auto"/>
              <w:bottom w:val="single" w:sz="4" w:space="0" w:color="auto"/>
              <w:right w:val="single" w:sz="6" w:space="0" w:color="auto"/>
            </w:tcBorders>
            <w:vAlign w:val="center"/>
          </w:tcPr>
          <w:p w14:paraId="70272E29" w14:textId="77777777" w:rsidR="008C7DA5" w:rsidRPr="00341B8E" w:rsidRDefault="00526A29" w:rsidP="00FB4E58">
            <w:pPr>
              <w:pStyle w:val="TableText0"/>
              <w:keepNext w:val="0"/>
              <w:widowControl w:val="0"/>
              <w:jc w:val="center"/>
              <w:rPr>
                <w:rStyle w:val="CommentReference"/>
                <w:sz w:val="18"/>
                <w:szCs w:val="18"/>
              </w:rPr>
            </w:pPr>
            <w:r w:rsidRPr="00341B8E">
              <w:rPr>
                <w:rStyle w:val="CommentReference"/>
                <w:sz w:val="18"/>
                <w:szCs w:val="18"/>
              </w:rPr>
              <w:t>X</w:t>
            </w:r>
          </w:p>
        </w:tc>
        <w:tc>
          <w:tcPr>
            <w:tcW w:w="418" w:type="dxa"/>
            <w:tcBorders>
              <w:top w:val="single" w:sz="4" w:space="0" w:color="auto"/>
              <w:left w:val="single" w:sz="6" w:space="0" w:color="auto"/>
              <w:bottom w:val="single" w:sz="4" w:space="0" w:color="auto"/>
              <w:right w:val="single" w:sz="6" w:space="0" w:color="auto"/>
            </w:tcBorders>
            <w:vAlign w:val="center"/>
          </w:tcPr>
          <w:p w14:paraId="2A22BD0D" w14:textId="77777777" w:rsidR="008C7DA5" w:rsidRPr="00341B8E" w:rsidRDefault="008C7DA5" w:rsidP="00FB4E58">
            <w:pPr>
              <w:pStyle w:val="TableText0"/>
              <w:keepNext w:val="0"/>
              <w:widowControl w:val="0"/>
              <w:rPr>
                <w:sz w:val="18"/>
                <w:szCs w:val="18"/>
              </w:rPr>
            </w:pPr>
          </w:p>
        </w:tc>
        <w:tc>
          <w:tcPr>
            <w:tcW w:w="419" w:type="dxa"/>
            <w:tcBorders>
              <w:top w:val="single" w:sz="4" w:space="0" w:color="auto"/>
              <w:left w:val="single" w:sz="6" w:space="0" w:color="auto"/>
              <w:bottom w:val="single" w:sz="4" w:space="0" w:color="auto"/>
              <w:right w:val="single" w:sz="6" w:space="0" w:color="auto"/>
            </w:tcBorders>
            <w:vAlign w:val="center"/>
          </w:tcPr>
          <w:p w14:paraId="11BB73C4" w14:textId="77777777" w:rsidR="008C7DA5" w:rsidRPr="00341B8E" w:rsidRDefault="008C7DA5" w:rsidP="00FB4E58">
            <w:pPr>
              <w:pStyle w:val="TableText0"/>
              <w:keepNext w:val="0"/>
              <w:widowControl w:val="0"/>
              <w:rPr>
                <w:sz w:val="18"/>
                <w:szCs w:val="18"/>
              </w:rPr>
            </w:pPr>
          </w:p>
        </w:tc>
        <w:tc>
          <w:tcPr>
            <w:tcW w:w="420" w:type="dxa"/>
            <w:tcBorders>
              <w:top w:val="single" w:sz="4" w:space="0" w:color="auto"/>
              <w:left w:val="single" w:sz="6" w:space="0" w:color="auto"/>
              <w:bottom w:val="single" w:sz="4" w:space="0" w:color="auto"/>
              <w:right w:val="single" w:sz="6" w:space="0" w:color="auto"/>
            </w:tcBorders>
            <w:vAlign w:val="center"/>
          </w:tcPr>
          <w:p w14:paraId="5F54EA16" w14:textId="77777777" w:rsidR="008C7DA5" w:rsidRPr="00341B8E" w:rsidRDefault="008C7DA5" w:rsidP="00FB4E58">
            <w:pPr>
              <w:pStyle w:val="TableText0"/>
              <w:keepNext w:val="0"/>
              <w:widowControl w:val="0"/>
              <w:rPr>
                <w:sz w:val="18"/>
                <w:szCs w:val="18"/>
              </w:rPr>
            </w:pPr>
          </w:p>
        </w:tc>
        <w:tc>
          <w:tcPr>
            <w:tcW w:w="419" w:type="dxa"/>
            <w:tcBorders>
              <w:top w:val="single" w:sz="4" w:space="0" w:color="auto"/>
              <w:left w:val="single" w:sz="6" w:space="0" w:color="auto"/>
              <w:bottom w:val="single" w:sz="4" w:space="0" w:color="auto"/>
              <w:right w:val="single" w:sz="6" w:space="0" w:color="auto"/>
            </w:tcBorders>
            <w:vAlign w:val="center"/>
          </w:tcPr>
          <w:p w14:paraId="57A53D8F" w14:textId="77777777" w:rsidR="008C7DA5" w:rsidRPr="00341B8E" w:rsidRDefault="008C7DA5" w:rsidP="00FB4E58">
            <w:pPr>
              <w:pStyle w:val="TableText0"/>
              <w:keepNext w:val="0"/>
              <w:widowControl w:val="0"/>
              <w:rPr>
                <w:sz w:val="18"/>
                <w:szCs w:val="18"/>
              </w:rPr>
            </w:pPr>
          </w:p>
        </w:tc>
        <w:tc>
          <w:tcPr>
            <w:tcW w:w="419" w:type="dxa"/>
            <w:tcBorders>
              <w:top w:val="single" w:sz="4" w:space="0" w:color="auto"/>
              <w:left w:val="single" w:sz="6" w:space="0" w:color="auto"/>
              <w:bottom w:val="single" w:sz="4" w:space="0" w:color="auto"/>
              <w:right w:val="single" w:sz="6" w:space="0" w:color="auto"/>
            </w:tcBorders>
            <w:vAlign w:val="center"/>
          </w:tcPr>
          <w:p w14:paraId="7937828B" w14:textId="77777777" w:rsidR="008C7DA5" w:rsidRPr="00341B8E" w:rsidRDefault="008C7DA5" w:rsidP="00FB4E58">
            <w:pPr>
              <w:pStyle w:val="TableText0"/>
              <w:keepNext w:val="0"/>
              <w:widowControl w:val="0"/>
              <w:rPr>
                <w:sz w:val="18"/>
                <w:szCs w:val="18"/>
              </w:rPr>
            </w:pPr>
          </w:p>
        </w:tc>
        <w:tc>
          <w:tcPr>
            <w:tcW w:w="419" w:type="dxa"/>
            <w:tcBorders>
              <w:top w:val="single" w:sz="4" w:space="0" w:color="auto"/>
              <w:left w:val="single" w:sz="6" w:space="0" w:color="auto"/>
              <w:bottom w:val="single" w:sz="4" w:space="0" w:color="auto"/>
              <w:right w:val="single" w:sz="6" w:space="0" w:color="auto"/>
            </w:tcBorders>
            <w:vAlign w:val="center"/>
          </w:tcPr>
          <w:p w14:paraId="61980867" w14:textId="77777777" w:rsidR="008C7DA5" w:rsidRPr="00341B8E" w:rsidRDefault="008C7DA5" w:rsidP="00FB4E58">
            <w:pPr>
              <w:pStyle w:val="TableText0"/>
              <w:keepNext w:val="0"/>
              <w:widowControl w:val="0"/>
              <w:rPr>
                <w:sz w:val="18"/>
                <w:szCs w:val="18"/>
              </w:rPr>
            </w:pPr>
          </w:p>
        </w:tc>
        <w:tc>
          <w:tcPr>
            <w:tcW w:w="420" w:type="dxa"/>
            <w:tcBorders>
              <w:top w:val="single" w:sz="4" w:space="0" w:color="auto"/>
              <w:left w:val="single" w:sz="6" w:space="0" w:color="auto"/>
              <w:bottom w:val="single" w:sz="4" w:space="0" w:color="auto"/>
              <w:right w:val="single" w:sz="6" w:space="0" w:color="auto"/>
            </w:tcBorders>
            <w:vAlign w:val="center"/>
          </w:tcPr>
          <w:p w14:paraId="208745A4" w14:textId="77777777" w:rsidR="008C7DA5" w:rsidRPr="00341B8E" w:rsidRDefault="008C7DA5" w:rsidP="00FB4E58">
            <w:pPr>
              <w:pStyle w:val="TableText0"/>
              <w:keepNext w:val="0"/>
              <w:widowControl w:val="0"/>
              <w:rPr>
                <w:sz w:val="18"/>
                <w:szCs w:val="18"/>
              </w:rPr>
            </w:pPr>
          </w:p>
        </w:tc>
        <w:tc>
          <w:tcPr>
            <w:tcW w:w="419" w:type="dxa"/>
            <w:tcBorders>
              <w:top w:val="single" w:sz="4" w:space="0" w:color="auto"/>
              <w:left w:val="single" w:sz="6" w:space="0" w:color="auto"/>
              <w:bottom w:val="single" w:sz="4" w:space="0" w:color="auto"/>
              <w:right w:val="single" w:sz="6" w:space="0" w:color="auto"/>
            </w:tcBorders>
            <w:vAlign w:val="center"/>
          </w:tcPr>
          <w:p w14:paraId="00875F7A" w14:textId="77777777" w:rsidR="008C7DA5" w:rsidRPr="00341B8E" w:rsidRDefault="008C7DA5" w:rsidP="00FB4E58">
            <w:pPr>
              <w:pStyle w:val="TableText0"/>
              <w:keepNext w:val="0"/>
              <w:widowControl w:val="0"/>
              <w:rPr>
                <w:sz w:val="18"/>
                <w:szCs w:val="18"/>
              </w:rPr>
            </w:pPr>
          </w:p>
        </w:tc>
        <w:tc>
          <w:tcPr>
            <w:tcW w:w="1240" w:type="dxa"/>
            <w:tcBorders>
              <w:top w:val="single" w:sz="4" w:space="0" w:color="auto"/>
              <w:left w:val="single" w:sz="6" w:space="0" w:color="auto"/>
              <w:bottom w:val="single" w:sz="4" w:space="0" w:color="auto"/>
              <w:right w:val="single" w:sz="6" w:space="0" w:color="auto"/>
            </w:tcBorders>
            <w:vAlign w:val="center"/>
          </w:tcPr>
          <w:p w14:paraId="646675F4" w14:textId="77777777" w:rsidR="008C7DA5" w:rsidRPr="00341B8E" w:rsidRDefault="008C7DA5" w:rsidP="00FB4E58">
            <w:pPr>
              <w:pStyle w:val="TableText0"/>
              <w:keepNext w:val="0"/>
              <w:widowControl w:val="0"/>
              <w:rPr>
                <w:sz w:val="18"/>
                <w:szCs w:val="18"/>
              </w:rPr>
            </w:pPr>
          </w:p>
        </w:tc>
        <w:tc>
          <w:tcPr>
            <w:tcW w:w="1377" w:type="dxa"/>
            <w:tcBorders>
              <w:top w:val="single" w:sz="4" w:space="0" w:color="auto"/>
              <w:left w:val="single" w:sz="6" w:space="0" w:color="auto"/>
              <w:bottom w:val="single" w:sz="4" w:space="0" w:color="auto"/>
              <w:right w:val="single" w:sz="6" w:space="0" w:color="auto"/>
            </w:tcBorders>
            <w:vAlign w:val="center"/>
          </w:tcPr>
          <w:p w14:paraId="49C7F90B" w14:textId="77777777" w:rsidR="008C7DA5" w:rsidRPr="00341B8E" w:rsidRDefault="008C7DA5" w:rsidP="00FB4E58">
            <w:pPr>
              <w:pStyle w:val="TableText0"/>
              <w:keepNext w:val="0"/>
              <w:widowControl w:val="0"/>
              <w:rPr>
                <w:sz w:val="18"/>
                <w:szCs w:val="18"/>
              </w:rPr>
            </w:pPr>
          </w:p>
        </w:tc>
        <w:tc>
          <w:tcPr>
            <w:tcW w:w="3928" w:type="dxa"/>
            <w:tcBorders>
              <w:top w:val="single" w:sz="4" w:space="0" w:color="auto"/>
              <w:left w:val="single" w:sz="6" w:space="0" w:color="auto"/>
              <w:bottom w:val="single" w:sz="4" w:space="0" w:color="auto"/>
              <w:right w:val="single" w:sz="4" w:space="0" w:color="auto"/>
            </w:tcBorders>
            <w:vAlign w:val="center"/>
            <w:hideMark/>
          </w:tcPr>
          <w:p w14:paraId="17A9F36A" w14:textId="77777777" w:rsidR="008C7DA5" w:rsidRPr="00341B8E" w:rsidRDefault="00526A29" w:rsidP="00FB4E58">
            <w:pPr>
              <w:pStyle w:val="TableText0"/>
              <w:keepNext w:val="0"/>
              <w:widowControl w:val="0"/>
              <w:ind w:right="-111"/>
              <w:rPr>
                <w:sz w:val="18"/>
                <w:szCs w:val="18"/>
              </w:rPr>
            </w:pPr>
            <w:r>
              <w:rPr>
                <w:sz w:val="18"/>
                <w:szCs w:val="18"/>
              </w:rPr>
              <w:t xml:space="preserve">Allocation (Part 1)/randomization (Part 2) can occur no more than 3 days before C1D1. </w:t>
            </w:r>
          </w:p>
        </w:tc>
      </w:tr>
      <w:tr w:rsidR="00CA657C" w14:paraId="2F5B494B" w14:textId="77777777" w:rsidTr="00A01912">
        <w:trPr>
          <w:trHeight w:val="273"/>
        </w:trPr>
        <w:tc>
          <w:tcPr>
            <w:tcW w:w="1890" w:type="dxa"/>
            <w:tcBorders>
              <w:top w:val="single" w:sz="4" w:space="0" w:color="auto"/>
              <w:left w:val="single" w:sz="4" w:space="0" w:color="auto"/>
              <w:bottom w:val="single" w:sz="4" w:space="0" w:color="auto"/>
              <w:right w:val="nil"/>
            </w:tcBorders>
            <w:vAlign w:val="center"/>
            <w:hideMark/>
          </w:tcPr>
          <w:p w14:paraId="0E77EAFA" w14:textId="77777777" w:rsidR="008C7DA5" w:rsidRPr="00341B8E" w:rsidRDefault="00526A29" w:rsidP="00FB4E58">
            <w:pPr>
              <w:pStyle w:val="TableText0"/>
              <w:widowControl w:val="0"/>
              <w:ind w:right="-102"/>
              <w:rPr>
                <w:b/>
                <w:bCs/>
                <w:sz w:val="18"/>
                <w:szCs w:val="18"/>
              </w:rPr>
            </w:pPr>
            <w:r w:rsidRPr="00341B8E">
              <w:rPr>
                <w:rFonts w:eastAsia="MS Gothic"/>
                <w:b/>
                <w:bCs/>
                <w:sz w:val="18"/>
                <w:szCs w:val="18"/>
              </w:rPr>
              <w:t>Efficacy Assessments</w:t>
            </w:r>
          </w:p>
        </w:tc>
        <w:tc>
          <w:tcPr>
            <w:tcW w:w="835" w:type="dxa"/>
            <w:tcBorders>
              <w:top w:val="single" w:sz="4" w:space="0" w:color="auto"/>
              <w:left w:val="nil"/>
              <w:bottom w:val="single" w:sz="4" w:space="0" w:color="auto"/>
              <w:right w:val="nil"/>
            </w:tcBorders>
            <w:vAlign w:val="center"/>
          </w:tcPr>
          <w:p w14:paraId="297E4014" w14:textId="77777777" w:rsidR="008C7DA5" w:rsidRPr="00341B8E" w:rsidRDefault="008C7DA5" w:rsidP="00FB4E58">
            <w:pPr>
              <w:pStyle w:val="TableText0"/>
              <w:keepNext w:val="0"/>
              <w:widowControl w:val="0"/>
              <w:rPr>
                <w:sz w:val="18"/>
                <w:szCs w:val="18"/>
              </w:rPr>
            </w:pPr>
          </w:p>
        </w:tc>
        <w:tc>
          <w:tcPr>
            <w:tcW w:w="412" w:type="dxa"/>
            <w:tcBorders>
              <w:top w:val="single" w:sz="4" w:space="0" w:color="auto"/>
              <w:left w:val="nil"/>
              <w:bottom w:val="single" w:sz="4" w:space="0" w:color="auto"/>
              <w:right w:val="nil"/>
            </w:tcBorders>
            <w:vAlign w:val="center"/>
          </w:tcPr>
          <w:p w14:paraId="6B6D0F23" w14:textId="77777777" w:rsidR="008C7DA5" w:rsidRPr="00341B8E" w:rsidRDefault="008C7DA5" w:rsidP="00FB4E58">
            <w:pPr>
              <w:pStyle w:val="TableText0"/>
              <w:keepNext w:val="0"/>
              <w:widowControl w:val="0"/>
              <w:rPr>
                <w:sz w:val="18"/>
                <w:szCs w:val="18"/>
              </w:rPr>
            </w:pPr>
          </w:p>
        </w:tc>
        <w:tc>
          <w:tcPr>
            <w:tcW w:w="418" w:type="dxa"/>
            <w:tcBorders>
              <w:top w:val="single" w:sz="4" w:space="0" w:color="auto"/>
              <w:left w:val="nil"/>
              <w:bottom w:val="single" w:sz="4" w:space="0" w:color="auto"/>
              <w:right w:val="nil"/>
            </w:tcBorders>
            <w:vAlign w:val="center"/>
          </w:tcPr>
          <w:p w14:paraId="51EAA3AE" w14:textId="77777777" w:rsidR="008C7DA5" w:rsidRPr="00341B8E" w:rsidRDefault="008C7DA5" w:rsidP="00FB4E58">
            <w:pPr>
              <w:pStyle w:val="TableText0"/>
              <w:keepNext w:val="0"/>
              <w:widowControl w:val="0"/>
              <w:rPr>
                <w:sz w:val="18"/>
                <w:szCs w:val="18"/>
              </w:rPr>
            </w:pPr>
          </w:p>
        </w:tc>
        <w:tc>
          <w:tcPr>
            <w:tcW w:w="419" w:type="dxa"/>
            <w:tcBorders>
              <w:top w:val="single" w:sz="4" w:space="0" w:color="auto"/>
              <w:left w:val="nil"/>
              <w:bottom w:val="single" w:sz="4" w:space="0" w:color="auto"/>
              <w:right w:val="nil"/>
            </w:tcBorders>
            <w:vAlign w:val="center"/>
          </w:tcPr>
          <w:p w14:paraId="31962EB1" w14:textId="77777777" w:rsidR="008C7DA5" w:rsidRPr="00341B8E" w:rsidRDefault="008C7DA5" w:rsidP="00FB4E58">
            <w:pPr>
              <w:pStyle w:val="TableText0"/>
              <w:keepNext w:val="0"/>
              <w:widowControl w:val="0"/>
              <w:rPr>
                <w:sz w:val="18"/>
                <w:szCs w:val="18"/>
              </w:rPr>
            </w:pPr>
          </w:p>
        </w:tc>
        <w:tc>
          <w:tcPr>
            <w:tcW w:w="420" w:type="dxa"/>
            <w:tcBorders>
              <w:top w:val="single" w:sz="4" w:space="0" w:color="auto"/>
              <w:left w:val="nil"/>
              <w:bottom w:val="single" w:sz="4" w:space="0" w:color="auto"/>
              <w:right w:val="nil"/>
            </w:tcBorders>
            <w:vAlign w:val="center"/>
          </w:tcPr>
          <w:p w14:paraId="698A0607" w14:textId="77777777" w:rsidR="008C7DA5" w:rsidRPr="00341B8E" w:rsidRDefault="008C7DA5" w:rsidP="00FB4E58">
            <w:pPr>
              <w:pStyle w:val="TableText0"/>
              <w:keepNext w:val="0"/>
              <w:widowControl w:val="0"/>
              <w:rPr>
                <w:sz w:val="18"/>
                <w:szCs w:val="18"/>
              </w:rPr>
            </w:pPr>
          </w:p>
        </w:tc>
        <w:tc>
          <w:tcPr>
            <w:tcW w:w="419" w:type="dxa"/>
            <w:tcBorders>
              <w:top w:val="single" w:sz="4" w:space="0" w:color="auto"/>
              <w:left w:val="nil"/>
              <w:bottom w:val="single" w:sz="4" w:space="0" w:color="auto"/>
              <w:right w:val="nil"/>
            </w:tcBorders>
            <w:vAlign w:val="center"/>
          </w:tcPr>
          <w:p w14:paraId="6F16308D" w14:textId="77777777" w:rsidR="008C7DA5" w:rsidRPr="00341B8E" w:rsidRDefault="008C7DA5" w:rsidP="00FB4E58">
            <w:pPr>
              <w:pStyle w:val="TableText0"/>
              <w:keepNext w:val="0"/>
              <w:widowControl w:val="0"/>
              <w:rPr>
                <w:sz w:val="18"/>
                <w:szCs w:val="18"/>
              </w:rPr>
            </w:pPr>
          </w:p>
        </w:tc>
        <w:tc>
          <w:tcPr>
            <w:tcW w:w="419" w:type="dxa"/>
            <w:tcBorders>
              <w:top w:val="single" w:sz="4" w:space="0" w:color="auto"/>
              <w:left w:val="nil"/>
              <w:bottom w:val="single" w:sz="4" w:space="0" w:color="auto"/>
              <w:right w:val="nil"/>
            </w:tcBorders>
            <w:vAlign w:val="center"/>
          </w:tcPr>
          <w:p w14:paraId="415194A6" w14:textId="77777777" w:rsidR="008C7DA5" w:rsidRPr="00341B8E" w:rsidRDefault="008C7DA5" w:rsidP="00FB4E58">
            <w:pPr>
              <w:pStyle w:val="TableText0"/>
              <w:keepNext w:val="0"/>
              <w:widowControl w:val="0"/>
              <w:rPr>
                <w:sz w:val="18"/>
                <w:szCs w:val="18"/>
              </w:rPr>
            </w:pPr>
          </w:p>
        </w:tc>
        <w:tc>
          <w:tcPr>
            <w:tcW w:w="419" w:type="dxa"/>
            <w:tcBorders>
              <w:top w:val="single" w:sz="4" w:space="0" w:color="auto"/>
              <w:left w:val="nil"/>
              <w:bottom w:val="single" w:sz="4" w:space="0" w:color="auto"/>
              <w:right w:val="nil"/>
            </w:tcBorders>
            <w:vAlign w:val="center"/>
          </w:tcPr>
          <w:p w14:paraId="71C06EDB" w14:textId="77777777" w:rsidR="008C7DA5" w:rsidRPr="00341B8E" w:rsidRDefault="008C7DA5" w:rsidP="00FB4E58">
            <w:pPr>
              <w:pStyle w:val="TableText0"/>
              <w:keepNext w:val="0"/>
              <w:widowControl w:val="0"/>
              <w:rPr>
                <w:sz w:val="18"/>
                <w:szCs w:val="18"/>
              </w:rPr>
            </w:pPr>
          </w:p>
        </w:tc>
        <w:tc>
          <w:tcPr>
            <w:tcW w:w="420" w:type="dxa"/>
            <w:tcBorders>
              <w:top w:val="single" w:sz="4" w:space="0" w:color="auto"/>
              <w:left w:val="nil"/>
              <w:bottom w:val="single" w:sz="4" w:space="0" w:color="auto"/>
              <w:right w:val="nil"/>
            </w:tcBorders>
            <w:vAlign w:val="center"/>
          </w:tcPr>
          <w:p w14:paraId="7E69BD7E" w14:textId="77777777" w:rsidR="008C7DA5" w:rsidRPr="00341B8E" w:rsidRDefault="008C7DA5" w:rsidP="00FB4E58">
            <w:pPr>
              <w:pStyle w:val="TableText0"/>
              <w:keepNext w:val="0"/>
              <w:widowControl w:val="0"/>
              <w:rPr>
                <w:sz w:val="18"/>
                <w:szCs w:val="18"/>
              </w:rPr>
            </w:pPr>
          </w:p>
        </w:tc>
        <w:tc>
          <w:tcPr>
            <w:tcW w:w="419" w:type="dxa"/>
            <w:tcBorders>
              <w:top w:val="single" w:sz="4" w:space="0" w:color="auto"/>
              <w:left w:val="nil"/>
              <w:bottom w:val="single" w:sz="4" w:space="0" w:color="auto"/>
              <w:right w:val="nil"/>
            </w:tcBorders>
            <w:vAlign w:val="center"/>
          </w:tcPr>
          <w:p w14:paraId="39978761" w14:textId="77777777" w:rsidR="008C7DA5" w:rsidRPr="00341B8E" w:rsidRDefault="008C7DA5" w:rsidP="00FB4E58">
            <w:pPr>
              <w:pStyle w:val="TableText0"/>
              <w:keepNext w:val="0"/>
              <w:widowControl w:val="0"/>
              <w:rPr>
                <w:sz w:val="18"/>
                <w:szCs w:val="18"/>
              </w:rPr>
            </w:pPr>
          </w:p>
        </w:tc>
        <w:tc>
          <w:tcPr>
            <w:tcW w:w="1240" w:type="dxa"/>
            <w:tcBorders>
              <w:top w:val="single" w:sz="4" w:space="0" w:color="auto"/>
              <w:left w:val="nil"/>
              <w:bottom w:val="single" w:sz="4" w:space="0" w:color="auto"/>
              <w:right w:val="nil"/>
            </w:tcBorders>
            <w:vAlign w:val="center"/>
          </w:tcPr>
          <w:p w14:paraId="053170C7" w14:textId="77777777" w:rsidR="008C7DA5" w:rsidRPr="00341B8E" w:rsidRDefault="008C7DA5" w:rsidP="00FB4E58">
            <w:pPr>
              <w:pStyle w:val="TableText0"/>
              <w:keepNext w:val="0"/>
              <w:widowControl w:val="0"/>
              <w:rPr>
                <w:sz w:val="18"/>
                <w:szCs w:val="18"/>
              </w:rPr>
            </w:pPr>
          </w:p>
        </w:tc>
        <w:tc>
          <w:tcPr>
            <w:tcW w:w="1377" w:type="dxa"/>
            <w:tcBorders>
              <w:top w:val="single" w:sz="4" w:space="0" w:color="auto"/>
              <w:left w:val="nil"/>
              <w:bottom w:val="single" w:sz="4" w:space="0" w:color="auto"/>
              <w:right w:val="single" w:sz="6" w:space="0" w:color="auto"/>
            </w:tcBorders>
            <w:vAlign w:val="center"/>
          </w:tcPr>
          <w:p w14:paraId="54C04248" w14:textId="77777777" w:rsidR="008C7DA5" w:rsidRPr="00341B8E" w:rsidRDefault="008C7DA5" w:rsidP="00FB4E58">
            <w:pPr>
              <w:pStyle w:val="TableText0"/>
              <w:keepNext w:val="0"/>
              <w:widowControl w:val="0"/>
              <w:rPr>
                <w:sz w:val="18"/>
                <w:szCs w:val="18"/>
              </w:rPr>
            </w:pPr>
          </w:p>
        </w:tc>
        <w:tc>
          <w:tcPr>
            <w:tcW w:w="3928" w:type="dxa"/>
            <w:tcBorders>
              <w:top w:val="single" w:sz="4" w:space="0" w:color="auto"/>
              <w:left w:val="single" w:sz="6" w:space="0" w:color="auto"/>
              <w:bottom w:val="single" w:sz="4" w:space="0" w:color="auto"/>
              <w:right w:val="single" w:sz="4" w:space="0" w:color="auto"/>
            </w:tcBorders>
            <w:vAlign w:val="center"/>
            <w:hideMark/>
          </w:tcPr>
          <w:p w14:paraId="6EBBA2A3" w14:textId="77777777" w:rsidR="008C7DA5" w:rsidRPr="00341B8E" w:rsidRDefault="00526A29" w:rsidP="00FB4E58">
            <w:pPr>
              <w:pStyle w:val="TableText0"/>
              <w:keepNext w:val="0"/>
              <w:widowControl w:val="0"/>
              <w:ind w:right="-111"/>
              <w:rPr>
                <w:sz w:val="18"/>
                <w:szCs w:val="18"/>
              </w:rPr>
            </w:pPr>
            <w:r w:rsidRPr="00341B8E">
              <w:rPr>
                <w:sz w:val="18"/>
                <w:szCs w:val="18"/>
              </w:rPr>
              <w:t>All assessments are to be performed before dosing.</w:t>
            </w:r>
          </w:p>
        </w:tc>
      </w:tr>
      <w:tr w:rsidR="00CA657C" w14:paraId="5936D7F0" w14:textId="77777777" w:rsidTr="00A01912">
        <w:trPr>
          <w:trHeight w:val="273"/>
        </w:trPr>
        <w:tc>
          <w:tcPr>
            <w:tcW w:w="1890" w:type="dxa"/>
            <w:tcBorders>
              <w:top w:val="single" w:sz="4" w:space="0" w:color="auto"/>
              <w:left w:val="single" w:sz="4" w:space="0" w:color="auto"/>
              <w:bottom w:val="single" w:sz="4" w:space="0" w:color="auto"/>
              <w:right w:val="single" w:sz="4" w:space="0" w:color="auto"/>
            </w:tcBorders>
            <w:vAlign w:val="center"/>
            <w:hideMark/>
          </w:tcPr>
          <w:p w14:paraId="5C17824F" w14:textId="77777777" w:rsidR="008C7DA5" w:rsidRPr="00341B8E" w:rsidRDefault="00526A29" w:rsidP="00FB4E58">
            <w:pPr>
              <w:pStyle w:val="TableText0"/>
              <w:widowControl w:val="0"/>
              <w:ind w:right="-102"/>
              <w:rPr>
                <w:sz w:val="18"/>
                <w:szCs w:val="18"/>
              </w:rPr>
            </w:pPr>
            <w:r w:rsidRPr="00341B8E">
              <w:rPr>
                <w:rFonts w:eastAsia="MS Gothic"/>
                <w:sz w:val="18"/>
                <w:szCs w:val="18"/>
              </w:rPr>
              <w:t>Treatment Response Assessments</w:t>
            </w:r>
          </w:p>
        </w:tc>
        <w:tc>
          <w:tcPr>
            <w:tcW w:w="835" w:type="dxa"/>
            <w:tcBorders>
              <w:top w:val="single" w:sz="4" w:space="0" w:color="auto"/>
              <w:left w:val="single" w:sz="4" w:space="0" w:color="auto"/>
              <w:bottom w:val="single" w:sz="4" w:space="0" w:color="auto"/>
              <w:right w:val="single" w:sz="4" w:space="0" w:color="auto"/>
            </w:tcBorders>
            <w:vAlign w:val="center"/>
            <w:hideMark/>
          </w:tcPr>
          <w:p w14:paraId="0CEEF628" w14:textId="77777777" w:rsidR="008C7DA5" w:rsidRPr="00341B8E" w:rsidRDefault="00526A29" w:rsidP="00FB4E58">
            <w:pPr>
              <w:pStyle w:val="TableText0"/>
              <w:keepNext w:val="0"/>
              <w:widowControl w:val="0"/>
              <w:jc w:val="center"/>
              <w:rPr>
                <w:rFonts w:eastAsia="MS Gothic"/>
                <w:sz w:val="18"/>
                <w:szCs w:val="18"/>
              </w:rPr>
            </w:pPr>
            <w:r w:rsidRPr="00341B8E">
              <w:rPr>
                <w:sz w:val="18"/>
                <w:szCs w:val="18"/>
              </w:rPr>
              <w:t>X</w:t>
            </w:r>
          </w:p>
        </w:tc>
        <w:tc>
          <w:tcPr>
            <w:tcW w:w="412" w:type="dxa"/>
            <w:tcBorders>
              <w:top w:val="single" w:sz="4" w:space="0" w:color="auto"/>
              <w:left w:val="single" w:sz="4" w:space="0" w:color="auto"/>
              <w:bottom w:val="single" w:sz="4" w:space="0" w:color="auto"/>
              <w:right w:val="single" w:sz="4" w:space="0" w:color="auto"/>
            </w:tcBorders>
            <w:vAlign w:val="center"/>
          </w:tcPr>
          <w:p w14:paraId="46660DC2" w14:textId="77777777" w:rsidR="008C7DA5" w:rsidRPr="00341B8E" w:rsidRDefault="008C7DA5" w:rsidP="00FB4E58">
            <w:pPr>
              <w:pStyle w:val="TableText0"/>
              <w:keepNext w:val="0"/>
              <w:widowControl w:val="0"/>
              <w:rPr>
                <w:sz w:val="18"/>
                <w:szCs w:val="18"/>
              </w:rPr>
            </w:pPr>
          </w:p>
        </w:tc>
        <w:tc>
          <w:tcPr>
            <w:tcW w:w="418" w:type="dxa"/>
            <w:tcBorders>
              <w:top w:val="single" w:sz="4" w:space="0" w:color="auto"/>
              <w:left w:val="single" w:sz="4" w:space="0" w:color="auto"/>
              <w:bottom w:val="single" w:sz="4" w:space="0" w:color="auto"/>
              <w:right w:val="single" w:sz="4" w:space="0" w:color="auto"/>
            </w:tcBorders>
            <w:vAlign w:val="center"/>
          </w:tcPr>
          <w:p w14:paraId="542AB247" w14:textId="77777777" w:rsidR="008C7DA5" w:rsidRPr="00341B8E" w:rsidRDefault="008C7DA5" w:rsidP="00FB4E58">
            <w:pPr>
              <w:pStyle w:val="TableText0"/>
              <w:keepNext w:val="0"/>
              <w:widowControl w:val="0"/>
              <w:rPr>
                <w:sz w:val="18"/>
                <w:szCs w:val="18"/>
              </w:rPr>
            </w:pPr>
          </w:p>
        </w:tc>
        <w:tc>
          <w:tcPr>
            <w:tcW w:w="419" w:type="dxa"/>
            <w:tcBorders>
              <w:top w:val="single" w:sz="4" w:space="0" w:color="auto"/>
              <w:left w:val="single" w:sz="4" w:space="0" w:color="auto"/>
              <w:bottom w:val="single" w:sz="4" w:space="0" w:color="auto"/>
              <w:right w:val="single" w:sz="4" w:space="0" w:color="auto"/>
            </w:tcBorders>
            <w:vAlign w:val="center"/>
          </w:tcPr>
          <w:p w14:paraId="05062FBA" w14:textId="77777777" w:rsidR="008C7DA5" w:rsidRPr="00341B8E" w:rsidRDefault="008C7DA5" w:rsidP="00FB4E58">
            <w:pPr>
              <w:pStyle w:val="TableText0"/>
              <w:keepNext w:val="0"/>
              <w:widowControl w:val="0"/>
              <w:rPr>
                <w:sz w:val="18"/>
                <w:szCs w:val="18"/>
              </w:rPr>
            </w:pPr>
          </w:p>
        </w:tc>
        <w:tc>
          <w:tcPr>
            <w:tcW w:w="420" w:type="dxa"/>
            <w:tcBorders>
              <w:top w:val="single" w:sz="4" w:space="0" w:color="auto"/>
              <w:left w:val="single" w:sz="4" w:space="0" w:color="auto"/>
              <w:bottom w:val="single" w:sz="4" w:space="0" w:color="auto"/>
              <w:right w:val="single" w:sz="4" w:space="0" w:color="auto"/>
            </w:tcBorders>
            <w:vAlign w:val="center"/>
          </w:tcPr>
          <w:p w14:paraId="5961B58E" w14:textId="77777777" w:rsidR="008C7DA5" w:rsidRPr="00341B8E" w:rsidRDefault="008C7DA5" w:rsidP="00FB4E58">
            <w:pPr>
              <w:pStyle w:val="TableText0"/>
              <w:keepNext w:val="0"/>
              <w:widowControl w:val="0"/>
              <w:rPr>
                <w:sz w:val="18"/>
                <w:szCs w:val="18"/>
              </w:rPr>
            </w:pPr>
          </w:p>
        </w:tc>
        <w:tc>
          <w:tcPr>
            <w:tcW w:w="419" w:type="dxa"/>
            <w:tcBorders>
              <w:top w:val="single" w:sz="4" w:space="0" w:color="auto"/>
              <w:left w:val="single" w:sz="4" w:space="0" w:color="auto"/>
              <w:bottom w:val="single" w:sz="4" w:space="0" w:color="auto"/>
              <w:right w:val="single" w:sz="4" w:space="0" w:color="auto"/>
            </w:tcBorders>
            <w:vAlign w:val="center"/>
          </w:tcPr>
          <w:p w14:paraId="147EF144" w14:textId="77777777" w:rsidR="008C7DA5" w:rsidRPr="00341B8E" w:rsidRDefault="008C7DA5" w:rsidP="00FB4E58">
            <w:pPr>
              <w:pStyle w:val="TableText0"/>
              <w:keepNext w:val="0"/>
              <w:widowControl w:val="0"/>
              <w:rPr>
                <w:sz w:val="18"/>
                <w:szCs w:val="18"/>
              </w:rPr>
            </w:pPr>
          </w:p>
        </w:tc>
        <w:tc>
          <w:tcPr>
            <w:tcW w:w="419" w:type="dxa"/>
            <w:tcBorders>
              <w:top w:val="single" w:sz="4" w:space="0" w:color="auto"/>
              <w:left w:val="single" w:sz="4" w:space="0" w:color="auto"/>
              <w:bottom w:val="single" w:sz="4" w:space="0" w:color="auto"/>
              <w:right w:val="single" w:sz="4" w:space="0" w:color="auto"/>
            </w:tcBorders>
            <w:vAlign w:val="center"/>
          </w:tcPr>
          <w:p w14:paraId="64FA67A9" w14:textId="77777777" w:rsidR="008C7DA5" w:rsidRPr="00341B8E" w:rsidRDefault="008C7DA5" w:rsidP="00FB4E58">
            <w:pPr>
              <w:pStyle w:val="TableText0"/>
              <w:keepNext w:val="0"/>
              <w:widowControl w:val="0"/>
              <w:rPr>
                <w:sz w:val="18"/>
                <w:szCs w:val="18"/>
              </w:rPr>
            </w:pPr>
          </w:p>
        </w:tc>
        <w:tc>
          <w:tcPr>
            <w:tcW w:w="419" w:type="dxa"/>
            <w:tcBorders>
              <w:top w:val="single" w:sz="4" w:space="0" w:color="auto"/>
              <w:left w:val="single" w:sz="4" w:space="0" w:color="auto"/>
              <w:bottom w:val="single" w:sz="4" w:space="0" w:color="auto"/>
              <w:right w:val="single" w:sz="4" w:space="0" w:color="auto"/>
            </w:tcBorders>
            <w:vAlign w:val="center"/>
            <w:hideMark/>
          </w:tcPr>
          <w:p w14:paraId="7567B3CE" w14:textId="77777777" w:rsidR="008C7DA5" w:rsidRPr="00341B8E" w:rsidRDefault="00526A29" w:rsidP="00FB4E58">
            <w:pPr>
              <w:pStyle w:val="TableText0"/>
              <w:keepNext w:val="0"/>
              <w:widowControl w:val="0"/>
              <w:jc w:val="center"/>
              <w:rPr>
                <w:sz w:val="18"/>
                <w:szCs w:val="18"/>
              </w:rPr>
            </w:pPr>
            <w:r w:rsidRPr="00341B8E">
              <w:rPr>
                <w:sz w:val="18"/>
                <w:szCs w:val="18"/>
              </w:rPr>
              <w:t>X</w:t>
            </w:r>
          </w:p>
        </w:tc>
        <w:tc>
          <w:tcPr>
            <w:tcW w:w="420" w:type="dxa"/>
            <w:tcBorders>
              <w:top w:val="single" w:sz="4" w:space="0" w:color="auto"/>
              <w:left w:val="single" w:sz="4" w:space="0" w:color="auto"/>
              <w:bottom w:val="single" w:sz="4" w:space="0" w:color="auto"/>
              <w:right w:val="single" w:sz="4" w:space="0" w:color="auto"/>
            </w:tcBorders>
            <w:vAlign w:val="center"/>
          </w:tcPr>
          <w:p w14:paraId="2669D7E1" w14:textId="77777777" w:rsidR="008C7DA5" w:rsidRPr="00341B8E" w:rsidRDefault="008C7DA5" w:rsidP="00FB4E58">
            <w:pPr>
              <w:pStyle w:val="TableText0"/>
              <w:keepNext w:val="0"/>
              <w:widowControl w:val="0"/>
              <w:rPr>
                <w:sz w:val="18"/>
                <w:szCs w:val="18"/>
              </w:rPr>
            </w:pPr>
          </w:p>
        </w:tc>
        <w:tc>
          <w:tcPr>
            <w:tcW w:w="419" w:type="dxa"/>
            <w:tcBorders>
              <w:top w:val="single" w:sz="4" w:space="0" w:color="auto"/>
              <w:left w:val="single" w:sz="4" w:space="0" w:color="auto"/>
              <w:bottom w:val="single" w:sz="4" w:space="0" w:color="auto"/>
              <w:right w:val="nil"/>
            </w:tcBorders>
            <w:vAlign w:val="center"/>
          </w:tcPr>
          <w:p w14:paraId="458B97E6" w14:textId="77777777" w:rsidR="008C7DA5" w:rsidRPr="00341B8E" w:rsidRDefault="008C7DA5" w:rsidP="00FB4E58">
            <w:pPr>
              <w:pStyle w:val="TableText0"/>
              <w:keepNext w:val="0"/>
              <w:widowControl w:val="0"/>
              <w:rPr>
                <w:sz w:val="18"/>
                <w:szCs w:val="18"/>
              </w:rPr>
            </w:pPr>
          </w:p>
        </w:tc>
        <w:tc>
          <w:tcPr>
            <w:tcW w:w="1240" w:type="dxa"/>
            <w:tcBorders>
              <w:top w:val="single" w:sz="4" w:space="0" w:color="auto"/>
              <w:left w:val="single" w:sz="6" w:space="0" w:color="auto"/>
              <w:bottom w:val="single" w:sz="4" w:space="0" w:color="auto"/>
              <w:right w:val="single" w:sz="6" w:space="0" w:color="auto"/>
            </w:tcBorders>
            <w:vAlign w:val="center"/>
          </w:tcPr>
          <w:p w14:paraId="174F1F22" w14:textId="77777777" w:rsidR="008C7DA5" w:rsidRPr="00341B8E" w:rsidRDefault="008C7DA5" w:rsidP="00FB4E58">
            <w:pPr>
              <w:pStyle w:val="TableText0"/>
              <w:keepNext w:val="0"/>
              <w:widowControl w:val="0"/>
              <w:rPr>
                <w:sz w:val="18"/>
                <w:szCs w:val="18"/>
              </w:rPr>
            </w:pPr>
          </w:p>
        </w:tc>
        <w:tc>
          <w:tcPr>
            <w:tcW w:w="1377" w:type="dxa"/>
            <w:tcBorders>
              <w:top w:val="single" w:sz="4" w:space="0" w:color="auto"/>
              <w:left w:val="single" w:sz="6" w:space="0" w:color="auto"/>
              <w:bottom w:val="single" w:sz="4" w:space="0" w:color="auto"/>
              <w:right w:val="single" w:sz="6" w:space="0" w:color="auto"/>
            </w:tcBorders>
            <w:vAlign w:val="center"/>
            <w:hideMark/>
          </w:tcPr>
          <w:p w14:paraId="516A2741" w14:textId="77777777" w:rsidR="008C7DA5" w:rsidRPr="00341B8E" w:rsidRDefault="00526A29" w:rsidP="00FB4E58">
            <w:pPr>
              <w:pStyle w:val="TableText0"/>
              <w:keepNext w:val="0"/>
              <w:widowControl w:val="0"/>
              <w:jc w:val="center"/>
              <w:rPr>
                <w:sz w:val="18"/>
                <w:szCs w:val="18"/>
              </w:rPr>
            </w:pPr>
            <w:r>
              <w:rPr>
                <w:sz w:val="18"/>
                <w:szCs w:val="18"/>
              </w:rPr>
              <w:t>X – starting C7 (W25)</w:t>
            </w:r>
          </w:p>
        </w:tc>
        <w:tc>
          <w:tcPr>
            <w:tcW w:w="3928" w:type="dxa"/>
            <w:tcBorders>
              <w:top w:val="single" w:sz="4" w:space="0" w:color="auto"/>
              <w:left w:val="single" w:sz="6" w:space="0" w:color="auto"/>
              <w:bottom w:val="single" w:sz="4" w:space="0" w:color="auto"/>
              <w:right w:val="single" w:sz="4" w:space="0" w:color="auto"/>
            </w:tcBorders>
            <w:vAlign w:val="center"/>
            <w:hideMark/>
          </w:tcPr>
          <w:p w14:paraId="7070C286" w14:textId="77777777" w:rsidR="008B3148" w:rsidRDefault="00526A29" w:rsidP="00FB4E58">
            <w:pPr>
              <w:pStyle w:val="TableText0"/>
              <w:keepNext w:val="0"/>
              <w:widowControl w:val="0"/>
              <w:ind w:right="-111"/>
              <w:rPr>
                <w:ins w:id="1918" w:author="Powell, Deana" w:date="2026-03-05T15:34:00Z" w16du:dateUtc="2026-03-05T20:34:00Z"/>
                <w:sz w:val="18"/>
                <w:szCs w:val="18"/>
              </w:rPr>
            </w:pPr>
            <w:ins w:id="1919" w:author="Powell, Deana" w:date="2026-03-05T15:34:00Z" w16du:dateUtc="2026-03-05T20:34:00Z">
              <w:r>
                <w:rPr>
                  <w:sz w:val="18"/>
                  <w:szCs w:val="18"/>
                </w:rPr>
                <w:t xml:space="preserve">Assessments should follow calendar days from C1D1. Imaging must be performed ± 14-day window in relation to the assessment date. </w:t>
              </w:r>
            </w:ins>
            <w:r>
              <w:rPr>
                <w:sz w:val="18"/>
                <w:szCs w:val="18"/>
              </w:rPr>
              <w:t xml:space="preserve">Assessments to include PE, hematology, CT (neck, chest, abdomen, and pelvis), constitutional symptoms, BM aspirate and biopsy (optional at screening and required in the event of CR). </w:t>
            </w:r>
          </w:p>
          <w:p w14:paraId="30E38DAF" w14:textId="77777777" w:rsidR="008B3148" w:rsidRPr="00B82A81" w:rsidRDefault="00526A29" w:rsidP="00FB4E58">
            <w:pPr>
              <w:pStyle w:val="TableText0"/>
              <w:keepNext w:val="0"/>
              <w:widowControl w:val="0"/>
              <w:ind w:right="-111"/>
              <w:rPr>
                <w:ins w:id="1920" w:author="Powell, Deana" w:date="2026-03-05T15:34:00Z" w16du:dateUtc="2026-03-05T20:34:00Z"/>
                <w:sz w:val="18"/>
                <w:szCs w:val="18"/>
                <w:u w:val="single"/>
              </w:rPr>
            </w:pPr>
            <w:ins w:id="1921" w:author="Powell, Deana" w:date="2026-03-05T15:34:00Z" w16du:dateUtc="2026-03-05T20:34:00Z">
              <w:r w:rsidRPr="00B82A81">
                <w:rPr>
                  <w:sz w:val="18"/>
                  <w:szCs w:val="18"/>
                  <w:u w:val="single"/>
                </w:rPr>
                <w:t>Part 1 assessment includes local MRD analysis from blood sample via flow-based assay at time of CR and EOT (or earliest follow-up time point). The Sponsor strongly recommends using the ERIC flow assay, with a sensitivity of 10</w:t>
              </w:r>
              <w:r w:rsidRPr="00B82A81">
                <w:rPr>
                  <w:sz w:val="18"/>
                  <w:szCs w:val="18"/>
                  <w:u w:val="single"/>
                  <w:vertAlign w:val="superscript"/>
                </w:rPr>
                <w:t>-5</w:t>
              </w:r>
              <w:r w:rsidRPr="00B82A81">
                <w:rPr>
                  <w:sz w:val="18"/>
                  <w:szCs w:val="18"/>
                  <w:u w:val="single"/>
                </w:rPr>
                <w:t xml:space="preserve">. </w:t>
              </w:r>
            </w:ins>
          </w:p>
          <w:p w14:paraId="24BF47EB" w14:textId="77777777" w:rsidR="008C7DA5" w:rsidRPr="00341B8E" w:rsidRDefault="00526A29" w:rsidP="00FB4E58">
            <w:pPr>
              <w:pStyle w:val="TableText0"/>
              <w:keepNext w:val="0"/>
              <w:widowControl w:val="0"/>
              <w:ind w:right="-111"/>
              <w:rPr>
                <w:sz w:val="18"/>
                <w:szCs w:val="18"/>
              </w:rPr>
            </w:pPr>
            <w:r>
              <w:rPr>
                <w:sz w:val="18"/>
                <w:szCs w:val="18"/>
              </w:rPr>
              <w:t>See Section 8.2.1 AND Appendix 14 for specific requirements.</w:t>
            </w:r>
          </w:p>
        </w:tc>
      </w:tr>
      <w:tr w:rsidR="00CA657C" w14:paraId="4CBE1E1C" w14:textId="77777777" w:rsidTr="00A01912">
        <w:trPr>
          <w:trHeight w:val="273"/>
        </w:trPr>
        <w:tc>
          <w:tcPr>
            <w:tcW w:w="1890" w:type="dxa"/>
            <w:tcBorders>
              <w:top w:val="single" w:sz="4" w:space="0" w:color="auto"/>
              <w:left w:val="single" w:sz="4" w:space="0" w:color="auto"/>
              <w:bottom w:val="single" w:sz="4" w:space="0" w:color="auto"/>
              <w:right w:val="single" w:sz="4" w:space="0" w:color="auto"/>
            </w:tcBorders>
            <w:vAlign w:val="center"/>
            <w:hideMark/>
          </w:tcPr>
          <w:p w14:paraId="2806FCAA" w14:textId="77777777" w:rsidR="008C7DA5" w:rsidRPr="00C8797A" w:rsidRDefault="00526A29" w:rsidP="00FB4E58">
            <w:pPr>
              <w:pStyle w:val="TableText0"/>
              <w:keepNext w:val="0"/>
              <w:widowControl w:val="0"/>
              <w:ind w:right="-103"/>
              <w:rPr>
                <w:sz w:val="18"/>
                <w:szCs w:val="18"/>
              </w:rPr>
            </w:pPr>
            <w:r w:rsidRPr="00C8797A">
              <w:rPr>
                <w:sz w:val="18"/>
                <w:szCs w:val="18"/>
              </w:rPr>
              <w:t>Assessment of Constitutional Symptoms</w:t>
            </w:r>
          </w:p>
        </w:tc>
        <w:tc>
          <w:tcPr>
            <w:tcW w:w="835" w:type="dxa"/>
            <w:tcBorders>
              <w:top w:val="single" w:sz="4" w:space="0" w:color="auto"/>
              <w:left w:val="single" w:sz="4" w:space="0" w:color="auto"/>
              <w:bottom w:val="single" w:sz="4" w:space="0" w:color="auto"/>
              <w:right w:val="single" w:sz="4" w:space="0" w:color="auto"/>
            </w:tcBorders>
            <w:vAlign w:val="center"/>
            <w:hideMark/>
          </w:tcPr>
          <w:p w14:paraId="2F17BD81" w14:textId="77777777" w:rsidR="008C7DA5" w:rsidRPr="00C8797A" w:rsidRDefault="00526A29" w:rsidP="00FB4E58">
            <w:pPr>
              <w:pStyle w:val="TableText0"/>
              <w:keepNext w:val="0"/>
              <w:widowControl w:val="0"/>
              <w:jc w:val="center"/>
              <w:rPr>
                <w:rFonts w:eastAsia="MS Gothic"/>
                <w:sz w:val="18"/>
                <w:szCs w:val="18"/>
              </w:rPr>
            </w:pPr>
            <w:r w:rsidRPr="00C8797A">
              <w:rPr>
                <w:sz w:val="18"/>
                <w:szCs w:val="18"/>
              </w:rPr>
              <w:t>X</w:t>
            </w:r>
          </w:p>
        </w:tc>
        <w:tc>
          <w:tcPr>
            <w:tcW w:w="412" w:type="dxa"/>
            <w:tcBorders>
              <w:top w:val="single" w:sz="4" w:space="0" w:color="auto"/>
              <w:left w:val="single" w:sz="4" w:space="0" w:color="auto"/>
              <w:bottom w:val="single" w:sz="4" w:space="0" w:color="auto"/>
              <w:right w:val="single" w:sz="4" w:space="0" w:color="auto"/>
            </w:tcBorders>
            <w:vAlign w:val="center"/>
          </w:tcPr>
          <w:p w14:paraId="3CCDDD19" w14:textId="77777777" w:rsidR="008C7DA5" w:rsidRPr="00C8797A" w:rsidRDefault="00526A29" w:rsidP="00FB4E58">
            <w:pPr>
              <w:pStyle w:val="TableText0"/>
              <w:keepNext w:val="0"/>
              <w:widowControl w:val="0"/>
              <w:jc w:val="center"/>
              <w:rPr>
                <w:sz w:val="18"/>
                <w:szCs w:val="18"/>
              </w:rPr>
            </w:pPr>
            <w:r w:rsidRPr="00C8797A">
              <w:rPr>
                <w:sz w:val="18"/>
                <w:szCs w:val="18"/>
              </w:rPr>
              <w:t>X</w:t>
            </w:r>
          </w:p>
        </w:tc>
        <w:tc>
          <w:tcPr>
            <w:tcW w:w="418" w:type="dxa"/>
            <w:tcBorders>
              <w:top w:val="single" w:sz="4" w:space="0" w:color="auto"/>
              <w:left w:val="single" w:sz="4" w:space="0" w:color="auto"/>
              <w:bottom w:val="single" w:sz="4" w:space="0" w:color="auto"/>
              <w:right w:val="single" w:sz="4" w:space="0" w:color="auto"/>
            </w:tcBorders>
            <w:vAlign w:val="center"/>
          </w:tcPr>
          <w:p w14:paraId="40A7DCC0" w14:textId="77777777" w:rsidR="008C7DA5" w:rsidRPr="00C8797A" w:rsidRDefault="00526A29" w:rsidP="00FB4E58">
            <w:pPr>
              <w:pStyle w:val="TableText0"/>
              <w:keepNext w:val="0"/>
              <w:widowControl w:val="0"/>
              <w:jc w:val="center"/>
              <w:rPr>
                <w:sz w:val="18"/>
                <w:szCs w:val="18"/>
              </w:rPr>
            </w:pPr>
            <w:r w:rsidRPr="00C8797A">
              <w:rPr>
                <w:sz w:val="18"/>
                <w:szCs w:val="18"/>
              </w:rPr>
              <w:t>X</w:t>
            </w:r>
          </w:p>
        </w:tc>
        <w:tc>
          <w:tcPr>
            <w:tcW w:w="419" w:type="dxa"/>
            <w:tcBorders>
              <w:top w:val="single" w:sz="4" w:space="0" w:color="auto"/>
              <w:left w:val="single" w:sz="4" w:space="0" w:color="auto"/>
              <w:bottom w:val="single" w:sz="4" w:space="0" w:color="auto"/>
              <w:right w:val="single" w:sz="4" w:space="0" w:color="auto"/>
            </w:tcBorders>
            <w:vAlign w:val="center"/>
          </w:tcPr>
          <w:p w14:paraId="02CC9555" w14:textId="77777777" w:rsidR="008C7DA5" w:rsidRPr="00C8797A" w:rsidRDefault="008C7DA5" w:rsidP="00FB4E58">
            <w:pPr>
              <w:pStyle w:val="TableText0"/>
              <w:keepNext w:val="0"/>
              <w:widowControl w:val="0"/>
              <w:jc w:val="center"/>
              <w:rPr>
                <w:sz w:val="18"/>
                <w:szCs w:val="18"/>
              </w:rPr>
            </w:pPr>
          </w:p>
        </w:tc>
        <w:tc>
          <w:tcPr>
            <w:tcW w:w="420" w:type="dxa"/>
            <w:tcBorders>
              <w:top w:val="single" w:sz="4" w:space="0" w:color="auto"/>
              <w:left w:val="single" w:sz="4" w:space="0" w:color="auto"/>
              <w:bottom w:val="single" w:sz="4" w:space="0" w:color="auto"/>
              <w:right w:val="single" w:sz="4" w:space="0" w:color="auto"/>
            </w:tcBorders>
            <w:vAlign w:val="center"/>
          </w:tcPr>
          <w:p w14:paraId="7D89A0B6" w14:textId="77777777" w:rsidR="008C7DA5" w:rsidRPr="00C8797A" w:rsidRDefault="008C7DA5" w:rsidP="00FB4E58">
            <w:pPr>
              <w:pStyle w:val="TableText0"/>
              <w:keepNext w:val="0"/>
              <w:widowControl w:val="0"/>
              <w:jc w:val="center"/>
              <w:rPr>
                <w:sz w:val="18"/>
                <w:szCs w:val="18"/>
              </w:rPr>
            </w:pPr>
          </w:p>
        </w:tc>
        <w:tc>
          <w:tcPr>
            <w:tcW w:w="419" w:type="dxa"/>
            <w:tcBorders>
              <w:top w:val="single" w:sz="4" w:space="0" w:color="auto"/>
              <w:left w:val="single" w:sz="4" w:space="0" w:color="auto"/>
              <w:bottom w:val="single" w:sz="4" w:space="0" w:color="auto"/>
              <w:right w:val="single" w:sz="4" w:space="0" w:color="auto"/>
            </w:tcBorders>
            <w:vAlign w:val="center"/>
          </w:tcPr>
          <w:p w14:paraId="23E76739" w14:textId="77777777" w:rsidR="008C7DA5" w:rsidRPr="00C8797A" w:rsidRDefault="008C7DA5" w:rsidP="00FB4E58">
            <w:pPr>
              <w:pStyle w:val="TableText0"/>
              <w:keepNext w:val="0"/>
              <w:widowControl w:val="0"/>
              <w:jc w:val="center"/>
              <w:rPr>
                <w:sz w:val="18"/>
                <w:szCs w:val="18"/>
              </w:rPr>
            </w:pPr>
          </w:p>
        </w:tc>
        <w:tc>
          <w:tcPr>
            <w:tcW w:w="419" w:type="dxa"/>
            <w:tcBorders>
              <w:top w:val="single" w:sz="4" w:space="0" w:color="auto"/>
              <w:left w:val="single" w:sz="4" w:space="0" w:color="auto"/>
              <w:bottom w:val="single" w:sz="4" w:space="0" w:color="auto"/>
              <w:right w:val="single" w:sz="4" w:space="0" w:color="auto"/>
            </w:tcBorders>
            <w:vAlign w:val="center"/>
          </w:tcPr>
          <w:p w14:paraId="7F6FBEE9" w14:textId="77777777" w:rsidR="008C7DA5" w:rsidRPr="00C8797A" w:rsidRDefault="00526A29" w:rsidP="00FB4E58">
            <w:pPr>
              <w:pStyle w:val="TableText0"/>
              <w:keepNext w:val="0"/>
              <w:widowControl w:val="0"/>
              <w:jc w:val="center"/>
              <w:rPr>
                <w:sz w:val="18"/>
                <w:szCs w:val="18"/>
              </w:rPr>
            </w:pPr>
            <w:r w:rsidRPr="00C8797A">
              <w:rPr>
                <w:sz w:val="18"/>
                <w:szCs w:val="18"/>
              </w:rPr>
              <w:t>X</w:t>
            </w:r>
          </w:p>
        </w:tc>
        <w:tc>
          <w:tcPr>
            <w:tcW w:w="419" w:type="dxa"/>
            <w:tcBorders>
              <w:top w:val="single" w:sz="4" w:space="0" w:color="auto"/>
              <w:left w:val="single" w:sz="4" w:space="0" w:color="auto"/>
              <w:bottom w:val="single" w:sz="4" w:space="0" w:color="auto"/>
              <w:right w:val="single" w:sz="4" w:space="0" w:color="auto"/>
            </w:tcBorders>
            <w:vAlign w:val="center"/>
            <w:hideMark/>
          </w:tcPr>
          <w:p w14:paraId="7CFBDC3D" w14:textId="77777777" w:rsidR="008C7DA5" w:rsidRPr="00C8797A" w:rsidRDefault="00526A29" w:rsidP="00FB4E58">
            <w:pPr>
              <w:pStyle w:val="TableText0"/>
              <w:keepNext w:val="0"/>
              <w:widowControl w:val="0"/>
              <w:jc w:val="center"/>
              <w:rPr>
                <w:sz w:val="18"/>
                <w:szCs w:val="18"/>
              </w:rPr>
            </w:pPr>
            <w:r w:rsidRPr="00C8797A">
              <w:rPr>
                <w:sz w:val="18"/>
                <w:szCs w:val="18"/>
              </w:rPr>
              <w:t>X</w:t>
            </w:r>
          </w:p>
        </w:tc>
        <w:tc>
          <w:tcPr>
            <w:tcW w:w="420" w:type="dxa"/>
            <w:tcBorders>
              <w:top w:val="single" w:sz="4" w:space="0" w:color="auto"/>
              <w:left w:val="single" w:sz="4" w:space="0" w:color="auto"/>
              <w:bottom w:val="single" w:sz="4" w:space="0" w:color="auto"/>
              <w:right w:val="single" w:sz="4" w:space="0" w:color="auto"/>
            </w:tcBorders>
            <w:vAlign w:val="center"/>
          </w:tcPr>
          <w:p w14:paraId="653D0A11" w14:textId="77777777" w:rsidR="008C7DA5" w:rsidRPr="00C8797A" w:rsidRDefault="00526A29" w:rsidP="00FB4E58">
            <w:pPr>
              <w:pStyle w:val="TableText0"/>
              <w:keepNext w:val="0"/>
              <w:widowControl w:val="0"/>
              <w:jc w:val="center"/>
              <w:rPr>
                <w:sz w:val="18"/>
                <w:szCs w:val="18"/>
              </w:rPr>
            </w:pPr>
            <w:r w:rsidRPr="00C8797A">
              <w:rPr>
                <w:sz w:val="18"/>
                <w:szCs w:val="18"/>
              </w:rPr>
              <w:t>X</w:t>
            </w:r>
          </w:p>
        </w:tc>
        <w:tc>
          <w:tcPr>
            <w:tcW w:w="419" w:type="dxa"/>
            <w:tcBorders>
              <w:top w:val="single" w:sz="4" w:space="0" w:color="auto"/>
              <w:left w:val="single" w:sz="4" w:space="0" w:color="auto"/>
              <w:bottom w:val="single" w:sz="4" w:space="0" w:color="auto"/>
              <w:right w:val="nil"/>
            </w:tcBorders>
            <w:vAlign w:val="center"/>
          </w:tcPr>
          <w:p w14:paraId="71B81C65" w14:textId="77777777" w:rsidR="008C7DA5" w:rsidRPr="00C8797A" w:rsidRDefault="00526A29" w:rsidP="00FB4E58">
            <w:pPr>
              <w:pStyle w:val="TableText0"/>
              <w:keepNext w:val="0"/>
              <w:widowControl w:val="0"/>
              <w:jc w:val="center"/>
              <w:rPr>
                <w:sz w:val="18"/>
                <w:szCs w:val="18"/>
              </w:rPr>
            </w:pPr>
            <w:r w:rsidRPr="00C8797A">
              <w:rPr>
                <w:sz w:val="18"/>
                <w:szCs w:val="18"/>
              </w:rPr>
              <w:t>X</w:t>
            </w:r>
          </w:p>
        </w:tc>
        <w:tc>
          <w:tcPr>
            <w:tcW w:w="1240" w:type="dxa"/>
            <w:tcBorders>
              <w:top w:val="single" w:sz="4" w:space="0" w:color="auto"/>
              <w:left w:val="single" w:sz="6" w:space="0" w:color="auto"/>
              <w:bottom w:val="single" w:sz="4" w:space="0" w:color="auto"/>
              <w:right w:val="single" w:sz="6" w:space="0" w:color="auto"/>
            </w:tcBorders>
            <w:vAlign w:val="center"/>
          </w:tcPr>
          <w:p w14:paraId="3F262FF3" w14:textId="77777777" w:rsidR="008C7DA5" w:rsidRPr="00C8797A" w:rsidRDefault="008C7DA5" w:rsidP="00FB4E58">
            <w:pPr>
              <w:pStyle w:val="TableText0"/>
              <w:keepNext w:val="0"/>
              <w:widowControl w:val="0"/>
              <w:rPr>
                <w:sz w:val="18"/>
                <w:szCs w:val="18"/>
              </w:rPr>
            </w:pPr>
          </w:p>
        </w:tc>
        <w:tc>
          <w:tcPr>
            <w:tcW w:w="1377" w:type="dxa"/>
            <w:tcBorders>
              <w:top w:val="single" w:sz="4" w:space="0" w:color="auto"/>
              <w:left w:val="single" w:sz="6" w:space="0" w:color="auto"/>
              <w:bottom w:val="single" w:sz="4" w:space="0" w:color="auto"/>
              <w:right w:val="single" w:sz="6" w:space="0" w:color="auto"/>
            </w:tcBorders>
            <w:vAlign w:val="center"/>
            <w:hideMark/>
          </w:tcPr>
          <w:p w14:paraId="370A4E6D" w14:textId="77777777" w:rsidR="008C7DA5" w:rsidRPr="00C8797A" w:rsidRDefault="00526A29" w:rsidP="00FB4E58">
            <w:pPr>
              <w:pStyle w:val="TableText0"/>
              <w:keepNext w:val="0"/>
              <w:widowControl w:val="0"/>
              <w:jc w:val="center"/>
              <w:rPr>
                <w:sz w:val="18"/>
                <w:szCs w:val="18"/>
              </w:rPr>
            </w:pPr>
            <w:r>
              <w:rPr>
                <w:sz w:val="18"/>
                <w:szCs w:val="18"/>
              </w:rPr>
              <w:t>X – starting C7 (W25)</w:t>
            </w:r>
          </w:p>
        </w:tc>
        <w:tc>
          <w:tcPr>
            <w:tcW w:w="3928" w:type="dxa"/>
            <w:tcBorders>
              <w:top w:val="single" w:sz="4" w:space="0" w:color="auto"/>
              <w:left w:val="single" w:sz="6" w:space="0" w:color="auto"/>
              <w:bottom w:val="single" w:sz="4" w:space="0" w:color="auto"/>
              <w:right w:val="single" w:sz="4" w:space="0" w:color="auto"/>
            </w:tcBorders>
            <w:vAlign w:val="center"/>
            <w:hideMark/>
          </w:tcPr>
          <w:p w14:paraId="216F7A93" w14:textId="77777777" w:rsidR="008C7DA5" w:rsidRPr="00C8797A" w:rsidRDefault="00526A29" w:rsidP="00FB4E58">
            <w:pPr>
              <w:pStyle w:val="TableText0"/>
              <w:keepNext w:val="0"/>
              <w:widowControl w:val="0"/>
              <w:ind w:right="-111"/>
              <w:rPr>
                <w:sz w:val="18"/>
                <w:szCs w:val="18"/>
              </w:rPr>
            </w:pPr>
            <w:r w:rsidRPr="00C8797A">
              <w:rPr>
                <w:sz w:val="18"/>
                <w:szCs w:val="18"/>
              </w:rPr>
              <w:t>See Section 8.2.1.4 for details.</w:t>
            </w:r>
          </w:p>
        </w:tc>
      </w:tr>
      <w:tr w:rsidR="00CA657C" w14:paraId="6896F99A" w14:textId="77777777" w:rsidTr="00A01912">
        <w:trPr>
          <w:trHeight w:val="273"/>
        </w:trPr>
        <w:tc>
          <w:tcPr>
            <w:tcW w:w="1890" w:type="dxa"/>
            <w:tcBorders>
              <w:top w:val="single" w:sz="4" w:space="0" w:color="auto"/>
              <w:left w:val="single" w:sz="4" w:space="0" w:color="auto"/>
              <w:bottom w:val="single" w:sz="4" w:space="0" w:color="auto"/>
              <w:right w:val="single" w:sz="4" w:space="0" w:color="auto"/>
            </w:tcBorders>
            <w:vAlign w:val="center"/>
          </w:tcPr>
          <w:p w14:paraId="349607AB" w14:textId="77777777" w:rsidR="008C7DA5" w:rsidRPr="00C8797A" w:rsidRDefault="00526A29" w:rsidP="00FB4E58">
            <w:pPr>
              <w:pStyle w:val="TableText0"/>
              <w:keepNext w:val="0"/>
              <w:widowControl w:val="0"/>
              <w:ind w:right="-103"/>
              <w:rPr>
                <w:sz w:val="18"/>
                <w:szCs w:val="18"/>
              </w:rPr>
            </w:pPr>
            <w:r w:rsidRPr="00341B8E">
              <w:rPr>
                <w:sz w:val="18"/>
                <w:szCs w:val="18"/>
              </w:rPr>
              <w:t>Vital Status</w:t>
            </w:r>
          </w:p>
        </w:tc>
        <w:tc>
          <w:tcPr>
            <w:tcW w:w="835" w:type="dxa"/>
            <w:tcBorders>
              <w:top w:val="single" w:sz="4" w:space="0" w:color="auto"/>
              <w:left w:val="single" w:sz="4" w:space="0" w:color="auto"/>
              <w:bottom w:val="single" w:sz="4" w:space="0" w:color="auto"/>
              <w:right w:val="single" w:sz="4" w:space="0" w:color="auto"/>
            </w:tcBorders>
            <w:vAlign w:val="center"/>
          </w:tcPr>
          <w:p w14:paraId="7AB0E962" w14:textId="77777777" w:rsidR="008C7DA5" w:rsidRPr="00C8797A" w:rsidRDefault="008C7DA5" w:rsidP="00FB4E58">
            <w:pPr>
              <w:pStyle w:val="TableText0"/>
              <w:keepNext w:val="0"/>
              <w:widowControl w:val="0"/>
              <w:rPr>
                <w:sz w:val="18"/>
                <w:szCs w:val="18"/>
              </w:rPr>
            </w:pPr>
          </w:p>
        </w:tc>
        <w:tc>
          <w:tcPr>
            <w:tcW w:w="6382" w:type="dxa"/>
            <w:gridSpan w:val="11"/>
            <w:tcBorders>
              <w:top w:val="single" w:sz="4" w:space="0" w:color="auto"/>
              <w:left w:val="single" w:sz="4" w:space="0" w:color="auto"/>
              <w:bottom w:val="single" w:sz="4" w:space="0" w:color="auto"/>
              <w:right w:val="single" w:sz="6" w:space="0" w:color="auto"/>
            </w:tcBorders>
            <w:vAlign w:val="center"/>
          </w:tcPr>
          <w:p w14:paraId="6FF652A1" w14:textId="146F11A7" w:rsidR="008C7DA5" w:rsidRPr="00C8797A" w:rsidRDefault="00895D30" w:rsidP="00FB4E58">
            <w:pPr>
              <w:pStyle w:val="TableText0"/>
              <w:keepNext w:val="0"/>
              <w:widowControl w:val="0"/>
              <w:jc w:val="center"/>
              <w:rPr>
                <w:sz w:val="18"/>
                <w:szCs w:val="18"/>
              </w:rPr>
            </w:pPr>
            <w:del w:id="1922" w:author="Powell, Deana" w:date="2026-03-05T15:34:00Z" w16du:dateUtc="2026-03-05T20:34:00Z">
              <w:r>
                <w:rPr>
                  <w:noProof/>
                  <w:sz w:val="18"/>
                  <w:szCs w:val="18"/>
                </w:rPr>
                <mc:AlternateContent>
                  <mc:Choice Requires="wps">
                    <w:drawing>
                      <wp:anchor distT="0" distB="0" distL="114300" distR="114300" simplePos="0" relativeHeight="251695104" behindDoc="0" locked="0" layoutInCell="1" allowOverlap="1" wp14:anchorId="0404FF80" wp14:editId="4ECA7E15">
                        <wp:simplePos x="0" y="0"/>
                        <wp:positionH relativeFrom="column">
                          <wp:posOffset>-46355</wp:posOffset>
                        </wp:positionH>
                        <wp:positionV relativeFrom="paragraph">
                          <wp:posOffset>67310</wp:posOffset>
                        </wp:positionV>
                        <wp:extent cx="4015740" cy="13970"/>
                        <wp:effectExtent l="38100" t="76200" r="3810" b="100330"/>
                        <wp:wrapNone/>
                        <wp:docPr id="340876699" name="Straight Arrow Connector 340876699"/>
                        <wp:cNvGraphicFramePr/>
                        <a:graphic xmlns:a="http://schemas.openxmlformats.org/drawingml/2006/main">
                          <a:graphicData uri="http://schemas.microsoft.com/office/word/2010/wordprocessingShape">
                            <wps:wsp>
                              <wps:cNvCnPr/>
                              <wps:spPr>
                                <a:xfrm flipV="1">
                                  <a:off x="0" y="0"/>
                                  <a:ext cx="4015740" cy="13970"/>
                                </a:xfrm>
                                <a:prstGeom prst="straightConnector1">
                                  <a:avLst/>
                                </a:prstGeom>
                                <a:ln>
                                  <a:headEnd type="triangle"/>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id="Straight Arrow Connector 11" o:spid="_x0000_s1026" type="#_x0000_t32" style="width:316.2pt;height:1.1pt;margin-top:5.3pt;margin-left:-3.65pt;flip:y;mso-height-percent:0;mso-height-relative:margin;mso-width-percent:0;mso-width-relative:margin;mso-wrap-distance-bottom:0;mso-wrap-distance-left:9pt;mso-wrap-distance-right:9pt;mso-wrap-distance-top:0;position:absolute;v-text-anchor:top;z-index:251660288" fillcolor="this" stroked="t" strokecolor="black" strokeweight="0.75pt">
                        <v:stroke startarrow="block" endarrow="block"/>
                      </v:shape>
                    </w:pict>
                  </mc:Fallback>
                </mc:AlternateContent>
              </w:r>
            </w:del>
            <w:ins w:id="1923" w:author="Powell, Deana" w:date="2026-03-05T15:34:00Z" w16du:dateUtc="2026-03-05T20:34:00Z">
              <w:r w:rsidR="00526A29">
                <w:rPr>
                  <w:noProof/>
                  <w:sz w:val="18"/>
                  <w:szCs w:val="18"/>
                </w:rPr>
                <mc:AlternateContent>
                  <mc:Choice Requires="wps">
                    <w:drawing>
                      <wp:anchor distT="0" distB="0" distL="114300" distR="114300" simplePos="0" relativeHeight="251659264" behindDoc="0" locked="0" layoutInCell="1" allowOverlap="1" wp14:anchorId="2E3AB007" wp14:editId="1C7FD928">
                        <wp:simplePos x="0" y="0"/>
                        <wp:positionH relativeFrom="column">
                          <wp:posOffset>-46355</wp:posOffset>
                        </wp:positionH>
                        <wp:positionV relativeFrom="paragraph">
                          <wp:posOffset>67310</wp:posOffset>
                        </wp:positionV>
                        <wp:extent cx="4015740" cy="13970"/>
                        <wp:effectExtent l="38100" t="76200" r="3810" b="100330"/>
                        <wp:wrapNone/>
                        <wp:docPr id="11" name="Straight Arrow Connector 11"/>
                        <wp:cNvGraphicFramePr/>
                        <a:graphic xmlns:a="http://schemas.openxmlformats.org/drawingml/2006/main">
                          <a:graphicData uri="http://schemas.microsoft.com/office/word/2010/wordprocessingShape">
                            <wps:wsp>
                              <wps:cNvCnPr/>
                              <wps:spPr>
                                <a:xfrm flipV="1">
                                  <a:off x="0" y="0"/>
                                  <a:ext cx="4015740" cy="13970"/>
                                </a:xfrm>
                                <a:prstGeom prst="straightConnector1">
                                  <a:avLst/>
                                </a:prstGeom>
                                <a:ln>
                                  <a:headEnd type="triangle"/>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http://schemas.openxmlformats.org/drawingml/2006/main">
                    <w:pict w14:anchorId="2C749E30">
                      <v:shapetype id="_x0000_t32" coordsize="21600,21600" o:oned="t" filled="f" o:spt="32" path="m,l21600,21600e">
                        <v:path fillok="f" arrowok="t" o:connecttype="none"/>
                        <o:lock v:ext="edit" shapetype="t"/>
                      </v:shapetype>
                      <v:shape id="Straight Arrow Connector 11" style="width:316.2pt;height:1.1pt;margin-top:5.3pt;margin-left:-3.65pt;flip:y;mso-height-percent:0;mso-height-relative:margin;mso-width-percent:0;mso-width-relative:margin;mso-wrap-distance-bottom:0;mso-wrap-distance-left:9pt;mso-wrap-distance-right:9pt;mso-wrap-distance-top:0;position:absolute;v-text-anchor:top;z-index:251658240" o:spid="_x0000_s1025" fillcolor="this" stroked="t" strokecolor="black" strokeweight="0.75pt" type="#_x0000_t32">
                        <v:stroke startarrow="block" endarrow="block"/>
                      </v:shape>
                    </w:pict>
                  </mc:Fallback>
                </mc:AlternateContent>
              </w:r>
            </w:ins>
          </w:p>
        </w:tc>
        <w:tc>
          <w:tcPr>
            <w:tcW w:w="3928" w:type="dxa"/>
            <w:tcBorders>
              <w:top w:val="single" w:sz="4" w:space="0" w:color="auto"/>
              <w:left w:val="single" w:sz="6" w:space="0" w:color="auto"/>
              <w:bottom w:val="single" w:sz="4" w:space="0" w:color="auto"/>
              <w:right w:val="single" w:sz="4" w:space="0" w:color="auto"/>
            </w:tcBorders>
            <w:vAlign w:val="center"/>
          </w:tcPr>
          <w:p w14:paraId="57CCD868" w14:textId="77777777" w:rsidR="008C7DA5" w:rsidRPr="00C8797A" w:rsidRDefault="00526A29" w:rsidP="00FB4E58">
            <w:pPr>
              <w:pStyle w:val="TableText0"/>
              <w:keepNext w:val="0"/>
              <w:widowControl w:val="0"/>
              <w:ind w:right="-111"/>
              <w:rPr>
                <w:sz w:val="18"/>
                <w:szCs w:val="18"/>
              </w:rPr>
            </w:pPr>
            <w:r w:rsidRPr="00341B8E">
              <w:rPr>
                <w:sz w:val="18"/>
                <w:szCs w:val="18"/>
              </w:rPr>
              <w:t xml:space="preserve">Survival information (vital status) may be requested </w:t>
            </w:r>
            <w:r w:rsidRPr="00341B8E">
              <w:rPr>
                <w:sz w:val="18"/>
                <w:szCs w:val="18"/>
              </w:rPr>
              <w:lastRenderedPageBreak/>
              <w:t>at any time during the study.</w:t>
            </w:r>
          </w:p>
        </w:tc>
      </w:tr>
      <w:tr w:rsidR="00CA657C" w14:paraId="7AF6FDE8" w14:textId="77777777" w:rsidTr="00A01912">
        <w:trPr>
          <w:trHeight w:val="322"/>
        </w:trPr>
        <w:tc>
          <w:tcPr>
            <w:tcW w:w="1890" w:type="dxa"/>
            <w:tcBorders>
              <w:top w:val="single" w:sz="4" w:space="0" w:color="auto"/>
              <w:left w:val="single" w:sz="4" w:space="0" w:color="auto"/>
              <w:bottom w:val="single" w:sz="4" w:space="0" w:color="auto"/>
              <w:right w:val="nil"/>
            </w:tcBorders>
            <w:vAlign w:val="center"/>
            <w:hideMark/>
          </w:tcPr>
          <w:p w14:paraId="02F27166" w14:textId="77777777" w:rsidR="008C7DA5" w:rsidRPr="00052329" w:rsidRDefault="00526A29" w:rsidP="008B3148">
            <w:pPr>
              <w:pStyle w:val="TableText0"/>
              <w:keepLines/>
              <w:ind w:right="-103"/>
              <w:rPr>
                <w:b/>
                <w:bCs/>
                <w:sz w:val="18"/>
                <w:szCs w:val="18"/>
              </w:rPr>
            </w:pPr>
            <w:r w:rsidRPr="00052329">
              <w:rPr>
                <w:b/>
                <w:bCs/>
                <w:sz w:val="18"/>
                <w:szCs w:val="18"/>
              </w:rPr>
              <w:lastRenderedPageBreak/>
              <w:t>Patient-reported Outcomes</w:t>
            </w:r>
          </w:p>
        </w:tc>
        <w:tc>
          <w:tcPr>
            <w:tcW w:w="835" w:type="dxa"/>
            <w:tcBorders>
              <w:top w:val="single" w:sz="4" w:space="0" w:color="auto"/>
              <w:left w:val="nil"/>
              <w:bottom w:val="single" w:sz="4" w:space="0" w:color="auto"/>
              <w:right w:val="nil"/>
            </w:tcBorders>
            <w:vAlign w:val="center"/>
          </w:tcPr>
          <w:p w14:paraId="29F51179" w14:textId="77777777" w:rsidR="008C7DA5" w:rsidRPr="00341B8E" w:rsidRDefault="008C7DA5" w:rsidP="008B3148">
            <w:pPr>
              <w:pStyle w:val="TableText0"/>
              <w:keepLines/>
              <w:rPr>
                <w:sz w:val="18"/>
                <w:szCs w:val="18"/>
              </w:rPr>
            </w:pPr>
          </w:p>
        </w:tc>
        <w:tc>
          <w:tcPr>
            <w:tcW w:w="412" w:type="dxa"/>
            <w:tcBorders>
              <w:top w:val="single" w:sz="4" w:space="0" w:color="auto"/>
              <w:left w:val="nil"/>
              <w:bottom w:val="single" w:sz="4" w:space="0" w:color="auto"/>
              <w:right w:val="nil"/>
            </w:tcBorders>
            <w:vAlign w:val="center"/>
          </w:tcPr>
          <w:p w14:paraId="39AC2A5F" w14:textId="77777777" w:rsidR="008C7DA5" w:rsidRPr="00341B8E" w:rsidRDefault="008C7DA5" w:rsidP="008B3148">
            <w:pPr>
              <w:pStyle w:val="TableText0"/>
              <w:keepLines/>
              <w:rPr>
                <w:sz w:val="18"/>
                <w:szCs w:val="18"/>
              </w:rPr>
            </w:pPr>
          </w:p>
        </w:tc>
        <w:tc>
          <w:tcPr>
            <w:tcW w:w="418" w:type="dxa"/>
            <w:tcBorders>
              <w:top w:val="single" w:sz="4" w:space="0" w:color="auto"/>
              <w:left w:val="nil"/>
              <w:bottom w:val="single" w:sz="4" w:space="0" w:color="auto"/>
              <w:right w:val="nil"/>
            </w:tcBorders>
            <w:vAlign w:val="center"/>
          </w:tcPr>
          <w:p w14:paraId="1CE26012" w14:textId="77777777" w:rsidR="008C7DA5" w:rsidRPr="00341B8E" w:rsidRDefault="008C7DA5" w:rsidP="008B3148">
            <w:pPr>
              <w:pStyle w:val="TableText0"/>
              <w:keepLines/>
              <w:rPr>
                <w:sz w:val="18"/>
                <w:szCs w:val="18"/>
              </w:rPr>
            </w:pPr>
          </w:p>
        </w:tc>
        <w:tc>
          <w:tcPr>
            <w:tcW w:w="419" w:type="dxa"/>
            <w:tcBorders>
              <w:top w:val="single" w:sz="4" w:space="0" w:color="auto"/>
              <w:left w:val="nil"/>
              <w:bottom w:val="single" w:sz="4" w:space="0" w:color="auto"/>
              <w:right w:val="nil"/>
            </w:tcBorders>
            <w:vAlign w:val="center"/>
          </w:tcPr>
          <w:p w14:paraId="338C590C" w14:textId="77777777" w:rsidR="008C7DA5" w:rsidRPr="00341B8E" w:rsidRDefault="008C7DA5" w:rsidP="008B3148">
            <w:pPr>
              <w:pStyle w:val="TableText0"/>
              <w:keepLines/>
              <w:rPr>
                <w:sz w:val="18"/>
                <w:szCs w:val="18"/>
              </w:rPr>
            </w:pPr>
          </w:p>
        </w:tc>
        <w:tc>
          <w:tcPr>
            <w:tcW w:w="420" w:type="dxa"/>
            <w:tcBorders>
              <w:top w:val="single" w:sz="4" w:space="0" w:color="auto"/>
              <w:left w:val="nil"/>
              <w:bottom w:val="single" w:sz="4" w:space="0" w:color="auto"/>
              <w:right w:val="nil"/>
            </w:tcBorders>
            <w:vAlign w:val="center"/>
          </w:tcPr>
          <w:p w14:paraId="2A40F847" w14:textId="77777777" w:rsidR="008C7DA5" w:rsidRPr="00341B8E" w:rsidRDefault="008C7DA5" w:rsidP="008B3148">
            <w:pPr>
              <w:pStyle w:val="TableText0"/>
              <w:keepLines/>
              <w:rPr>
                <w:sz w:val="18"/>
                <w:szCs w:val="18"/>
              </w:rPr>
            </w:pPr>
          </w:p>
        </w:tc>
        <w:tc>
          <w:tcPr>
            <w:tcW w:w="419" w:type="dxa"/>
            <w:tcBorders>
              <w:top w:val="single" w:sz="4" w:space="0" w:color="auto"/>
              <w:left w:val="nil"/>
              <w:bottom w:val="single" w:sz="4" w:space="0" w:color="auto"/>
              <w:right w:val="nil"/>
            </w:tcBorders>
            <w:vAlign w:val="center"/>
          </w:tcPr>
          <w:p w14:paraId="19818A3F" w14:textId="77777777" w:rsidR="008C7DA5" w:rsidRPr="00341B8E" w:rsidRDefault="008C7DA5" w:rsidP="008B3148">
            <w:pPr>
              <w:pStyle w:val="TableText0"/>
              <w:keepLines/>
              <w:rPr>
                <w:sz w:val="18"/>
                <w:szCs w:val="18"/>
              </w:rPr>
            </w:pPr>
          </w:p>
        </w:tc>
        <w:tc>
          <w:tcPr>
            <w:tcW w:w="419" w:type="dxa"/>
            <w:tcBorders>
              <w:top w:val="single" w:sz="4" w:space="0" w:color="auto"/>
              <w:left w:val="nil"/>
              <w:bottom w:val="single" w:sz="4" w:space="0" w:color="auto"/>
              <w:right w:val="nil"/>
            </w:tcBorders>
            <w:vAlign w:val="center"/>
          </w:tcPr>
          <w:p w14:paraId="19A14D2F" w14:textId="77777777" w:rsidR="008C7DA5" w:rsidRPr="00341B8E" w:rsidRDefault="008C7DA5" w:rsidP="008B3148">
            <w:pPr>
              <w:pStyle w:val="TableText0"/>
              <w:keepLines/>
              <w:rPr>
                <w:sz w:val="18"/>
                <w:szCs w:val="18"/>
              </w:rPr>
            </w:pPr>
          </w:p>
        </w:tc>
        <w:tc>
          <w:tcPr>
            <w:tcW w:w="419" w:type="dxa"/>
            <w:tcBorders>
              <w:top w:val="single" w:sz="4" w:space="0" w:color="auto"/>
              <w:left w:val="nil"/>
              <w:bottom w:val="single" w:sz="4" w:space="0" w:color="auto"/>
              <w:right w:val="nil"/>
            </w:tcBorders>
            <w:vAlign w:val="center"/>
          </w:tcPr>
          <w:p w14:paraId="5C1AC3B0" w14:textId="77777777" w:rsidR="008C7DA5" w:rsidRPr="00341B8E" w:rsidRDefault="008C7DA5" w:rsidP="008B3148">
            <w:pPr>
              <w:pStyle w:val="TableText0"/>
              <w:keepLines/>
              <w:rPr>
                <w:sz w:val="18"/>
                <w:szCs w:val="18"/>
              </w:rPr>
            </w:pPr>
          </w:p>
        </w:tc>
        <w:tc>
          <w:tcPr>
            <w:tcW w:w="420" w:type="dxa"/>
            <w:tcBorders>
              <w:top w:val="single" w:sz="4" w:space="0" w:color="auto"/>
              <w:left w:val="nil"/>
              <w:bottom w:val="single" w:sz="4" w:space="0" w:color="auto"/>
              <w:right w:val="nil"/>
            </w:tcBorders>
            <w:vAlign w:val="center"/>
          </w:tcPr>
          <w:p w14:paraId="09D218F3" w14:textId="77777777" w:rsidR="008C7DA5" w:rsidRPr="00341B8E" w:rsidRDefault="008C7DA5" w:rsidP="008B3148">
            <w:pPr>
              <w:pStyle w:val="TableText0"/>
              <w:keepLines/>
              <w:rPr>
                <w:sz w:val="18"/>
                <w:szCs w:val="18"/>
              </w:rPr>
            </w:pPr>
          </w:p>
        </w:tc>
        <w:tc>
          <w:tcPr>
            <w:tcW w:w="419" w:type="dxa"/>
            <w:tcBorders>
              <w:top w:val="single" w:sz="4" w:space="0" w:color="auto"/>
              <w:left w:val="nil"/>
              <w:bottom w:val="single" w:sz="4" w:space="0" w:color="auto"/>
              <w:right w:val="nil"/>
            </w:tcBorders>
            <w:vAlign w:val="center"/>
          </w:tcPr>
          <w:p w14:paraId="5C13C5DE" w14:textId="77777777" w:rsidR="008C7DA5" w:rsidRPr="00341B8E" w:rsidRDefault="008C7DA5" w:rsidP="008B3148">
            <w:pPr>
              <w:pStyle w:val="TableText0"/>
              <w:keepLines/>
              <w:rPr>
                <w:sz w:val="18"/>
                <w:szCs w:val="18"/>
              </w:rPr>
            </w:pPr>
          </w:p>
        </w:tc>
        <w:tc>
          <w:tcPr>
            <w:tcW w:w="1240" w:type="dxa"/>
            <w:tcBorders>
              <w:top w:val="single" w:sz="4" w:space="0" w:color="auto"/>
              <w:left w:val="nil"/>
              <w:bottom w:val="single" w:sz="4" w:space="0" w:color="auto"/>
              <w:right w:val="nil"/>
            </w:tcBorders>
          </w:tcPr>
          <w:p w14:paraId="7D9ABA33" w14:textId="77777777" w:rsidR="008C7DA5" w:rsidRPr="00341B8E" w:rsidRDefault="008C7DA5" w:rsidP="008B3148">
            <w:pPr>
              <w:pStyle w:val="TableText0"/>
              <w:keepLines/>
              <w:rPr>
                <w:sz w:val="18"/>
                <w:szCs w:val="18"/>
              </w:rPr>
            </w:pPr>
          </w:p>
        </w:tc>
        <w:tc>
          <w:tcPr>
            <w:tcW w:w="1377" w:type="dxa"/>
            <w:tcBorders>
              <w:top w:val="single" w:sz="4" w:space="0" w:color="auto"/>
              <w:left w:val="nil"/>
              <w:bottom w:val="single" w:sz="4" w:space="0" w:color="auto"/>
              <w:right w:val="single" w:sz="6" w:space="0" w:color="auto"/>
            </w:tcBorders>
            <w:vAlign w:val="center"/>
          </w:tcPr>
          <w:p w14:paraId="33E62D97" w14:textId="77777777" w:rsidR="008C7DA5" w:rsidRPr="00341B8E" w:rsidRDefault="008C7DA5" w:rsidP="008B3148">
            <w:pPr>
              <w:pStyle w:val="TableText0"/>
              <w:keepLines/>
              <w:rPr>
                <w:sz w:val="18"/>
                <w:szCs w:val="18"/>
              </w:rPr>
            </w:pPr>
          </w:p>
        </w:tc>
        <w:tc>
          <w:tcPr>
            <w:tcW w:w="3928" w:type="dxa"/>
            <w:tcBorders>
              <w:top w:val="single" w:sz="4" w:space="0" w:color="auto"/>
              <w:left w:val="single" w:sz="6" w:space="0" w:color="auto"/>
              <w:bottom w:val="nil"/>
              <w:right w:val="single" w:sz="4" w:space="0" w:color="auto"/>
            </w:tcBorders>
            <w:vAlign w:val="center"/>
          </w:tcPr>
          <w:p w14:paraId="206FC576" w14:textId="77777777" w:rsidR="008C7DA5" w:rsidRPr="00341B8E" w:rsidRDefault="00526A29" w:rsidP="008B3148">
            <w:pPr>
              <w:pStyle w:val="TableText0"/>
              <w:keepLines/>
              <w:ind w:right="-111"/>
              <w:rPr>
                <w:sz w:val="18"/>
                <w:szCs w:val="18"/>
              </w:rPr>
            </w:pPr>
            <w:r w:rsidRPr="00D438C6">
              <w:rPr>
                <w:b/>
                <w:bCs/>
                <w:sz w:val="18"/>
                <w:szCs w:val="18"/>
              </w:rPr>
              <w:t>PROs will be completed in Part 2 participants only.</w:t>
            </w:r>
            <w:r w:rsidRPr="0006183C">
              <w:rPr>
                <w:sz w:val="18"/>
                <w:szCs w:val="18"/>
              </w:rPr>
              <w:t xml:space="preserve"> PROs must be completed before other assessments.</w:t>
            </w:r>
          </w:p>
        </w:tc>
      </w:tr>
      <w:tr w:rsidR="00CA657C" w14:paraId="597063B4" w14:textId="77777777" w:rsidTr="00A01912">
        <w:trPr>
          <w:trHeight w:val="273"/>
        </w:trPr>
        <w:tc>
          <w:tcPr>
            <w:tcW w:w="1890" w:type="dxa"/>
            <w:tcBorders>
              <w:top w:val="single" w:sz="4" w:space="0" w:color="auto"/>
              <w:left w:val="single" w:sz="4" w:space="0" w:color="auto"/>
              <w:bottom w:val="single" w:sz="4" w:space="0" w:color="auto"/>
              <w:right w:val="single" w:sz="6" w:space="0" w:color="auto"/>
            </w:tcBorders>
            <w:vAlign w:val="center"/>
            <w:hideMark/>
          </w:tcPr>
          <w:p w14:paraId="70779667" w14:textId="77777777" w:rsidR="008C7DA5" w:rsidRPr="00341B8E" w:rsidRDefault="00526A29" w:rsidP="00FB4E58">
            <w:pPr>
              <w:pStyle w:val="TableText0"/>
              <w:keepNext w:val="0"/>
              <w:widowControl w:val="0"/>
              <w:ind w:right="-103"/>
              <w:rPr>
                <w:sz w:val="18"/>
                <w:szCs w:val="18"/>
              </w:rPr>
            </w:pPr>
            <w:r w:rsidRPr="00341B8E">
              <w:rPr>
                <w:sz w:val="18"/>
                <w:szCs w:val="18"/>
              </w:rPr>
              <w:t>EORTC QLQ-C30</w:t>
            </w:r>
          </w:p>
        </w:tc>
        <w:tc>
          <w:tcPr>
            <w:tcW w:w="835" w:type="dxa"/>
            <w:tcBorders>
              <w:top w:val="single" w:sz="4" w:space="0" w:color="auto"/>
              <w:left w:val="single" w:sz="6" w:space="0" w:color="auto"/>
              <w:bottom w:val="single" w:sz="4" w:space="0" w:color="auto"/>
              <w:right w:val="single" w:sz="6" w:space="0" w:color="auto"/>
            </w:tcBorders>
            <w:vAlign w:val="center"/>
          </w:tcPr>
          <w:p w14:paraId="36D1E7A0" w14:textId="77777777" w:rsidR="008C7DA5" w:rsidRPr="00341B8E" w:rsidRDefault="008C7DA5" w:rsidP="00FB4E58">
            <w:pPr>
              <w:pStyle w:val="TableText0"/>
              <w:keepNext w:val="0"/>
              <w:widowControl w:val="0"/>
              <w:rPr>
                <w:sz w:val="18"/>
                <w:szCs w:val="18"/>
              </w:rPr>
            </w:pPr>
          </w:p>
        </w:tc>
        <w:tc>
          <w:tcPr>
            <w:tcW w:w="412" w:type="dxa"/>
            <w:tcBorders>
              <w:top w:val="single" w:sz="4" w:space="0" w:color="auto"/>
              <w:left w:val="single" w:sz="6" w:space="0" w:color="auto"/>
              <w:bottom w:val="single" w:sz="4" w:space="0" w:color="auto"/>
              <w:right w:val="single" w:sz="6" w:space="0" w:color="auto"/>
            </w:tcBorders>
            <w:vAlign w:val="center"/>
          </w:tcPr>
          <w:p w14:paraId="2DAFC8DB" w14:textId="77777777" w:rsidR="008C7DA5" w:rsidRPr="00341B8E" w:rsidRDefault="00526A29" w:rsidP="00FB4E58">
            <w:pPr>
              <w:pStyle w:val="TableText0"/>
              <w:keepNext w:val="0"/>
              <w:widowControl w:val="0"/>
              <w:jc w:val="center"/>
              <w:rPr>
                <w:sz w:val="18"/>
                <w:szCs w:val="18"/>
              </w:rPr>
            </w:pPr>
            <w:r w:rsidRPr="00341B8E">
              <w:rPr>
                <w:sz w:val="18"/>
                <w:szCs w:val="18"/>
              </w:rPr>
              <w:t>X</w:t>
            </w:r>
          </w:p>
        </w:tc>
        <w:tc>
          <w:tcPr>
            <w:tcW w:w="418" w:type="dxa"/>
            <w:tcBorders>
              <w:top w:val="single" w:sz="4" w:space="0" w:color="auto"/>
              <w:left w:val="single" w:sz="6" w:space="0" w:color="auto"/>
              <w:bottom w:val="single" w:sz="4" w:space="0" w:color="auto"/>
              <w:right w:val="single" w:sz="6" w:space="0" w:color="auto"/>
            </w:tcBorders>
            <w:vAlign w:val="center"/>
          </w:tcPr>
          <w:p w14:paraId="4BB94A55" w14:textId="77777777" w:rsidR="008C7DA5" w:rsidRPr="00341B8E" w:rsidRDefault="00526A29" w:rsidP="00FB4E58">
            <w:pPr>
              <w:pStyle w:val="TableText0"/>
              <w:keepNext w:val="0"/>
              <w:widowControl w:val="0"/>
              <w:jc w:val="center"/>
              <w:rPr>
                <w:sz w:val="18"/>
                <w:szCs w:val="18"/>
              </w:rPr>
            </w:pPr>
            <w:r w:rsidRPr="00341B8E">
              <w:rPr>
                <w:sz w:val="18"/>
                <w:szCs w:val="18"/>
              </w:rPr>
              <w:t>X</w:t>
            </w:r>
          </w:p>
        </w:tc>
        <w:tc>
          <w:tcPr>
            <w:tcW w:w="419" w:type="dxa"/>
            <w:tcBorders>
              <w:top w:val="single" w:sz="4" w:space="0" w:color="auto"/>
              <w:left w:val="single" w:sz="6" w:space="0" w:color="auto"/>
              <w:bottom w:val="single" w:sz="4" w:space="0" w:color="auto"/>
              <w:right w:val="single" w:sz="6" w:space="0" w:color="auto"/>
            </w:tcBorders>
            <w:vAlign w:val="center"/>
          </w:tcPr>
          <w:p w14:paraId="1E657161" w14:textId="77777777" w:rsidR="008C7DA5" w:rsidRPr="00341B8E" w:rsidRDefault="008C7DA5" w:rsidP="00FB4E58">
            <w:pPr>
              <w:pStyle w:val="TableText0"/>
              <w:keepNext w:val="0"/>
              <w:widowControl w:val="0"/>
              <w:jc w:val="center"/>
              <w:rPr>
                <w:sz w:val="18"/>
                <w:szCs w:val="18"/>
              </w:rPr>
            </w:pPr>
          </w:p>
        </w:tc>
        <w:tc>
          <w:tcPr>
            <w:tcW w:w="420" w:type="dxa"/>
            <w:tcBorders>
              <w:top w:val="single" w:sz="4" w:space="0" w:color="auto"/>
              <w:left w:val="single" w:sz="6" w:space="0" w:color="auto"/>
              <w:bottom w:val="single" w:sz="4" w:space="0" w:color="auto"/>
              <w:right w:val="single" w:sz="6" w:space="0" w:color="auto"/>
            </w:tcBorders>
            <w:vAlign w:val="center"/>
          </w:tcPr>
          <w:p w14:paraId="34BB4931" w14:textId="77777777" w:rsidR="008C7DA5" w:rsidRPr="00341B8E" w:rsidRDefault="008C7DA5" w:rsidP="00FB4E58">
            <w:pPr>
              <w:pStyle w:val="TableText0"/>
              <w:keepNext w:val="0"/>
              <w:widowControl w:val="0"/>
              <w:jc w:val="center"/>
              <w:rPr>
                <w:sz w:val="18"/>
                <w:szCs w:val="18"/>
              </w:rPr>
            </w:pPr>
          </w:p>
        </w:tc>
        <w:tc>
          <w:tcPr>
            <w:tcW w:w="419" w:type="dxa"/>
            <w:tcBorders>
              <w:top w:val="single" w:sz="4" w:space="0" w:color="auto"/>
              <w:left w:val="single" w:sz="6" w:space="0" w:color="auto"/>
              <w:bottom w:val="single" w:sz="4" w:space="0" w:color="auto"/>
              <w:right w:val="single" w:sz="6" w:space="0" w:color="auto"/>
            </w:tcBorders>
            <w:vAlign w:val="center"/>
            <w:hideMark/>
          </w:tcPr>
          <w:p w14:paraId="0FF3A410" w14:textId="77777777" w:rsidR="008C7DA5" w:rsidRPr="00341B8E" w:rsidRDefault="008C7DA5" w:rsidP="00FB4E58">
            <w:pPr>
              <w:pStyle w:val="TableText0"/>
              <w:keepNext w:val="0"/>
              <w:widowControl w:val="0"/>
              <w:jc w:val="center"/>
              <w:rPr>
                <w:sz w:val="18"/>
                <w:szCs w:val="18"/>
              </w:rPr>
            </w:pPr>
          </w:p>
        </w:tc>
        <w:tc>
          <w:tcPr>
            <w:tcW w:w="419" w:type="dxa"/>
            <w:tcBorders>
              <w:top w:val="single" w:sz="4" w:space="0" w:color="auto"/>
              <w:left w:val="single" w:sz="6" w:space="0" w:color="auto"/>
              <w:bottom w:val="single" w:sz="4" w:space="0" w:color="auto"/>
              <w:right w:val="single" w:sz="6" w:space="0" w:color="auto"/>
            </w:tcBorders>
            <w:vAlign w:val="center"/>
          </w:tcPr>
          <w:p w14:paraId="10E9A353" w14:textId="77777777" w:rsidR="008C7DA5" w:rsidRPr="00341B8E" w:rsidRDefault="00526A29" w:rsidP="00FB4E58">
            <w:pPr>
              <w:pStyle w:val="TableText0"/>
              <w:keepNext w:val="0"/>
              <w:widowControl w:val="0"/>
              <w:jc w:val="center"/>
              <w:rPr>
                <w:sz w:val="18"/>
                <w:szCs w:val="18"/>
              </w:rPr>
            </w:pPr>
            <w:r w:rsidRPr="00341B8E">
              <w:rPr>
                <w:sz w:val="18"/>
                <w:szCs w:val="18"/>
              </w:rPr>
              <w:t>X</w:t>
            </w:r>
          </w:p>
        </w:tc>
        <w:tc>
          <w:tcPr>
            <w:tcW w:w="419" w:type="dxa"/>
            <w:tcBorders>
              <w:top w:val="single" w:sz="4" w:space="0" w:color="auto"/>
              <w:left w:val="single" w:sz="6" w:space="0" w:color="auto"/>
              <w:bottom w:val="single" w:sz="4" w:space="0" w:color="auto"/>
              <w:right w:val="single" w:sz="6" w:space="0" w:color="auto"/>
            </w:tcBorders>
            <w:vAlign w:val="center"/>
            <w:hideMark/>
          </w:tcPr>
          <w:p w14:paraId="6E2B72C1" w14:textId="77777777" w:rsidR="008C7DA5" w:rsidRPr="00341B8E" w:rsidRDefault="00526A29" w:rsidP="00FB4E58">
            <w:pPr>
              <w:pStyle w:val="TableText0"/>
              <w:keepNext w:val="0"/>
              <w:widowControl w:val="0"/>
              <w:jc w:val="center"/>
              <w:rPr>
                <w:sz w:val="18"/>
                <w:szCs w:val="18"/>
              </w:rPr>
            </w:pPr>
            <w:r w:rsidRPr="00341B8E">
              <w:rPr>
                <w:sz w:val="18"/>
                <w:szCs w:val="18"/>
              </w:rPr>
              <w:t>X</w:t>
            </w:r>
          </w:p>
        </w:tc>
        <w:tc>
          <w:tcPr>
            <w:tcW w:w="420" w:type="dxa"/>
            <w:tcBorders>
              <w:top w:val="single" w:sz="4" w:space="0" w:color="auto"/>
              <w:left w:val="single" w:sz="6" w:space="0" w:color="auto"/>
              <w:bottom w:val="single" w:sz="4" w:space="0" w:color="auto"/>
              <w:right w:val="single" w:sz="4" w:space="0" w:color="auto"/>
            </w:tcBorders>
            <w:vAlign w:val="center"/>
            <w:hideMark/>
          </w:tcPr>
          <w:p w14:paraId="13DE3A85" w14:textId="77777777" w:rsidR="008C7DA5" w:rsidRPr="00341B8E" w:rsidRDefault="00526A29" w:rsidP="00FB4E58">
            <w:pPr>
              <w:pStyle w:val="TableText0"/>
              <w:keepNext w:val="0"/>
              <w:widowControl w:val="0"/>
              <w:jc w:val="center"/>
              <w:rPr>
                <w:sz w:val="18"/>
                <w:szCs w:val="18"/>
              </w:rPr>
            </w:pPr>
            <w:r w:rsidRPr="00341B8E">
              <w:rPr>
                <w:sz w:val="18"/>
                <w:szCs w:val="18"/>
              </w:rPr>
              <w:t>X</w:t>
            </w:r>
          </w:p>
        </w:tc>
        <w:tc>
          <w:tcPr>
            <w:tcW w:w="419" w:type="dxa"/>
            <w:tcBorders>
              <w:top w:val="single" w:sz="4" w:space="0" w:color="auto"/>
              <w:left w:val="single" w:sz="4" w:space="0" w:color="auto"/>
              <w:bottom w:val="single" w:sz="4" w:space="0" w:color="auto"/>
              <w:right w:val="single" w:sz="4" w:space="0" w:color="auto"/>
            </w:tcBorders>
            <w:vAlign w:val="center"/>
            <w:hideMark/>
          </w:tcPr>
          <w:p w14:paraId="4F77C314" w14:textId="77777777" w:rsidR="008C7DA5" w:rsidRPr="00341B8E" w:rsidRDefault="00526A29" w:rsidP="00FB4E58">
            <w:pPr>
              <w:pStyle w:val="TableText0"/>
              <w:keepNext w:val="0"/>
              <w:widowControl w:val="0"/>
              <w:jc w:val="center"/>
              <w:rPr>
                <w:sz w:val="18"/>
                <w:szCs w:val="18"/>
              </w:rPr>
            </w:pPr>
            <w:r w:rsidRPr="00341B8E">
              <w:rPr>
                <w:sz w:val="18"/>
                <w:szCs w:val="18"/>
              </w:rPr>
              <w:t>X</w:t>
            </w:r>
          </w:p>
        </w:tc>
        <w:tc>
          <w:tcPr>
            <w:tcW w:w="1240" w:type="dxa"/>
            <w:vMerge w:val="restart"/>
            <w:tcBorders>
              <w:top w:val="single" w:sz="4" w:space="0" w:color="auto"/>
              <w:left w:val="single" w:sz="4" w:space="0" w:color="auto"/>
              <w:right w:val="single" w:sz="4" w:space="0" w:color="auto"/>
            </w:tcBorders>
            <w:vAlign w:val="center"/>
          </w:tcPr>
          <w:p w14:paraId="4083AA09" w14:textId="77777777" w:rsidR="008C7DA5" w:rsidRPr="00341B8E" w:rsidRDefault="008C7DA5" w:rsidP="00FB4E58">
            <w:pPr>
              <w:pStyle w:val="TableText0"/>
              <w:keepNext w:val="0"/>
              <w:widowControl w:val="0"/>
              <w:rPr>
                <w:sz w:val="18"/>
                <w:szCs w:val="18"/>
              </w:rPr>
            </w:pPr>
          </w:p>
        </w:tc>
        <w:tc>
          <w:tcPr>
            <w:tcW w:w="1377" w:type="dxa"/>
            <w:vMerge w:val="restart"/>
            <w:tcBorders>
              <w:top w:val="single" w:sz="4" w:space="0" w:color="auto"/>
              <w:left w:val="single" w:sz="4" w:space="0" w:color="auto"/>
              <w:right w:val="single" w:sz="4" w:space="0" w:color="auto"/>
            </w:tcBorders>
            <w:vAlign w:val="center"/>
            <w:hideMark/>
          </w:tcPr>
          <w:p w14:paraId="161EF7F5" w14:textId="77777777" w:rsidR="008C7DA5" w:rsidRPr="00341B8E" w:rsidRDefault="00526A29" w:rsidP="00FB4E58">
            <w:pPr>
              <w:pStyle w:val="TableText0"/>
              <w:keepNext w:val="0"/>
              <w:widowControl w:val="0"/>
              <w:jc w:val="center"/>
              <w:rPr>
                <w:sz w:val="18"/>
                <w:szCs w:val="18"/>
              </w:rPr>
            </w:pPr>
            <w:r>
              <w:rPr>
                <w:sz w:val="18"/>
                <w:szCs w:val="18"/>
              </w:rPr>
              <w:t>X– starting C7 (W25)</w:t>
            </w:r>
          </w:p>
        </w:tc>
        <w:tc>
          <w:tcPr>
            <w:tcW w:w="3928" w:type="dxa"/>
            <w:vMerge w:val="restart"/>
            <w:tcBorders>
              <w:top w:val="single" w:sz="4" w:space="0" w:color="auto"/>
              <w:left w:val="single" w:sz="4" w:space="0" w:color="auto"/>
              <w:right w:val="single" w:sz="4" w:space="0" w:color="auto"/>
            </w:tcBorders>
            <w:vAlign w:val="center"/>
            <w:hideMark/>
          </w:tcPr>
          <w:p w14:paraId="3D1B3FEE" w14:textId="77777777" w:rsidR="008C7DA5" w:rsidRPr="00341B8E" w:rsidRDefault="00526A29" w:rsidP="00FB4E58">
            <w:pPr>
              <w:pStyle w:val="TableText0"/>
              <w:keepNext w:val="0"/>
              <w:widowControl w:val="0"/>
              <w:ind w:right="-111"/>
              <w:rPr>
                <w:sz w:val="18"/>
                <w:szCs w:val="18"/>
              </w:rPr>
            </w:pPr>
            <w:r w:rsidRPr="005210B0">
              <w:rPr>
                <w:sz w:val="18"/>
                <w:szCs w:val="18"/>
              </w:rPr>
              <w:t xml:space="preserve">See Section 8.2.2 for specific requirements and the order in which the questionnaires should be completed. </w:t>
            </w:r>
          </w:p>
        </w:tc>
      </w:tr>
      <w:tr w:rsidR="00CA657C" w14:paraId="19DCCC13" w14:textId="77777777" w:rsidTr="00A01912">
        <w:trPr>
          <w:trHeight w:val="273"/>
        </w:trPr>
        <w:tc>
          <w:tcPr>
            <w:tcW w:w="1890" w:type="dxa"/>
            <w:tcBorders>
              <w:top w:val="single" w:sz="4" w:space="0" w:color="auto"/>
              <w:left w:val="single" w:sz="4" w:space="0" w:color="auto"/>
              <w:bottom w:val="single" w:sz="4" w:space="0" w:color="auto"/>
              <w:right w:val="single" w:sz="6" w:space="0" w:color="auto"/>
            </w:tcBorders>
            <w:vAlign w:val="center"/>
            <w:hideMark/>
          </w:tcPr>
          <w:p w14:paraId="47ADCCDA" w14:textId="77777777" w:rsidR="008C7DA5" w:rsidRPr="00341B8E" w:rsidRDefault="00526A29" w:rsidP="00FB4E58">
            <w:pPr>
              <w:pStyle w:val="TableText0"/>
              <w:keepNext w:val="0"/>
              <w:widowControl w:val="0"/>
              <w:ind w:right="-103"/>
              <w:rPr>
                <w:sz w:val="18"/>
                <w:szCs w:val="18"/>
              </w:rPr>
            </w:pPr>
            <w:r w:rsidRPr="00341B8E">
              <w:rPr>
                <w:sz w:val="18"/>
                <w:szCs w:val="18"/>
              </w:rPr>
              <w:t>EORTC QLQ CLL17</w:t>
            </w:r>
          </w:p>
        </w:tc>
        <w:tc>
          <w:tcPr>
            <w:tcW w:w="835" w:type="dxa"/>
            <w:tcBorders>
              <w:top w:val="single" w:sz="4" w:space="0" w:color="auto"/>
              <w:left w:val="single" w:sz="6" w:space="0" w:color="auto"/>
              <w:bottom w:val="single" w:sz="4" w:space="0" w:color="auto"/>
              <w:right w:val="single" w:sz="6" w:space="0" w:color="auto"/>
            </w:tcBorders>
            <w:vAlign w:val="center"/>
          </w:tcPr>
          <w:p w14:paraId="7198A694" w14:textId="77777777" w:rsidR="008C7DA5" w:rsidRPr="00341B8E" w:rsidRDefault="008C7DA5" w:rsidP="00FB4E58">
            <w:pPr>
              <w:pStyle w:val="TableText0"/>
              <w:keepNext w:val="0"/>
              <w:widowControl w:val="0"/>
              <w:rPr>
                <w:sz w:val="18"/>
                <w:szCs w:val="18"/>
              </w:rPr>
            </w:pPr>
          </w:p>
        </w:tc>
        <w:tc>
          <w:tcPr>
            <w:tcW w:w="412" w:type="dxa"/>
            <w:tcBorders>
              <w:top w:val="single" w:sz="4" w:space="0" w:color="auto"/>
              <w:left w:val="single" w:sz="6" w:space="0" w:color="auto"/>
              <w:bottom w:val="single" w:sz="4" w:space="0" w:color="auto"/>
              <w:right w:val="single" w:sz="6" w:space="0" w:color="auto"/>
            </w:tcBorders>
            <w:vAlign w:val="center"/>
          </w:tcPr>
          <w:p w14:paraId="083B5E60" w14:textId="77777777" w:rsidR="008C7DA5" w:rsidRPr="00341B8E" w:rsidRDefault="00526A29" w:rsidP="00FB4E58">
            <w:pPr>
              <w:pStyle w:val="TableText0"/>
              <w:keepNext w:val="0"/>
              <w:widowControl w:val="0"/>
              <w:jc w:val="center"/>
              <w:rPr>
                <w:sz w:val="18"/>
                <w:szCs w:val="18"/>
              </w:rPr>
            </w:pPr>
            <w:r w:rsidRPr="00341B8E">
              <w:rPr>
                <w:sz w:val="18"/>
                <w:szCs w:val="18"/>
              </w:rPr>
              <w:t>X</w:t>
            </w:r>
          </w:p>
        </w:tc>
        <w:tc>
          <w:tcPr>
            <w:tcW w:w="418" w:type="dxa"/>
            <w:tcBorders>
              <w:top w:val="single" w:sz="4" w:space="0" w:color="auto"/>
              <w:left w:val="single" w:sz="6" w:space="0" w:color="auto"/>
              <w:bottom w:val="single" w:sz="4" w:space="0" w:color="auto"/>
              <w:right w:val="single" w:sz="6" w:space="0" w:color="auto"/>
            </w:tcBorders>
            <w:vAlign w:val="center"/>
          </w:tcPr>
          <w:p w14:paraId="68A03DD9" w14:textId="77777777" w:rsidR="008C7DA5" w:rsidRPr="00341B8E" w:rsidRDefault="00526A29" w:rsidP="00FB4E58">
            <w:pPr>
              <w:pStyle w:val="TableText0"/>
              <w:keepNext w:val="0"/>
              <w:widowControl w:val="0"/>
              <w:jc w:val="center"/>
              <w:rPr>
                <w:sz w:val="18"/>
                <w:szCs w:val="18"/>
              </w:rPr>
            </w:pPr>
            <w:r w:rsidRPr="00341B8E">
              <w:rPr>
                <w:sz w:val="18"/>
                <w:szCs w:val="18"/>
              </w:rPr>
              <w:t>X</w:t>
            </w:r>
          </w:p>
        </w:tc>
        <w:tc>
          <w:tcPr>
            <w:tcW w:w="419" w:type="dxa"/>
            <w:tcBorders>
              <w:top w:val="single" w:sz="4" w:space="0" w:color="auto"/>
              <w:left w:val="single" w:sz="6" w:space="0" w:color="auto"/>
              <w:bottom w:val="single" w:sz="4" w:space="0" w:color="auto"/>
              <w:right w:val="single" w:sz="6" w:space="0" w:color="auto"/>
            </w:tcBorders>
            <w:vAlign w:val="center"/>
          </w:tcPr>
          <w:p w14:paraId="667197C7" w14:textId="77777777" w:rsidR="008C7DA5" w:rsidRPr="00341B8E" w:rsidRDefault="008C7DA5" w:rsidP="00FB4E58">
            <w:pPr>
              <w:pStyle w:val="TableText0"/>
              <w:keepNext w:val="0"/>
              <w:widowControl w:val="0"/>
              <w:jc w:val="center"/>
              <w:rPr>
                <w:sz w:val="18"/>
                <w:szCs w:val="18"/>
              </w:rPr>
            </w:pPr>
          </w:p>
        </w:tc>
        <w:tc>
          <w:tcPr>
            <w:tcW w:w="420" w:type="dxa"/>
            <w:tcBorders>
              <w:top w:val="single" w:sz="4" w:space="0" w:color="auto"/>
              <w:left w:val="single" w:sz="6" w:space="0" w:color="auto"/>
              <w:bottom w:val="single" w:sz="4" w:space="0" w:color="auto"/>
              <w:right w:val="single" w:sz="6" w:space="0" w:color="auto"/>
            </w:tcBorders>
            <w:vAlign w:val="center"/>
          </w:tcPr>
          <w:p w14:paraId="2ED8A75A" w14:textId="77777777" w:rsidR="008C7DA5" w:rsidRPr="00341B8E" w:rsidRDefault="008C7DA5" w:rsidP="00FB4E58">
            <w:pPr>
              <w:pStyle w:val="TableText0"/>
              <w:keepNext w:val="0"/>
              <w:widowControl w:val="0"/>
              <w:jc w:val="center"/>
              <w:rPr>
                <w:sz w:val="18"/>
                <w:szCs w:val="18"/>
              </w:rPr>
            </w:pPr>
          </w:p>
        </w:tc>
        <w:tc>
          <w:tcPr>
            <w:tcW w:w="419" w:type="dxa"/>
            <w:tcBorders>
              <w:top w:val="single" w:sz="4" w:space="0" w:color="auto"/>
              <w:left w:val="single" w:sz="6" w:space="0" w:color="auto"/>
              <w:bottom w:val="single" w:sz="4" w:space="0" w:color="auto"/>
              <w:right w:val="single" w:sz="6" w:space="0" w:color="auto"/>
            </w:tcBorders>
            <w:vAlign w:val="center"/>
            <w:hideMark/>
          </w:tcPr>
          <w:p w14:paraId="4898FD6A" w14:textId="77777777" w:rsidR="008C7DA5" w:rsidRPr="00341B8E" w:rsidRDefault="008C7DA5" w:rsidP="00FB4E58">
            <w:pPr>
              <w:pStyle w:val="TableText0"/>
              <w:keepNext w:val="0"/>
              <w:widowControl w:val="0"/>
              <w:jc w:val="center"/>
              <w:rPr>
                <w:sz w:val="18"/>
                <w:szCs w:val="18"/>
              </w:rPr>
            </w:pPr>
          </w:p>
        </w:tc>
        <w:tc>
          <w:tcPr>
            <w:tcW w:w="419" w:type="dxa"/>
            <w:tcBorders>
              <w:top w:val="single" w:sz="4" w:space="0" w:color="auto"/>
              <w:left w:val="single" w:sz="6" w:space="0" w:color="auto"/>
              <w:bottom w:val="single" w:sz="4" w:space="0" w:color="auto"/>
              <w:right w:val="single" w:sz="6" w:space="0" w:color="auto"/>
            </w:tcBorders>
            <w:vAlign w:val="center"/>
          </w:tcPr>
          <w:p w14:paraId="303E9D8E" w14:textId="77777777" w:rsidR="008C7DA5" w:rsidRPr="00341B8E" w:rsidRDefault="00526A29" w:rsidP="00FB4E58">
            <w:pPr>
              <w:pStyle w:val="TableText0"/>
              <w:keepNext w:val="0"/>
              <w:widowControl w:val="0"/>
              <w:jc w:val="center"/>
              <w:rPr>
                <w:sz w:val="18"/>
                <w:szCs w:val="18"/>
              </w:rPr>
            </w:pPr>
            <w:r w:rsidRPr="00341B8E">
              <w:rPr>
                <w:sz w:val="18"/>
                <w:szCs w:val="18"/>
              </w:rPr>
              <w:t>X</w:t>
            </w:r>
          </w:p>
        </w:tc>
        <w:tc>
          <w:tcPr>
            <w:tcW w:w="419" w:type="dxa"/>
            <w:tcBorders>
              <w:top w:val="single" w:sz="4" w:space="0" w:color="auto"/>
              <w:left w:val="single" w:sz="6" w:space="0" w:color="auto"/>
              <w:bottom w:val="single" w:sz="4" w:space="0" w:color="auto"/>
              <w:right w:val="single" w:sz="6" w:space="0" w:color="auto"/>
            </w:tcBorders>
            <w:vAlign w:val="center"/>
            <w:hideMark/>
          </w:tcPr>
          <w:p w14:paraId="6D2F2674" w14:textId="77777777" w:rsidR="008C7DA5" w:rsidRPr="00341B8E" w:rsidRDefault="00526A29" w:rsidP="00FB4E58">
            <w:pPr>
              <w:pStyle w:val="TableText0"/>
              <w:keepNext w:val="0"/>
              <w:widowControl w:val="0"/>
              <w:jc w:val="center"/>
              <w:rPr>
                <w:sz w:val="18"/>
                <w:szCs w:val="18"/>
              </w:rPr>
            </w:pPr>
            <w:r w:rsidRPr="00341B8E">
              <w:rPr>
                <w:sz w:val="18"/>
                <w:szCs w:val="18"/>
              </w:rPr>
              <w:t>X</w:t>
            </w:r>
          </w:p>
        </w:tc>
        <w:tc>
          <w:tcPr>
            <w:tcW w:w="420" w:type="dxa"/>
            <w:tcBorders>
              <w:top w:val="single" w:sz="4" w:space="0" w:color="auto"/>
              <w:left w:val="single" w:sz="6" w:space="0" w:color="auto"/>
              <w:bottom w:val="single" w:sz="4" w:space="0" w:color="auto"/>
              <w:right w:val="single" w:sz="4" w:space="0" w:color="auto"/>
            </w:tcBorders>
            <w:vAlign w:val="center"/>
            <w:hideMark/>
          </w:tcPr>
          <w:p w14:paraId="44E31020" w14:textId="77777777" w:rsidR="008C7DA5" w:rsidRPr="00341B8E" w:rsidRDefault="00526A29" w:rsidP="00FB4E58">
            <w:pPr>
              <w:pStyle w:val="TableText0"/>
              <w:keepNext w:val="0"/>
              <w:widowControl w:val="0"/>
              <w:jc w:val="center"/>
              <w:rPr>
                <w:sz w:val="18"/>
                <w:szCs w:val="18"/>
              </w:rPr>
            </w:pPr>
            <w:r w:rsidRPr="00341B8E">
              <w:rPr>
                <w:sz w:val="18"/>
                <w:szCs w:val="18"/>
              </w:rPr>
              <w:t>X</w:t>
            </w:r>
          </w:p>
        </w:tc>
        <w:tc>
          <w:tcPr>
            <w:tcW w:w="419" w:type="dxa"/>
            <w:tcBorders>
              <w:top w:val="single" w:sz="4" w:space="0" w:color="auto"/>
              <w:left w:val="single" w:sz="4" w:space="0" w:color="auto"/>
              <w:bottom w:val="single" w:sz="4" w:space="0" w:color="auto"/>
              <w:right w:val="single" w:sz="4" w:space="0" w:color="auto"/>
            </w:tcBorders>
            <w:vAlign w:val="center"/>
            <w:hideMark/>
          </w:tcPr>
          <w:p w14:paraId="55EE6953" w14:textId="77777777" w:rsidR="008C7DA5" w:rsidRPr="00341B8E" w:rsidRDefault="00526A29" w:rsidP="00FB4E58">
            <w:pPr>
              <w:pStyle w:val="TableText0"/>
              <w:keepNext w:val="0"/>
              <w:widowControl w:val="0"/>
              <w:jc w:val="center"/>
              <w:rPr>
                <w:sz w:val="18"/>
                <w:szCs w:val="18"/>
              </w:rPr>
            </w:pPr>
            <w:r w:rsidRPr="00341B8E">
              <w:rPr>
                <w:sz w:val="18"/>
                <w:szCs w:val="18"/>
              </w:rPr>
              <w:t>X</w:t>
            </w:r>
          </w:p>
        </w:tc>
        <w:tc>
          <w:tcPr>
            <w:tcW w:w="1240" w:type="dxa"/>
            <w:vMerge/>
            <w:tcBorders>
              <w:left w:val="single" w:sz="4" w:space="0" w:color="auto"/>
              <w:right w:val="single" w:sz="4" w:space="0" w:color="auto"/>
            </w:tcBorders>
            <w:vAlign w:val="center"/>
          </w:tcPr>
          <w:p w14:paraId="364B7CDB" w14:textId="77777777" w:rsidR="008C7DA5" w:rsidRPr="00341B8E" w:rsidRDefault="008C7DA5" w:rsidP="00FB4E58">
            <w:pPr>
              <w:pStyle w:val="TableText0"/>
              <w:keepNext w:val="0"/>
              <w:widowControl w:val="0"/>
              <w:rPr>
                <w:sz w:val="18"/>
                <w:szCs w:val="18"/>
              </w:rPr>
            </w:pPr>
          </w:p>
        </w:tc>
        <w:tc>
          <w:tcPr>
            <w:tcW w:w="1377" w:type="dxa"/>
            <w:vMerge/>
            <w:tcBorders>
              <w:left w:val="single" w:sz="4" w:space="0" w:color="auto"/>
              <w:right w:val="single" w:sz="4" w:space="0" w:color="auto"/>
            </w:tcBorders>
            <w:vAlign w:val="center"/>
            <w:hideMark/>
          </w:tcPr>
          <w:p w14:paraId="0901A006" w14:textId="77777777" w:rsidR="008C7DA5" w:rsidRPr="00341B8E" w:rsidRDefault="008C7DA5" w:rsidP="00FB4E58">
            <w:pPr>
              <w:pStyle w:val="TableText0"/>
              <w:keepNext w:val="0"/>
              <w:widowControl w:val="0"/>
              <w:rPr>
                <w:sz w:val="18"/>
                <w:szCs w:val="18"/>
              </w:rPr>
            </w:pPr>
          </w:p>
        </w:tc>
        <w:tc>
          <w:tcPr>
            <w:tcW w:w="3928" w:type="dxa"/>
            <w:vMerge/>
            <w:tcBorders>
              <w:left w:val="single" w:sz="4" w:space="0" w:color="auto"/>
              <w:right w:val="single" w:sz="4" w:space="0" w:color="auto"/>
            </w:tcBorders>
            <w:vAlign w:val="center"/>
            <w:hideMark/>
          </w:tcPr>
          <w:p w14:paraId="1E64BE14" w14:textId="77777777" w:rsidR="008C7DA5" w:rsidRPr="00341B8E" w:rsidRDefault="008C7DA5" w:rsidP="00FB4E58">
            <w:pPr>
              <w:pStyle w:val="TableText0"/>
              <w:keepNext w:val="0"/>
              <w:widowControl w:val="0"/>
              <w:ind w:right="-111"/>
              <w:rPr>
                <w:sz w:val="18"/>
                <w:szCs w:val="18"/>
              </w:rPr>
            </w:pPr>
          </w:p>
        </w:tc>
      </w:tr>
      <w:tr w:rsidR="00CA657C" w14:paraId="0DE54BCE" w14:textId="77777777" w:rsidTr="00A01912">
        <w:trPr>
          <w:trHeight w:val="273"/>
        </w:trPr>
        <w:tc>
          <w:tcPr>
            <w:tcW w:w="1890" w:type="dxa"/>
            <w:tcBorders>
              <w:top w:val="single" w:sz="4" w:space="0" w:color="auto"/>
              <w:left w:val="single" w:sz="4" w:space="0" w:color="auto"/>
              <w:bottom w:val="single" w:sz="4" w:space="0" w:color="auto"/>
              <w:right w:val="single" w:sz="6" w:space="0" w:color="auto"/>
            </w:tcBorders>
            <w:vAlign w:val="center"/>
            <w:hideMark/>
          </w:tcPr>
          <w:p w14:paraId="468DC154" w14:textId="77777777" w:rsidR="008C7DA5" w:rsidRPr="00341B8E" w:rsidRDefault="00526A29" w:rsidP="00FB4E58">
            <w:pPr>
              <w:pStyle w:val="TableText0"/>
              <w:keepNext w:val="0"/>
              <w:widowControl w:val="0"/>
              <w:ind w:right="-103"/>
              <w:rPr>
                <w:sz w:val="18"/>
                <w:szCs w:val="18"/>
              </w:rPr>
            </w:pPr>
            <w:r w:rsidRPr="00341B8E">
              <w:rPr>
                <w:sz w:val="18"/>
                <w:szCs w:val="18"/>
              </w:rPr>
              <w:t>EQ-5D-5L</w:t>
            </w:r>
          </w:p>
        </w:tc>
        <w:tc>
          <w:tcPr>
            <w:tcW w:w="835" w:type="dxa"/>
            <w:tcBorders>
              <w:top w:val="single" w:sz="4" w:space="0" w:color="auto"/>
              <w:left w:val="single" w:sz="6" w:space="0" w:color="auto"/>
              <w:bottom w:val="single" w:sz="4" w:space="0" w:color="auto"/>
              <w:right w:val="single" w:sz="6" w:space="0" w:color="auto"/>
            </w:tcBorders>
            <w:vAlign w:val="center"/>
          </w:tcPr>
          <w:p w14:paraId="473E97D8" w14:textId="77777777" w:rsidR="008C7DA5" w:rsidRPr="00341B8E" w:rsidRDefault="008C7DA5" w:rsidP="00FB4E58">
            <w:pPr>
              <w:pStyle w:val="TableText0"/>
              <w:keepNext w:val="0"/>
              <w:widowControl w:val="0"/>
              <w:rPr>
                <w:sz w:val="18"/>
                <w:szCs w:val="18"/>
              </w:rPr>
            </w:pPr>
          </w:p>
        </w:tc>
        <w:tc>
          <w:tcPr>
            <w:tcW w:w="412" w:type="dxa"/>
            <w:tcBorders>
              <w:top w:val="single" w:sz="4" w:space="0" w:color="auto"/>
              <w:left w:val="single" w:sz="6" w:space="0" w:color="auto"/>
              <w:bottom w:val="single" w:sz="4" w:space="0" w:color="auto"/>
              <w:right w:val="single" w:sz="6" w:space="0" w:color="auto"/>
            </w:tcBorders>
            <w:vAlign w:val="center"/>
          </w:tcPr>
          <w:p w14:paraId="47541BA0" w14:textId="77777777" w:rsidR="008C7DA5" w:rsidRPr="00341B8E" w:rsidRDefault="00526A29" w:rsidP="00FB4E58">
            <w:pPr>
              <w:pStyle w:val="TableText0"/>
              <w:keepNext w:val="0"/>
              <w:widowControl w:val="0"/>
              <w:jc w:val="center"/>
              <w:rPr>
                <w:sz w:val="18"/>
                <w:szCs w:val="18"/>
              </w:rPr>
            </w:pPr>
            <w:r w:rsidRPr="00341B8E">
              <w:rPr>
                <w:sz w:val="18"/>
                <w:szCs w:val="18"/>
              </w:rPr>
              <w:t>X</w:t>
            </w:r>
          </w:p>
        </w:tc>
        <w:tc>
          <w:tcPr>
            <w:tcW w:w="418" w:type="dxa"/>
            <w:tcBorders>
              <w:top w:val="single" w:sz="4" w:space="0" w:color="auto"/>
              <w:left w:val="single" w:sz="6" w:space="0" w:color="auto"/>
              <w:bottom w:val="single" w:sz="4" w:space="0" w:color="auto"/>
              <w:right w:val="single" w:sz="6" w:space="0" w:color="auto"/>
            </w:tcBorders>
            <w:vAlign w:val="center"/>
          </w:tcPr>
          <w:p w14:paraId="00B4A105" w14:textId="77777777" w:rsidR="008C7DA5" w:rsidRPr="00341B8E" w:rsidRDefault="00526A29" w:rsidP="00FB4E58">
            <w:pPr>
              <w:pStyle w:val="TableText0"/>
              <w:keepNext w:val="0"/>
              <w:widowControl w:val="0"/>
              <w:jc w:val="center"/>
              <w:rPr>
                <w:sz w:val="18"/>
                <w:szCs w:val="18"/>
              </w:rPr>
            </w:pPr>
            <w:r w:rsidRPr="00341B8E">
              <w:rPr>
                <w:sz w:val="18"/>
                <w:szCs w:val="18"/>
              </w:rPr>
              <w:t>X</w:t>
            </w:r>
          </w:p>
        </w:tc>
        <w:tc>
          <w:tcPr>
            <w:tcW w:w="419" w:type="dxa"/>
            <w:tcBorders>
              <w:top w:val="single" w:sz="4" w:space="0" w:color="auto"/>
              <w:left w:val="single" w:sz="6" w:space="0" w:color="auto"/>
              <w:bottom w:val="single" w:sz="4" w:space="0" w:color="auto"/>
              <w:right w:val="single" w:sz="6" w:space="0" w:color="auto"/>
            </w:tcBorders>
            <w:vAlign w:val="center"/>
          </w:tcPr>
          <w:p w14:paraId="2C91F2C4" w14:textId="77777777" w:rsidR="008C7DA5" w:rsidRPr="00341B8E" w:rsidRDefault="008C7DA5" w:rsidP="00FB4E58">
            <w:pPr>
              <w:pStyle w:val="TableText0"/>
              <w:keepNext w:val="0"/>
              <w:widowControl w:val="0"/>
              <w:jc w:val="center"/>
              <w:rPr>
                <w:sz w:val="18"/>
                <w:szCs w:val="18"/>
              </w:rPr>
            </w:pPr>
          </w:p>
        </w:tc>
        <w:tc>
          <w:tcPr>
            <w:tcW w:w="420" w:type="dxa"/>
            <w:tcBorders>
              <w:top w:val="single" w:sz="4" w:space="0" w:color="auto"/>
              <w:left w:val="single" w:sz="6" w:space="0" w:color="auto"/>
              <w:bottom w:val="single" w:sz="4" w:space="0" w:color="auto"/>
              <w:right w:val="single" w:sz="6" w:space="0" w:color="auto"/>
            </w:tcBorders>
            <w:vAlign w:val="center"/>
          </w:tcPr>
          <w:p w14:paraId="761B1AA6" w14:textId="77777777" w:rsidR="008C7DA5" w:rsidRPr="00341B8E" w:rsidRDefault="008C7DA5" w:rsidP="00FB4E58">
            <w:pPr>
              <w:pStyle w:val="TableText0"/>
              <w:keepNext w:val="0"/>
              <w:widowControl w:val="0"/>
              <w:jc w:val="center"/>
              <w:rPr>
                <w:sz w:val="18"/>
                <w:szCs w:val="18"/>
              </w:rPr>
            </w:pPr>
          </w:p>
        </w:tc>
        <w:tc>
          <w:tcPr>
            <w:tcW w:w="419" w:type="dxa"/>
            <w:tcBorders>
              <w:top w:val="single" w:sz="4" w:space="0" w:color="auto"/>
              <w:left w:val="single" w:sz="6" w:space="0" w:color="auto"/>
              <w:bottom w:val="single" w:sz="4" w:space="0" w:color="auto"/>
              <w:right w:val="single" w:sz="6" w:space="0" w:color="auto"/>
            </w:tcBorders>
            <w:vAlign w:val="center"/>
            <w:hideMark/>
          </w:tcPr>
          <w:p w14:paraId="08DA48A8" w14:textId="77777777" w:rsidR="008C7DA5" w:rsidRPr="00341B8E" w:rsidRDefault="008C7DA5" w:rsidP="00FB4E58">
            <w:pPr>
              <w:pStyle w:val="TableText0"/>
              <w:keepNext w:val="0"/>
              <w:widowControl w:val="0"/>
              <w:jc w:val="center"/>
              <w:rPr>
                <w:sz w:val="18"/>
                <w:szCs w:val="18"/>
              </w:rPr>
            </w:pPr>
          </w:p>
        </w:tc>
        <w:tc>
          <w:tcPr>
            <w:tcW w:w="419" w:type="dxa"/>
            <w:tcBorders>
              <w:top w:val="single" w:sz="4" w:space="0" w:color="auto"/>
              <w:left w:val="single" w:sz="6" w:space="0" w:color="auto"/>
              <w:bottom w:val="single" w:sz="4" w:space="0" w:color="auto"/>
              <w:right w:val="single" w:sz="6" w:space="0" w:color="auto"/>
            </w:tcBorders>
            <w:vAlign w:val="center"/>
          </w:tcPr>
          <w:p w14:paraId="392217F1" w14:textId="77777777" w:rsidR="008C7DA5" w:rsidRPr="00341B8E" w:rsidRDefault="00526A29" w:rsidP="00FB4E58">
            <w:pPr>
              <w:pStyle w:val="TableText0"/>
              <w:keepNext w:val="0"/>
              <w:widowControl w:val="0"/>
              <w:jc w:val="center"/>
              <w:rPr>
                <w:sz w:val="18"/>
                <w:szCs w:val="18"/>
              </w:rPr>
            </w:pPr>
            <w:r w:rsidRPr="00341B8E">
              <w:rPr>
                <w:sz w:val="18"/>
                <w:szCs w:val="18"/>
              </w:rPr>
              <w:t>X</w:t>
            </w:r>
          </w:p>
        </w:tc>
        <w:tc>
          <w:tcPr>
            <w:tcW w:w="419" w:type="dxa"/>
            <w:tcBorders>
              <w:top w:val="single" w:sz="4" w:space="0" w:color="auto"/>
              <w:left w:val="single" w:sz="6" w:space="0" w:color="auto"/>
              <w:bottom w:val="single" w:sz="4" w:space="0" w:color="auto"/>
              <w:right w:val="single" w:sz="6" w:space="0" w:color="auto"/>
            </w:tcBorders>
            <w:vAlign w:val="center"/>
            <w:hideMark/>
          </w:tcPr>
          <w:p w14:paraId="6BFD5A41" w14:textId="77777777" w:rsidR="008C7DA5" w:rsidRPr="00341B8E" w:rsidRDefault="00526A29" w:rsidP="00FB4E58">
            <w:pPr>
              <w:pStyle w:val="TableText0"/>
              <w:keepNext w:val="0"/>
              <w:widowControl w:val="0"/>
              <w:jc w:val="center"/>
              <w:rPr>
                <w:sz w:val="18"/>
                <w:szCs w:val="18"/>
              </w:rPr>
            </w:pPr>
            <w:r w:rsidRPr="00341B8E">
              <w:rPr>
                <w:sz w:val="18"/>
                <w:szCs w:val="18"/>
              </w:rPr>
              <w:t>X</w:t>
            </w:r>
          </w:p>
        </w:tc>
        <w:tc>
          <w:tcPr>
            <w:tcW w:w="420" w:type="dxa"/>
            <w:tcBorders>
              <w:top w:val="single" w:sz="4" w:space="0" w:color="auto"/>
              <w:left w:val="single" w:sz="6" w:space="0" w:color="auto"/>
              <w:bottom w:val="single" w:sz="4" w:space="0" w:color="auto"/>
              <w:right w:val="single" w:sz="4" w:space="0" w:color="auto"/>
            </w:tcBorders>
            <w:vAlign w:val="center"/>
            <w:hideMark/>
          </w:tcPr>
          <w:p w14:paraId="717C6A6B" w14:textId="77777777" w:rsidR="008C7DA5" w:rsidRPr="00341B8E" w:rsidRDefault="00526A29" w:rsidP="00FB4E58">
            <w:pPr>
              <w:pStyle w:val="TableText0"/>
              <w:keepNext w:val="0"/>
              <w:widowControl w:val="0"/>
              <w:jc w:val="center"/>
              <w:rPr>
                <w:sz w:val="18"/>
                <w:szCs w:val="18"/>
              </w:rPr>
            </w:pPr>
            <w:r w:rsidRPr="00341B8E">
              <w:rPr>
                <w:sz w:val="18"/>
                <w:szCs w:val="18"/>
              </w:rPr>
              <w:t>X</w:t>
            </w:r>
          </w:p>
        </w:tc>
        <w:tc>
          <w:tcPr>
            <w:tcW w:w="419" w:type="dxa"/>
            <w:tcBorders>
              <w:top w:val="single" w:sz="4" w:space="0" w:color="auto"/>
              <w:left w:val="single" w:sz="4" w:space="0" w:color="auto"/>
              <w:bottom w:val="single" w:sz="4" w:space="0" w:color="auto"/>
              <w:right w:val="single" w:sz="4" w:space="0" w:color="auto"/>
            </w:tcBorders>
            <w:vAlign w:val="center"/>
            <w:hideMark/>
          </w:tcPr>
          <w:p w14:paraId="4D0B7FFC" w14:textId="77777777" w:rsidR="008C7DA5" w:rsidRPr="00341B8E" w:rsidRDefault="00526A29" w:rsidP="00FB4E58">
            <w:pPr>
              <w:pStyle w:val="TableText0"/>
              <w:keepNext w:val="0"/>
              <w:widowControl w:val="0"/>
              <w:jc w:val="center"/>
              <w:rPr>
                <w:sz w:val="18"/>
                <w:szCs w:val="18"/>
              </w:rPr>
            </w:pPr>
            <w:r w:rsidRPr="00341B8E">
              <w:rPr>
                <w:sz w:val="18"/>
                <w:szCs w:val="18"/>
              </w:rPr>
              <w:t>X</w:t>
            </w:r>
          </w:p>
        </w:tc>
        <w:tc>
          <w:tcPr>
            <w:tcW w:w="1240" w:type="dxa"/>
            <w:vMerge/>
            <w:tcBorders>
              <w:left w:val="single" w:sz="4" w:space="0" w:color="auto"/>
              <w:right w:val="single" w:sz="4" w:space="0" w:color="auto"/>
            </w:tcBorders>
            <w:vAlign w:val="center"/>
          </w:tcPr>
          <w:p w14:paraId="4D39BCCA" w14:textId="77777777" w:rsidR="008C7DA5" w:rsidRPr="00341B8E" w:rsidRDefault="008C7DA5" w:rsidP="00FB4E58">
            <w:pPr>
              <w:pStyle w:val="TableText0"/>
              <w:keepNext w:val="0"/>
              <w:widowControl w:val="0"/>
              <w:rPr>
                <w:sz w:val="18"/>
                <w:szCs w:val="18"/>
              </w:rPr>
            </w:pPr>
          </w:p>
        </w:tc>
        <w:tc>
          <w:tcPr>
            <w:tcW w:w="1377" w:type="dxa"/>
            <w:vMerge/>
            <w:tcBorders>
              <w:left w:val="single" w:sz="4" w:space="0" w:color="auto"/>
              <w:right w:val="single" w:sz="4" w:space="0" w:color="auto"/>
            </w:tcBorders>
            <w:vAlign w:val="center"/>
            <w:hideMark/>
          </w:tcPr>
          <w:p w14:paraId="3B0C6DD8" w14:textId="77777777" w:rsidR="008C7DA5" w:rsidRPr="00341B8E" w:rsidRDefault="008C7DA5" w:rsidP="00FB4E58">
            <w:pPr>
              <w:pStyle w:val="TableText0"/>
              <w:keepNext w:val="0"/>
              <w:widowControl w:val="0"/>
              <w:rPr>
                <w:sz w:val="18"/>
                <w:szCs w:val="18"/>
              </w:rPr>
            </w:pPr>
          </w:p>
        </w:tc>
        <w:tc>
          <w:tcPr>
            <w:tcW w:w="3928" w:type="dxa"/>
            <w:vMerge/>
            <w:tcBorders>
              <w:left w:val="single" w:sz="4" w:space="0" w:color="auto"/>
              <w:right w:val="single" w:sz="4" w:space="0" w:color="auto"/>
            </w:tcBorders>
            <w:vAlign w:val="center"/>
            <w:hideMark/>
          </w:tcPr>
          <w:p w14:paraId="66DED6DA" w14:textId="77777777" w:rsidR="008C7DA5" w:rsidRPr="00341B8E" w:rsidRDefault="008C7DA5" w:rsidP="00FB4E58">
            <w:pPr>
              <w:pStyle w:val="TableText0"/>
              <w:keepNext w:val="0"/>
              <w:widowControl w:val="0"/>
              <w:ind w:right="-111"/>
              <w:rPr>
                <w:sz w:val="18"/>
                <w:szCs w:val="18"/>
              </w:rPr>
            </w:pPr>
          </w:p>
        </w:tc>
      </w:tr>
      <w:tr w:rsidR="00CA657C" w14:paraId="009F30FE" w14:textId="77777777" w:rsidTr="00A01912">
        <w:trPr>
          <w:trHeight w:val="273"/>
        </w:trPr>
        <w:tc>
          <w:tcPr>
            <w:tcW w:w="1890" w:type="dxa"/>
            <w:tcBorders>
              <w:top w:val="single" w:sz="4" w:space="0" w:color="auto"/>
              <w:left w:val="single" w:sz="4" w:space="0" w:color="auto"/>
              <w:bottom w:val="single" w:sz="4" w:space="0" w:color="auto"/>
              <w:right w:val="single" w:sz="6" w:space="0" w:color="auto"/>
            </w:tcBorders>
            <w:vAlign w:val="center"/>
          </w:tcPr>
          <w:p w14:paraId="3099D2D0" w14:textId="77777777" w:rsidR="008C7DA5" w:rsidRPr="00341B8E" w:rsidRDefault="00526A29" w:rsidP="00FB4E58">
            <w:pPr>
              <w:pStyle w:val="TableText0"/>
              <w:keepNext w:val="0"/>
              <w:widowControl w:val="0"/>
              <w:ind w:right="-103"/>
              <w:rPr>
                <w:sz w:val="18"/>
                <w:szCs w:val="18"/>
              </w:rPr>
            </w:pPr>
            <w:r>
              <w:rPr>
                <w:rFonts w:eastAsia="Times New Roman"/>
                <w:sz w:val="18"/>
                <w:szCs w:val="18"/>
              </w:rPr>
              <w:t>FACT-G (Item GP5)</w:t>
            </w:r>
          </w:p>
        </w:tc>
        <w:tc>
          <w:tcPr>
            <w:tcW w:w="835" w:type="dxa"/>
            <w:tcBorders>
              <w:top w:val="single" w:sz="4" w:space="0" w:color="auto"/>
              <w:left w:val="single" w:sz="6" w:space="0" w:color="auto"/>
              <w:bottom w:val="single" w:sz="4" w:space="0" w:color="auto"/>
              <w:right w:val="single" w:sz="6" w:space="0" w:color="auto"/>
            </w:tcBorders>
            <w:vAlign w:val="center"/>
          </w:tcPr>
          <w:p w14:paraId="18393927" w14:textId="77777777" w:rsidR="008C7DA5" w:rsidRPr="00341B8E" w:rsidRDefault="008C7DA5" w:rsidP="00FB4E58">
            <w:pPr>
              <w:pStyle w:val="TableText0"/>
              <w:keepNext w:val="0"/>
              <w:widowControl w:val="0"/>
              <w:rPr>
                <w:sz w:val="18"/>
                <w:szCs w:val="18"/>
              </w:rPr>
            </w:pPr>
          </w:p>
        </w:tc>
        <w:tc>
          <w:tcPr>
            <w:tcW w:w="412" w:type="dxa"/>
            <w:tcBorders>
              <w:top w:val="single" w:sz="4" w:space="0" w:color="auto"/>
              <w:left w:val="single" w:sz="6" w:space="0" w:color="auto"/>
              <w:bottom w:val="single" w:sz="4" w:space="0" w:color="auto"/>
              <w:right w:val="single" w:sz="6" w:space="0" w:color="auto"/>
            </w:tcBorders>
            <w:vAlign w:val="center"/>
          </w:tcPr>
          <w:p w14:paraId="66523A7F" w14:textId="77777777" w:rsidR="008C7DA5" w:rsidRPr="00341B8E" w:rsidRDefault="008C7DA5" w:rsidP="00FB4E58">
            <w:pPr>
              <w:pStyle w:val="TableText0"/>
              <w:keepNext w:val="0"/>
              <w:widowControl w:val="0"/>
              <w:jc w:val="center"/>
              <w:rPr>
                <w:sz w:val="18"/>
                <w:szCs w:val="18"/>
              </w:rPr>
            </w:pPr>
          </w:p>
        </w:tc>
        <w:tc>
          <w:tcPr>
            <w:tcW w:w="418" w:type="dxa"/>
            <w:tcBorders>
              <w:top w:val="single" w:sz="4" w:space="0" w:color="auto"/>
              <w:left w:val="single" w:sz="6" w:space="0" w:color="auto"/>
              <w:bottom w:val="single" w:sz="4" w:space="0" w:color="auto"/>
              <w:right w:val="single" w:sz="6" w:space="0" w:color="auto"/>
            </w:tcBorders>
            <w:vAlign w:val="center"/>
          </w:tcPr>
          <w:p w14:paraId="7B9B1637" w14:textId="77777777" w:rsidR="008C7DA5" w:rsidRPr="00341B8E" w:rsidRDefault="00526A29" w:rsidP="00FB4E58">
            <w:pPr>
              <w:pStyle w:val="TableText0"/>
              <w:keepNext w:val="0"/>
              <w:widowControl w:val="0"/>
              <w:jc w:val="center"/>
              <w:rPr>
                <w:sz w:val="18"/>
                <w:szCs w:val="18"/>
              </w:rPr>
            </w:pPr>
            <w:r w:rsidRPr="00341B8E">
              <w:rPr>
                <w:sz w:val="18"/>
                <w:szCs w:val="18"/>
              </w:rPr>
              <w:t>X</w:t>
            </w:r>
          </w:p>
        </w:tc>
        <w:tc>
          <w:tcPr>
            <w:tcW w:w="419" w:type="dxa"/>
            <w:tcBorders>
              <w:top w:val="single" w:sz="4" w:space="0" w:color="auto"/>
              <w:left w:val="single" w:sz="6" w:space="0" w:color="auto"/>
              <w:bottom w:val="single" w:sz="4" w:space="0" w:color="auto"/>
              <w:right w:val="single" w:sz="6" w:space="0" w:color="auto"/>
            </w:tcBorders>
            <w:vAlign w:val="center"/>
          </w:tcPr>
          <w:p w14:paraId="07B03465" w14:textId="77777777" w:rsidR="008C7DA5" w:rsidRPr="00341B8E" w:rsidRDefault="008C7DA5" w:rsidP="00FB4E58">
            <w:pPr>
              <w:pStyle w:val="TableText0"/>
              <w:keepNext w:val="0"/>
              <w:widowControl w:val="0"/>
              <w:jc w:val="center"/>
              <w:rPr>
                <w:sz w:val="18"/>
                <w:szCs w:val="18"/>
              </w:rPr>
            </w:pPr>
          </w:p>
        </w:tc>
        <w:tc>
          <w:tcPr>
            <w:tcW w:w="420" w:type="dxa"/>
            <w:tcBorders>
              <w:top w:val="single" w:sz="4" w:space="0" w:color="auto"/>
              <w:left w:val="single" w:sz="6" w:space="0" w:color="auto"/>
              <w:bottom w:val="single" w:sz="4" w:space="0" w:color="auto"/>
              <w:right w:val="single" w:sz="6" w:space="0" w:color="auto"/>
            </w:tcBorders>
            <w:vAlign w:val="center"/>
          </w:tcPr>
          <w:p w14:paraId="0DD6B646" w14:textId="77777777" w:rsidR="008C7DA5" w:rsidRPr="00341B8E" w:rsidRDefault="008C7DA5" w:rsidP="00FB4E58">
            <w:pPr>
              <w:pStyle w:val="TableText0"/>
              <w:keepNext w:val="0"/>
              <w:widowControl w:val="0"/>
              <w:jc w:val="center"/>
              <w:rPr>
                <w:sz w:val="18"/>
                <w:szCs w:val="18"/>
              </w:rPr>
            </w:pPr>
          </w:p>
        </w:tc>
        <w:tc>
          <w:tcPr>
            <w:tcW w:w="419" w:type="dxa"/>
            <w:tcBorders>
              <w:top w:val="single" w:sz="4" w:space="0" w:color="auto"/>
              <w:left w:val="single" w:sz="6" w:space="0" w:color="auto"/>
              <w:bottom w:val="single" w:sz="4" w:space="0" w:color="auto"/>
              <w:right w:val="single" w:sz="6" w:space="0" w:color="auto"/>
            </w:tcBorders>
            <w:vAlign w:val="center"/>
          </w:tcPr>
          <w:p w14:paraId="011B5C06" w14:textId="77777777" w:rsidR="008C7DA5" w:rsidRPr="00341B8E" w:rsidRDefault="008C7DA5" w:rsidP="00FB4E58">
            <w:pPr>
              <w:pStyle w:val="TableText0"/>
              <w:keepNext w:val="0"/>
              <w:widowControl w:val="0"/>
              <w:jc w:val="center"/>
              <w:rPr>
                <w:sz w:val="18"/>
                <w:szCs w:val="18"/>
              </w:rPr>
            </w:pPr>
          </w:p>
        </w:tc>
        <w:tc>
          <w:tcPr>
            <w:tcW w:w="419" w:type="dxa"/>
            <w:tcBorders>
              <w:top w:val="single" w:sz="4" w:space="0" w:color="auto"/>
              <w:left w:val="single" w:sz="6" w:space="0" w:color="auto"/>
              <w:bottom w:val="single" w:sz="4" w:space="0" w:color="auto"/>
              <w:right w:val="single" w:sz="6" w:space="0" w:color="auto"/>
            </w:tcBorders>
            <w:vAlign w:val="center"/>
          </w:tcPr>
          <w:p w14:paraId="11A5F553" w14:textId="77777777" w:rsidR="008C7DA5" w:rsidRPr="00341B8E" w:rsidRDefault="00526A29" w:rsidP="00FB4E58">
            <w:pPr>
              <w:pStyle w:val="TableText0"/>
              <w:keepNext w:val="0"/>
              <w:widowControl w:val="0"/>
              <w:jc w:val="center"/>
              <w:rPr>
                <w:sz w:val="18"/>
                <w:szCs w:val="18"/>
              </w:rPr>
            </w:pPr>
            <w:r w:rsidRPr="00341B8E">
              <w:rPr>
                <w:sz w:val="18"/>
                <w:szCs w:val="18"/>
              </w:rPr>
              <w:t>X</w:t>
            </w:r>
          </w:p>
        </w:tc>
        <w:tc>
          <w:tcPr>
            <w:tcW w:w="419" w:type="dxa"/>
            <w:tcBorders>
              <w:top w:val="single" w:sz="4" w:space="0" w:color="auto"/>
              <w:left w:val="single" w:sz="6" w:space="0" w:color="auto"/>
              <w:bottom w:val="single" w:sz="4" w:space="0" w:color="auto"/>
              <w:right w:val="single" w:sz="6" w:space="0" w:color="auto"/>
            </w:tcBorders>
            <w:vAlign w:val="center"/>
          </w:tcPr>
          <w:p w14:paraId="26C12BE6" w14:textId="77777777" w:rsidR="008C7DA5" w:rsidRPr="00341B8E" w:rsidRDefault="00526A29" w:rsidP="00FB4E58">
            <w:pPr>
              <w:pStyle w:val="TableText0"/>
              <w:keepNext w:val="0"/>
              <w:widowControl w:val="0"/>
              <w:jc w:val="center"/>
              <w:rPr>
                <w:sz w:val="18"/>
                <w:szCs w:val="18"/>
              </w:rPr>
            </w:pPr>
            <w:r w:rsidRPr="00341B8E">
              <w:rPr>
                <w:sz w:val="18"/>
                <w:szCs w:val="18"/>
              </w:rPr>
              <w:t>X</w:t>
            </w:r>
          </w:p>
        </w:tc>
        <w:tc>
          <w:tcPr>
            <w:tcW w:w="420" w:type="dxa"/>
            <w:tcBorders>
              <w:top w:val="single" w:sz="4" w:space="0" w:color="auto"/>
              <w:left w:val="single" w:sz="6" w:space="0" w:color="auto"/>
              <w:bottom w:val="single" w:sz="4" w:space="0" w:color="auto"/>
              <w:right w:val="single" w:sz="4" w:space="0" w:color="auto"/>
            </w:tcBorders>
            <w:vAlign w:val="center"/>
          </w:tcPr>
          <w:p w14:paraId="5BBDE51E" w14:textId="77777777" w:rsidR="008C7DA5" w:rsidRPr="00341B8E" w:rsidRDefault="00526A29" w:rsidP="00FB4E58">
            <w:pPr>
              <w:pStyle w:val="TableText0"/>
              <w:keepNext w:val="0"/>
              <w:widowControl w:val="0"/>
              <w:jc w:val="center"/>
              <w:rPr>
                <w:sz w:val="18"/>
                <w:szCs w:val="18"/>
              </w:rPr>
            </w:pPr>
            <w:r w:rsidRPr="00341B8E">
              <w:rPr>
                <w:sz w:val="18"/>
                <w:szCs w:val="18"/>
              </w:rPr>
              <w:t>X</w:t>
            </w:r>
          </w:p>
        </w:tc>
        <w:tc>
          <w:tcPr>
            <w:tcW w:w="419" w:type="dxa"/>
            <w:tcBorders>
              <w:top w:val="single" w:sz="4" w:space="0" w:color="auto"/>
              <w:left w:val="single" w:sz="4" w:space="0" w:color="auto"/>
              <w:bottom w:val="single" w:sz="4" w:space="0" w:color="auto"/>
              <w:right w:val="single" w:sz="4" w:space="0" w:color="auto"/>
            </w:tcBorders>
            <w:vAlign w:val="center"/>
          </w:tcPr>
          <w:p w14:paraId="1F0B87D4" w14:textId="77777777" w:rsidR="008C7DA5" w:rsidRPr="00341B8E" w:rsidRDefault="00526A29" w:rsidP="00FB4E58">
            <w:pPr>
              <w:pStyle w:val="TableText0"/>
              <w:keepNext w:val="0"/>
              <w:widowControl w:val="0"/>
              <w:jc w:val="center"/>
              <w:rPr>
                <w:sz w:val="18"/>
                <w:szCs w:val="18"/>
              </w:rPr>
            </w:pPr>
            <w:r w:rsidRPr="00341B8E">
              <w:rPr>
                <w:sz w:val="18"/>
                <w:szCs w:val="18"/>
              </w:rPr>
              <w:t>X</w:t>
            </w:r>
          </w:p>
        </w:tc>
        <w:tc>
          <w:tcPr>
            <w:tcW w:w="1240" w:type="dxa"/>
            <w:vMerge/>
            <w:tcBorders>
              <w:left w:val="single" w:sz="4" w:space="0" w:color="auto"/>
              <w:right w:val="single" w:sz="4" w:space="0" w:color="auto"/>
            </w:tcBorders>
            <w:vAlign w:val="center"/>
          </w:tcPr>
          <w:p w14:paraId="18669C98" w14:textId="77777777" w:rsidR="008C7DA5" w:rsidRPr="00341B8E" w:rsidRDefault="008C7DA5" w:rsidP="00FB4E58">
            <w:pPr>
              <w:pStyle w:val="TableText0"/>
              <w:keepNext w:val="0"/>
              <w:widowControl w:val="0"/>
              <w:rPr>
                <w:sz w:val="18"/>
                <w:szCs w:val="18"/>
              </w:rPr>
            </w:pPr>
          </w:p>
        </w:tc>
        <w:tc>
          <w:tcPr>
            <w:tcW w:w="1377" w:type="dxa"/>
            <w:vMerge/>
            <w:tcBorders>
              <w:left w:val="single" w:sz="4" w:space="0" w:color="auto"/>
              <w:right w:val="single" w:sz="4" w:space="0" w:color="auto"/>
            </w:tcBorders>
            <w:vAlign w:val="center"/>
          </w:tcPr>
          <w:p w14:paraId="33923F1F" w14:textId="77777777" w:rsidR="008C7DA5" w:rsidRPr="00341B8E" w:rsidRDefault="008C7DA5" w:rsidP="00FB4E58">
            <w:pPr>
              <w:pStyle w:val="TableText0"/>
              <w:keepNext w:val="0"/>
              <w:widowControl w:val="0"/>
              <w:rPr>
                <w:sz w:val="18"/>
                <w:szCs w:val="18"/>
              </w:rPr>
            </w:pPr>
          </w:p>
        </w:tc>
        <w:tc>
          <w:tcPr>
            <w:tcW w:w="3928" w:type="dxa"/>
            <w:vMerge/>
            <w:tcBorders>
              <w:left w:val="single" w:sz="4" w:space="0" w:color="auto"/>
              <w:right w:val="single" w:sz="4" w:space="0" w:color="auto"/>
            </w:tcBorders>
            <w:vAlign w:val="center"/>
          </w:tcPr>
          <w:p w14:paraId="0C8C622E" w14:textId="77777777" w:rsidR="008C7DA5" w:rsidRPr="00341B8E" w:rsidRDefault="008C7DA5" w:rsidP="00FB4E58">
            <w:pPr>
              <w:pStyle w:val="TableText0"/>
              <w:keepNext w:val="0"/>
              <w:widowControl w:val="0"/>
              <w:ind w:right="-111"/>
              <w:rPr>
                <w:sz w:val="18"/>
                <w:szCs w:val="18"/>
              </w:rPr>
            </w:pPr>
          </w:p>
        </w:tc>
      </w:tr>
      <w:tr w:rsidR="00CA657C" w14:paraId="647699FD" w14:textId="77777777" w:rsidTr="00A01912">
        <w:trPr>
          <w:trHeight w:val="273"/>
        </w:trPr>
        <w:tc>
          <w:tcPr>
            <w:tcW w:w="1890" w:type="dxa"/>
            <w:tcBorders>
              <w:top w:val="single" w:sz="4" w:space="0" w:color="auto"/>
              <w:left w:val="single" w:sz="4" w:space="0" w:color="auto"/>
              <w:bottom w:val="single" w:sz="4" w:space="0" w:color="auto"/>
              <w:right w:val="single" w:sz="6" w:space="0" w:color="auto"/>
            </w:tcBorders>
            <w:vAlign w:val="center"/>
            <w:hideMark/>
          </w:tcPr>
          <w:p w14:paraId="76272F2D" w14:textId="77777777" w:rsidR="008C7DA5" w:rsidRPr="00341B8E" w:rsidRDefault="00526A29" w:rsidP="00FB4E58">
            <w:pPr>
              <w:pStyle w:val="TableText0"/>
              <w:keepNext w:val="0"/>
              <w:widowControl w:val="0"/>
              <w:ind w:right="-103"/>
              <w:rPr>
                <w:sz w:val="18"/>
                <w:szCs w:val="18"/>
              </w:rPr>
            </w:pPr>
            <w:r w:rsidRPr="00341B8E">
              <w:rPr>
                <w:sz w:val="18"/>
                <w:szCs w:val="18"/>
              </w:rPr>
              <w:t>Health Resource Utilization</w:t>
            </w:r>
          </w:p>
        </w:tc>
        <w:tc>
          <w:tcPr>
            <w:tcW w:w="835" w:type="dxa"/>
            <w:tcBorders>
              <w:top w:val="single" w:sz="4" w:space="0" w:color="auto"/>
              <w:left w:val="single" w:sz="6" w:space="0" w:color="auto"/>
              <w:bottom w:val="single" w:sz="4" w:space="0" w:color="auto"/>
              <w:right w:val="single" w:sz="6" w:space="0" w:color="auto"/>
            </w:tcBorders>
            <w:vAlign w:val="center"/>
          </w:tcPr>
          <w:p w14:paraId="5849C650" w14:textId="77777777" w:rsidR="008C7DA5" w:rsidRPr="00341B8E" w:rsidRDefault="008C7DA5" w:rsidP="00FB4E58">
            <w:pPr>
              <w:pStyle w:val="TableText0"/>
              <w:keepNext w:val="0"/>
              <w:widowControl w:val="0"/>
              <w:rPr>
                <w:sz w:val="18"/>
                <w:szCs w:val="18"/>
              </w:rPr>
            </w:pPr>
          </w:p>
        </w:tc>
        <w:tc>
          <w:tcPr>
            <w:tcW w:w="6382" w:type="dxa"/>
            <w:gridSpan w:val="11"/>
            <w:tcBorders>
              <w:top w:val="single" w:sz="4" w:space="0" w:color="auto"/>
              <w:left w:val="single" w:sz="6" w:space="0" w:color="auto"/>
              <w:bottom w:val="single" w:sz="4" w:space="0" w:color="auto"/>
              <w:right w:val="single" w:sz="4" w:space="0" w:color="auto"/>
            </w:tcBorders>
            <w:vAlign w:val="center"/>
          </w:tcPr>
          <w:p w14:paraId="2149BEE9" w14:textId="4953C864" w:rsidR="008C7DA5" w:rsidRPr="00341B8E" w:rsidRDefault="00895D30" w:rsidP="00FB4E58">
            <w:pPr>
              <w:pStyle w:val="TableText0"/>
              <w:keepNext w:val="0"/>
              <w:widowControl w:val="0"/>
              <w:jc w:val="center"/>
              <w:rPr>
                <w:sz w:val="18"/>
                <w:szCs w:val="18"/>
              </w:rPr>
            </w:pPr>
            <w:del w:id="1924" w:author="Powell, Deana" w:date="2026-03-05T15:34:00Z" w16du:dateUtc="2026-03-05T20:34:00Z">
              <w:r>
                <w:rPr>
                  <w:noProof/>
                  <w:sz w:val="18"/>
                  <w:szCs w:val="18"/>
                </w:rPr>
                <mc:AlternateContent>
                  <mc:Choice Requires="wps">
                    <w:drawing>
                      <wp:anchor distT="0" distB="0" distL="114300" distR="114300" simplePos="0" relativeHeight="251697152" behindDoc="0" locked="0" layoutInCell="1" allowOverlap="1" wp14:anchorId="2E3B7939" wp14:editId="3AA651D4">
                        <wp:simplePos x="0" y="0"/>
                        <wp:positionH relativeFrom="column">
                          <wp:posOffset>-56515</wp:posOffset>
                        </wp:positionH>
                        <wp:positionV relativeFrom="paragraph">
                          <wp:posOffset>39370</wp:posOffset>
                        </wp:positionV>
                        <wp:extent cx="4015740" cy="13970"/>
                        <wp:effectExtent l="38100" t="76200" r="3810" b="100330"/>
                        <wp:wrapNone/>
                        <wp:docPr id="1816302211" name="Straight Arrow Connector 1816302211"/>
                        <wp:cNvGraphicFramePr/>
                        <a:graphic xmlns:a="http://schemas.openxmlformats.org/drawingml/2006/main">
                          <a:graphicData uri="http://schemas.microsoft.com/office/word/2010/wordprocessingShape">
                            <wps:wsp>
                              <wps:cNvCnPr/>
                              <wps:spPr>
                                <a:xfrm flipV="1">
                                  <a:off x="0" y="0"/>
                                  <a:ext cx="4015740" cy="13970"/>
                                </a:xfrm>
                                <a:prstGeom prst="straightConnector1">
                                  <a:avLst/>
                                </a:prstGeom>
                                <a:ln>
                                  <a:headEnd type="triangle"/>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id="Straight Arrow Connector 13" o:spid="_x0000_s1027" type="#_x0000_t32" style="width:316.2pt;height:1.1pt;margin-top:3.1pt;margin-left:-4.45pt;flip:y;mso-height-percent:0;mso-height-relative:margin;mso-width-percent:0;mso-width-relative:margin;mso-wrap-distance-bottom:0;mso-wrap-distance-left:9pt;mso-wrap-distance-right:9pt;mso-wrap-distance-top:0;position:absolute;v-text-anchor:top;z-index:251662336" fillcolor="this" stroked="t" strokecolor="black" strokeweight="0.75pt">
                        <v:stroke startarrow="block" endarrow="block"/>
                      </v:shape>
                    </w:pict>
                  </mc:Fallback>
                </mc:AlternateContent>
              </w:r>
            </w:del>
            <w:ins w:id="1925" w:author="Powell, Deana" w:date="2026-03-05T15:34:00Z" w16du:dateUtc="2026-03-05T20:34:00Z">
              <w:r w:rsidR="00526A29">
                <w:rPr>
                  <w:noProof/>
                  <w:sz w:val="18"/>
                  <w:szCs w:val="18"/>
                </w:rPr>
                <mc:AlternateContent>
                  <mc:Choice Requires="wps">
                    <w:drawing>
                      <wp:anchor distT="0" distB="0" distL="114300" distR="114300" simplePos="0" relativeHeight="251661312" behindDoc="0" locked="0" layoutInCell="1" allowOverlap="1" wp14:anchorId="6FBA9A7C" wp14:editId="64C587C6">
                        <wp:simplePos x="0" y="0"/>
                        <wp:positionH relativeFrom="column">
                          <wp:posOffset>-56515</wp:posOffset>
                        </wp:positionH>
                        <wp:positionV relativeFrom="paragraph">
                          <wp:posOffset>39370</wp:posOffset>
                        </wp:positionV>
                        <wp:extent cx="4015740" cy="13970"/>
                        <wp:effectExtent l="38100" t="76200" r="3810" b="100330"/>
                        <wp:wrapNone/>
                        <wp:docPr id="13" name="Straight Arrow Connector 13"/>
                        <wp:cNvGraphicFramePr/>
                        <a:graphic xmlns:a="http://schemas.openxmlformats.org/drawingml/2006/main">
                          <a:graphicData uri="http://schemas.microsoft.com/office/word/2010/wordprocessingShape">
                            <wps:wsp>
                              <wps:cNvCnPr/>
                              <wps:spPr>
                                <a:xfrm flipV="1">
                                  <a:off x="0" y="0"/>
                                  <a:ext cx="4015740" cy="13970"/>
                                </a:xfrm>
                                <a:prstGeom prst="straightConnector1">
                                  <a:avLst/>
                                </a:prstGeom>
                                <a:ln>
                                  <a:headEnd type="triangle"/>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http://schemas.openxmlformats.org/drawingml/2006/main">
                    <w:pict w14:anchorId="436CCE43">
                      <v:shape id="Straight Arrow Connector 13" style="width:316.2pt;height:1.1pt;margin-top:3.1pt;margin-left:-4.45pt;flip:y;mso-height-percent:0;mso-height-relative:margin;mso-width-percent:0;mso-width-relative:margin;mso-wrap-distance-bottom:0;mso-wrap-distance-left:9pt;mso-wrap-distance-right:9pt;mso-wrap-distance-top:0;position:absolute;v-text-anchor:top;z-index:251660288" o:spid="_x0000_s1026" fillcolor="this" stroked="t" strokecolor="black" strokeweight="0.75pt" type="#_x0000_t32">
                        <v:stroke startarrow="block" endarrow="block"/>
                      </v:shape>
                    </w:pict>
                  </mc:Fallback>
                </mc:AlternateContent>
              </w:r>
            </w:ins>
          </w:p>
        </w:tc>
        <w:tc>
          <w:tcPr>
            <w:tcW w:w="3928" w:type="dxa"/>
            <w:tcBorders>
              <w:top w:val="single" w:sz="4" w:space="0" w:color="auto"/>
              <w:left w:val="single" w:sz="4" w:space="0" w:color="auto"/>
              <w:bottom w:val="single" w:sz="4" w:space="0" w:color="auto"/>
              <w:right w:val="single" w:sz="4" w:space="0" w:color="auto"/>
            </w:tcBorders>
            <w:vAlign w:val="center"/>
            <w:hideMark/>
          </w:tcPr>
          <w:p w14:paraId="252DADF0" w14:textId="77777777" w:rsidR="008C7DA5" w:rsidRPr="00341B8E" w:rsidRDefault="00526A29" w:rsidP="00FB4E58">
            <w:pPr>
              <w:pStyle w:val="TableText0"/>
              <w:keepNext w:val="0"/>
              <w:widowControl w:val="0"/>
              <w:ind w:right="-111"/>
              <w:rPr>
                <w:sz w:val="18"/>
                <w:szCs w:val="18"/>
              </w:rPr>
            </w:pPr>
            <w:r>
              <w:rPr>
                <w:sz w:val="18"/>
                <w:szCs w:val="18"/>
              </w:rPr>
              <w:t>See Section 8.10 for specific requirements.</w:t>
            </w:r>
          </w:p>
        </w:tc>
      </w:tr>
      <w:tr w:rsidR="00CA657C" w14:paraId="12EEFA2C" w14:textId="77777777" w:rsidTr="00A01912">
        <w:trPr>
          <w:trHeight w:val="273"/>
        </w:trPr>
        <w:tc>
          <w:tcPr>
            <w:tcW w:w="1890" w:type="dxa"/>
            <w:tcBorders>
              <w:top w:val="single" w:sz="4" w:space="0" w:color="auto"/>
              <w:left w:val="single" w:sz="4" w:space="0" w:color="auto"/>
              <w:bottom w:val="single" w:sz="4" w:space="0" w:color="auto"/>
              <w:right w:val="nil"/>
            </w:tcBorders>
            <w:vAlign w:val="center"/>
            <w:hideMark/>
          </w:tcPr>
          <w:p w14:paraId="34FE7BE4" w14:textId="77777777" w:rsidR="008C7DA5" w:rsidRPr="00777244" w:rsidRDefault="00526A29" w:rsidP="00FB4E58">
            <w:pPr>
              <w:pStyle w:val="TableText0"/>
              <w:keepNext w:val="0"/>
              <w:widowControl w:val="0"/>
              <w:ind w:right="-103"/>
              <w:rPr>
                <w:b/>
                <w:bCs/>
                <w:sz w:val="18"/>
                <w:szCs w:val="18"/>
              </w:rPr>
            </w:pPr>
            <w:r w:rsidRPr="00777244">
              <w:rPr>
                <w:b/>
                <w:bCs/>
                <w:sz w:val="18"/>
                <w:szCs w:val="18"/>
              </w:rPr>
              <w:t>Safety Assessments</w:t>
            </w:r>
          </w:p>
        </w:tc>
        <w:tc>
          <w:tcPr>
            <w:tcW w:w="835" w:type="dxa"/>
            <w:tcBorders>
              <w:top w:val="single" w:sz="4" w:space="0" w:color="auto"/>
              <w:left w:val="nil"/>
              <w:bottom w:val="single" w:sz="4" w:space="0" w:color="auto"/>
              <w:right w:val="nil"/>
            </w:tcBorders>
            <w:vAlign w:val="center"/>
          </w:tcPr>
          <w:p w14:paraId="21E3B2C5" w14:textId="77777777" w:rsidR="008C7DA5" w:rsidRPr="00341B8E" w:rsidRDefault="008C7DA5" w:rsidP="00FB4E58">
            <w:pPr>
              <w:pStyle w:val="TableText0"/>
              <w:keepNext w:val="0"/>
              <w:widowControl w:val="0"/>
              <w:rPr>
                <w:sz w:val="18"/>
                <w:szCs w:val="18"/>
              </w:rPr>
            </w:pPr>
          </w:p>
        </w:tc>
        <w:tc>
          <w:tcPr>
            <w:tcW w:w="412" w:type="dxa"/>
            <w:tcBorders>
              <w:top w:val="single" w:sz="4" w:space="0" w:color="auto"/>
              <w:left w:val="nil"/>
              <w:bottom w:val="single" w:sz="4" w:space="0" w:color="auto"/>
              <w:right w:val="nil"/>
            </w:tcBorders>
            <w:vAlign w:val="center"/>
          </w:tcPr>
          <w:p w14:paraId="374DFA58" w14:textId="77777777" w:rsidR="008C7DA5" w:rsidRPr="00341B8E" w:rsidRDefault="008C7DA5" w:rsidP="00FB4E58">
            <w:pPr>
              <w:pStyle w:val="TableText0"/>
              <w:keepNext w:val="0"/>
              <w:widowControl w:val="0"/>
              <w:rPr>
                <w:sz w:val="18"/>
                <w:szCs w:val="18"/>
              </w:rPr>
            </w:pPr>
          </w:p>
        </w:tc>
        <w:tc>
          <w:tcPr>
            <w:tcW w:w="418" w:type="dxa"/>
            <w:tcBorders>
              <w:top w:val="single" w:sz="4" w:space="0" w:color="auto"/>
              <w:left w:val="nil"/>
              <w:bottom w:val="single" w:sz="4" w:space="0" w:color="auto"/>
              <w:right w:val="nil"/>
            </w:tcBorders>
            <w:vAlign w:val="center"/>
          </w:tcPr>
          <w:p w14:paraId="4589E673" w14:textId="77777777" w:rsidR="008C7DA5" w:rsidRPr="00341B8E" w:rsidRDefault="008C7DA5" w:rsidP="00FB4E58">
            <w:pPr>
              <w:pStyle w:val="TableText0"/>
              <w:keepNext w:val="0"/>
              <w:widowControl w:val="0"/>
              <w:rPr>
                <w:sz w:val="18"/>
                <w:szCs w:val="18"/>
              </w:rPr>
            </w:pPr>
          </w:p>
        </w:tc>
        <w:tc>
          <w:tcPr>
            <w:tcW w:w="419" w:type="dxa"/>
            <w:tcBorders>
              <w:top w:val="single" w:sz="4" w:space="0" w:color="auto"/>
              <w:left w:val="nil"/>
              <w:bottom w:val="single" w:sz="4" w:space="0" w:color="auto"/>
              <w:right w:val="nil"/>
            </w:tcBorders>
            <w:vAlign w:val="center"/>
          </w:tcPr>
          <w:p w14:paraId="565A9381" w14:textId="77777777" w:rsidR="008C7DA5" w:rsidRPr="00341B8E" w:rsidRDefault="008C7DA5" w:rsidP="00FB4E58">
            <w:pPr>
              <w:pStyle w:val="TableText0"/>
              <w:keepNext w:val="0"/>
              <w:widowControl w:val="0"/>
              <w:rPr>
                <w:sz w:val="18"/>
                <w:szCs w:val="18"/>
              </w:rPr>
            </w:pPr>
          </w:p>
        </w:tc>
        <w:tc>
          <w:tcPr>
            <w:tcW w:w="420" w:type="dxa"/>
            <w:tcBorders>
              <w:top w:val="single" w:sz="4" w:space="0" w:color="auto"/>
              <w:left w:val="nil"/>
              <w:bottom w:val="single" w:sz="4" w:space="0" w:color="auto"/>
              <w:right w:val="nil"/>
            </w:tcBorders>
            <w:vAlign w:val="center"/>
          </w:tcPr>
          <w:p w14:paraId="6BD9B1DF" w14:textId="77777777" w:rsidR="008C7DA5" w:rsidRPr="00341B8E" w:rsidRDefault="008C7DA5" w:rsidP="00FB4E58">
            <w:pPr>
              <w:pStyle w:val="TableText0"/>
              <w:keepNext w:val="0"/>
              <w:widowControl w:val="0"/>
              <w:rPr>
                <w:sz w:val="18"/>
                <w:szCs w:val="18"/>
              </w:rPr>
            </w:pPr>
          </w:p>
        </w:tc>
        <w:tc>
          <w:tcPr>
            <w:tcW w:w="419" w:type="dxa"/>
            <w:tcBorders>
              <w:top w:val="single" w:sz="4" w:space="0" w:color="auto"/>
              <w:left w:val="nil"/>
              <w:bottom w:val="single" w:sz="4" w:space="0" w:color="auto"/>
              <w:right w:val="nil"/>
            </w:tcBorders>
            <w:vAlign w:val="center"/>
          </w:tcPr>
          <w:p w14:paraId="1989BB70" w14:textId="77777777" w:rsidR="008C7DA5" w:rsidRPr="00341B8E" w:rsidRDefault="008C7DA5" w:rsidP="00FB4E58">
            <w:pPr>
              <w:pStyle w:val="TableText0"/>
              <w:keepNext w:val="0"/>
              <w:widowControl w:val="0"/>
              <w:rPr>
                <w:sz w:val="18"/>
                <w:szCs w:val="18"/>
              </w:rPr>
            </w:pPr>
          </w:p>
        </w:tc>
        <w:tc>
          <w:tcPr>
            <w:tcW w:w="419" w:type="dxa"/>
            <w:tcBorders>
              <w:top w:val="single" w:sz="4" w:space="0" w:color="auto"/>
              <w:left w:val="nil"/>
              <w:bottom w:val="single" w:sz="4" w:space="0" w:color="auto"/>
              <w:right w:val="nil"/>
            </w:tcBorders>
            <w:vAlign w:val="center"/>
          </w:tcPr>
          <w:p w14:paraId="53E8823E" w14:textId="77777777" w:rsidR="008C7DA5" w:rsidRPr="00341B8E" w:rsidRDefault="008C7DA5" w:rsidP="00FB4E58">
            <w:pPr>
              <w:pStyle w:val="TableText0"/>
              <w:keepNext w:val="0"/>
              <w:widowControl w:val="0"/>
              <w:rPr>
                <w:sz w:val="18"/>
                <w:szCs w:val="18"/>
              </w:rPr>
            </w:pPr>
          </w:p>
        </w:tc>
        <w:tc>
          <w:tcPr>
            <w:tcW w:w="419" w:type="dxa"/>
            <w:tcBorders>
              <w:top w:val="single" w:sz="4" w:space="0" w:color="auto"/>
              <w:left w:val="nil"/>
              <w:bottom w:val="single" w:sz="4" w:space="0" w:color="auto"/>
              <w:right w:val="nil"/>
            </w:tcBorders>
            <w:vAlign w:val="center"/>
          </w:tcPr>
          <w:p w14:paraId="19D9541A" w14:textId="77777777" w:rsidR="008C7DA5" w:rsidRPr="00341B8E" w:rsidRDefault="008C7DA5" w:rsidP="00FB4E58">
            <w:pPr>
              <w:pStyle w:val="TableText0"/>
              <w:keepNext w:val="0"/>
              <w:widowControl w:val="0"/>
              <w:rPr>
                <w:sz w:val="18"/>
                <w:szCs w:val="18"/>
              </w:rPr>
            </w:pPr>
          </w:p>
        </w:tc>
        <w:tc>
          <w:tcPr>
            <w:tcW w:w="420" w:type="dxa"/>
            <w:tcBorders>
              <w:top w:val="single" w:sz="4" w:space="0" w:color="auto"/>
              <w:left w:val="nil"/>
              <w:bottom w:val="single" w:sz="4" w:space="0" w:color="auto"/>
              <w:right w:val="nil"/>
            </w:tcBorders>
            <w:vAlign w:val="center"/>
          </w:tcPr>
          <w:p w14:paraId="417C192D" w14:textId="77777777" w:rsidR="008C7DA5" w:rsidRPr="00341B8E" w:rsidRDefault="008C7DA5" w:rsidP="00FB4E58">
            <w:pPr>
              <w:pStyle w:val="TableText0"/>
              <w:keepNext w:val="0"/>
              <w:widowControl w:val="0"/>
              <w:rPr>
                <w:sz w:val="18"/>
                <w:szCs w:val="18"/>
              </w:rPr>
            </w:pPr>
          </w:p>
        </w:tc>
        <w:tc>
          <w:tcPr>
            <w:tcW w:w="419" w:type="dxa"/>
            <w:tcBorders>
              <w:top w:val="single" w:sz="4" w:space="0" w:color="auto"/>
              <w:left w:val="nil"/>
              <w:bottom w:val="single" w:sz="4" w:space="0" w:color="auto"/>
              <w:right w:val="nil"/>
            </w:tcBorders>
            <w:vAlign w:val="center"/>
          </w:tcPr>
          <w:p w14:paraId="50DEA1DF" w14:textId="77777777" w:rsidR="008C7DA5" w:rsidRPr="00341B8E" w:rsidRDefault="008C7DA5" w:rsidP="00FB4E58">
            <w:pPr>
              <w:pStyle w:val="TableText0"/>
              <w:keepNext w:val="0"/>
              <w:widowControl w:val="0"/>
              <w:rPr>
                <w:sz w:val="18"/>
                <w:szCs w:val="18"/>
              </w:rPr>
            </w:pPr>
          </w:p>
        </w:tc>
        <w:tc>
          <w:tcPr>
            <w:tcW w:w="1240" w:type="dxa"/>
            <w:tcBorders>
              <w:top w:val="single" w:sz="4" w:space="0" w:color="auto"/>
              <w:left w:val="nil"/>
              <w:bottom w:val="single" w:sz="4" w:space="0" w:color="auto"/>
              <w:right w:val="nil"/>
            </w:tcBorders>
            <w:vAlign w:val="center"/>
          </w:tcPr>
          <w:p w14:paraId="07F4CFA4" w14:textId="77777777" w:rsidR="008C7DA5" w:rsidRPr="00341B8E" w:rsidRDefault="008C7DA5" w:rsidP="00FB4E58">
            <w:pPr>
              <w:pStyle w:val="TableText0"/>
              <w:keepNext w:val="0"/>
              <w:widowControl w:val="0"/>
              <w:rPr>
                <w:sz w:val="18"/>
                <w:szCs w:val="18"/>
              </w:rPr>
            </w:pPr>
          </w:p>
        </w:tc>
        <w:tc>
          <w:tcPr>
            <w:tcW w:w="1377" w:type="dxa"/>
            <w:tcBorders>
              <w:top w:val="single" w:sz="4" w:space="0" w:color="auto"/>
              <w:left w:val="nil"/>
              <w:bottom w:val="single" w:sz="4" w:space="0" w:color="auto"/>
              <w:right w:val="single" w:sz="6" w:space="0" w:color="auto"/>
            </w:tcBorders>
            <w:vAlign w:val="center"/>
          </w:tcPr>
          <w:p w14:paraId="55CE8212" w14:textId="77777777" w:rsidR="008C7DA5" w:rsidRPr="00341B8E" w:rsidRDefault="008C7DA5" w:rsidP="00FB4E58">
            <w:pPr>
              <w:pStyle w:val="TableText0"/>
              <w:keepNext w:val="0"/>
              <w:widowControl w:val="0"/>
              <w:rPr>
                <w:sz w:val="18"/>
                <w:szCs w:val="18"/>
              </w:rPr>
            </w:pPr>
          </w:p>
        </w:tc>
        <w:tc>
          <w:tcPr>
            <w:tcW w:w="3928" w:type="dxa"/>
            <w:tcBorders>
              <w:top w:val="single" w:sz="4" w:space="0" w:color="auto"/>
              <w:left w:val="single" w:sz="6" w:space="0" w:color="auto"/>
              <w:bottom w:val="single" w:sz="4" w:space="0" w:color="auto"/>
              <w:right w:val="single" w:sz="4" w:space="0" w:color="auto"/>
            </w:tcBorders>
            <w:vAlign w:val="center"/>
            <w:hideMark/>
          </w:tcPr>
          <w:p w14:paraId="6E60CEEB" w14:textId="77777777" w:rsidR="008C7DA5" w:rsidRPr="00341B8E" w:rsidRDefault="00526A29" w:rsidP="00FB4E58">
            <w:pPr>
              <w:pStyle w:val="TableText0"/>
              <w:keepNext w:val="0"/>
              <w:widowControl w:val="0"/>
              <w:ind w:right="-111"/>
              <w:rPr>
                <w:sz w:val="18"/>
                <w:szCs w:val="18"/>
              </w:rPr>
            </w:pPr>
            <w:r w:rsidRPr="00341B8E">
              <w:rPr>
                <w:sz w:val="18"/>
                <w:szCs w:val="18"/>
              </w:rPr>
              <w:t>All assessments should be performed before dosing.</w:t>
            </w:r>
          </w:p>
        </w:tc>
      </w:tr>
      <w:tr w:rsidR="00CA657C" w14:paraId="7E7541F4" w14:textId="77777777" w:rsidTr="00A01912">
        <w:trPr>
          <w:trHeight w:val="273"/>
        </w:trPr>
        <w:tc>
          <w:tcPr>
            <w:tcW w:w="1890" w:type="dxa"/>
            <w:tcBorders>
              <w:top w:val="single" w:sz="4" w:space="0" w:color="auto"/>
              <w:left w:val="single" w:sz="4" w:space="0" w:color="auto"/>
              <w:bottom w:val="single" w:sz="4" w:space="0" w:color="auto"/>
              <w:right w:val="single" w:sz="6" w:space="0" w:color="auto"/>
            </w:tcBorders>
            <w:vAlign w:val="center"/>
            <w:hideMark/>
          </w:tcPr>
          <w:p w14:paraId="75001391" w14:textId="77777777" w:rsidR="008C7DA5" w:rsidRPr="00341B8E" w:rsidRDefault="00526A29" w:rsidP="00FB4E58">
            <w:pPr>
              <w:pStyle w:val="TableText0"/>
              <w:keepNext w:val="0"/>
              <w:widowControl w:val="0"/>
              <w:ind w:right="-103"/>
              <w:rPr>
                <w:sz w:val="18"/>
                <w:szCs w:val="18"/>
              </w:rPr>
            </w:pPr>
            <w:r w:rsidRPr="00341B8E">
              <w:rPr>
                <w:sz w:val="18"/>
                <w:szCs w:val="18"/>
              </w:rPr>
              <w:t>Full Physical Examination</w:t>
            </w:r>
          </w:p>
        </w:tc>
        <w:tc>
          <w:tcPr>
            <w:tcW w:w="835" w:type="dxa"/>
            <w:tcBorders>
              <w:top w:val="single" w:sz="4" w:space="0" w:color="auto"/>
              <w:left w:val="single" w:sz="6" w:space="0" w:color="auto"/>
              <w:bottom w:val="single" w:sz="4" w:space="0" w:color="auto"/>
              <w:right w:val="single" w:sz="6" w:space="0" w:color="auto"/>
            </w:tcBorders>
            <w:vAlign w:val="center"/>
            <w:hideMark/>
          </w:tcPr>
          <w:p w14:paraId="1EFB9A9D" w14:textId="77777777" w:rsidR="008C7DA5" w:rsidRPr="00341B8E" w:rsidRDefault="00526A29" w:rsidP="00FB4E58">
            <w:pPr>
              <w:pStyle w:val="TableText0"/>
              <w:keepNext w:val="0"/>
              <w:widowControl w:val="0"/>
              <w:jc w:val="center"/>
              <w:rPr>
                <w:sz w:val="18"/>
                <w:szCs w:val="18"/>
              </w:rPr>
            </w:pPr>
            <w:r w:rsidRPr="00341B8E">
              <w:rPr>
                <w:sz w:val="18"/>
                <w:szCs w:val="18"/>
              </w:rPr>
              <w:t>X</w:t>
            </w:r>
          </w:p>
        </w:tc>
        <w:tc>
          <w:tcPr>
            <w:tcW w:w="412" w:type="dxa"/>
            <w:tcBorders>
              <w:top w:val="single" w:sz="4" w:space="0" w:color="auto"/>
              <w:left w:val="single" w:sz="6" w:space="0" w:color="auto"/>
              <w:bottom w:val="single" w:sz="4" w:space="0" w:color="auto"/>
              <w:right w:val="single" w:sz="6" w:space="0" w:color="auto"/>
            </w:tcBorders>
            <w:vAlign w:val="center"/>
          </w:tcPr>
          <w:p w14:paraId="3567331B" w14:textId="77777777" w:rsidR="008C7DA5" w:rsidRPr="00341B8E" w:rsidRDefault="008C7DA5" w:rsidP="00FB4E58">
            <w:pPr>
              <w:pStyle w:val="TableText0"/>
              <w:keepNext w:val="0"/>
              <w:widowControl w:val="0"/>
              <w:jc w:val="center"/>
              <w:rPr>
                <w:sz w:val="18"/>
                <w:szCs w:val="18"/>
              </w:rPr>
            </w:pPr>
          </w:p>
        </w:tc>
        <w:tc>
          <w:tcPr>
            <w:tcW w:w="418" w:type="dxa"/>
            <w:tcBorders>
              <w:top w:val="single" w:sz="4" w:space="0" w:color="auto"/>
              <w:left w:val="single" w:sz="6" w:space="0" w:color="auto"/>
              <w:bottom w:val="single" w:sz="4" w:space="0" w:color="auto"/>
              <w:right w:val="single" w:sz="6" w:space="0" w:color="auto"/>
            </w:tcBorders>
            <w:vAlign w:val="center"/>
          </w:tcPr>
          <w:p w14:paraId="532063E1" w14:textId="77777777" w:rsidR="008C7DA5" w:rsidRPr="00341B8E" w:rsidRDefault="008C7DA5" w:rsidP="00FB4E58">
            <w:pPr>
              <w:pStyle w:val="TableText0"/>
              <w:keepNext w:val="0"/>
              <w:widowControl w:val="0"/>
              <w:jc w:val="center"/>
              <w:rPr>
                <w:sz w:val="18"/>
                <w:szCs w:val="18"/>
              </w:rPr>
            </w:pPr>
          </w:p>
        </w:tc>
        <w:tc>
          <w:tcPr>
            <w:tcW w:w="419" w:type="dxa"/>
            <w:tcBorders>
              <w:top w:val="single" w:sz="4" w:space="0" w:color="auto"/>
              <w:left w:val="single" w:sz="6" w:space="0" w:color="auto"/>
              <w:bottom w:val="single" w:sz="4" w:space="0" w:color="auto"/>
              <w:right w:val="single" w:sz="6" w:space="0" w:color="auto"/>
            </w:tcBorders>
            <w:vAlign w:val="center"/>
          </w:tcPr>
          <w:p w14:paraId="1CA49D1C" w14:textId="77777777" w:rsidR="008C7DA5" w:rsidRPr="00341B8E" w:rsidRDefault="008C7DA5" w:rsidP="00FB4E58">
            <w:pPr>
              <w:pStyle w:val="TableText0"/>
              <w:keepNext w:val="0"/>
              <w:widowControl w:val="0"/>
              <w:jc w:val="center"/>
              <w:rPr>
                <w:sz w:val="18"/>
                <w:szCs w:val="18"/>
              </w:rPr>
            </w:pPr>
          </w:p>
        </w:tc>
        <w:tc>
          <w:tcPr>
            <w:tcW w:w="420" w:type="dxa"/>
            <w:tcBorders>
              <w:top w:val="single" w:sz="4" w:space="0" w:color="auto"/>
              <w:left w:val="single" w:sz="6" w:space="0" w:color="auto"/>
              <w:bottom w:val="single" w:sz="4" w:space="0" w:color="auto"/>
              <w:right w:val="single" w:sz="6" w:space="0" w:color="auto"/>
            </w:tcBorders>
            <w:vAlign w:val="center"/>
          </w:tcPr>
          <w:p w14:paraId="722C0400" w14:textId="77777777" w:rsidR="008C7DA5" w:rsidRPr="00341B8E" w:rsidRDefault="008C7DA5" w:rsidP="00FB4E58">
            <w:pPr>
              <w:pStyle w:val="TableText0"/>
              <w:keepNext w:val="0"/>
              <w:widowControl w:val="0"/>
              <w:jc w:val="center"/>
              <w:rPr>
                <w:sz w:val="18"/>
                <w:szCs w:val="18"/>
              </w:rPr>
            </w:pPr>
          </w:p>
        </w:tc>
        <w:tc>
          <w:tcPr>
            <w:tcW w:w="419" w:type="dxa"/>
            <w:tcBorders>
              <w:top w:val="single" w:sz="4" w:space="0" w:color="auto"/>
              <w:left w:val="single" w:sz="6" w:space="0" w:color="auto"/>
              <w:bottom w:val="single" w:sz="4" w:space="0" w:color="auto"/>
              <w:right w:val="single" w:sz="6" w:space="0" w:color="auto"/>
            </w:tcBorders>
            <w:vAlign w:val="center"/>
          </w:tcPr>
          <w:p w14:paraId="1DA2631F" w14:textId="77777777" w:rsidR="008C7DA5" w:rsidRPr="00341B8E" w:rsidRDefault="008C7DA5" w:rsidP="00FB4E58">
            <w:pPr>
              <w:pStyle w:val="TableText0"/>
              <w:keepNext w:val="0"/>
              <w:widowControl w:val="0"/>
              <w:jc w:val="center"/>
              <w:rPr>
                <w:sz w:val="18"/>
                <w:szCs w:val="18"/>
              </w:rPr>
            </w:pPr>
          </w:p>
        </w:tc>
        <w:tc>
          <w:tcPr>
            <w:tcW w:w="419" w:type="dxa"/>
            <w:tcBorders>
              <w:top w:val="single" w:sz="4" w:space="0" w:color="auto"/>
              <w:left w:val="single" w:sz="6" w:space="0" w:color="auto"/>
              <w:bottom w:val="single" w:sz="4" w:space="0" w:color="auto"/>
              <w:right w:val="single" w:sz="6" w:space="0" w:color="auto"/>
            </w:tcBorders>
            <w:vAlign w:val="center"/>
          </w:tcPr>
          <w:p w14:paraId="79C15E1F" w14:textId="77777777" w:rsidR="008C7DA5" w:rsidRPr="00341B8E" w:rsidRDefault="008C7DA5" w:rsidP="00FB4E58">
            <w:pPr>
              <w:pStyle w:val="TableText0"/>
              <w:keepNext w:val="0"/>
              <w:widowControl w:val="0"/>
              <w:jc w:val="center"/>
              <w:rPr>
                <w:sz w:val="18"/>
                <w:szCs w:val="18"/>
              </w:rPr>
            </w:pPr>
          </w:p>
        </w:tc>
        <w:tc>
          <w:tcPr>
            <w:tcW w:w="419" w:type="dxa"/>
            <w:tcBorders>
              <w:top w:val="single" w:sz="4" w:space="0" w:color="auto"/>
              <w:left w:val="single" w:sz="6" w:space="0" w:color="auto"/>
              <w:bottom w:val="single" w:sz="4" w:space="0" w:color="auto"/>
              <w:right w:val="single" w:sz="6" w:space="0" w:color="auto"/>
            </w:tcBorders>
            <w:vAlign w:val="center"/>
          </w:tcPr>
          <w:p w14:paraId="0A44BE81" w14:textId="77777777" w:rsidR="008C7DA5" w:rsidRPr="00341B8E" w:rsidRDefault="008C7DA5" w:rsidP="00FB4E58">
            <w:pPr>
              <w:pStyle w:val="TableText0"/>
              <w:keepNext w:val="0"/>
              <w:widowControl w:val="0"/>
              <w:jc w:val="center"/>
              <w:rPr>
                <w:sz w:val="18"/>
                <w:szCs w:val="18"/>
              </w:rPr>
            </w:pPr>
          </w:p>
        </w:tc>
        <w:tc>
          <w:tcPr>
            <w:tcW w:w="420" w:type="dxa"/>
            <w:tcBorders>
              <w:top w:val="single" w:sz="4" w:space="0" w:color="auto"/>
              <w:left w:val="single" w:sz="6" w:space="0" w:color="auto"/>
              <w:bottom w:val="single" w:sz="4" w:space="0" w:color="auto"/>
              <w:right w:val="single" w:sz="6" w:space="0" w:color="auto"/>
            </w:tcBorders>
            <w:vAlign w:val="center"/>
          </w:tcPr>
          <w:p w14:paraId="0A4D1C6E" w14:textId="77777777" w:rsidR="008C7DA5" w:rsidRPr="00341B8E" w:rsidRDefault="008C7DA5" w:rsidP="00FB4E58">
            <w:pPr>
              <w:pStyle w:val="TableText0"/>
              <w:keepNext w:val="0"/>
              <w:widowControl w:val="0"/>
              <w:jc w:val="center"/>
              <w:rPr>
                <w:sz w:val="18"/>
                <w:szCs w:val="18"/>
              </w:rPr>
            </w:pPr>
          </w:p>
        </w:tc>
        <w:tc>
          <w:tcPr>
            <w:tcW w:w="419" w:type="dxa"/>
            <w:tcBorders>
              <w:top w:val="single" w:sz="4" w:space="0" w:color="auto"/>
              <w:left w:val="single" w:sz="6" w:space="0" w:color="auto"/>
              <w:bottom w:val="single" w:sz="4" w:space="0" w:color="auto"/>
              <w:right w:val="single" w:sz="6" w:space="0" w:color="auto"/>
            </w:tcBorders>
            <w:vAlign w:val="center"/>
          </w:tcPr>
          <w:p w14:paraId="4B4858F7" w14:textId="77777777" w:rsidR="008C7DA5" w:rsidRPr="00341B8E" w:rsidRDefault="008C7DA5" w:rsidP="00FB4E58">
            <w:pPr>
              <w:pStyle w:val="TableText0"/>
              <w:keepNext w:val="0"/>
              <w:widowControl w:val="0"/>
              <w:jc w:val="center"/>
              <w:rPr>
                <w:sz w:val="18"/>
                <w:szCs w:val="18"/>
              </w:rPr>
            </w:pPr>
          </w:p>
        </w:tc>
        <w:tc>
          <w:tcPr>
            <w:tcW w:w="1240" w:type="dxa"/>
            <w:tcBorders>
              <w:top w:val="single" w:sz="4" w:space="0" w:color="auto"/>
              <w:left w:val="single" w:sz="6" w:space="0" w:color="auto"/>
              <w:bottom w:val="single" w:sz="4" w:space="0" w:color="auto"/>
              <w:right w:val="single" w:sz="6" w:space="0" w:color="auto"/>
            </w:tcBorders>
            <w:vAlign w:val="center"/>
          </w:tcPr>
          <w:p w14:paraId="3189CDA1" w14:textId="77777777" w:rsidR="008C7DA5" w:rsidRPr="00341B8E" w:rsidRDefault="008C7DA5" w:rsidP="00FB4E58">
            <w:pPr>
              <w:pStyle w:val="TableText0"/>
              <w:keepNext w:val="0"/>
              <w:widowControl w:val="0"/>
              <w:jc w:val="center"/>
              <w:rPr>
                <w:sz w:val="18"/>
                <w:szCs w:val="18"/>
              </w:rPr>
            </w:pPr>
          </w:p>
        </w:tc>
        <w:tc>
          <w:tcPr>
            <w:tcW w:w="1377" w:type="dxa"/>
            <w:tcBorders>
              <w:top w:val="single" w:sz="4" w:space="0" w:color="auto"/>
              <w:left w:val="single" w:sz="6" w:space="0" w:color="auto"/>
              <w:bottom w:val="single" w:sz="4" w:space="0" w:color="auto"/>
              <w:right w:val="single" w:sz="6" w:space="0" w:color="auto"/>
            </w:tcBorders>
            <w:vAlign w:val="center"/>
          </w:tcPr>
          <w:p w14:paraId="0EA2616C" w14:textId="77777777" w:rsidR="008C7DA5" w:rsidRPr="00341B8E" w:rsidRDefault="008C7DA5" w:rsidP="00FB4E58">
            <w:pPr>
              <w:pStyle w:val="TableText0"/>
              <w:keepNext w:val="0"/>
              <w:widowControl w:val="0"/>
              <w:jc w:val="center"/>
              <w:rPr>
                <w:sz w:val="18"/>
                <w:szCs w:val="18"/>
              </w:rPr>
            </w:pPr>
          </w:p>
        </w:tc>
        <w:tc>
          <w:tcPr>
            <w:tcW w:w="3928" w:type="dxa"/>
            <w:tcBorders>
              <w:top w:val="single" w:sz="4" w:space="0" w:color="auto"/>
              <w:left w:val="single" w:sz="6" w:space="0" w:color="auto"/>
              <w:bottom w:val="single" w:sz="4" w:space="0" w:color="auto"/>
              <w:right w:val="single" w:sz="4" w:space="0" w:color="auto"/>
            </w:tcBorders>
            <w:vAlign w:val="center"/>
            <w:hideMark/>
          </w:tcPr>
          <w:p w14:paraId="06802E1A" w14:textId="77777777" w:rsidR="008C7DA5" w:rsidRPr="00341B8E" w:rsidRDefault="00526A29" w:rsidP="00FB4E58">
            <w:pPr>
              <w:pStyle w:val="TableText0"/>
              <w:keepNext w:val="0"/>
              <w:widowControl w:val="0"/>
              <w:ind w:right="-111"/>
              <w:rPr>
                <w:sz w:val="18"/>
                <w:szCs w:val="18"/>
              </w:rPr>
            </w:pPr>
            <w:r>
              <w:rPr>
                <w:sz w:val="18"/>
                <w:szCs w:val="18"/>
              </w:rPr>
              <w:t>See Section 8.3.1 for specific requirements.</w:t>
            </w:r>
          </w:p>
        </w:tc>
      </w:tr>
      <w:tr w:rsidR="00CA657C" w14:paraId="1B0AAECA" w14:textId="77777777" w:rsidTr="00A01912">
        <w:trPr>
          <w:trHeight w:val="273"/>
        </w:trPr>
        <w:tc>
          <w:tcPr>
            <w:tcW w:w="1890" w:type="dxa"/>
            <w:tcBorders>
              <w:top w:val="single" w:sz="4" w:space="0" w:color="auto"/>
              <w:left w:val="single" w:sz="4" w:space="0" w:color="auto"/>
              <w:bottom w:val="single" w:sz="4" w:space="0" w:color="auto"/>
              <w:right w:val="single" w:sz="6" w:space="0" w:color="auto"/>
            </w:tcBorders>
            <w:vAlign w:val="center"/>
            <w:hideMark/>
          </w:tcPr>
          <w:p w14:paraId="73703BC7" w14:textId="77777777" w:rsidR="008C7DA5" w:rsidRPr="00341B8E" w:rsidRDefault="00526A29" w:rsidP="00FB4E58">
            <w:pPr>
              <w:pStyle w:val="TableText0"/>
              <w:keepNext w:val="0"/>
              <w:widowControl w:val="0"/>
              <w:ind w:right="-103"/>
              <w:rPr>
                <w:sz w:val="18"/>
                <w:szCs w:val="18"/>
              </w:rPr>
            </w:pPr>
            <w:r w:rsidRPr="00341B8E">
              <w:rPr>
                <w:sz w:val="18"/>
                <w:szCs w:val="18"/>
              </w:rPr>
              <w:t>Directed Physical Examination</w:t>
            </w:r>
          </w:p>
        </w:tc>
        <w:tc>
          <w:tcPr>
            <w:tcW w:w="835" w:type="dxa"/>
            <w:tcBorders>
              <w:top w:val="single" w:sz="4" w:space="0" w:color="auto"/>
              <w:left w:val="single" w:sz="6" w:space="0" w:color="auto"/>
              <w:bottom w:val="single" w:sz="4" w:space="0" w:color="auto"/>
              <w:right w:val="single" w:sz="6" w:space="0" w:color="auto"/>
            </w:tcBorders>
            <w:vAlign w:val="center"/>
          </w:tcPr>
          <w:p w14:paraId="33B23129" w14:textId="77777777" w:rsidR="008C7DA5" w:rsidRPr="00341B8E" w:rsidRDefault="008C7DA5" w:rsidP="00FB4E58">
            <w:pPr>
              <w:pStyle w:val="TableText0"/>
              <w:keepNext w:val="0"/>
              <w:widowControl w:val="0"/>
              <w:jc w:val="center"/>
              <w:rPr>
                <w:sz w:val="18"/>
                <w:szCs w:val="18"/>
              </w:rPr>
            </w:pPr>
          </w:p>
        </w:tc>
        <w:tc>
          <w:tcPr>
            <w:tcW w:w="412" w:type="dxa"/>
            <w:tcBorders>
              <w:top w:val="single" w:sz="4" w:space="0" w:color="auto"/>
              <w:left w:val="single" w:sz="6" w:space="0" w:color="auto"/>
              <w:bottom w:val="single" w:sz="4" w:space="0" w:color="auto"/>
              <w:right w:val="single" w:sz="6" w:space="0" w:color="auto"/>
            </w:tcBorders>
            <w:vAlign w:val="center"/>
          </w:tcPr>
          <w:p w14:paraId="5614D313" w14:textId="77777777" w:rsidR="008C7DA5" w:rsidRPr="00341B8E" w:rsidRDefault="00526A29" w:rsidP="00FB4E58">
            <w:pPr>
              <w:pStyle w:val="TableText0"/>
              <w:keepNext w:val="0"/>
              <w:widowControl w:val="0"/>
              <w:jc w:val="center"/>
              <w:rPr>
                <w:sz w:val="18"/>
                <w:szCs w:val="18"/>
              </w:rPr>
            </w:pPr>
            <w:r>
              <w:rPr>
                <w:sz w:val="18"/>
                <w:szCs w:val="18"/>
              </w:rPr>
              <w:t>X</w:t>
            </w:r>
          </w:p>
        </w:tc>
        <w:tc>
          <w:tcPr>
            <w:tcW w:w="418" w:type="dxa"/>
            <w:tcBorders>
              <w:top w:val="single" w:sz="4" w:space="0" w:color="auto"/>
              <w:left w:val="single" w:sz="6" w:space="0" w:color="auto"/>
              <w:bottom w:val="single" w:sz="4" w:space="0" w:color="auto"/>
              <w:right w:val="single" w:sz="6" w:space="0" w:color="auto"/>
            </w:tcBorders>
            <w:vAlign w:val="center"/>
          </w:tcPr>
          <w:p w14:paraId="77F2704B" w14:textId="77777777" w:rsidR="008C7DA5" w:rsidRPr="00341B8E" w:rsidRDefault="00526A29" w:rsidP="00FB4E58">
            <w:pPr>
              <w:pStyle w:val="TableText0"/>
              <w:keepNext w:val="0"/>
              <w:widowControl w:val="0"/>
              <w:jc w:val="center"/>
              <w:rPr>
                <w:sz w:val="18"/>
                <w:szCs w:val="18"/>
              </w:rPr>
            </w:pPr>
            <w:r w:rsidRPr="00341B8E">
              <w:rPr>
                <w:sz w:val="18"/>
                <w:szCs w:val="18"/>
              </w:rPr>
              <w:t>X</w:t>
            </w:r>
          </w:p>
        </w:tc>
        <w:tc>
          <w:tcPr>
            <w:tcW w:w="419" w:type="dxa"/>
            <w:tcBorders>
              <w:top w:val="single" w:sz="4" w:space="0" w:color="auto"/>
              <w:left w:val="single" w:sz="6" w:space="0" w:color="auto"/>
              <w:bottom w:val="single" w:sz="4" w:space="0" w:color="auto"/>
              <w:right w:val="single" w:sz="6" w:space="0" w:color="auto"/>
            </w:tcBorders>
            <w:vAlign w:val="center"/>
          </w:tcPr>
          <w:p w14:paraId="2ACAD8C5" w14:textId="77777777" w:rsidR="008C7DA5" w:rsidRPr="00341B8E" w:rsidRDefault="008C7DA5" w:rsidP="00FB4E58">
            <w:pPr>
              <w:pStyle w:val="TableText0"/>
              <w:keepNext w:val="0"/>
              <w:widowControl w:val="0"/>
              <w:jc w:val="center"/>
              <w:rPr>
                <w:sz w:val="18"/>
                <w:szCs w:val="18"/>
              </w:rPr>
            </w:pPr>
          </w:p>
        </w:tc>
        <w:tc>
          <w:tcPr>
            <w:tcW w:w="420" w:type="dxa"/>
            <w:tcBorders>
              <w:top w:val="single" w:sz="4" w:space="0" w:color="auto"/>
              <w:left w:val="single" w:sz="6" w:space="0" w:color="auto"/>
              <w:bottom w:val="single" w:sz="4" w:space="0" w:color="auto"/>
              <w:right w:val="single" w:sz="6" w:space="0" w:color="auto"/>
            </w:tcBorders>
            <w:vAlign w:val="center"/>
          </w:tcPr>
          <w:p w14:paraId="42EACA38" w14:textId="77777777" w:rsidR="008C7DA5" w:rsidRPr="00341B8E" w:rsidRDefault="008C7DA5" w:rsidP="00FB4E58">
            <w:pPr>
              <w:pStyle w:val="TableText0"/>
              <w:keepNext w:val="0"/>
              <w:widowControl w:val="0"/>
              <w:jc w:val="center"/>
              <w:rPr>
                <w:sz w:val="18"/>
                <w:szCs w:val="18"/>
              </w:rPr>
            </w:pPr>
          </w:p>
        </w:tc>
        <w:tc>
          <w:tcPr>
            <w:tcW w:w="419" w:type="dxa"/>
            <w:tcBorders>
              <w:top w:val="single" w:sz="4" w:space="0" w:color="auto"/>
              <w:left w:val="single" w:sz="6" w:space="0" w:color="auto"/>
              <w:bottom w:val="single" w:sz="4" w:space="0" w:color="auto"/>
              <w:right w:val="single" w:sz="6" w:space="0" w:color="auto"/>
            </w:tcBorders>
            <w:vAlign w:val="center"/>
            <w:hideMark/>
          </w:tcPr>
          <w:p w14:paraId="445C9937" w14:textId="77777777" w:rsidR="008C7DA5" w:rsidRPr="00341B8E" w:rsidRDefault="008C7DA5" w:rsidP="00FB4E58">
            <w:pPr>
              <w:pStyle w:val="TableText0"/>
              <w:keepNext w:val="0"/>
              <w:widowControl w:val="0"/>
              <w:jc w:val="center"/>
              <w:rPr>
                <w:sz w:val="18"/>
                <w:szCs w:val="18"/>
              </w:rPr>
            </w:pPr>
          </w:p>
        </w:tc>
        <w:tc>
          <w:tcPr>
            <w:tcW w:w="419" w:type="dxa"/>
            <w:tcBorders>
              <w:top w:val="single" w:sz="4" w:space="0" w:color="auto"/>
              <w:left w:val="single" w:sz="6" w:space="0" w:color="auto"/>
              <w:bottom w:val="single" w:sz="4" w:space="0" w:color="auto"/>
              <w:right w:val="single" w:sz="6" w:space="0" w:color="auto"/>
            </w:tcBorders>
            <w:vAlign w:val="center"/>
          </w:tcPr>
          <w:p w14:paraId="2F6EA8C6" w14:textId="77777777" w:rsidR="008C7DA5" w:rsidRPr="00341B8E" w:rsidRDefault="00526A29" w:rsidP="00FB4E58">
            <w:pPr>
              <w:pStyle w:val="TableText0"/>
              <w:keepNext w:val="0"/>
              <w:widowControl w:val="0"/>
              <w:jc w:val="center"/>
              <w:rPr>
                <w:sz w:val="18"/>
                <w:szCs w:val="18"/>
              </w:rPr>
            </w:pPr>
            <w:r w:rsidRPr="00341B8E">
              <w:rPr>
                <w:sz w:val="18"/>
                <w:szCs w:val="18"/>
              </w:rPr>
              <w:t>X</w:t>
            </w:r>
          </w:p>
        </w:tc>
        <w:tc>
          <w:tcPr>
            <w:tcW w:w="419" w:type="dxa"/>
            <w:tcBorders>
              <w:top w:val="single" w:sz="4" w:space="0" w:color="auto"/>
              <w:left w:val="single" w:sz="6" w:space="0" w:color="auto"/>
              <w:bottom w:val="single" w:sz="4" w:space="0" w:color="auto"/>
              <w:right w:val="single" w:sz="6" w:space="0" w:color="auto"/>
            </w:tcBorders>
            <w:vAlign w:val="center"/>
            <w:hideMark/>
          </w:tcPr>
          <w:p w14:paraId="434D8CF2" w14:textId="77777777" w:rsidR="008C7DA5" w:rsidRPr="00341B8E" w:rsidRDefault="00526A29" w:rsidP="00FB4E58">
            <w:pPr>
              <w:pStyle w:val="TableText0"/>
              <w:keepNext w:val="0"/>
              <w:widowControl w:val="0"/>
              <w:jc w:val="center"/>
              <w:rPr>
                <w:sz w:val="18"/>
                <w:szCs w:val="18"/>
              </w:rPr>
            </w:pPr>
            <w:r w:rsidRPr="00341B8E">
              <w:rPr>
                <w:sz w:val="18"/>
                <w:szCs w:val="18"/>
              </w:rPr>
              <w:t>X</w:t>
            </w:r>
          </w:p>
        </w:tc>
        <w:tc>
          <w:tcPr>
            <w:tcW w:w="420" w:type="dxa"/>
            <w:tcBorders>
              <w:top w:val="single" w:sz="4" w:space="0" w:color="auto"/>
              <w:left w:val="single" w:sz="6" w:space="0" w:color="auto"/>
              <w:bottom w:val="single" w:sz="4" w:space="0" w:color="auto"/>
              <w:right w:val="single" w:sz="6" w:space="0" w:color="auto"/>
            </w:tcBorders>
            <w:vAlign w:val="center"/>
            <w:hideMark/>
          </w:tcPr>
          <w:p w14:paraId="1124F1AA" w14:textId="77777777" w:rsidR="008C7DA5" w:rsidRPr="00341B8E" w:rsidRDefault="00526A29" w:rsidP="00FB4E58">
            <w:pPr>
              <w:pStyle w:val="TableText0"/>
              <w:keepNext w:val="0"/>
              <w:widowControl w:val="0"/>
              <w:jc w:val="center"/>
              <w:rPr>
                <w:sz w:val="18"/>
                <w:szCs w:val="18"/>
              </w:rPr>
            </w:pPr>
            <w:r w:rsidRPr="00341B8E">
              <w:rPr>
                <w:sz w:val="18"/>
                <w:szCs w:val="18"/>
              </w:rPr>
              <w:t>X</w:t>
            </w:r>
          </w:p>
        </w:tc>
        <w:tc>
          <w:tcPr>
            <w:tcW w:w="419" w:type="dxa"/>
            <w:tcBorders>
              <w:top w:val="single" w:sz="4" w:space="0" w:color="auto"/>
              <w:left w:val="single" w:sz="6" w:space="0" w:color="auto"/>
              <w:bottom w:val="single" w:sz="4" w:space="0" w:color="auto"/>
              <w:right w:val="single" w:sz="6" w:space="0" w:color="auto"/>
            </w:tcBorders>
            <w:vAlign w:val="center"/>
            <w:hideMark/>
          </w:tcPr>
          <w:p w14:paraId="5157C0C0" w14:textId="77777777" w:rsidR="008C7DA5" w:rsidRPr="00341B8E" w:rsidRDefault="00526A29" w:rsidP="00FB4E58">
            <w:pPr>
              <w:pStyle w:val="TableText0"/>
              <w:keepNext w:val="0"/>
              <w:widowControl w:val="0"/>
              <w:jc w:val="center"/>
              <w:rPr>
                <w:sz w:val="18"/>
                <w:szCs w:val="18"/>
              </w:rPr>
            </w:pPr>
            <w:r w:rsidRPr="00341B8E">
              <w:rPr>
                <w:sz w:val="18"/>
                <w:szCs w:val="18"/>
              </w:rPr>
              <w:t>X</w:t>
            </w:r>
          </w:p>
        </w:tc>
        <w:tc>
          <w:tcPr>
            <w:tcW w:w="1240" w:type="dxa"/>
            <w:tcBorders>
              <w:top w:val="single" w:sz="4" w:space="0" w:color="auto"/>
              <w:left w:val="single" w:sz="6" w:space="0" w:color="auto"/>
              <w:bottom w:val="single" w:sz="4" w:space="0" w:color="auto"/>
              <w:right w:val="single" w:sz="6" w:space="0" w:color="auto"/>
            </w:tcBorders>
            <w:vAlign w:val="center"/>
          </w:tcPr>
          <w:p w14:paraId="2E8A7638" w14:textId="77777777" w:rsidR="008C7DA5" w:rsidRPr="00341B8E" w:rsidRDefault="00526A29" w:rsidP="00FB4E58">
            <w:pPr>
              <w:pStyle w:val="TableText0"/>
              <w:keepNext w:val="0"/>
              <w:widowControl w:val="0"/>
              <w:jc w:val="center"/>
              <w:rPr>
                <w:sz w:val="18"/>
                <w:szCs w:val="18"/>
              </w:rPr>
            </w:pPr>
            <w:r>
              <w:rPr>
                <w:sz w:val="18"/>
                <w:szCs w:val="18"/>
              </w:rPr>
              <w:t>X</w:t>
            </w:r>
          </w:p>
        </w:tc>
        <w:tc>
          <w:tcPr>
            <w:tcW w:w="1377" w:type="dxa"/>
            <w:tcBorders>
              <w:top w:val="single" w:sz="4" w:space="0" w:color="auto"/>
              <w:left w:val="single" w:sz="6" w:space="0" w:color="auto"/>
              <w:bottom w:val="single" w:sz="4" w:space="0" w:color="auto"/>
              <w:right w:val="single" w:sz="6" w:space="0" w:color="auto"/>
            </w:tcBorders>
            <w:vAlign w:val="center"/>
            <w:hideMark/>
          </w:tcPr>
          <w:p w14:paraId="10E60E79" w14:textId="77777777" w:rsidR="008C7DA5" w:rsidRPr="00341B8E" w:rsidRDefault="008C7DA5" w:rsidP="00FB4E58">
            <w:pPr>
              <w:pStyle w:val="TableText0"/>
              <w:keepNext w:val="0"/>
              <w:widowControl w:val="0"/>
              <w:jc w:val="center"/>
              <w:rPr>
                <w:sz w:val="18"/>
                <w:szCs w:val="18"/>
              </w:rPr>
            </w:pPr>
          </w:p>
        </w:tc>
        <w:tc>
          <w:tcPr>
            <w:tcW w:w="3928" w:type="dxa"/>
            <w:tcBorders>
              <w:top w:val="single" w:sz="4" w:space="0" w:color="auto"/>
              <w:left w:val="single" w:sz="6" w:space="0" w:color="auto"/>
              <w:bottom w:val="single" w:sz="4" w:space="0" w:color="auto"/>
              <w:right w:val="single" w:sz="4" w:space="0" w:color="auto"/>
            </w:tcBorders>
            <w:vAlign w:val="center"/>
            <w:hideMark/>
          </w:tcPr>
          <w:p w14:paraId="64C60069" w14:textId="77777777" w:rsidR="008C7DA5" w:rsidRPr="00341B8E" w:rsidRDefault="00526A29" w:rsidP="00FB4E58">
            <w:pPr>
              <w:pStyle w:val="TableText0"/>
              <w:keepNext w:val="0"/>
              <w:widowControl w:val="0"/>
              <w:ind w:right="-111"/>
              <w:rPr>
                <w:sz w:val="18"/>
                <w:szCs w:val="18"/>
              </w:rPr>
            </w:pPr>
            <w:r>
              <w:rPr>
                <w:sz w:val="18"/>
                <w:szCs w:val="18"/>
              </w:rPr>
              <w:t>Review of new clinically significant abnormal findings. See Section 8.3.1 for specific requirements.</w:t>
            </w:r>
          </w:p>
        </w:tc>
      </w:tr>
      <w:tr w:rsidR="00CA657C" w14:paraId="71B355AA" w14:textId="77777777" w:rsidTr="00A01912">
        <w:trPr>
          <w:trHeight w:val="273"/>
        </w:trPr>
        <w:tc>
          <w:tcPr>
            <w:tcW w:w="1890" w:type="dxa"/>
            <w:tcBorders>
              <w:top w:val="single" w:sz="4" w:space="0" w:color="auto"/>
              <w:left w:val="single" w:sz="4" w:space="0" w:color="auto"/>
              <w:bottom w:val="single" w:sz="4" w:space="0" w:color="auto"/>
              <w:right w:val="single" w:sz="6" w:space="0" w:color="auto"/>
            </w:tcBorders>
            <w:vAlign w:val="center"/>
            <w:hideMark/>
          </w:tcPr>
          <w:p w14:paraId="03E02B6A" w14:textId="77777777" w:rsidR="008C7DA5" w:rsidRPr="00341B8E" w:rsidRDefault="00526A29" w:rsidP="00FB4E58">
            <w:pPr>
              <w:pStyle w:val="TableText0"/>
              <w:keepNext w:val="0"/>
              <w:widowControl w:val="0"/>
              <w:rPr>
                <w:sz w:val="18"/>
                <w:szCs w:val="18"/>
              </w:rPr>
            </w:pPr>
            <w:r w:rsidRPr="00341B8E">
              <w:rPr>
                <w:sz w:val="18"/>
                <w:szCs w:val="18"/>
              </w:rPr>
              <w:t>Height</w:t>
            </w:r>
          </w:p>
        </w:tc>
        <w:tc>
          <w:tcPr>
            <w:tcW w:w="835" w:type="dxa"/>
            <w:tcBorders>
              <w:top w:val="single" w:sz="4" w:space="0" w:color="auto"/>
              <w:left w:val="single" w:sz="6" w:space="0" w:color="auto"/>
              <w:bottom w:val="single" w:sz="4" w:space="0" w:color="auto"/>
              <w:right w:val="single" w:sz="6" w:space="0" w:color="auto"/>
            </w:tcBorders>
            <w:vAlign w:val="center"/>
            <w:hideMark/>
          </w:tcPr>
          <w:p w14:paraId="49EE458B" w14:textId="77777777" w:rsidR="008C7DA5" w:rsidRPr="00341B8E" w:rsidRDefault="00526A29" w:rsidP="00FB4E58">
            <w:pPr>
              <w:pStyle w:val="TableText0"/>
              <w:keepNext w:val="0"/>
              <w:widowControl w:val="0"/>
              <w:jc w:val="center"/>
              <w:rPr>
                <w:sz w:val="18"/>
                <w:szCs w:val="18"/>
              </w:rPr>
            </w:pPr>
            <w:r w:rsidRPr="00341B8E">
              <w:rPr>
                <w:sz w:val="18"/>
                <w:szCs w:val="18"/>
              </w:rPr>
              <w:t>X</w:t>
            </w:r>
          </w:p>
        </w:tc>
        <w:tc>
          <w:tcPr>
            <w:tcW w:w="412" w:type="dxa"/>
            <w:tcBorders>
              <w:top w:val="single" w:sz="4" w:space="0" w:color="auto"/>
              <w:left w:val="single" w:sz="6" w:space="0" w:color="auto"/>
              <w:bottom w:val="single" w:sz="4" w:space="0" w:color="auto"/>
              <w:right w:val="single" w:sz="6" w:space="0" w:color="auto"/>
            </w:tcBorders>
            <w:vAlign w:val="center"/>
          </w:tcPr>
          <w:p w14:paraId="54EEBCA3" w14:textId="77777777" w:rsidR="008C7DA5" w:rsidRPr="00341B8E" w:rsidRDefault="008C7DA5" w:rsidP="00FB4E58">
            <w:pPr>
              <w:pStyle w:val="TableText0"/>
              <w:keepNext w:val="0"/>
              <w:widowControl w:val="0"/>
              <w:jc w:val="center"/>
              <w:rPr>
                <w:sz w:val="18"/>
                <w:szCs w:val="18"/>
              </w:rPr>
            </w:pPr>
          </w:p>
        </w:tc>
        <w:tc>
          <w:tcPr>
            <w:tcW w:w="418" w:type="dxa"/>
            <w:tcBorders>
              <w:top w:val="single" w:sz="4" w:space="0" w:color="auto"/>
              <w:left w:val="single" w:sz="6" w:space="0" w:color="auto"/>
              <w:bottom w:val="single" w:sz="4" w:space="0" w:color="auto"/>
              <w:right w:val="single" w:sz="6" w:space="0" w:color="auto"/>
            </w:tcBorders>
            <w:vAlign w:val="center"/>
          </w:tcPr>
          <w:p w14:paraId="65C79C91" w14:textId="77777777" w:rsidR="008C7DA5" w:rsidRPr="00341B8E" w:rsidRDefault="008C7DA5" w:rsidP="00FB4E58">
            <w:pPr>
              <w:pStyle w:val="TableText0"/>
              <w:keepNext w:val="0"/>
              <w:widowControl w:val="0"/>
              <w:jc w:val="center"/>
              <w:rPr>
                <w:sz w:val="18"/>
                <w:szCs w:val="18"/>
              </w:rPr>
            </w:pPr>
          </w:p>
        </w:tc>
        <w:tc>
          <w:tcPr>
            <w:tcW w:w="419" w:type="dxa"/>
            <w:tcBorders>
              <w:top w:val="single" w:sz="4" w:space="0" w:color="auto"/>
              <w:left w:val="single" w:sz="6" w:space="0" w:color="auto"/>
              <w:bottom w:val="single" w:sz="4" w:space="0" w:color="auto"/>
              <w:right w:val="single" w:sz="6" w:space="0" w:color="auto"/>
            </w:tcBorders>
            <w:vAlign w:val="center"/>
          </w:tcPr>
          <w:p w14:paraId="35CE6156" w14:textId="77777777" w:rsidR="008C7DA5" w:rsidRPr="00341B8E" w:rsidRDefault="008C7DA5" w:rsidP="00FB4E58">
            <w:pPr>
              <w:pStyle w:val="TableText0"/>
              <w:keepNext w:val="0"/>
              <w:widowControl w:val="0"/>
              <w:jc w:val="center"/>
              <w:rPr>
                <w:sz w:val="18"/>
                <w:szCs w:val="18"/>
              </w:rPr>
            </w:pPr>
          </w:p>
        </w:tc>
        <w:tc>
          <w:tcPr>
            <w:tcW w:w="420" w:type="dxa"/>
            <w:tcBorders>
              <w:top w:val="single" w:sz="4" w:space="0" w:color="auto"/>
              <w:left w:val="single" w:sz="6" w:space="0" w:color="auto"/>
              <w:bottom w:val="single" w:sz="4" w:space="0" w:color="auto"/>
              <w:right w:val="single" w:sz="6" w:space="0" w:color="auto"/>
            </w:tcBorders>
            <w:vAlign w:val="center"/>
          </w:tcPr>
          <w:p w14:paraId="4978E0FB" w14:textId="77777777" w:rsidR="008C7DA5" w:rsidRPr="00341B8E" w:rsidRDefault="008C7DA5" w:rsidP="00FB4E58">
            <w:pPr>
              <w:pStyle w:val="TableText0"/>
              <w:keepNext w:val="0"/>
              <w:widowControl w:val="0"/>
              <w:jc w:val="center"/>
              <w:rPr>
                <w:sz w:val="18"/>
                <w:szCs w:val="18"/>
              </w:rPr>
            </w:pPr>
          </w:p>
        </w:tc>
        <w:tc>
          <w:tcPr>
            <w:tcW w:w="419" w:type="dxa"/>
            <w:tcBorders>
              <w:top w:val="single" w:sz="4" w:space="0" w:color="auto"/>
              <w:left w:val="single" w:sz="6" w:space="0" w:color="auto"/>
              <w:bottom w:val="single" w:sz="4" w:space="0" w:color="auto"/>
              <w:right w:val="single" w:sz="6" w:space="0" w:color="auto"/>
            </w:tcBorders>
            <w:vAlign w:val="center"/>
          </w:tcPr>
          <w:p w14:paraId="3D5BD4A0" w14:textId="77777777" w:rsidR="008C7DA5" w:rsidRPr="00341B8E" w:rsidRDefault="008C7DA5" w:rsidP="00FB4E58">
            <w:pPr>
              <w:pStyle w:val="TableText0"/>
              <w:keepNext w:val="0"/>
              <w:widowControl w:val="0"/>
              <w:jc w:val="center"/>
              <w:rPr>
                <w:sz w:val="18"/>
                <w:szCs w:val="18"/>
              </w:rPr>
            </w:pPr>
          </w:p>
        </w:tc>
        <w:tc>
          <w:tcPr>
            <w:tcW w:w="419" w:type="dxa"/>
            <w:tcBorders>
              <w:top w:val="single" w:sz="4" w:space="0" w:color="auto"/>
              <w:left w:val="single" w:sz="6" w:space="0" w:color="auto"/>
              <w:bottom w:val="single" w:sz="4" w:space="0" w:color="auto"/>
              <w:right w:val="single" w:sz="6" w:space="0" w:color="auto"/>
            </w:tcBorders>
            <w:vAlign w:val="center"/>
          </w:tcPr>
          <w:p w14:paraId="06F8D6FE" w14:textId="77777777" w:rsidR="008C7DA5" w:rsidRPr="00341B8E" w:rsidRDefault="008C7DA5" w:rsidP="00FB4E58">
            <w:pPr>
              <w:pStyle w:val="TableText0"/>
              <w:keepNext w:val="0"/>
              <w:widowControl w:val="0"/>
              <w:jc w:val="center"/>
              <w:rPr>
                <w:sz w:val="18"/>
                <w:szCs w:val="18"/>
              </w:rPr>
            </w:pPr>
          </w:p>
        </w:tc>
        <w:tc>
          <w:tcPr>
            <w:tcW w:w="419" w:type="dxa"/>
            <w:tcBorders>
              <w:top w:val="single" w:sz="4" w:space="0" w:color="auto"/>
              <w:left w:val="single" w:sz="6" w:space="0" w:color="auto"/>
              <w:bottom w:val="single" w:sz="4" w:space="0" w:color="auto"/>
              <w:right w:val="single" w:sz="6" w:space="0" w:color="auto"/>
            </w:tcBorders>
            <w:vAlign w:val="center"/>
          </w:tcPr>
          <w:p w14:paraId="135C9216" w14:textId="77777777" w:rsidR="008C7DA5" w:rsidRPr="00341B8E" w:rsidRDefault="008C7DA5" w:rsidP="00FB4E58">
            <w:pPr>
              <w:pStyle w:val="TableText0"/>
              <w:keepNext w:val="0"/>
              <w:widowControl w:val="0"/>
              <w:jc w:val="center"/>
              <w:rPr>
                <w:sz w:val="18"/>
                <w:szCs w:val="18"/>
              </w:rPr>
            </w:pPr>
          </w:p>
        </w:tc>
        <w:tc>
          <w:tcPr>
            <w:tcW w:w="420" w:type="dxa"/>
            <w:tcBorders>
              <w:top w:val="single" w:sz="4" w:space="0" w:color="auto"/>
              <w:left w:val="single" w:sz="6" w:space="0" w:color="auto"/>
              <w:bottom w:val="single" w:sz="4" w:space="0" w:color="auto"/>
              <w:right w:val="single" w:sz="6" w:space="0" w:color="auto"/>
            </w:tcBorders>
            <w:vAlign w:val="center"/>
          </w:tcPr>
          <w:p w14:paraId="615D183A" w14:textId="77777777" w:rsidR="008C7DA5" w:rsidRPr="00341B8E" w:rsidRDefault="008C7DA5" w:rsidP="00FB4E58">
            <w:pPr>
              <w:pStyle w:val="TableText0"/>
              <w:keepNext w:val="0"/>
              <w:widowControl w:val="0"/>
              <w:jc w:val="center"/>
              <w:rPr>
                <w:sz w:val="18"/>
                <w:szCs w:val="18"/>
              </w:rPr>
            </w:pPr>
          </w:p>
        </w:tc>
        <w:tc>
          <w:tcPr>
            <w:tcW w:w="419" w:type="dxa"/>
            <w:tcBorders>
              <w:top w:val="single" w:sz="4" w:space="0" w:color="auto"/>
              <w:left w:val="single" w:sz="6" w:space="0" w:color="auto"/>
              <w:bottom w:val="single" w:sz="4" w:space="0" w:color="auto"/>
              <w:right w:val="single" w:sz="6" w:space="0" w:color="auto"/>
            </w:tcBorders>
            <w:vAlign w:val="center"/>
          </w:tcPr>
          <w:p w14:paraId="4B7758CA" w14:textId="77777777" w:rsidR="008C7DA5" w:rsidRPr="00341B8E" w:rsidRDefault="008C7DA5" w:rsidP="00FB4E58">
            <w:pPr>
              <w:pStyle w:val="TableText0"/>
              <w:keepNext w:val="0"/>
              <w:widowControl w:val="0"/>
              <w:jc w:val="center"/>
              <w:rPr>
                <w:sz w:val="18"/>
                <w:szCs w:val="18"/>
              </w:rPr>
            </w:pPr>
          </w:p>
        </w:tc>
        <w:tc>
          <w:tcPr>
            <w:tcW w:w="1240" w:type="dxa"/>
            <w:tcBorders>
              <w:top w:val="single" w:sz="4" w:space="0" w:color="auto"/>
              <w:left w:val="single" w:sz="6" w:space="0" w:color="auto"/>
              <w:bottom w:val="single" w:sz="4" w:space="0" w:color="auto"/>
              <w:right w:val="single" w:sz="6" w:space="0" w:color="auto"/>
            </w:tcBorders>
            <w:vAlign w:val="center"/>
          </w:tcPr>
          <w:p w14:paraId="3C96108E" w14:textId="77777777" w:rsidR="008C7DA5" w:rsidRPr="00341B8E" w:rsidRDefault="008C7DA5" w:rsidP="00FB4E58">
            <w:pPr>
              <w:pStyle w:val="TableText0"/>
              <w:keepNext w:val="0"/>
              <w:widowControl w:val="0"/>
              <w:jc w:val="center"/>
              <w:rPr>
                <w:sz w:val="18"/>
                <w:szCs w:val="18"/>
              </w:rPr>
            </w:pPr>
          </w:p>
        </w:tc>
        <w:tc>
          <w:tcPr>
            <w:tcW w:w="1377" w:type="dxa"/>
            <w:tcBorders>
              <w:top w:val="single" w:sz="4" w:space="0" w:color="auto"/>
              <w:left w:val="single" w:sz="6" w:space="0" w:color="auto"/>
              <w:bottom w:val="single" w:sz="4" w:space="0" w:color="auto"/>
              <w:right w:val="single" w:sz="6" w:space="0" w:color="auto"/>
            </w:tcBorders>
            <w:vAlign w:val="center"/>
          </w:tcPr>
          <w:p w14:paraId="6405E2E3" w14:textId="77777777" w:rsidR="008C7DA5" w:rsidRPr="00341B8E" w:rsidRDefault="008C7DA5" w:rsidP="00FB4E58">
            <w:pPr>
              <w:pStyle w:val="TableText0"/>
              <w:keepNext w:val="0"/>
              <w:widowControl w:val="0"/>
              <w:jc w:val="center"/>
              <w:rPr>
                <w:sz w:val="18"/>
                <w:szCs w:val="18"/>
              </w:rPr>
            </w:pPr>
          </w:p>
        </w:tc>
        <w:tc>
          <w:tcPr>
            <w:tcW w:w="3928" w:type="dxa"/>
            <w:tcBorders>
              <w:top w:val="single" w:sz="4" w:space="0" w:color="auto"/>
              <w:left w:val="single" w:sz="6" w:space="0" w:color="auto"/>
              <w:bottom w:val="single" w:sz="4" w:space="0" w:color="auto"/>
              <w:right w:val="single" w:sz="4" w:space="0" w:color="auto"/>
            </w:tcBorders>
            <w:vAlign w:val="center"/>
          </w:tcPr>
          <w:p w14:paraId="50DE0D5C" w14:textId="77777777" w:rsidR="008C7DA5" w:rsidRPr="00341B8E" w:rsidRDefault="008C7DA5" w:rsidP="00FB4E58">
            <w:pPr>
              <w:pStyle w:val="TableText0"/>
              <w:keepNext w:val="0"/>
              <w:widowControl w:val="0"/>
              <w:ind w:right="-111"/>
              <w:rPr>
                <w:sz w:val="18"/>
                <w:szCs w:val="18"/>
              </w:rPr>
            </w:pPr>
          </w:p>
        </w:tc>
      </w:tr>
      <w:tr w:rsidR="00CA657C" w14:paraId="2C2667F1" w14:textId="77777777" w:rsidTr="00A01912">
        <w:trPr>
          <w:trHeight w:val="273"/>
        </w:trPr>
        <w:tc>
          <w:tcPr>
            <w:tcW w:w="1890" w:type="dxa"/>
            <w:tcBorders>
              <w:top w:val="single" w:sz="4" w:space="0" w:color="auto"/>
              <w:left w:val="single" w:sz="4" w:space="0" w:color="auto"/>
              <w:bottom w:val="single" w:sz="4" w:space="0" w:color="auto"/>
              <w:right w:val="single" w:sz="6" w:space="0" w:color="auto"/>
            </w:tcBorders>
            <w:vAlign w:val="center"/>
            <w:hideMark/>
          </w:tcPr>
          <w:p w14:paraId="07EA5365" w14:textId="77777777" w:rsidR="008C7DA5" w:rsidRPr="00341B8E" w:rsidRDefault="00526A29" w:rsidP="00FB4E58">
            <w:pPr>
              <w:pStyle w:val="TableText0"/>
              <w:keepNext w:val="0"/>
              <w:widowControl w:val="0"/>
              <w:rPr>
                <w:sz w:val="18"/>
                <w:szCs w:val="18"/>
              </w:rPr>
            </w:pPr>
            <w:r w:rsidRPr="00341B8E">
              <w:rPr>
                <w:sz w:val="18"/>
                <w:szCs w:val="18"/>
              </w:rPr>
              <w:t>Weight</w:t>
            </w:r>
          </w:p>
        </w:tc>
        <w:tc>
          <w:tcPr>
            <w:tcW w:w="835" w:type="dxa"/>
            <w:tcBorders>
              <w:top w:val="single" w:sz="4" w:space="0" w:color="auto"/>
              <w:left w:val="single" w:sz="6" w:space="0" w:color="auto"/>
              <w:bottom w:val="single" w:sz="4" w:space="0" w:color="auto"/>
              <w:right w:val="single" w:sz="6" w:space="0" w:color="auto"/>
            </w:tcBorders>
            <w:vAlign w:val="center"/>
            <w:hideMark/>
          </w:tcPr>
          <w:p w14:paraId="438E0E40" w14:textId="77777777" w:rsidR="008C7DA5" w:rsidRPr="00341B8E" w:rsidRDefault="00526A29" w:rsidP="00FB4E58">
            <w:pPr>
              <w:pStyle w:val="TableText0"/>
              <w:keepNext w:val="0"/>
              <w:widowControl w:val="0"/>
              <w:jc w:val="center"/>
              <w:rPr>
                <w:sz w:val="18"/>
                <w:szCs w:val="18"/>
              </w:rPr>
            </w:pPr>
            <w:r w:rsidRPr="00341B8E">
              <w:rPr>
                <w:sz w:val="18"/>
                <w:szCs w:val="18"/>
              </w:rPr>
              <w:t>X</w:t>
            </w:r>
          </w:p>
        </w:tc>
        <w:tc>
          <w:tcPr>
            <w:tcW w:w="412" w:type="dxa"/>
            <w:tcBorders>
              <w:top w:val="single" w:sz="4" w:space="0" w:color="auto"/>
              <w:left w:val="single" w:sz="6" w:space="0" w:color="auto"/>
              <w:bottom w:val="single" w:sz="4" w:space="0" w:color="auto"/>
              <w:right w:val="single" w:sz="6" w:space="0" w:color="auto"/>
            </w:tcBorders>
            <w:vAlign w:val="center"/>
          </w:tcPr>
          <w:p w14:paraId="3BC58ECF" w14:textId="77777777" w:rsidR="008C7DA5" w:rsidRPr="00341B8E" w:rsidRDefault="00526A29" w:rsidP="00FB4E58">
            <w:pPr>
              <w:pStyle w:val="TableText0"/>
              <w:keepNext w:val="0"/>
              <w:widowControl w:val="0"/>
              <w:jc w:val="center"/>
              <w:rPr>
                <w:sz w:val="18"/>
                <w:szCs w:val="18"/>
              </w:rPr>
            </w:pPr>
            <w:r w:rsidRPr="00341B8E">
              <w:rPr>
                <w:sz w:val="18"/>
                <w:szCs w:val="18"/>
              </w:rPr>
              <w:t>X</w:t>
            </w:r>
          </w:p>
        </w:tc>
        <w:tc>
          <w:tcPr>
            <w:tcW w:w="418" w:type="dxa"/>
            <w:tcBorders>
              <w:top w:val="single" w:sz="4" w:space="0" w:color="auto"/>
              <w:left w:val="single" w:sz="6" w:space="0" w:color="auto"/>
              <w:bottom w:val="single" w:sz="4" w:space="0" w:color="auto"/>
              <w:right w:val="single" w:sz="6" w:space="0" w:color="auto"/>
            </w:tcBorders>
            <w:vAlign w:val="center"/>
          </w:tcPr>
          <w:p w14:paraId="250461B5" w14:textId="77777777" w:rsidR="008C7DA5" w:rsidRPr="00341B8E" w:rsidRDefault="00526A29" w:rsidP="00FB4E58">
            <w:pPr>
              <w:pStyle w:val="TableText0"/>
              <w:keepNext w:val="0"/>
              <w:widowControl w:val="0"/>
              <w:jc w:val="center"/>
              <w:rPr>
                <w:sz w:val="18"/>
                <w:szCs w:val="18"/>
              </w:rPr>
            </w:pPr>
            <w:r w:rsidRPr="00341B8E">
              <w:rPr>
                <w:sz w:val="18"/>
                <w:szCs w:val="18"/>
              </w:rPr>
              <w:t>X</w:t>
            </w:r>
          </w:p>
        </w:tc>
        <w:tc>
          <w:tcPr>
            <w:tcW w:w="419" w:type="dxa"/>
            <w:tcBorders>
              <w:top w:val="single" w:sz="4" w:space="0" w:color="auto"/>
              <w:left w:val="single" w:sz="6" w:space="0" w:color="auto"/>
              <w:bottom w:val="single" w:sz="4" w:space="0" w:color="auto"/>
              <w:right w:val="single" w:sz="6" w:space="0" w:color="auto"/>
            </w:tcBorders>
            <w:vAlign w:val="center"/>
          </w:tcPr>
          <w:p w14:paraId="342533AC" w14:textId="77777777" w:rsidR="008C7DA5" w:rsidRPr="00341B8E" w:rsidRDefault="008C7DA5" w:rsidP="00FB4E58">
            <w:pPr>
              <w:pStyle w:val="TableText0"/>
              <w:keepNext w:val="0"/>
              <w:widowControl w:val="0"/>
              <w:jc w:val="center"/>
              <w:rPr>
                <w:sz w:val="18"/>
                <w:szCs w:val="18"/>
              </w:rPr>
            </w:pPr>
          </w:p>
        </w:tc>
        <w:tc>
          <w:tcPr>
            <w:tcW w:w="420" w:type="dxa"/>
            <w:tcBorders>
              <w:top w:val="single" w:sz="4" w:space="0" w:color="auto"/>
              <w:left w:val="single" w:sz="6" w:space="0" w:color="auto"/>
              <w:bottom w:val="single" w:sz="4" w:space="0" w:color="auto"/>
              <w:right w:val="single" w:sz="6" w:space="0" w:color="auto"/>
            </w:tcBorders>
            <w:vAlign w:val="center"/>
          </w:tcPr>
          <w:p w14:paraId="123C1BF0" w14:textId="77777777" w:rsidR="008C7DA5" w:rsidRPr="00341B8E" w:rsidRDefault="008C7DA5" w:rsidP="00FB4E58">
            <w:pPr>
              <w:pStyle w:val="TableText0"/>
              <w:keepNext w:val="0"/>
              <w:widowControl w:val="0"/>
              <w:jc w:val="center"/>
              <w:rPr>
                <w:sz w:val="18"/>
                <w:szCs w:val="18"/>
              </w:rPr>
            </w:pPr>
          </w:p>
        </w:tc>
        <w:tc>
          <w:tcPr>
            <w:tcW w:w="419" w:type="dxa"/>
            <w:tcBorders>
              <w:top w:val="single" w:sz="4" w:space="0" w:color="auto"/>
              <w:left w:val="single" w:sz="6" w:space="0" w:color="auto"/>
              <w:bottom w:val="single" w:sz="4" w:space="0" w:color="auto"/>
              <w:right w:val="single" w:sz="6" w:space="0" w:color="auto"/>
            </w:tcBorders>
            <w:vAlign w:val="center"/>
            <w:hideMark/>
          </w:tcPr>
          <w:p w14:paraId="2708807C" w14:textId="77777777" w:rsidR="008C7DA5" w:rsidRPr="00341B8E" w:rsidRDefault="008C7DA5" w:rsidP="00FB4E58">
            <w:pPr>
              <w:pStyle w:val="TableText0"/>
              <w:keepNext w:val="0"/>
              <w:widowControl w:val="0"/>
              <w:jc w:val="center"/>
              <w:rPr>
                <w:sz w:val="18"/>
                <w:szCs w:val="18"/>
              </w:rPr>
            </w:pPr>
          </w:p>
        </w:tc>
        <w:tc>
          <w:tcPr>
            <w:tcW w:w="419" w:type="dxa"/>
            <w:tcBorders>
              <w:top w:val="single" w:sz="4" w:space="0" w:color="auto"/>
              <w:left w:val="single" w:sz="6" w:space="0" w:color="auto"/>
              <w:bottom w:val="single" w:sz="4" w:space="0" w:color="auto"/>
              <w:right w:val="single" w:sz="6" w:space="0" w:color="auto"/>
            </w:tcBorders>
            <w:vAlign w:val="center"/>
          </w:tcPr>
          <w:p w14:paraId="0C35D4AA" w14:textId="77777777" w:rsidR="008C7DA5" w:rsidRPr="00341B8E" w:rsidRDefault="00526A29" w:rsidP="00FB4E58">
            <w:pPr>
              <w:pStyle w:val="TableText0"/>
              <w:keepNext w:val="0"/>
              <w:widowControl w:val="0"/>
              <w:jc w:val="center"/>
              <w:rPr>
                <w:sz w:val="18"/>
                <w:szCs w:val="18"/>
              </w:rPr>
            </w:pPr>
            <w:r w:rsidRPr="00341B8E">
              <w:rPr>
                <w:sz w:val="18"/>
                <w:szCs w:val="18"/>
              </w:rPr>
              <w:t>X</w:t>
            </w:r>
          </w:p>
        </w:tc>
        <w:tc>
          <w:tcPr>
            <w:tcW w:w="419" w:type="dxa"/>
            <w:tcBorders>
              <w:top w:val="single" w:sz="4" w:space="0" w:color="auto"/>
              <w:left w:val="single" w:sz="6" w:space="0" w:color="auto"/>
              <w:bottom w:val="single" w:sz="4" w:space="0" w:color="auto"/>
              <w:right w:val="single" w:sz="6" w:space="0" w:color="auto"/>
            </w:tcBorders>
            <w:vAlign w:val="center"/>
            <w:hideMark/>
          </w:tcPr>
          <w:p w14:paraId="082C3968" w14:textId="77777777" w:rsidR="008C7DA5" w:rsidRPr="00341B8E" w:rsidRDefault="00526A29" w:rsidP="00FB4E58">
            <w:pPr>
              <w:pStyle w:val="TableText0"/>
              <w:keepNext w:val="0"/>
              <w:widowControl w:val="0"/>
              <w:jc w:val="center"/>
              <w:rPr>
                <w:sz w:val="18"/>
                <w:szCs w:val="18"/>
              </w:rPr>
            </w:pPr>
            <w:r w:rsidRPr="00341B8E">
              <w:rPr>
                <w:sz w:val="18"/>
                <w:szCs w:val="18"/>
              </w:rPr>
              <w:t>X</w:t>
            </w:r>
          </w:p>
        </w:tc>
        <w:tc>
          <w:tcPr>
            <w:tcW w:w="420" w:type="dxa"/>
            <w:tcBorders>
              <w:top w:val="single" w:sz="4" w:space="0" w:color="auto"/>
              <w:left w:val="single" w:sz="6" w:space="0" w:color="auto"/>
              <w:bottom w:val="single" w:sz="4" w:space="0" w:color="auto"/>
              <w:right w:val="single" w:sz="6" w:space="0" w:color="auto"/>
            </w:tcBorders>
            <w:vAlign w:val="center"/>
            <w:hideMark/>
          </w:tcPr>
          <w:p w14:paraId="23A2EE60" w14:textId="77777777" w:rsidR="008C7DA5" w:rsidRPr="00341B8E" w:rsidRDefault="00526A29" w:rsidP="00FB4E58">
            <w:pPr>
              <w:pStyle w:val="TableText0"/>
              <w:keepNext w:val="0"/>
              <w:widowControl w:val="0"/>
              <w:jc w:val="center"/>
              <w:rPr>
                <w:sz w:val="18"/>
                <w:szCs w:val="18"/>
              </w:rPr>
            </w:pPr>
            <w:r w:rsidRPr="00341B8E">
              <w:rPr>
                <w:sz w:val="18"/>
                <w:szCs w:val="18"/>
              </w:rPr>
              <w:t>X</w:t>
            </w:r>
          </w:p>
        </w:tc>
        <w:tc>
          <w:tcPr>
            <w:tcW w:w="419" w:type="dxa"/>
            <w:tcBorders>
              <w:top w:val="single" w:sz="4" w:space="0" w:color="auto"/>
              <w:left w:val="single" w:sz="6" w:space="0" w:color="auto"/>
              <w:bottom w:val="single" w:sz="4" w:space="0" w:color="auto"/>
              <w:right w:val="single" w:sz="6" w:space="0" w:color="auto"/>
            </w:tcBorders>
            <w:vAlign w:val="center"/>
            <w:hideMark/>
          </w:tcPr>
          <w:p w14:paraId="3C9F9711" w14:textId="77777777" w:rsidR="008C7DA5" w:rsidRPr="00341B8E" w:rsidRDefault="00526A29" w:rsidP="00FB4E58">
            <w:pPr>
              <w:pStyle w:val="TableText0"/>
              <w:keepNext w:val="0"/>
              <w:widowControl w:val="0"/>
              <w:jc w:val="center"/>
              <w:rPr>
                <w:sz w:val="18"/>
                <w:szCs w:val="18"/>
              </w:rPr>
            </w:pPr>
            <w:r w:rsidRPr="00341B8E">
              <w:rPr>
                <w:sz w:val="18"/>
                <w:szCs w:val="18"/>
              </w:rPr>
              <w:t>X</w:t>
            </w:r>
          </w:p>
        </w:tc>
        <w:tc>
          <w:tcPr>
            <w:tcW w:w="1240" w:type="dxa"/>
            <w:tcBorders>
              <w:top w:val="single" w:sz="4" w:space="0" w:color="auto"/>
              <w:left w:val="single" w:sz="6" w:space="0" w:color="auto"/>
              <w:bottom w:val="single" w:sz="4" w:space="0" w:color="auto"/>
              <w:right w:val="single" w:sz="6" w:space="0" w:color="auto"/>
            </w:tcBorders>
            <w:vAlign w:val="center"/>
          </w:tcPr>
          <w:p w14:paraId="517337DF" w14:textId="77777777" w:rsidR="008C7DA5" w:rsidRPr="00341B8E" w:rsidRDefault="008C7DA5" w:rsidP="00FB4E58">
            <w:pPr>
              <w:pStyle w:val="TableText0"/>
              <w:keepNext w:val="0"/>
              <w:widowControl w:val="0"/>
              <w:jc w:val="center"/>
              <w:rPr>
                <w:sz w:val="18"/>
                <w:szCs w:val="18"/>
              </w:rPr>
            </w:pPr>
          </w:p>
        </w:tc>
        <w:tc>
          <w:tcPr>
            <w:tcW w:w="1377" w:type="dxa"/>
            <w:tcBorders>
              <w:top w:val="single" w:sz="4" w:space="0" w:color="auto"/>
              <w:left w:val="single" w:sz="6" w:space="0" w:color="auto"/>
              <w:bottom w:val="single" w:sz="4" w:space="0" w:color="auto"/>
              <w:right w:val="single" w:sz="6" w:space="0" w:color="auto"/>
            </w:tcBorders>
            <w:vAlign w:val="center"/>
            <w:hideMark/>
          </w:tcPr>
          <w:p w14:paraId="4C3357E7" w14:textId="77777777" w:rsidR="008C7DA5" w:rsidRPr="00341B8E" w:rsidRDefault="00526A29" w:rsidP="00FB4E58">
            <w:pPr>
              <w:pStyle w:val="TableText0"/>
              <w:keepNext w:val="0"/>
              <w:widowControl w:val="0"/>
              <w:jc w:val="center"/>
              <w:rPr>
                <w:sz w:val="18"/>
                <w:szCs w:val="18"/>
              </w:rPr>
            </w:pPr>
            <w:r>
              <w:rPr>
                <w:sz w:val="18"/>
                <w:szCs w:val="18"/>
              </w:rPr>
              <w:t>X– starting C7 (W25)</w:t>
            </w:r>
          </w:p>
        </w:tc>
        <w:tc>
          <w:tcPr>
            <w:tcW w:w="3928" w:type="dxa"/>
            <w:tcBorders>
              <w:top w:val="single" w:sz="4" w:space="0" w:color="auto"/>
              <w:left w:val="single" w:sz="6" w:space="0" w:color="auto"/>
              <w:bottom w:val="single" w:sz="4" w:space="0" w:color="auto"/>
              <w:right w:val="single" w:sz="4" w:space="0" w:color="auto"/>
            </w:tcBorders>
            <w:vAlign w:val="center"/>
          </w:tcPr>
          <w:p w14:paraId="68C0165A" w14:textId="77777777" w:rsidR="008C7DA5" w:rsidRPr="00341B8E" w:rsidRDefault="008C7DA5" w:rsidP="00FB4E58">
            <w:pPr>
              <w:pStyle w:val="TableText0"/>
              <w:keepNext w:val="0"/>
              <w:widowControl w:val="0"/>
              <w:ind w:right="-111"/>
              <w:rPr>
                <w:sz w:val="18"/>
                <w:szCs w:val="18"/>
              </w:rPr>
            </w:pPr>
          </w:p>
        </w:tc>
      </w:tr>
      <w:tr w:rsidR="00CA657C" w14:paraId="2C14EE80" w14:textId="77777777" w:rsidTr="00A01912">
        <w:trPr>
          <w:trHeight w:val="273"/>
        </w:trPr>
        <w:tc>
          <w:tcPr>
            <w:tcW w:w="1890" w:type="dxa"/>
            <w:tcBorders>
              <w:top w:val="single" w:sz="4" w:space="0" w:color="auto"/>
              <w:left w:val="single" w:sz="4" w:space="0" w:color="auto"/>
              <w:bottom w:val="single" w:sz="4" w:space="0" w:color="auto"/>
              <w:right w:val="single" w:sz="6" w:space="0" w:color="auto"/>
            </w:tcBorders>
            <w:vAlign w:val="center"/>
            <w:hideMark/>
          </w:tcPr>
          <w:p w14:paraId="586E5BF2" w14:textId="77777777" w:rsidR="008C7DA5" w:rsidRPr="00341B8E" w:rsidRDefault="00526A29" w:rsidP="00C40F39">
            <w:pPr>
              <w:pStyle w:val="TableText0"/>
              <w:widowControl w:val="0"/>
              <w:rPr>
                <w:sz w:val="18"/>
                <w:szCs w:val="18"/>
              </w:rPr>
            </w:pPr>
            <w:r w:rsidRPr="00341B8E">
              <w:rPr>
                <w:sz w:val="18"/>
                <w:szCs w:val="18"/>
              </w:rPr>
              <w:t>ECOG PS</w:t>
            </w:r>
          </w:p>
        </w:tc>
        <w:tc>
          <w:tcPr>
            <w:tcW w:w="835" w:type="dxa"/>
            <w:tcBorders>
              <w:top w:val="single" w:sz="4" w:space="0" w:color="auto"/>
              <w:left w:val="single" w:sz="6" w:space="0" w:color="auto"/>
              <w:bottom w:val="single" w:sz="4" w:space="0" w:color="auto"/>
              <w:right w:val="single" w:sz="6" w:space="0" w:color="auto"/>
            </w:tcBorders>
            <w:vAlign w:val="center"/>
            <w:hideMark/>
          </w:tcPr>
          <w:p w14:paraId="1CCA3320" w14:textId="77777777" w:rsidR="008C7DA5" w:rsidRPr="00341B8E" w:rsidRDefault="00526A29" w:rsidP="00C40F39">
            <w:pPr>
              <w:pStyle w:val="TableText0"/>
              <w:widowControl w:val="0"/>
              <w:jc w:val="center"/>
              <w:rPr>
                <w:sz w:val="18"/>
                <w:szCs w:val="18"/>
              </w:rPr>
            </w:pPr>
            <w:r w:rsidRPr="00341B8E">
              <w:rPr>
                <w:sz w:val="18"/>
                <w:szCs w:val="18"/>
              </w:rPr>
              <w:t>X</w:t>
            </w:r>
          </w:p>
        </w:tc>
        <w:tc>
          <w:tcPr>
            <w:tcW w:w="412" w:type="dxa"/>
            <w:tcBorders>
              <w:top w:val="single" w:sz="4" w:space="0" w:color="auto"/>
              <w:left w:val="single" w:sz="6" w:space="0" w:color="auto"/>
              <w:bottom w:val="single" w:sz="4" w:space="0" w:color="auto"/>
              <w:right w:val="single" w:sz="6" w:space="0" w:color="auto"/>
            </w:tcBorders>
            <w:vAlign w:val="center"/>
          </w:tcPr>
          <w:p w14:paraId="14180ECC" w14:textId="77777777" w:rsidR="008C7DA5" w:rsidRPr="00341B8E" w:rsidRDefault="00526A29" w:rsidP="00C40F39">
            <w:pPr>
              <w:pStyle w:val="TableText0"/>
              <w:widowControl w:val="0"/>
              <w:jc w:val="center"/>
              <w:rPr>
                <w:sz w:val="18"/>
                <w:szCs w:val="18"/>
              </w:rPr>
            </w:pPr>
            <w:r w:rsidRPr="00341B8E">
              <w:rPr>
                <w:sz w:val="18"/>
                <w:szCs w:val="18"/>
              </w:rPr>
              <w:t>X</w:t>
            </w:r>
          </w:p>
        </w:tc>
        <w:tc>
          <w:tcPr>
            <w:tcW w:w="418" w:type="dxa"/>
            <w:tcBorders>
              <w:top w:val="single" w:sz="4" w:space="0" w:color="auto"/>
              <w:left w:val="single" w:sz="6" w:space="0" w:color="auto"/>
              <w:bottom w:val="single" w:sz="4" w:space="0" w:color="auto"/>
              <w:right w:val="single" w:sz="6" w:space="0" w:color="auto"/>
            </w:tcBorders>
            <w:vAlign w:val="center"/>
          </w:tcPr>
          <w:p w14:paraId="79FC561D" w14:textId="77777777" w:rsidR="008C7DA5" w:rsidRPr="00341B8E" w:rsidRDefault="00526A29" w:rsidP="00C40F39">
            <w:pPr>
              <w:pStyle w:val="TableText0"/>
              <w:widowControl w:val="0"/>
              <w:jc w:val="center"/>
              <w:rPr>
                <w:sz w:val="18"/>
                <w:szCs w:val="18"/>
              </w:rPr>
            </w:pPr>
            <w:r w:rsidRPr="00341B8E">
              <w:rPr>
                <w:sz w:val="18"/>
                <w:szCs w:val="18"/>
              </w:rPr>
              <w:t>X</w:t>
            </w:r>
          </w:p>
        </w:tc>
        <w:tc>
          <w:tcPr>
            <w:tcW w:w="419" w:type="dxa"/>
            <w:tcBorders>
              <w:top w:val="single" w:sz="4" w:space="0" w:color="auto"/>
              <w:left w:val="single" w:sz="6" w:space="0" w:color="auto"/>
              <w:bottom w:val="single" w:sz="4" w:space="0" w:color="auto"/>
              <w:right w:val="single" w:sz="6" w:space="0" w:color="auto"/>
            </w:tcBorders>
            <w:vAlign w:val="center"/>
          </w:tcPr>
          <w:p w14:paraId="6080849A" w14:textId="77777777" w:rsidR="008C7DA5" w:rsidRPr="00341B8E" w:rsidRDefault="008C7DA5" w:rsidP="00C40F39">
            <w:pPr>
              <w:pStyle w:val="TableText0"/>
              <w:widowControl w:val="0"/>
              <w:jc w:val="center"/>
              <w:rPr>
                <w:sz w:val="18"/>
                <w:szCs w:val="18"/>
              </w:rPr>
            </w:pPr>
          </w:p>
        </w:tc>
        <w:tc>
          <w:tcPr>
            <w:tcW w:w="420" w:type="dxa"/>
            <w:tcBorders>
              <w:top w:val="single" w:sz="4" w:space="0" w:color="auto"/>
              <w:left w:val="single" w:sz="6" w:space="0" w:color="auto"/>
              <w:bottom w:val="single" w:sz="4" w:space="0" w:color="auto"/>
              <w:right w:val="single" w:sz="6" w:space="0" w:color="auto"/>
            </w:tcBorders>
            <w:vAlign w:val="center"/>
          </w:tcPr>
          <w:p w14:paraId="3D6C01B4" w14:textId="77777777" w:rsidR="008C7DA5" w:rsidRPr="00341B8E" w:rsidRDefault="008C7DA5" w:rsidP="00C40F39">
            <w:pPr>
              <w:pStyle w:val="TableText0"/>
              <w:widowControl w:val="0"/>
              <w:jc w:val="center"/>
              <w:rPr>
                <w:sz w:val="18"/>
                <w:szCs w:val="18"/>
              </w:rPr>
            </w:pPr>
          </w:p>
        </w:tc>
        <w:tc>
          <w:tcPr>
            <w:tcW w:w="419" w:type="dxa"/>
            <w:tcBorders>
              <w:top w:val="single" w:sz="4" w:space="0" w:color="auto"/>
              <w:left w:val="single" w:sz="6" w:space="0" w:color="auto"/>
              <w:bottom w:val="single" w:sz="4" w:space="0" w:color="auto"/>
              <w:right w:val="single" w:sz="6" w:space="0" w:color="auto"/>
            </w:tcBorders>
            <w:vAlign w:val="center"/>
            <w:hideMark/>
          </w:tcPr>
          <w:p w14:paraId="738A3699" w14:textId="77777777" w:rsidR="008C7DA5" w:rsidRPr="00341B8E" w:rsidRDefault="008C7DA5" w:rsidP="00C40F39">
            <w:pPr>
              <w:pStyle w:val="TableText0"/>
              <w:widowControl w:val="0"/>
              <w:jc w:val="center"/>
              <w:rPr>
                <w:sz w:val="18"/>
                <w:szCs w:val="18"/>
              </w:rPr>
            </w:pPr>
          </w:p>
        </w:tc>
        <w:tc>
          <w:tcPr>
            <w:tcW w:w="419" w:type="dxa"/>
            <w:tcBorders>
              <w:top w:val="single" w:sz="4" w:space="0" w:color="auto"/>
              <w:left w:val="single" w:sz="6" w:space="0" w:color="auto"/>
              <w:bottom w:val="single" w:sz="4" w:space="0" w:color="auto"/>
              <w:right w:val="single" w:sz="6" w:space="0" w:color="auto"/>
            </w:tcBorders>
            <w:vAlign w:val="center"/>
          </w:tcPr>
          <w:p w14:paraId="185D6E1E" w14:textId="77777777" w:rsidR="008C7DA5" w:rsidRPr="00341B8E" w:rsidRDefault="00526A29" w:rsidP="00C40F39">
            <w:pPr>
              <w:pStyle w:val="TableText0"/>
              <w:widowControl w:val="0"/>
              <w:jc w:val="center"/>
              <w:rPr>
                <w:sz w:val="18"/>
                <w:szCs w:val="18"/>
              </w:rPr>
            </w:pPr>
            <w:r w:rsidRPr="00341B8E">
              <w:rPr>
                <w:sz w:val="18"/>
                <w:szCs w:val="18"/>
              </w:rPr>
              <w:t>X</w:t>
            </w:r>
          </w:p>
        </w:tc>
        <w:tc>
          <w:tcPr>
            <w:tcW w:w="419" w:type="dxa"/>
            <w:tcBorders>
              <w:top w:val="single" w:sz="4" w:space="0" w:color="auto"/>
              <w:left w:val="single" w:sz="6" w:space="0" w:color="auto"/>
              <w:bottom w:val="single" w:sz="4" w:space="0" w:color="auto"/>
              <w:right w:val="single" w:sz="6" w:space="0" w:color="auto"/>
            </w:tcBorders>
            <w:vAlign w:val="center"/>
            <w:hideMark/>
          </w:tcPr>
          <w:p w14:paraId="535622FA" w14:textId="77777777" w:rsidR="008C7DA5" w:rsidRPr="00341B8E" w:rsidRDefault="00526A29" w:rsidP="00C40F39">
            <w:pPr>
              <w:pStyle w:val="TableText0"/>
              <w:widowControl w:val="0"/>
              <w:jc w:val="center"/>
              <w:rPr>
                <w:sz w:val="18"/>
                <w:szCs w:val="18"/>
              </w:rPr>
            </w:pPr>
            <w:r w:rsidRPr="00341B8E">
              <w:rPr>
                <w:sz w:val="18"/>
                <w:szCs w:val="18"/>
              </w:rPr>
              <w:t>X</w:t>
            </w:r>
          </w:p>
        </w:tc>
        <w:tc>
          <w:tcPr>
            <w:tcW w:w="420" w:type="dxa"/>
            <w:tcBorders>
              <w:top w:val="single" w:sz="4" w:space="0" w:color="auto"/>
              <w:left w:val="single" w:sz="6" w:space="0" w:color="auto"/>
              <w:bottom w:val="single" w:sz="4" w:space="0" w:color="auto"/>
              <w:right w:val="single" w:sz="6" w:space="0" w:color="auto"/>
            </w:tcBorders>
            <w:vAlign w:val="center"/>
            <w:hideMark/>
          </w:tcPr>
          <w:p w14:paraId="2A88C5DC" w14:textId="77777777" w:rsidR="008C7DA5" w:rsidRPr="00341B8E" w:rsidRDefault="00526A29" w:rsidP="00C40F39">
            <w:pPr>
              <w:pStyle w:val="TableText0"/>
              <w:widowControl w:val="0"/>
              <w:jc w:val="center"/>
              <w:rPr>
                <w:sz w:val="18"/>
                <w:szCs w:val="18"/>
              </w:rPr>
            </w:pPr>
            <w:r w:rsidRPr="00341B8E">
              <w:rPr>
                <w:sz w:val="18"/>
                <w:szCs w:val="18"/>
              </w:rPr>
              <w:t>X</w:t>
            </w:r>
          </w:p>
        </w:tc>
        <w:tc>
          <w:tcPr>
            <w:tcW w:w="419" w:type="dxa"/>
            <w:tcBorders>
              <w:top w:val="single" w:sz="4" w:space="0" w:color="auto"/>
              <w:left w:val="single" w:sz="6" w:space="0" w:color="auto"/>
              <w:bottom w:val="single" w:sz="4" w:space="0" w:color="auto"/>
              <w:right w:val="single" w:sz="6" w:space="0" w:color="auto"/>
            </w:tcBorders>
            <w:vAlign w:val="center"/>
            <w:hideMark/>
          </w:tcPr>
          <w:p w14:paraId="5C1B581F" w14:textId="77777777" w:rsidR="008C7DA5" w:rsidRPr="00341B8E" w:rsidRDefault="00526A29" w:rsidP="00C40F39">
            <w:pPr>
              <w:pStyle w:val="TableText0"/>
              <w:widowControl w:val="0"/>
              <w:jc w:val="center"/>
              <w:rPr>
                <w:sz w:val="18"/>
                <w:szCs w:val="18"/>
              </w:rPr>
            </w:pPr>
            <w:r w:rsidRPr="00341B8E">
              <w:rPr>
                <w:sz w:val="18"/>
                <w:szCs w:val="18"/>
              </w:rPr>
              <w:t>X</w:t>
            </w:r>
          </w:p>
        </w:tc>
        <w:tc>
          <w:tcPr>
            <w:tcW w:w="1240" w:type="dxa"/>
            <w:tcBorders>
              <w:top w:val="single" w:sz="4" w:space="0" w:color="auto"/>
              <w:left w:val="single" w:sz="6" w:space="0" w:color="auto"/>
              <w:bottom w:val="single" w:sz="4" w:space="0" w:color="auto"/>
              <w:right w:val="single" w:sz="6" w:space="0" w:color="auto"/>
            </w:tcBorders>
            <w:vAlign w:val="center"/>
          </w:tcPr>
          <w:p w14:paraId="201076E1" w14:textId="77777777" w:rsidR="008C7DA5" w:rsidRPr="00341B8E" w:rsidRDefault="008C7DA5" w:rsidP="00C40F39">
            <w:pPr>
              <w:pStyle w:val="TableText0"/>
              <w:widowControl w:val="0"/>
              <w:jc w:val="center"/>
              <w:rPr>
                <w:sz w:val="18"/>
                <w:szCs w:val="18"/>
              </w:rPr>
            </w:pPr>
          </w:p>
        </w:tc>
        <w:tc>
          <w:tcPr>
            <w:tcW w:w="1377" w:type="dxa"/>
            <w:tcBorders>
              <w:top w:val="single" w:sz="4" w:space="0" w:color="auto"/>
              <w:left w:val="single" w:sz="6" w:space="0" w:color="auto"/>
              <w:bottom w:val="single" w:sz="4" w:space="0" w:color="auto"/>
              <w:right w:val="single" w:sz="6" w:space="0" w:color="auto"/>
            </w:tcBorders>
            <w:vAlign w:val="center"/>
            <w:hideMark/>
          </w:tcPr>
          <w:p w14:paraId="32AD5282" w14:textId="77777777" w:rsidR="008C7DA5" w:rsidRPr="00341B8E" w:rsidRDefault="00526A29" w:rsidP="00C40F39">
            <w:pPr>
              <w:pStyle w:val="TableText0"/>
              <w:widowControl w:val="0"/>
              <w:jc w:val="center"/>
              <w:rPr>
                <w:sz w:val="18"/>
                <w:szCs w:val="18"/>
              </w:rPr>
            </w:pPr>
            <w:r>
              <w:rPr>
                <w:sz w:val="18"/>
                <w:szCs w:val="18"/>
              </w:rPr>
              <w:t>X– starting C7 (W25)</w:t>
            </w:r>
          </w:p>
        </w:tc>
        <w:tc>
          <w:tcPr>
            <w:tcW w:w="3928" w:type="dxa"/>
            <w:tcBorders>
              <w:top w:val="single" w:sz="4" w:space="0" w:color="auto"/>
              <w:left w:val="single" w:sz="6" w:space="0" w:color="auto"/>
              <w:bottom w:val="single" w:sz="4" w:space="0" w:color="auto"/>
              <w:right w:val="single" w:sz="4" w:space="0" w:color="auto"/>
            </w:tcBorders>
            <w:vAlign w:val="center"/>
            <w:hideMark/>
          </w:tcPr>
          <w:p w14:paraId="3E43049E" w14:textId="77777777" w:rsidR="008C7DA5" w:rsidRPr="00341B8E" w:rsidRDefault="00526A29" w:rsidP="00C40F39">
            <w:pPr>
              <w:pStyle w:val="TableText0"/>
              <w:widowControl w:val="0"/>
              <w:ind w:right="-111"/>
              <w:rPr>
                <w:sz w:val="18"/>
                <w:szCs w:val="18"/>
              </w:rPr>
            </w:pPr>
            <w:r>
              <w:rPr>
                <w:sz w:val="18"/>
                <w:szCs w:val="18"/>
              </w:rPr>
              <w:t xml:space="preserve">Screening assessment to be performed within 7 days of treatment allocation (Part1)/randomization (Part2). </w:t>
            </w:r>
          </w:p>
        </w:tc>
      </w:tr>
      <w:tr w:rsidR="00CA657C" w14:paraId="0807009C" w14:textId="77777777" w:rsidTr="00A01912">
        <w:trPr>
          <w:trHeight w:val="273"/>
        </w:trPr>
        <w:tc>
          <w:tcPr>
            <w:tcW w:w="1890" w:type="dxa"/>
            <w:tcBorders>
              <w:top w:val="single" w:sz="4" w:space="0" w:color="auto"/>
              <w:left w:val="single" w:sz="4" w:space="0" w:color="auto"/>
              <w:bottom w:val="single" w:sz="4" w:space="0" w:color="auto"/>
              <w:right w:val="single" w:sz="6" w:space="0" w:color="auto"/>
            </w:tcBorders>
            <w:vAlign w:val="center"/>
            <w:hideMark/>
          </w:tcPr>
          <w:p w14:paraId="3A0E7AD1" w14:textId="77777777" w:rsidR="008C7DA5" w:rsidRPr="00341B8E" w:rsidRDefault="00526A29" w:rsidP="00FB4E58">
            <w:pPr>
              <w:pStyle w:val="TableText0"/>
              <w:widowControl w:val="0"/>
              <w:rPr>
                <w:sz w:val="18"/>
                <w:szCs w:val="18"/>
              </w:rPr>
            </w:pPr>
            <w:r w:rsidRPr="00341B8E">
              <w:rPr>
                <w:rFonts w:eastAsia="MS Gothic"/>
                <w:sz w:val="18"/>
                <w:szCs w:val="18"/>
              </w:rPr>
              <w:t xml:space="preserve">Vital Signs </w:t>
            </w:r>
          </w:p>
        </w:tc>
        <w:tc>
          <w:tcPr>
            <w:tcW w:w="835" w:type="dxa"/>
            <w:tcBorders>
              <w:top w:val="single" w:sz="4" w:space="0" w:color="auto"/>
              <w:left w:val="single" w:sz="6" w:space="0" w:color="auto"/>
              <w:bottom w:val="single" w:sz="4" w:space="0" w:color="auto"/>
              <w:right w:val="single" w:sz="6" w:space="0" w:color="auto"/>
            </w:tcBorders>
            <w:vAlign w:val="center"/>
            <w:hideMark/>
          </w:tcPr>
          <w:p w14:paraId="588A875B" w14:textId="77777777" w:rsidR="008C7DA5" w:rsidRPr="00341B8E" w:rsidRDefault="00526A29" w:rsidP="00FB4E58">
            <w:pPr>
              <w:pStyle w:val="TableText0"/>
              <w:widowControl w:val="0"/>
              <w:jc w:val="center"/>
              <w:rPr>
                <w:sz w:val="18"/>
                <w:szCs w:val="18"/>
              </w:rPr>
            </w:pPr>
            <w:r w:rsidRPr="00341B8E">
              <w:rPr>
                <w:sz w:val="18"/>
                <w:szCs w:val="18"/>
              </w:rPr>
              <w:t>X</w:t>
            </w:r>
          </w:p>
        </w:tc>
        <w:tc>
          <w:tcPr>
            <w:tcW w:w="412" w:type="dxa"/>
            <w:tcBorders>
              <w:top w:val="single" w:sz="4" w:space="0" w:color="auto"/>
              <w:left w:val="single" w:sz="6" w:space="0" w:color="auto"/>
              <w:bottom w:val="single" w:sz="4" w:space="0" w:color="auto"/>
              <w:right w:val="single" w:sz="6" w:space="0" w:color="auto"/>
            </w:tcBorders>
            <w:vAlign w:val="center"/>
          </w:tcPr>
          <w:p w14:paraId="55778952" w14:textId="77777777" w:rsidR="008C7DA5" w:rsidRPr="00341B8E" w:rsidRDefault="00526A29" w:rsidP="00FB4E58">
            <w:pPr>
              <w:pStyle w:val="TableText0"/>
              <w:widowControl w:val="0"/>
              <w:jc w:val="center"/>
              <w:rPr>
                <w:sz w:val="18"/>
                <w:szCs w:val="18"/>
              </w:rPr>
            </w:pPr>
            <w:r>
              <w:rPr>
                <w:sz w:val="18"/>
                <w:szCs w:val="18"/>
              </w:rPr>
              <w:t>X</w:t>
            </w:r>
          </w:p>
        </w:tc>
        <w:tc>
          <w:tcPr>
            <w:tcW w:w="418" w:type="dxa"/>
            <w:tcBorders>
              <w:top w:val="single" w:sz="4" w:space="0" w:color="auto"/>
              <w:left w:val="single" w:sz="6" w:space="0" w:color="auto"/>
              <w:bottom w:val="single" w:sz="4" w:space="0" w:color="auto"/>
              <w:right w:val="single" w:sz="6" w:space="0" w:color="auto"/>
            </w:tcBorders>
            <w:vAlign w:val="center"/>
          </w:tcPr>
          <w:p w14:paraId="65DBF1C4" w14:textId="77777777" w:rsidR="008C7DA5" w:rsidRPr="00341B8E" w:rsidRDefault="00526A29" w:rsidP="00FB4E58">
            <w:pPr>
              <w:pStyle w:val="TableText0"/>
              <w:widowControl w:val="0"/>
              <w:jc w:val="center"/>
              <w:rPr>
                <w:sz w:val="18"/>
                <w:szCs w:val="18"/>
              </w:rPr>
            </w:pPr>
            <w:r>
              <w:rPr>
                <w:sz w:val="18"/>
                <w:szCs w:val="18"/>
              </w:rPr>
              <w:t>X</w:t>
            </w:r>
          </w:p>
        </w:tc>
        <w:tc>
          <w:tcPr>
            <w:tcW w:w="419" w:type="dxa"/>
            <w:tcBorders>
              <w:top w:val="single" w:sz="4" w:space="0" w:color="auto"/>
              <w:left w:val="single" w:sz="6" w:space="0" w:color="auto"/>
              <w:bottom w:val="single" w:sz="4" w:space="0" w:color="auto"/>
              <w:right w:val="single" w:sz="6" w:space="0" w:color="auto"/>
            </w:tcBorders>
            <w:vAlign w:val="center"/>
          </w:tcPr>
          <w:p w14:paraId="41D6EA62" w14:textId="77777777" w:rsidR="008C7DA5" w:rsidRPr="00341B8E" w:rsidRDefault="008C7DA5" w:rsidP="00FB4E58">
            <w:pPr>
              <w:pStyle w:val="TableText0"/>
              <w:widowControl w:val="0"/>
              <w:jc w:val="center"/>
              <w:rPr>
                <w:sz w:val="18"/>
                <w:szCs w:val="18"/>
              </w:rPr>
            </w:pPr>
          </w:p>
        </w:tc>
        <w:tc>
          <w:tcPr>
            <w:tcW w:w="420" w:type="dxa"/>
            <w:tcBorders>
              <w:top w:val="single" w:sz="4" w:space="0" w:color="auto"/>
              <w:left w:val="single" w:sz="6" w:space="0" w:color="auto"/>
              <w:bottom w:val="single" w:sz="4" w:space="0" w:color="auto"/>
              <w:right w:val="single" w:sz="6" w:space="0" w:color="auto"/>
            </w:tcBorders>
            <w:vAlign w:val="center"/>
          </w:tcPr>
          <w:p w14:paraId="6CEA86F1" w14:textId="77777777" w:rsidR="008C7DA5" w:rsidRPr="00341B8E" w:rsidRDefault="008C7DA5" w:rsidP="00FB4E58">
            <w:pPr>
              <w:pStyle w:val="TableText0"/>
              <w:widowControl w:val="0"/>
              <w:jc w:val="center"/>
              <w:rPr>
                <w:sz w:val="18"/>
                <w:szCs w:val="18"/>
              </w:rPr>
            </w:pPr>
          </w:p>
        </w:tc>
        <w:tc>
          <w:tcPr>
            <w:tcW w:w="419" w:type="dxa"/>
            <w:tcBorders>
              <w:top w:val="single" w:sz="4" w:space="0" w:color="auto"/>
              <w:left w:val="single" w:sz="6" w:space="0" w:color="auto"/>
              <w:bottom w:val="single" w:sz="4" w:space="0" w:color="auto"/>
              <w:right w:val="single" w:sz="6" w:space="0" w:color="auto"/>
            </w:tcBorders>
            <w:vAlign w:val="center"/>
            <w:hideMark/>
          </w:tcPr>
          <w:p w14:paraId="7C47C77B" w14:textId="77777777" w:rsidR="008C7DA5" w:rsidRPr="00341B8E" w:rsidRDefault="008C7DA5" w:rsidP="00FB4E58">
            <w:pPr>
              <w:pStyle w:val="TableText0"/>
              <w:widowControl w:val="0"/>
              <w:jc w:val="center"/>
              <w:rPr>
                <w:sz w:val="18"/>
                <w:szCs w:val="18"/>
              </w:rPr>
            </w:pPr>
          </w:p>
        </w:tc>
        <w:tc>
          <w:tcPr>
            <w:tcW w:w="419" w:type="dxa"/>
            <w:tcBorders>
              <w:top w:val="single" w:sz="4" w:space="0" w:color="auto"/>
              <w:left w:val="single" w:sz="6" w:space="0" w:color="auto"/>
              <w:bottom w:val="single" w:sz="4" w:space="0" w:color="auto"/>
              <w:right w:val="single" w:sz="6" w:space="0" w:color="auto"/>
            </w:tcBorders>
            <w:vAlign w:val="center"/>
          </w:tcPr>
          <w:p w14:paraId="68BCA44E" w14:textId="77777777" w:rsidR="008C7DA5" w:rsidRPr="00341B8E" w:rsidRDefault="00526A29" w:rsidP="00FB4E58">
            <w:pPr>
              <w:pStyle w:val="TableText0"/>
              <w:widowControl w:val="0"/>
              <w:jc w:val="center"/>
              <w:rPr>
                <w:sz w:val="18"/>
                <w:szCs w:val="18"/>
              </w:rPr>
            </w:pPr>
            <w:r>
              <w:rPr>
                <w:sz w:val="18"/>
                <w:szCs w:val="18"/>
              </w:rPr>
              <w:t>X</w:t>
            </w:r>
          </w:p>
        </w:tc>
        <w:tc>
          <w:tcPr>
            <w:tcW w:w="419" w:type="dxa"/>
            <w:tcBorders>
              <w:top w:val="single" w:sz="4" w:space="0" w:color="auto"/>
              <w:left w:val="single" w:sz="6" w:space="0" w:color="auto"/>
              <w:bottom w:val="single" w:sz="4" w:space="0" w:color="auto"/>
              <w:right w:val="single" w:sz="6" w:space="0" w:color="auto"/>
            </w:tcBorders>
            <w:vAlign w:val="center"/>
            <w:hideMark/>
          </w:tcPr>
          <w:p w14:paraId="27F83076" w14:textId="77777777" w:rsidR="008C7DA5" w:rsidRPr="00341B8E" w:rsidRDefault="00526A29" w:rsidP="00FB4E58">
            <w:pPr>
              <w:pStyle w:val="TableText0"/>
              <w:widowControl w:val="0"/>
              <w:jc w:val="center"/>
              <w:rPr>
                <w:sz w:val="18"/>
                <w:szCs w:val="18"/>
              </w:rPr>
            </w:pPr>
            <w:r w:rsidRPr="00341B8E">
              <w:rPr>
                <w:sz w:val="18"/>
                <w:szCs w:val="18"/>
              </w:rPr>
              <w:t>X</w:t>
            </w:r>
          </w:p>
        </w:tc>
        <w:tc>
          <w:tcPr>
            <w:tcW w:w="420" w:type="dxa"/>
            <w:tcBorders>
              <w:top w:val="single" w:sz="4" w:space="0" w:color="auto"/>
              <w:left w:val="single" w:sz="6" w:space="0" w:color="auto"/>
              <w:bottom w:val="single" w:sz="4" w:space="0" w:color="auto"/>
              <w:right w:val="single" w:sz="6" w:space="0" w:color="auto"/>
            </w:tcBorders>
            <w:vAlign w:val="center"/>
            <w:hideMark/>
          </w:tcPr>
          <w:p w14:paraId="7767D676" w14:textId="77777777" w:rsidR="008C7DA5" w:rsidRPr="00341B8E" w:rsidRDefault="00526A29" w:rsidP="00FB4E58">
            <w:pPr>
              <w:pStyle w:val="TableText0"/>
              <w:widowControl w:val="0"/>
              <w:jc w:val="center"/>
              <w:rPr>
                <w:sz w:val="18"/>
                <w:szCs w:val="18"/>
              </w:rPr>
            </w:pPr>
            <w:r w:rsidRPr="00341B8E">
              <w:rPr>
                <w:sz w:val="18"/>
                <w:szCs w:val="18"/>
              </w:rPr>
              <w:t>X</w:t>
            </w:r>
          </w:p>
        </w:tc>
        <w:tc>
          <w:tcPr>
            <w:tcW w:w="419" w:type="dxa"/>
            <w:tcBorders>
              <w:top w:val="single" w:sz="4" w:space="0" w:color="auto"/>
              <w:left w:val="single" w:sz="6" w:space="0" w:color="auto"/>
              <w:bottom w:val="single" w:sz="4" w:space="0" w:color="auto"/>
              <w:right w:val="single" w:sz="6" w:space="0" w:color="auto"/>
            </w:tcBorders>
            <w:vAlign w:val="center"/>
            <w:hideMark/>
          </w:tcPr>
          <w:p w14:paraId="659B6487" w14:textId="77777777" w:rsidR="008C7DA5" w:rsidRPr="00341B8E" w:rsidRDefault="00526A29" w:rsidP="00FB4E58">
            <w:pPr>
              <w:pStyle w:val="TableText0"/>
              <w:widowControl w:val="0"/>
              <w:jc w:val="center"/>
              <w:rPr>
                <w:sz w:val="18"/>
                <w:szCs w:val="18"/>
              </w:rPr>
            </w:pPr>
            <w:r w:rsidRPr="00341B8E">
              <w:rPr>
                <w:sz w:val="18"/>
                <w:szCs w:val="18"/>
              </w:rPr>
              <w:t>X</w:t>
            </w:r>
          </w:p>
        </w:tc>
        <w:tc>
          <w:tcPr>
            <w:tcW w:w="1240" w:type="dxa"/>
            <w:tcBorders>
              <w:top w:val="single" w:sz="4" w:space="0" w:color="auto"/>
              <w:left w:val="single" w:sz="6" w:space="0" w:color="auto"/>
              <w:bottom w:val="single" w:sz="4" w:space="0" w:color="auto"/>
              <w:right w:val="single" w:sz="6" w:space="0" w:color="auto"/>
            </w:tcBorders>
            <w:vAlign w:val="center"/>
          </w:tcPr>
          <w:p w14:paraId="156C6C08" w14:textId="77777777" w:rsidR="008C7DA5" w:rsidRPr="00341B8E" w:rsidRDefault="00526A29" w:rsidP="00FB4E58">
            <w:pPr>
              <w:pStyle w:val="TableText0"/>
              <w:widowControl w:val="0"/>
              <w:jc w:val="center"/>
              <w:rPr>
                <w:sz w:val="18"/>
                <w:szCs w:val="18"/>
              </w:rPr>
            </w:pPr>
            <w:r>
              <w:rPr>
                <w:sz w:val="18"/>
                <w:szCs w:val="18"/>
              </w:rPr>
              <w:t>X</w:t>
            </w:r>
          </w:p>
        </w:tc>
        <w:tc>
          <w:tcPr>
            <w:tcW w:w="1377" w:type="dxa"/>
            <w:tcBorders>
              <w:top w:val="single" w:sz="4" w:space="0" w:color="auto"/>
              <w:left w:val="single" w:sz="6" w:space="0" w:color="auto"/>
              <w:bottom w:val="single" w:sz="4" w:space="0" w:color="auto"/>
              <w:right w:val="single" w:sz="6" w:space="0" w:color="auto"/>
            </w:tcBorders>
            <w:vAlign w:val="center"/>
            <w:hideMark/>
          </w:tcPr>
          <w:p w14:paraId="7B793257" w14:textId="77777777" w:rsidR="008C7DA5" w:rsidRPr="00341B8E" w:rsidRDefault="008C7DA5" w:rsidP="00FB4E58">
            <w:pPr>
              <w:pStyle w:val="TableText0"/>
              <w:widowControl w:val="0"/>
              <w:jc w:val="center"/>
              <w:rPr>
                <w:rFonts w:eastAsia="MS Gothic"/>
                <w:sz w:val="18"/>
                <w:szCs w:val="18"/>
              </w:rPr>
            </w:pPr>
          </w:p>
        </w:tc>
        <w:tc>
          <w:tcPr>
            <w:tcW w:w="3928" w:type="dxa"/>
            <w:tcBorders>
              <w:top w:val="single" w:sz="4" w:space="0" w:color="auto"/>
              <w:left w:val="single" w:sz="6" w:space="0" w:color="auto"/>
              <w:bottom w:val="single" w:sz="4" w:space="0" w:color="auto"/>
              <w:right w:val="single" w:sz="4" w:space="0" w:color="auto"/>
            </w:tcBorders>
            <w:vAlign w:val="center"/>
            <w:hideMark/>
          </w:tcPr>
          <w:p w14:paraId="738D1FB9" w14:textId="77777777" w:rsidR="008C7DA5" w:rsidRPr="00341B8E" w:rsidRDefault="00526A29" w:rsidP="00FB4E58">
            <w:pPr>
              <w:pStyle w:val="TableText0"/>
              <w:widowControl w:val="0"/>
              <w:ind w:right="-111"/>
              <w:rPr>
                <w:rFonts w:eastAsia="MS Gothic"/>
                <w:sz w:val="18"/>
                <w:szCs w:val="18"/>
              </w:rPr>
            </w:pPr>
            <w:r w:rsidRPr="00341B8E">
              <w:rPr>
                <w:rFonts w:eastAsia="MS Gothic"/>
                <w:sz w:val="18"/>
                <w:szCs w:val="18"/>
              </w:rPr>
              <w:t xml:space="preserve">Temperature, respiration rate, pulse, and blood pressure. </w:t>
            </w:r>
          </w:p>
        </w:tc>
      </w:tr>
      <w:tr w:rsidR="00CA657C" w14:paraId="386FBF65" w14:textId="77777777" w:rsidTr="00A01912">
        <w:trPr>
          <w:trHeight w:val="273"/>
        </w:trPr>
        <w:tc>
          <w:tcPr>
            <w:tcW w:w="1890" w:type="dxa"/>
            <w:tcBorders>
              <w:top w:val="single" w:sz="4" w:space="0" w:color="auto"/>
              <w:left w:val="single" w:sz="4" w:space="0" w:color="auto"/>
              <w:bottom w:val="single" w:sz="4" w:space="0" w:color="auto"/>
              <w:right w:val="single" w:sz="6" w:space="0" w:color="auto"/>
            </w:tcBorders>
            <w:vAlign w:val="center"/>
          </w:tcPr>
          <w:p w14:paraId="0FAF12A7" w14:textId="77777777" w:rsidR="008C7DA5" w:rsidRPr="00341B8E" w:rsidRDefault="00526A29" w:rsidP="00FB4E58">
            <w:pPr>
              <w:pStyle w:val="TableText0"/>
              <w:widowControl w:val="0"/>
              <w:rPr>
                <w:rFonts w:eastAsia="MS Gothic"/>
                <w:sz w:val="18"/>
                <w:szCs w:val="18"/>
              </w:rPr>
            </w:pPr>
            <w:r w:rsidRPr="00341B8E">
              <w:rPr>
                <w:sz w:val="18"/>
                <w:szCs w:val="18"/>
              </w:rPr>
              <w:t>12-lead ECG</w:t>
            </w:r>
          </w:p>
        </w:tc>
        <w:tc>
          <w:tcPr>
            <w:tcW w:w="835" w:type="dxa"/>
            <w:tcBorders>
              <w:top w:val="single" w:sz="4" w:space="0" w:color="auto"/>
              <w:left w:val="single" w:sz="6" w:space="0" w:color="auto"/>
              <w:bottom w:val="single" w:sz="4" w:space="0" w:color="auto"/>
              <w:right w:val="single" w:sz="6" w:space="0" w:color="auto"/>
            </w:tcBorders>
            <w:vAlign w:val="center"/>
          </w:tcPr>
          <w:p w14:paraId="4A6B4A10" w14:textId="77777777" w:rsidR="008C7DA5" w:rsidRPr="00341B8E" w:rsidRDefault="00526A29" w:rsidP="00FB4E58">
            <w:pPr>
              <w:pStyle w:val="TableText0"/>
              <w:widowControl w:val="0"/>
              <w:jc w:val="center"/>
              <w:rPr>
                <w:sz w:val="18"/>
                <w:szCs w:val="18"/>
              </w:rPr>
            </w:pPr>
            <w:r w:rsidRPr="00341B8E">
              <w:rPr>
                <w:sz w:val="18"/>
                <w:szCs w:val="18"/>
              </w:rPr>
              <w:t>X</w:t>
            </w:r>
          </w:p>
        </w:tc>
        <w:tc>
          <w:tcPr>
            <w:tcW w:w="412" w:type="dxa"/>
            <w:tcBorders>
              <w:top w:val="single" w:sz="4" w:space="0" w:color="auto"/>
              <w:left w:val="single" w:sz="6" w:space="0" w:color="auto"/>
              <w:bottom w:val="single" w:sz="4" w:space="0" w:color="auto"/>
              <w:right w:val="single" w:sz="6" w:space="0" w:color="auto"/>
            </w:tcBorders>
            <w:vAlign w:val="center"/>
          </w:tcPr>
          <w:p w14:paraId="110526E6" w14:textId="77777777" w:rsidR="008C7DA5" w:rsidRDefault="00526A29" w:rsidP="00FB4E58">
            <w:pPr>
              <w:pStyle w:val="TableText0"/>
              <w:widowControl w:val="0"/>
              <w:jc w:val="center"/>
              <w:rPr>
                <w:sz w:val="18"/>
                <w:szCs w:val="18"/>
              </w:rPr>
            </w:pPr>
            <w:r>
              <w:rPr>
                <w:sz w:val="18"/>
                <w:szCs w:val="18"/>
              </w:rPr>
              <w:t>X</w:t>
            </w:r>
          </w:p>
        </w:tc>
        <w:tc>
          <w:tcPr>
            <w:tcW w:w="418" w:type="dxa"/>
            <w:tcBorders>
              <w:top w:val="single" w:sz="4" w:space="0" w:color="auto"/>
              <w:left w:val="single" w:sz="6" w:space="0" w:color="auto"/>
              <w:bottom w:val="single" w:sz="4" w:space="0" w:color="auto"/>
              <w:right w:val="single" w:sz="6" w:space="0" w:color="auto"/>
            </w:tcBorders>
            <w:vAlign w:val="center"/>
          </w:tcPr>
          <w:p w14:paraId="0DB20C4A" w14:textId="77777777" w:rsidR="008C7DA5" w:rsidRDefault="008C7DA5" w:rsidP="00FB4E58">
            <w:pPr>
              <w:pStyle w:val="TableText0"/>
              <w:widowControl w:val="0"/>
              <w:jc w:val="center"/>
              <w:rPr>
                <w:sz w:val="18"/>
                <w:szCs w:val="18"/>
              </w:rPr>
            </w:pPr>
          </w:p>
        </w:tc>
        <w:tc>
          <w:tcPr>
            <w:tcW w:w="419" w:type="dxa"/>
            <w:tcBorders>
              <w:top w:val="single" w:sz="4" w:space="0" w:color="auto"/>
              <w:left w:val="single" w:sz="6" w:space="0" w:color="auto"/>
              <w:bottom w:val="single" w:sz="4" w:space="0" w:color="auto"/>
              <w:right w:val="single" w:sz="6" w:space="0" w:color="auto"/>
            </w:tcBorders>
            <w:vAlign w:val="center"/>
          </w:tcPr>
          <w:p w14:paraId="028E3858" w14:textId="77777777" w:rsidR="008C7DA5" w:rsidRPr="00341B8E" w:rsidRDefault="008C7DA5" w:rsidP="00FB4E58">
            <w:pPr>
              <w:pStyle w:val="TableText0"/>
              <w:widowControl w:val="0"/>
              <w:jc w:val="center"/>
              <w:rPr>
                <w:sz w:val="18"/>
                <w:szCs w:val="18"/>
              </w:rPr>
            </w:pPr>
          </w:p>
        </w:tc>
        <w:tc>
          <w:tcPr>
            <w:tcW w:w="420" w:type="dxa"/>
            <w:tcBorders>
              <w:top w:val="single" w:sz="4" w:space="0" w:color="auto"/>
              <w:left w:val="single" w:sz="6" w:space="0" w:color="auto"/>
              <w:bottom w:val="single" w:sz="4" w:space="0" w:color="auto"/>
              <w:right w:val="single" w:sz="6" w:space="0" w:color="auto"/>
            </w:tcBorders>
            <w:vAlign w:val="center"/>
          </w:tcPr>
          <w:p w14:paraId="25144A0F" w14:textId="77777777" w:rsidR="008C7DA5" w:rsidRPr="00341B8E" w:rsidRDefault="008C7DA5" w:rsidP="00FB4E58">
            <w:pPr>
              <w:pStyle w:val="TableText0"/>
              <w:widowControl w:val="0"/>
              <w:jc w:val="center"/>
              <w:rPr>
                <w:sz w:val="18"/>
                <w:szCs w:val="18"/>
              </w:rPr>
            </w:pPr>
          </w:p>
        </w:tc>
        <w:tc>
          <w:tcPr>
            <w:tcW w:w="419" w:type="dxa"/>
            <w:tcBorders>
              <w:top w:val="single" w:sz="4" w:space="0" w:color="auto"/>
              <w:left w:val="single" w:sz="6" w:space="0" w:color="auto"/>
              <w:bottom w:val="single" w:sz="4" w:space="0" w:color="auto"/>
              <w:right w:val="single" w:sz="6" w:space="0" w:color="auto"/>
            </w:tcBorders>
            <w:vAlign w:val="center"/>
          </w:tcPr>
          <w:p w14:paraId="1669DCDF" w14:textId="77777777" w:rsidR="008C7DA5" w:rsidRPr="00341B8E" w:rsidRDefault="008C7DA5" w:rsidP="00FB4E58">
            <w:pPr>
              <w:pStyle w:val="TableText0"/>
              <w:widowControl w:val="0"/>
              <w:jc w:val="center"/>
              <w:rPr>
                <w:sz w:val="18"/>
                <w:szCs w:val="18"/>
              </w:rPr>
            </w:pPr>
          </w:p>
        </w:tc>
        <w:tc>
          <w:tcPr>
            <w:tcW w:w="419" w:type="dxa"/>
            <w:tcBorders>
              <w:top w:val="single" w:sz="4" w:space="0" w:color="auto"/>
              <w:left w:val="single" w:sz="6" w:space="0" w:color="auto"/>
              <w:bottom w:val="single" w:sz="4" w:space="0" w:color="auto"/>
              <w:right w:val="single" w:sz="6" w:space="0" w:color="auto"/>
            </w:tcBorders>
            <w:vAlign w:val="center"/>
          </w:tcPr>
          <w:p w14:paraId="764B2310" w14:textId="77777777" w:rsidR="008C7DA5" w:rsidRDefault="008C7DA5" w:rsidP="00FB4E58">
            <w:pPr>
              <w:pStyle w:val="TableText0"/>
              <w:widowControl w:val="0"/>
              <w:jc w:val="center"/>
              <w:rPr>
                <w:sz w:val="18"/>
                <w:szCs w:val="18"/>
              </w:rPr>
            </w:pPr>
          </w:p>
        </w:tc>
        <w:tc>
          <w:tcPr>
            <w:tcW w:w="419" w:type="dxa"/>
            <w:tcBorders>
              <w:top w:val="single" w:sz="4" w:space="0" w:color="auto"/>
              <w:left w:val="single" w:sz="6" w:space="0" w:color="auto"/>
              <w:bottom w:val="single" w:sz="4" w:space="0" w:color="auto"/>
              <w:right w:val="single" w:sz="6" w:space="0" w:color="auto"/>
            </w:tcBorders>
            <w:vAlign w:val="center"/>
          </w:tcPr>
          <w:p w14:paraId="3B8D04AA" w14:textId="77777777" w:rsidR="008C7DA5" w:rsidRPr="00341B8E" w:rsidRDefault="00526A29" w:rsidP="00FB4E58">
            <w:pPr>
              <w:pStyle w:val="TableText0"/>
              <w:widowControl w:val="0"/>
              <w:jc w:val="center"/>
              <w:rPr>
                <w:sz w:val="18"/>
                <w:szCs w:val="18"/>
              </w:rPr>
            </w:pPr>
            <w:r>
              <w:rPr>
                <w:sz w:val="18"/>
                <w:szCs w:val="18"/>
              </w:rPr>
              <w:t>X</w:t>
            </w:r>
          </w:p>
        </w:tc>
        <w:tc>
          <w:tcPr>
            <w:tcW w:w="420" w:type="dxa"/>
            <w:tcBorders>
              <w:top w:val="single" w:sz="4" w:space="0" w:color="auto"/>
              <w:left w:val="single" w:sz="6" w:space="0" w:color="auto"/>
              <w:bottom w:val="single" w:sz="4" w:space="0" w:color="auto"/>
              <w:right w:val="single" w:sz="6" w:space="0" w:color="auto"/>
            </w:tcBorders>
            <w:vAlign w:val="center"/>
          </w:tcPr>
          <w:p w14:paraId="2BF8BE4F" w14:textId="77777777" w:rsidR="008C7DA5" w:rsidRPr="00341B8E" w:rsidRDefault="008C7DA5" w:rsidP="00FB4E58">
            <w:pPr>
              <w:pStyle w:val="TableText0"/>
              <w:widowControl w:val="0"/>
              <w:jc w:val="center"/>
              <w:rPr>
                <w:sz w:val="18"/>
                <w:szCs w:val="18"/>
              </w:rPr>
            </w:pPr>
          </w:p>
        </w:tc>
        <w:tc>
          <w:tcPr>
            <w:tcW w:w="419" w:type="dxa"/>
            <w:tcBorders>
              <w:top w:val="single" w:sz="4" w:space="0" w:color="auto"/>
              <w:left w:val="single" w:sz="6" w:space="0" w:color="auto"/>
              <w:bottom w:val="single" w:sz="4" w:space="0" w:color="auto"/>
              <w:right w:val="single" w:sz="6" w:space="0" w:color="auto"/>
            </w:tcBorders>
            <w:vAlign w:val="center"/>
          </w:tcPr>
          <w:p w14:paraId="00A99A4B" w14:textId="77777777" w:rsidR="008C7DA5" w:rsidRPr="00341B8E" w:rsidRDefault="008C7DA5" w:rsidP="00FB4E58">
            <w:pPr>
              <w:pStyle w:val="TableText0"/>
              <w:widowControl w:val="0"/>
              <w:jc w:val="center"/>
              <w:rPr>
                <w:sz w:val="18"/>
                <w:szCs w:val="18"/>
              </w:rPr>
            </w:pPr>
          </w:p>
        </w:tc>
        <w:tc>
          <w:tcPr>
            <w:tcW w:w="1240" w:type="dxa"/>
            <w:tcBorders>
              <w:top w:val="single" w:sz="4" w:space="0" w:color="auto"/>
              <w:left w:val="single" w:sz="6" w:space="0" w:color="auto"/>
              <w:bottom w:val="single" w:sz="4" w:space="0" w:color="auto"/>
              <w:right w:val="single" w:sz="6" w:space="0" w:color="auto"/>
            </w:tcBorders>
            <w:vAlign w:val="center"/>
          </w:tcPr>
          <w:p w14:paraId="0590EE90" w14:textId="77777777" w:rsidR="008C7DA5" w:rsidRDefault="00526A29" w:rsidP="00FB4E58">
            <w:pPr>
              <w:pStyle w:val="TableText0"/>
              <w:widowControl w:val="0"/>
              <w:jc w:val="center"/>
              <w:rPr>
                <w:sz w:val="18"/>
                <w:szCs w:val="18"/>
              </w:rPr>
            </w:pPr>
            <w:r>
              <w:rPr>
                <w:rFonts w:eastAsia="Times New Roman"/>
                <w:sz w:val="18"/>
                <w:szCs w:val="18"/>
              </w:rPr>
              <w:t>C7 only</w:t>
            </w:r>
          </w:p>
        </w:tc>
        <w:tc>
          <w:tcPr>
            <w:tcW w:w="1377" w:type="dxa"/>
            <w:tcBorders>
              <w:top w:val="single" w:sz="4" w:space="0" w:color="auto"/>
              <w:left w:val="single" w:sz="6" w:space="0" w:color="auto"/>
              <w:bottom w:val="single" w:sz="4" w:space="0" w:color="auto"/>
              <w:right w:val="single" w:sz="6" w:space="0" w:color="auto"/>
            </w:tcBorders>
            <w:vAlign w:val="center"/>
          </w:tcPr>
          <w:p w14:paraId="241CD073" w14:textId="77777777" w:rsidR="008C7DA5" w:rsidRPr="00341B8E" w:rsidRDefault="008C7DA5" w:rsidP="00FB4E58">
            <w:pPr>
              <w:pStyle w:val="TableText0"/>
              <w:widowControl w:val="0"/>
              <w:jc w:val="center"/>
              <w:rPr>
                <w:rFonts w:eastAsia="MS Gothic"/>
                <w:sz w:val="18"/>
                <w:szCs w:val="18"/>
              </w:rPr>
            </w:pPr>
          </w:p>
        </w:tc>
        <w:tc>
          <w:tcPr>
            <w:tcW w:w="3928" w:type="dxa"/>
            <w:tcBorders>
              <w:top w:val="single" w:sz="4" w:space="0" w:color="auto"/>
              <w:left w:val="single" w:sz="6" w:space="0" w:color="auto"/>
              <w:bottom w:val="single" w:sz="4" w:space="0" w:color="auto"/>
              <w:right w:val="single" w:sz="4" w:space="0" w:color="auto"/>
            </w:tcBorders>
          </w:tcPr>
          <w:p w14:paraId="00758B5B" w14:textId="77777777" w:rsidR="008C7DA5" w:rsidRPr="00341B8E" w:rsidRDefault="00526A29" w:rsidP="00FB4E58">
            <w:pPr>
              <w:pStyle w:val="TableText0"/>
              <w:widowControl w:val="0"/>
              <w:ind w:right="-111"/>
              <w:rPr>
                <w:rFonts w:eastAsia="MS Gothic"/>
                <w:sz w:val="18"/>
                <w:szCs w:val="18"/>
              </w:rPr>
            </w:pPr>
            <w:r>
              <w:rPr>
                <w:rFonts w:eastAsia="Times New Roman"/>
                <w:sz w:val="18"/>
                <w:szCs w:val="18"/>
              </w:rPr>
              <w:t>After Cycle 7 ECG is only required where clinically indicated.</w:t>
            </w:r>
          </w:p>
        </w:tc>
      </w:tr>
      <w:tr w:rsidR="00CA657C" w14:paraId="095C7D73" w14:textId="77777777" w:rsidTr="00A01912">
        <w:trPr>
          <w:trHeight w:val="273"/>
        </w:trPr>
        <w:tc>
          <w:tcPr>
            <w:tcW w:w="1890" w:type="dxa"/>
            <w:tcBorders>
              <w:top w:val="single" w:sz="4" w:space="0" w:color="auto"/>
              <w:left w:val="single" w:sz="4" w:space="0" w:color="auto"/>
              <w:bottom w:val="single" w:sz="4" w:space="0" w:color="auto"/>
              <w:right w:val="single" w:sz="4" w:space="0" w:color="auto"/>
            </w:tcBorders>
            <w:vAlign w:val="center"/>
          </w:tcPr>
          <w:p w14:paraId="320E50A9" w14:textId="77777777" w:rsidR="008C7DA5" w:rsidRPr="00341B8E" w:rsidRDefault="00526A29" w:rsidP="00FB4E58">
            <w:pPr>
              <w:pStyle w:val="TableText0"/>
              <w:keepNext w:val="0"/>
              <w:widowControl w:val="0"/>
              <w:rPr>
                <w:sz w:val="18"/>
                <w:szCs w:val="18"/>
              </w:rPr>
            </w:pPr>
            <w:r>
              <w:rPr>
                <w:sz w:val="18"/>
                <w:szCs w:val="18"/>
              </w:rPr>
              <w:t>AE/SAE Review</w:t>
            </w:r>
          </w:p>
        </w:tc>
        <w:tc>
          <w:tcPr>
            <w:tcW w:w="835" w:type="dxa"/>
            <w:tcBorders>
              <w:top w:val="single" w:sz="4" w:space="0" w:color="auto"/>
              <w:left w:val="single" w:sz="4" w:space="0" w:color="auto"/>
              <w:bottom w:val="single" w:sz="4" w:space="0" w:color="auto"/>
              <w:right w:val="single" w:sz="4" w:space="0" w:color="auto"/>
            </w:tcBorders>
            <w:vAlign w:val="center"/>
          </w:tcPr>
          <w:p w14:paraId="6A392B40" w14:textId="77777777" w:rsidR="008C7DA5" w:rsidRPr="00341B8E" w:rsidRDefault="00526A29" w:rsidP="00FB4E58">
            <w:pPr>
              <w:pStyle w:val="TableText0"/>
              <w:keepNext w:val="0"/>
              <w:widowControl w:val="0"/>
              <w:jc w:val="center"/>
              <w:rPr>
                <w:sz w:val="18"/>
                <w:szCs w:val="18"/>
              </w:rPr>
            </w:pPr>
            <w:r>
              <w:rPr>
                <w:sz w:val="18"/>
                <w:szCs w:val="18"/>
              </w:rPr>
              <w:t>X</w:t>
            </w:r>
          </w:p>
        </w:tc>
        <w:tc>
          <w:tcPr>
            <w:tcW w:w="412" w:type="dxa"/>
            <w:tcBorders>
              <w:top w:val="single" w:sz="4" w:space="0" w:color="auto"/>
              <w:left w:val="single" w:sz="4" w:space="0" w:color="auto"/>
              <w:bottom w:val="single" w:sz="4" w:space="0" w:color="auto"/>
              <w:right w:val="single" w:sz="4" w:space="0" w:color="auto"/>
            </w:tcBorders>
            <w:vAlign w:val="center"/>
          </w:tcPr>
          <w:p w14:paraId="2E3D1782" w14:textId="77777777" w:rsidR="008C7DA5" w:rsidRPr="00341B8E" w:rsidRDefault="00526A29" w:rsidP="00FB4E58">
            <w:pPr>
              <w:pStyle w:val="TableText0"/>
              <w:keepNext w:val="0"/>
              <w:widowControl w:val="0"/>
              <w:jc w:val="center"/>
              <w:rPr>
                <w:sz w:val="18"/>
                <w:szCs w:val="18"/>
              </w:rPr>
            </w:pPr>
            <w:r>
              <w:rPr>
                <w:sz w:val="18"/>
                <w:szCs w:val="18"/>
              </w:rPr>
              <w:t>X</w:t>
            </w:r>
          </w:p>
        </w:tc>
        <w:tc>
          <w:tcPr>
            <w:tcW w:w="418" w:type="dxa"/>
            <w:tcBorders>
              <w:top w:val="single" w:sz="4" w:space="0" w:color="auto"/>
              <w:left w:val="single" w:sz="4" w:space="0" w:color="auto"/>
              <w:bottom w:val="single" w:sz="4" w:space="0" w:color="auto"/>
              <w:right w:val="single" w:sz="4" w:space="0" w:color="auto"/>
            </w:tcBorders>
            <w:vAlign w:val="center"/>
          </w:tcPr>
          <w:p w14:paraId="78BBA739" w14:textId="77777777" w:rsidR="008C7DA5" w:rsidRPr="00341B8E" w:rsidRDefault="00526A29" w:rsidP="00FB4E58">
            <w:pPr>
              <w:pStyle w:val="TableText0"/>
              <w:keepNext w:val="0"/>
              <w:widowControl w:val="0"/>
              <w:jc w:val="center"/>
              <w:rPr>
                <w:sz w:val="18"/>
                <w:szCs w:val="18"/>
              </w:rPr>
            </w:pPr>
            <w:r>
              <w:rPr>
                <w:sz w:val="18"/>
                <w:szCs w:val="18"/>
              </w:rPr>
              <w:t>X</w:t>
            </w:r>
          </w:p>
        </w:tc>
        <w:tc>
          <w:tcPr>
            <w:tcW w:w="419" w:type="dxa"/>
            <w:tcBorders>
              <w:top w:val="single" w:sz="4" w:space="0" w:color="auto"/>
              <w:left w:val="single" w:sz="4" w:space="0" w:color="auto"/>
              <w:bottom w:val="single" w:sz="4" w:space="0" w:color="auto"/>
              <w:right w:val="single" w:sz="4" w:space="0" w:color="auto"/>
            </w:tcBorders>
            <w:vAlign w:val="center"/>
          </w:tcPr>
          <w:p w14:paraId="520B1D1B" w14:textId="77777777" w:rsidR="008C7DA5" w:rsidRPr="00341B8E" w:rsidRDefault="00526A29" w:rsidP="00FB4E58">
            <w:pPr>
              <w:pStyle w:val="TableText0"/>
              <w:keepNext w:val="0"/>
              <w:widowControl w:val="0"/>
              <w:jc w:val="center"/>
              <w:rPr>
                <w:sz w:val="18"/>
                <w:szCs w:val="18"/>
              </w:rPr>
            </w:pPr>
            <w:r>
              <w:rPr>
                <w:sz w:val="18"/>
                <w:szCs w:val="18"/>
              </w:rPr>
              <w:t>X</w:t>
            </w:r>
          </w:p>
        </w:tc>
        <w:tc>
          <w:tcPr>
            <w:tcW w:w="420" w:type="dxa"/>
            <w:tcBorders>
              <w:top w:val="single" w:sz="4" w:space="0" w:color="auto"/>
              <w:left w:val="single" w:sz="4" w:space="0" w:color="auto"/>
              <w:bottom w:val="single" w:sz="4" w:space="0" w:color="auto"/>
              <w:right w:val="single" w:sz="4" w:space="0" w:color="auto"/>
            </w:tcBorders>
            <w:vAlign w:val="center"/>
          </w:tcPr>
          <w:p w14:paraId="0F688820" w14:textId="77777777" w:rsidR="008C7DA5" w:rsidRPr="00341B8E" w:rsidRDefault="00526A29" w:rsidP="00FB4E58">
            <w:pPr>
              <w:pStyle w:val="TableText0"/>
              <w:keepNext w:val="0"/>
              <w:widowControl w:val="0"/>
              <w:jc w:val="center"/>
              <w:rPr>
                <w:sz w:val="18"/>
                <w:szCs w:val="18"/>
              </w:rPr>
            </w:pPr>
            <w:r>
              <w:rPr>
                <w:sz w:val="18"/>
                <w:szCs w:val="18"/>
              </w:rPr>
              <w:t>X</w:t>
            </w:r>
          </w:p>
        </w:tc>
        <w:tc>
          <w:tcPr>
            <w:tcW w:w="419" w:type="dxa"/>
            <w:tcBorders>
              <w:top w:val="single" w:sz="4" w:space="0" w:color="auto"/>
              <w:left w:val="single" w:sz="4" w:space="0" w:color="auto"/>
              <w:bottom w:val="single" w:sz="4" w:space="0" w:color="auto"/>
              <w:right w:val="single" w:sz="4" w:space="0" w:color="auto"/>
            </w:tcBorders>
            <w:vAlign w:val="center"/>
          </w:tcPr>
          <w:p w14:paraId="383AFC02" w14:textId="77777777" w:rsidR="008C7DA5" w:rsidRPr="00341B8E" w:rsidRDefault="00526A29" w:rsidP="00FB4E58">
            <w:pPr>
              <w:pStyle w:val="TableText0"/>
              <w:keepNext w:val="0"/>
              <w:widowControl w:val="0"/>
              <w:jc w:val="center"/>
              <w:rPr>
                <w:sz w:val="18"/>
                <w:szCs w:val="18"/>
              </w:rPr>
            </w:pPr>
            <w:r>
              <w:rPr>
                <w:sz w:val="18"/>
                <w:szCs w:val="18"/>
              </w:rPr>
              <w:t>X</w:t>
            </w:r>
          </w:p>
        </w:tc>
        <w:tc>
          <w:tcPr>
            <w:tcW w:w="419" w:type="dxa"/>
            <w:tcBorders>
              <w:top w:val="single" w:sz="4" w:space="0" w:color="auto"/>
              <w:left w:val="single" w:sz="4" w:space="0" w:color="auto"/>
              <w:bottom w:val="single" w:sz="4" w:space="0" w:color="auto"/>
              <w:right w:val="single" w:sz="4" w:space="0" w:color="auto"/>
            </w:tcBorders>
            <w:vAlign w:val="center"/>
          </w:tcPr>
          <w:p w14:paraId="49E29E09" w14:textId="77777777" w:rsidR="008C7DA5" w:rsidRPr="00341B8E" w:rsidRDefault="00526A29" w:rsidP="00FB4E58">
            <w:pPr>
              <w:pStyle w:val="TableText0"/>
              <w:keepNext w:val="0"/>
              <w:widowControl w:val="0"/>
              <w:jc w:val="center"/>
              <w:rPr>
                <w:sz w:val="18"/>
                <w:szCs w:val="18"/>
              </w:rPr>
            </w:pPr>
            <w:r>
              <w:rPr>
                <w:sz w:val="18"/>
                <w:szCs w:val="18"/>
              </w:rPr>
              <w:t>X</w:t>
            </w:r>
          </w:p>
        </w:tc>
        <w:tc>
          <w:tcPr>
            <w:tcW w:w="419" w:type="dxa"/>
            <w:tcBorders>
              <w:top w:val="single" w:sz="4" w:space="0" w:color="auto"/>
              <w:left w:val="single" w:sz="4" w:space="0" w:color="auto"/>
              <w:bottom w:val="single" w:sz="4" w:space="0" w:color="auto"/>
              <w:right w:val="single" w:sz="4" w:space="0" w:color="auto"/>
            </w:tcBorders>
            <w:vAlign w:val="center"/>
          </w:tcPr>
          <w:p w14:paraId="15D599C9" w14:textId="77777777" w:rsidR="008C7DA5" w:rsidRPr="00341B8E" w:rsidRDefault="00526A29" w:rsidP="00FB4E58">
            <w:pPr>
              <w:pStyle w:val="TableText0"/>
              <w:keepNext w:val="0"/>
              <w:widowControl w:val="0"/>
              <w:jc w:val="center"/>
              <w:rPr>
                <w:sz w:val="18"/>
                <w:szCs w:val="18"/>
              </w:rPr>
            </w:pPr>
            <w:r>
              <w:rPr>
                <w:sz w:val="18"/>
                <w:szCs w:val="18"/>
              </w:rPr>
              <w:t>X</w:t>
            </w:r>
          </w:p>
        </w:tc>
        <w:tc>
          <w:tcPr>
            <w:tcW w:w="420" w:type="dxa"/>
            <w:tcBorders>
              <w:top w:val="single" w:sz="4" w:space="0" w:color="auto"/>
              <w:left w:val="single" w:sz="4" w:space="0" w:color="auto"/>
              <w:bottom w:val="single" w:sz="4" w:space="0" w:color="auto"/>
              <w:right w:val="single" w:sz="4" w:space="0" w:color="auto"/>
            </w:tcBorders>
            <w:vAlign w:val="center"/>
          </w:tcPr>
          <w:p w14:paraId="3E7977AE" w14:textId="77777777" w:rsidR="008C7DA5" w:rsidRPr="00341B8E" w:rsidRDefault="00526A29" w:rsidP="00FB4E58">
            <w:pPr>
              <w:pStyle w:val="TableText0"/>
              <w:keepNext w:val="0"/>
              <w:widowControl w:val="0"/>
              <w:jc w:val="center"/>
              <w:rPr>
                <w:sz w:val="18"/>
                <w:szCs w:val="18"/>
              </w:rPr>
            </w:pPr>
            <w:r>
              <w:rPr>
                <w:sz w:val="18"/>
                <w:szCs w:val="18"/>
              </w:rPr>
              <w:t>X</w:t>
            </w:r>
          </w:p>
        </w:tc>
        <w:tc>
          <w:tcPr>
            <w:tcW w:w="419" w:type="dxa"/>
            <w:tcBorders>
              <w:top w:val="single" w:sz="4" w:space="0" w:color="auto"/>
              <w:left w:val="single" w:sz="4" w:space="0" w:color="auto"/>
              <w:bottom w:val="single" w:sz="4" w:space="0" w:color="auto"/>
              <w:right w:val="single" w:sz="4" w:space="0" w:color="auto"/>
            </w:tcBorders>
            <w:vAlign w:val="center"/>
          </w:tcPr>
          <w:p w14:paraId="54F128E0" w14:textId="77777777" w:rsidR="008C7DA5" w:rsidRPr="00341B8E" w:rsidRDefault="00526A29" w:rsidP="00FB4E58">
            <w:pPr>
              <w:pStyle w:val="TableText0"/>
              <w:keepNext w:val="0"/>
              <w:widowControl w:val="0"/>
              <w:jc w:val="center"/>
              <w:rPr>
                <w:sz w:val="18"/>
                <w:szCs w:val="18"/>
              </w:rPr>
            </w:pPr>
            <w:r>
              <w:rPr>
                <w:sz w:val="18"/>
                <w:szCs w:val="18"/>
              </w:rPr>
              <w:t>X</w:t>
            </w:r>
          </w:p>
        </w:tc>
        <w:tc>
          <w:tcPr>
            <w:tcW w:w="1240" w:type="dxa"/>
            <w:tcBorders>
              <w:top w:val="single" w:sz="4" w:space="0" w:color="auto"/>
              <w:left w:val="single" w:sz="4" w:space="0" w:color="auto"/>
              <w:bottom w:val="single" w:sz="4" w:space="0" w:color="auto"/>
              <w:right w:val="single" w:sz="4" w:space="0" w:color="auto"/>
            </w:tcBorders>
            <w:vAlign w:val="center"/>
          </w:tcPr>
          <w:p w14:paraId="42B9EAF9" w14:textId="77777777" w:rsidR="008C7DA5" w:rsidRPr="003D51A0" w:rsidRDefault="00526A29" w:rsidP="00FB4E58">
            <w:pPr>
              <w:pStyle w:val="TableText0"/>
              <w:keepNext w:val="0"/>
              <w:widowControl w:val="0"/>
              <w:jc w:val="center"/>
              <w:rPr>
                <w:sz w:val="18"/>
                <w:szCs w:val="18"/>
              </w:rPr>
            </w:pPr>
            <w:r w:rsidRPr="003D51A0">
              <w:rPr>
                <w:sz w:val="18"/>
                <w:szCs w:val="18"/>
              </w:rPr>
              <w:t>X</w:t>
            </w:r>
          </w:p>
        </w:tc>
        <w:tc>
          <w:tcPr>
            <w:tcW w:w="1377" w:type="dxa"/>
            <w:tcBorders>
              <w:top w:val="single" w:sz="4" w:space="0" w:color="auto"/>
              <w:left w:val="single" w:sz="4" w:space="0" w:color="auto"/>
              <w:bottom w:val="single" w:sz="4" w:space="0" w:color="auto"/>
              <w:right w:val="single" w:sz="4" w:space="0" w:color="auto"/>
            </w:tcBorders>
            <w:vAlign w:val="center"/>
          </w:tcPr>
          <w:p w14:paraId="717824E0" w14:textId="77777777" w:rsidR="008C7DA5" w:rsidRPr="003D51A0" w:rsidRDefault="008C7DA5" w:rsidP="00FB4E58">
            <w:pPr>
              <w:pStyle w:val="TableText0"/>
              <w:keepNext w:val="0"/>
              <w:widowControl w:val="0"/>
              <w:jc w:val="center"/>
              <w:rPr>
                <w:sz w:val="18"/>
                <w:szCs w:val="18"/>
              </w:rPr>
            </w:pPr>
          </w:p>
        </w:tc>
        <w:tc>
          <w:tcPr>
            <w:tcW w:w="3928" w:type="dxa"/>
            <w:tcBorders>
              <w:top w:val="single" w:sz="4" w:space="0" w:color="auto"/>
              <w:left w:val="single" w:sz="4" w:space="0" w:color="auto"/>
              <w:bottom w:val="single" w:sz="4" w:space="0" w:color="auto"/>
              <w:right w:val="single" w:sz="4" w:space="0" w:color="auto"/>
            </w:tcBorders>
            <w:vAlign w:val="center"/>
          </w:tcPr>
          <w:p w14:paraId="292B9E16" w14:textId="5FAC9D0E" w:rsidR="008C7DA5" w:rsidRPr="00341B8E" w:rsidRDefault="00526A29" w:rsidP="00FB4E58">
            <w:pPr>
              <w:pStyle w:val="TableText0"/>
              <w:keepNext w:val="0"/>
              <w:widowControl w:val="0"/>
              <w:ind w:right="-111"/>
              <w:rPr>
                <w:sz w:val="18"/>
                <w:szCs w:val="18"/>
              </w:rPr>
            </w:pPr>
            <w:r>
              <w:rPr>
                <w:sz w:val="18"/>
                <w:szCs w:val="18"/>
              </w:rPr>
              <w:t>Record all AEs/SAEs from the time of treatment allocation (</w:t>
            </w:r>
            <w:del w:id="1926" w:author="Powell, Deana" w:date="2026-03-05T15:34:00Z" w16du:dateUtc="2026-03-05T20:34:00Z">
              <w:r w:rsidR="00895D30">
                <w:rPr>
                  <w:sz w:val="18"/>
                  <w:szCs w:val="18"/>
                </w:rPr>
                <w:delText>Part1</w:delText>
              </w:r>
            </w:del>
            <w:ins w:id="1927" w:author="Powell, Deana" w:date="2026-03-05T15:34:00Z" w16du:dateUtc="2026-03-05T20:34:00Z">
              <w:r>
                <w:rPr>
                  <w:sz w:val="18"/>
                  <w:szCs w:val="18"/>
                </w:rPr>
                <w:t>Part 1</w:t>
              </w:r>
            </w:ins>
            <w:r>
              <w:rPr>
                <w:sz w:val="18"/>
                <w:szCs w:val="18"/>
              </w:rPr>
              <w:t>)/randomization (</w:t>
            </w:r>
            <w:del w:id="1928" w:author="Powell, Deana" w:date="2026-03-05T15:34:00Z" w16du:dateUtc="2026-03-05T20:34:00Z">
              <w:r w:rsidR="00895D30">
                <w:rPr>
                  <w:sz w:val="18"/>
                  <w:szCs w:val="18"/>
                </w:rPr>
                <w:delText>Part2</w:delText>
              </w:r>
            </w:del>
            <w:ins w:id="1929" w:author="Powell, Deana" w:date="2026-03-05T15:34:00Z" w16du:dateUtc="2026-03-05T20:34:00Z">
              <w:r>
                <w:rPr>
                  <w:sz w:val="18"/>
                  <w:szCs w:val="18"/>
                </w:rPr>
                <w:t>Part 2</w:t>
              </w:r>
            </w:ins>
            <w:r>
              <w:rPr>
                <w:sz w:val="18"/>
                <w:szCs w:val="18"/>
              </w:rPr>
              <w:t>). See Section 8.4.1 for details.</w:t>
            </w:r>
          </w:p>
        </w:tc>
      </w:tr>
      <w:tr w:rsidR="00CA657C" w14:paraId="39784EA0" w14:textId="77777777" w:rsidTr="00A01912">
        <w:trPr>
          <w:trHeight w:val="273"/>
        </w:trPr>
        <w:tc>
          <w:tcPr>
            <w:tcW w:w="1890" w:type="dxa"/>
            <w:tcBorders>
              <w:top w:val="single" w:sz="4" w:space="0" w:color="auto"/>
              <w:left w:val="single" w:sz="4" w:space="0" w:color="auto"/>
              <w:bottom w:val="single" w:sz="4" w:space="0" w:color="auto"/>
              <w:right w:val="nil"/>
            </w:tcBorders>
            <w:vAlign w:val="center"/>
            <w:hideMark/>
          </w:tcPr>
          <w:p w14:paraId="3C4554E2" w14:textId="77777777" w:rsidR="008C7DA5" w:rsidRPr="00CB31E7" w:rsidRDefault="00526A29" w:rsidP="00E45612">
            <w:pPr>
              <w:pStyle w:val="TableText0"/>
              <w:keepNext w:val="0"/>
              <w:pageBreakBefore/>
              <w:widowControl w:val="0"/>
              <w:rPr>
                <w:b/>
                <w:bCs/>
                <w:sz w:val="18"/>
                <w:szCs w:val="18"/>
              </w:rPr>
            </w:pPr>
            <w:r w:rsidRPr="00CB31E7">
              <w:rPr>
                <w:b/>
                <w:bCs/>
                <w:sz w:val="18"/>
                <w:szCs w:val="18"/>
              </w:rPr>
              <w:lastRenderedPageBreak/>
              <w:t>Laboratory Procedures</w:t>
            </w:r>
          </w:p>
        </w:tc>
        <w:tc>
          <w:tcPr>
            <w:tcW w:w="835" w:type="dxa"/>
            <w:tcBorders>
              <w:top w:val="single" w:sz="4" w:space="0" w:color="auto"/>
              <w:left w:val="nil"/>
              <w:bottom w:val="single" w:sz="4" w:space="0" w:color="auto"/>
              <w:right w:val="nil"/>
            </w:tcBorders>
            <w:vAlign w:val="center"/>
          </w:tcPr>
          <w:p w14:paraId="4AD62D1B" w14:textId="77777777" w:rsidR="008C7DA5" w:rsidRPr="00341B8E" w:rsidRDefault="008C7DA5" w:rsidP="00FB4E58">
            <w:pPr>
              <w:pStyle w:val="TableText0"/>
              <w:keepNext w:val="0"/>
              <w:widowControl w:val="0"/>
              <w:rPr>
                <w:sz w:val="18"/>
                <w:szCs w:val="18"/>
              </w:rPr>
            </w:pPr>
          </w:p>
        </w:tc>
        <w:tc>
          <w:tcPr>
            <w:tcW w:w="412" w:type="dxa"/>
            <w:tcBorders>
              <w:top w:val="single" w:sz="4" w:space="0" w:color="auto"/>
              <w:left w:val="nil"/>
              <w:bottom w:val="single" w:sz="4" w:space="0" w:color="auto"/>
              <w:right w:val="nil"/>
            </w:tcBorders>
            <w:vAlign w:val="center"/>
          </w:tcPr>
          <w:p w14:paraId="158D37D5" w14:textId="77777777" w:rsidR="008C7DA5" w:rsidRPr="00341B8E" w:rsidRDefault="008C7DA5" w:rsidP="00FB4E58">
            <w:pPr>
              <w:pStyle w:val="TableText0"/>
              <w:keepNext w:val="0"/>
              <w:widowControl w:val="0"/>
              <w:rPr>
                <w:sz w:val="18"/>
                <w:szCs w:val="18"/>
              </w:rPr>
            </w:pPr>
          </w:p>
        </w:tc>
        <w:tc>
          <w:tcPr>
            <w:tcW w:w="418" w:type="dxa"/>
            <w:tcBorders>
              <w:top w:val="single" w:sz="4" w:space="0" w:color="auto"/>
              <w:left w:val="nil"/>
              <w:bottom w:val="single" w:sz="4" w:space="0" w:color="auto"/>
              <w:right w:val="nil"/>
            </w:tcBorders>
            <w:vAlign w:val="center"/>
          </w:tcPr>
          <w:p w14:paraId="65A3A3BE" w14:textId="77777777" w:rsidR="008C7DA5" w:rsidRPr="00341B8E" w:rsidRDefault="008C7DA5" w:rsidP="00FB4E58">
            <w:pPr>
              <w:pStyle w:val="TableText0"/>
              <w:keepNext w:val="0"/>
              <w:widowControl w:val="0"/>
              <w:rPr>
                <w:sz w:val="18"/>
                <w:szCs w:val="18"/>
              </w:rPr>
            </w:pPr>
          </w:p>
        </w:tc>
        <w:tc>
          <w:tcPr>
            <w:tcW w:w="419" w:type="dxa"/>
            <w:tcBorders>
              <w:top w:val="single" w:sz="4" w:space="0" w:color="auto"/>
              <w:left w:val="nil"/>
              <w:bottom w:val="single" w:sz="4" w:space="0" w:color="auto"/>
              <w:right w:val="nil"/>
            </w:tcBorders>
            <w:vAlign w:val="center"/>
          </w:tcPr>
          <w:p w14:paraId="51CDA729" w14:textId="77777777" w:rsidR="008C7DA5" w:rsidRPr="00341B8E" w:rsidRDefault="008C7DA5" w:rsidP="00FB4E58">
            <w:pPr>
              <w:pStyle w:val="TableText0"/>
              <w:keepNext w:val="0"/>
              <w:widowControl w:val="0"/>
              <w:rPr>
                <w:sz w:val="18"/>
                <w:szCs w:val="18"/>
              </w:rPr>
            </w:pPr>
          </w:p>
        </w:tc>
        <w:tc>
          <w:tcPr>
            <w:tcW w:w="420" w:type="dxa"/>
            <w:tcBorders>
              <w:top w:val="single" w:sz="4" w:space="0" w:color="auto"/>
              <w:left w:val="nil"/>
              <w:bottom w:val="single" w:sz="4" w:space="0" w:color="auto"/>
              <w:right w:val="nil"/>
            </w:tcBorders>
            <w:vAlign w:val="center"/>
          </w:tcPr>
          <w:p w14:paraId="5992A264" w14:textId="77777777" w:rsidR="008C7DA5" w:rsidRPr="00341B8E" w:rsidRDefault="008C7DA5" w:rsidP="00FB4E58">
            <w:pPr>
              <w:pStyle w:val="TableText0"/>
              <w:keepNext w:val="0"/>
              <w:widowControl w:val="0"/>
              <w:rPr>
                <w:sz w:val="18"/>
                <w:szCs w:val="18"/>
              </w:rPr>
            </w:pPr>
          </w:p>
        </w:tc>
        <w:tc>
          <w:tcPr>
            <w:tcW w:w="419" w:type="dxa"/>
            <w:tcBorders>
              <w:top w:val="single" w:sz="4" w:space="0" w:color="auto"/>
              <w:left w:val="nil"/>
              <w:bottom w:val="single" w:sz="4" w:space="0" w:color="auto"/>
              <w:right w:val="nil"/>
            </w:tcBorders>
            <w:vAlign w:val="center"/>
          </w:tcPr>
          <w:p w14:paraId="696CAFA4" w14:textId="77777777" w:rsidR="008C7DA5" w:rsidRPr="00341B8E" w:rsidRDefault="008C7DA5" w:rsidP="00FB4E58">
            <w:pPr>
              <w:pStyle w:val="TableText0"/>
              <w:keepNext w:val="0"/>
              <w:widowControl w:val="0"/>
              <w:rPr>
                <w:sz w:val="18"/>
                <w:szCs w:val="18"/>
              </w:rPr>
            </w:pPr>
          </w:p>
        </w:tc>
        <w:tc>
          <w:tcPr>
            <w:tcW w:w="419" w:type="dxa"/>
            <w:tcBorders>
              <w:top w:val="single" w:sz="4" w:space="0" w:color="auto"/>
              <w:left w:val="nil"/>
              <w:bottom w:val="single" w:sz="4" w:space="0" w:color="auto"/>
              <w:right w:val="nil"/>
            </w:tcBorders>
            <w:vAlign w:val="center"/>
          </w:tcPr>
          <w:p w14:paraId="099B1434" w14:textId="77777777" w:rsidR="008C7DA5" w:rsidRPr="00341B8E" w:rsidRDefault="008C7DA5" w:rsidP="00FB4E58">
            <w:pPr>
              <w:pStyle w:val="TableText0"/>
              <w:keepNext w:val="0"/>
              <w:widowControl w:val="0"/>
              <w:rPr>
                <w:sz w:val="18"/>
                <w:szCs w:val="18"/>
              </w:rPr>
            </w:pPr>
          </w:p>
        </w:tc>
        <w:tc>
          <w:tcPr>
            <w:tcW w:w="419" w:type="dxa"/>
            <w:tcBorders>
              <w:top w:val="single" w:sz="4" w:space="0" w:color="auto"/>
              <w:left w:val="nil"/>
              <w:bottom w:val="single" w:sz="4" w:space="0" w:color="auto"/>
              <w:right w:val="nil"/>
            </w:tcBorders>
            <w:vAlign w:val="center"/>
          </w:tcPr>
          <w:p w14:paraId="1D62B867" w14:textId="77777777" w:rsidR="008C7DA5" w:rsidRPr="00341B8E" w:rsidRDefault="008C7DA5" w:rsidP="00FB4E58">
            <w:pPr>
              <w:pStyle w:val="TableText0"/>
              <w:keepNext w:val="0"/>
              <w:widowControl w:val="0"/>
              <w:rPr>
                <w:sz w:val="18"/>
                <w:szCs w:val="18"/>
              </w:rPr>
            </w:pPr>
          </w:p>
        </w:tc>
        <w:tc>
          <w:tcPr>
            <w:tcW w:w="420" w:type="dxa"/>
            <w:tcBorders>
              <w:top w:val="single" w:sz="4" w:space="0" w:color="auto"/>
              <w:left w:val="nil"/>
              <w:bottom w:val="single" w:sz="4" w:space="0" w:color="auto"/>
              <w:right w:val="nil"/>
            </w:tcBorders>
            <w:vAlign w:val="center"/>
          </w:tcPr>
          <w:p w14:paraId="6F491305" w14:textId="77777777" w:rsidR="008C7DA5" w:rsidRPr="00341B8E" w:rsidRDefault="008C7DA5" w:rsidP="00FB4E58">
            <w:pPr>
              <w:pStyle w:val="TableText0"/>
              <w:keepNext w:val="0"/>
              <w:widowControl w:val="0"/>
              <w:rPr>
                <w:sz w:val="18"/>
                <w:szCs w:val="18"/>
              </w:rPr>
            </w:pPr>
          </w:p>
        </w:tc>
        <w:tc>
          <w:tcPr>
            <w:tcW w:w="419" w:type="dxa"/>
            <w:tcBorders>
              <w:top w:val="single" w:sz="4" w:space="0" w:color="auto"/>
              <w:left w:val="nil"/>
              <w:bottom w:val="single" w:sz="4" w:space="0" w:color="auto"/>
              <w:right w:val="nil"/>
            </w:tcBorders>
            <w:vAlign w:val="center"/>
          </w:tcPr>
          <w:p w14:paraId="616B8B38" w14:textId="77777777" w:rsidR="008C7DA5" w:rsidRPr="00341B8E" w:rsidRDefault="008C7DA5" w:rsidP="00FB4E58">
            <w:pPr>
              <w:pStyle w:val="TableText0"/>
              <w:keepNext w:val="0"/>
              <w:widowControl w:val="0"/>
              <w:rPr>
                <w:sz w:val="18"/>
                <w:szCs w:val="18"/>
              </w:rPr>
            </w:pPr>
          </w:p>
        </w:tc>
        <w:tc>
          <w:tcPr>
            <w:tcW w:w="1240" w:type="dxa"/>
            <w:tcBorders>
              <w:top w:val="single" w:sz="4" w:space="0" w:color="auto"/>
              <w:left w:val="nil"/>
              <w:bottom w:val="single" w:sz="4" w:space="0" w:color="auto"/>
              <w:right w:val="nil"/>
            </w:tcBorders>
          </w:tcPr>
          <w:p w14:paraId="75C8CC77" w14:textId="77777777" w:rsidR="008C7DA5" w:rsidRPr="00341B8E" w:rsidRDefault="008C7DA5" w:rsidP="00FB4E58">
            <w:pPr>
              <w:pStyle w:val="TableText0"/>
              <w:keepNext w:val="0"/>
              <w:widowControl w:val="0"/>
              <w:rPr>
                <w:sz w:val="18"/>
                <w:szCs w:val="18"/>
              </w:rPr>
            </w:pPr>
          </w:p>
        </w:tc>
        <w:tc>
          <w:tcPr>
            <w:tcW w:w="1377" w:type="dxa"/>
            <w:tcBorders>
              <w:top w:val="single" w:sz="4" w:space="0" w:color="auto"/>
              <w:left w:val="nil"/>
              <w:bottom w:val="single" w:sz="4" w:space="0" w:color="auto"/>
              <w:right w:val="single" w:sz="6" w:space="0" w:color="auto"/>
            </w:tcBorders>
            <w:vAlign w:val="center"/>
          </w:tcPr>
          <w:p w14:paraId="3358EB5D" w14:textId="77777777" w:rsidR="008C7DA5" w:rsidRPr="00341B8E" w:rsidRDefault="008C7DA5" w:rsidP="00FB4E58">
            <w:pPr>
              <w:pStyle w:val="TableText0"/>
              <w:keepNext w:val="0"/>
              <w:widowControl w:val="0"/>
              <w:rPr>
                <w:sz w:val="18"/>
                <w:szCs w:val="18"/>
              </w:rPr>
            </w:pPr>
          </w:p>
        </w:tc>
        <w:tc>
          <w:tcPr>
            <w:tcW w:w="3928" w:type="dxa"/>
            <w:tcBorders>
              <w:top w:val="single" w:sz="4" w:space="0" w:color="auto"/>
              <w:left w:val="single" w:sz="6" w:space="0" w:color="auto"/>
              <w:bottom w:val="single" w:sz="4" w:space="0" w:color="auto"/>
              <w:right w:val="single" w:sz="4" w:space="0" w:color="auto"/>
            </w:tcBorders>
            <w:vAlign w:val="center"/>
            <w:hideMark/>
          </w:tcPr>
          <w:p w14:paraId="754A2B9E" w14:textId="77777777" w:rsidR="008C7DA5" w:rsidRPr="00341B8E" w:rsidRDefault="00526A29" w:rsidP="00FB4E58">
            <w:pPr>
              <w:pStyle w:val="TableText0"/>
              <w:keepNext w:val="0"/>
              <w:widowControl w:val="0"/>
              <w:ind w:right="-111"/>
              <w:rPr>
                <w:sz w:val="18"/>
                <w:szCs w:val="18"/>
              </w:rPr>
            </w:pPr>
            <w:r w:rsidRPr="00341B8E">
              <w:rPr>
                <w:sz w:val="18"/>
                <w:szCs w:val="18"/>
              </w:rPr>
              <w:t>All laboratory samples will be analyzed at the local laboratories.</w:t>
            </w:r>
            <w:r>
              <w:t xml:space="preserve"> </w:t>
            </w:r>
            <w:r>
              <w:rPr>
                <w:sz w:val="18"/>
                <w:szCs w:val="18"/>
              </w:rPr>
              <w:t>Samples are required before dosing unless otherwise indicated.</w:t>
            </w:r>
          </w:p>
        </w:tc>
      </w:tr>
      <w:tr w:rsidR="00CA657C" w14:paraId="24166E2A" w14:textId="77777777" w:rsidTr="00A01912">
        <w:trPr>
          <w:trHeight w:val="273"/>
        </w:trPr>
        <w:tc>
          <w:tcPr>
            <w:tcW w:w="1890" w:type="dxa"/>
            <w:tcBorders>
              <w:top w:val="single" w:sz="4" w:space="0" w:color="auto"/>
              <w:left w:val="single" w:sz="4" w:space="0" w:color="auto"/>
              <w:bottom w:val="single" w:sz="4" w:space="0" w:color="auto"/>
              <w:right w:val="single" w:sz="6" w:space="0" w:color="auto"/>
            </w:tcBorders>
            <w:vAlign w:val="center"/>
            <w:hideMark/>
          </w:tcPr>
          <w:p w14:paraId="576D1E46" w14:textId="77777777" w:rsidR="008C7DA5" w:rsidRPr="00341B8E" w:rsidRDefault="00526A29" w:rsidP="00A01912">
            <w:pPr>
              <w:pStyle w:val="TableText0"/>
              <w:keepNext w:val="0"/>
              <w:widowControl w:val="0"/>
              <w:rPr>
                <w:sz w:val="18"/>
                <w:szCs w:val="18"/>
              </w:rPr>
            </w:pPr>
            <w:r w:rsidRPr="00341B8E">
              <w:rPr>
                <w:sz w:val="18"/>
                <w:szCs w:val="18"/>
              </w:rPr>
              <w:t>Hematology, Serum Chemistry</w:t>
            </w:r>
          </w:p>
        </w:tc>
        <w:tc>
          <w:tcPr>
            <w:tcW w:w="835" w:type="dxa"/>
            <w:tcBorders>
              <w:top w:val="single" w:sz="4" w:space="0" w:color="auto"/>
              <w:left w:val="single" w:sz="6" w:space="0" w:color="auto"/>
              <w:bottom w:val="single" w:sz="4" w:space="0" w:color="auto"/>
              <w:right w:val="single" w:sz="6" w:space="0" w:color="auto"/>
            </w:tcBorders>
            <w:vAlign w:val="center"/>
            <w:hideMark/>
          </w:tcPr>
          <w:p w14:paraId="102F4E95" w14:textId="77777777" w:rsidR="008C7DA5" w:rsidRPr="00341B8E" w:rsidRDefault="00526A29" w:rsidP="00A01912">
            <w:pPr>
              <w:pStyle w:val="TableText0"/>
              <w:keepNext w:val="0"/>
              <w:widowControl w:val="0"/>
              <w:jc w:val="center"/>
              <w:rPr>
                <w:rFonts w:eastAsia="MS Gothic"/>
                <w:sz w:val="18"/>
                <w:szCs w:val="18"/>
              </w:rPr>
            </w:pPr>
            <w:r w:rsidRPr="00341B8E">
              <w:rPr>
                <w:sz w:val="18"/>
                <w:szCs w:val="18"/>
              </w:rPr>
              <w:t>X</w:t>
            </w:r>
          </w:p>
        </w:tc>
        <w:tc>
          <w:tcPr>
            <w:tcW w:w="412" w:type="dxa"/>
            <w:tcBorders>
              <w:top w:val="single" w:sz="4" w:space="0" w:color="auto"/>
              <w:left w:val="single" w:sz="6" w:space="0" w:color="auto"/>
              <w:bottom w:val="single" w:sz="4" w:space="0" w:color="auto"/>
              <w:right w:val="single" w:sz="6" w:space="0" w:color="auto"/>
            </w:tcBorders>
            <w:vAlign w:val="center"/>
          </w:tcPr>
          <w:p w14:paraId="01E653DE" w14:textId="77777777" w:rsidR="008C7DA5" w:rsidRPr="00754DBC" w:rsidRDefault="00526A29" w:rsidP="00A01912">
            <w:pPr>
              <w:pStyle w:val="TableText0"/>
              <w:keepNext w:val="0"/>
              <w:widowControl w:val="0"/>
              <w:jc w:val="center"/>
              <w:rPr>
                <w:sz w:val="18"/>
                <w:szCs w:val="18"/>
              </w:rPr>
            </w:pPr>
            <w:r w:rsidRPr="00754DBC">
              <w:rPr>
                <w:sz w:val="18"/>
                <w:szCs w:val="18"/>
              </w:rPr>
              <w:t>X</w:t>
            </w:r>
          </w:p>
        </w:tc>
        <w:tc>
          <w:tcPr>
            <w:tcW w:w="418" w:type="dxa"/>
            <w:tcBorders>
              <w:top w:val="single" w:sz="4" w:space="0" w:color="auto"/>
              <w:left w:val="single" w:sz="6" w:space="0" w:color="auto"/>
              <w:bottom w:val="single" w:sz="4" w:space="0" w:color="auto"/>
              <w:right w:val="single" w:sz="6" w:space="0" w:color="auto"/>
            </w:tcBorders>
            <w:vAlign w:val="center"/>
          </w:tcPr>
          <w:p w14:paraId="7C2C25CA" w14:textId="77777777" w:rsidR="008C7DA5" w:rsidRPr="00754DBC" w:rsidRDefault="00526A29" w:rsidP="00A01912">
            <w:pPr>
              <w:pStyle w:val="TableText0"/>
              <w:keepNext w:val="0"/>
              <w:widowControl w:val="0"/>
              <w:jc w:val="center"/>
              <w:rPr>
                <w:sz w:val="18"/>
                <w:szCs w:val="18"/>
              </w:rPr>
            </w:pPr>
            <w:r w:rsidRPr="00754DBC">
              <w:rPr>
                <w:sz w:val="18"/>
                <w:szCs w:val="18"/>
              </w:rPr>
              <w:t>X</w:t>
            </w:r>
          </w:p>
        </w:tc>
        <w:tc>
          <w:tcPr>
            <w:tcW w:w="419" w:type="dxa"/>
            <w:tcBorders>
              <w:top w:val="single" w:sz="4" w:space="0" w:color="auto"/>
              <w:left w:val="single" w:sz="6" w:space="0" w:color="auto"/>
              <w:bottom w:val="single" w:sz="4" w:space="0" w:color="auto"/>
              <w:right w:val="single" w:sz="6" w:space="0" w:color="auto"/>
            </w:tcBorders>
            <w:vAlign w:val="center"/>
          </w:tcPr>
          <w:p w14:paraId="44B2B4CA" w14:textId="77777777" w:rsidR="008C7DA5" w:rsidRPr="00754DBC" w:rsidRDefault="00526A29" w:rsidP="00A01912">
            <w:pPr>
              <w:pStyle w:val="TableText0"/>
              <w:keepNext w:val="0"/>
              <w:widowControl w:val="0"/>
              <w:jc w:val="center"/>
              <w:rPr>
                <w:sz w:val="18"/>
                <w:szCs w:val="18"/>
              </w:rPr>
            </w:pPr>
            <w:r w:rsidRPr="00C8797A">
              <w:rPr>
                <w:sz w:val="18"/>
                <w:szCs w:val="18"/>
              </w:rPr>
              <w:t>X</w:t>
            </w:r>
          </w:p>
        </w:tc>
        <w:tc>
          <w:tcPr>
            <w:tcW w:w="420" w:type="dxa"/>
            <w:tcBorders>
              <w:top w:val="single" w:sz="4" w:space="0" w:color="auto"/>
              <w:left w:val="single" w:sz="6" w:space="0" w:color="auto"/>
              <w:bottom w:val="single" w:sz="4" w:space="0" w:color="auto"/>
              <w:right w:val="single" w:sz="6" w:space="0" w:color="auto"/>
            </w:tcBorders>
            <w:vAlign w:val="center"/>
          </w:tcPr>
          <w:p w14:paraId="16CE8446" w14:textId="77777777" w:rsidR="008C7DA5" w:rsidRPr="00754DBC" w:rsidRDefault="00526A29" w:rsidP="00A01912">
            <w:pPr>
              <w:pStyle w:val="TableText0"/>
              <w:keepNext w:val="0"/>
              <w:widowControl w:val="0"/>
              <w:jc w:val="center"/>
              <w:rPr>
                <w:sz w:val="18"/>
                <w:szCs w:val="18"/>
              </w:rPr>
            </w:pPr>
            <w:r w:rsidRPr="00C8797A">
              <w:rPr>
                <w:sz w:val="18"/>
                <w:szCs w:val="18"/>
              </w:rPr>
              <w:t>X</w:t>
            </w:r>
          </w:p>
        </w:tc>
        <w:tc>
          <w:tcPr>
            <w:tcW w:w="419" w:type="dxa"/>
            <w:tcBorders>
              <w:top w:val="single" w:sz="4" w:space="0" w:color="auto"/>
              <w:left w:val="single" w:sz="6" w:space="0" w:color="auto"/>
              <w:bottom w:val="single" w:sz="4" w:space="0" w:color="auto"/>
              <w:right w:val="single" w:sz="6" w:space="0" w:color="auto"/>
            </w:tcBorders>
            <w:vAlign w:val="center"/>
            <w:hideMark/>
          </w:tcPr>
          <w:p w14:paraId="0BB53192" w14:textId="77777777" w:rsidR="008C7DA5" w:rsidRPr="00754DBC" w:rsidRDefault="00526A29" w:rsidP="00A01912">
            <w:pPr>
              <w:pStyle w:val="TableText0"/>
              <w:keepNext w:val="0"/>
              <w:widowControl w:val="0"/>
              <w:jc w:val="center"/>
              <w:rPr>
                <w:sz w:val="18"/>
                <w:szCs w:val="18"/>
              </w:rPr>
            </w:pPr>
            <w:r w:rsidRPr="00C8797A">
              <w:rPr>
                <w:sz w:val="18"/>
                <w:szCs w:val="18"/>
              </w:rPr>
              <w:t>X</w:t>
            </w:r>
          </w:p>
        </w:tc>
        <w:tc>
          <w:tcPr>
            <w:tcW w:w="419" w:type="dxa"/>
            <w:tcBorders>
              <w:top w:val="single" w:sz="4" w:space="0" w:color="auto"/>
              <w:left w:val="single" w:sz="6" w:space="0" w:color="auto"/>
              <w:bottom w:val="single" w:sz="4" w:space="0" w:color="auto"/>
              <w:right w:val="single" w:sz="6" w:space="0" w:color="auto"/>
            </w:tcBorders>
            <w:vAlign w:val="center"/>
          </w:tcPr>
          <w:p w14:paraId="413B7419" w14:textId="77777777" w:rsidR="008C7DA5" w:rsidRPr="00754DBC" w:rsidRDefault="00526A29" w:rsidP="00A01912">
            <w:pPr>
              <w:pStyle w:val="TableText0"/>
              <w:keepNext w:val="0"/>
              <w:widowControl w:val="0"/>
              <w:jc w:val="center"/>
              <w:rPr>
                <w:sz w:val="18"/>
                <w:szCs w:val="18"/>
              </w:rPr>
            </w:pPr>
            <w:r w:rsidRPr="00754DBC">
              <w:rPr>
                <w:sz w:val="18"/>
                <w:szCs w:val="18"/>
              </w:rPr>
              <w:t>X</w:t>
            </w:r>
          </w:p>
        </w:tc>
        <w:tc>
          <w:tcPr>
            <w:tcW w:w="419" w:type="dxa"/>
            <w:tcBorders>
              <w:top w:val="single" w:sz="4" w:space="0" w:color="auto"/>
              <w:left w:val="single" w:sz="6" w:space="0" w:color="auto"/>
              <w:bottom w:val="single" w:sz="4" w:space="0" w:color="auto"/>
              <w:right w:val="single" w:sz="6" w:space="0" w:color="auto"/>
            </w:tcBorders>
            <w:vAlign w:val="center"/>
            <w:hideMark/>
          </w:tcPr>
          <w:p w14:paraId="20E1B68E" w14:textId="77777777" w:rsidR="008C7DA5" w:rsidRPr="00341B8E" w:rsidRDefault="00526A29" w:rsidP="00A01912">
            <w:pPr>
              <w:pStyle w:val="TableText0"/>
              <w:keepNext w:val="0"/>
              <w:widowControl w:val="0"/>
              <w:jc w:val="center"/>
              <w:rPr>
                <w:sz w:val="18"/>
                <w:szCs w:val="18"/>
              </w:rPr>
            </w:pPr>
            <w:r w:rsidRPr="00341B8E">
              <w:rPr>
                <w:sz w:val="18"/>
                <w:szCs w:val="18"/>
              </w:rPr>
              <w:t>X</w:t>
            </w:r>
          </w:p>
        </w:tc>
        <w:tc>
          <w:tcPr>
            <w:tcW w:w="420" w:type="dxa"/>
            <w:tcBorders>
              <w:top w:val="single" w:sz="4" w:space="0" w:color="auto"/>
              <w:left w:val="single" w:sz="6" w:space="0" w:color="auto"/>
              <w:bottom w:val="single" w:sz="4" w:space="0" w:color="auto"/>
              <w:right w:val="single" w:sz="6" w:space="0" w:color="auto"/>
            </w:tcBorders>
            <w:vAlign w:val="center"/>
            <w:hideMark/>
          </w:tcPr>
          <w:p w14:paraId="0E252667" w14:textId="77777777" w:rsidR="008C7DA5" w:rsidRPr="00341B8E" w:rsidRDefault="00526A29" w:rsidP="00A01912">
            <w:pPr>
              <w:pStyle w:val="TableText0"/>
              <w:keepNext w:val="0"/>
              <w:widowControl w:val="0"/>
              <w:jc w:val="center"/>
              <w:rPr>
                <w:sz w:val="18"/>
                <w:szCs w:val="18"/>
              </w:rPr>
            </w:pPr>
            <w:r w:rsidRPr="00341B8E">
              <w:rPr>
                <w:sz w:val="18"/>
                <w:szCs w:val="18"/>
              </w:rPr>
              <w:t>X</w:t>
            </w:r>
          </w:p>
        </w:tc>
        <w:tc>
          <w:tcPr>
            <w:tcW w:w="419" w:type="dxa"/>
            <w:tcBorders>
              <w:top w:val="single" w:sz="4" w:space="0" w:color="auto"/>
              <w:left w:val="single" w:sz="6" w:space="0" w:color="auto"/>
              <w:bottom w:val="single" w:sz="4" w:space="0" w:color="auto"/>
              <w:right w:val="single" w:sz="6" w:space="0" w:color="auto"/>
            </w:tcBorders>
            <w:vAlign w:val="center"/>
            <w:hideMark/>
          </w:tcPr>
          <w:p w14:paraId="423EF577" w14:textId="77777777" w:rsidR="008C7DA5" w:rsidRPr="00341B8E" w:rsidRDefault="00526A29" w:rsidP="00A01912">
            <w:pPr>
              <w:pStyle w:val="TableText0"/>
              <w:keepNext w:val="0"/>
              <w:widowControl w:val="0"/>
              <w:jc w:val="center"/>
              <w:rPr>
                <w:sz w:val="18"/>
                <w:szCs w:val="18"/>
              </w:rPr>
            </w:pPr>
            <w:r w:rsidRPr="00341B8E">
              <w:rPr>
                <w:sz w:val="18"/>
                <w:szCs w:val="18"/>
              </w:rPr>
              <w:t>X</w:t>
            </w:r>
          </w:p>
        </w:tc>
        <w:tc>
          <w:tcPr>
            <w:tcW w:w="1240" w:type="dxa"/>
            <w:tcBorders>
              <w:top w:val="single" w:sz="4" w:space="0" w:color="auto"/>
              <w:left w:val="single" w:sz="6" w:space="0" w:color="auto"/>
              <w:bottom w:val="single" w:sz="4" w:space="0" w:color="auto"/>
              <w:right w:val="single" w:sz="6" w:space="0" w:color="auto"/>
            </w:tcBorders>
            <w:vAlign w:val="center"/>
          </w:tcPr>
          <w:p w14:paraId="045BAAFA" w14:textId="77777777" w:rsidR="008C7DA5" w:rsidRPr="00341B8E" w:rsidRDefault="00526A29" w:rsidP="00A01912">
            <w:pPr>
              <w:pStyle w:val="TableText0"/>
              <w:keepNext w:val="0"/>
              <w:widowControl w:val="0"/>
              <w:jc w:val="center"/>
              <w:rPr>
                <w:sz w:val="18"/>
                <w:szCs w:val="18"/>
              </w:rPr>
            </w:pPr>
            <w:r>
              <w:rPr>
                <w:sz w:val="18"/>
                <w:szCs w:val="18"/>
              </w:rPr>
              <w:t>X</w:t>
            </w:r>
          </w:p>
        </w:tc>
        <w:tc>
          <w:tcPr>
            <w:tcW w:w="1377" w:type="dxa"/>
            <w:tcBorders>
              <w:top w:val="single" w:sz="4" w:space="0" w:color="auto"/>
              <w:left w:val="single" w:sz="6" w:space="0" w:color="auto"/>
              <w:bottom w:val="single" w:sz="4" w:space="0" w:color="auto"/>
              <w:right w:val="single" w:sz="6" w:space="0" w:color="auto"/>
            </w:tcBorders>
            <w:vAlign w:val="center"/>
            <w:hideMark/>
          </w:tcPr>
          <w:p w14:paraId="4BBAFD01" w14:textId="77777777" w:rsidR="008C7DA5" w:rsidRPr="00341B8E" w:rsidRDefault="008C7DA5" w:rsidP="00A01912">
            <w:pPr>
              <w:pStyle w:val="TableText0"/>
              <w:keepNext w:val="0"/>
              <w:widowControl w:val="0"/>
              <w:jc w:val="center"/>
              <w:rPr>
                <w:sz w:val="18"/>
                <w:szCs w:val="18"/>
              </w:rPr>
            </w:pPr>
          </w:p>
        </w:tc>
        <w:tc>
          <w:tcPr>
            <w:tcW w:w="3928" w:type="dxa"/>
            <w:tcBorders>
              <w:top w:val="single" w:sz="4" w:space="0" w:color="auto"/>
              <w:left w:val="single" w:sz="6" w:space="0" w:color="auto"/>
              <w:bottom w:val="single" w:sz="4" w:space="0" w:color="auto"/>
              <w:right w:val="single" w:sz="4" w:space="0" w:color="auto"/>
            </w:tcBorders>
            <w:vAlign w:val="center"/>
            <w:hideMark/>
          </w:tcPr>
          <w:p w14:paraId="5F88F471" w14:textId="77777777" w:rsidR="008C7DA5" w:rsidRPr="00341B8E" w:rsidRDefault="00526A29" w:rsidP="00A01912">
            <w:pPr>
              <w:pStyle w:val="TableText0"/>
              <w:keepNext w:val="0"/>
              <w:widowControl w:val="0"/>
              <w:ind w:right="-111"/>
              <w:rPr>
                <w:sz w:val="18"/>
                <w:szCs w:val="18"/>
              </w:rPr>
            </w:pPr>
            <w:r>
              <w:rPr>
                <w:sz w:val="18"/>
                <w:szCs w:val="18"/>
              </w:rPr>
              <w:t>Screening samples must be taken within 7 days of treatment allocation (Part 1)/randomization (Part 2).</w:t>
            </w:r>
            <w:r w:rsidR="00B91EC3">
              <w:t xml:space="preserve"> </w:t>
            </w:r>
            <w:ins w:id="1930" w:author="Powell, Deana" w:date="2026-03-05T15:34:00Z" w16du:dateUtc="2026-03-05T20:34:00Z">
              <w:r w:rsidR="00B91EC3" w:rsidRPr="00B91EC3">
                <w:rPr>
                  <w:sz w:val="18"/>
                  <w:szCs w:val="18"/>
                </w:rPr>
                <w:t>Screening samples collected within 24 hours before C1D1 with acceptable values do not have to be repeated at C1D1.</w:t>
              </w:r>
              <w:r w:rsidR="00551258">
                <w:t xml:space="preserve"> </w:t>
              </w:r>
              <w:r>
                <w:rPr>
                  <w:sz w:val="18"/>
                  <w:szCs w:val="18"/>
                </w:rPr>
                <w:t xml:space="preserve">Samples can be taken 3 days prior to dosing starting from C1D1. </w:t>
              </w:r>
            </w:ins>
            <w:r>
              <w:rPr>
                <w:sz w:val="18"/>
                <w:szCs w:val="18"/>
              </w:rPr>
              <w:t xml:space="preserve">See Appendix 2 for parameters. </w:t>
            </w:r>
          </w:p>
        </w:tc>
      </w:tr>
      <w:tr w:rsidR="00CA657C" w14:paraId="59A9973C" w14:textId="77777777" w:rsidTr="00A01912">
        <w:trPr>
          <w:trHeight w:val="273"/>
        </w:trPr>
        <w:tc>
          <w:tcPr>
            <w:tcW w:w="1890" w:type="dxa"/>
            <w:tcBorders>
              <w:top w:val="single" w:sz="4" w:space="0" w:color="auto"/>
              <w:left w:val="single" w:sz="4" w:space="0" w:color="auto"/>
              <w:bottom w:val="single" w:sz="4" w:space="0" w:color="auto"/>
              <w:right w:val="single" w:sz="6" w:space="0" w:color="auto"/>
            </w:tcBorders>
            <w:vAlign w:val="center"/>
            <w:hideMark/>
          </w:tcPr>
          <w:p w14:paraId="0B8D164E" w14:textId="77777777" w:rsidR="008C7DA5" w:rsidRPr="00341B8E" w:rsidRDefault="00526A29" w:rsidP="00A01912">
            <w:pPr>
              <w:pStyle w:val="TableText0"/>
              <w:keepNext w:val="0"/>
              <w:widowControl w:val="0"/>
              <w:rPr>
                <w:sz w:val="18"/>
                <w:szCs w:val="18"/>
              </w:rPr>
            </w:pPr>
            <w:r w:rsidRPr="00341B8E">
              <w:rPr>
                <w:sz w:val="18"/>
                <w:szCs w:val="18"/>
              </w:rPr>
              <w:t xml:space="preserve">Tumor Lysis Syndrome Monitoring </w:t>
            </w:r>
          </w:p>
        </w:tc>
        <w:tc>
          <w:tcPr>
            <w:tcW w:w="835" w:type="dxa"/>
            <w:tcBorders>
              <w:top w:val="single" w:sz="4" w:space="0" w:color="auto"/>
              <w:left w:val="single" w:sz="6" w:space="0" w:color="auto"/>
              <w:bottom w:val="single" w:sz="4" w:space="0" w:color="auto"/>
              <w:right w:val="single" w:sz="6" w:space="0" w:color="auto"/>
            </w:tcBorders>
            <w:vAlign w:val="center"/>
          </w:tcPr>
          <w:p w14:paraId="3E9D6808" w14:textId="77777777" w:rsidR="008C7DA5" w:rsidRPr="00341B8E" w:rsidRDefault="008C7DA5" w:rsidP="00A01912">
            <w:pPr>
              <w:pStyle w:val="TableText0"/>
              <w:keepNext w:val="0"/>
              <w:widowControl w:val="0"/>
              <w:jc w:val="center"/>
              <w:rPr>
                <w:sz w:val="18"/>
                <w:szCs w:val="18"/>
              </w:rPr>
            </w:pPr>
          </w:p>
        </w:tc>
        <w:tc>
          <w:tcPr>
            <w:tcW w:w="412" w:type="dxa"/>
            <w:tcBorders>
              <w:top w:val="single" w:sz="4" w:space="0" w:color="auto"/>
              <w:left w:val="single" w:sz="6" w:space="0" w:color="auto"/>
              <w:bottom w:val="single" w:sz="4" w:space="0" w:color="auto"/>
              <w:right w:val="single" w:sz="6" w:space="0" w:color="auto"/>
            </w:tcBorders>
            <w:vAlign w:val="center"/>
          </w:tcPr>
          <w:p w14:paraId="37ACCF80" w14:textId="77777777" w:rsidR="008C7DA5" w:rsidRPr="00C8797A" w:rsidRDefault="00526A29" w:rsidP="00A01912">
            <w:pPr>
              <w:pStyle w:val="TableText0"/>
              <w:keepNext w:val="0"/>
              <w:widowControl w:val="0"/>
              <w:jc w:val="center"/>
              <w:rPr>
                <w:sz w:val="18"/>
                <w:szCs w:val="18"/>
              </w:rPr>
            </w:pPr>
            <w:r w:rsidRPr="00C8797A">
              <w:rPr>
                <w:sz w:val="18"/>
                <w:szCs w:val="18"/>
              </w:rPr>
              <w:t>X</w:t>
            </w:r>
          </w:p>
        </w:tc>
        <w:tc>
          <w:tcPr>
            <w:tcW w:w="418" w:type="dxa"/>
            <w:tcBorders>
              <w:top w:val="single" w:sz="4" w:space="0" w:color="auto"/>
              <w:left w:val="single" w:sz="6" w:space="0" w:color="auto"/>
              <w:bottom w:val="single" w:sz="4" w:space="0" w:color="auto"/>
              <w:right w:val="single" w:sz="6" w:space="0" w:color="auto"/>
            </w:tcBorders>
            <w:vAlign w:val="center"/>
          </w:tcPr>
          <w:p w14:paraId="7BA13E1C" w14:textId="77777777" w:rsidR="008C7DA5" w:rsidRPr="00C8797A" w:rsidRDefault="00526A29" w:rsidP="00A01912">
            <w:pPr>
              <w:pStyle w:val="TableText0"/>
              <w:keepNext w:val="0"/>
              <w:widowControl w:val="0"/>
              <w:jc w:val="center"/>
              <w:rPr>
                <w:sz w:val="18"/>
                <w:szCs w:val="18"/>
              </w:rPr>
            </w:pPr>
            <w:r w:rsidRPr="00C8797A">
              <w:rPr>
                <w:sz w:val="18"/>
                <w:szCs w:val="18"/>
              </w:rPr>
              <w:t>X</w:t>
            </w:r>
          </w:p>
        </w:tc>
        <w:tc>
          <w:tcPr>
            <w:tcW w:w="419" w:type="dxa"/>
            <w:tcBorders>
              <w:top w:val="single" w:sz="4" w:space="0" w:color="auto"/>
              <w:left w:val="single" w:sz="6" w:space="0" w:color="auto"/>
              <w:bottom w:val="single" w:sz="4" w:space="0" w:color="auto"/>
              <w:right w:val="single" w:sz="6" w:space="0" w:color="auto"/>
            </w:tcBorders>
            <w:vAlign w:val="center"/>
          </w:tcPr>
          <w:p w14:paraId="73D8A57D" w14:textId="77777777" w:rsidR="008C7DA5" w:rsidRPr="00C8797A" w:rsidRDefault="00526A29" w:rsidP="00A01912">
            <w:pPr>
              <w:pStyle w:val="TableText0"/>
              <w:keepNext w:val="0"/>
              <w:widowControl w:val="0"/>
              <w:jc w:val="center"/>
              <w:rPr>
                <w:sz w:val="18"/>
                <w:szCs w:val="18"/>
              </w:rPr>
            </w:pPr>
            <w:r w:rsidRPr="00C8797A">
              <w:rPr>
                <w:sz w:val="18"/>
                <w:szCs w:val="18"/>
              </w:rPr>
              <w:t>X</w:t>
            </w:r>
          </w:p>
        </w:tc>
        <w:tc>
          <w:tcPr>
            <w:tcW w:w="420" w:type="dxa"/>
            <w:tcBorders>
              <w:top w:val="single" w:sz="4" w:space="0" w:color="auto"/>
              <w:left w:val="single" w:sz="6" w:space="0" w:color="auto"/>
              <w:bottom w:val="single" w:sz="4" w:space="0" w:color="auto"/>
              <w:right w:val="single" w:sz="6" w:space="0" w:color="auto"/>
            </w:tcBorders>
            <w:vAlign w:val="center"/>
          </w:tcPr>
          <w:p w14:paraId="5951AD36" w14:textId="77777777" w:rsidR="008C7DA5" w:rsidRPr="00C8797A" w:rsidRDefault="00526A29" w:rsidP="00A01912">
            <w:pPr>
              <w:pStyle w:val="TableText0"/>
              <w:keepNext w:val="0"/>
              <w:widowControl w:val="0"/>
              <w:jc w:val="center"/>
              <w:rPr>
                <w:sz w:val="18"/>
                <w:szCs w:val="18"/>
              </w:rPr>
            </w:pPr>
            <w:r w:rsidRPr="00C8797A">
              <w:rPr>
                <w:sz w:val="18"/>
                <w:szCs w:val="18"/>
              </w:rPr>
              <w:t>X</w:t>
            </w:r>
          </w:p>
        </w:tc>
        <w:tc>
          <w:tcPr>
            <w:tcW w:w="419" w:type="dxa"/>
            <w:tcBorders>
              <w:top w:val="single" w:sz="4" w:space="0" w:color="auto"/>
              <w:left w:val="single" w:sz="6" w:space="0" w:color="auto"/>
              <w:bottom w:val="single" w:sz="4" w:space="0" w:color="auto"/>
              <w:right w:val="single" w:sz="6" w:space="0" w:color="auto"/>
            </w:tcBorders>
            <w:vAlign w:val="center"/>
          </w:tcPr>
          <w:p w14:paraId="2D6ED3C0" w14:textId="77777777" w:rsidR="008C7DA5" w:rsidRPr="00C8797A" w:rsidRDefault="00526A29" w:rsidP="00A01912">
            <w:pPr>
              <w:pStyle w:val="TableText0"/>
              <w:keepNext w:val="0"/>
              <w:widowControl w:val="0"/>
              <w:jc w:val="center"/>
              <w:rPr>
                <w:sz w:val="18"/>
                <w:szCs w:val="18"/>
              </w:rPr>
            </w:pPr>
            <w:r w:rsidRPr="00C8797A">
              <w:rPr>
                <w:sz w:val="18"/>
                <w:szCs w:val="18"/>
              </w:rPr>
              <w:t>X</w:t>
            </w:r>
          </w:p>
        </w:tc>
        <w:tc>
          <w:tcPr>
            <w:tcW w:w="419" w:type="dxa"/>
            <w:tcBorders>
              <w:top w:val="single" w:sz="4" w:space="0" w:color="auto"/>
              <w:left w:val="single" w:sz="6" w:space="0" w:color="auto"/>
              <w:bottom w:val="single" w:sz="4" w:space="0" w:color="auto"/>
              <w:right w:val="single" w:sz="6" w:space="0" w:color="auto"/>
            </w:tcBorders>
            <w:vAlign w:val="center"/>
          </w:tcPr>
          <w:p w14:paraId="0FBE2C25" w14:textId="77777777" w:rsidR="008C7DA5" w:rsidRPr="00C8797A" w:rsidRDefault="00526A29" w:rsidP="00A01912">
            <w:pPr>
              <w:pStyle w:val="TableText0"/>
              <w:keepNext w:val="0"/>
              <w:widowControl w:val="0"/>
              <w:jc w:val="center"/>
              <w:rPr>
                <w:sz w:val="18"/>
                <w:szCs w:val="18"/>
              </w:rPr>
            </w:pPr>
            <w:r w:rsidRPr="00C8797A">
              <w:rPr>
                <w:sz w:val="18"/>
                <w:szCs w:val="18"/>
              </w:rPr>
              <w:t>X</w:t>
            </w:r>
          </w:p>
        </w:tc>
        <w:tc>
          <w:tcPr>
            <w:tcW w:w="419" w:type="dxa"/>
            <w:tcBorders>
              <w:top w:val="single" w:sz="4" w:space="0" w:color="auto"/>
              <w:left w:val="single" w:sz="6" w:space="0" w:color="auto"/>
              <w:bottom w:val="single" w:sz="4" w:space="0" w:color="auto"/>
              <w:right w:val="single" w:sz="6" w:space="0" w:color="auto"/>
            </w:tcBorders>
            <w:vAlign w:val="center"/>
          </w:tcPr>
          <w:p w14:paraId="0DB02E2F" w14:textId="77777777" w:rsidR="008C7DA5" w:rsidRPr="00341B8E" w:rsidRDefault="008C7DA5" w:rsidP="00A01912">
            <w:pPr>
              <w:pStyle w:val="TableText0"/>
              <w:keepNext w:val="0"/>
              <w:widowControl w:val="0"/>
              <w:jc w:val="center"/>
              <w:rPr>
                <w:sz w:val="18"/>
                <w:szCs w:val="18"/>
              </w:rPr>
            </w:pPr>
          </w:p>
        </w:tc>
        <w:tc>
          <w:tcPr>
            <w:tcW w:w="420" w:type="dxa"/>
            <w:tcBorders>
              <w:top w:val="single" w:sz="4" w:space="0" w:color="auto"/>
              <w:left w:val="single" w:sz="6" w:space="0" w:color="auto"/>
              <w:bottom w:val="single" w:sz="4" w:space="0" w:color="auto"/>
              <w:right w:val="single" w:sz="6" w:space="0" w:color="auto"/>
            </w:tcBorders>
            <w:vAlign w:val="center"/>
          </w:tcPr>
          <w:p w14:paraId="3AE87107" w14:textId="77777777" w:rsidR="008C7DA5" w:rsidRPr="00341B8E" w:rsidRDefault="008C7DA5" w:rsidP="00A01912">
            <w:pPr>
              <w:pStyle w:val="TableText0"/>
              <w:keepNext w:val="0"/>
              <w:widowControl w:val="0"/>
              <w:jc w:val="center"/>
              <w:rPr>
                <w:sz w:val="18"/>
                <w:szCs w:val="18"/>
              </w:rPr>
            </w:pPr>
          </w:p>
        </w:tc>
        <w:tc>
          <w:tcPr>
            <w:tcW w:w="419" w:type="dxa"/>
            <w:tcBorders>
              <w:top w:val="single" w:sz="4" w:space="0" w:color="auto"/>
              <w:left w:val="single" w:sz="6" w:space="0" w:color="auto"/>
              <w:bottom w:val="single" w:sz="4" w:space="0" w:color="auto"/>
              <w:right w:val="single" w:sz="6" w:space="0" w:color="auto"/>
            </w:tcBorders>
            <w:vAlign w:val="center"/>
          </w:tcPr>
          <w:p w14:paraId="0244FCFA" w14:textId="77777777" w:rsidR="008C7DA5" w:rsidRPr="00341B8E" w:rsidRDefault="008C7DA5" w:rsidP="00A01912">
            <w:pPr>
              <w:pStyle w:val="TableText0"/>
              <w:keepNext w:val="0"/>
              <w:widowControl w:val="0"/>
              <w:jc w:val="center"/>
              <w:rPr>
                <w:sz w:val="18"/>
                <w:szCs w:val="18"/>
              </w:rPr>
            </w:pPr>
          </w:p>
        </w:tc>
        <w:tc>
          <w:tcPr>
            <w:tcW w:w="1240" w:type="dxa"/>
            <w:tcBorders>
              <w:top w:val="single" w:sz="4" w:space="0" w:color="auto"/>
              <w:left w:val="single" w:sz="6" w:space="0" w:color="auto"/>
              <w:bottom w:val="single" w:sz="4" w:space="0" w:color="auto"/>
              <w:right w:val="single" w:sz="6" w:space="0" w:color="auto"/>
            </w:tcBorders>
            <w:vAlign w:val="center"/>
          </w:tcPr>
          <w:p w14:paraId="2BA9B7B9" w14:textId="77777777" w:rsidR="008C7DA5" w:rsidRPr="00341B8E" w:rsidRDefault="008C7DA5" w:rsidP="00A01912">
            <w:pPr>
              <w:pStyle w:val="TableText0"/>
              <w:keepNext w:val="0"/>
              <w:widowControl w:val="0"/>
              <w:jc w:val="center"/>
              <w:rPr>
                <w:sz w:val="18"/>
                <w:szCs w:val="18"/>
              </w:rPr>
            </w:pPr>
          </w:p>
        </w:tc>
        <w:tc>
          <w:tcPr>
            <w:tcW w:w="1377" w:type="dxa"/>
            <w:tcBorders>
              <w:top w:val="single" w:sz="4" w:space="0" w:color="auto"/>
              <w:left w:val="single" w:sz="6" w:space="0" w:color="auto"/>
              <w:bottom w:val="single" w:sz="4" w:space="0" w:color="auto"/>
              <w:right w:val="single" w:sz="6" w:space="0" w:color="auto"/>
            </w:tcBorders>
            <w:vAlign w:val="center"/>
          </w:tcPr>
          <w:p w14:paraId="28F9F0D4" w14:textId="77777777" w:rsidR="008C7DA5" w:rsidRPr="00341B8E" w:rsidRDefault="008C7DA5" w:rsidP="00A01912">
            <w:pPr>
              <w:pStyle w:val="TableText0"/>
              <w:keepNext w:val="0"/>
              <w:widowControl w:val="0"/>
              <w:jc w:val="center"/>
              <w:rPr>
                <w:sz w:val="18"/>
                <w:szCs w:val="18"/>
              </w:rPr>
            </w:pPr>
          </w:p>
        </w:tc>
        <w:tc>
          <w:tcPr>
            <w:tcW w:w="3928" w:type="dxa"/>
            <w:tcBorders>
              <w:top w:val="single" w:sz="4" w:space="0" w:color="auto"/>
              <w:left w:val="single" w:sz="6" w:space="0" w:color="auto"/>
              <w:bottom w:val="single" w:sz="4" w:space="0" w:color="auto"/>
              <w:right w:val="single" w:sz="4" w:space="0" w:color="auto"/>
            </w:tcBorders>
            <w:vAlign w:val="center"/>
            <w:hideMark/>
          </w:tcPr>
          <w:p w14:paraId="1798BD79" w14:textId="27914894" w:rsidR="008C7DA5" w:rsidRPr="00666878" w:rsidRDefault="00526A29" w:rsidP="00A01912">
            <w:pPr>
              <w:pStyle w:val="TableText0"/>
              <w:keepNext w:val="0"/>
              <w:widowControl w:val="0"/>
              <w:ind w:right="-111"/>
              <w:rPr>
                <w:sz w:val="18"/>
                <w:szCs w:val="18"/>
              </w:rPr>
            </w:pPr>
            <w:r>
              <w:rPr>
                <w:sz w:val="18"/>
                <w:szCs w:val="18"/>
              </w:rPr>
              <w:t>See Section 6.5.3 for specific requirements.</w:t>
            </w:r>
            <w:r w:rsidRPr="00A17C97">
              <w:rPr>
                <w:rFonts w:eastAsia="Times New Roman"/>
                <w:sz w:val="18"/>
                <w:szCs w:val="18"/>
              </w:rPr>
              <w:t xml:space="preserve"> Hematology and chemistry samples are required as defined in </w:t>
            </w:r>
            <w:r w:rsidR="00B16DC4" w:rsidRPr="00B16DC4">
              <w:rPr>
                <w:sz w:val="18"/>
                <w:szCs w:val="18"/>
              </w:rPr>
              <w:t>Table 8</w:t>
            </w:r>
            <w:r w:rsidR="00937A1C">
              <w:rPr>
                <w:rFonts w:eastAsia="Times New Roman"/>
                <w:sz w:val="18"/>
                <w:szCs w:val="18"/>
              </w:rPr>
              <w:t>.</w:t>
            </w:r>
          </w:p>
        </w:tc>
      </w:tr>
      <w:tr w:rsidR="00CA657C" w14:paraId="12CCE7AC" w14:textId="77777777" w:rsidTr="00A01912">
        <w:trPr>
          <w:trHeight w:val="273"/>
        </w:trPr>
        <w:tc>
          <w:tcPr>
            <w:tcW w:w="1890" w:type="dxa"/>
            <w:tcBorders>
              <w:top w:val="single" w:sz="4" w:space="0" w:color="auto"/>
              <w:left w:val="single" w:sz="4" w:space="0" w:color="auto"/>
              <w:bottom w:val="single" w:sz="4" w:space="0" w:color="auto"/>
              <w:right w:val="single" w:sz="6" w:space="0" w:color="auto"/>
            </w:tcBorders>
            <w:vAlign w:val="center"/>
          </w:tcPr>
          <w:p w14:paraId="5A1BAF30" w14:textId="77777777" w:rsidR="008C7DA5" w:rsidRPr="00341B8E" w:rsidRDefault="00526A29" w:rsidP="00A01912">
            <w:pPr>
              <w:pStyle w:val="TableText0"/>
              <w:keepNext w:val="0"/>
              <w:widowControl w:val="0"/>
              <w:rPr>
                <w:sz w:val="18"/>
                <w:szCs w:val="18"/>
              </w:rPr>
            </w:pPr>
            <w:r w:rsidRPr="00341B8E">
              <w:rPr>
                <w:rFonts w:eastAsia="MS Gothic"/>
                <w:sz w:val="18"/>
                <w:szCs w:val="18"/>
              </w:rPr>
              <w:t>Urinalysis</w:t>
            </w:r>
          </w:p>
        </w:tc>
        <w:tc>
          <w:tcPr>
            <w:tcW w:w="835" w:type="dxa"/>
            <w:tcBorders>
              <w:top w:val="single" w:sz="4" w:space="0" w:color="auto"/>
              <w:left w:val="single" w:sz="6" w:space="0" w:color="auto"/>
              <w:bottom w:val="single" w:sz="4" w:space="0" w:color="auto"/>
              <w:right w:val="single" w:sz="6" w:space="0" w:color="auto"/>
            </w:tcBorders>
            <w:vAlign w:val="center"/>
          </w:tcPr>
          <w:p w14:paraId="731CAED5" w14:textId="77777777" w:rsidR="008C7DA5" w:rsidRPr="00341B8E" w:rsidRDefault="00526A29" w:rsidP="00A01912">
            <w:pPr>
              <w:pStyle w:val="TableText0"/>
              <w:keepNext w:val="0"/>
              <w:widowControl w:val="0"/>
              <w:jc w:val="center"/>
              <w:rPr>
                <w:sz w:val="18"/>
                <w:szCs w:val="18"/>
              </w:rPr>
            </w:pPr>
            <w:r w:rsidRPr="00341B8E">
              <w:rPr>
                <w:sz w:val="18"/>
                <w:szCs w:val="18"/>
              </w:rPr>
              <w:t>X</w:t>
            </w:r>
          </w:p>
        </w:tc>
        <w:tc>
          <w:tcPr>
            <w:tcW w:w="6382" w:type="dxa"/>
            <w:gridSpan w:val="11"/>
            <w:tcBorders>
              <w:top w:val="single" w:sz="4" w:space="0" w:color="auto"/>
              <w:left w:val="single" w:sz="6" w:space="0" w:color="auto"/>
              <w:bottom w:val="single" w:sz="4" w:space="0" w:color="auto"/>
              <w:right w:val="single" w:sz="6" w:space="0" w:color="auto"/>
            </w:tcBorders>
            <w:vAlign w:val="center"/>
          </w:tcPr>
          <w:p w14:paraId="2E6C1EE3" w14:textId="7C121672" w:rsidR="008C7DA5" w:rsidRPr="00341B8E" w:rsidRDefault="00895D30" w:rsidP="00A01912">
            <w:pPr>
              <w:pStyle w:val="TableText0"/>
              <w:keepNext w:val="0"/>
              <w:widowControl w:val="0"/>
              <w:jc w:val="center"/>
              <w:rPr>
                <w:sz w:val="18"/>
                <w:szCs w:val="18"/>
              </w:rPr>
            </w:pPr>
            <w:del w:id="1931" w:author="Powell, Deana" w:date="2026-03-05T15:34:00Z" w16du:dateUtc="2026-03-05T20:34:00Z">
              <w:r>
                <w:rPr>
                  <w:noProof/>
                  <w:sz w:val="18"/>
                  <w:szCs w:val="18"/>
                </w:rPr>
                <mc:AlternateContent>
                  <mc:Choice Requires="wps">
                    <w:drawing>
                      <wp:anchor distT="0" distB="0" distL="114300" distR="114300" simplePos="0" relativeHeight="251699200" behindDoc="0" locked="0" layoutInCell="1" allowOverlap="1" wp14:anchorId="5CF416FD" wp14:editId="1B22C041">
                        <wp:simplePos x="0" y="0"/>
                        <wp:positionH relativeFrom="column">
                          <wp:posOffset>-52705</wp:posOffset>
                        </wp:positionH>
                        <wp:positionV relativeFrom="paragraph">
                          <wp:posOffset>77470</wp:posOffset>
                        </wp:positionV>
                        <wp:extent cx="4015740" cy="13970"/>
                        <wp:effectExtent l="38100" t="76200" r="3810" b="100330"/>
                        <wp:wrapNone/>
                        <wp:docPr id="1824542490" name="Straight Arrow Connector 1824542490"/>
                        <wp:cNvGraphicFramePr/>
                        <a:graphic xmlns:a="http://schemas.openxmlformats.org/drawingml/2006/main">
                          <a:graphicData uri="http://schemas.microsoft.com/office/word/2010/wordprocessingShape">
                            <wps:wsp>
                              <wps:cNvCnPr/>
                              <wps:spPr>
                                <a:xfrm flipV="1">
                                  <a:off x="0" y="0"/>
                                  <a:ext cx="4015740" cy="13970"/>
                                </a:xfrm>
                                <a:prstGeom prst="straightConnector1">
                                  <a:avLst/>
                                </a:prstGeom>
                                <a:ln>
                                  <a:headEnd type="triangle"/>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id="Straight Arrow Connector 18" o:spid="_x0000_s1028" type="#_x0000_t32" style="width:316.2pt;height:1.1pt;margin-top:6.1pt;margin-left:-4.15pt;flip:y;mso-height-percent:0;mso-height-relative:margin;mso-width-percent:0;mso-width-relative:margin;mso-wrap-distance-bottom:0;mso-wrap-distance-left:9pt;mso-wrap-distance-right:9pt;mso-wrap-distance-top:0;position:absolute;v-text-anchor:top;z-index:251664384" fillcolor="this" stroked="t" strokecolor="black" strokeweight="0.75pt">
                        <v:stroke startarrow="block" endarrow="block"/>
                      </v:shape>
                    </w:pict>
                  </mc:Fallback>
                </mc:AlternateContent>
              </w:r>
            </w:del>
            <w:ins w:id="1932" w:author="Powell, Deana" w:date="2026-03-05T15:34:00Z" w16du:dateUtc="2026-03-05T20:34:00Z">
              <w:r w:rsidR="00526A29">
                <w:rPr>
                  <w:noProof/>
                  <w:sz w:val="18"/>
                  <w:szCs w:val="18"/>
                </w:rPr>
                <mc:AlternateContent>
                  <mc:Choice Requires="wps">
                    <w:drawing>
                      <wp:anchor distT="0" distB="0" distL="114300" distR="114300" simplePos="0" relativeHeight="251663360" behindDoc="0" locked="0" layoutInCell="1" allowOverlap="1" wp14:anchorId="08F6932C" wp14:editId="7678A319">
                        <wp:simplePos x="0" y="0"/>
                        <wp:positionH relativeFrom="column">
                          <wp:posOffset>-52705</wp:posOffset>
                        </wp:positionH>
                        <wp:positionV relativeFrom="paragraph">
                          <wp:posOffset>77470</wp:posOffset>
                        </wp:positionV>
                        <wp:extent cx="4015740" cy="13970"/>
                        <wp:effectExtent l="38100" t="76200" r="3810" b="100330"/>
                        <wp:wrapNone/>
                        <wp:docPr id="18" name="Straight Arrow Connector 18"/>
                        <wp:cNvGraphicFramePr/>
                        <a:graphic xmlns:a="http://schemas.openxmlformats.org/drawingml/2006/main">
                          <a:graphicData uri="http://schemas.microsoft.com/office/word/2010/wordprocessingShape">
                            <wps:wsp>
                              <wps:cNvCnPr/>
                              <wps:spPr>
                                <a:xfrm flipV="1">
                                  <a:off x="0" y="0"/>
                                  <a:ext cx="4015740" cy="13970"/>
                                </a:xfrm>
                                <a:prstGeom prst="straightConnector1">
                                  <a:avLst/>
                                </a:prstGeom>
                                <a:ln>
                                  <a:headEnd type="triangle"/>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http://schemas.openxmlformats.org/drawingml/2006/main">
                    <w:pict w14:anchorId="4FA83C7D">
                      <v:shape id="Straight Arrow Connector 18" style="width:316.2pt;height:1.1pt;margin-top:6.1pt;margin-left:-4.15pt;flip:y;mso-height-percent:0;mso-height-relative:margin;mso-width-percent:0;mso-width-relative:margin;mso-wrap-distance-bottom:0;mso-wrap-distance-left:9pt;mso-wrap-distance-right:9pt;mso-wrap-distance-top:0;position:absolute;v-text-anchor:top;z-index:251662336" o:spid="_x0000_s1027" fillcolor="this" stroked="t" strokecolor="black" strokeweight="0.75pt" type="#_x0000_t32">
                        <v:stroke startarrow="block" endarrow="block"/>
                      </v:shape>
                    </w:pict>
                  </mc:Fallback>
                </mc:AlternateContent>
              </w:r>
            </w:ins>
          </w:p>
        </w:tc>
        <w:tc>
          <w:tcPr>
            <w:tcW w:w="3928" w:type="dxa"/>
            <w:tcBorders>
              <w:top w:val="single" w:sz="4" w:space="0" w:color="auto"/>
              <w:left w:val="single" w:sz="6" w:space="0" w:color="auto"/>
              <w:bottom w:val="single" w:sz="4" w:space="0" w:color="auto"/>
              <w:right w:val="single" w:sz="4" w:space="0" w:color="auto"/>
            </w:tcBorders>
            <w:vAlign w:val="center"/>
          </w:tcPr>
          <w:p w14:paraId="04E9A789" w14:textId="1F363703" w:rsidR="008C7DA5" w:rsidRPr="00666878" w:rsidRDefault="00526A29" w:rsidP="00A01912">
            <w:pPr>
              <w:pStyle w:val="TableText0"/>
              <w:keepNext w:val="0"/>
              <w:widowControl w:val="0"/>
              <w:ind w:right="-111"/>
              <w:rPr>
                <w:sz w:val="18"/>
                <w:szCs w:val="18"/>
              </w:rPr>
            </w:pPr>
            <w:r>
              <w:rPr>
                <w:sz w:val="18"/>
                <w:szCs w:val="18"/>
              </w:rPr>
              <w:t xml:space="preserve">Screening samples must be taken within 7 days of treatment allocation (Part 1)/randomization (Part 2). </w:t>
            </w:r>
            <w:r>
              <w:rPr>
                <w:sz w:val="18"/>
                <w:szCs w:val="18"/>
              </w:rPr>
              <w:br/>
            </w:r>
            <w:del w:id="1933" w:author="Powell, Deana" w:date="2026-03-05T15:34:00Z" w16du:dateUtc="2026-03-05T20:34:00Z">
              <w:r w:rsidR="00895D30" w:rsidRPr="00341B8E">
                <w:rPr>
                  <w:sz w:val="18"/>
                  <w:szCs w:val="18"/>
                </w:rPr>
                <w:delText>Postscreening</w:delText>
              </w:r>
            </w:del>
            <w:ins w:id="1934" w:author="Powell, Deana" w:date="2026-03-05T15:34:00Z" w16du:dateUtc="2026-03-05T20:34:00Z">
              <w:r w:rsidR="00507C82">
                <w:rPr>
                  <w:sz w:val="18"/>
                  <w:szCs w:val="18"/>
                </w:rPr>
                <w:t>Post screening</w:t>
              </w:r>
            </w:ins>
            <w:r>
              <w:rPr>
                <w:sz w:val="18"/>
                <w:szCs w:val="18"/>
              </w:rPr>
              <w:t xml:space="preserve"> sample only required if clinically indicated. See Appendix 2 for parameters.</w:t>
            </w:r>
          </w:p>
        </w:tc>
      </w:tr>
      <w:tr w:rsidR="00CA657C" w14:paraId="722DF754" w14:textId="77777777" w:rsidTr="00A01912">
        <w:trPr>
          <w:trHeight w:val="273"/>
        </w:trPr>
        <w:tc>
          <w:tcPr>
            <w:tcW w:w="1890" w:type="dxa"/>
            <w:tcBorders>
              <w:top w:val="single" w:sz="4" w:space="0" w:color="auto"/>
              <w:left w:val="single" w:sz="4" w:space="0" w:color="auto"/>
              <w:bottom w:val="single" w:sz="4" w:space="0" w:color="auto"/>
              <w:right w:val="single" w:sz="6" w:space="0" w:color="auto"/>
            </w:tcBorders>
            <w:vAlign w:val="center"/>
            <w:hideMark/>
          </w:tcPr>
          <w:p w14:paraId="59E06E1A" w14:textId="77777777" w:rsidR="008C7DA5" w:rsidRPr="00341B8E" w:rsidRDefault="00526A29" w:rsidP="00A01912">
            <w:pPr>
              <w:pStyle w:val="TableText0"/>
              <w:keepNext w:val="0"/>
              <w:widowControl w:val="0"/>
              <w:rPr>
                <w:sz w:val="18"/>
                <w:szCs w:val="18"/>
              </w:rPr>
            </w:pPr>
            <w:r w:rsidRPr="00341B8E">
              <w:rPr>
                <w:rFonts w:eastAsia="MS Gothic"/>
                <w:sz w:val="18"/>
                <w:szCs w:val="18"/>
              </w:rPr>
              <w:t>INR or PT, aPTT</w:t>
            </w:r>
          </w:p>
        </w:tc>
        <w:tc>
          <w:tcPr>
            <w:tcW w:w="835" w:type="dxa"/>
            <w:tcBorders>
              <w:top w:val="single" w:sz="4" w:space="0" w:color="auto"/>
              <w:left w:val="single" w:sz="6" w:space="0" w:color="auto"/>
              <w:bottom w:val="single" w:sz="4" w:space="0" w:color="auto"/>
              <w:right w:val="single" w:sz="6" w:space="0" w:color="auto"/>
            </w:tcBorders>
            <w:vAlign w:val="center"/>
            <w:hideMark/>
          </w:tcPr>
          <w:p w14:paraId="11ECB344" w14:textId="77777777" w:rsidR="008C7DA5" w:rsidRPr="00341B8E" w:rsidRDefault="00526A29" w:rsidP="00A01912">
            <w:pPr>
              <w:pStyle w:val="TableText0"/>
              <w:keepNext w:val="0"/>
              <w:widowControl w:val="0"/>
              <w:jc w:val="center"/>
              <w:rPr>
                <w:rFonts w:eastAsia="MS Gothic"/>
                <w:sz w:val="18"/>
                <w:szCs w:val="18"/>
              </w:rPr>
            </w:pPr>
            <w:r w:rsidRPr="00341B8E">
              <w:rPr>
                <w:sz w:val="18"/>
                <w:szCs w:val="18"/>
              </w:rPr>
              <w:t>X</w:t>
            </w:r>
          </w:p>
        </w:tc>
        <w:tc>
          <w:tcPr>
            <w:tcW w:w="6382" w:type="dxa"/>
            <w:gridSpan w:val="11"/>
            <w:tcBorders>
              <w:top w:val="single" w:sz="4" w:space="0" w:color="auto"/>
              <w:left w:val="single" w:sz="6" w:space="0" w:color="auto"/>
              <w:bottom w:val="single" w:sz="4" w:space="0" w:color="auto"/>
              <w:right w:val="single" w:sz="6" w:space="0" w:color="auto"/>
            </w:tcBorders>
            <w:vAlign w:val="center"/>
          </w:tcPr>
          <w:p w14:paraId="40A5E6AF" w14:textId="7DE926CF" w:rsidR="008C7DA5" w:rsidRPr="00341B8E" w:rsidRDefault="00895D30" w:rsidP="00A01912">
            <w:pPr>
              <w:pStyle w:val="TableText0"/>
              <w:keepNext w:val="0"/>
              <w:widowControl w:val="0"/>
              <w:rPr>
                <w:sz w:val="18"/>
                <w:szCs w:val="18"/>
              </w:rPr>
            </w:pPr>
            <w:del w:id="1935" w:author="Powell, Deana" w:date="2026-03-05T15:34:00Z" w16du:dateUtc="2026-03-05T20:34:00Z">
              <w:r>
                <w:rPr>
                  <w:noProof/>
                  <w:sz w:val="18"/>
                  <w:szCs w:val="18"/>
                </w:rPr>
                <mc:AlternateContent>
                  <mc:Choice Requires="wps">
                    <w:drawing>
                      <wp:anchor distT="0" distB="0" distL="114300" distR="114300" simplePos="0" relativeHeight="251701248" behindDoc="0" locked="0" layoutInCell="1" allowOverlap="1" wp14:anchorId="7482C04B" wp14:editId="5717E911">
                        <wp:simplePos x="0" y="0"/>
                        <wp:positionH relativeFrom="column">
                          <wp:posOffset>-59690</wp:posOffset>
                        </wp:positionH>
                        <wp:positionV relativeFrom="paragraph">
                          <wp:posOffset>99060</wp:posOffset>
                        </wp:positionV>
                        <wp:extent cx="4015740" cy="13970"/>
                        <wp:effectExtent l="38100" t="76200" r="3810" b="100330"/>
                        <wp:wrapNone/>
                        <wp:docPr id="486876035" name="Straight Arrow Connector 486876035"/>
                        <wp:cNvGraphicFramePr/>
                        <a:graphic xmlns:a="http://schemas.openxmlformats.org/drawingml/2006/main">
                          <a:graphicData uri="http://schemas.microsoft.com/office/word/2010/wordprocessingShape">
                            <wps:wsp>
                              <wps:cNvCnPr/>
                              <wps:spPr>
                                <a:xfrm flipV="1">
                                  <a:off x="0" y="0"/>
                                  <a:ext cx="4015740" cy="13970"/>
                                </a:xfrm>
                                <a:prstGeom prst="straightConnector1">
                                  <a:avLst/>
                                </a:prstGeom>
                                <a:ln>
                                  <a:headEnd type="triangle"/>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id="Straight Arrow Connector 19" o:spid="_x0000_s1029" type="#_x0000_t32" style="width:316.2pt;height:1.1pt;margin-top:7.8pt;margin-left:-4.7pt;flip:y;mso-height-percent:0;mso-height-relative:margin;mso-width-percent:0;mso-width-relative:margin;mso-wrap-distance-bottom:0;mso-wrap-distance-left:9pt;mso-wrap-distance-right:9pt;mso-wrap-distance-top:0;position:absolute;v-text-anchor:top;z-index:251666432" fillcolor="this" stroked="t" strokecolor="black" strokeweight="0.75pt">
                        <v:stroke startarrow="block" endarrow="block"/>
                      </v:shape>
                    </w:pict>
                  </mc:Fallback>
                </mc:AlternateContent>
              </w:r>
            </w:del>
            <w:ins w:id="1936" w:author="Powell, Deana" w:date="2026-03-05T15:34:00Z" w16du:dateUtc="2026-03-05T20:34:00Z">
              <w:r w:rsidR="00526A29">
                <w:rPr>
                  <w:noProof/>
                  <w:sz w:val="18"/>
                  <w:szCs w:val="18"/>
                </w:rPr>
                <mc:AlternateContent>
                  <mc:Choice Requires="wps">
                    <w:drawing>
                      <wp:anchor distT="0" distB="0" distL="114300" distR="114300" simplePos="0" relativeHeight="251665408" behindDoc="0" locked="0" layoutInCell="1" allowOverlap="1" wp14:anchorId="0D15E50E" wp14:editId="1C00FE04">
                        <wp:simplePos x="0" y="0"/>
                        <wp:positionH relativeFrom="column">
                          <wp:posOffset>-59690</wp:posOffset>
                        </wp:positionH>
                        <wp:positionV relativeFrom="paragraph">
                          <wp:posOffset>99060</wp:posOffset>
                        </wp:positionV>
                        <wp:extent cx="4015740" cy="13970"/>
                        <wp:effectExtent l="38100" t="76200" r="3810" b="100330"/>
                        <wp:wrapNone/>
                        <wp:docPr id="19" name="Straight Arrow Connector 19"/>
                        <wp:cNvGraphicFramePr/>
                        <a:graphic xmlns:a="http://schemas.openxmlformats.org/drawingml/2006/main">
                          <a:graphicData uri="http://schemas.microsoft.com/office/word/2010/wordprocessingShape">
                            <wps:wsp>
                              <wps:cNvCnPr/>
                              <wps:spPr>
                                <a:xfrm flipV="1">
                                  <a:off x="0" y="0"/>
                                  <a:ext cx="4015740" cy="13970"/>
                                </a:xfrm>
                                <a:prstGeom prst="straightConnector1">
                                  <a:avLst/>
                                </a:prstGeom>
                                <a:ln>
                                  <a:headEnd type="triangle"/>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http://schemas.openxmlformats.org/drawingml/2006/main">
                    <w:pict w14:anchorId="3FB52276">
                      <v:shape id="Straight Arrow Connector 19" style="width:316.2pt;height:1.1pt;margin-top:7.8pt;margin-left:-4.7pt;flip:y;mso-height-percent:0;mso-height-relative:margin;mso-width-percent:0;mso-width-relative:margin;mso-wrap-distance-bottom:0;mso-wrap-distance-left:9pt;mso-wrap-distance-right:9pt;mso-wrap-distance-top:0;position:absolute;v-text-anchor:top;z-index:251664384" o:spid="_x0000_s1028" fillcolor="this" stroked="t" strokecolor="black" strokeweight="0.75pt" type="#_x0000_t32">
                        <v:stroke startarrow="block" endarrow="block"/>
                      </v:shape>
                    </w:pict>
                  </mc:Fallback>
                </mc:AlternateContent>
              </w:r>
            </w:ins>
          </w:p>
        </w:tc>
        <w:tc>
          <w:tcPr>
            <w:tcW w:w="3928" w:type="dxa"/>
            <w:tcBorders>
              <w:top w:val="single" w:sz="4" w:space="0" w:color="auto"/>
              <w:left w:val="single" w:sz="6" w:space="0" w:color="auto"/>
              <w:bottom w:val="single" w:sz="4" w:space="0" w:color="auto"/>
              <w:right w:val="single" w:sz="4" w:space="0" w:color="auto"/>
            </w:tcBorders>
            <w:vAlign w:val="center"/>
            <w:hideMark/>
          </w:tcPr>
          <w:p w14:paraId="378F9D25" w14:textId="77777777" w:rsidR="008C7DA5" w:rsidRDefault="00526A29" w:rsidP="00A01912">
            <w:pPr>
              <w:pStyle w:val="TableText0"/>
              <w:keepNext w:val="0"/>
              <w:widowControl w:val="0"/>
              <w:ind w:right="-111"/>
              <w:rPr>
                <w:sz w:val="18"/>
                <w:szCs w:val="18"/>
              </w:rPr>
            </w:pPr>
            <w:r w:rsidRPr="00341B8E">
              <w:rPr>
                <w:sz w:val="18"/>
                <w:szCs w:val="18"/>
              </w:rPr>
              <w:t>Screening samples must be taken within 7 days of treatment allocation (Part 1)/randomization (Part 2).</w:t>
            </w:r>
          </w:p>
          <w:p w14:paraId="1B8C588E" w14:textId="4B5519B3" w:rsidR="008C7DA5" w:rsidRPr="00341B8E" w:rsidRDefault="00895D30" w:rsidP="00A01912">
            <w:pPr>
              <w:pStyle w:val="TableText0"/>
              <w:keepNext w:val="0"/>
              <w:widowControl w:val="0"/>
              <w:ind w:right="-111"/>
              <w:rPr>
                <w:sz w:val="18"/>
                <w:szCs w:val="18"/>
              </w:rPr>
            </w:pPr>
            <w:del w:id="1937" w:author="Powell, Deana" w:date="2026-03-05T15:34:00Z" w16du:dateUtc="2026-03-05T20:34:00Z">
              <w:r w:rsidRPr="00341B8E">
                <w:rPr>
                  <w:sz w:val="18"/>
                  <w:szCs w:val="18"/>
                </w:rPr>
                <w:delText>Postscreening</w:delText>
              </w:r>
            </w:del>
            <w:ins w:id="1938" w:author="Powell, Deana" w:date="2026-03-05T15:34:00Z" w16du:dateUtc="2026-03-05T20:34:00Z">
              <w:r w:rsidR="00526A29" w:rsidRPr="00341B8E">
                <w:rPr>
                  <w:sz w:val="18"/>
                  <w:szCs w:val="18"/>
                </w:rPr>
                <w:t>Post screening</w:t>
              </w:r>
            </w:ins>
            <w:r w:rsidR="00B3490E" w:rsidRPr="00341B8E">
              <w:rPr>
                <w:sz w:val="18"/>
                <w:szCs w:val="18"/>
              </w:rPr>
              <w:t xml:space="preserve"> sample only required if clinically indicated.</w:t>
            </w:r>
          </w:p>
        </w:tc>
      </w:tr>
      <w:tr w:rsidR="00CA657C" w14:paraId="16FAC493" w14:textId="77777777" w:rsidTr="00A01912">
        <w:trPr>
          <w:trHeight w:val="273"/>
        </w:trPr>
        <w:tc>
          <w:tcPr>
            <w:tcW w:w="1890" w:type="dxa"/>
            <w:tcBorders>
              <w:top w:val="single" w:sz="4" w:space="0" w:color="auto"/>
              <w:left w:val="single" w:sz="4" w:space="0" w:color="auto"/>
              <w:bottom w:val="single" w:sz="4" w:space="0" w:color="auto"/>
              <w:right w:val="single" w:sz="6" w:space="0" w:color="auto"/>
            </w:tcBorders>
            <w:vAlign w:val="center"/>
            <w:hideMark/>
          </w:tcPr>
          <w:p w14:paraId="6876571C" w14:textId="77777777" w:rsidR="008C7DA5" w:rsidRPr="00341B8E" w:rsidRDefault="00526A29" w:rsidP="00A01912">
            <w:pPr>
              <w:pStyle w:val="TableText0"/>
              <w:keepNext w:val="0"/>
              <w:widowControl w:val="0"/>
              <w:ind w:right="-103"/>
              <w:rPr>
                <w:sz w:val="18"/>
                <w:szCs w:val="18"/>
              </w:rPr>
            </w:pPr>
            <w:r w:rsidRPr="00341B8E">
              <w:rPr>
                <w:rFonts w:eastAsia="MS Gothic"/>
                <w:sz w:val="18"/>
                <w:szCs w:val="18"/>
              </w:rPr>
              <w:t>Pregnancy Test (POCBP Only)</w:t>
            </w:r>
          </w:p>
        </w:tc>
        <w:tc>
          <w:tcPr>
            <w:tcW w:w="835" w:type="dxa"/>
            <w:tcBorders>
              <w:top w:val="single" w:sz="4" w:space="0" w:color="auto"/>
              <w:left w:val="single" w:sz="6" w:space="0" w:color="auto"/>
              <w:bottom w:val="single" w:sz="4" w:space="0" w:color="auto"/>
              <w:right w:val="single" w:sz="6" w:space="0" w:color="auto"/>
            </w:tcBorders>
            <w:vAlign w:val="center"/>
            <w:hideMark/>
          </w:tcPr>
          <w:p w14:paraId="1EF8C848" w14:textId="77777777" w:rsidR="008C7DA5" w:rsidRPr="00341B8E" w:rsidRDefault="00526A29" w:rsidP="00A01912">
            <w:pPr>
              <w:pStyle w:val="TableText0"/>
              <w:keepNext w:val="0"/>
              <w:widowControl w:val="0"/>
              <w:jc w:val="center"/>
              <w:rPr>
                <w:rFonts w:eastAsia="MS Gothic"/>
                <w:sz w:val="18"/>
                <w:szCs w:val="18"/>
              </w:rPr>
            </w:pPr>
            <w:r w:rsidRPr="00341B8E">
              <w:rPr>
                <w:sz w:val="18"/>
                <w:szCs w:val="18"/>
              </w:rPr>
              <w:t>X</w:t>
            </w:r>
          </w:p>
        </w:tc>
        <w:tc>
          <w:tcPr>
            <w:tcW w:w="412" w:type="dxa"/>
            <w:tcBorders>
              <w:top w:val="single" w:sz="4" w:space="0" w:color="auto"/>
              <w:left w:val="single" w:sz="6" w:space="0" w:color="auto"/>
              <w:bottom w:val="single" w:sz="4" w:space="0" w:color="auto"/>
              <w:right w:val="single" w:sz="6" w:space="0" w:color="auto"/>
            </w:tcBorders>
            <w:vAlign w:val="center"/>
          </w:tcPr>
          <w:p w14:paraId="49283657" w14:textId="77777777" w:rsidR="008C7DA5" w:rsidRPr="00341B8E" w:rsidRDefault="00526A29" w:rsidP="00A01912">
            <w:pPr>
              <w:pStyle w:val="TableText0"/>
              <w:keepNext w:val="0"/>
              <w:widowControl w:val="0"/>
              <w:jc w:val="center"/>
              <w:rPr>
                <w:sz w:val="18"/>
                <w:szCs w:val="18"/>
              </w:rPr>
            </w:pPr>
            <w:r w:rsidRPr="00341B8E">
              <w:rPr>
                <w:sz w:val="18"/>
                <w:szCs w:val="18"/>
              </w:rPr>
              <w:t>X</w:t>
            </w:r>
          </w:p>
        </w:tc>
        <w:tc>
          <w:tcPr>
            <w:tcW w:w="418" w:type="dxa"/>
            <w:tcBorders>
              <w:top w:val="single" w:sz="4" w:space="0" w:color="auto"/>
              <w:left w:val="single" w:sz="6" w:space="0" w:color="auto"/>
              <w:bottom w:val="single" w:sz="4" w:space="0" w:color="auto"/>
              <w:right w:val="single" w:sz="6" w:space="0" w:color="auto"/>
            </w:tcBorders>
            <w:vAlign w:val="center"/>
          </w:tcPr>
          <w:p w14:paraId="26B98CB0" w14:textId="77777777" w:rsidR="008C7DA5" w:rsidRPr="00341B8E" w:rsidRDefault="00526A29" w:rsidP="00A01912">
            <w:pPr>
              <w:pStyle w:val="TableText0"/>
              <w:keepNext w:val="0"/>
              <w:widowControl w:val="0"/>
              <w:jc w:val="center"/>
              <w:rPr>
                <w:sz w:val="18"/>
                <w:szCs w:val="18"/>
              </w:rPr>
            </w:pPr>
            <w:r w:rsidRPr="00341B8E">
              <w:rPr>
                <w:sz w:val="18"/>
                <w:szCs w:val="18"/>
              </w:rPr>
              <w:t>X</w:t>
            </w:r>
          </w:p>
        </w:tc>
        <w:tc>
          <w:tcPr>
            <w:tcW w:w="419" w:type="dxa"/>
            <w:tcBorders>
              <w:top w:val="single" w:sz="4" w:space="0" w:color="auto"/>
              <w:left w:val="single" w:sz="6" w:space="0" w:color="auto"/>
              <w:bottom w:val="single" w:sz="4" w:space="0" w:color="auto"/>
              <w:right w:val="single" w:sz="6" w:space="0" w:color="auto"/>
            </w:tcBorders>
            <w:vAlign w:val="center"/>
          </w:tcPr>
          <w:p w14:paraId="3756F0B0" w14:textId="77777777" w:rsidR="008C7DA5" w:rsidRPr="00341B8E" w:rsidRDefault="008C7DA5" w:rsidP="00A01912">
            <w:pPr>
              <w:pStyle w:val="TableText0"/>
              <w:keepNext w:val="0"/>
              <w:widowControl w:val="0"/>
              <w:jc w:val="center"/>
              <w:rPr>
                <w:sz w:val="18"/>
                <w:szCs w:val="18"/>
              </w:rPr>
            </w:pPr>
          </w:p>
        </w:tc>
        <w:tc>
          <w:tcPr>
            <w:tcW w:w="420" w:type="dxa"/>
            <w:tcBorders>
              <w:top w:val="single" w:sz="4" w:space="0" w:color="auto"/>
              <w:left w:val="single" w:sz="6" w:space="0" w:color="auto"/>
              <w:bottom w:val="single" w:sz="4" w:space="0" w:color="auto"/>
              <w:right w:val="single" w:sz="6" w:space="0" w:color="auto"/>
            </w:tcBorders>
            <w:vAlign w:val="center"/>
          </w:tcPr>
          <w:p w14:paraId="1D5C64FC" w14:textId="77777777" w:rsidR="008C7DA5" w:rsidRPr="00341B8E" w:rsidRDefault="008C7DA5" w:rsidP="00A01912">
            <w:pPr>
              <w:pStyle w:val="TableText0"/>
              <w:keepNext w:val="0"/>
              <w:widowControl w:val="0"/>
              <w:jc w:val="center"/>
              <w:rPr>
                <w:sz w:val="18"/>
                <w:szCs w:val="18"/>
              </w:rPr>
            </w:pPr>
          </w:p>
        </w:tc>
        <w:tc>
          <w:tcPr>
            <w:tcW w:w="419" w:type="dxa"/>
            <w:tcBorders>
              <w:top w:val="single" w:sz="4" w:space="0" w:color="auto"/>
              <w:left w:val="single" w:sz="6" w:space="0" w:color="auto"/>
              <w:bottom w:val="single" w:sz="4" w:space="0" w:color="auto"/>
              <w:right w:val="single" w:sz="6" w:space="0" w:color="auto"/>
            </w:tcBorders>
            <w:vAlign w:val="center"/>
            <w:hideMark/>
          </w:tcPr>
          <w:p w14:paraId="7C9AD13D" w14:textId="77777777" w:rsidR="008C7DA5" w:rsidRPr="00341B8E" w:rsidRDefault="008C7DA5" w:rsidP="00A01912">
            <w:pPr>
              <w:pStyle w:val="TableText0"/>
              <w:keepNext w:val="0"/>
              <w:widowControl w:val="0"/>
              <w:jc w:val="center"/>
              <w:rPr>
                <w:sz w:val="18"/>
                <w:szCs w:val="18"/>
              </w:rPr>
            </w:pPr>
          </w:p>
        </w:tc>
        <w:tc>
          <w:tcPr>
            <w:tcW w:w="419" w:type="dxa"/>
            <w:tcBorders>
              <w:top w:val="single" w:sz="4" w:space="0" w:color="auto"/>
              <w:left w:val="single" w:sz="6" w:space="0" w:color="auto"/>
              <w:bottom w:val="single" w:sz="4" w:space="0" w:color="auto"/>
              <w:right w:val="single" w:sz="6" w:space="0" w:color="auto"/>
            </w:tcBorders>
            <w:vAlign w:val="center"/>
          </w:tcPr>
          <w:p w14:paraId="5A5A0C1E" w14:textId="77777777" w:rsidR="008C7DA5" w:rsidRPr="00341B8E" w:rsidRDefault="00526A29" w:rsidP="00A01912">
            <w:pPr>
              <w:pStyle w:val="TableText0"/>
              <w:keepNext w:val="0"/>
              <w:widowControl w:val="0"/>
              <w:jc w:val="center"/>
              <w:rPr>
                <w:sz w:val="18"/>
                <w:szCs w:val="18"/>
              </w:rPr>
            </w:pPr>
            <w:r w:rsidRPr="00341B8E">
              <w:rPr>
                <w:sz w:val="18"/>
                <w:szCs w:val="18"/>
              </w:rPr>
              <w:t>X</w:t>
            </w:r>
          </w:p>
        </w:tc>
        <w:tc>
          <w:tcPr>
            <w:tcW w:w="419" w:type="dxa"/>
            <w:tcBorders>
              <w:top w:val="single" w:sz="4" w:space="0" w:color="auto"/>
              <w:left w:val="single" w:sz="6" w:space="0" w:color="auto"/>
              <w:bottom w:val="single" w:sz="4" w:space="0" w:color="auto"/>
              <w:right w:val="single" w:sz="6" w:space="0" w:color="auto"/>
            </w:tcBorders>
            <w:vAlign w:val="center"/>
            <w:hideMark/>
          </w:tcPr>
          <w:p w14:paraId="4B8FB796" w14:textId="77777777" w:rsidR="008C7DA5" w:rsidRPr="00341B8E" w:rsidRDefault="00526A29" w:rsidP="00A01912">
            <w:pPr>
              <w:pStyle w:val="TableText0"/>
              <w:keepNext w:val="0"/>
              <w:widowControl w:val="0"/>
              <w:jc w:val="center"/>
              <w:rPr>
                <w:sz w:val="18"/>
                <w:szCs w:val="18"/>
              </w:rPr>
            </w:pPr>
            <w:r w:rsidRPr="00341B8E">
              <w:rPr>
                <w:sz w:val="18"/>
                <w:szCs w:val="18"/>
              </w:rPr>
              <w:t>X</w:t>
            </w:r>
          </w:p>
        </w:tc>
        <w:tc>
          <w:tcPr>
            <w:tcW w:w="420" w:type="dxa"/>
            <w:tcBorders>
              <w:top w:val="single" w:sz="4" w:space="0" w:color="auto"/>
              <w:left w:val="single" w:sz="6" w:space="0" w:color="auto"/>
              <w:bottom w:val="single" w:sz="4" w:space="0" w:color="auto"/>
              <w:right w:val="single" w:sz="6" w:space="0" w:color="auto"/>
            </w:tcBorders>
            <w:vAlign w:val="center"/>
            <w:hideMark/>
          </w:tcPr>
          <w:p w14:paraId="6382C36A" w14:textId="77777777" w:rsidR="008C7DA5" w:rsidRPr="00341B8E" w:rsidRDefault="00526A29" w:rsidP="00A01912">
            <w:pPr>
              <w:pStyle w:val="TableText0"/>
              <w:keepNext w:val="0"/>
              <w:widowControl w:val="0"/>
              <w:jc w:val="center"/>
              <w:rPr>
                <w:sz w:val="18"/>
                <w:szCs w:val="18"/>
              </w:rPr>
            </w:pPr>
            <w:r w:rsidRPr="00341B8E">
              <w:rPr>
                <w:sz w:val="18"/>
                <w:szCs w:val="18"/>
              </w:rPr>
              <w:t>X</w:t>
            </w:r>
          </w:p>
        </w:tc>
        <w:tc>
          <w:tcPr>
            <w:tcW w:w="419" w:type="dxa"/>
            <w:tcBorders>
              <w:top w:val="single" w:sz="4" w:space="0" w:color="auto"/>
              <w:left w:val="single" w:sz="6" w:space="0" w:color="auto"/>
              <w:bottom w:val="single" w:sz="4" w:space="0" w:color="auto"/>
              <w:right w:val="single" w:sz="6" w:space="0" w:color="auto"/>
            </w:tcBorders>
            <w:vAlign w:val="center"/>
            <w:hideMark/>
          </w:tcPr>
          <w:p w14:paraId="2A8FB61D" w14:textId="77777777" w:rsidR="008C7DA5" w:rsidRPr="00341B8E" w:rsidRDefault="00526A29" w:rsidP="00A01912">
            <w:pPr>
              <w:pStyle w:val="TableText0"/>
              <w:keepNext w:val="0"/>
              <w:widowControl w:val="0"/>
              <w:jc w:val="center"/>
              <w:rPr>
                <w:sz w:val="18"/>
                <w:szCs w:val="18"/>
              </w:rPr>
            </w:pPr>
            <w:r w:rsidRPr="00341B8E">
              <w:rPr>
                <w:sz w:val="18"/>
                <w:szCs w:val="18"/>
              </w:rPr>
              <w:t>X</w:t>
            </w:r>
          </w:p>
        </w:tc>
        <w:tc>
          <w:tcPr>
            <w:tcW w:w="1240" w:type="dxa"/>
            <w:tcBorders>
              <w:top w:val="single" w:sz="4" w:space="0" w:color="auto"/>
              <w:left w:val="single" w:sz="6" w:space="0" w:color="auto"/>
              <w:bottom w:val="single" w:sz="4" w:space="0" w:color="auto"/>
              <w:right w:val="single" w:sz="6" w:space="0" w:color="auto"/>
            </w:tcBorders>
            <w:vAlign w:val="center"/>
          </w:tcPr>
          <w:p w14:paraId="664A52FF" w14:textId="77777777" w:rsidR="008C7DA5" w:rsidRPr="00341B8E" w:rsidRDefault="00526A29" w:rsidP="00A01912">
            <w:pPr>
              <w:pStyle w:val="TableText0"/>
              <w:keepNext w:val="0"/>
              <w:widowControl w:val="0"/>
              <w:jc w:val="center"/>
              <w:rPr>
                <w:sz w:val="18"/>
                <w:szCs w:val="18"/>
              </w:rPr>
            </w:pPr>
            <w:r w:rsidRPr="00341B8E">
              <w:rPr>
                <w:sz w:val="18"/>
                <w:szCs w:val="18"/>
              </w:rPr>
              <w:t>X</w:t>
            </w:r>
          </w:p>
        </w:tc>
        <w:tc>
          <w:tcPr>
            <w:tcW w:w="1377" w:type="dxa"/>
            <w:tcBorders>
              <w:top w:val="single" w:sz="4" w:space="0" w:color="auto"/>
              <w:left w:val="single" w:sz="6" w:space="0" w:color="auto"/>
              <w:bottom w:val="single" w:sz="4" w:space="0" w:color="auto"/>
              <w:right w:val="single" w:sz="6" w:space="0" w:color="auto"/>
            </w:tcBorders>
            <w:vAlign w:val="center"/>
            <w:hideMark/>
          </w:tcPr>
          <w:p w14:paraId="4C5EE005" w14:textId="77777777" w:rsidR="008C7DA5" w:rsidRPr="00341B8E" w:rsidRDefault="008C7DA5" w:rsidP="00A01912">
            <w:pPr>
              <w:pStyle w:val="TableText0"/>
              <w:keepNext w:val="0"/>
              <w:widowControl w:val="0"/>
              <w:rPr>
                <w:sz w:val="18"/>
                <w:szCs w:val="18"/>
              </w:rPr>
            </w:pPr>
          </w:p>
        </w:tc>
        <w:tc>
          <w:tcPr>
            <w:tcW w:w="3928" w:type="dxa"/>
            <w:tcBorders>
              <w:top w:val="single" w:sz="4" w:space="0" w:color="auto"/>
              <w:left w:val="single" w:sz="6" w:space="0" w:color="auto"/>
              <w:bottom w:val="single" w:sz="4" w:space="0" w:color="auto"/>
              <w:right w:val="single" w:sz="4" w:space="0" w:color="auto"/>
            </w:tcBorders>
            <w:vAlign w:val="center"/>
            <w:hideMark/>
          </w:tcPr>
          <w:p w14:paraId="6EC5026B" w14:textId="77777777" w:rsidR="008C7DA5" w:rsidRPr="00341B8E" w:rsidRDefault="00526A29" w:rsidP="00A01912">
            <w:pPr>
              <w:pStyle w:val="TableText0"/>
              <w:keepNext w:val="0"/>
              <w:widowControl w:val="0"/>
              <w:ind w:right="-111"/>
              <w:rPr>
                <w:sz w:val="18"/>
                <w:szCs w:val="18"/>
              </w:rPr>
            </w:pPr>
            <w:r w:rsidRPr="008E3F90">
              <w:rPr>
                <w:sz w:val="18"/>
                <w:szCs w:val="18"/>
              </w:rPr>
              <w:t>See Section 5.1, inclusion criterion 14 for eligibility requirements and Section 8.3.7 for specific on-study requirements. See Appendix 7 for country-specific requirements.</w:t>
            </w:r>
          </w:p>
        </w:tc>
      </w:tr>
      <w:tr w:rsidR="00CA657C" w14:paraId="3839A36C" w14:textId="77777777" w:rsidTr="00A01912">
        <w:trPr>
          <w:trHeight w:val="273"/>
        </w:trPr>
        <w:tc>
          <w:tcPr>
            <w:tcW w:w="1890" w:type="dxa"/>
            <w:tcBorders>
              <w:top w:val="single" w:sz="4" w:space="0" w:color="auto"/>
              <w:left w:val="single" w:sz="4" w:space="0" w:color="auto"/>
              <w:bottom w:val="single" w:sz="4" w:space="0" w:color="auto"/>
              <w:right w:val="single" w:sz="6" w:space="0" w:color="auto"/>
            </w:tcBorders>
            <w:vAlign w:val="center"/>
            <w:hideMark/>
          </w:tcPr>
          <w:p w14:paraId="2D53FF10" w14:textId="77777777" w:rsidR="008C7DA5" w:rsidRPr="00341B8E" w:rsidRDefault="00526A29" w:rsidP="00A01912">
            <w:pPr>
              <w:pStyle w:val="TableText0"/>
              <w:widowControl w:val="0"/>
              <w:ind w:right="-103"/>
              <w:rPr>
                <w:sz w:val="18"/>
                <w:szCs w:val="18"/>
              </w:rPr>
            </w:pPr>
            <w:r w:rsidRPr="00341B8E">
              <w:rPr>
                <w:sz w:val="18"/>
                <w:szCs w:val="18"/>
              </w:rPr>
              <w:t>β2 Microglobulin</w:t>
            </w:r>
          </w:p>
        </w:tc>
        <w:tc>
          <w:tcPr>
            <w:tcW w:w="835" w:type="dxa"/>
            <w:tcBorders>
              <w:top w:val="single" w:sz="4" w:space="0" w:color="auto"/>
              <w:left w:val="single" w:sz="6" w:space="0" w:color="auto"/>
              <w:bottom w:val="single" w:sz="4" w:space="0" w:color="auto"/>
              <w:right w:val="single" w:sz="6" w:space="0" w:color="auto"/>
            </w:tcBorders>
            <w:vAlign w:val="center"/>
            <w:hideMark/>
          </w:tcPr>
          <w:p w14:paraId="0A6CE37B" w14:textId="77777777" w:rsidR="008C7DA5" w:rsidRPr="00341B8E" w:rsidRDefault="00526A29" w:rsidP="00A01912">
            <w:pPr>
              <w:pStyle w:val="TableText0"/>
              <w:widowControl w:val="0"/>
              <w:jc w:val="center"/>
              <w:rPr>
                <w:sz w:val="18"/>
                <w:szCs w:val="18"/>
              </w:rPr>
            </w:pPr>
            <w:r w:rsidRPr="00341B8E">
              <w:rPr>
                <w:sz w:val="18"/>
                <w:szCs w:val="18"/>
              </w:rPr>
              <w:t>X</w:t>
            </w:r>
          </w:p>
        </w:tc>
        <w:tc>
          <w:tcPr>
            <w:tcW w:w="412" w:type="dxa"/>
            <w:tcBorders>
              <w:top w:val="single" w:sz="4" w:space="0" w:color="auto"/>
              <w:left w:val="single" w:sz="6" w:space="0" w:color="auto"/>
              <w:bottom w:val="single" w:sz="4" w:space="0" w:color="auto"/>
              <w:right w:val="single" w:sz="6" w:space="0" w:color="auto"/>
            </w:tcBorders>
            <w:vAlign w:val="center"/>
          </w:tcPr>
          <w:p w14:paraId="0E5F90EC" w14:textId="77777777" w:rsidR="008C7DA5" w:rsidRPr="00341B8E" w:rsidRDefault="008C7DA5" w:rsidP="00A01912">
            <w:pPr>
              <w:pStyle w:val="TableText0"/>
              <w:widowControl w:val="0"/>
              <w:jc w:val="center"/>
              <w:rPr>
                <w:sz w:val="18"/>
                <w:szCs w:val="18"/>
              </w:rPr>
            </w:pPr>
          </w:p>
        </w:tc>
        <w:tc>
          <w:tcPr>
            <w:tcW w:w="418" w:type="dxa"/>
            <w:tcBorders>
              <w:top w:val="single" w:sz="4" w:space="0" w:color="auto"/>
              <w:left w:val="single" w:sz="6" w:space="0" w:color="auto"/>
              <w:bottom w:val="single" w:sz="4" w:space="0" w:color="auto"/>
              <w:right w:val="single" w:sz="6" w:space="0" w:color="auto"/>
            </w:tcBorders>
            <w:vAlign w:val="center"/>
          </w:tcPr>
          <w:p w14:paraId="034759CC" w14:textId="77777777" w:rsidR="008C7DA5" w:rsidRPr="00341B8E" w:rsidRDefault="008C7DA5" w:rsidP="00A01912">
            <w:pPr>
              <w:pStyle w:val="TableText0"/>
              <w:widowControl w:val="0"/>
              <w:jc w:val="center"/>
              <w:rPr>
                <w:sz w:val="18"/>
                <w:szCs w:val="18"/>
              </w:rPr>
            </w:pPr>
          </w:p>
        </w:tc>
        <w:tc>
          <w:tcPr>
            <w:tcW w:w="419" w:type="dxa"/>
            <w:tcBorders>
              <w:top w:val="single" w:sz="4" w:space="0" w:color="auto"/>
              <w:left w:val="single" w:sz="6" w:space="0" w:color="auto"/>
              <w:bottom w:val="single" w:sz="4" w:space="0" w:color="auto"/>
              <w:right w:val="single" w:sz="6" w:space="0" w:color="auto"/>
            </w:tcBorders>
            <w:vAlign w:val="center"/>
          </w:tcPr>
          <w:p w14:paraId="634C9317" w14:textId="77777777" w:rsidR="008C7DA5" w:rsidRPr="00341B8E" w:rsidRDefault="008C7DA5" w:rsidP="00A01912">
            <w:pPr>
              <w:pStyle w:val="TableText0"/>
              <w:widowControl w:val="0"/>
              <w:jc w:val="center"/>
              <w:rPr>
                <w:sz w:val="18"/>
                <w:szCs w:val="18"/>
              </w:rPr>
            </w:pPr>
          </w:p>
        </w:tc>
        <w:tc>
          <w:tcPr>
            <w:tcW w:w="420" w:type="dxa"/>
            <w:tcBorders>
              <w:top w:val="single" w:sz="4" w:space="0" w:color="auto"/>
              <w:left w:val="single" w:sz="6" w:space="0" w:color="auto"/>
              <w:bottom w:val="single" w:sz="4" w:space="0" w:color="auto"/>
              <w:right w:val="single" w:sz="6" w:space="0" w:color="auto"/>
            </w:tcBorders>
            <w:vAlign w:val="center"/>
          </w:tcPr>
          <w:p w14:paraId="0BB3CB1A" w14:textId="77777777" w:rsidR="008C7DA5" w:rsidRPr="00341B8E" w:rsidRDefault="008C7DA5" w:rsidP="00A01912">
            <w:pPr>
              <w:pStyle w:val="TableText0"/>
              <w:widowControl w:val="0"/>
              <w:jc w:val="center"/>
              <w:rPr>
                <w:sz w:val="18"/>
                <w:szCs w:val="18"/>
              </w:rPr>
            </w:pPr>
          </w:p>
        </w:tc>
        <w:tc>
          <w:tcPr>
            <w:tcW w:w="419" w:type="dxa"/>
            <w:tcBorders>
              <w:top w:val="single" w:sz="4" w:space="0" w:color="auto"/>
              <w:left w:val="single" w:sz="6" w:space="0" w:color="auto"/>
              <w:bottom w:val="single" w:sz="4" w:space="0" w:color="auto"/>
              <w:right w:val="single" w:sz="6" w:space="0" w:color="auto"/>
            </w:tcBorders>
            <w:vAlign w:val="center"/>
          </w:tcPr>
          <w:p w14:paraId="0B836496" w14:textId="77777777" w:rsidR="008C7DA5" w:rsidRPr="00341B8E" w:rsidRDefault="008C7DA5" w:rsidP="00A01912">
            <w:pPr>
              <w:pStyle w:val="TableText0"/>
              <w:widowControl w:val="0"/>
              <w:jc w:val="center"/>
              <w:rPr>
                <w:sz w:val="18"/>
                <w:szCs w:val="18"/>
              </w:rPr>
            </w:pPr>
          </w:p>
        </w:tc>
        <w:tc>
          <w:tcPr>
            <w:tcW w:w="419" w:type="dxa"/>
            <w:tcBorders>
              <w:top w:val="single" w:sz="4" w:space="0" w:color="auto"/>
              <w:left w:val="single" w:sz="6" w:space="0" w:color="auto"/>
              <w:bottom w:val="single" w:sz="4" w:space="0" w:color="auto"/>
              <w:right w:val="single" w:sz="6" w:space="0" w:color="auto"/>
            </w:tcBorders>
            <w:vAlign w:val="center"/>
          </w:tcPr>
          <w:p w14:paraId="4AB6948D" w14:textId="77777777" w:rsidR="008C7DA5" w:rsidRPr="00341B8E" w:rsidRDefault="008C7DA5" w:rsidP="00A01912">
            <w:pPr>
              <w:pStyle w:val="TableText0"/>
              <w:widowControl w:val="0"/>
              <w:jc w:val="center"/>
              <w:rPr>
                <w:sz w:val="18"/>
                <w:szCs w:val="18"/>
              </w:rPr>
            </w:pPr>
          </w:p>
        </w:tc>
        <w:tc>
          <w:tcPr>
            <w:tcW w:w="419" w:type="dxa"/>
            <w:tcBorders>
              <w:top w:val="single" w:sz="4" w:space="0" w:color="auto"/>
              <w:left w:val="single" w:sz="6" w:space="0" w:color="auto"/>
              <w:bottom w:val="single" w:sz="4" w:space="0" w:color="auto"/>
              <w:right w:val="single" w:sz="6" w:space="0" w:color="auto"/>
            </w:tcBorders>
            <w:vAlign w:val="center"/>
            <w:hideMark/>
          </w:tcPr>
          <w:p w14:paraId="596DB8B1" w14:textId="77777777" w:rsidR="008C7DA5" w:rsidRPr="00341B8E" w:rsidRDefault="00526A29" w:rsidP="00A01912">
            <w:pPr>
              <w:pStyle w:val="TableText0"/>
              <w:widowControl w:val="0"/>
              <w:jc w:val="center"/>
              <w:rPr>
                <w:sz w:val="18"/>
                <w:szCs w:val="18"/>
              </w:rPr>
            </w:pPr>
            <w:r w:rsidRPr="00341B8E">
              <w:rPr>
                <w:sz w:val="18"/>
                <w:szCs w:val="18"/>
              </w:rPr>
              <w:t>X</w:t>
            </w:r>
          </w:p>
        </w:tc>
        <w:tc>
          <w:tcPr>
            <w:tcW w:w="420" w:type="dxa"/>
            <w:tcBorders>
              <w:top w:val="single" w:sz="4" w:space="0" w:color="auto"/>
              <w:left w:val="single" w:sz="6" w:space="0" w:color="auto"/>
              <w:bottom w:val="single" w:sz="4" w:space="0" w:color="auto"/>
              <w:right w:val="single" w:sz="6" w:space="0" w:color="auto"/>
            </w:tcBorders>
            <w:vAlign w:val="center"/>
          </w:tcPr>
          <w:p w14:paraId="6153457A" w14:textId="77777777" w:rsidR="008C7DA5" w:rsidRPr="00341B8E" w:rsidRDefault="008C7DA5" w:rsidP="00A01912">
            <w:pPr>
              <w:pStyle w:val="TableText0"/>
              <w:widowControl w:val="0"/>
              <w:jc w:val="center"/>
              <w:rPr>
                <w:sz w:val="18"/>
                <w:szCs w:val="18"/>
              </w:rPr>
            </w:pPr>
          </w:p>
        </w:tc>
        <w:tc>
          <w:tcPr>
            <w:tcW w:w="419" w:type="dxa"/>
            <w:tcBorders>
              <w:top w:val="single" w:sz="4" w:space="0" w:color="auto"/>
              <w:left w:val="single" w:sz="6" w:space="0" w:color="auto"/>
              <w:bottom w:val="single" w:sz="4" w:space="0" w:color="auto"/>
              <w:right w:val="single" w:sz="6" w:space="0" w:color="auto"/>
            </w:tcBorders>
            <w:vAlign w:val="center"/>
          </w:tcPr>
          <w:p w14:paraId="529D37BB" w14:textId="77777777" w:rsidR="008C7DA5" w:rsidRPr="00341B8E" w:rsidRDefault="008C7DA5" w:rsidP="00A01912">
            <w:pPr>
              <w:pStyle w:val="TableText0"/>
              <w:widowControl w:val="0"/>
              <w:jc w:val="center"/>
              <w:rPr>
                <w:sz w:val="18"/>
                <w:szCs w:val="18"/>
              </w:rPr>
            </w:pPr>
          </w:p>
        </w:tc>
        <w:tc>
          <w:tcPr>
            <w:tcW w:w="1240" w:type="dxa"/>
            <w:tcBorders>
              <w:top w:val="single" w:sz="4" w:space="0" w:color="auto"/>
              <w:left w:val="single" w:sz="6" w:space="0" w:color="auto"/>
              <w:bottom w:val="single" w:sz="4" w:space="0" w:color="auto"/>
              <w:right w:val="single" w:sz="6" w:space="0" w:color="auto"/>
            </w:tcBorders>
            <w:vAlign w:val="center"/>
          </w:tcPr>
          <w:p w14:paraId="746FD5AD" w14:textId="77777777" w:rsidR="008C7DA5" w:rsidRPr="00341B8E" w:rsidRDefault="008C7DA5" w:rsidP="00A01912">
            <w:pPr>
              <w:pStyle w:val="TableText0"/>
              <w:widowControl w:val="0"/>
              <w:jc w:val="center"/>
              <w:rPr>
                <w:sz w:val="18"/>
                <w:szCs w:val="18"/>
              </w:rPr>
            </w:pPr>
          </w:p>
        </w:tc>
        <w:tc>
          <w:tcPr>
            <w:tcW w:w="1377" w:type="dxa"/>
            <w:tcBorders>
              <w:top w:val="single" w:sz="4" w:space="0" w:color="auto"/>
              <w:left w:val="single" w:sz="6" w:space="0" w:color="auto"/>
              <w:bottom w:val="single" w:sz="4" w:space="0" w:color="auto"/>
              <w:right w:val="single" w:sz="6" w:space="0" w:color="auto"/>
            </w:tcBorders>
            <w:vAlign w:val="center"/>
            <w:hideMark/>
          </w:tcPr>
          <w:p w14:paraId="01653866" w14:textId="77777777" w:rsidR="008C7DA5" w:rsidRPr="00341B8E" w:rsidRDefault="00526A29" w:rsidP="00A01912">
            <w:pPr>
              <w:pStyle w:val="TableText0"/>
              <w:widowControl w:val="0"/>
              <w:jc w:val="center"/>
              <w:rPr>
                <w:sz w:val="18"/>
                <w:szCs w:val="18"/>
              </w:rPr>
            </w:pPr>
            <w:r>
              <w:rPr>
                <w:sz w:val="18"/>
                <w:szCs w:val="18"/>
              </w:rPr>
              <w:t>X– starting C7 (W25)</w:t>
            </w:r>
          </w:p>
        </w:tc>
        <w:tc>
          <w:tcPr>
            <w:tcW w:w="3928" w:type="dxa"/>
            <w:tcBorders>
              <w:top w:val="single" w:sz="4" w:space="0" w:color="auto"/>
              <w:left w:val="single" w:sz="6" w:space="0" w:color="auto"/>
              <w:bottom w:val="single" w:sz="4" w:space="0" w:color="auto"/>
              <w:right w:val="single" w:sz="4" w:space="0" w:color="auto"/>
            </w:tcBorders>
            <w:vAlign w:val="center"/>
          </w:tcPr>
          <w:p w14:paraId="23315FEC" w14:textId="77777777" w:rsidR="008C7DA5" w:rsidRPr="00341B8E" w:rsidRDefault="00526A29" w:rsidP="00A01912">
            <w:pPr>
              <w:pStyle w:val="TableText0"/>
              <w:widowControl w:val="0"/>
              <w:rPr>
                <w:sz w:val="18"/>
                <w:szCs w:val="18"/>
              </w:rPr>
            </w:pPr>
            <w:r>
              <w:rPr>
                <w:sz w:val="18"/>
                <w:szCs w:val="18"/>
              </w:rPr>
              <w:t>See Section 8.2.1.1 for specific requirements.</w:t>
            </w:r>
          </w:p>
        </w:tc>
      </w:tr>
      <w:tr w:rsidR="00CA657C" w14:paraId="624C3F6C" w14:textId="77777777" w:rsidTr="00A01912">
        <w:trPr>
          <w:trHeight w:val="273"/>
        </w:trPr>
        <w:tc>
          <w:tcPr>
            <w:tcW w:w="1890" w:type="dxa"/>
            <w:tcBorders>
              <w:top w:val="single" w:sz="4" w:space="0" w:color="auto"/>
              <w:left w:val="single" w:sz="4" w:space="0" w:color="auto"/>
              <w:bottom w:val="single" w:sz="4" w:space="0" w:color="auto"/>
              <w:right w:val="single" w:sz="6" w:space="0" w:color="auto"/>
            </w:tcBorders>
            <w:vAlign w:val="center"/>
            <w:hideMark/>
          </w:tcPr>
          <w:p w14:paraId="163F3E8A" w14:textId="77777777" w:rsidR="008C7DA5" w:rsidRPr="00341B8E" w:rsidRDefault="00526A29" w:rsidP="00A01912">
            <w:pPr>
              <w:pStyle w:val="TableText0"/>
              <w:keepNext w:val="0"/>
              <w:widowControl w:val="0"/>
              <w:ind w:right="-103"/>
              <w:rPr>
                <w:sz w:val="18"/>
                <w:szCs w:val="18"/>
              </w:rPr>
            </w:pPr>
            <w:r w:rsidRPr="00341B8E">
              <w:rPr>
                <w:sz w:val="18"/>
                <w:szCs w:val="18"/>
              </w:rPr>
              <w:t>Serum Immunoglobulin</w:t>
            </w:r>
          </w:p>
        </w:tc>
        <w:tc>
          <w:tcPr>
            <w:tcW w:w="835" w:type="dxa"/>
            <w:tcBorders>
              <w:top w:val="single" w:sz="4" w:space="0" w:color="auto"/>
              <w:left w:val="single" w:sz="6" w:space="0" w:color="auto"/>
              <w:bottom w:val="single" w:sz="4" w:space="0" w:color="auto"/>
              <w:right w:val="single" w:sz="6" w:space="0" w:color="auto"/>
            </w:tcBorders>
            <w:vAlign w:val="center"/>
            <w:hideMark/>
          </w:tcPr>
          <w:p w14:paraId="134EFD44" w14:textId="77777777" w:rsidR="008C7DA5" w:rsidRPr="00341B8E" w:rsidRDefault="00526A29" w:rsidP="00A01912">
            <w:pPr>
              <w:pStyle w:val="TableText0"/>
              <w:keepNext w:val="0"/>
              <w:widowControl w:val="0"/>
              <w:jc w:val="center"/>
              <w:rPr>
                <w:rFonts w:eastAsia="MS Gothic"/>
                <w:sz w:val="18"/>
                <w:szCs w:val="18"/>
              </w:rPr>
            </w:pPr>
            <w:r w:rsidRPr="00341B8E">
              <w:rPr>
                <w:sz w:val="18"/>
                <w:szCs w:val="18"/>
              </w:rPr>
              <w:t>X</w:t>
            </w:r>
          </w:p>
        </w:tc>
        <w:tc>
          <w:tcPr>
            <w:tcW w:w="412" w:type="dxa"/>
            <w:tcBorders>
              <w:top w:val="single" w:sz="4" w:space="0" w:color="auto"/>
              <w:left w:val="single" w:sz="6" w:space="0" w:color="auto"/>
              <w:bottom w:val="single" w:sz="4" w:space="0" w:color="auto"/>
              <w:right w:val="single" w:sz="6" w:space="0" w:color="auto"/>
            </w:tcBorders>
            <w:vAlign w:val="center"/>
          </w:tcPr>
          <w:p w14:paraId="5856D7F8" w14:textId="77777777" w:rsidR="008C7DA5" w:rsidRPr="00341B8E" w:rsidRDefault="008C7DA5" w:rsidP="00A01912">
            <w:pPr>
              <w:pStyle w:val="TableText0"/>
              <w:keepNext w:val="0"/>
              <w:widowControl w:val="0"/>
              <w:jc w:val="center"/>
              <w:rPr>
                <w:sz w:val="18"/>
                <w:szCs w:val="18"/>
              </w:rPr>
            </w:pPr>
          </w:p>
        </w:tc>
        <w:tc>
          <w:tcPr>
            <w:tcW w:w="418" w:type="dxa"/>
            <w:tcBorders>
              <w:top w:val="single" w:sz="4" w:space="0" w:color="auto"/>
              <w:left w:val="single" w:sz="6" w:space="0" w:color="auto"/>
              <w:bottom w:val="single" w:sz="4" w:space="0" w:color="auto"/>
              <w:right w:val="single" w:sz="6" w:space="0" w:color="auto"/>
            </w:tcBorders>
            <w:vAlign w:val="center"/>
          </w:tcPr>
          <w:p w14:paraId="16A81CC3" w14:textId="77777777" w:rsidR="008C7DA5" w:rsidRPr="00341B8E" w:rsidRDefault="008C7DA5" w:rsidP="00A01912">
            <w:pPr>
              <w:pStyle w:val="TableText0"/>
              <w:keepNext w:val="0"/>
              <w:widowControl w:val="0"/>
              <w:jc w:val="center"/>
              <w:rPr>
                <w:sz w:val="18"/>
                <w:szCs w:val="18"/>
              </w:rPr>
            </w:pPr>
          </w:p>
        </w:tc>
        <w:tc>
          <w:tcPr>
            <w:tcW w:w="419" w:type="dxa"/>
            <w:tcBorders>
              <w:top w:val="single" w:sz="4" w:space="0" w:color="auto"/>
              <w:left w:val="single" w:sz="6" w:space="0" w:color="auto"/>
              <w:bottom w:val="single" w:sz="4" w:space="0" w:color="auto"/>
              <w:right w:val="single" w:sz="6" w:space="0" w:color="auto"/>
            </w:tcBorders>
            <w:vAlign w:val="center"/>
          </w:tcPr>
          <w:p w14:paraId="4A642C3F" w14:textId="77777777" w:rsidR="008C7DA5" w:rsidRPr="00341B8E" w:rsidRDefault="008C7DA5" w:rsidP="00A01912">
            <w:pPr>
              <w:pStyle w:val="TableText0"/>
              <w:keepNext w:val="0"/>
              <w:widowControl w:val="0"/>
              <w:jc w:val="center"/>
              <w:rPr>
                <w:sz w:val="18"/>
                <w:szCs w:val="18"/>
              </w:rPr>
            </w:pPr>
          </w:p>
        </w:tc>
        <w:tc>
          <w:tcPr>
            <w:tcW w:w="420" w:type="dxa"/>
            <w:tcBorders>
              <w:top w:val="single" w:sz="4" w:space="0" w:color="auto"/>
              <w:left w:val="single" w:sz="6" w:space="0" w:color="auto"/>
              <w:bottom w:val="single" w:sz="4" w:space="0" w:color="auto"/>
              <w:right w:val="single" w:sz="6" w:space="0" w:color="auto"/>
            </w:tcBorders>
            <w:vAlign w:val="center"/>
          </w:tcPr>
          <w:p w14:paraId="00024AB3" w14:textId="77777777" w:rsidR="008C7DA5" w:rsidRPr="00341B8E" w:rsidRDefault="008C7DA5" w:rsidP="00A01912">
            <w:pPr>
              <w:pStyle w:val="TableText0"/>
              <w:keepNext w:val="0"/>
              <w:widowControl w:val="0"/>
              <w:jc w:val="center"/>
              <w:rPr>
                <w:sz w:val="18"/>
                <w:szCs w:val="18"/>
              </w:rPr>
            </w:pPr>
          </w:p>
        </w:tc>
        <w:tc>
          <w:tcPr>
            <w:tcW w:w="419" w:type="dxa"/>
            <w:tcBorders>
              <w:top w:val="single" w:sz="4" w:space="0" w:color="auto"/>
              <w:left w:val="single" w:sz="6" w:space="0" w:color="auto"/>
              <w:bottom w:val="single" w:sz="4" w:space="0" w:color="auto"/>
              <w:right w:val="single" w:sz="6" w:space="0" w:color="auto"/>
            </w:tcBorders>
            <w:vAlign w:val="center"/>
          </w:tcPr>
          <w:p w14:paraId="72F87863" w14:textId="77777777" w:rsidR="008C7DA5" w:rsidRPr="00341B8E" w:rsidRDefault="008C7DA5" w:rsidP="00A01912">
            <w:pPr>
              <w:pStyle w:val="TableText0"/>
              <w:keepNext w:val="0"/>
              <w:widowControl w:val="0"/>
              <w:jc w:val="center"/>
              <w:rPr>
                <w:sz w:val="18"/>
                <w:szCs w:val="18"/>
              </w:rPr>
            </w:pPr>
          </w:p>
        </w:tc>
        <w:tc>
          <w:tcPr>
            <w:tcW w:w="419" w:type="dxa"/>
            <w:tcBorders>
              <w:top w:val="single" w:sz="4" w:space="0" w:color="auto"/>
              <w:left w:val="single" w:sz="6" w:space="0" w:color="auto"/>
              <w:bottom w:val="single" w:sz="4" w:space="0" w:color="auto"/>
              <w:right w:val="single" w:sz="6" w:space="0" w:color="auto"/>
            </w:tcBorders>
            <w:vAlign w:val="center"/>
          </w:tcPr>
          <w:p w14:paraId="412F531F" w14:textId="77777777" w:rsidR="008C7DA5" w:rsidRPr="00341B8E" w:rsidRDefault="008C7DA5" w:rsidP="00A01912">
            <w:pPr>
              <w:pStyle w:val="TableText0"/>
              <w:keepNext w:val="0"/>
              <w:widowControl w:val="0"/>
              <w:jc w:val="center"/>
              <w:rPr>
                <w:sz w:val="18"/>
                <w:szCs w:val="18"/>
              </w:rPr>
            </w:pPr>
          </w:p>
        </w:tc>
        <w:tc>
          <w:tcPr>
            <w:tcW w:w="419" w:type="dxa"/>
            <w:tcBorders>
              <w:top w:val="single" w:sz="4" w:space="0" w:color="auto"/>
              <w:left w:val="single" w:sz="6" w:space="0" w:color="auto"/>
              <w:bottom w:val="single" w:sz="4" w:space="0" w:color="auto"/>
              <w:right w:val="single" w:sz="6" w:space="0" w:color="auto"/>
            </w:tcBorders>
            <w:vAlign w:val="center"/>
            <w:hideMark/>
          </w:tcPr>
          <w:p w14:paraId="4F9495EA" w14:textId="77777777" w:rsidR="008C7DA5" w:rsidRPr="00341B8E" w:rsidRDefault="00526A29" w:rsidP="00A01912">
            <w:pPr>
              <w:pStyle w:val="TableText0"/>
              <w:keepNext w:val="0"/>
              <w:widowControl w:val="0"/>
              <w:jc w:val="center"/>
              <w:rPr>
                <w:sz w:val="18"/>
                <w:szCs w:val="18"/>
              </w:rPr>
            </w:pPr>
            <w:r w:rsidRPr="00341B8E">
              <w:rPr>
                <w:sz w:val="18"/>
                <w:szCs w:val="18"/>
              </w:rPr>
              <w:t>X</w:t>
            </w:r>
          </w:p>
        </w:tc>
        <w:tc>
          <w:tcPr>
            <w:tcW w:w="420" w:type="dxa"/>
            <w:tcBorders>
              <w:top w:val="single" w:sz="4" w:space="0" w:color="auto"/>
              <w:left w:val="single" w:sz="6" w:space="0" w:color="auto"/>
              <w:bottom w:val="single" w:sz="4" w:space="0" w:color="auto"/>
              <w:right w:val="single" w:sz="6" w:space="0" w:color="auto"/>
            </w:tcBorders>
            <w:vAlign w:val="center"/>
          </w:tcPr>
          <w:p w14:paraId="1248210E" w14:textId="77777777" w:rsidR="008C7DA5" w:rsidRPr="00341B8E" w:rsidRDefault="008C7DA5" w:rsidP="00A01912">
            <w:pPr>
              <w:pStyle w:val="TableText0"/>
              <w:keepNext w:val="0"/>
              <w:widowControl w:val="0"/>
              <w:jc w:val="center"/>
              <w:rPr>
                <w:sz w:val="18"/>
                <w:szCs w:val="18"/>
              </w:rPr>
            </w:pPr>
          </w:p>
        </w:tc>
        <w:tc>
          <w:tcPr>
            <w:tcW w:w="419" w:type="dxa"/>
            <w:tcBorders>
              <w:top w:val="single" w:sz="4" w:space="0" w:color="auto"/>
              <w:left w:val="single" w:sz="6" w:space="0" w:color="auto"/>
              <w:bottom w:val="single" w:sz="4" w:space="0" w:color="auto"/>
              <w:right w:val="single" w:sz="6" w:space="0" w:color="auto"/>
            </w:tcBorders>
            <w:vAlign w:val="center"/>
          </w:tcPr>
          <w:p w14:paraId="7428D0E7" w14:textId="77777777" w:rsidR="008C7DA5" w:rsidRPr="00341B8E" w:rsidRDefault="008C7DA5" w:rsidP="00A01912">
            <w:pPr>
              <w:pStyle w:val="TableText0"/>
              <w:keepNext w:val="0"/>
              <w:widowControl w:val="0"/>
              <w:jc w:val="center"/>
              <w:rPr>
                <w:sz w:val="18"/>
                <w:szCs w:val="18"/>
              </w:rPr>
            </w:pPr>
          </w:p>
        </w:tc>
        <w:tc>
          <w:tcPr>
            <w:tcW w:w="1240" w:type="dxa"/>
            <w:tcBorders>
              <w:top w:val="single" w:sz="4" w:space="0" w:color="auto"/>
              <w:left w:val="single" w:sz="6" w:space="0" w:color="auto"/>
              <w:bottom w:val="single" w:sz="4" w:space="0" w:color="auto"/>
              <w:right w:val="single" w:sz="6" w:space="0" w:color="auto"/>
            </w:tcBorders>
            <w:vAlign w:val="center"/>
          </w:tcPr>
          <w:p w14:paraId="5CE31E4F" w14:textId="77777777" w:rsidR="008C7DA5" w:rsidRPr="00341B8E" w:rsidRDefault="008C7DA5" w:rsidP="00A01912">
            <w:pPr>
              <w:pStyle w:val="TableText0"/>
              <w:keepNext w:val="0"/>
              <w:widowControl w:val="0"/>
              <w:jc w:val="center"/>
              <w:rPr>
                <w:sz w:val="18"/>
                <w:szCs w:val="18"/>
              </w:rPr>
            </w:pPr>
          </w:p>
        </w:tc>
        <w:tc>
          <w:tcPr>
            <w:tcW w:w="1377" w:type="dxa"/>
            <w:tcBorders>
              <w:top w:val="single" w:sz="4" w:space="0" w:color="auto"/>
              <w:left w:val="single" w:sz="6" w:space="0" w:color="auto"/>
              <w:bottom w:val="single" w:sz="4" w:space="0" w:color="auto"/>
              <w:right w:val="single" w:sz="6" w:space="0" w:color="auto"/>
            </w:tcBorders>
            <w:vAlign w:val="center"/>
            <w:hideMark/>
          </w:tcPr>
          <w:p w14:paraId="100EA839" w14:textId="77777777" w:rsidR="008C7DA5" w:rsidRPr="00341B8E" w:rsidRDefault="00526A29" w:rsidP="00A01912">
            <w:pPr>
              <w:pStyle w:val="TableText0"/>
              <w:keepNext w:val="0"/>
              <w:widowControl w:val="0"/>
              <w:jc w:val="center"/>
              <w:rPr>
                <w:sz w:val="18"/>
                <w:szCs w:val="18"/>
              </w:rPr>
            </w:pPr>
            <w:r>
              <w:rPr>
                <w:sz w:val="18"/>
                <w:szCs w:val="18"/>
              </w:rPr>
              <w:t>X– starting C7 (W25)</w:t>
            </w:r>
          </w:p>
        </w:tc>
        <w:tc>
          <w:tcPr>
            <w:tcW w:w="3928" w:type="dxa"/>
            <w:tcBorders>
              <w:top w:val="single" w:sz="4" w:space="0" w:color="auto"/>
              <w:left w:val="single" w:sz="6" w:space="0" w:color="auto"/>
              <w:bottom w:val="single" w:sz="4" w:space="0" w:color="auto"/>
              <w:right w:val="single" w:sz="4" w:space="0" w:color="auto"/>
            </w:tcBorders>
            <w:vAlign w:val="center"/>
            <w:hideMark/>
          </w:tcPr>
          <w:p w14:paraId="1D585F49" w14:textId="77777777" w:rsidR="008C7DA5" w:rsidRPr="00341B8E" w:rsidRDefault="00526A29" w:rsidP="00A01912">
            <w:pPr>
              <w:pStyle w:val="TableText0"/>
              <w:keepNext w:val="0"/>
              <w:widowControl w:val="0"/>
              <w:rPr>
                <w:sz w:val="18"/>
                <w:szCs w:val="18"/>
              </w:rPr>
            </w:pPr>
            <w:r w:rsidRPr="00312A2E">
              <w:rPr>
                <w:sz w:val="18"/>
                <w:szCs w:val="18"/>
              </w:rPr>
              <w:t>See Section 8.2.1.1 for specific requirements.</w:t>
            </w:r>
          </w:p>
        </w:tc>
      </w:tr>
      <w:tr w:rsidR="00CA657C" w14:paraId="57D9B980" w14:textId="77777777" w:rsidTr="00A01912">
        <w:trPr>
          <w:trHeight w:val="273"/>
        </w:trPr>
        <w:tc>
          <w:tcPr>
            <w:tcW w:w="1890" w:type="dxa"/>
            <w:tcBorders>
              <w:top w:val="single" w:sz="4" w:space="0" w:color="auto"/>
              <w:left w:val="single" w:sz="4" w:space="0" w:color="auto"/>
              <w:bottom w:val="single" w:sz="4" w:space="0" w:color="auto"/>
              <w:right w:val="single" w:sz="6" w:space="0" w:color="auto"/>
            </w:tcBorders>
            <w:vAlign w:val="center"/>
          </w:tcPr>
          <w:p w14:paraId="2229EC27" w14:textId="77777777" w:rsidR="008C7DA5" w:rsidRPr="00341B8E" w:rsidRDefault="00526A29" w:rsidP="00A01912">
            <w:pPr>
              <w:pStyle w:val="TableText0"/>
              <w:widowControl w:val="0"/>
              <w:ind w:right="-103"/>
              <w:rPr>
                <w:sz w:val="18"/>
                <w:szCs w:val="18"/>
              </w:rPr>
            </w:pPr>
            <w:r w:rsidRPr="00341B8E">
              <w:rPr>
                <w:sz w:val="18"/>
                <w:szCs w:val="18"/>
              </w:rPr>
              <w:lastRenderedPageBreak/>
              <w:t>Infection Testing (HCV, HBV, HIV)</w:t>
            </w:r>
          </w:p>
        </w:tc>
        <w:tc>
          <w:tcPr>
            <w:tcW w:w="835" w:type="dxa"/>
            <w:tcBorders>
              <w:top w:val="single" w:sz="4" w:space="0" w:color="auto"/>
              <w:left w:val="single" w:sz="6" w:space="0" w:color="auto"/>
              <w:bottom w:val="single" w:sz="4" w:space="0" w:color="auto"/>
              <w:right w:val="single" w:sz="6" w:space="0" w:color="auto"/>
            </w:tcBorders>
            <w:vAlign w:val="center"/>
          </w:tcPr>
          <w:p w14:paraId="3D554672" w14:textId="77777777" w:rsidR="008C7DA5" w:rsidRPr="00341B8E" w:rsidRDefault="00526A29" w:rsidP="00A01912">
            <w:pPr>
              <w:pStyle w:val="TableText0"/>
              <w:widowControl w:val="0"/>
              <w:jc w:val="center"/>
              <w:rPr>
                <w:sz w:val="18"/>
                <w:szCs w:val="18"/>
              </w:rPr>
            </w:pPr>
            <w:r w:rsidRPr="00341B8E">
              <w:rPr>
                <w:sz w:val="18"/>
                <w:szCs w:val="18"/>
              </w:rPr>
              <w:t>X</w:t>
            </w:r>
          </w:p>
        </w:tc>
        <w:tc>
          <w:tcPr>
            <w:tcW w:w="6382" w:type="dxa"/>
            <w:gridSpan w:val="11"/>
            <w:tcBorders>
              <w:top w:val="single" w:sz="4" w:space="0" w:color="auto"/>
              <w:left w:val="single" w:sz="6" w:space="0" w:color="auto"/>
              <w:bottom w:val="single" w:sz="4" w:space="0" w:color="auto"/>
              <w:right w:val="single" w:sz="6" w:space="0" w:color="auto"/>
            </w:tcBorders>
            <w:vAlign w:val="center"/>
          </w:tcPr>
          <w:p w14:paraId="0B7C58B0" w14:textId="77777777" w:rsidR="008C7DA5" w:rsidRDefault="00526A29" w:rsidP="00A01912">
            <w:pPr>
              <w:pStyle w:val="TableText0"/>
              <w:widowControl w:val="0"/>
              <w:jc w:val="center"/>
              <w:rPr>
                <w:sz w:val="18"/>
                <w:szCs w:val="18"/>
              </w:rPr>
            </w:pPr>
            <w:r w:rsidRPr="00341B8E">
              <w:rPr>
                <w:sz w:val="18"/>
                <w:szCs w:val="18"/>
              </w:rPr>
              <w:t>Participants with current or prior HBV infection, monitoring is required Q12W</w:t>
            </w:r>
          </w:p>
          <w:p w14:paraId="3C63002D" w14:textId="1AC7D0C8" w:rsidR="008C7DA5" w:rsidRPr="00341B8E" w:rsidRDefault="00895D30" w:rsidP="00A01912">
            <w:pPr>
              <w:pStyle w:val="TableText0"/>
              <w:widowControl w:val="0"/>
              <w:jc w:val="center"/>
              <w:rPr>
                <w:sz w:val="18"/>
                <w:szCs w:val="18"/>
              </w:rPr>
            </w:pPr>
            <w:del w:id="1939" w:author="Powell, Deana" w:date="2026-03-05T15:34:00Z" w16du:dateUtc="2026-03-05T20:34:00Z">
              <w:r>
                <w:rPr>
                  <w:noProof/>
                  <w:sz w:val="18"/>
                  <w:szCs w:val="18"/>
                </w:rPr>
                <mc:AlternateContent>
                  <mc:Choice Requires="wps">
                    <w:drawing>
                      <wp:anchor distT="0" distB="0" distL="114300" distR="114300" simplePos="0" relativeHeight="251703296" behindDoc="0" locked="0" layoutInCell="1" allowOverlap="1" wp14:anchorId="7EA13995" wp14:editId="0A2AFA6D">
                        <wp:simplePos x="0" y="0"/>
                        <wp:positionH relativeFrom="column">
                          <wp:posOffset>-66040</wp:posOffset>
                        </wp:positionH>
                        <wp:positionV relativeFrom="paragraph">
                          <wp:posOffset>41910</wp:posOffset>
                        </wp:positionV>
                        <wp:extent cx="4015740" cy="13970"/>
                        <wp:effectExtent l="38100" t="76200" r="3810" b="100330"/>
                        <wp:wrapNone/>
                        <wp:docPr id="1770117615" name="Straight Arrow Connector 1770117615"/>
                        <wp:cNvGraphicFramePr/>
                        <a:graphic xmlns:a="http://schemas.openxmlformats.org/drawingml/2006/main">
                          <a:graphicData uri="http://schemas.microsoft.com/office/word/2010/wordprocessingShape">
                            <wps:wsp>
                              <wps:cNvCnPr/>
                              <wps:spPr>
                                <a:xfrm flipV="1">
                                  <a:off x="0" y="0"/>
                                  <a:ext cx="4015740" cy="13970"/>
                                </a:xfrm>
                                <a:prstGeom prst="straightConnector1">
                                  <a:avLst/>
                                </a:prstGeom>
                                <a:ln>
                                  <a:headEnd type="triangle"/>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id="Straight Arrow Connector 20" o:spid="_x0000_s1030" type="#_x0000_t32" style="width:316.2pt;height:1.1pt;margin-top:3.3pt;margin-left:-5.2pt;flip:y;mso-height-percent:0;mso-height-relative:margin;mso-width-percent:0;mso-width-relative:margin;mso-wrap-distance-bottom:0;mso-wrap-distance-left:9pt;mso-wrap-distance-right:9pt;mso-wrap-distance-top:0;position:absolute;v-text-anchor:top;z-index:251668480" fillcolor="this" stroked="t" strokecolor="black" strokeweight="0.75pt">
                        <v:stroke startarrow="block" endarrow="block"/>
                      </v:shape>
                    </w:pict>
                  </mc:Fallback>
                </mc:AlternateContent>
              </w:r>
            </w:del>
            <w:ins w:id="1940" w:author="Powell, Deana" w:date="2026-03-05T15:34:00Z" w16du:dateUtc="2026-03-05T20:34:00Z">
              <w:r w:rsidR="00526A29">
                <w:rPr>
                  <w:noProof/>
                  <w:sz w:val="18"/>
                  <w:szCs w:val="18"/>
                </w:rPr>
                <mc:AlternateContent>
                  <mc:Choice Requires="wps">
                    <w:drawing>
                      <wp:anchor distT="0" distB="0" distL="114300" distR="114300" simplePos="0" relativeHeight="251667456" behindDoc="0" locked="0" layoutInCell="1" allowOverlap="1" wp14:anchorId="6D1D8E35" wp14:editId="21E56E48">
                        <wp:simplePos x="0" y="0"/>
                        <wp:positionH relativeFrom="column">
                          <wp:posOffset>-66040</wp:posOffset>
                        </wp:positionH>
                        <wp:positionV relativeFrom="paragraph">
                          <wp:posOffset>41910</wp:posOffset>
                        </wp:positionV>
                        <wp:extent cx="4015740" cy="13970"/>
                        <wp:effectExtent l="38100" t="76200" r="3810" b="100330"/>
                        <wp:wrapNone/>
                        <wp:docPr id="20" name="Straight Arrow Connector 20"/>
                        <wp:cNvGraphicFramePr/>
                        <a:graphic xmlns:a="http://schemas.openxmlformats.org/drawingml/2006/main">
                          <a:graphicData uri="http://schemas.microsoft.com/office/word/2010/wordprocessingShape">
                            <wps:wsp>
                              <wps:cNvCnPr/>
                              <wps:spPr>
                                <a:xfrm flipV="1">
                                  <a:off x="0" y="0"/>
                                  <a:ext cx="4015740" cy="13970"/>
                                </a:xfrm>
                                <a:prstGeom prst="straightConnector1">
                                  <a:avLst/>
                                </a:prstGeom>
                                <a:ln>
                                  <a:headEnd type="triangle"/>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http://schemas.openxmlformats.org/drawingml/2006/main">
                    <w:pict w14:anchorId="5F4F3F14">
                      <v:shape id="Straight Arrow Connector 20" style="width:316.2pt;height:1.1pt;margin-top:3.3pt;margin-left:-5.2pt;flip:y;mso-height-percent:0;mso-height-relative:margin;mso-width-percent:0;mso-width-relative:margin;mso-wrap-distance-bottom:0;mso-wrap-distance-left:9pt;mso-wrap-distance-right:9pt;mso-wrap-distance-top:0;position:absolute;v-text-anchor:top;z-index:251666432" o:spid="_x0000_s1029" fillcolor="this" stroked="t" strokecolor="black" strokeweight="0.75pt" type="#_x0000_t32">
                        <v:stroke startarrow="block" endarrow="block"/>
                      </v:shape>
                    </w:pict>
                  </mc:Fallback>
                </mc:AlternateContent>
              </w:r>
            </w:ins>
          </w:p>
        </w:tc>
        <w:tc>
          <w:tcPr>
            <w:tcW w:w="3928" w:type="dxa"/>
            <w:tcBorders>
              <w:top w:val="single" w:sz="4" w:space="0" w:color="auto"/>
              <w:left w:val="single" w:sz="6" w:space="0" w:color="auto"/>
              <w:bottom w:val="single" w:sz="4" w:space="0" w:color="auto"/>
              <w:right w:val="single" w:sz="4" w:space="0" w:color="auto"/>
            </w:tcBorders>
            <w:vAlign w:val="center"/>
          </w:tcPr>
          <w:p w14:paraId="3D0A8694" w14:textId="77777777" w:rsidR="008C7DA5" w:rsidRPr="00341B8E" w:rsidRDefault="00526A29" w:rsidP="00A01912">
            <w:pPr>
              <w:pStyle w:val="TableText0"/>
              <w:widowControl w:val="0"/>
              <w:rPr>
                <w:sz w:val="18"/>
                <w:szCs w:val="18"/>
              </w:rPr>
            </w:pPr>
            <w:r w:rsidRPr="008E3F90">
              <w:rPr>
                <w:sz w:val="18"/>
                <w:szCs w:val="18"/>
              </w:rPr>
              <w:t>See Section 5.1, inclusion criteria 8, 9, and 10 for eligibility requirements and Section 8.3.5 for specific on-study monitoring requirements. See Appendix 7 for country-specific requirements.</w:t>
            </w:r>
          </w:p>
        </w:tc>
      </w:tr>
      <w:tr w:rsidR="00CA657C" w14:paraId="23F98143" w14:textId="77777777" w:rsidTr="00A01912">
        <w:trPr>
          <w:trHeight w:val="273"/>
        </w:trPr>
        <w:tc>
          <w:tcPr>
            <w:tcW w:w="1890" w:type="dxa"/>
            <w:tcBorders>
              <w:top w:val="single" w:sz="4" w:space="0" w:color="auto"/>
              <w:left w:val="single" w:sz="4" w:space="0" w:color="auto"/>
              <w:bottom w:val="single" w:sz="4" w:space="0" w:color="auto"/>
              <w:right w:val="nil"/>
            </w:tcBorders>
            <w:vAlign w:val="center"/>
            <w:hideMark/>
          </w:tcPr>
          <w:p w14:paraId="56AE4641" w14:textId="77777777" w:rsidR="008C7DA5" w:rsidRPr="00754DBC" w:rsidRDefault="00526A29" w:rsidP="00A01912">
            <w:pPr>
              <w:pStyle w:val="TableText0"/>
              <w:keepNext w:val="0"/>
              <w:widowControl w:val="0"/>
              <w:ind w:right="-103"/>
              <w:rPr>
                <w:b/>
                <w:bCs/>
                <w:sz w:val="18"/>
                <w:szCs w:val="18"/>
              </w:rPr>
            </w:pPr>
            <w:r w:rsidRPr="00754DBC">
              <w:rPr>
                <w:rFonts w:eastAsia="MS Gothic"/>
                <w:b/>
                <w:bCs/>
                <w:sz w:val="18"/>
                <w:szCs w:val="18"/>
              </w:rPr>
              <w:t>Pharmacokinetic/ Pharmacodynamics/ Biomarkers</w:t>
            </w:r>
          </w:p>
        </w:tc>
        <w:tc>
          <w:tcPr>
            <w:tcW w:w="835" w:type="dxa"/>
            <w:tcBorders>
              <w:top w:val="single" w:sz="4" w:space="0" w:color="auto"/>
              <w:left w:val="nil"/>
              <w:bottom w:val="single" w:sz="4" w:space="0" w:color="auto"/>
              <w:right w:val="nil"/>
            </w:tcBorders>
            <w:vAlign w:val="center"/>
          </w:tcPr>
          <w:p w14:paraId="76CA14E2" w14:textId="77777777" w:rsidR="008C7DA5" w:rsidRPr="00341B8E" w:rsidRDefault="008C7DA5" w:rsidP="00A01912">
            <w:pPr>
              <w:pStyle w:val="TableText0"/>
              <w:keepNext w:val="0"/>
              <w:widowControl w:val="0"/>
              <w:rPr>
                <w:sz w:val="18"/>
                <w:szCs w:val="18"/>
              </w:rPr>
            </w:pPr>
          </w:p>
        </w:tc>
        <w:tc>
          <w:tcPr>
            <w:tcW w:w="412" w:type="dxa"/>
            <w:tcBorders>
              <w:top w:val="single" w:sz="4" w:space="0" w:color="auto"/>
              <w:left w:val="nil"/>
              <w:bottom w:val="single" w:sz="4" w:space="0" w:color="auto"/>
              <w:right w:val="nil"/>
            </w:tcBorders>
            <w:vAlign w:val="center"/>
          </w:tcPr>
          <w:p w14:paraId="41902A2C" w14:textId="77777777" w:rsidR="008C7DA5" w:rsidRPr="00341B8E" w:rsidRDefault="008C7DA5" w:rsidP="00A01912">
            <w:pPr>
              <w:pStyle w:val="TableText0"/>
              <w:keepNext w:val="0"/>
              <w:widowControl w:val="0"/>
              <w:rPr>
                <w:sz w:val="18"/>
                <w:szCs w:val="18"/>
              </w:rPr>
            </w:pPr>
          </w:p>
        </w:tc>
        <w:tc>
          <w:tcPr>
            <w:tcW w:w="418" w:type="dxa"/>
            <w:tcBorders>
              <w:top w:val="single" w:sz="4" w:space="0" w:color="auto"/>
              <w:left w:val="nil"/>
              <w:bottom w:val="single" w:sz="4" w:space="0" w:color="auto"/>
              <w:right w:val="nil"/>
            </w:tcBorders>
            <w:vAlign w:val="center"/>
          </w:tcPr>
          <w:p w14:paraId="52AEAE6E" w14:textId="77777777" w:rsidR="008C7DA5" w:rsidRPr="00341B8E" w:rsidRDefault="008C7DA5" w:rsidP="00A01912">
            <w:pPr>
              <w:pStyle w:val="TableText0"/>
              <w:keepNext w:val="0"/>
              <w:widowControl w:val="0"/>
              <w:rPr>
                <w:sz w:val="18"/>
                <w:szCs w:val="18"/>
              </w:rPr>
            </w:pPr>
          </w:p>
        </w:tc>
        <w:tc>
          <w:tcPr>
            <w:tcW w:w="419" w:type="dxa"/>
            <w:tcBorders>
              <w:top w:val="single" w:sz="4" w:space="0" w:color="auto"/>
              <w:left w:val="nil"/>
              <w:bottom w:val="single" w:sz="4" w:space="0" w:color="auto"/>
              <w:right w:val="nil"/>
            </w:tcBorders>
            <w:vAlign w:val="center"/>
          </w:tcPr>
          <w:p w14:paraId="126680A4" w14:textId="77777777" w:rsidR="008C7DA5" w:rsidRPr="00341B8E" w:rsidRDefault="008C7DA5" w:rsidP="00A01912">
            <w:pPr>
              <w:pStyle w:val="TableText0"/>
              <w:keepNext w:val="0"/>
              <w:widowControl w:val="0"/>
              <w:rPr>
                <w:sz w:val="18"/>
                <w:szCs w:val="18"/>
              </w:rPr>
            </w:pPr>
          </w:p>
        </w:tc>
        <w:tc>
          <w:tcPr>
            <w:tcW w:w="420" w:type="dxa"/>
            <w:tcBorders>
              <w:top w:val="single" w:sz="4" w:space="0" w:color="auto"/>
              <w:left w:val="nil"/>
              <w:bottom w:val="single" w:sz="4" w:space="0" w:color="auto"/>
              <w:right w:val="nil"/>
            </w:tcBorders>
            <w:vAlign w:val="center"/>
          </w:tcPr>
          <w:p w14:paraId="0161BC6B" w14:textId="77777777" w:rsidR="008C7DA5" w:rsidRPr="00341B8E" w:rsidRDefault="008C7DA5" w:rsidP="00A01912">
            <w:pPr>
              <w:pStyle w:val="TableText0"/>
              <w:keepNext w:val="0"/>
              <w:widowControl w:val="0"/>
              <w:rPr>
                <w:sz w:val="18"/>
                <w:szCs w:val="18"/>
              </w:rPr>
            </w:pPr>
          </w:p>
        </w:tc>
        <w:tc>
          <w:tcPr>
            <w:tcW w:w="419" w:type="dxa"/>
            <w:tcBorders>
              <w:top w:val="single" w:sz="4" w:space="0" w:color="auto"/>
              <w:left w:val="nil"/>
              <w:bottom w:val="single" w:sz="4" w:space="0" w:color="auto"/>
              <w:right w:val="nil"/>
            </w:tcBorders>
            <w:vAlign w:val="center"/>
          </w:tcPr>
          <w:p w14:paraId="1D860820" w14:textId="77777777" w:rsidR="008C7DA5" w:rsidRPr="00341B8E" w:rsidRDefault="008C7DA5" w:rsidP="00A01912">
            <w:pPr>
              <w:pStyle w:val="TableText0"/>
              <w:keepNext w:val="0"/>
              <w:widowControl w:val="0"/>
              <w:rPr>
                <w:sz w:val="18"/>
                <w:szCs w:val="18"/>
              </w:rPr>
            </w:pPr>
          </w:p>
        </w:tc>
        <w:tc>
          <w:tcPr>
            <w:tcW w:w="419" w:type="dxa"/>
            <w:tcBorders>
              <w:top w:val="single" w:sz="4" w:space="0" w:color="auto"/>
              <w:left w:val="nil"/>
              <w:bottom w:val="single" w:sz="4" w:space="0" w:color="auto"/>
              <w:right w:val="nil"/>
            </w:tcBorders>
            <w:vAlign w:val="center"/>
          </w:tcPr>
          <w:p w14:paraId="39F27065" w14:textId="77777777" w:rsidR="008C7DA5" w:rsidRPr="00341B8E" w:rsidRDefault="008C7DA5" w:rsidP="00A01912">
            <w:pPr>
              <w:pStyle w:val="TableText0"/>
              <w:keepNext w:val="0"/>
              <w:widowControl w:val="0"/>
              <w:rPr>
                <w:sz w:val="18"/>
                <w:szCs w:val="18"/>
              </w:rPr>
            </w:pPr>
          </w:p>
        </w:tc>
        <w:tc>
          <w:tcPr>
            <w:tcW w:w="419" w:type="dxa"/>
            <w:tcBorders>
              <w:top w:val="single" w:sz="4" w:space="0" w:color="auto"/>
              <w:left w:val="nil"/>
              <w:bottom w:val="single" w:sz="4" w:space="0" w:color="auto"/>
              <w:right w:val="nil"/>
            </w:tcBorders>
            <w:vAlign w:val="center"/>
          </w:tcPr>
          <w:p w14:paraId="24CE9D96" w14:textId="77777777" w:rsidR="008C7DA5" w:rsidRPr="00341B8E" w:rsidRDefault="008C7DA5" w:rsidP="00A01912">
            <w:pPr>
              <w:pStyle w:val="TableText0"/>
              <w:keepNext w:val="0"/>
              <w:widowControl w:val="0"/>
              <w:rPr>
                <w:sz w:val="18"/>
                <w:szCs w:val="18"/>
              </w:rPr>
            </w:pPr>
          </w:p>
        </w:tc>
        <w:tc>
          <w:tcPr>
            <w:tcW w:w="420" w:type="dxa"/>
            <w:tcBorders>
              <w:top w:val="single" w:sz="4" w:space="0" w:color="auto"/>
              <w:left w:val="nil"/>
              <w:bottom w:val="single" w:sz="4" w:space="0" w:color="auto"/>
              <w:right w:val="nil"/>
            </w:tcBorders>
            <w:vAlign w:val="center"/>
          </w:tcPr>
          <w:p w14:paraId="258038D8" w14:textId="77777777" w:rsidR="008C7DA5" w:rsidRPr="00341B8E" w:rsidRDefault="008C7DA5" w:rsidP="00A01912">
            <w:pPr>
              <w:pStyle w:val="TableText0"/>
              <w:keepNext w:val="0"/>
              <w:widowControl w:val="0"/>
              <w:rPr>
                <w:sz w:val="18"/>
                <w:szCs w:val="18"/>
              </w:rPr>
            </w:pPr>
          </w:p>
        </w:tc>
        <w:tc>
          <w:tcPr>
            <w:tcW w:w="419" w:type="dxa"/>
            <w:tcBorders>
              <w:top w:val="single" w:sz="4" w:space="0" w:color="auto"/>
              <w:left w:val="nil"/>
              <w:bottom w:val="single" w:sz="4" w:space="0" w:color="auto"/>
              <w:right w:val="nil"/>
            </w:tcBorders>
            <w:vAlign w:val="center"/>
          </w:tcPr>
          <w:p w14:paraId="43117688" w14:textId="77777777" w:rsidR="008C7DA5" w:rsidRPr="00341B8E" w:rsidRDefault="008C7DA5" w:rsidP="00A01912">
            <w:pPr>
              <w:pStyle w:val="TableText0"/>
              <w:keepNext w:val="0"/>
              <w:widowControl w:val="0"/>
              <w:rPr>
                <w:sz w:val="18"/>
                <w:szCs w:val="18"/>
              </w:rPr>
            </w:pPr>
          </w:p>
        </w:tc>
        <w:tc>
          <w:tcPr>
            <w:tcW w:w="1240" w:type="dxa"/>
            <w:tcBorders>
              <w:top w:val="single" w:sz="4" w:space="0" w:color="auto"/>
              <w:left w:val="nil"/>
              <w:bottom w:val="single" w:sz="4" w:space="0" w:color="auto"/>
              <w:right w:val="nil"/>
            </w:tcBorders>
          </w:tcPr>
          <w:p w14:paraId="0FFD24DD" w14:textId="77777777" w:rsidR="008C7DA5" w:rsidRPr="00341B8E" w:rsidRDefault="008C7DA5" w:rsidP="00A01912">
            <w:pPr>
              <w:pStyle w:val="TableText0"/>
              <w:keepNext w:val="0"/>
              <w:widowControl w:val="0"/>
              <w:rPr>
                <w:sz w:val="18"/>
                <w:szCs w:val="18"/>
              </w:rPr>
            </w:pPr>
          </w:p>
        </w:tc>
        <w:tc>
          <w:tcPr>
            <w:tcW w:w="1377" w:type="dxa"/>
            <w:tcBorders>
              <w:top w:val="single" w:sz="4" w:space="0" w:color="auto"/>
              <w:left w:val="nil"/>
              <w:bottom w:val="single" w:sz="4" w:space="0" w:color="auto"/>
              <w:right w:val="single" w:sz="6" w:space="0" w:color="auto"/>
            </w:tcBorders>
            <w:vAlign w:val="center"/>
          </w:tcPr>
          <w:p w14:paraId="7D7BE382" w14:textId="77777777" w:rsidR="008C7DA5" w:rsidRPr="00341B8E" w:rsidRDefault="008C7DA5" w:rsidP="00A01912">
            <w:pPr>
              <w:pStyle w:val="TableText0"/>
              <w:keepNext w:val="0"/>
              <w:widowControl w:val="0"/>
              <w:ind w:right="-111"/>
              <w:rPr>
                <w:sz w:val="18"/>
                <w:szCs w:val="18"/>
              </w:rPr>
            </w:pPr>
          </w:p>
        </w:tc>
        <w:tc>
          <w:tcPr>
            <w:tcW w:w="3928" w:type="dxa"/>
            <w:tcBorders>
              <w:top w:val="single" w:sz="4" w:space="0" w:color="auto"/>
              <w:left w:val="single" w:sz="6" w:space="0" w:color="auto"/>
              <w:bottom w:val="single" w:sz="4" w:space="0" w:color="auto"/>
              <w:right w:val="single" w:sz="4" w:space="0" w:color="auto"/>
            </w:tcBorders>
            <w:vAlign w:val="center"/>
          </w:tcPr>
          <w:p w14:paraId="14D3FF65" w14:textId="77777777" w:rsidR="008C7DA5" w:rsidRPr="00341B8E" w:rsidRDefault="00526A29" w:rsidP="00A01912">
            <w:pPr>
              <w:pStyle w:val="TableText0"/>
              <w:keepNext w:val="0"/>
              <w:widowControl w:val="0"/>
              <w:ind w:right="-111"/>
              <w:rPr>
                <w:sz w:val="18"/>
                <w:szCs w:val="18"/>
              </w:rPr>
            </w:pPr>
            <w:r>
              <w:rPr>
                <w:sz w:val="18"/>
                <w:szCs w:val="18"/>
              </w:rPr>
              <w:t>All PK/biomarker samples will be analyzed at the central laboratories. See Section 8.8 for further details and Appendix 7 for country-specific requirements.</w:t>
            </w:r>
          </w:p>
        </w:tc>
      </w:tr>
      <w:tr w:rsidR="00CA657C" w14:paraId="6C07CB36" w14:textId="77777777" w:rsidTr="00A01912">
        <w:trPr>
          <w:trHeight w:val="273"/>
        </w:trPr>
        <w:tc>
          <w:tcPr>
            <w:tcW w:w="1890" w:type="dxa"/>
            <w:tcBorders>
              <w:top w:val="single" w:sz="4" w:space="0" w:color="auto"/>
              <w:left w:val="single" w:sz="4" w:space="0" w:color="auto"/>
              <w:bottom w:val="single" w:sz="4" w:space="0" w:color="auto"/>
              <w:right w:val="single" w:sz="6" w:space="0" w:color="auto"/>
            </w:tcBorders>
            <w:vAlign w:val="center"/>
          </w:tcPr>
          <w:p w14:paraId="35E0AA54" w14:textId="77777777" w:rsidR="008C7DA5" w:rsidRPr="00727AA5" w:rsidRDefault="00526A29" w:rsidP="00A01912">
            <w:pPr>
              <w:pStyle w:val="TableText0"/>
              <w:keepNext w:val="0"/>
              <w:widowControl w:val="0"/>
              <w:ind w:right="-103"/>
              <w:rPr>
                <w:b/>
                <w:bCs/>
                <w:sz w:val="18"/>
                <w:szCs w:val="18"/>
              </w:rPr>
            </w:pPr>
            <w:r w:rsidRPr="00727AA5">
              <w:rPr>
                <w:b/>
                <w:bCs/>
                <w:sz w:val="18"/>
                <w:szCs w:val="18"/>
              </w:rPr>
              <w:t>Part 1 Participants</w:t>
            </w:r>
          </w:p>
        </w:tc>
        <w:tc>
          <w:tcPr>
            <w:tcW w:w="835" w:type="dxa"/>
            <w:tcBorders>
              <w:top w:val="single" w:sz="4" w:space="0" w:color="auto"/>
              <w:left w:val="single" w:sz="6" w:space="0" w:color="auto"/>
              <w:bottom w:val="single" w:sz="4" w:space="0" w:color="auto"/>
              <w:right w:val="single" w:sz="6" w:space="0" w:color="auto"/>
            </w:tcBorders>
            <w:vAlign w:val="center"/>
          </w:tcPr>
          <w:p w14:paraId="06F31AD5" w14:textId="77777777" w:rsidR="008C7DA5" w:rsidRPr="00341B8E" w:rsidRDefault="008C7DA5" w:rsidP="00A01912">
            <w:pPr>
              <w:pStyle w:val="TableText0"/>
              <w:keepNext w:val="0"/>
              <w:widowControl w:val="0"/>
              <w:rPr>
                <w:sz w:val="18"/>
                <w:szCs w:val="18"/>
              </w:rPr>
            </w:pPr>
          </w:p>
        </w:tc>
        <w:tc>
          <w:tcPr>
            <w:tcW w:w="412" w:type="dxa"/>
            <w:tcBorders>
              <w:top w:val="single" w:sz="4" w:space="0" w:color="auto"/>
              <w:left w:val="single" w:sz="6" w:space="0" w:color="auto"/>
              <w:bottom w:val="single" w:sz="4" w:space="0" w:color="auto"/>
              <w:right w:val="single" w:sz="6" w:space="0" w:color="auto"/>
            </w:tcBorders>
            <w:vAlign w:val="center"/>
          </w:tcPr>
          <w:p w14:paraId="37590757" w14:textId="77777777" w:rsidR="008C7DA5" w:rsidRPr="00341B8E" w:rsidRDefault="008C7DA5" w:rsidP="00A01912">
            <w:pPr>
              <w:pStyle w:val="TableText0"/>
              <w:keepNext w:val="0"/>
              <w:widowControl w:val="0"/>
              <w:jc w:val="center"/>
              <w:rPr>
                <w:sz w:val="18"/>
                <w:szCs w:val="18"/>
              </w:rPr>
            </w:pPr>
          </w:p>
        </w:tc>
        <w:tc>
          <w:tcPr>
            <w:tcW w:w="418" w:type="dxa"/>
            <w:tcBorders>
              <w:top w:val="single" w:sz="4" w:space="0" w:color="auto"/>
              <w:left w:val="single" w:sz="6" w:space="0" w:color="auto"/>
              <w:bottom w:val="single" w:sz="4" w:space="0" w:color="auto"/>
              <w:right w:val="single" w:sz="6" w:space="0" w:color="auto"/>
            </w:tcBorders>
            <w:vAlign w:val="center"/>
          </w:tcPr>
          <w:p w14:paraId="6D7B63A7" w14:textId="77777777" w:rsidR="008C7DA5" w:rsidRPr="00341B8E" w:rsidRDefault="008C7DA5" w:rsidP="00A01912">
            <w:pPr>
              <w:pStyle w:val="TableText0"/>
              <w:keepNext w:val="0"/>
              <w:widowControl w:val="0"/>
              <w:jc w:val="center"/>
              <w:rPr>
                <w:sz w:val="18"/>
                <w:szCs w:val="18"/>
              </w:rPr>
            </w:pPr>
          </w:p>
        </w:tc>
        <w:tc>
          <w:tcPr>
            <w:tcW w:w="419" w:type="dxa"/>
            <w:tcBorders>
              <w:top w:val="single" w:sz="4" w:space="0" w:color="auto"/>
              <w:left w:val="single" w:sz="6" w:space="0" w:color="auto"/>
              <w:bottom w:val="single" w:sz="4" w:space="0" w:color="auto"/>
              <w:right w:val="single" w:sz="6" w:space="0" w:color="auto"/>
            </w:tcBorders>
            <w:vAlign w:val="center"/>
          </w:tcPr>
          <w:p w14:paraId="31AAEFB6" w14:textId="77777777" w:rsidR="008C7DA5" w:rsidRPr="00341B8E" w:rsidRDefault="008C7DA5" w:rsidP="00A01912">
            <w:pPr>
              <w:pStyle w:val="TableText0"/>
              <w:keepNext w:val="0"/>
              <w:widowControl w:val="0"/>
              <w:jc w:val="center"/>
              <w:rPr>
                <w:sz w:val="18"/>
                <w:szCs w:val="18"/>
              </w:rPr>
            </w:pPr>
          </w:p>
        </w:tc>
        <w:tc>
          <w:tcPr>
            <w:tcW w:w="420" w:type="dxa"/>
            <w:tcBorders>
              <w:top w:val="single" w:sz="4" w:space="0" w:color="auto"/>
              <w:left w:val="single" w:sz="6" w:space="0" w:color="auto"/>
              <w:bottom w:val="single" w:sz="4" w:space="0" w:color="auto"/>
              <w:right w:val="single" w:sz="6" w:space="0" w:color="auto"/>
            </w:tcBorders>
            <w:vAlign w:val="center"/>
          </w:tcPr>
          <w:p w14:paraId="05BADE48" w14:textId="77777777" w:rsidR="008C7DA5" w:rsidRPr="00341B8E" w:rsidRDefault="008C7DA5" w:rsidP="00A01912">
            <w:pPr>
              <w:pStyle w:val="TableText0"/>
              <w:keepNext w:val="0"/>
              <w:widowControl w:val="0"/>
              <w:jc w:val="center"/>
              <w:rPr>
                <w:sz w:val="18"/>
                <w:szCs w:val="18"/>
              </w:rPr>
            </w:pPr>
          </w:p>
        </w:tc>
        <w:tc>
          <w:tcPr>
            <w:tcW w:w="419" w:type="dxa"/>
            <w:tcBorders>
              <w:top w:val="single" w:sz="4" w:space="0" w:color="auto"/>
              <w:left w:val="single" w:sz="6" w:space="0" w:color="auto"/>
              <w:bottom w:val="single" w:sz="4" w:space="0" w:color="auto"/>
              <w:right w:val="single" w:sz="6" w:space="0" w:color="auto"/>
            </w:tcBorders>
            <w:vAlign w:val="center"/>
          </w:tcPr>
          <w:p w14:paraId="6CEE165E" w14:textId="77777777" w:rsidR="008C7DA5" w:rsidRPr="00341B8E" w:rsidRDefault="008C7DA5" w:rsidP="00A01912">
            <w:pPr>
              <w:pStyle w:val="TableText0"/>
              <w:keepNext w:val="0"/>
              <w:widowControl w:val="0"/>
              <w:jc w:val="center"/>
              <w:rPr>
                <w:sz w:val="18"/>
                <w:szCs w:val="18"/>
              </w:rPr>
            </w:pPr>
          </w:p>
        </w:tc>
        <w:tc>
          <w:tcPr>
            <w:tcW w:w="419" w:type="dxa"/>
            <w:tcBorders>
              <w:top w:val="single" w:sz="4" w:space="0" w:color="auto"/>
              <w:left w:val="single" w:sz="6" w:space="0" w:color="auto"/>
              <w:bottom w:val="single" w:sz="4" w:space="0" w:color="auto"/>
              <w:right w:val="single" w:sz="6" w:space="0" w:color="auto"/>
            </w:tcBorders>
            <w:vAlign w:val="center"/>
          </w:tcPr>
          <w:p w14:paraId="04DD066B" w14:textId="77777777" w:rsidR="008C7DA5" w:rsidRPr="00341B8E" w:rsidRDefault="008C7DA5" w:rsidP="00A01912">
            <w:pPr>
              <w:pStyle w:val="TableText0"/>
              <w:keepNext w:val="0"/>
              <w:widowControl w:val="0"/>
              <w:jc w:val="center"/>
              <w:rPr>
                <w:sz w:val="18"/>
                <w:szCs w:val="18"/>
              </w:rPr>
            </w:pPr>
          </w:p>
        </w:tc>
        <w:tc>
          <w:tcPr>
            <w:tcW w:w="419" w:type="dxa"/>
            <w:tcBorders>
              <w:top w:val="single" w:sz="4" w:space="0" w:color="auto"/>
              <w:left w:val="single" w:sz="6" w:space="0" w:color="auto"/>
              <w:bottom w:val="single" w:sz="4" w:space="0" w:color="auto"/>
              <w:right w:val="single" w:sz="6" w:space="0" w:color="auto"/>
            </w:tcBorders>
            <w:vAlign w:val="center"/>
          </w:tcPr>
          <w:p w14:paraId="2E4BEA80" w14:textId="77777777" w:rsidR="008C7DA5" w:rsidRPr="00341B8E" w:rsidRDefault="008C7DA5" w:rsidP="00A01912">
            <w:pPr>
              <w:pStyle w:val="TableText0"/>
              <w:keepNext w:val="0"/>
              <w:widowControl w:val="0"/>
              <w:jc w:val="center"/>
              <w:rPr>
                <w:sz w:val="18"/>
                <w:szCs w:val="18"/>
              </w:rPr>
            </w:pPr>
          </w:p>
        </w:tc>
        <w:tc>
          <w:tcPr>
            <w:tcW w:w="420" w:type="dxa"/>
            <w:tcBorders>
              <w:top w:val="single" w:sz="4" w:space="0" w:color="auto"/>
              <w:left w:val="single" w:sz="6" w:space="0" w:color="auto"/>
              <w:bottom w:val="single" w:sz="4" w:space="0" w:color="auto"/>
              <w:right w:val="single" w:sz="6" w:space="0" w:color="auto"/>
            </w:tcBorders>
            <w:vAlign w:val="center"/>
          </w:tcPr>
          <w:p w14:paraId="316FE9BF" w14:textId="77777777" w:rsidR="008C7DA5" w:rsidRPr="00341B8E" w:rsidRDefault="008C7DA5" w:rsidP="00A01912">
            <w:pPr>
              <w:pStyle w:val="TableText0"/>
              <w:keepNext w:val="0"/>
              <w:widowControl w:val="0"/>
              <w:jc w:val="center"/>
              <w:rPr>
                <w:sz w:val="18"/>
                <w:szCs w:val="18"/>
              </w:rPr>
            </w:pPr>
          </w:p>
        </w:tc>
        <w:tc>
          <w:tcPr>
            <w:tcW w:w="419" w:type="dxa"/>
            <w:tcBorders>
              <w:top w:val="single" w:sz="4" w:space="0" w:color="auto"/>
              <w:left w:val="single" w:sz="6" w:space="0" w:color="auto"/>
              <w:bottom w:val="single" w:sz="4" w:space="0" w:color="auto"/>
              <w:right w:val="single" w:sz="6" w:space="0" w:color="auto"/>
            </w:tcBorders>
            <w:vAlign w:val="center"/>
          </w:tcPr>
          <w:p w14:paraId="2D671589" w14:textId="77777777" w:rsidR="008C7DA5" w:rsidRPr="00341B8E" w:rsidRDefault="008C7DA5" w:rsidP="00A01912">
            <w:pPr>
              <w:pStyle w:val="TableText0"/>
              <w:keepNext w:val="0"/>
              <w:widowControl w:val="0"/>
              <w:jc w:val="center"/>
              <w:rPr>
                <w:sz w:val="18"/>
                <w:szCs w:val="18"/>
              </w:rPr>
            </w:pPr>
          </w:p>
        </w:tc>
        <w:tc>
          <w:tcPr>
            <w:tcW w:w="2617" w:type="dxa"/>
            <w:gridSpan w:val="2"/>
            <w:tcBorders>
              <w:top w:val="single" w:sz="4" w:space="0" w:color="auto"/>
              <w:left w:val="single" w:sz="6" w:space="0" w:color="auto"/>
              <w:bottom w:val="single" w:sz="4" w:space="0" w:color="auto"/>
              <w:right w:val="single" w:sz="6" w:space="0" w:color="auto"/>
            </w:tcBorders>
            <w:vAlign w:val="center"/>
          </w:tcPr>
          <w:p w14:paraId="66B1F7BE" w14:textId="77777777" w:rsidR="008C7DA5" w:rsidRPr="00341B8E" w:rsidRDefault="008C7DA5" w:rsidP="00A01912">
            <w:pPr>
              <w:pStyle w:val="TableText0"/>
              <w:keepNext w:val="0"/>
              <w:widowControl w:val="0"/>
              <w:ind w:right="-111"/>
              <w:jc w:val="center"/>
              <w:rPr>
                <w:sz w:val="18"/>
                <w:szCs w:val="18"/>
              </w:rPr>
            </w:pPr>
          </w:p>
        </w:tc>
        <w:tc>
          <w:tcPr>
            <w:tcW w:w="3928" w:type="dxa"/>
            <w:tcBorders>
              <w:top w:val="single" w:sz="4" w:space="0" w:color="auto"/>
              <w:left w:val="single" w:sz="6" w:space="0" w:color="auto"/>
              <w:bottom w:val="single" w:sz="4" w:space="0" w:color="auto"/>
              <w:right w:val="single" w:sz="4" w:space="0" w:color="auto"/>
            </w:tcBorders>
            <w:vAlign w:val="center"/>
          </w:tcPr>
          <w:p w14:paraId="547A1F18" w14:textId="77777777" w:rsidR="008C7DA5" w:rsidRPr="006A2DD7" w:rsidRDefault="008C7DA5" w:rsidP="00A01912">
            <w:pPr>
              <w:pStyle w:val="TableText0"/>
              <w:keepNext w:val="0"/>
              <w:widowControl w:val="0"/>
              <w:ind w:right="-111"/>
              <w:rPr>
                <w:sz w:val="18"/>
                <w:szCs w:val="18"/>
              </w:rPr>
            </w:pPr>
          </w:p>
        </w:tc>
      </w:tr>
      <w:tr w:rsidR="00CA657C" w14:paraId="3A51E775" w14:textId="77777777" w:rsidTr="00A01912">
        <w:trPr>
          <w:trHeight w:val="273"/>
        </w:trPr>
        <w:tc>
          <w:tcPr>
            <w:tcW w:w="1890" w:type="dxa"/>
            <w:tcBorders>
              <w:top w:val="single" w:sz="4" w:space="0" w:color="auto"/>
              <w:left w:val="single" w:sz="4" w:space="0" w:color="auto"/>
              <w:bottom w:val="single" w:sz="4" w:space="0" w:color="auto"/>
              <w:right w:val="single" w:sz="6" w:space="0" w:color="auto"/>
            </w:tcBorders>
            <w:vAlign w:val="center"/>
            <w:hideMark/>
          </w:tcPr>
          <w:p w14:paraId="020BBB40" w14:textId="77777777" w:rsidR="008C7DA5" w:rsidRPr="00341B8E" w:rsidRDefault="00526A29" w:rsidP="00A01912">
            <w:pPr>
              <w:pStyle w:val="TableText0"/>
              <w:keepNext w:val="0"/>
              <w:widowControl w:val="0"/>
              <w:ind w:right="-103"/>
              <w:rPr>
                <w:sz w:val="18"/>
                <w:szCs w:val="18"/>
              </w:rPr>
            </w:pPr>
            <w:r w:rsidRPr="00341B8E">
              <w:rPr>
                <w:sz w:val="18"/>
                <w:szCs w:val="18"/>
              </w:rPr>
              <w:t>Nemtabrutinib Blood PK Sample</w:t>
            </w:r>
          </w:p>
        </w:tc>
        <w:tc>
          <w:tcPr>
            <w:tcW w:w="835" w:type="dxa"/>
            <w:tcBorders>
              <w:top w:val="single" w:sz="4" w:space="0" w:color="auto"/>
              <w:left w:val="single" w:sz="6" w:space="0" w:color="auto"/>
              <w:bottom w:val="single" w:sz="4" w:space="0" w:color="auto"/>
              <w:right w:val="single" w:sz="6" w:space="0" w:color="auto"/>
            </w:tcBorders>
            <w:vAlign w:val="center"/>
          </w:tcPr>
          <w:p w14:paraId="171B37A1" w14:textId="77777777" w:rsidR="008C7DA5" w:rsidRPr="00341B8E" w:rsidRDefault="008C7DA5" w:rsidP="00A01912">
            <w:pPr>
              <w:pStyle w:val="TableText0"/>
              <w:keepNext w:val="0"/>
              <w:widowControl w:val="0"/>
              <w:rPr>
                <w:sz w:val="18"/>
                <w:szCs w:val="18"/>
              </w:rPr>
            </w:pPr>
          </w:p>
        </w:tc>
        <w:tc>
          <w:tcPr>
            <w:tcW w:w="412" w:type="dxa"/>
            <w:tcBorders>
              <w:top w:val="single" w:sz="4" w:space="0" w:color="auto"/>
              <w:left w:val="single" w:sz="6" w:space="0" w:color="auto"/>
              <w:bottom w:val="single" w:sz="4" w:space="0" w:color="auto"/>
              <w:right w:val="single" w:sz="6" w:space="0" w:color="auto"/>
            </w:tcBorders>
            <w:vAlign w:val="center"/>
          </w:tcPr>
          <w:p w14:paraId="0A31E9DF" w14:textId="77777777" w:rsidR="008C7DA5" w:rsidRPr="00341B8E" w:rsidRDefault="00526A29" w:rsidP="00A01912">
            <w:pPr>
              <w:pStyle w:val="TableText0"/>
              <w:keepNext w:val="0"/>
              <w:widowControl w:val="0"/>
              <w:jc w:val="center"/>
              <w:rPr>
                <w:sz w:val="18"/>
                <w:szCs w:val="18"/>
              </w:rPr>
            </w:pPr>
            <w:r w:rsidRPr="00341B8E">
              <w:rPr>
                <w:sz w:val="18"/>
                <w:szCs w:val="18"/>
              </w:rPr>
              <w:t>X</w:t>
            </w:r>
          </w:p>
        </w:tc>
        <w:tc>
          <w:tcPr>
            <w:tcW w:w="418" w:type="dxa"/>
            <w:tcBorders>
              <w:top w:val="single" w:sz="4" w:space="0" w:color="auto"/>
              <w:left w:val="single" w:sz="6" w:space="0" w:color="auto"/>
              <w:bottom w:val="single" w:sz="4" w:space="0" w:color="auto"/>
              <w:right w:val="single" w:sz="6" w:space="0" w:color="auto"/>
            </w:tcBorders>
            <w:vAlign w:val="center"/>
          </w:tcPr>
          <w:p w14:paraId="37E5B3FA" w14:textId="77777777" w:rsidR="008C7DA5" w:rsidRPr="00341B8E" w:rsidRDefault="00526A29" w:rsidP="00A01912">
            <w:pPr>
              <w:pStyle w:val="TableText0"/>
              <w:keepNext w:val="0"/>
              <w:widowControl w:val="0"/>
              <w:jc w:val="center"/>
              <w:rPr>
                <w:sz w:val="18"/>
                <w:szCs w:val="18"/>
              </w:rPr>
            </w:pPr>
            <w:r w:rsidRPr="00341B8E">
              <w:rPr>
                <w:sz w:val="18"/>
                <w:szCs w:val="18"/>
              </w:rPr>
              <w:t>X</w:t>
            </w:r>
          </w:p>
        </w:tc>
        <w:tc>
          <w:tcPr>
            <w:tcW w:w="419" w:type="dxa"/>
            <w:tcBorders>
              <w:top w:val="single" w:sz="4" w:space="0" w:color="auto"/>
              <w:left w:val="single" w:sz="6" w:space="0" w:color="auto"/>
              <w:bottom w:val="single" w:sz="4" w:space="0" w:color="auto"/>
              <w:right w:val="single" w:sz="6" w:space="0" w:color="auto"/>
            </w:tcBorders>
            <w:vAlign w:val="center"/>
          </w:tcPr>
          <w:p w14:paraId="02365EDB" w14:textId="77777777" w:rsidR="008C7DA5" w:rsidRPr="00341B8E" w:rsidRDefault="008C7DA5" w:rsidP="00A01912">
            <w:pPr>
              <w:pStyle w:val="TableText0"/>
              <w:keepNext w:val="0"/>
              <w:widowControl w:val="0"/>
              <w:jc w:val="center"/>
              <w:rPr>
                <w:sz w:val="18"/>
                <w:szCs w:val="18"/>
              </w:rPr>
            </w:pPr>
          </w:p>
        </w:tc>
        <w:tc>
          <w:tcPr>
            <w:tcW w:w="420" w:type="dxa"/>
            <w:tcBorders>
              <w:top w:val="single" w:sz="4" w:space="0" w:color="auto"/>
              <w:left w:val="single" w:sz="6" w:space="0" w:color="auto"/>
              <w:bottom w:val="single" w:sz="4" w:space="0" w:color="auto"/>
              <w:right w:val="single" w:sz="6" w:space="0" w:color="auto"/>
            </w:tcBorders>
            <w:vAlign w:val="center"/>
          </w:tcPr>
          <w:p w14:paraId="7AE1B3A6" w14:textId="77777777" w:rsidR="008C7DA5" w:rsidRPr="00341B8E" w:rsidRDefault="008C7DA5" w:rsidP="00A01912">
            <w:pPr>
              <w:pStyle w:val="TableText0"/>
              <w:keepNext w:val="0"/>
              <w:widowControl w:val="0"/>
              <w:jc w:val="center"/>
              <w:rPr>
                <w:sz w:val="18"/>
                <w:szCs w:val="18"/>
              </w:rPr>
            </w:pPr>
          </w:p>
        </w:tc>
        <w:tc>
          <w:tcPr>
            <w:tcW w:w="419" w:type="dxa"/>
            <w:tcBorders>
              <w:top w:val="single" w:sz="4" w:space="0" w:color="auto"/>
              <w:left w:val="single" w:sz="6" w:space="0" w:color="auto"/>
              <w:bottom w:val="single" w:sz="4" w:space="0" w:color="auto"/>
              <w:right w:val="single" w:sz="6" w:space="0" w:color="auto"/>
            </w:tcBorders>
            <w:vAlign w:val="center"/>
            <w:hideMark/>
          </w:tcPr>
          <w:p w14:paraId="3FB5DB12" w14:textId="77777777" w:rsidR="008C7DA5" w:rsidRPr="00341B8E" w:rsidRDefault="008C7DA5" w:rsidP="00A01912">
            <w:pPr>
              <w:pStyle w:val="TableText0"/>
              <w:keepNext w:val="0"/>
              <w:widowControl w:val="0"/>
              <w:jc w:val="center"/>
              <w:rPr>
                <w:sz w:val="18"/>
                <w:szCs w:val="18"/>
              </w:rPr>
            </w:pPr>
          </w:p>
        </w:tc>
        <w:tc>
          <w:tcPr>
            <w:tcW w:w="419" w:type="dxa"/>
            <w:tcBorders>
              <w:top w:val="single" w:sz="4" w:space="0" w:color="auto"/>
              <w:left w:val="single" w:sz="6" w:space="0" w:color="auto"/>
              <w:bottom w:val="single" w:sz="4" w:space="0" w:color="auto"/>
              <w:right w:val="single" w:sz="6" w:space="0" w:color="auto"/>
            </w:tcBorders>
            <w:vAlign w:val="center"/>
          </w:tcPr>
          <w:p w14:paraId="3EA2245F" w14:textId="77777777" w:rsidR="008C7DA5" w:rsidRPr="00341B8E" w:rsidRDefault="00526A29" w:rsidP="00A01912">
            <w:pPr>
              <w:pStyle w:val="TableText0"/>
              <w:keepNext w:val="0"/>
              <w:widowControl w:val="0"/>
              <w:jc w:val="center"/>
              <w:rPr>
                <w:sz w:val="18"/>
                <w:szCs w:val="18"/>
              </w:rPr>
            </w:pPr>
            <w:r w:rsidRPr="00341B8E">
              <w:rPr>
                <w:sz w:val="18"/>
                <w:szCs w:val="18"/>
              </w:rPr>
              <w:t>X</w:t>
            </w:r>
          </w:p>
        </w:tc>
        <w:tc>
          <w:tcPr>
            <w:tcW w:w="419" w:type="dxa"/>
            <w:tcBorders>
              <w:top w:val="single" w:sz="4" w:space="0" w:color="auto"/>
              <w:left w:val="single" w:sz="6" w:space="0" w:color="auto"/>
              <w:bottom w:val="single" w:sz="4" w:space="0" w:color="auto"/>
              <w:right w:val="single" w:sz="6" w:space="0" w:color="auto"/>
            </w:tcBorders>
            <w:vAlign w:val="center"/>
            <w:hideMark/>
          </w:tcPr>
          <w:p w14:paraId="6D5A1A63" w14:textId="77777777" w:rsidR="008C7DA5" w:rsidRPr="00341B8E" w:rsidRDefault="00526A29" w:rsidP="00A01912">
            <w:pPr>
              <w:pStyle w:val="TableText0"/>
              <w:keepNext w:val="0"/>
              <w:widowControl w:val="0"/>
              <w:jc w:val="center"/>
              <w:rPr>
                <w:sz w:val="18"/>
                <w:szCs w:val="18"/>
              </w:rPr>
            </w:pPr>
            <w:r w:rsidRPr="00341B8E">
              <w:rPr>
                <w:sz w:val="18"/>
                <w:szCs w:val="18"/>
              </w:rPr>
              <w:t>X</w:t>
            </w:r>
          </w:p>
        </w:tc>
        <w:tc>
          <w:tcPr>
            <w:tcW w:w="420" w:type="dxa"/>
            <w:tcBorders>
              <w:top w:val="single" w:sz="4" w:space="0" w:color="auto"/>
              <w:left w:val="single" w:sz="6" w:space="0" w:color="auto"/>
              <w:bottom w:val="single" w:sz="4" w:space="0" w:color="auto"/>
              <w:right w:val="single" w:sz="6" w:space="0" w:color="auto"/>
            </w:tcBorders>
            <w:vAlign w:val="center"/>
            <w:hideMark/>
          </w:tcPr>
          <w:p w14:paraId="34B34BEA" w14:textId="77777777" w:rsidR="008C7DA5" w:rsidRPr="00341B8E" w:rsidRDefault="00526A29" w:rsidP="00A01912">
            <w:pPr>
              <w:pStyle w:val="TableText0"/>
              <w:keepNext w:val="0"/>
              <w:widowControl w:val="0"/>
              <w:jc w:val="center"/>
              <w:rPr>
                <w:sz w:val="18"/>
                <w:szCs w:val="18"/>
              </w:rPr>
            </w:pPr>
            <w:r w:rsidRPr="00341B8E">
              <w:rPr>
                <w:sz w:val="18"/>
                <w:szCs w:val="18"/>
              </w:rPr>
              <w:t>X</w:t>
            </w:r>
          </w:p>
        </w:tc>
        <w:tc>
          <w:tcPr>
            <w:tcW w:w="419" w:type="dxa"/>
            <w:tcBorders>
              <w:top w:val="single" w:sz="4" w:space="0" w:color="auto"/>
              <w:left w:val="single" w:sz="6" w:space="0" w:color="auto"/>
              <w:bottom w:val="single" w:sz="4" w:space="0" w:color="auto"/>
              <w:right w:val="single" w:sz="6" w:space="0" w:color="auto"/>
            </w:tcBorders>
            <w:vAlign w:val="center"/>
            <w:hideMark/>
          </w:tcPr>
          <w:p w14:paraId="5D7424E6" w14:textId="77777777" w:rsidR="008C7DA5" w:rsidRPr="00341B8E" w:rsidRDefault="00526A29" w:rsidP="00A01912">
            <w:pPr>
              <w:pStyle w:val="TableText0"/>
              <w:keepNext w:val="0"/>
              <w:widowControl w:val="0"/>
              <w:jc w:val="center"/>
              <w:rPr>
                <w:sz w:val="18"/>
                <w:szCs w:val="18"/>
              </w:rPr>
            </w:pPr>
            <w:r w:rsidRPr="00341B8E">
              <w:rPr>
                <w:sz w:val="18"/>
                <w:szCs w:val="18"/>
              </w:rPr>
              <w:t>X</w:t>
            </w:r>
          </w:p>
        </w:tc>
        <w:tc>
          <w:tcPr>
            <w:tcW w:w="2617" w:type="dxa"/>
            <w:gridSpan w:val="2"/>
            <w:tcBorders>
              <w:top w:val="single" w:sz="4" w:space="0" w:color="auto"/>
              <w:left w:val="single" w:sz="6" w:space="0" w:color="auto"/>
              <w:bottom w:val="single" w:sz="4" w:space="0" w:color="auto"/>
              <w:right w:val="single" w:sz="6" w:space="0" w:color="auto"/>
            </w:tcBorders>
            <w:vAlign w:val="center"/>
          </w:tcPr>
          <w:p w14:paraId="4BB8840A" w14:textId="77777777" w:rsidR="008C7DA5" w:rsidRPr="00341B8E" w:rsidRDefault="00526A29" w:rsidP="00A01912">
            <w:pPr>
              <w:pStyle w:val="TableText0"/>
              <w:keepNext w:val="0"/>
              <w:widowControl w:val="0"/>
              <w:ind w:right="-111"/>
              <w:jc w:val="center"/>
              <w:rPr>
                <w:sz w:val="18"/>
                <w:szCs w:val="18"/>
              </w:rPr>
            </w:pPr>
            <w:r w:rsidRPr="00341B8E">
              <w:rPr>
                <w:sz w:val="18"/>
                <w:szCs w:val="18"/>
              </w:rPr>
              <w:t>C7, C12 and C18 only</w:t>
            </w:r>
          </w:p>
        </w:tc>
        <w:tc>
          <w:tcPr>
            <w:tcW w:w="3928" w:type="dxa"/>
            <w:tcBorders>
              <w:top w:val="single" w:sz="4" w:space="0" w:color="auto"/>
              <w:left w:val="single" w:sz="6" w:space="0" w:color="auto"/>
              <w:bottom w:val="single" w:sz="4" w:space="0" w:color="auto"/>
              <w:right w:val="single" w:sz="4" w:space="0" w:color="auto"/>
            </w:tcBorders>
            <w:vAlign w:val="center"/>
            <w:hideMark/>
          </w:tcPr>
          <w:p w14:paraId="00AE5079" w14:textId="77777777" w:rsidR="008C7DA5" w:rsidRPr="00341B8E" w:rsidRDefault="00526A29" w:rsidP="00A01912">
            <w:pPr>
              <w:pStyle w:val="TableText0"/>
              <w:keepNext w:val="0"/>
              <w:widowControl w:val="0"/>
              <w:ind w:right="-111"/>
              <w:rPr>
                <w:sz w:val="18"/>
                <w:szCs w:val="18"/>
              </w:rPr>
            </w:pPr>
            <w:r w:rsidRPr="006A2DD7">
              <w:rPr>
                <w:sz w:val="18"/>
                <w:szCs w:val="18"/>
              </w:rPr>
              <w:t xml:space="preserve">See Section 8.6.1 for specific requirements. </w:t>
            </w:r>
          </w:p>
        </w:tc>
      </w:tr>
      <w:tr w:rsidR="00CA657C" w14:paraId="03F6195E" w14:textId="77777777" w:rsidTr="00A01912">
        <w:trPr>
          <w:trHeight w:val="273"/>
        </w:trPr>
        <w:tc>
          <w:tcPr>
            <w:tcW w:w="1890" w:type="dxa"/>
            <w:tcBorders>
              <w:top w:val="single" w:sz="4" w:space="0" w:color="auto"/>
              <w:left w:val="single" w:sz="4" w:space="0" w:color="auto"/>
              <w:bottom w:val="single" w:sz="4" w:space="0" w:color="auto"/>
              <w:right w:val="single" w:sz="6" w:space="0" w:color="auto"/>
            </w:tcBorders>
            <w:vAlign w:val="center"/>
          </w:tcPr>
          <w:p w14:paraId="73294181" w14:textId="77777777" w:rsidR="008C7DA5" w:rsidRDefault="00526A29" w:rsidP="00A01912">
            <w:pPr>
              <w:pStyle w:val="TableText0"/>
              <w:keepNext w:val="0"/>
              <w:widowControl w:val="0"/>
              <w:ind w:right="-103"/>
              <w:rPr>
                <w:sz w:val="18"/>
                <w:szCs w:val="18"/>
              </w:rPr>
            </w:pPr>
            <w:r w:rsidRPr="00341B8E">
              <w:rPr>
                <w:sz w:val="18"/>
                <w:szCs w:val="18"/>
              </w:rPr>
              <w:t>Venetoclax Blood PK Sample</w:t>
            </w:r>
          </w:p>
        </w:tc>
        <w:tc>
          <w:tcPr>
            <w:tcW w:w="835" w:type="dxa"/>
            <w:tcBorders>
              <w:top w:val="single" w:sz="4" w:space="0" w:color="auto"/>
              <w:left w:val="single" w:sz="6" w:space="0" w:color="auto"/>
              <w:bottom w:val="single" w:sz="4" w:space="0" w:color="auto"/>
              <w:right w:val="single" w:sz="6" w:space="0" w:color="auto"/>
            </w:tcBorders>
            <w:vAlign w:val="center"/>
          </w:tcPr>
          <w:p w14:paraId="10C2DA8B" w14:textId="77777777" w:rsidR="008C7DA5" w:rsidRPr="00341B8E" w:rsidRDefault="008C7DA5" w:rsidP="00A01912">
            <w:pPr>
              <w:pStyle w:val="TableText0"/>
              <w:keepNext w:val="0"/>
              <w:widowControl w:val="0"/>
              <w:rPr>
                <w:sz w:val="18"/>
                <w:szCs w:val="18"/>
              </w:rPr>
            </w:pPr>
          </w:p>
        </w:tc>
        <w:tc>
          <w:tcPr>
            <w:tcW w:w="412" w:type="dxa"/>
            <w:tcBorders>
              <w:top w:val="single" w:sz="4" w:space="0" w:color="auto"/>
              <w:left w:val="single" w:sz="6" w:space="0" w:color="auto"/>
              <w:bottom w:val="single" w:sz="4" w:space="0" w:color="auto"/>
              <w:right w:val="single" w:sz="6" w:space="0" w:color="auto"/>
            </w:tcBorders>
            <w:vAlign w:val="center"/>
          </w:tcPr>
          <w:p w14:paraId="1E46B089" w14:textId="77777777" w:rsidR="008C7DA5" w:rsidRPr="00341B8E" w:rsidRDefault="008C7DA5" w:rsidP="00A01912">
            <w:pPr>
              <w:pStyle w:val="TableText0"/>
              <w:keepNext w:val="0"/>
              <w:widowControl w:val="0"/>
              <w:jc w:val="center"/>
              <w:rPr>
                <w:sz w:val="18"/>
                <w:szCs w:val="18"/>
              </w:rPr>
            </w:pPr>
          </w:p>
        </w:tc>
        <w:tc>
          <w:tcPr>
            <w:tcW w:w="418" w:type="dxa"/>
            <w:tcBorders>
              <w:top w:val="single" w:sz="4" w:space="0" w:color="auto"/>
              <w:left w:val="single" w:sz="6" w:space="0" w:color="auto"/>
              <w:bottom w:val="single" w:sz="4" w:space="0" w:color="auto"/>
              <w:right w:val="single" w:sz="6" w:space="0" w:color="auto"/>
            </w:tcBorders>
            <w:vAlign w:val="center"/>
          </w:tcPr>
          <w:p w14:paraId="18EF276D" w14:textId="77777777" w:rsidR="008C7DA5" w:rsidRPr="00341B8E" w:rsidRDefault="00526A29" w:rsidP="00A01912">
            <w:pPr>
              <w:pStyle w:val="TableText0"/>
              <w:keepNext w:val="0"/>
              <w:widowControl w:val="0"/>
              <w:jc w:val="center"/>
              <w:rPr>
                <w:sz w:val="18"/>
                <w:szCs w:val="18"/>
              </w:rPr>
            </w:pPr>
            <w:r>
              <w:rPr>
                <w:sz w:val="18"/>
                <w:szCs w:val="18"/>
              </w:rPr>
              <w:t>X</w:t>
            </w:r>
          </w:p>
        </w:tc>
        <w:tc>
          <w:tcPr>
            <w:tcW w:w="419" w:type="dxa"/>
            <w:tcBorders>
              <w:top w:val="single" w:sz="4" w:space="0" w:color="auto"/>
              <w:left w:val="single" w:sz="6" w:space="0" w:color="auto"/>
              <w:bottom w:val="single" w:sz="4" w:space="0" w:color="auto"/>
              <w:right w:val="single" w:sz="6" w:space="0" w:color="auto"/>
            </w:tcBorders>
            <w:vAlign w:val="center"/>
          </w:tcPr>
          <w:p w14:paraId="29C84828" w14:textId="77777777" w:rsidR="008C7DA5" w:rsidRPr="00341B8E" w:rsidRDefault="008C7DA5" w:rsidP="00A01912">
            <w:pPr>
              <w:pStyle w:val="TableText0"/>
              <w:keepNext w:val="0"/>
              <w:widowControl w:val="0"/>
              <w:jc w:val="center"/>
              <w:rPr>
                <w:sz w:val="18"/>
                <w:szCs w:val="18"/>
              </w:rPr>
            </w:pPr>
          </w:p>
        </w:tc>
        <w:tc>
          <w:tcPr>
            <w:tcW w:w="420" w:type="dxa"/>
            <w:tcBorders>
              <w:top w:val="single" w:sz="4" w:space="0" w:color="auto"/>
              <w:left w:val="single" w:sz="6" w:space="0" w:color="auto"/>
              <w:bottom w:val="single" w:sz="4" w:space="0" w:color="auto"/>
              <w:right w:val="single" w:sz="6" w:space="0" w:color="auto"/>
            </w:tcBorders>
            <w:vAlign w:val="center"/>
          </w:tcPr>
          <w:p w14:paraId="0384EBEB" w14:textId="77777777" w:rsidR="008C7DA5" w:rsidRPr="00341B8E" w:rsidRDefault="008C7DA5" w:rsidP="00A01912">
            <w:pPr>
              <w:pStyle w:val="TableText0"/>
              <w:keepNext w:val="0"/>
              <w:widowControl w:val="0"/>
              <w:jc w:val="center"/>
              <w:rPr>
                <w:sz w:val="18"/>
                <w:szCs w:val="18"/>
              </w:rPr>
            </w:pPr>
          </w:p>
        </w:tc>
        <w:tc>
          <w:tcPr>
            <w:tcW w:w="419" w:type="dxa"/>
            <w:tcBorders>
              <w:top w:val="single" w:sz="4" w:space="0" w:color="auto"/>
              <w:left w:val="single" w:sz="6" w:space="0" w:color="auto"/>
              <w:bottom w:val="single" w:sz="4" w:space="0" w:color="auto"/>
              <w:right w:val="single" w:sz="6" w:space="0" w:color="auto"/>
            </w:tcBorders>
            <w:vAlign w:val="center"/>
          </w:tcPr>
          <w:p w14:paraId="1D5B517E" w14:textId="77777777" w:rsidR="008C7DA5" w:rsidRPr="00341B8E" w:rsidRDefault="008C7DA5" w:rsidP="00A01912">
            <w:pPr>
              <w:pStyle w:val="TableText0"/>
              <w:keepNext w:val="0"/>
              <w:widowControl w:val="0"/>
              <w:jc w:val="center"/>
              <w:rPr>
                <w:sz w:val="18"/>
                <w:szCs w:val="18"/>
              </w:rPr>
            </w:pPr>
          </w:p>
        </w:tc>
        <w:tc>
          <w:tcPr>
            <w:tcW w:w="419" w:type="dxa"/>
            <w:tcBorders>
              <w:top w:val="single" w:sz="4" w:space="0" w:color="auto"/>
              <w:left w:val="single" w:sz="6" w:space="0" w:color="auto"/>
              <w:bottom w:val="single" w:sz="4" w:space="0" w:color="auto"/>
              <w:right w:val="single" w:sz="6" w:space="0" w:color="auto"/>
            </w:tcBorders>
            <w:vAlign w:val="center"/>
          </w:tcPr>
          <w:p w14:paraId="53520E50" w14:textId="77777777" w:rsidR="008C7DA5" w:rsidRPr="00341B8E" w:rsidRDefault="00526A29" w:rsidP="00A01912">
            <w:pPr>
              <w:pStyle w:val="TableText0"/>
              <w:keepNext w:val="0"/>
              <w:widowControl w:val="0"/>
              <w:jc w:val="center"/>
              <w:rPr>
                <w:sz w:val="18"/>
                <w:szCs w:val="18"/>
              </w:rPr>
            </w:pPr>
            <w:r>
              <w:rPr>
                <w:sz w:val="18"/>
                <w:szCs w:val="18"/>
              </w:rPr>
              <w:t>X</w:t>
            </w:r>
          </w:p>
        </w:tc>
        <w:tc>
          <w:tcPr>
            <w:tcW w:w="419" w:type="dxa"/>
            <w:tcBorders>
              <w:top w:val="single" w:sz="4" w:space="0" w:color="auto"/>
              <w:left w:val="single" w:sz="6" w:space="0" w:color="auto"/>
              <w:bottom w:val="single" w:sz="4" w:space="0" w:color="auto"/>
              <w:right w:val="single" w:sz="6" w:space="0" w:color="auto"/>
            </w:tcBorders>
            <w:vAlign w:val="center"/>
          </w:tcPr>
          <w:p w14:paraId="0DFBEE1B" w14:textId="77777777" w:rsidR="008C7DA5" w:rsidRPr="00341B8E" w:rsidRDefault="00526A29" w:rsidP="00A01912">
            <w:pPr>
              <w:pStyle w:val="TableText0"/>
              <w:keepNext w:val="0"/>
              <w:widowControl w:val="0"/>
              <w:jc w:val="center"/>
              <w:rPr>
                <w:sz w:val="18"/>
                <w:szCs w:val="18"/>
              </w:rPr>
            </w:pPr>
            <w:r>
              <w:rPr>
                <w:sz w:val="18"/>
                <w:szCs w:val="18"/>
              </w:rPr>
              <w:t>X</w:t>
            </w:r>
          </w:p>
        </w:tc>
        <w:tc>
          <w:tcPr>
            <w:tcW w:w="420" w:type="dxa"/>
            <w:tcBorders>
              <w:top w:val="single" w:sz="4" w:space="0" w:color="auto"/>
              <w:left w:val="single" w:sz="6" w:space="0" w:color="auto"/>
              <w:bottom w:val="single" w:sz="4" w:space="0" w:color="auto"/>
              <w:right w:val="single" w:sz="6" w:space="0" w:color="auto"/>
            </w:tcBorders>
            <w:vAlign w:val="center"/>
          </w:tcPr>
          <w:p w14:paraId="14EA2986" w14:textId="77777777" w:rsidR="008C7DA5" w:rsidRPr="00341B8E" w:rsidRDefault="00526A29" w:rsidP="00A01912">
            <w:pPr>
              <w:pStyle w:val="TableText0"/>
              <w:keepNext w:val="0"/>
              <w:widowControl w:val="0"/>
              <w:jc w:val="center"/>
              <w:rPr>
                <w:sz w:val="18"/>
                <w:szCs w:val="18"/>
              </w:rPr>
            </w:pPr>
            <w:r>
              <w:rPr>
                <w:sz w:val="18"/>
                <w:szCs w:val="18"/>
              </w:rPr>
              <w:t>X</w:t>
            </w:r>
          </w:p>
        </w:tc>
        <w:tc>
          <w:tcPr>
            <w:tcW w:w="419" w:type="dxa"/>
            <w:tcBorders>
              <w:top w:val="single" w:sz="4" w:space="0" w:color="auto"/>
              <w:left w:val="single" w:sz="6" w:space="0" w:color="auto"/>
              <w:bottom w:val="single" w:sz="4" w:space="0" w:color="auto"/>
              <w:right w:val="single" w:sz="6" w:space="0" w:color="auto"/>
            </w:tcBorders>
            <w:vAlign w:val="center"/>
          </w:tcPr>
          <w:p w14:paraId="7647B77E" w14:textId="77777777" w:rsidR="008C7DA5" w:rsidRPr="00341B8E" w:rsidRDefault="00526A29" w:rsidP="00A01912">
            <w:pPr>
              <w:pStyle w:val="TableText0"/>
              <w:keepNext w:val="0"/>
              <w:widowControl w:val="0"/>
              <w:jc w:val="center"/>
              <w:rPr>
                <w:sz w:val="18"/>
                <w:szCs w:val="18"/>
              </w:rPr>
            </w:pPr>
            <w:r>
              <w:rPr>
                <w:sz w:val="18"/>
                <w:szCs w:val="18"/>
              </w:rPr>
              <w:t>X</w:t>
            </w:r>
          </w:p>
        </w:tc>
        <w:tc>
          <w:tcPr>
            <w:tcW w:w="2617" w:type="dxa"/>
            <w:gridSpan w:val="2"/>
            <w:tcBorders>
              <w:top w:val="single" w:sz="4" w:space="0" w:color="auto"/>
              <w:left w:val="single" w:sz="6" w:space="0" w:color="auto"/>
              <w:bottom w:val="single" w:sz="4" w:space="0" w:color="auto"/>
              <w:right w:val="single" w:sz="6" w:space="0" w:color="auto"/>
            </w:tcBorders>
            <w:vAlign w:val="center"/>
          </w:tcPr>
          <w:p w14:paraId="3857575B" w14:textId="77777777" w:rsidR="008C7DA5" w:rsidRPr="00341B8E" w:rsidRDefault="00526A29" w:rsidP="00A01912">
            <w:pPr>
              <w:pStyle w:val="TableText0"/>
              <w:keepNext w:val="0"/>
              <w:widowControl w:val="0"/>
              <w:ind w:right="-111"/>
              <w:jc w:val="center"/>
              <w:rPr>
                <w:sz w:val="18"/>
                <w:szCs w:val="18"/>
              </w:rPr>
            </w:pPr>
            <w:r w:rsidRPr="00341B8E">
              <w:rPr>
                <w:sz w:val="18"/>
                <w:szCs w:val="18"/>
              </w:rPr>
              <w:t>C7, C12 and C18 only</w:t>
            </w:r>
          </w:p>
        </w:tc>
        <w:tc>
          <w:tcPr>
            <w:tcW w:w="3928" w:type="dxa"/>
            <w:tcBorders>
              <w:top w:val="single" w:sz="4" w:space="0" w:color="auto"/>
              <w:left w:val="single" w:sz="6" w:space="0" w:color="auto"/>
              <w:bottom w:val="single" w:sz="4" w:space="0" w:color="auto"/>
              <w:right w:val="single" w:sz="4" w:space="0" w:color="auto"/>
            </w:tcBorders>
            <w:vAlign w:val="center"/>
          </w:tcPr>
          <w:p w14:paraId="09BF1E32" w14:textId="77777777" w:rsidR="008C7DA5" w:rsidRPr="006A2DD7" w:rsidRDefault="00526A29" w:rsidP="00A01912">
            <w:pPr>
              <w:pStyle w:val="TableText0"/>
              <w:keepNext w:val="0"/>
              <w:widowControl w:val="0"/>
              <w:ind w:right="-111"/>
              <w:rPr>
                <w:sz w:val="18"/>
                <w:szCs w:val="18"/>
              </w:rPr>
            </w:pPr>
            <w:r>
              <w:rPr>
                <w:sz w:val="18"/>
                <w:szCs w:val="18"/>
              </w:rPr>
              <w:t>See Section 8.6.2 for specific requirements.</w:t>
            </w:r>
          </w:p>
        </w:tc>
      </w:tr>
      <w:tr w:rsidR="00CA657C" w14:paraId="434B67BF" w14:textId="77777777" w:rsidTr="00A01912">
        <w:trPr>
          <w:trHeight w:val="273"/>
        </w:trPr>
        <w:tc>
          <w:tcPr>
            <w:tcW w:w="1890" w:type="dxa"/>
            <w:tcBorders>
              <w:top w:val="single" w:sz="4" w:space="0" w:color="auto"/>
              <w:left w:val="single" w:sz="4" w:space="0" w:color="auto"/>
              <w:bottom w:val="single" w:sz="4" w:space="0" w:color="auto"/>
              <w:right w:val="single" w:sz="6" w:space="0" w:color="auto"/>
            </w:tcBorders>
            <w:vAlign w:val="center"/>
          </w:tcPr>
          <w:p w14:paraId="1337DD47" w14:textId="77777777" w:rsidR="008C7DA5" w:rsidRPr="00AE1362" w:rsidRDefault="00526A29" w:rsidP="00A01912">
            <w:pPr>
              <w:pStyle w:val="TableText0"/>
              <w:keepNext w:val="0"/>
              <w:widowControl w:val="0"/>
              <w:ind w:right="-103"/>
              <w:rPr>
                <w:sz w:val="18"/>
                <w:szCs w:val="18"/>
              </w:rPr>
            </w:pPr>
            <w:r>
              <w:rPr>
                <w:sz w:val="18"/>
                <w:szCs w:val="18"/>
              </w:rPr>
              <w:t>Blood for Serum Biomarkers</w:t>
            </w:r>
          </w:p>
        </w:tc>
        <w:tc>
          <w:tcPr>
            <w:tcW w:w="835" w:type="dxa"/>
            <w:tcBorders>
              <w:top w:val="single" w:sz="4" w:space="0" w:color="auto"/>
              <w:left w:val="single" w:sz="6" w:space="0" w:color="auto"/>
              <w:bottom w:val="single" w:sz="4" w:space="0" w:color="auto"/>
              <w:right w:val="single" w:sz="6" w:space="0" w:color="auto"/>
            </w:tcBorders>
            <w:vAlign w:val="center"/>
          </w:tcPr>
          <w:p w14:paraId="6130B41F" w14:textId="77777777" w:rsidR="008C7DA5" w:rsidRPr="00AE1362" w:rsidRDefault="008C7DA5" w:rsidP="00A01912">
            <w:pPr>
              <w:pStyle w:val="TableText0"/>
              <w:keepNext w:val="0"/>
              <w:widowControl w:val="0"/>
              <w:jc w:val="center"/>
              <w:rPr>
                <w:sz w:val="18"/>
                <w:szCs w:val="18"/>
              </w:rPr>
            </w:pPr>
          </w:p>
        </w:tc>
        <w:tc>
          <w:tcPr>
            <w:tcW w:w="412" w:type="dxa"/>
            <w:tcBorders>
              <w:top w:val="single" w:sz="4" w:space="0" w:color="auto"/>
              <w:left w:val="single" w:sz="6" w:space="0" w:color="auto"/>
              <w:bottom w:val="single" w:sz="4" w:space="0" w:color="auto"/>
              <w:right w:val="single" w:sz="6" w:space="0" w:color="auto"/>
            </w:tcBorders>
            <w:vAlign w:val="center"/>
          </w:tcPr>
          <w:p w14:paraId="247B0678" w14:textId="77777777" w:rsidR="008C7DA5" w:rsidRPr="00AE1362" w:rsidRDefault="00526A29" w:rsidP="00A01912">
            <w:pPr>
              <w:pStyle w:val="TableText0"/>
              <w:keepNext w:val="0"/>
              <w:widowControl w:val="0"/>
              <w:jc w:val="center"/>
              <w:rPr>
                <w:sz w:val="18"/>
                <w:szCs w:val="18"/>
              </w:rPr>
            </w:pPr>
            <w:r>
              <w:rPr>
                <w:sz w:val="18"/>
                <w:szCs w:val="18"/>
              </w:rPr>
              <w:t>X</w:t>
            </w:r>
          </w:p>
        </w:tc>
        <w:tc>
          <w:tcPr>
            <w:tcW w:w="418" w:type="dxa"/>
            <w:tcBorders>
              <w:top w:val="single" w:sz="4" w:space="0" w:color="auto"/>
              <w:left w:val="single" w:sz="6" w:space="0" w:color="auto"/>
              <w:bottom w:val="single" w:sz="4" w:space="0" w:color="auto"/>
              <w:right w:val="single" w:sz="6" w:space="0" w:color="auto"/>
            </w:tcBorders>
            <w:vAlign w:val="center"/>
          </w:tcPr>
          <w:p w14:paraId="1EB3F114" w14:textId="77777777" w:rsidR="008C7DA5" w:rsidRPr="00546381" w:rsidRDefault="00526A29" w:rsidP="00A01912">
            <w:pPr>
              <w:pStyle w:val="TableText0"/>
              <w:keepNext w:val="0"/>
              <w:widowControl w:val="0"/>
              <w:jc w:val="center"/>
              <w:rPr>
                <w:sz w:val="18"/>
                <w:szCs w:val="18"/>
              </w:rPr>
            </w:pPr>
            <w:r w:rsidRPr="00546381">
              <w:rPr>
                <w:sz w:val="18"/>
                <w:szCs w:val="18"/>
              </w:rPr>
              <w:t>X</w:t>
            </w:r>
          </w:p>
        </w:tc>
        <w:tc>
          <w:tcPr>
            <w:tcW w:w="419" w:type="dxa"/>
            <w:tcBorders>
              <w:top w:val="single" w:sz="4" w:space="0" w:color="auto"/>
              <w:left w:val="single" w:sz="6" w:space="0" w:color="auto"/>
              <w:bottom w:val="single" w:sz="4" w:space="0" w:color="auto"/>
              <w:right w:val="single" w:sz="6" w:space="0" w:color="auto"/>
            </w:tcBorders>
            <w:vAlign w:val="center"/>
          </w:tcPr>
          <w:p w14:paraId="78344AAE" w14:textId="77777777" w:rsidR="008C7DA5" w:rsidRPr="00546381" w:rsidRDefault="008C7DA5" w:rsidP="00A01912">
            <w:pPr>
              <w:pStyle w:val="TableText0"/>
              <w:keepNext w:val="0"/>
              <w:widowControl w:val="0"/>
              <w:jc w:val="center"/>
              <w:rPr>
                <w:sz w:val="18"/>
                <w:szCs w:val="18"/>
              </w:rPr>
            </w:pPr>
          </w:p>
        </w:tc>
        <w:tc>
          <w:tcPr>
            <w:tcW w:w="420" w:type="dxa"/>
            <w:tcBorders>
              <w:top w:val="single" w:sz="4" w:space="0" w:color="auto"/>
              <w:left w:val="single" w:sz="6" w:space="0" w:color="auto"/>
              <w:bottom w:val="single" w:sz="4" w:space="0" w:color="auto"/>
              <w:right w:val="single" w:sz="6" w:space="0" w:color="auto"/>
            </w:tcBorders>
            <w:vAlign w:val="center"/>
          </w:tcPr>
          <w:p w14:paraId="0921DAD1" w14:textId="77777777" w:rsidR="008C7DA5" w:rsidRPr="00546381" w:rsidRDefault="008C7DA5" w:rsidP="00A01912">
            <w:pPr>
              <w:pStyle w:val="TableText0"/>
              <w:keepNext w:val="0"/>
              <w:widowControl w:val="0"/>
              <w:jc w:val="center"/>
              <w:rPr>
                <w:sz w:val="18"/>
                <w:szCs w:val="18"/>
              </w:rPr>
            </w:pPr>
          </w:p>
        </w:tc>
        <w:tc>
          <w:tcPr>
            <w:tcW w:w="419" w:type="dxa"/>
            <w:tcBorders>
              <w:top w:val="single" w:sz="4" w:space="0" w:color="auto"/>
              <w:left w:val="single" w:sz="6" w:space="0" w:color="auto"/>
              <w:bottom w:val="single" w:sz="4" w:space="0" w:color="auto"/>
              <w:right w:val="single" w:sz="6" w:space="0" w:color="auto"/>
            </w:tcBorders>
            <w:vAlign w:val="center"/>
          </w:tcPr>
          <w:p w14:paraId="72D44316" w14:textId="77777777" w:rsidR="008C7DA5" w:rsidRPr="00546381" w:rsidRDefault="008C7DA5" w:rsidP="00A01912">
            <w:pPr>
              <w:pStyle w:val="TableText0"/>
              <w:keepNext w:val="0"/>
              <w:widowControl w:val="0"/>
              <w:jc w:val="center"/>
              <w:rPr>
                <w:sz w:val="18"/>
                <w:szCs w:val="18"/>
              </w:rPr>
            </w:pPr>
          </w:p>
        </w:tc>
        <w:tc>
          <w:tcPr>
            <w:tcW w:w="419" w:type="dxa"/>
            <w:tcBorders>
              <w:top w:val="single" w:sz="4" w:space="0" w:color="auto"/>
              <w:left w:val="single" w:sz="6" w:space="0" w:color="auto"/>
              <w:bottom w:val="single" w:sz="4" w:space="0" w:color="auto"/>
              <w:right w:val="single" w:sz="6" w:space="0" w:color="auto"/>
            </w:tcBorders>
            <w:vAlign w:val="center"/>
          </w:tcPr>
          <w:p w14:paraId="541EA7EA" w14:textId="77777777" w:rsidR="008C7DA5" w:rsidRPr="00546381" w:rsidRDefault="00526A29" w:rsidP="00A01912">
            <w:pPr>
              <w:pStyle w:val="TableText0"/>
              <w:keepNext w:val="0"/>
              <w:widowControl w:val="0"/>
              <w:jc w:val="center"/>
              <w:rPr>
                <w:sz w:val="18"/>
                <w:szCs w:val="18"/>
              </w:rPr>
            </w:pPr>
            <w:r w:rsidRPr="00546381">
              <w:rPr>
                <w:sz w:val="18"/>
                <w:szCs w:val="18"/>
              </w:rPr>
              <w:t>X</w:t>
            </w:r>
          </w:p>
        </w:tc>
        <w:tc>
          <w:tcPr>
            <w:tcW w:w="419" w:type="dxa"/>
            <w:tcBorders>
              <w:top w:val="single" w:sz="4" w:space="0" w:color="auto"/>
              <w:left w:val="single" w:sz="6" w:space="0" w:color="auto"/>
              <w:bottom w:val="single" w:sz="4" w:space="0" w:color="auto"/>
              <w:right w:val="single" w:sz="6" w:space="0" w:color="auto"/>
            </w:tcBorders>
            <w:vAlign w:val="center"/>
          </w:tcPr>
          <w:p w14:paraId="371C9ED7" w14:textId="77777777" w:rsidR="008C7DA5" w:rsidRPr="00546381" w:rsidRDefault="008C7DA5" w:rsidP="00A01912">
            <w:pPr>
              <w:pStyle w:val="TableText0"/>
              <w:keepNext w:val="0"/>
              <w:widowControl w:val="0"/>
              <w:jc w:val="center"/>
              <w:rPr>
                <w:sz w:val="18"/>
                <w:szCs w:val="18"/>
              </w:rPr>
            </w:pPr>
          </w:p>
        </w:tc>
        <w:tc>
          <w:tcPr>
            <w:tcW w:w="420" w:type="dxa"/>
            <w:tcBorders>
              <w:top w:val="single" w:sz="4" w:space="0" w:color="auto"/>
              <w:left w:val="single" w:sz="6" w:space="0" w:color="auto"/>
              <w:bottom w:val="single" w:sz="4" w:space="0" w:color="auto"/>
              <w:right w:val="single" w:sz="6" w:space="0" w:color="auto"/>
            </w:tcBorders>
            <w:vAlign w:val="center"/>
          </w:tcPr>
          <w:p w14:paraId="600667FC" w14:textId="77777777" w:rsidR="008C7DA5" w:rsidRPr="00546381" w:rsidRDefault="008C7DA5" w:rsidP="00A01912">
            <w:pPr>
              <w:pStyle w:val="TableText0"/>
              <w:keepNext w:val="0"/>
              <w:widowControl w:val="0"/>
              <w:jc w:val="center"/>
              <w:rPr>
                <w:sz w:val="18"/>
                <w:szCs w:val="18"/>
              </w:rPr>
            </w:pPr>
          </w:p>
        </w:tc>
        <w:tc>
          <w:tcPr>
            <w:tcW w:w="419" w:type="dxa"/>
            <w:tcBorders>
              <w:top w:val="single" w:sz="4" w:space="0" w:color="auto"/>
              <w:left w:val="single" w:sz="6" w:space="0" w:color="auto"/>
              <w:bottom w:val="single" w:sz="4" w:space="0" w:color="auto"/>
              <w:right w:val="single" w:sz="6" w:space="0" w:color="auto"/>
            </w:tcBorders>
            <w:vAlign w:val="center"/>
          </w:tcPr>
          <w:p w14:paraId="70D00C21" w14:textId="77777777" w:rsidR="008C7DA5" w:rsidRPr="00546381" w:rsidRDefault="00526A29" w:rsidP="00A01912">
            <w:pPr>
              <w:pStyle w:val="TableText0"/>
              <w:keepNext w:val="0"/>
              <w:widowControl w:val="0"/>
              <w:jc w:val="center"/>
              <w:rPr>
                <w:sz w:val="18"/>
                <w:szCs w:val="18"/>
              </w:rPr>
            </w:pPr>
            <w:r w:rsidRPr="00546381">
              <w:rPr>
                <w:sz w:val="18"/>
                <w:szCs w:val="18"/>
              </w:rPr>
              <w:t>X</w:t>
            </w:r>
          </w:p>
        </w:tc>
        <w:tc>
          <w:tcPr>
            <w:tcW w:w="2617" w:type="dxa"/>
            <w:gridSpan w:val="2"/>
            <w:tcBorders>
              <w:top w:val="single" w:sz="4" w:space="0" w:color="auto"/>
              <w:left w:val="single" w:sz="6" w:space="0" w:color="auto"/>
              <w:bottom w:val="single" w:sz="4" w:space="0" w:color="auto"/>
              <w:right w:val="single" w:sz="6" w:space="0" w:color="auto"/>
            </w:tcBorders>
            <w:vAlign w:val="center"/>
          </w:tcPr>
          <w:p w14:paraId="786E492B" w14:textId="77777777" w:rsidR="008C7DA5" w:rsidRPr="00D561B8" w:rsidRDefault="00526A29" w:rsidP="00A01912">
            <w:pPr>
              <w:pStyle w:val="TableText0"/>
              <w:keepNext w:val="0"/>
              <w:widowControl w:val="0"/>
              <w:ind w:right="-111"/>
              <w:jc w:val="center"/>
              <w:rPr>
                <w:sz w:val="18"/>
                <w:szCs w:val="18"/>
              </w:rPr>
            </w:pPr>
            <w:r w:rsidRPr="00341B8E">
              <w:rPr>
                <w:sz w:val="18"/>
                <w:szCs w:val="18"/>
              </w:rPr>
              <w:t>C9, C12, C15, C18, C21, C24, and C27 only</w:t>
            </w:r>
          </w:p>
        </w:tc>
        <w:tc>
          <w:tcPr>
            <w:tcW w:w="3928" w:type="dxa"/>
            <w:tcBorders>
              <w:top w:val="single" w:sz="4" w:space="0" w:color="auto"/>
              <w:left w:val="single" w:sz="6" w:space="0" w:color="auto"/>
              <w:right w:val="single" w:sz="4" w:space="0" w:color="auto"/>
            </w:tcBorders>
            <w:vAlign w:val="center"/>
          </w:tcPr>
          <w:p w14:paraId="39F9E823" w14:textId="2DD5CD4A" w:rsidR="008C7DA5" w:rsidRPr="00AE1362" w:rsidRDefault="00895D30" w:rsidP="00A01912">
            <w:pPr>
              <w:pStyle w:val="TableText0"/>
              <w:widowControl w:val="0"/>
              <w:ind w:right="-111"/>
              <w:rPr>
                <w:sz w:val="18"/>
                <w:szCs w:val="18"/>
              </w:rPr>
            </w:pPr>
            <w:bookmarkStart w:id="1941" w:name="_Hlk133839107"/>
            <w:del w:id="1942" w:author="Powell, Deana" w:date="2026-03-05T15:34:00Z" w16du:dateUtc="2026-03-05T20:34:00Z">
              <w:r>
                <w:rPr>
                  <w:sz w:val="18"/>
                  <w:szCs w:val="18"/>
                </w:rPr>
                <w:delText>At Sponsor’s discretion, s</w:delText>
              </w:r>
              <w:r w:rsidRPr="00102DD8">
                <w:rPr>
                  <w:sz w:val="18"/>
                  <w:szCs w:val="18"/>
                </w:rPr>
                <w:delText>ample collections may be discontinued at selected sites.</w:delText>
              </w:r>
              <w:r>
                <w:rPr>
                  <w:sz w:val="18"/>
                  <w:szCs w:val="18"/>
                </w:rPr>
                <w:delText xml:space="preserve"> </w:delText>
              </w:r>
            </w:del>
            <w:bookmarkEnd w:id="1941"/>
          </w:p>
        </w:tc>
      </w:tr>
      <w:tr w:rsidR="00CA657C" w14:paraId="38D67082" w14:textId="77777777" w:rsidTr="00A01912">
        <w:trPr>
          <w:trHeight w:val="273"/>
        </w:trPr>
        <w:tc>
          <w:tcPr>
            <w:tcW w:w="1890" w:type="dxa"/>
            <w:tcBorders>
              <w:top w:val="single" w:sz="4" w:space="0" w:color="auto"/>
              <w:left w:val="single" w:sz="4" w:space="0" w:color="auto"/>
              <w:bottom w:val="single" w:sz="4" w:space="0" w:color="auto"/>
              <w:right w:val="single" w:sz="6" w:space="0" w:color="auto"/>
            </w:tcBorders>
            <w:vAlign w:val="center"/>
          </w:tcPr>
          <w:p w14:paraId="3ED7ECD8" w14:textId="77777777" w:rsidR="008C7DA5" w:rsidRPr="00AE1362" w:rsidRDefault="00526A29" w:rsidP="00A01912">
            <w:pPr>
              <w:pStyle w:val="TableText0"/>
              <w:keepNext w:val="0"/>
              <w:widowControl w:val="0"/>
              <w:ind w:right="-103"/>
              <w:rPr>
                <w:sz w:val="18"/>
                <w:szCs w:val="18"/>
              </w:rPr>
            </w:pPr>
            <w:r w:rsidRPr="00341B8E">
              <w:rPr>
                <w:sz w:val="18"/>
                <w:szCs w:val="18"/>
              </w:rPr>
              <w:t xml:space="preserve">Blood for Genetic Analysis </w:t>
            </w:r>
          </w:p>
        </w:tc>
        <w:tc>
          <w:tcPr>
            <w:tcW w:w="835" w:type="dxa"/>
            <w:tcBorders>
              <w:top w:val="single" w:sz="4" w:space="0" w:color="auto"/>
              <w:left w:val="single" w:sz="6" w:space="0" w:color="auto"/>
              <w:bottom w:val="single" w:sz="4" w:space="0" w:color="auto"/>
              <w:right w:val="single" w:sz="6" w:space="0" w:color="auto"/>
            </w:tcBorders>
            <w:vAlign w:val="center"/>
          </w:tcPr>
          <w:p w14:paraId="7CA5E7DE" w14:textId="77777777" w:rsidR="008C7DA5" w:rsidRPr="00AE1362" w:rsidRDefault="008C7DA5" w:rsidP="00A01912">
            <w:pPr>
              <w:pStyle w:val="TableText0"/>
              <w:keepNext w:val="0"/>
              <w:widowControl w:val="0"/>
              <w:jc w:val="center"/>
              <w:rPr>
                <w:sz w:val="18"/>
                <w:szCs w:val="18"/>
              </w:rPr>
            </w:pPr>
          </w:p>
        </w:tc>
        <w:tc>
          <w:tcPr>
            <w:tcW w:w="412" w:type="dxa"/>
            <w:tcBorders>
              <w:top w:val="single" w:sz="4" w:space="0" w:color="auto"/>
              <w:left w:val="single" w:sz="6" w:space="0" w:color="auto"/>
              <w:bottom w:val="single" w:sz="4" w:space="0" w:color="auto"/>
              <w:right w:val="single" w:sz="6" w:space="0" w:color="auto"/>
            </w:tcBorders>
            <w:vAlign w:val="center"/>
          </w:tcPr>
          <w:p w14:paraId="03BD21D8" w14:textId="77777777" w:rsidR="008C7DA5" w:rsidRPr="00AE1362" w:rsidRDefault="00526A29" w:rsidP="00A01912">
            <w:pPr>
              <w:pStyle w:val="TableText0"/>
              <w:keepNext w:val="0"/>
              <w:widowControl w:val="0"/>
              <w:jc w:val="center"/>
              <w:rPr>
                <w:sz w:val="18"/>
                <w:szCs w:val="18"/>
              </w:rPr>
            </w:pPr>
            <w:r>
              <w:rPr>
                <w:sz w:val="18"/>
                <w:szCs w:val="18"/>
              </w:rPr>
              <w:t>X</w:t>
            </w:r>
          </w:p>
        </w:tc>
        <w:tc>
          <w:tcPr>
            <w:tcW w:w="418" w:type="dxa"/>
            <w:tcBorders>
              <w:top w:val="single" w:sz="4" w:space="0" w:color="auto"/>
              <w:left w:val="single" w:sz="6" w:space="0" w:color="auto"/>
              <w:bottom w:val="single" w:sz="4" w:space="0" w:color="auto"/>
              <w:right w:val="single" w:sz="6" w:space="0" w:color="auto"/>
            </w:tcBorders>
            <w:vAlign w:val="center"/>
          </w:tcPr>
          <w:p w14:paraId="09C8080E" w14:textId="77777777" w:rsidR="008C7DA5" w:rsidRPr="00F2262B" w:rsidRDefault="008C7DA5" w:rsidP="00A01912">
            <w:pPr>
              <w:pStyle w:val="TableText0"/>
              <w:keepNext w:val="0"/>
              <w:widowControl w:val="0"/>
              <w:rPr>
                <w:strike/>
                <w:sz w:val="18"/>
                <w:szCs w:val="18"/>
              </w:rPr>
            </w:pPr>
          </w:p>
        </w:tc>
        <w:tc>
          <w:tcPr>
            <w:tcW w:w="419" w:type="dxa"/>
            <w:tcBorders>
              <w:top w:val="single" w:sz="4" w:space="0" w:color="auto"/>
              <w:left w:val="single" w:sz="6" w:space="0" w:color="auto"/>
              <w:bottom w:val="single" w:sz="4" w:space="0" w:color="auto"/>
              <w:right w:val="single" w:sz="6" w:space="0" w:color="auto"/>
            </w:tcBorders>
            <w:vAlign w:val="center"/>
          </w:tcPr>
          <w:p w14:paraId="59E9B77C" w14:textId="77777777" w:rsidR="008C7DA5" w:rsidRPr="00F2262B" w:rsidRDefault="008C7DA5" w:rsidP="00A01912">
            <w:pPr>
              <w:pStyle w:val="TableText0"/>
              <w:keepNext w:val="0"/>
              <w:widowControl w:val="0"/>
              <w:rPr>
                <w:strike/>
                <w:sz w:val="18"/>
                <w:szCs w:val="18"/>
              </w:rPr>
            </w:pPr>
          </w:p>
        </w:tc>
        <w:tc>
          <w:tcPr>
            <w:tcW w:w="420" w:type="dxa"/>
            <w:tcBorders>
              <w:top w:val="single" w:sz="4" w:space="0" w:color="auto"/>
              <w:left w:val="single" w:sz="6" w:space="0" w:color="auto"/>
              <w:bottom w:val="single" w:sz="4" w:space="0" w:color="auto"/>
              <w:right w:val="single" w:sz="6" w:space="0" w:color="auto"/>
            </w:tcBorders>
            <w:vAlign w:val="center"/>
          </w:tcPr>
          <w:p w14:paraId="7630E4F0" w14:textId="77777777" w:rsidR="008C7DA5" w:rsidRPr="00F2262B" w:rsidRDefault="008C7DA5" w:rsidP="00A01912">
            <w:pPr>
              <w:pStyle w:val="TableText0"/>
              <w:keepNext w:val="0"/>
              <w:widowControl w:val="0"/>
              <w:rPr>
                <w:strike/>
                <w:sz w:val="18"/>
                <w:szCs w:val="18"/>
              </w:rPr>
            </w:pPr>
          </w:p>
        </w:tc>
        <w:tc>
          <w:tcPr>
            <w:tcW w:w="419" w:type="dxa"/>
            <w:tcBorders>
              <w:top w:val="single" w:sz="4" w:space="0" w:color="auto"/>
              <w:left w:val="single" w:sz="6" w:space="0" w:color="auto"/>
              <w:bottom w:val="single" w:sz="4" w:space="0" w:color="auto"/>
              <w:right w:val="single" w:sz="6" w:space="0" w:color="auto"/>
            </w:tcBorders>
            <w:vAlign w:val="center"/>
          </w:tcPr>
          <w:p w14:paraId="4CCBC3AC" w14:textId="77777777" w:rsidR="008C7DA5" w:rsidRPr="00F2262B" w:rsidRDefault="008C7DA5" w:rsidP="00A01912">
            <w:pPr>
              <w:pStyle w:val="TableText0"/>
              <w:keepNext w:val="0"/>
              <w:widowControl w:val="0"/>
              <w:rPr>
                <w:strike/>
                <w:sz w:val="18"/>
                <w:szCs w:val="18"/>
              </w:rPr>
            </w:pPr>
          </w:p>
        </w:tc>
        <w:tc>
          <w:tcPr>
            <w:tcW w:w="419" w:type="dxa"/>
            <w:tcBorders>
              <w:top w:val="single" w:sz="4" w:space="0" w:color="auto"/>
              <w:left w:val="single" w:sz="6" w:space="0" w:color="auto"/>
              <w:bottom w:val="single" w:sz="4" w:space="0" w:color="auto"/>
              <w:right w:val="single" w:sz="6" w:space="0" w:color="auto"/>
            </w:tcBorders>
            <w:vAlign w:val="center"/>
          </w:tcPr>
          <w:p w14:paraId="401E7A52" w14:textId="77777777" w:rsidR="008C7DA5" w:rsidRPr="00F2262B" w:rsidRDefault="008C7DA5" w:rsidP="00A01912">
            <w:pPr>
              <w:pStyle w:val="TableText0"/>
              <w:keepNext w:val="0"/>
              <w:widowControl w:val="0"/>
              <w:rPr>
                <w:strike/>
                <w:sz w:val="18"/>
                <w:szCs w:val="18"/>
              </w:rPr>
            </w:pPr>
          </w:p>
        </w:tc>
        <w:tc>
          <w:tcPr>
            <w:tcW w:w="419" w:type="dxa"/>
            <w:tcBorders>
              <w:top w:val="single" w:sz="4" w:space="0" w:color="auto"/>
              <w:left w:val="single" w:sz="6" w:space="0" w:color="auto"/>
              <w:bottom w:val="single" w:sz="4" w:space="0" w:color="auto"/>
              <w:right w:val="single" w:sz="6" w:space="0" w:color="auto"/>
            </w:tcBorders>
            <w:vAlign w:val="center"/>
          </w:tcPr>
          <w:p w14:paraId="6C4777A6" w14:textId="77777777" w:rsidR="008C7DA5" w:rsidRPr="00F2262B" w:rsidRDefault="008C7DA5" w:rsidP="00A01912">
            <w:pPr>
              <w:pStyle w:val="TableText0"/>
              <w:keepNext w:val="0"/>
              <w:widowControl w:val="0"/>
              <w:rPr>
                <w:strike/>
                <w:sz w:val="18"/>
                <w:szCs w:val="18"/>
              </w:rPr>
            </w:pPr>
          </w:p>
        </w:tc>
        <w:tc>
          <w:tcPr>
            <w:tcW w:w="420" w:type="dxa"/>
            <w:tcBorders>
              <w:top w:val="single" w:sz="4" w:space="0" w:color="auto"/>
              <w:left w:val="single" w:sz="6" w:space="0" w:color="auto"/>
              <w:bottom w:val="single" w:sz="4" w:space="0" w:color="auto"/>
              <w:right w:val="single" w:sz="6" w:space="0" w:color="auto"/>
            </w:tcBorders>
            <w:vAlign w:val="center"/>
          </w:tcPr>
          <w:p w14:paraId="0CC60FAC" w14:textId="77777777" w:rsidR="008C7DA5" w:rsidRPr="00F2262B" w:rsidRDefault="008C7DA5" w:rsidP="00A01912">
            <w:pPr>
              <w:pStyle w:val="TableText0"/>
              <w:keepNext w:val="0"/>
              <w:widowControl w:val="0"/>
              <w:rPr>
                <w:strike/>
                <w:sz w:val="18"/>
                <w:szCs w:val="18"/>
              </w:rPr>
            </w:pPr>
          </w:p>
        </w:tc>
        <w:tc>
          <w:tcPr>
            <w:tcW w:w="419" w:type="dxa"/>
            <w:tcBorders>
              <w:top w:val="single" w:sz="4" w:space="0" w:color="auto"/>
              <w:left w:val="single" w:sz="6" w:space="0" w:color="auto"/>
              <w:bottom w:val="single" w:sz="4" w:space="0" w:color="auto"/>
              <w:right w:val="single" w:sz="6" w:space="0" w:color="auto"/>
            </w:tcBorders>
            <w:vAlign w:val="center"/>
          </w:tcPr>
          <w:p w14:paraId="2553F069" w14:textId="77777777" w:rsidR="008C7DA5" w:rsidRPr="00F2262B" w:rsidRDefault="008C7DA5" w:rsidP="00A01912">
            <w:pPr>
              <w:pStyle w:val="TableText0"/>
              <w:keepNext w:val="0"/>
              <w:widowControl w:val="0"/>
              <w:rPr>
                <w:strike/>
                <w:sz w:val="18"/>
                <w:szCs w:val="18"/>
              </w:rPr>
            </w:pPr>
          </w:p>
        </w:tc>
        <w:tc>
          <w:tcPr>
            <w:tcW w:w="1240" w:type="dxa"/>
            <w:tcBorders>
              <w:top w:val="single" w:sz="4" w:space="0" w:color="auto"/>
              <w:left w:val="single" w:sz="6" w:space="0" w:color="auto"/>
              <w:bottom w:val="single" w:sz="4" w:space="0" w:color="auto"/>
              <w:right w:val="single" w:sz="6" w:space="0" w:color="auto"/>
            </w:tcBorders>
            <w:vAlign w:val="center"/>
          </w:tcPr>
          <w:p w14:paraId="203AA518" w14:textId="77777777" w:rsidR="008C7DA5" w:rsidRPr="00F2262B" w:rsidRDefault="008C7DA5" w:rsidP="00A01912">
            <w:pPr>
              <w:pStyle w:val="TableText0"/>
              <w:keepNext w:val="0"/>
              <w:widowControl w:val="0"/>
              <w:rPr>
                <w:strike/>
                <w:sz w:val="18"/>
                <w:szCs w:val="18"/>
              </w:rPr>
            </w:pPr>
          </w:p>
        </w:tc>
        <w:tc>
          <w:tcPr>
            <w:tcW w:w="1377" w:type="dxa"/>
            <w:tcBorders>
              <w:top w:val="single" w:sz="4" w:space="0" w:color="auto"/>
              <w:left w:val="single" w:sz="6" w:space="0" w:color="auto"/>
              <w:bottom w:val="single" w:sz="4" w:space="0" w:color="auto"/>
              <w:right w:val="single" w:sz="6" w:space="0" w:color="auto"/>
            </w:tcBorders>
            <w:vAlign w:val="center"/>
          </w:tcPr>
          <w:p w14:paraId="04DC3EFF" w14:textId="77777777" w:rsidR="008C7DA5" w:rsidRPr="00F2262B" w:rsidRDefault="008C7DA5" w:rsidP="00A01912">
            <w:pPr>
              <w:pStyle w:val="TableText0"/>
              <w:keepNext w:val="0"/>
              <w:widowControl w:val="0"/>
              <w:ind w:right="-111"/>
              <w:rPr>
                <w:strike/>
                <w:sz w:val="18"/>
                <w:szCs w:val="18"/>
              </w:rPr>
            </w:pPr>
          </w:p>
        </w:tc>
        <w:tc>
          <w:tcPr>
            <w:tcW w:w="3928" w:type="dxa"/>
            <w:tcBorders>
              <w:top w:val="single" w:sz="4" w:space="0" w:color="auto"/>
              <w:left w:val="single" w:sz="6" w:space="0" w:color="auto"/>
              <w:right w:val="single" w:sz="4" w:space="0" w:color="auto"/>
            </w:tcBorders>
            <w:vAlign w:val="center"/>
          </w:tcPr>
          <w:p w14:paraId="106975BC" w14:textId="77777777" w:rsidR="008C7DA5" w:rsidRPr="008E74D0" w:rsidRDefault="008C7DA5" w:rsidP="00A01912">
            <w:pPr>
              <w:pStyle w:val="TableText0"/>
              <w:keepNext w:val="0"/>
              <w:widowControl w:val="0"/>
              <w:ind w:right="-111"/>
              <w:rPr>
                <w:sz w:val="18"/>
                <w:szCs w:val="18"/>
              </w:rPr>
            </w:pPr>
          </w:p>
        </w:tc>
      </w:tr>
      <w:tr w:rsidR="00CA657C" w14:paraId="0711ECAF" w14:textId="77777777" w:rsidTr="00A01912">
        <w:trPr>
          <w:trHeight w:val="273"/>
        </w:trPr>
        <w:tc>
          <w:tcPr>
            <w:tcW w:w="1890" w:type="dxa"/>
            <w:tcBorders>
              <w:top w:val="single" w:sz="4" w:space="0" w:color="auto"/>
              <w:left w:val="single" w:sz="4" w:space="0" w:color="auto"/>
              <w:bottom w:val="single" w:sz="4" w:space="0" w:color="auto"/>
              <w:right w:val="single" w:sz="6" w:space="0" w:color="auto"/>
            </w:tcBorders>
            <w:vAlign w:val="center"/>
          </w:tcPr>
          <w:p w14:paraId="15A70272" w14:textId="77777777" w:rsidR="008C7DA5" w:rsidRPr="00AE1362" w:rsidRDefault="00526A29" w:rsidP="00A01912">
            <w:pPr>
              <w:pStyle w:val="TableText0"/>
              <w:keepNext w:val="0"/>
              <w:widowControl w:val="0"/>
              <w:ind w:right="-103"/>
              <w:rPr>
                <w:sz w:val="18"/>
                <w:szCs w:val="18"/>
              </w:rPr>
            </w:pPr>
            <w:r w:rsidRPr="00F51677">
              <w:rPr>
                <w:b/>
                <w:bCs/>
                <w:sz w:val="18"/>
                <w:szCs w:val="18"/>
              </w:rPr>
              <w:t>Part 2 Participants</w:t>
            </w:r>
          </w:p>
        </w:tc>
        <w:tc>
          <w:tcPr>
            <w:tcW w:w="835" w:type="dxa"/>
            <w:tcBorders>
              <w:top w:val="single" w:sz="4" w:space="0" w:color="auto"/>
              <w:left w:val="single" w:sz="6" w:space="0" w:color="auto"/>
              <w:bottom w:val="single" w:sz="4" w:space="0" w:color="auto"/>
              <w:right w:val="single" w:sz="6" w:space="0" w:color="auto"/>
            </w:tcBorders>
            <w:vAlign w:val="center"/>
          </w:tcPr>
          <w:p w14:paraId="43159360" w14:textId="77777777" w:rsidR="008C7DA5" w:rsidRPr="00AE1362" w:rsidRDefault="008C7DA5" w:rsidP="00A01912">
            <w:pPr>
              <w:pStyle w:val="TableText0"/>
              <w:keepNext w:val="0"/>
              <w:widowControl w:val="0"/>
              <w:jc w:val="center"/>
              <w:rPr>
                <w:sz w:val="18"/>
                <w:szCs w:val="18"/>
              </w:rPr>
            </w:pPr>
          </w:p>
        </w:tc>
        <w:tc>
          <w:tcPr>
            <w:tcW w:w="412" w:type="dxa"/>
            <w:tcBorders>
              <w:top w:val="single" w:sz="4" w:space="0" w:color="auto"/>
              <w:left w:val="single" w:sz="6" w:space="0" w:color="auto"/>
              <w:bottom w:val="single" w:sz="4" w:space="0" w:color="auto"/>
              <w:right w:val="single" w:sz="6" w:space="0" w:color="auto"/>
            </w:tcBorders>
            <w:vAlign w:val="center"/>
          </w:tcPr>
          <w:p w14:paraId="2DC39A0D" w14:textId="77777777" w:rsidR="008C7DA5" w:rsidRPr="00AE1362" w:rsidRDefault="008C7DA5" w:rsidP="00A01912">
            <w:pPr>
              <w:pStyle w:val="TableText0"/>
              <w:keepNext w:val="0"/>
              <w:widowControl w:val="0"/>
              <w:jc w:val="center"/>
              <w:rPr>
                <w:sz w:val="18"/>
                <w:szCs w:val="18"/>
              </w:rPr>
            </w:pPr>
          </w:p>
        </w:tc>
        <w:tc>
          <w:tcPr>
            <w:tcW w:w="418" w:type="dxa"/>
            <w:tcBorders>
              <w:top w:val="single" w:sz="4" w:space="0" w:color="auto"/>
              <w:left w:val="single" w:sz="6" w:space="0" w:color="auto"/>
              <w:bottom w:val="single" w:sz="4" w:space="0" w:color="auto"/>
              <w:right w:val="single" w:sz="6" w:space="0" w:color="auto"/>
            </w:tcBorders>
            <w:vAlign w:val="center"/>
          </w:tcPr>
          <w:p w14:paraId="43F9A5D6" w14:textId="77777777" w:rsidR="008C7DA5" w:rsidRPr="00F2262B" w:rsidRDefault="008C7DA5" w:rsidP="00A01912">
            <w:pPr>
              <w:pStyle w:val="TableText0"/>
              <w:keepNext w:val="0"/>
              <w:widowControl w:val="0"/>
              <w:rPr>
                <w:strike/>
                <w:sz w:val="18"/>
                <w:szCs w:val="18"/>
              </w:rPr>
            </w:pPr>
          </w:p>
        </w:tc>
        <w:tc>
          <w:tcPr>
            <w:tcW w:w="419" w:type="dxa"/>
            <w:tcBorders>
              <w:top w:val="single" w:sz="4" w:space="0" w:color="auto"/>
              <w:left w:val="single" w:sz="6" w:space="0" w:color="auto"/>
              <w:bottom w:val="single" w:sz="4" w:space="0" w:color="auto"/>
              <w:right w:val="single" w:sz="6" w:space="0" w:color="auto"/>
            </w:tcBorders>
            <w:vAlign w:val="center"/>
          </w:tcPr>
          <w:p w14:paraId="5B5BD6A9" w14:textId="77777777" w:rsidR="008C7DA5" w:rsidRPr="00F2262B" w:rsidRDefault="008C7DA5" w:rsidP="00A01912">
            <w:pPr>
              <w:pStyle w:val="TableText0"/>
              <w:keepNext w:val="0"/>
              <w:widowControl w:val="0"/>
              <w:rPr>
                <w:strike/>
                <w:sz w:val="18"/>
                <w:szCs w:val="18"/>
              </w:rPr>
            </w:pPr>
          </w:p>
        </w:tc>
        <w:tc>
          <w:tcPr>
            <w:tcW w:w="420" w:type="dxa"/>
            <w:tcBorders>
              <w:top w:val="single" w:sz="4" w:space="0" w:color="auto"/>
              <w:left w:val="single" w:sz="6" w:space="0" w:color="auto"/>
              <w:bottom w:val="single" w:sz="4" w:space="0" w:color="auto"/>
              <w:right w:val="single" w:sz="6" w:space="0" w:color="auto"/>
            </w:tcBorders>
            <w:vAlign w:val="center"/>
          </w:tcPr>
          <w:p w14:paraId="6D46FC04" w14:textId="77777777" w:rsidR="008C7DA5" w:rsidRPr="00F2262B" w:rsidRDefault="008C7DA5" w:rsidP="00A01912">
            <w:pPr>
              <w:pStyle w:val="TableText0"/>
              <w:keepNext w:val="0"/>
              <w:widowControl w:val="0"/>
              <w:rPr>
                <w:strike/>
                <w:sz w:val="18"/>
                <w:szCs w:val="18"/>
              </w:rPr>
            </w:pPr>
          </w:p>
        </w:tc>
        <w:tc>
          <w:tcPr>
            <w:tcW w:w="419" w:type="dxa"/>
            <w:tcBorders>
              <w:top w:val="single" w:sz="4" w:space="0" w:color="auto"/>
              <w:left w:val="single" w:sz="6" w:space="0" w:color="auto"/>
              <w:bottom w:val="single" w:sz="4" w:space="0" w:color="auto"/>
              <w:right w:val="single" w:sz="6" w:space="0" w:color="auto"/>
            </w:tcBorders>
            <w:vAlign w:val="center"/>
          </w:tcPr>
          <w:p w14:paraId="573F1180" w14:textId="77777777" w:rsidR="008C7DA5" w:rsidRPr="00F2262B" w:rsidRDefault="008C7DA5" w:rsidP="00A01912">
            <w:pPr>
              <w:pStyle w:val="TableText0"/>
              <w:keepNext w:val="0"/>
              <w:widowControl w:val="0"/>
              <w:rPr>
                <w:strike/>
                <w:sz w:val="18"/>
                <w:szCs w:val="18"/>
              </w:rPr>
            </w:pPr>
          </w:p>
        </w:tc>
        <w:tc>
          <w:tcPr>
            <w:tcW w:w="419" w:type="dxa"/>
            <w:tcBorders>
              <w:top w:val="single" w:sz="4" w:space="0" w:color="auto"/>
              <w:left w:val="single" w:sz="6" w:space="0" w:color="auto"/>
              <w:bottom w:val="single" w:sz="4" w:space="0" w:color="auto"/>
              <w:right w:val="single" w:sz="6" w:space="0" w:color="auto"/>
            </w:tcBorders>
            <w:vAlign w:val="center"/>
          </w:tcPr>
          <w:p w14:paraId="298F32A5" w14:textId="77777777" w:rsidR="008C7DA5" w:rsidRPr="00F2262B" w:rsidRDefault="008C7DA5" w:rsidP="00A01912">
            <w:pPr>
              <w:pStyle w:val="TableText0"/>
              <w:keepNext w:val="0"/>
              <w:widowControl w:val="0"/>
              <w:rPr>
                <w:strike/>
                <w:sz w:val="18"/>
                <w:szCs w:val="18"/>
              </w:rPr>
            </w:pPr>
          </w:p>
        </w:tc>
        <w:tc>
          <w:tcPr>
            <w:tcW w:w="419" w:type="dxa"/>
            <w:tcBorders>
              <w:top w:val="single" w:sz="4" w:space="0" w:color="auto"/>
              <w:left w:val="single" w:sz="6" w:space="0" w:color="auto"/>
              <w:bottom w:val="single" w:sz="4" w:space="0" w:color="auto"/>
              <w:right w:val="single" w:sz="6" w:space="0" w:color="auto"/>
            </w:tcBorders>
            <w:vAlign w:val="center"/>
          </w:tcPr>
          <w:p w14:paraId="7596A0EE" w14:textId="77777777" w:rsidR="008C7DA5" w:rsidRPr="00F2262B" w:rsidRDefault="008C7DA5" w:rsidP="00A01912">
            <w:pPr>
              <w:pStyle w:val="TableText0"/>
              <w:keepNext w:val="0"/>
              <w:widowControl w:val="0"/>
              <w:rPr>
                <w:strike/>
                <w:sz w:val="18"/>
                <w:szCs w:val="18"/>
              </w:rPr>
            </w:pPr>
          </w:p>
        </w:tc>
        <w:tc>
          <w:tcPr>
            <w:tcW w:w="420" w:type="dxa"/>
            <w:tcBorders>
              <w:top w:val="single" w:sz="4" w:space="0" w:color="auto"/>
              <w:left w:val="single" w:sz="6" w:space="0" w:color="auto"/>
              <w:bottom w:val="single" w:sz="4" w:space="0" w:color="auto"/>
              <w:right w:val="single" w:sz="6" w:space="0" w:color="auto"/>
            </w:tcBorders>
            <w:vAlign w:val="center"/>
          </w:tcPr>
          <w:p w14:paraId="2EA8C51F" w14:textId="77777777" w:rsidR="008C7DA5" w:rsidRPr="00F2262B" w:rsidRDefault="008C7DA5" w:rsidP="00A01912">
            <w:pPr>
              <w:pStyle w:val="TableText0"/>
              <w:keepNext w:val="0"/>
              <w:widowControl w:val="0"/>
              <w:rPr>
                <w:strike/>
                <w:sz w:val="18"/>
                <w:szCs w:val="18"/>
              </w:rPr>
            </w:pPr>
          </w:p>
        </w:tc>
        <w:tc>
          <w:tcPr>
            <w:tcW w:w="419" w:type="dxa"/>
            <w:tcBorders>
              <w:top w:val="single" w:sz="4" w:space="0" w:color="auto"/>
              <w:left w:val="single" w:sz="6" w:space="0" w:color="auto"/>
              <w:bottom w:val="single" w:sz="4" w:space="0" w:color="auto"/>
              <w:right w:val="single" w:sz="6" w:space="0" w:color="auto"/>
            </w:tcBorders>
            <w:vAlign w:val="center"/>
          </w:tcPr>
          <w:p w14:paraId="1B9EF714" w14:textId="77777777" w:rsidR="008C7DA5" w:rsidRPr="00F2262B" w:rsidRDefault="008C7DA5" w:rsidP="00A01912">
            <w:pPr>
              <w:pStyle w:val="TableText0"/>
              <w:keepNext w:val="0"/>
              <w:widowControl w:val="0"/>
              <w:rPr>
                <w:strike/>
                <w:sz w:val="18"/>
                <w:szCs w:val="18"/>
              </w:rPr>
            </w:pPr>
          </w:p>
        </w:tc>
        <w:tc>
          <w:tcPr>
            <w:tcW w:w="1240" w:type="dxa"/>
            <w:tcBorders>
              <w:top w:val="single" w:sz="4" w:space="0" w:color="auto"/>
              <w:left w:val="single" w:sz="6" w:space="0" w:color="auto"/>
              <w:bottom w:val="single" w:sz="4" w:space="0" w:color="auto"/>
              <w:right w:val="single" w:sz="6" w:space="0" w:color="auto"/>
            </w:tcBorders>
          </w:tcPr>
          <w:p w14:paraId="3C797250" w14:textId="77777777" w:rsidR="008C7DA5" w:rsidRPr="00F2262B" w:rsidRDefault="008C7DA5" w:rsidP="00A01912">
            <w:pPr>
              <w:pStyle w:val="TableText0"/>
              <w:keepNext w:val="0"/>
              <w:widowControl w:val="0"/>
              <w:rPr>
                <w:strike/>
                <w:sz w:val="18"/>
                <w:szCs w:val="18"/>
              </w:rPr>
            </w:pPr>
          </w:p>
        </w:tc>
        <w:tc>
          <w:tcPr>
            <w:tcW w:w="1377" w:type="dxa"/>
            <w:tcBorders>
              <w:top w:val="single" w:sz="4" w:space="0" w:color="auto"/>
              <w:left w:val="single" w:sz="6" w:space="0" w:color="auto"/>
              <w:bottom w:val="single" w:sz="4" w:space="0" w:color="auto"/>
              <w:right w:val="single" w:sz="6" w:space="0" w:color="auto"/>
            </w:tcBorders>
            <w:vAlign w:val="center"/>
          </w:tcPr>
          <w:p w14:paraId="1A233BCF" w14:textId="77777777" w:rsidR="008C7DA5" w:rsidRPr="00F2262B" w:rsidRDefault="008C7DA5" w:rsidP="00A01912">
            <w:pPr>
              <w:pStyle w:val="TableText0"/>
              <w:keepNext w:val="0"/>
              <w:widowControl w:val="0"/>
              <w:ind w:right="-111"/>
              <w:rPr>
                <w:strike/>
                <w:sz w:val="18"/>
                <w:szCs w:val="18"/>
              </w:rPr>
            </w:pPr>
          </w:p>
        </w:tc>
        <w:tc>
          <w:tcPr>
            <w:tcW w:w="3928" w:type="dxa"/>
            <w:tcBorders>
              <w:top w:val="single" w:sz="4" w:space="0" w:color="auto"/>
              <w:left w:val="single" w:sz="6" w:space="0" w:color="auto"/>
              <w:right w:val="single" w:sz="4" w:space="0" w:color="auto"/>
            </w:tcBorders>
            <w:vAlign w:val="center"/>
          </w:tcPr>
          <w:p w14:paraId="54BA3862" w14:textId="77777777" w:rsidR="008C7DA5" w:rsidRPr="008E74D0" w:rsidRDefault="008C7DA5" w:rsidP="00A01912">
            <w:pPr>
              <w:pStyle w:val="TableText0"/>
              <w:widowControl w:val="0"/>
              <w:ind w:right="-111"/>
              <w:rPr>
                <w:sz w:val="18"/>
                <w:szCs w:val="18"/>
              </w:rPr>
            </w:pPr>
          </w:p>
        </w:tc>
      </w:tr>
      <w:tr w:rsidR="00CA657C" w14:paraId="1585751B" w14:textId="77777777" w:rsidTr="00A01912">
        <w:trPr>
          <w:trHeight w:val="273"/>
        </w:trPr>
        <w:tc>
          <w:tcPr>
            <w:tcW w:w="1890" w:type="dxa"/>
            <w:tcBorders>
              <w:top w:val="single" w:sz="4" w:space="0" w:color="auto"/>
              <w:left w:val="single" w:sz="4" w:space="0" w:color="auto"/>
              <w:bottom w:val="single" w:sz="4" w:space="0" w:color="auto"/>
              <w:right w:val="single" w:sz="6" w:space="0" w:color="auto"/>
            </w:tcBorders>
            <w:vAlign w:val="center"/>
          </w:tcPr>
          <w:p w14:paraId="55B1AA53" w14:textId="77777777" w:rsidR="008C7DA5" w:rsidRPr="00AE1362" w:rsidRDefault="00526A29" w:rsidP="00A01912">
            <w:pPr>
              <w:pStyle w:val="TableText0"/>
              <w:keepNext w:val="0"/>
              <w:widowControl w:val="0"/>
              <w:ind w:right="-103"/>
              <w:rPr>
                <w:sz w:val="18"/>
                <w:szCs w:val="18"/>
              </w:rPr>
            </w:pPr>
            <w:r w:rsidRPr="00341B8E">
              <w:rPr>
                <w:sz w:val="18"/>
                <w:szCs w:val="18"/>
              </w:rPr>
              <w:t>Nemtabrutinib Blood PK Sample</w:t>
            </w:r>
          </w:p>
        </w:tc>
        <w:tc>
          <w:tcPr>
            <w:tcW w:w="835" w:type="dxa"/>
            <w:tcBorders>
              <w:top w:val="single" w:sz="4" w:space="0" w:color="auto"/>
              <w:left w:val="single" w:sz="6" w:space="0" w:color="auto"/>
              <w:bottom w:val="single" w:sz="4" w:space="0" w:color="auto"/>
              <w:right w:val="single" w:sz="6" w:space="0" w:color="auto"/>
            </w:tcBorders>
            <w:vAlign w:val="center"/>
          </w:tcPr>
          <w:p w14:paraId="1BE00733" w14:textId="77777777" w:rsidR="008C7DA5" w:rsidRPr="00AE1362" w:rsidRDefault="008C7DA5" w:rsidP="00A01912">
            <w:pPr>
              <w:pStyle w:val="TableText0"/>
              <w:keepNext w:val="0"/>
              <w:widowControl w:val="0"/>
              <w:jc w:val="center"/>
              <w:rPr>
                <w:sz w:val="18"/>
                <w:szCs w:val="18"/>
              </w:rPr>
            </w:pPr>
          </w:p>
        </w:tc>
        <w:tc>
          <w:tcPr>
            <w:tcW w:w="412" w:type="dxa"/>
            <w:tcBorders>
              <w:top w:val="single" w:sz="4" w:space="0" w:color="auto"/>
              <w:left w:val="single" w:sz="6" w:space="0" w:color="auto"/>
              <w:bottom w:val="single" w:sz="4" w:space="0" w:color="auto"/>
              <w:right w:val="single" w:sz="6" w:space="0" w:color="auto"/>
            </w:tcBorders>
            <w:vAlign w:val="center"/>
          </w:tcPr>
          <w:p w14:paraId="7C80E938" w14:textId="77777777" w:rsidR="008C7DA5" w:rsidRPr="00AE1362" w:rsidRDefault="00526A29" w:rsidP="00A01912">
            <w:pPr>
              <w:pStyle w:val="TableText0"/>
              <w:keepNext w:val="0"/>
              <w:widowControl w:val="0"/>
              <w:jc w:val="center"/>
              <w:rPr>
                <w:sz w:val="18"/>
                <w:szCs w:val="18"/>
              </w:rPr>
            </w:pPr>
            <w:r w:rsidRPr="00341B8E">
              <w:rPr>
                <w:sz w:val="18"/>
                <w:szCs w:val="18"/>
              </w:rPr>
              <w:t>X</w:t>
            </w:r>
          </w:p>
        </w:tc>
        <w:tc>
          <w:tcPr>
            <w:tcW w:w="418" w:type="dxa"/>
            <w:tcBorders>
              <w:top w:val="single" w:sz="4" w:space="0" w:color="auto"/>
              <w:left w:val="single" w:sz="6" w:space="0" w:color="auto"/>
              <w:bottom w:val="single" w:sz="4" w:space="0" w:color="auto"/>
              <w:right w:val="single" w:sz="6" w:space="0" w:color="auto"/>
            </w:tcBorders>
            <w:vAlign w:val="center"/>
          </w:tcPr>
          <w:p w14:paraId="7880044C" w14:textId="77777777" w:rsidR="008C7DA5" w:rsidRPr="00F2262B" w:rsidRDefault="00526A29" w:rsidP="00A01912">
            <w:pPr>
              <w:pStyle w:val="TableText0"/>
              <w:keepNext w:val="0"/>
              <w:widowControl w:val="0"/>
              <w:rPr>
                <w:strike/>
                <w:sz w:val="18"/>
                <w:szCs w:val="18"/>
              </w:rPr>
            </w:pPr>
            <w:r w:rsidRPr="00341B8E">
              <w:rPr>
                <w:sz w:val="18"/>
                <w:szCs w:val="18"/>
              </w:rPr>
              <w:t>X</w:t>
            </w:r>
          </w:p>
        </w:tc>
        <w:tc>
          <w:tcPr>
            <w:tcW w:w="419" w:type="dxa"/>
            <w:tcBorders>
              <w:top w:val="single" w:sz="4" w:space="0" w:color="auto"/>
              <w:left w:val="single" w:sz="6" w:space="0" w:color="auto"/>
              <w:bottom w:val="single" w:sz="4" w:space="0" w:color="auto"/>
              <w:right w:val="single" w:sz="6" w:space="0" w:color="auto"/>
            </w:tcBorders>
            <w:vAlign w:val="center"/>
          </w:tcPr>
          <w:p w14:paraId="6231DAA8" w14:textId="77777777" w:rsidR="008C7DA5" w:rsidRPr="00F2262B" w:rsidRDefault="008C7DA5" w:rsidP="00A01912">
            <w:pPr>
              <w:pStyle w:val="TableText0"/>
              <w:keepNext w:val="0"/>
              <w:widowControl w:val="0"/>
              <w:rPr>
                <w:strike/>
                <w:sz w:val="18"/>
                <w:szCs w:val="18"/>
              </w:rPr>
            </w:pPr>
          </w:p>
        </w:tc>
        <w:tc>
          <w:tcPr>
            <w:tcW w:w="420" w:type="dxa"/>
            <w:tcBorders>
              <w:top w:val="single" w:sz="4" w:space="0" w:color="auto"/>
              <w:left w:val="single" w:sz="6" w:space="0" w:color="auto"/>
              <w:bottom w:val="single" w:sz="4" w:space="0" w:color="auto"/>
              <w:right w:val="single" w:sz="6" w:space="0" w:color="auto"/>
            </w:tcBorders>
            <w:vAlign w:val="center"/>
          </w:tcPr>
          <w:p w14:paraId="2D9E5365" w14:textId="77777777" w:rsidR="008C7DA5" w:rsidRPr="00F2262B" w:rsidRDefault="008C7DA5" w:rsidP="00A01912">
            <w:pPr>
              <w:pStyle w:val="TableText0"/>
              <w:keepNext w:val="0"/>
              <w:widowControl w:val="0"/>
              <w:rPr>
                <w:strike/>
                <w:sz w:val="18"/>
                <w:szCs w:val="18"/>
              </w:rPr>
            </w:pPr>
          </w:p>
        </w:tc>
        <w:tc>
          <w:tcPr>
            <w:tcW w:w="419" w:type="dxa"/>
            <w:tcBorders>
              <w:top w:val="single" w:sz="4" w:space="0" w:color="auto"/>
              <w:left w:val="single" w:sz="6" w:space="0" w:color="auto"/>
              <w:bottom w:val="single" w:sz="4" w:space="0" w:color="auto"/>
              <w:right w:val="single" w:sz="6" w:space="0" w:color="auto"/>
            </w:tcBorders>
            <w:vAlign w:val="center"/>
          </w:tcPr>
          <w:p w14:paraId="2DF226E7" w14:textId="77777777" w:rsidR="008C7DA5" w:rsidRPr="00F2262B" w:rsidRDefault="008C7DA5" w:rsidP="00A01912">
            <w:pPr>
              <w:pStyle w:val="TableText0"/>
              <w:keepNext w:val="0"/>
              <w:widowControl w:val="0"/>
              <w:rPr>
                <w:strike/>
                <w:sz w:val="18"/>
                <w:szCs w:val="18"/>
              </w:rPr>
            </w:pPr>
          </w:p>
        </w:tc>
        <w:tc>
          <w:tcPr>
            <w:tcW w:w="419" w:type="dxa"/>
            <w:tcBorders>
              <w:top w:val="single" w:sz="4" w:space="0" w:color="auto"/>
              <w:left w:val="single" w:sz="6" w:space="0" w:color="auto"/>
              <w:bottom w:val="single" w:sz="4" w:space="0" w:color="auto"/>
              <w:right w:val="single" w:sz="6" w:space="0" w:color="auto"/>
            </w:tcBorders>
            <w:vAlign w:val="center"/>
          </w:tcPr>
          <w:p w14:paraId="3DCB4442" w14:textId="77777777" w:rsidR="008C7DA5" w:rsidRPr="00F2262B" w:rsidRDefault="00526A29" w:rsidP="00A01912">
            <w:pPr>
              <w:pStyle w:val="TableText0"/>
              <w:keepNext w:val="0"/>
              <w:widowControl w:val="0"/>
              <w:rPr>
                <w:strike/>
                <w:sz w:val="18"/>
                <w:szCs w:val="18"/>
              </w:rPr>
            </w:pPr>
            <w:r w:rsidRPr="00341B8E">
              <w:rPr>
                <w:sz w:val="18"/>
                <w:szCs w:val="18"/>
              </w:rPr>
              <w:t>X</w:t>
            </w:r>
          </w:p>
        </w:tc>
        <w:tc>
          <w:tcPr>
            <w:tcW w:w="419" w:type="dxa"/>
            <w:tcBorders>
              <w:top w:val="single" w:sz="4" w:space="0" w:color="auto"/>
              <w:left w:val="single" w:sz="6" w:space="0" w:color="auto"/>
              <w:bottom w:val="single" w:sz="4" w:space="0" w:color="auto"/>
              <w:right w:val="single" w:sz="6" w:space="0" w:color="auto"/>
            </w:tcBorders>
            <w:vAlign w:val="center"/>
          </w:tcPr>
          <w:p w14:paraId="3A0677BC" w14:textId="77777777" w:rsidR="008C7DA5" w:rsidRPr="00F2262B" w:rsidRDefault="00526A29" w:rsidP="00A01912">
            <w:pPr>
              <w:pStyle w:val="TableText0"/>
              <w:keepNext w:val="0"/>
              <w:widowControl w:val="0"/>
              <w:rPr>
                <w:strike/>
                <w:sz w:val="18"/>
                <w:szCs w:val="18"/>
              </w:rPr>
            </w:pPr>
            <w:r w:rsidRPr="00341B8E">
              <w:rPr>
                <w:sz w:val="18"/>
                <w:szCs w:val="18"/>
              </w:rPr>
              <w:t>X</w:t>
            </w:r>
          </w:p>
        </w:tc>
        <w:tc>
          <w:tcPr>
            <w:tcW w:w="420" w:type="dxa"/>
            <w:tcBorders>
              <w:top w:val="single" w:sz="4" w:space="0" w:color="auto"/>
              <w:left w:val="single" w:sz="6" w:space="0" w:color="auto"/>
              <w:bottom w:val="single" w:sz="4" w:space="0" w:color="auto"/>
              <w:right w:val="single" w:sz="6" w:space="0" w:color="auto"/>
            </w:tcBorders>
            <w:vAlign w:val="center"/>
          </w:tcPr>
          <w:p w14:paraId="252C4662" w14:textId="77777777" w:rsidR="008C7DA5" w:rsidRPr="00F2262B" w:rsidRDefault="00526A29" w:rsidP="00A01912">
            <w:pPr>
              <w:pStyle w:val="TableText0"/>
              <w:keepNext w:val="0"/>
              <w:widowControl w:val="0"/>
              <w:rPr>
                <w:strike/>
                <w:sz w:val="18"/>
                <w:szCs w:val="18"/>
              </w:rPr>
            </w:pPr>
            <w:r w:rsidRPr="00341B8E">
              <w:rPr>
                <w:sz w:val="18"/>
                <w:szCs w:val="18"/>
              </w:rPr>
              <w:t>X</w:t>
            </w:r>
          </w:p>
        </w:tc>
        <w:tc>
          <w:tcPr>
            <w:tcW w:w="419" w:type="dxa"/>
            <w:tcBorders>
              <w:top w:val="single" w:sz="4" w:space="0" w:color="auto"/>
              <w:left w:val="single" w:sz="6" w:space="0" w:color="auto"/>
              <w:bottom w:val="single" w:sz="4" w:space="0" w:color="auto"/>
              <w:right w:val="single" w:sz="6" w:space="0" w:color="auto"/>
            </w:tcBorders>
            <w:vAlign w:val="center"/>
          </w:tcPr>
          <w:p w14:paraId="2E94E456" w14:textId="77777777" w:rsidR="008C7DA5" w:rsidRPr="00F2262B" w:rsidRDefault="00526A29" w:rsidP="00A01912">
            <w:pPr>
              <w:pStyle w:val="TableText0"/>
              <w:keepNext w:val="0"/>
              <w:widowControl w:val="0"/>
              <w:rPr>
                <w:strike/>
                <w:sz w:val="18"/>
                <w:szCs w:val="18"/>
              </w:rPr>
            </w:pPr>
            <w:r w:rsidRPr="00341B8E">
              <w:rPr>
                <w:sz w:val="18"/>
                <w:szCs w:val="18"/>
              </w:rPr>
              <w:t>X</w:t>
            </w:r>
          </w:p>
        </w:tc>
        <w:tc>
          <w:tcPr>
            <w:tcW w:w="2617" w:type="dxa"/>
            <w:gridSpan w:val="2"/>
            <w:tcBorders>
              <w:top w:val="single" w:sz="4" w:space="0" w:color="auto"/>
              <w:left w:val="single" w:sz="6" w:space="0" w:color="auto"/>
              <w:bottom w:val="single" w:sz="4" w:space="0" w:color="auto"/>
              <w:right w:val="single" w:sz="6" w:space="0" w:color="auto"/>
            </w:tcBorders>
            <w:vAlign w:val="center"/>
          </w:tcPr>
          <w:p w14:paraId="21087CB4" w14:textId="77777777" w:rsidR="008C7DA5" w:rsidRPr="00F2262B" w:rsidRDefault="00526A29" w:rsidP="00A01912">
            <w:pPr>
              <w:pStyle w:val="TableText0"/>
              <w:keepNext w:val="0"/>
              <w:widowControl w:val="0"/>
              <w:ind w:right="-111"/>
              <w:jc w:val="center"/>
              <w:rPr>
                <w:strike/>
                <w:sz w:val="18"/>
                <w:szCs w:val="18"/>
              </w:rPr>
            </w:pPr>
            <w:r w:rsidRPr="00341B8E">
              <w:rPr>
                <w:sz w:val="18"/>
                <w:szCs w:val="18"/>
              </w:rPr>
              <w:t>C7, C12 and C18 only</w:t>
            </w:r>
          </w:p>
        </w:tc>
        <w:tc>
          <w:tcPr>
            <w:tcW w:w="3928" w:type="dxa"/>
            <w:tcBorders>
              <w:top w:val="single" w:sz="4" w:space="0" w:color="auto"/>
              <w:left w:val="single" w:sz="6" w:space="0" w:color="auto"/>
              <w:right w:val="single" w:sz="4" w:space="0" w:color="auto"/>
            </w:tcBorders>
            <w:vAlign w:val="center"/>
          </w:tcPr>
          <w:p w14:paraId="5DA4C77A" w14:textId="77777777" w:rsidR="008C7DA5" w:rsidRPr="008E74D0" w:rsidRDefault="00526A29" w:rsidP="00A01912">
            <w:pPr>
              <w:pStyle w:val="TableText0"/>
              <w:widowControl w:val="0"/>
              <w:ind w:right="-111"/>
              <w:rPr>
                <w:sz w:val="18"/>
                <w:szCs w:val="18"/>
              </w:rPr>
            </w:pPr>
            <w:r w:rsidRPr="006A2DD7">
              <w:rPr>
                <w:sz w:val="18"/>
                <w:szCs w:val="18"/>
              </w:rPr>
              <w:t xml:space="preserve">See Section 8.6.1 for specific requirements. </w:t>
            </w:r>
          </w:p>
        </w:tc>
      </w:tr>
      <w:tr w:rsidR="00CA657C" w14:paraId="5081B903" w14:textId="77777777" w:rsidTr="00A01912">
        <w:trPr>
          <w:trHeight w:val="273"/>
        </w:trPr>
        <w:tc>
          <w:tcPr>
            <w:tcW w:w="1890" w:type="dxa"/>
            <w:tcBorders>
              <w:top w:val="single" w:sz="4" w:space="0" w:color="auto"/>
              <w:left w:val="single" w:sz="4" w:space="0" w:color="auto"/>
              <w:bottom w:val="single" w:sz="4" w:space="0" w:color="auto"/>
              <w:right w:val="single" w:sz="6" w:space="0" w:color="auto"/>
            </w:tcBorders>
            <w:vAlign w:val="center"/>
          </w:tcPr>
          <w:p w14:paraId="3BEA41DC" w14:textId="7E31515E" w:rsidR="008C7DA5" w:rsidRDefault="00526A29" w:rsidP="00A01912">
            <w:pPr>
              <w:pStyle w:val="TableText0"/>
              <w:keepNext w:val="0"/>
              <w:widowControl w:val="0"/>
              <w:ind w:right="-103"/>
              <w:rPr>
                <w:sz w:val="18"/>
                <w:szCs w:val="18"/>
              </w:rPr>
            </w:pPr>
            <w:r>
              <w:rPr>
                <w:sz w:val="18"/>
                <w:szCs w:val="18"/>
              </w:rPr>
              <w:t xml:space="preserve">Blood for </w:t>
            </w:r>
            <w:del w:id="1943" w:author="Powell, Deana" w:date="2026-03-05T15:34:00Z" w16du:dateUtc="2026-03-05T20:34:00Z">
              <w:r w:rsidR="00895D30">
                <w:rPr>
                  <w:sz w:val="18"/>
                  <w:szCs w:val="18"/>
                </w:rPr>
                <w:delText xml:space="preserve">deletion </w:delText>
              </w:r>
              <w:r w:rsidR="00895D30" w:rsidRPr="00AE1362">
                <w:rPr>
                  <w:sz w:val="18"/>
                  <w:szCs w:val="18"/>
                </w:rPr>
                <w:delText>17p</w:delText>
              </w:r>
              <w:r w:rsidR="00895D30">
                <w:rPr>
                  <w:sz w:val="18"/>
                  <w:szCs w:val="18"/>
                </w:rPr>
                <w:delText xml:space="preserve"> and 11q </w:delText>
              </w:r>
              <w:r w:rsidR="00895D30" w:rsidRPr="00AE1362">
                <w:rPr>
                  <w:sz w:val="18"/>
                  <w:szCs w:val="18"/>
                </w:rPr>
                <w:delText xml:space="preserve">Status </w:delText>
              </w:r>
              <w:r w:rsidR="00895D30">
                <w:rPr>
                  <w:sz w:val="18"/>
                  <w:szCs w:val="18"/>
                </w:rPr>
                <w:delText>(FISH)</w:delText>
              </w:r>
            </w:del>
            <w:ins w:id="1944" w:author="Powell, Deana" w:date="2026-03-05T15:34:00Z" w16du:dateUtc="2026-03-05T20:34:00Z">
              <w:r w:rsidR="005318A8">
                <w:rPr>
                  <w:sz w:val="18"/>
                  <w:szCs w:val="18"/>
                </w:rPr>
                <w:t>C</w:t>
              </w:r>
              <w:r>
                <w:rPr>
                  <w:sz w:val="18"/>
                  <w:szCs w:val="18"/>
                </w:rPr>
                <w:t>ytogenetics</w:t>
              </w:r>
            </w:ins>
          </w:p>
        </w:tc>
        <w:tc>
          <w:tcPr>
            <w:tcW w:w="835" w:type="dxa"/>
            <w:tcBorders>
              <w:top w:val="single" w:sz="4" w:space="0" w:color="auto"/>
              <w:left w:val="single" w:sz="6" w:space="0" w:color="auto"/>
              <w:bottom w:val="single" w:sz="4" w:space="0" w:color="auto"/>
              <w:right w:val="single" w:sz="6" w:space="0" w:color="auto"/>
            </w:tcBorders>
            <w:vAlign w:val="center"/>
          </w:tcPr>
          <w:p w14:paraId="24ED5F7A" w14:textId="77777777" w:rsidR="008C7DA5" w:rsidRPr="00AE1362" w:rsidRDefault="00526A29" w:rsidP="00A01912">
            <w:pPr>
              <w:pStyle w:val="TableText0"/>
              <w:keepNext w:val="0"/>
              <w:widowControl w:val="0"/>
              <w:jc w:val="center"/>
              <w:rPr>
                <w:sz w:val="18"/>
                <w:szCs w:val="18"/>
              </w:rPr>
            </w:pPr>
            <w:r w:rsidRPr="00AE1362">
              <w:rPr>
                <w:sz w:val="18"/>
                <w:szCs w:val="18"/>
              </w:rPr>
              <w:t>X</w:t>
            </w:r>
          </w:p>
        </w:tc>
        <w:tc>
          <w:tcPr>
            <w:tcW w:w="412" w:type="dxa"/>
            <w:tcBorders>
              <w:top w:val="single" w:sz="4" w:space="0" w:color="auto"/>
              <w:left w:val="single" w:sz="6" w:space="0" w:color="auto"/>
              <w:bottom w:val="single" w:sz="4" w:space="0" w:color="auto"/>
              <w:right w:val="single" w:sz="6" w:space="0" w:color="auto"/>
            </w:tcBorders>
            <w:vAlign w:val="center"/>
          </w:tcPr>
          <w:p w14:paraId="41749AE5" w14:textId="77777777" w:rsidR="008C7DA5" w:rsidRPr="00341B8E" w:rsidRDefault="008C7DA5" w:rsidP="00A01912">
            <w:pPr>
              <w:pStyle w:val="TableText0"/>
              <w:keepNext w:val="0"/>
              <w:widowControl w:val="0"/>
              <w:jc w:val="center"/>
              <w:rPr>
                <w:sz w:val="18"/>
                <w:szCs w:val="18"/>
              </w:rPr>
            </w:pPr>
          </w:p>
        </w:tc>
        <w:tc>
          <w:tcPr>
            <w:tcW w:w="418" w:type="dxa"/>
            <w:tcBorders>
              <w:top w:val="single" w:sz="4" w:space="0" w:color="auto"/>
              <w:left w:val="single" w:sz="6" w:space="0" w:color="auto"/>
              <w:bottom w:val="single" w:sz="4" w:space="0" w:color="auto"/>
              <w:right w:val="single" w:sz="6" w:space="0" w:color="auto"/>
            </w:tcBorders>
            <w:vAlign w:val="center"/>
          </w:tcPr>
          <w:p w14:paraId="31671949" w14:textId="77777777" w:rsidR="008C7DA5" w:rsidRPr="00341B8E" w:rsidRDefault="008C7DA5" w:rsidP="00A01912">
            <w:pPr>
              <w:pStyle w:val="TableText0"/>
              <w:keepNext w:val="0"/>
              <w:widowControl w:val="0"/>
              <w:rPr>
                <w:sz w:val="18"/>
                <w:szCs w:val="18"/>
              </w:rPr>
            </w:pPr>
          </w:p>
        </w:tc>
        <w:tc>
          <w:tcPr>
            <w:tcW w:w="419" w:type="dxa"/>
            <w:tcBorders>
              <w:top w:val="single" w:sz="4" w:space="0" w:color="auto"/>
              <w:left w:val="single" w:sz="6" w:space="0" w:color="auto"/>
              <w:bottom w:val="single" w:sz="4" w:space="0" w:color="auto"/>
              <w:right w:val="single" w:sz="6" w:space="0" w:color="auto"/>
            </w:tcBorders>
            <w:vAlign w:val="center"/>
          </w:tcPr>
          <w:p w14:paraId="5B41D40B" w14:textId="77777777" w:rsidR="008C7DA5" w:rsidRPr="00F2262B" w:rsidRDefault="008C7DA5" w:rsidP="00A01912">
            <w:pPr>
              <w:pStyle w:val="TableText0"/>
              <w:keepNext w:val="0"/>
              <w:widowControl w:val="0"/>
              <w:rPr>
                <w:strike/>
                <w:sz w:val="18"/>
                <w:szCs w:val="18"/>
              </w:rPr>
            </w:pPr>
          </w:p>
        </w:tc>
        <w:tc>
          <w:tcPr>
            <w:tcW w:w="420" w:type="dxa"/>
            <w:tcBorders>
              <w:top w:val="single" w:sz="4" w:space="0" w:color="auto"/>
              <w:left w:val="single" w:sz="6" w:space="0" w:color="auto"/>
              <w:bottom w:val="single" w:sz="4" w:space="0" w:color="auto"/>
              <w:right w:val="single" w:sz="6" w:space="0" w:color="auto"/>
            </w:tcBorders>
            <w:vAlign w:val="center"/>
          </w:tcPr>
          <w:p w14:paraId="077091A0" w14:textId="77777777" w:rsidR="008C7DA5" w:rsidRPr="00F2262B" w:rsidRDefault="008C7DA5" w:rsidP="00A01912">
            <w:pPr>
              <w:pStyle w:val="TableText0"/>
              <w:keepNext w:val="0"/>
              <w:widowControl w:val="0"/>
              <w:rPr>
                <w:strike/>
                <w:sz w:val="18"/>
                <w:szCs w:val="18"/>
              </w:rPr>
            </w:pPr>
          </w:p>
        </w:tc>
        <w:tc>
          <w:tcPr>
            <w:tcW w:w="419" w:type="dxa"/>
            <w:tcBorders>
              <w:top w:val="single" w:sz="4" w:space="0" w:color="auto"/>
              <w:left w:val="single" w:sz="6" w:space="0" w:color="auto"/>
              <w:bottom w:val="single" w:sz="4" w:space="0" w:color="auto"/>
              <w:right w:val="single" w:sz="6" w:space="0" w:color="auto"/>
            </w:tcBorders>
            <w:vAlign w:val="center"/>
          </w:tcPr>
          <w:p w14:paraId="048F629F" w14:textId="77777777" w:rsidR="008C7DA5" w:rsidRPr="00F2262B" w:rsidRDefault="008C7DA5" w:rsidP="00A01912">
            <w:pPr>
              <w:pStyle w:val="TableText0"/>
              <w:keepNext w:val="0"/>
              <w:widowControl w:val="0"/>
              <w:rPr>
                <w:strike/>
                <w:sz w:val="18"/>
                <w:szCs w:val="18"/>
              </w:rPr>
            </w:pPr>
          </w:p>
        </w:tc>
        <w:tc>
          <w:tcPr>
            <w:tcW w:w="419" w:type="dxa"/>
            <w:tcBorders>
              <w:top w:val="single" w:sz="4" w:space="0" w:color="auto"/>
              <w:left w:val="single" w:sz="6" w:space="0" w:color="auto"/>
              <w:bottom w:val="single" w:sz="4" w:space="0" w:color="auto"/>
              <w:right w:val="single" w:sz="6" w:space="0" w:color="auto"/>
            </w:tcBorders>
            <w:vAlign w:val="center"/>
          </w:tcPr>
          <w:p w14:paraId="0BC729C8" w14:textId="77777777" w:rsidR="008C7DA5" w:rsidRPr="00341B8E" w:rsidRDefault="008C7DA5" w:rsidP="00A01912">
            <w:pPr>
              <w:pStyle w:val="TableText0"/>
              <w:keepNext w:val="0"/>
              <w:widowControl w:val="0"/>
              <w:rPr>
                <w:sz w:val="18"/>
                <w:szCs w:val="18"/>
              </w:rPr>
            </w:pPr>
          </w:p>
        </w:tc>
        <w:tc>
          <w:tcPr>
            <w:tcW w:w="419" w:type="dxa"/>
            <w:tcBorders>
              <w:top w:val="single" w:sz="4" w:space="0" w:color="auto"/>
              <w:left w:val="single" w:sz="6" w:space="0" w:color="auto"/>
              <w:bottom w:val="single" w:sz="4" w:space="0" w:color="auto"/>
              <w:right w:val="single" w:sz="6" w:space="0" w:color="auto"/>
            </w:tcBorders>
            <w:vAlign w:val="center"/>
          </w:tcPr>
          <w:p w14:paraId="729AA416" w14:textId="77777777" w:rsidR="008C7DA5" w:rsidRPr="00341B8E" w:rsidRDefault="008C7DA5" w:rsidP="00A01912">
            <w:pPr>
              <w:pStyle w:val="TableText0"/>
              <w:keepNext w:val="0"/>
              <w:widowControl w:val="0"/>
              <w:rPr>
                <w:sz w:val="18"/>
                <w:szCs w:val="18"/>
              </w:rPr>
            </w:pPr>
          </w:p>
        </w:tc>
        <w:tc>
          <w:tcPr>
            <w:tcW w:w="420" w:type="dxa"/>
            <w:tcBorders>
              <w:top w:val="single" w:sz="4" w:space="0" w:color="auto"/>
              <w:left w:val="single" w:sz="6" w:space="0" w:color="auto"/>
              <w:bottom w:val="single" w:sz="4" w:space="0" w:color="auto"/>
              <w:right w:val="single" w:sz="6" w:space="0" w:color="auto"/>
            </w:tcBorders>
            <w:vAlign w:val="center"/>
          </w:tcPr>
          <w:p w14:paraId="3195D64E" w14:textId="77777777" w:rsidR="008C7DA5" w:rsidRPr="00341B8E" w:rsidRDefault="008C7DA5" w:rsidP="00A01912">
            <w:pPr>
              <w:pStyle w:val="TableText0"/>
              <w:keepNext w:val="0"/>
              <w:widowControl w:val="0"/>
              <w:rPr>
                <w:sz w:val="18"/>
                <w:szCs w:val="18"/>
              </w:rPr>
            </w:pPr>
          </w:p>
        </w:tc>
        <w:tc>
          <w:tcPr>
            <w:tcW w:w="419" w:type="dxa"/>
            <w:tcBorders>
              <w:top w:val="single" w:sz="4" w:space="0" w:color="auto"/>
              <w:left w:val="single" w:sz="6" w:space="0" w:color="auto"/>
              <w:bottom w:val="single" w:sz="4" w:space="0" w:color="auto"/>
              <w:right w:val="single" w:sz="6" w:space="0" w:color="auto"/>
            </w:tcBorders>
            <w:vAlign w:val="center"/>
          </w:tcPr>
          <w:p w14:paraId="5C4B40FB" w14:textId="77777777" w:rsidR="008C7DA5" w:rsidRPr="00341B8E" w:rsidRDefault="008C7DA5" w:rsidP="00A01912">
            <w:pPr>
              <w:pStyle w:val="TableText0"/>
              <w:keepNext w:val="0"/>
              <w:widowControl w:val="0"/>
              <w:rPr>
                <w:sz w:val="18"/>
                <w:szCs w:val="18"/>
              </w:rPr>
            </w:pPr>
          </w:p>
        </w:tc>
        <w:tc>
          <w:tcPr>
            <w:tcW w:w="2617" w:type="dxa"/>
            <w:gridSpan w:val="2"/>
            <w:tcBorders>
              <w:top w:val="single" w:sz="4" w:space="0" w:color="auto"/>
              <w:left w:val="single" w:sz="6" w:space="0" w:color="auto"/>
              <w:bottom w:val="single" w:sz="4" w:space="0" w:color="auto"/>
              <w:right w:val="single" w:sz="6" w:space="0" w:color="auto"/>
            </w:tcBorders>
            <w:vAlign w:val="center"/>
          </w:tcPr>
          <w:p w14:paraId="4E08C46F" w14:textId="77777777" w:rsidR="008C7DA5" w:rsidRDefault="008C7DA5" w:rsidP="00A01912">
            <w:pPr>
              <w:pStyle w:val="TableText0"/>
              <w:keepNext w:val="0"/>
              <w:widowControl w:val="0"/>
              <w:ind w:right="-111"/>
              <w:jc w:val="center"/>
              <w:rPr>
                <w:sz w:val="18"/>
                <w:szCs w:val="18"/>
              </w:rPr>
            </w:pPr>
          </w:p>
        </w:tc>
        <w:tc>
          <w:tcPr>
            <w:tcW w:w="3928" w:type="dxa"/>
            <w:tcBorders>
              <w:top w:val="single" w:sz="4" w:space="0" w:color="auto"/>
              <w:left w:val="single" w:sz="6" w:space="0" w:color="auto"/>
              <w:bottom w:val="single" w:sz="4" w:space="0" w:color="auto"/>
              <w:right w:val="single" w:sz="4" w:space="0" w:color="auto"/>
            </w:tcBorders>
            <w:vAlign w:val="center"/>
          </w:tcPr>
          <w:p w14:paraId="4164BBB4" w14:textId="77777777" w:rsidR="008C7DA5" w:rsidRPr="006A2DD7" w:rsidRDefault="00526A29" w:rsidP="00A01912">
            <w:pPr>
              <w:pStyle w:val="TableText0"/>
              <w:widowControl w:val="0"/>
              <w:ind w:right="-111"/>
              <w:rPr>
                <w:sz w:val="18"/>
                <w:szCs w:val="18"/>
              </w:rPr>
            </w:pPr>
            <w:r w:rsidRPr="00102DD8">
              <w:rPr>
                <w:sz w:val="18"/>
                <w:szCs w:val="18"/>
              </w:rPr>
              <w:t>See Appendix 14 for specific requirements.</w:t>
            </w:r>
          </w:p>
        </w:tc>
      </w:tr>
      <w:tr w:rsidR="00CA657C" w14:paraId="23112655" w14:textId="77777777" w:rsidTr="00A01912">
        <w:trPr>
          <w:trHeight w:val="273"/>
        </w:trPr>
        <w:tc>
          <w:tcPr>
            <w:tcW w:w="1890" w:type="dxa"/>
            <w:tcBorders>
              <w:top w:val="single" w:sz="4" w:space="0" w:color="auto"/>
              <w:left w:val="single" w:sz="4" w:space="0" w:color="auto"/>
              <w:bottom w:val="single" w:sz="4" w:space="0" w:color="auto"/>
              <w:right w:val="single" w:sz="6" w:space="0" w:color="auto"/>
            </w:tcBorders>
            <w:vAlign w:val="center"/>
            <w:hideMark/>
          </w:tcPr>
          <w:p w14:paraId="1BA39304" w14:textId="77777777" w:rsidR="008C7DA5" w:rsidRPr="00341B8E" w:rsidRDefault="00526A29" w:rsidP="00A01912">
            <w:pPr>
              <w:pStyle w:val="TableText0"/>
              <w:keepNext w:val="0"/>
              <w:widowControl w:val="0"/>
              <w:ind w:right="-103"/>
              <w:rPr>
                <w:sz w:val="18"/>
                <w:szCs w:val="18"/>
              </w:rPr>
            </w:pPr>
            <w:r w:rsidRPr="00341B8E">
              <w:rPr>
                <w:sz w:val="18"/>
                <w:szCs w:val="18"/>
              </w:rPr>
              <w:t xml:space="preserve">Blood for Genetic Analysis </w:t>
            </w:r>
          </w:p>
        </w:tc>
        <w:tc>
          <w:tcPr>
            <w:tcW w:w="835" w:type="dxa"/>
            <w:tcBorders>
              <w:top w:val="single" w:sz="4" w:space="0" w:color="auto"/>
              <w:left w:val="single" w:sz="6" w:space="0" w:color="auto"/>
              <w:bottom w:val="single" w:sz="4" w:space="0" w:color="auto"/>
              <w:right w:val="single" w:sz="6" w:space="0" w:color="auto"/>
            </w:tcBorders>
            <w:vAlign w:val="center"/>
          </w:tcPr>
          <w:p w14:paraId="6D4BBBA5" w14:textId="77777777" w:rsidR="008C7DA5" w:rsidRPr="00341B8E" w:rsidRDefault="008C7DA5" w:rsidP="00A01912">
            <w:pPr>
              <w:pStyle w:val="TableText0"/>
              <w:keepNext w:val="0"/>
              <w:widowControl w:val="0"/>
              <w:rPr>
                <w:sz w:val="18"/>
                <w:szCs w:val="18"/>
              </w:rPr>
            </w:pPr>
          </w:p>
        </w:tc>
        <w:tc>
          <w:tcPr>
            <w:tcW w:w="412" w:type="dxa"/>
            <w:tcBorders>
              <w:top w:val="single" w:sz="4" w:space="0" w:color="auto"/>
              <w:left w:val="single" w:sz="6" w:space="0" w:color="auto"/>
              <w:bottom w:val="single" w:sz="4" w:space="0" w:color="auto"/>
              <w:right w:val="single" w:sz="6" w:space="0" w:color="auto"/>
            </w:tcBorders>
            <w:vAlign w:val="center"/>
          </w:tcPr>
          <w:p w14:paraId="0D6A95D1" w14:textId="77777777" w:rsidR="008C7DA5" w:rsidRPr="00341B8E" w:rsidRDefault="00526A29" w:rsidP="00A01912">
            <w:pPr>
              <w:pStyle w:val="TableText0"/>
              <w:keepNext w:val="0"/>
              <w:widowControl w:val="0"/>
              <w:jc w:val="center"/>
              <w:rPr>
                <w:sz w:val="18"/>
                <w:szCs w:val="18"/>
              </w:rPr>
            </w:pPr>
            <w:r>
              <w:rPr>
                <w:sz w:val="18"/>
                <w:szCs w:val="18"/>
              </w:rPr>
              <w:t>X</w:t>
            </w:r>
          </w:p>
        </w:tc>
        <w:tc>
          <w:tcPr>
            <w:tcW w:w="418" w:type="dxa"/>
            <w:tcBorders>
              <w:top w:val="single" w:sz="4" w:space="0" w:color="auto"/>
              <w:left w:val="single" w:sz="6" w:space="0" w:color="auto"/>
              <w:bottom w:val="single" w:sz="4" w:space="0" w:color="auto"/>
              <w:right w:val="single" w:sz="6" w:space="0" w:color="auto"/>
            </w:tcBorders>
            <w:vAlign w:val="center"/>
          </w:tcPr>
          <w:p w14:paraId="4D02238E" w14:textId="77777777" w:rsidR="008C7DA5" w:rsidRPr="00341B8E" w:rsidRDefault="008C7DA5" w:rsidP="00A01912">
            <w:pPr>
              <w:pStyle w:val="TableText0"/>
              <w:keepNext w:val="0"/>
              <w:widowControl w:val="0"/>
              <w:jc w:val="center"/>
              <w:rPr>
                <w:sz w:val="18"/>
                <w:szCs w:val="18"/>
              </w:rPr>
            </w:pPr>
          </w:p>
        </w:tc>
        <w:tc>
          <w:tcPr>
            <w:tcW w:w="419" w:type="dxa"/>
            <w:tcBorders>
              <w:top w:val="single" w:sz="4" w:space="0" w:color="auto"/>
              <w:left w:val="single" w:sz="6" w:space="0" w:color="auto"/>
              <w:bottom w:val="single" w:sz="4" w:space="0" w:color="auto"/>
              <w:right w:val="single" w:sz="6" w:space="0" w:color="auto"/>
            </w:tcBorders>
            <w:vAlign w:val="center"/>
          </w:tcPr>
          <w:p w14:paraId="661AD401" w14:textId="77777777" w:rsidR="008C7DA5" w:rsidRPr="00341B8E" w:rsidRDefault="008C7DA5" w:rsidP="00A01912">
            <w:pPr>
              <w:pStyle w:val="TableText0"/>
              <w:keepNext w:val="0"/>
              <w:widowControl w:val="0"/>
              <w:jc w:val="center"/>
              <w:rPr>
                <w:sz w:val="18"/>
                <w:szCs w:val="18"/>
              </w:rPr>
            </w:pPr>
          </w:p>
        </w:tc>
        <w:tc>
          <w:tcPr>
            <w:tcW w:w="420" w:type="dxa"/>
            <w:tcBorders>
              <w:top w:val="single" w:sz="4" w:space="0" w:color="auto"/>
              <w:left w:val="single" w:sz="6" w:space="0" w:color="auto"/>
              <w:bottom w:val="single" w:sz="4" w:space="0" w:color="auto"/>
              <w:right w:val="single" w:sz="6" w:space="0" w:color="auto"/>
            </w:tcBorders>
            <w:vAlign w:val="center"/>
          </w:tcPr>
          <w:p w14:paraId="2E4406E7" w14:textId="77777777" w:rsidR="008C7DA5" w:rsidRPr="00341B8E" w:rsidRDefault="008C7DA5" w:rsidP="00A01912">
            <w:pPr>
              <w:pStyle w:val="TableText0"/>
              <w:keepNext w:val="0"/>
              <w:widowControl w:val="0"/>
              <w:jc w:val="center"/>
              <w:rPr>
                <w:sz w:val="18"/>
                <w:szCs w:val="18"/>
              </w:rPr>
            </w:pPr>
          </w:p>
        </w:tc>
        <w:tc>
          <w:tcPr>
            <w:tcW w:w="419" w:type="dxa"/>
            <w:tcBorders>
              <w:top w:val="single" w:sz="4" w:space="0" w:color="auto"/>
              <w:left w:val="single" w:sz="6" w:space="0" w:color="auto"/>
              <w:bottom w:val="single" w:sz="4" w:space="0" w:color="auto"/>
              <w:right w:val="single" w:sz="6" w:space="0" w:color="auto"/>
            </w:tcBorders>
            <w:vAlign w:val="center"/>
          </w:tcPr>
          <w:p w14:paraId="02C98BE9" w14:textId="77777777" w:rsidR="008C7DA5" w:rsidRPr="00341B8E" w:rsidRDefault="008C7DA5" w:rsidP="00A01912">
            <w:pPr>
              <w:pStyle w:val="TableText0"/>
              <w:keepNext w:val="0"/>
              <w:widowControl w:val="0"/>
              <w:jc w:val="center"/>
              <w:rPr>
                <w:sz w:val="18"/>
                <w:szCs w:val="18"/>
              </w:rPr>
            </w:pPr>
          </w:p>
        </w:tc>
        <w:tc>
          <w:tcPr>
            <w:tcW w:w="419" w:type="dxa"/>
            <w:tcBorders>
              <w:top w:val="single" w:sz="4" w:space="0" w:color="auto"/>
              <w:left w:val="single" w:sz="6" w:space="0" w:color="auto"/>
              <w:bottom w:val="single" w:sz="4" w:space="0" w:color="auto"/>
              <w:right w:val="single" w:sz="6" w:space="0" w:color="auto"/>
            </w:tcBorders>
            <w:vAlign w:val="center"/>
          </w:tcPr>
          <w:p w14:paraId="090921C5" w14:textId="77777777" w:rsidR="008C7DA5" w:rsidRPr="00341B8E" w:rsidRDefault="008C7DA5" w:rsidP="00A01912">
            <w:pPr>
              <w:pStyle w:val="TableText0"/>
              <w:keepNext w:val="0"/>
              <w:widowControl w:val="0"/>
              <w:jc w:val="center"/>
              <w:rPr>
                <w:sz w:val="18"/>
                <w:szCs w:val="18"/>
              </w:rPr>
            </w:pPr>
          </w:p>
        </w:tc>
        <w:tc>
          <w:tcPr>
            <w:tcW w:w="419" w:type="dxa"/>
            <w:tcBorders>
              <w:top w:val="single" w:sz="4" w:space="0" w:color="auto"/>
              <w:left w:val="single" w:sz="6" w:space="0" w:color="auto"/>
              <w:bottom w:val="single" w:sz="4" w:space="0" w:color="auto"/>
              <w:right w:val="single" w:sz="6" w:space="0" w:color="auto"/>
            </w:tcBorders>
            <w:vAlign w:val="center"/>
          </w:tcPr>
          <w:p w14:paraId="3E6137EB" w14:textId="77777777" w:rsidR="008C7DA5" w:rsidRPr="00341B8E" w:rsidRDefault="008C7DA5" w:rsidP="00A01912">
            <w:pPr>
              <w:pStyle w:val="TableText0"/>
              <w:keepNext w:val="0"/>
              <w:widowControl w:val="0"/>
              <w:jc w:val="center"/>
              <w:rPr>
                <w:sz w:val="18"/>
                <w:szCs w:val="18"/>
              </w:rPr>
            </w:pPr>
          </w:p>
        </w:tc>
        <w:tc>
          <w:tcPr>
            <w:tcW w:w="420" w:type="dxa"/>
            <w:tcBorders>
              <w:top w:val="single" w:sz="4" w:space="0" w:color="auto"/>
              <w:left w:val="single" w:sz="6" w:space="0" w:color="auto"/>
              <w:bottom w:val="single" w:sz="4" w:space="0" w:color="auto"/>
              <w:right w:val="single" w:sz="6" w:space="0" w:color="auto"/>
            </w:tcBorders>
            <w:vAlign w:val="center"/>
          </w:tcPr>
          <w:p w14:paraId="32AB096E" w14:textId="77777777" w:rsidR="008C7DA5" w:rsidRPr="00341B8E" w:rsidRDefault="008C7DA5" w:rsidP="00A01912">
            <w:pPr>
              <w:pStyle w:val="TableText0"/>
              <w:keepNext w:val="0"/>
              <w:widowControl w:val="0"/>
              <w:jc w:val="center"/>
              <w:rPr>
                <w:sz w:val="18"/>
                <w:szCs w:val="18"/>
              </w:rPr>
            </w:pPr>
          </w:p>
        </w:tc>
        <w:tc>
          <w:tcPr>
            <w:tcW w:w="419" w:type="dxa"/>
            <w:tcBorders>
              <w:top w:val="single" w:sz="4" w:space="0" w:color="auto"/>
              <w:left w:val="single" w:sz="6" w:space="0" w:color="auto"/>
              <w:bottom w:val="single" w:sz="4" w:space="0" w:color="auto"/>
              <w:right w:val="single" w:sz="6" w:space="0" w:color="auto"/>
            </w:tcBorders>
            <w:vAlign w:val="center"/>
          </w:tcPr>
          <w:p w14:paraId="66958E0F" w14:textId="77777777" w:rsidR="008C7DA5" w:rsidRPr="00341B8E" w:rsidRDefault="008C7DA5" w:rsidP="00A01912">
            <w:pPr>
              <w:pStyle w:val="TableText0"/>
              <w:keepNext w:val="0"/>
              <w:widowControl w:val="0"/>
              <w:jc w:val="center"/>
              <w:rPr>
                <w:sz w:val="18"/>
                <w:szCs w:val="18"/>
              </w:rPr>
            </w:pPr>
          </w:p>
        </w:tc>
        <w:tc>
          <w:tcPr>
            <w:tcW w:w="1240" w:type="dxa"/>
            <w:tcBorders>
              <w:top w:val="single" w:sz="4" w:space="0" w:color="auto"/>
              <w:left w:val="single" w:sz="6" w:space="0" w:color="auto"/>
              <w:bottom w:val="single" w:sz="4" w:space="0" w:color="auto"/>
              <w:right w:val="single" w:sz="6" w:space="0" w:color="auto"/>
            </w:tcBorders>
            <w:vAlign w:val="center"/>
          </w:tcPr>
          <w:p w14:paraId="1277D222" w14:textId="77777777" w:rsidR="008C7DA5" w:rsidRPr="00341B8E" w:rsidRDefault="008C7DA5" w:rsidP="00A01912">
            <w:pPr>
              <w:pStyle w:val="TableText0"/>
              <w:keepNext w:val="0"/>
              <w:widowControl w:val="0"/>
              <w:rPr>
                <w:sz w:val="18"/>
                <w:szCs w:val="18"/>
              </w:rPr>
            </w:pPr>
          </w:p>
        </w:tc>
        <w:tc>
          <w:tcPr>
            <w:tcW w:w="1377" w:type="dxa"/>
            <w:tcBorders>
              <w:top w:val="single" w:sz="4" w:space="0" w:color="auto"/>
              <w:left w:val="single" w:sz="6" w:space="0" w:color="auto"/>
              <w:bottom w:val="single" w:sz="4" w:space="0" w:color="auto"/>
              <w:right w:val="single" w:sz="6" w:space="0" w:color="auto"/>
            </w:tcBorders>
            <w:vAlign w:val="center"/>
          </w:tcPr>
          <w:p w14:paraId="19C51F6C" w14:textId="77777777" w:rsidR="008C7DA5" w:rsidRPr="00341B8E" w:rsidRDefault="008C7DA5" w:rsidP="00A01912">
            <w:pPr>
              <w:pStyle w:val="TableText0"/>
              <w:keepNext w:val="0"/>
              <w:widowControl w:val="0"/>
              <w:ind w:right="-111"/>
              <w:rPr>
                <w:sz w:val="18"/>
                <w:szCs w:val="18"/>
              </w:rPr>
            </w:pPr>
          </w:p>
        </w:tc>
        <w:tc>
          <w:tcPr>
            <w:tcW w:w="3928" w:type="dxa"/>
            <w:tcBorders>
              <w:top w:val="single" w:sz="4" w:space="0" w:color="auto"/>
              <w:left w:val="single" w:sz="6" w:space="0" w:color="auto"/>
              <w:bottom w:val="single" w:sz="4" w:space="0" w:color="auto"/>
              <w:right w:val="single" w:sz="4" w:space="0" w:color="auto"/>
            </w:tcBorders>
            <w:vAlign w:val="center"/>
            <w:hideMark/>
          </w:tcPr>
          <w:p w14:paraId="3A532722" w14:textId="77777777" w:rsidR="008C7DA5" w:rsidRPr="00341B8E" w:rsidRDefault="008C7DA5" w:rsidP="00A01912">
            <w:pPr>
              <w:pStyle w:val="TableText0"/>
              <w:keepNext w:val="0"/>
              <w:widowControl w:val="0"/>
              <w:ind w:right="-111"/>
              <w:rPr>
                <w:sz w:val="18"/>
                <w:szCs w:val="18"/>
              </w:rPr>
            </w:pPr>
          </w:p>
        </w:tc>
      </w:tr>
      <w:tr w:rsidR="00CA657C" w14:paraId="14951A3A" w14:textId="77777777" w:rsidTr="00A01912">
        <w:trPr>
          <w:trHeight w:val="273"/>
        </w:trPr>
        <w:tc>
          <w:tcPr>
            <w:tcW w:w="1890" w:type="dxa"/>
            <w:tcBorders>
              <w:top w:val="single" w:sz="4" w:space="0" w:color="auto"/>
              <w:left w:val="single" w:sz="4" w:space="0" w:color="auto"/>
              <w:bottom w:val="single" w:sz="4" w:space="0" w:color="auto"/>
              <w:right w:val="single" w:sz="6" w:space="0" w:color="auto"/>
            </w:tcBorders>
            <w:vAlign w:val="center"/>
            <w:hideMark/>
          </w:tcPr>
          <w:p w14:paraId="63F862B1" w14:textId="77777777" w:rsidR="008C7DA5" w:rsidRPr="00341B8E" w:rsidRDefault="00526A29" w:rsidP="00A01912">
            <w:pPr>
              <w:pStyle w:val="TableText0"/>
              <w:keepNext w:val="0"/>
              <w:widowControl w:val="0"/>
              <w:ind w:right="-103"/>
              <w:rPr>
                <w:sz w:val="18"/>
                <w:szCs w:val="18"/>
              </w:rPr>
            </w:pPr>
            <w:r>
              <w:rPr>
                <w:sz w:val="18"/>
                <w:szCs w:val="18"/>
              </w:rPr>
              <w:t>Blood for Genomic Profiling</w:t>
            </w:r>
          </w:p>
        </w:tc>
        <w:tc>
          <w:tcPr>
            <w:tcW w:w="835" w:type="dxa"/>
            <w:tcBorders>
              <w:top w:val="single" w:sz="4" w:space="0" w:color="auto"/>
              <w:left w:val="single" w:sz="6" w:space="0" w:color="auto"/>
              <w:bottom w:val="single" w:sz="4" w:space="0" w:color="auto"/>
              <w:right w:val="single" w:sz="6" w:space="0" w:color="auto"/>
            </w:tcBorders>
            <w:vAlign w:val="center"/>
            <w:hideMark/>
          </w:tcPr>
          <w:p w14:paraId="4AEF1C02" w14:textId="77777777" w:rsidR="008C7DA5" w:rsidRPr="00341B8E" w:rsidRDefault="00526A29" w:rsidP="00A01912">
            <w:pPr>
              <w:pStyle w:val="TableText0"/>
              <w:keepNext w:val="0"/>
              <w:widowControl w:val="0"/>
              <w:jc w:val="center"/>
              <w:rPr>
                <w:sz w:val="18"/>
                <w:szCs w:val="18"/>
              </w:rPr>
            </w:pPr>
            <w:r w:rsidRPr="00341B8E">
              <w:rPr>
                <w:sz w:val="18"/>
                <w:szCs w:val="18"/>
              </w:rPr>
              <w:t>X</w:t>
            </w:r>
          </w:p>
        </w:tc>
        <w:tc>
          <w:tcPr>
            <w:tcW w:w="412" w:type="dxa"/>
            <w:tcBorders>
              <w:top w:val="single" w:sz="4" w:space="0" w:color="auto"/>
              <w:left w:val="single" w:sz="6" w:space="0" w:color="auto"/>
              <w:bottom w:val="single" w:sz="4" w:space="0" w:color="auto"/>
              <w:right w:val="single" w:sz="6" w:space="0" w:color="auto"/>
            </w:tcBorders>
            <w:vAlign w:val="center"/>
          </w:tcPr>
          <w:p w14:paraId="52124E4B" w14:textId="450B79E9" w:rsidR="008C7DA5" w:rsidRPr="00341B8E" w:rsidRDefault="00895D30" w:rsidP="00A01912">
            <w:pPr>
              <w:pStyle w:val="TableText0"/>
              <w:keepNext w:val="0"/>
              <w:widowControl w:val="0"/>
              <w:jc w:val="center"/>
              <w:rPr>
                <w:sz w:val="18"/>
                <w:szCs w:val="18"/>
              </w:rPr>
            </w:pPr>
            <w:del w:id="1945" w:author="Powell, Deana" w:date="2026-03-05T15:34:00Z" w16du:dateUtc="2026-03-05T20:34:00Z">
              <w:r>
                <w:rPr>
                  <w:sz w:val="18"/>
                  <w:szCs w:val="18"/>
                </w:rPr>
                <w:delText>X</w:delText>
              </w:r>
            </w:del>
          </w:p>
        </w:tc>
        <w:tc>
          <w:tcPr>
            <w:tcW w:w="418" w:type="dxa"/>
            <w:tcBorders>
              <w:top w:val="single" w:sz="4" w:space="0" w:color="auto"/>
              <w:left w:val="single" w:sz="6" w:space="0" w:color="auto"/>
              <w:bottom w:val="single" w:sz="4" w:space="0" w:color="auto"/>
              <w:right w:val="single" w:sz="6" w:space="0" w:color="auto"/>
            </w:tcBorders>
            <w:vAlign w:val="center"/>
          </w:tcPr>
          <w:p w14:paraId="23527DB9" w14:textId="77777777" w:rsidR="008C7DA5" w:rsidRPr="00341B8E" w:rsidRDefault="008C7DA5" w:rsidP="00A01912">
            <w:pPr>
              <w:pStyle w:val="TableText0"/>
              <w:keepNext w:val="0"/>
              <w:widowControl w:val="0"/>
              <w:jc w:val="center"/>
              <w:rPr>
                <w:sz w:val="18"/>
                <w:szCs w:val="18"/>
              </w:rPr>
            </w:pPr>
          </w:p>
        </w:tc>
        <w:tc>
          <w:tcPr>
            <w:tcW w:w="419" w:type="dxa"/>
            <w:tcBorders>
              <w:top w:val="single" w:sz="4" w:space="0" w:color="auto"/>
              <w:left w:val="single" w:sz="6" w:space="0" w:color="auto"/>
              <w:bottom w:val="single" w:sz="4" w:space="0" w:color="auto"/>
              <w:right w:val="single" w:sz="6" w:space="0" w:color="auto"/>
            </w:tcBorders>
            <w:vAlign w:val="center"/>
          </w:tcPr>
          <w:p w14:paraId="2EADD9F4" w14:textId="77777777" w:rsidR="008C7DA5" w:rsidRPr="00341B8E" w:rsidRDefault="008C7DA5" w:rsidP="00A01912">
            <w:pPr>
              <w:pStyle w:val="TableText0"/>
              <w:keepNext w:val="0"/>
              <w:widowControl w:val="0"/>
              <w:jc w:val="center"/>
              <w:rPr>
                <w:sz w:val="18"/>
                <w:szCs w:val="18"/>
              </w:rPr>
            </w:pPr>
          </w:p>
        </w:tc>
        <w:tc>
          <w:tcPr>
            <w:tcW w:w="420" w:type="dxa"/>
            <w:tcBorders>
              <w:top w:val="single" w:sz="4" w:space="0" w:color="auto"/>
              <w:left w:val="single" w:sz="6" w:space="0" w:color="auto"/>
              <w:bottom w:val="single" w:sz="4" w:space="0" w:color="auto"/>
              <w:right w:val="single" w:sz="6" w:space="0" w:color="auto"/>
            </w:tcBorders>
            <w:vAlign w:val="center"/>
          </w:tcPr>
          <w:p w14:paraId="5E8F44DF" w14:textId="77777777" w:rsidR="008C7DA5" w:rsidRPr="00341B8E" w:rsidRDefault="008C7DA5" w:rsidP="00A01912">
            <w:pPr>
              <w:pStyle w:val="TableText0"/>
              <w:keepNext w:val="0"/>
              <w:widowControl w:val="0"/>
              <w:jc w:val="center"/>
              <w:rPr>
                <w:sz w:val="18"/>
                <w:szCs w:val="18"/>
              </w:rPr>
            </w:pPr>
          </w:p>
        </w:tc>
        <w:tc>
          <w:tcPr>
            <w:tcW w:w="419" w:type="dxa"/>
            <w:tcBorders>
              <w:top w:val="single" w:sz="4" w:space="0" w:color="auto"/>
              <w:left w:val="single" w:sz="6" w:space="0" w:color="auto"/>
              <w:bottom w:val="single" w:sz="4" w:space="0" w:color="auto"/>
              <w:right w:val="single" w:sz="6" w:space="0" w:color="auto"/>
            </w:tcBorders>
            <w:vAlign w:val="center"/>
          </w:tcPr>
          <w:p w14:paraId="39521A0B" w14:textId="77777777" w:rsidR="008C7DA5" w:rsidRPr="00341B8E" w:rsidRDefault="008C7DA5" w:rsidP="00A01912">
            <w:pPr>
              <w:pStyle w:val="TableText0"/>
              <w:keepNext w:val="0"/>
              <w:widowControl w:val="0"/>
              <w:jc w:val="center"/>
              <w:rPr>
                <w:sz w:val="18"/>
                <w:szCs w:val="18"/>
              </w:rPr>
            </w:pPr>
          </w:p>
        </w:tc>
        <w:tc>
          <w:tcPr>
            <w:tcW w:w="419" w:type="dxa"/>
            <w:tcBorders>
              <w:top w:val="single" w:sz="4" w:space="0" w:color="auto"/>
              <w:left w:val="single" w:sz="6" w:space="0" w:color="auto"/>
              <w:bottom w:val="single" w:sz="4" w:space="0" w:color="auto"/>
              <w:right w:val="single" w:sz="6" w:space="0" w:color="auto"/>
            </w:tcBorders>
            <w:vAlign w:val="center"/>
          </w:tcPr>
          <w:p w14:paraId="1DBDFB94" w14:textId="77777777" w:rsidR="008C7DA5" w:rsidRPr="00341B8E" w:rsidRDefault="008C7DA5" w:rsidP="00A01912">
            <w:pPr>
              <w:pStyle w:val="TableText0"/>
              <w:keepNext w:val="0"/>
              <w:widowControl w:val="0"/>
              <w:jc w:val="center"/>
              <w:rPr>
                <w:sz w:val="18"/>
                <w:szCs w:val="18"/>
              </w:rPr>
            </w:pPr>
          </w:p>
        </w:tc>
        <w:tc>
          <w:tcPr>
            <w:tcW w:w="419" w:type="dxa"/>
            <w:tcBorders>
              <w:top w:val="single" w:sz="4" w:space="0" w:color="auto"/>
              <w:left w:val="single" w:sz="6" w:space="0" w:color="auto"/>
              <w:bottom w:val="single" w:sz="4" w:space="0" w:color="auto"/>
              <w:right w:val="single" w:sz="6" w:space="0" w:color="auto"/>
            </w:tcBorders>
            <w:vAlign w:val="center"/>
          </w:tcPr>
          <w:p w14:paraId="1C691F9B" w14:textId="77777777" w:rsidR="008C7DA5" w:rsidRPr="00341B8E" w:rsidRDefault="008C7DA5" w:rsidP="00A01912">
            <w:pPr>
              <w:pStyle w:val="TableText0"/>
              <w:keepNext w:val="0"/>
              <w:widowControl w:val="0"/>
              <w:jc w:val="center"/>
              <w:rPr>
                <w:sz w:val="18"/>
                <w:szCs w:val="18"/>
              </w:rPr>
            </w:pPr>
          </w:p>
        </w:tc>
        <w:tc>
          <w:tcPr>
            <w:tcW w:w="420" w:type="dxa"/>
            <w:tcBorders>
              <w:top w:val="single" w:sz="4" w:space="0" w:color="auto"/>
              <w:left w:val="single" w:sz="6" w:space="0" w:color="auto"/>
              <w:bottom w:val="single" w:sz="4" w:space="0" w:color="auto"/>
              <w:right w:val="single" w:sz="6" w:space="0" w:color="auto"/>
            </w:tcBorders>
            <w:vAlign w:val="center"/>
          </w:tcPr>
          <w:p w14:paraId="07EE31B0" w14:textId="77777777" w:rsidR="008C7DA5" w:rsidRPr="00341B8E" w:rsidRDefault="008C7DA5" w:rsidP="00A01912">
            <w:pPr>
              <w:pStyle w:val="TableText0"/>
              <w:keepNext w:val="0"/>
              <w:widowControl w:val="0"/>
              <w:jc w:val="center"/>
              <w:rPr>
                <w:sz w:val="18"/>
                <w:szCs w:val="18"/>
              </w:rPr>
            </w:pPr>
          </w:p>
        </w:tc>
        <w:tc>
          <w:tcPr>
            <w:tcW w:w="419" w:type="dxa"/>
            <w:tcBorders>
              <w:top w:val="single" w:sz="4" w:space="0" w:color="auto"/>
              <w:left w:val="single" w:sz="6" w:space="0" w:color="auto"/>
              <w:bottom w:val="single" w:sz="4" w:space="0" w:color="auto"/>
              <w:right w:val="single" w:sz="6" w:space="0" w:color="auto"/>
            </w:tcBorders>
            <w:vAlign w:val="center"/>
          </w:tcPr>
          <w:p w14:paraId="57F4DF23" w14:textId="77777777" w:rsidR="008C7DA5" w:rsidRPr="00341B8E" w:rsidRDefault="008C7DA5" w:rsidP="00A01912">
            <w:pPr>
              <w:pStyle w:val="TableText0"/>
              <w:keepNext w:val="0"/>
              <w:widowControl w:val="0"/>
              <w:jc w:val="center"/>
              <w:rPr>
                <w:sz w:val="18"/>
                <w:szCs w:val="18"/>
              </w:rPr>
            </w:pPr>
          </w:p>
        </w:tc>
        <w:tc>
          <w:tcPr>
            <w:tcW w:w="2617" w:type="dxa"/>
            <w:gridSpan w:val="2"/>
            <w:tcBorders>
              <w:top w:val="single" w:sz="4" w:space="0" w:color="auto"/>
              <w:left w:val="single" w:sz="6" w:space="0" w:color="auto"/>
              <w:bottom w:val="single" w:sz="4" w:space="0" w:color="auto"/>
              <w:right w:val="single" w:sz="4" w:space="0" w:color="auto"/>
            </w:tcBorders>
            <w:vAlign w:val="center"/>
          </w:tcPr>
          <w:p w14:paraId="68213660" w14:textId="6450B5BC" w:rsidR="008C7DA5" w:rsidRPr="00341B8E" w:rsidRDefault="00526A29" w:rsidP="00A01912">
            <w:pPr>
              <w:pStyle w:val="TableText0"/>
              <w:keepNext w:val="0"/>
              <w:widowControl w:val="0"/>
              <w:ind w:left="-104" w:right="-109"/>
              <w:jc w:val="center"/>
              <w:rPr>
                <w:sz w:val="18"/>
                <w:szCs w:val="18"/>
              </w:rPr>
            </w:pPr>
            <w:r w:rsidRPr="00DF4308">
              <w:rPr>
                <w:sz w:val="18"/>
                <w:szCs w:val="18"/>
              </w:rPr>
              <w:t xml:space="preserve">C7, </w:t>
            </w:r>
            <w:del w:id="1946" w:author="Powell, Deana" w:date="2026-03-05T15:34:00Z" w16du:dateUtc="2026-03-05T20:34:00Z">
              <w:r w:rsidR="00895D30" w:rsidRPr="00DF4308">
                <w:rPr>
                  <w:sz w:val="18"/>
                  <w:szCs w:val="18"/>
                </w:rPr>
                <w:delText>C13</w:delText>
              </w:r>
            </w:del>
            <w:ins w:id="1947" w:author="Powell, Deana" w:date="2026-03-05T15:34:00Z" w16du:dateUtc="2026-03-05T20:34:00Z">
              <w:r w:rsidRPr="00DF4308">
                <w:rPr>
                  <w:sz w:val="18"/>
                  <w:szCs w:val="18"/>
                </w:rPr>
                <w:t>C14</w:t>
              </w:r>
            </w:ins>
            <w:r w:rsidRPr="00DF4308">
              <w:rPr>
                <w:sz w:val="18"/>
                <w:szCs w:val="18"/>
              </w:rPr>
              <w:t>, and C19 for CLL participants only</w:t>
            </w:r>
          </w:p>
        </w:tc>
        <w:tc>
          <w:tcPr>
            <w:tcW w:w="3928" w:type="dxa"/>
            <w:tcBorders>
              <w:top w:val="single" w:sz="4" w:space="0" w:color="auto"/>
              <w:left w:val="single" w:sz="4" w:space="0" w:color="auto"/>
              <w:bottom w:val="single" w:sz="4" w:space="0" w:color="auto"/>
              <w:right w:val="single" w:sz="4" w:space="0" w:color="auto"/>
            </w:tcBorders>
            <w:vAlign w:val="center"/>
            <w:hideMark/>
          </w:tcPr>
          <w:p w14:paraId="5D2FF9F5" w14:textId="77777777" w:rsidR="008C7DA5" w:rsidRPr="00341B8E" w:rsidRDefault="00526A29" w:rsidP="00A01912">
            <w:pPr>
              <w:pStyle w:val="TableText0"/>
              <w:keepNext w:val="0"/>
              <w:widowControl w:val="0"/>
              <w:ind w:right="-111"/>
              <w:rPr>
                <w:sz w:val="18"/>
                <w:szCs w:val="18"/>
              </w:rPr>
            </w:pPr>
            <w:r w:rsidRPr="00102DD8">
              <w:rPr>
                <w:sz w:val="18"/>
                <w:szCs w:val="18"/>
              </w:rPr>
              <w:t>Collection and timepoints are indication specific, see Appendix 14 for specific requirements.</w:t>
            </w:r>
          </w:p>
        </w:tc>
      </w:tr>
      <w:tr w:rsidR="00CA657C" w14:paraId="4B9F0B35" w14:textId="77777777" w:rsidTr="00A01912">
        <w:trPr>
          <w:trHeight w:val="273"/>
        </w:trPr>
        <w:tc>
          <w:tcPr>
            <w:tcW w:w="1890" w:type="dxa"/>
            <w:tcBorders>
              <w:top w:val="single" w:sz="4" w:space="0" w:color="auto"/>
              <w:left w:val="single" w:sz="4" w:space="0" w:color="auto"/>
              <w:bottom w:val="single" w:sz="4" w:space="0" w:color="auto"/>
              <w:right w:val="single" w:sz="6" w:space="0" w:color="auto"/>
            </w:tcBorders>
            <w:vAlign w:val="center"/>
          </w:tcPr>
          <w:p w14:paraId="371BDDF7" w14:textId="77777777" w:rsidR="008C7DA5" w:rsidRPr="00341B8E" w:rsidRDefault="00526A29" w:rsidP="00A01912">
            <w:pPr>
              <w:pStyle w:val="TableText0"/>
              <w:widowControl w:val="0"/>
              <w:ind w:right="-103"/>
              <w:rPr>
                <w:sz w:val="18"/>
                <w:szCs w:val="18"/>
              </w:rPr>
            </w:pPr>
            <w:r w:rsidRPr="00102DD8">
              <w:rPr>
                <w:sz w:val="18"/>
                <w:szCs w:val="18"/>
              </w:rPr>
              <w:lastRenderedPageBreak/>
              <w:t>Bone marrow aspirate for biomarkers</w:t>
            </w:r>
          </w:p>
        </w:tc>
        <w:tc>
          <w:tcPr>
            <w:tcW w:w="835" w:type="dxa"/>
            <w:tcBorders>
              <w:top w:val="single" w:sz="4" w:space="0" w:color="auto"/>
              <w:left w:val="single" w:sz="6" w:space="0" w:color="auto"/>
              <w:bottom w:val="single" w:sz="4" w:space="0" w:color="auto"/>
              <w:right w:val="single" w:sz="6" w:space="0" w:color="auto"/>
            </w:tcBorders>
            <w:vAlign w:val="center"/>
          </w:tcPr>
          <w:p w14:paraId="431F1DBA" w14:textId="77777777" w:rsidR="008C7DA5" w:rsidRDefault="00526A29" w:rsidP="00A01912">
            <w:pPr>
              <w:pStyle w:val="TableText0"/>
              <w:widowControl w:val="0"/>
              <w:jc w:val="center"/>
              <w:rPr>
                <w:sz w:val="18"/>
                <w:szCs w:val="18"/>
              </w:rPr>
            </w:pPr>
            <w:r>
              <w:rPr>
                <w:sz w:val="18"/>
                <w:szCs w:val="18"/>
              </w:rPr>
              <w:t>X</w:t>
            </w:r>
            <w:ins w:id="1948" w:author="Powell, Deana" w:date="2026-03-05T15:34:00Z" w16du:dateUtc="2026-03-05T20:34:00Z">
              <w:r w:rsidR="00EB19CD">
                <w:rPr>
                  <w:sz w:val="18"/>
                  <w:szCs w:val="18"/>
                </w:rPr>
                <w:t xml:space="preserve"> (SLL only)</w:t>
              </w:r>
            </w:ins>
          </w:p>
        </w:tc>
        <w:tc>
          <w:tcPr>
            <w:tcW w:w="412" w:type="dxa"/>
            <w:tcBorders>
              <w:top w:val="single" w:sz="4" w:space="0" w:color="auto"/>
              <w:left w:val="single" w:sz="6" w:space="0" w:color="auto"/>
              <w:bottom w:val="single" w:sz="4" w:space="0" w:color="auto"/>
              <w:right w:val="single" w:sz="6" w:space="0" w:color="auto"/>
            </w:tcBorders>
            <w:vAlign w:val="center"/>
          </w:tcPr>
          <w:p w14:paraId="1BC44FF9" w14:textId="77777777" w:rsidR="008C7DA5" w:rsidRPr="00341B8E" w:rsidRDefault="008C7DA5" w:rsidP="00A01912">
            <w:pPr>
              <w:pStyle w:val="TableText0"/>
              <w:widowControl w:val="0"/>
              <w:jc w:val="center"/>
              <w:rPr>
                <w:sz w:val="18"/>
                <w:szCs w:val="18"/>
              </w:rPr>
            </w:pPr>
          </w:p>
        </w:tc>
        <w:tc>
          <w:tcPr>
            <w:tcW w:w="5970" w:type="dxa"/>
            <w:gridSpan w:val="10"/>
            <w:tcBorders>
              <w:top w:val="single" w:sz="4" w:space="0" w:color="auto"/>
              <w:left w:val="single" w:sz="6" w:space="0" w:color="auto"/>
              <w:bottom w:val="single" w:sz="4" w:space="0" w:color="auto"/>
              <w:right w:val="single" w:sz="4" w:space="0" w:color="auto"/>
            </w:tcBorders>
            <w:vAlign w:val="center"/>
          </w:tcPr>
          <w:p w14:paraId="553CD068" w14:textId="0758E230" w:rsidR="008C7DA5" w:rsidRPr="00341B8E" w:rsidRDefault="00895D30" w:rsidP="00A01912">
            <w:pPr>
              <w:pStyle w:val="TableText0"/>
              <w:widowControl w:val="0"/>
              <w:jc w:val="center"/>
              <w:rPr>
                <w:sz w:val="18"/>
                <w:szCs w:val="18"/>
              </w:rPr>
            </w:pPr>
            <w:del w:id="1949" w:author="Powell, Deana" w:date="2026-03-05T15:34:00Z" w16du:dateUtc="2026-03-05T20:34:00Z">
              <w:r>
                <w:rPr>
                  <w:noProof/>
                  <w:sz w:val="18"/>
                  <w:szCs w:val="18"/>
                </w:rPr>
                <mc:AlternateContent>
                  <mc:Choice Requires="wps">
                    <w:drawing>
                      <wp:anchor distT="0" distB="0" distL="114300" distR="114300" simplePos="0" relativeHeight="251705344" behindDoc="0" locked="0" layoutInCell="1" allowOverlap="1" wp14:anchorId="77EA0CB2" wp14:editId="68F610E2">
                        <wp:simplePos x="0" y="0"/>
                        <wp:positionH relativeFrom="column">
                          <wp:posOffset>-35560</wp:posOffset>
                        </wp:positionH>
                        <wp:positionV relativeFrom="paragraph">
                          <wp:posOffset>80010</wp:posOffset>
                        </wp:positionV>
                        <wp:extent cx="3749040" cy="0"/>
                        <wp:effectExtent l="38100" t="76200" r="22860" b="95250"/>
                        <wp:wrapNone/>
                        <wp:docPr id="3" name="Straight Arrow Connector 3"/>
                        <wp:cNvGraphicFramePr/>
                        <a:graphic xmlns:a="http://schemas.openxmlformats.org/drawingml/2006/main">
                          <a:graphicData uri="http://schemas.microsoft.com/office/word/2010/wordprocessingShape">
                            <wps:wsp>
                              <wps:cNvCnPr/>
                              <wps:spPr>
                                <a:xfrm>
                                  <a:off x="0" y="0"/>
                                  <a:ext cx="3749040" cy="0"/>
                                </a:xfrm>
                                <a:prstGeom prst="straightConnector1">
                                  <a:avLst/>
                                </a:prstGeom>
                                <a:ln>
                                  <a:headEnd type="triangle"/>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id="Straight Arrow Connector 3" o:spid="_x0000_s1031" type="#_x0000_t32" style="width:295.2pt;height:0;margin-top:6.3pt;margin-left:-2.8pt;mso-height-percent:0;mso-height-relative:margin;mso-width-percent:0;mso-width-relative:margin;mso-wrap-distance-bottom:0;mso-wrap-distance-left:9pt;mso-wrap-distance-right:9pt;mso-wrap-distance-top:0;position:absolute;v-text-anchor:top;z-index:251672576" fillcolor="this" stroked="t" strokecolor="black" strokeweight="0.75pt">
                        <v:stroke startarrow="block" endarrow="block"/>
                      </v:shape>
                    </w:pict>
                  </mc:Fallback>
                </mc:AlternateContent>
              </w:r>
            </w:del>
            <w:ins w:id="1950" w:author="Powell, Deana" w:date="2026-03-05T15:34:00Z" w16du:dateUtc="2026-03-05T20:34:00Z">
              <w:r w:rsidR="00526A29">
                <w:rPr>
                  <w:sz w:val="18"/>
                  <w:szCs w:val="18"/>
                </w:rPr>
                <w:t>C14 only</w:t>
              </w:r>
              <w:r w:rsidR="00EB19CD">
                <w:rPr>
                  <w:sz w:val="18"/>
                  <w:szCs w:val="18"/>
                </w:rPr>
                <w:t xml:space="preserve"> (CLL and SLL participants)</w:t>
              </w:r>
            </w:ins>
          </w:p>
        </w:tc>
        <w:tc>
          <w:tcPr>
            <w:tcW w:w="3928" w:type="dxa"/>
            <w:tcBorders>
              <w:top w:val="single" w:sz="4" w:space="0" w:color="auto"/>
              <w:left w:val="single" w:sz="6" w:space="0" w:color="auto"/>
              <w:bottom w:val="single" w:sz="4" w:space="0" w:color="auto"/>
              <w:right w:val="single" w:sz="4" w:space="0" w:color="auto"/>
            </w:tcBorders>
            <w:vAlign w:val="center"/>
          </w:tcPr>
          <w:p w14:paraId="19141487" w14:textId="77777777" w:rsidR="008C7DA5" w:rsidRDefault="00526A29" w:rsidP="00A01912">
            <w:pPr>
              <w:pStyle w:val="TableText0"/>
              <w:widowControl w:val="0"/>
              <w:ind w:right="-111"/>
              <w:rPr>
                <w:sz w:val="18"/>
                <w:szCs w:val="18"/>
              </w:rPr>
            </w:pPr>
            <w:r w:rsidRPr="00102DD8">
              <w:rPr>
                <w:sz w:val="18"/>
                <w:szCs w:val="18"/>
              </w:rPr>
              <w:t>Collection and timepoints are indication specific, see Appendix 14 for specific requirements.</w:t>
            </w:r>
          </w:p>
          <w:p w14:paraId="3264445A" w14:textId="42F290A2" w:rsidR="008C7DA5" w:rsidRDefault="00526A29" w:rsidP="00A01912">
            <w:pPr>
              <w:pStyle w:val="TableText0"/>
              <w:widowControl w:val="0"/>
              <w:ind w:right="-111"/>
              <w:rPr>
                <w:sz w:val="18"/>
                <w:szCs w:val="18"/>
              </w:rPr>
            </w:pPr>
            <w:r>
              <w:rPr>
                <w:sz w:val="18"/>
                <w:szCs w:val="18"/>
              </w:rPr>
              <w:t xml:space="preserve">Mandatory collection is required </w:t>
            </w:r>
            <w:del w:id="1951" w:author="Powell, Deana" w:date="2026-03-05T15:34:00Z" w16du:dateUtc="2026-03-05T20:34:00Z">
              <w:r w:rsidR="00895D30">
                <w:rPr>
                  <w:sz w:val="18"/>
                  <w:szCs w:val="18"/>
                </w:rPr>
                <w:delText>14 months after C1D1</w:delText>
              </w:r>
            </w:del>
            <w:ins w:id="1952" w:author="Powell, Deana" w:date="2026-03-05T15:34:00Z" w16du:dateUtc="2026-03-05T20:34:00Z">
              <w:r>
                <w:rPr>
                  <w:sz w:val="18"/>
                  <w:szCs w:val="18"/>
                </w:rPr>
                <w:t xml:space="preserve">at C14 </w:t>
              </w:r>
            </w:ins>
          </w:p>
        </w:tc>
      </w:tr>
      <w:tr w:rsidR="00CA657C" w14:paraId="6AF8CB7D" w14:textId="77777777" w:rsidTr="00A01912">
        <w:trPr>
          <w:trHeight w:val="273"/>
        </w:trPr>
        <w:tc>
          <w:tcPr>
            <w:tcW w:w="1890" w:type="dxa"/>
            <w:tcBorders>
              <w:top w:val="single" w:sz="4" w:space="0" w:color="auto"/>
              <w:left w:val="single" w:sz="4" w:space="0" w:color="auto"/>
              <w:bottom w:val="single" w:sz="4" w:space="0" w:color="auto"/>
              <w:right w:val="single" w:sz="6" w:space="0" w:color="auto"/>
            </w:tcBorders>
            <w:vAlign w:val="center"/>
          </w:tcPr>
          <w:p w14:paraId="2F7DDA47" w14:textId="6EA36B38" w:rsidR="008C7DA5" w:rsidRPr="00341B8E" w:rsidRDefault="00895D30" w:rsidP="00A01912">
            <w:pPr>
              <w:pStyle w:val="TableText0"/>
              <w:keepNext w:val="0"/>
              <w:widowControl w:val="0"/>
              <w:ind w:right="-103"/>
              <w:rPr>
                <w:sz w:val="18"/>
                <w:szCs w:val="18"/>
              </w:rPr>
            </w:pPr>
            <w:del w:id="1953" w:author="Powell, Deana" w:date="2026-03-05T15:34:00Z" w16du:dateUtc="2026-03-05T20:34:00Z">
              <w:r w:rsidRPr="00102DD8">
                <w:rPr>
                  <w:sz w:val="18"/>
                  <w:szCs w:val="18"/>
                </w:rPr>
                <w:delText>Archival or newly obtained tissue collection</w:delText>
              </w:r>
            </w:del>
            <w:ins w:id="1954" w:author="Powell, Deana" w:date="2026-03-05T15:34:00Z" w16du:dateUtc="2026-03-05T20:34:00Z">
              <w:r w:rsidR="00526A29">
                <w:rPr>
                  <w:sz w:val="18"/>
                  <w:szCs w:val="18"/>
                </w:rPr>
                <w:t xml:space="preserve">Tissue for Biomarkers </w:t>
              </w:r>
            </w:ins>
          </w:p>
        </w:tc>
        <w:tc>
          <w:tcPr>
            <w:tcW w:w="835" w:type="dxa"/>
            <w:tcBorders>
              <w:top w:val="single" w:sz="4" w:space="0" w:color="auto"/>
              <w:left w:val="single" w:sz="6" w:space="0" w:color="auto"/>
              <w:bottom w:val="single" w:sz="4" w:space="0" w:color="auto"/>
              <w:right w:val="single" w:sz="6" w:space="0" w:color="auto"/>
            </w:tcBorders>
            <w:vAlign w:val="center"/>
          </w:tcPr>
          <w:p w14:paraId="0A2BB076" w14:textId="77777777" w:rsidR="008C7DA5" w:rsidRDefault="00526A29" w:rsidP="00A01912">
            <w:pPr>
              <w:pStyle w:val="TableText0"/>
              <w:keepNext w:val="0"/>
              <w:widowControl w:val="0"/>
              <w:jc w:val="center"/>
              <w:rPr>
                <w:sz w:val="18"/>
                <w:szCs w:val="18"/>
              </w:rPr>
            </w:pPr>
            <w:r>
              <w:rPr>
                <w:sz w:val="18"/>
                <w:szCs w:val="18"/>
              </w:rPr>
              <w:t>X</w:t>
            </w:r>
          </w:p>
        </w:tc>
        <w:tc>
          <w:tcPr>
            <w:tcW w:w="412" w:type="dxa"/>
            <w:tcBorders>
              <w:top w:val="single" w:sz="4" w:space="0" w:color="auto"/>
              <w:left w:val="single" w:sz="6" w:space="0" w:color="auto"/>
              <w:bottom w:val="single" w:sz="4" w:space="0" w:color="auto"/>
              <w:right w:val="single" w:sz="6" w:space="0" w:color="auto"/>
            </w:tcBorders>
            <w:vAlign w:val="center"/>
          </w:tcPr>
          <w:p w14:paraId="491D4A1A" w14:textId="77777777" w:rsidR="008C7DA5" w:rsidRPr="00341B8E" w:rsidRDefault="008C7DA5" w:rsidP="00A01912">
            <w:pPr>
              <w:pStyle w:val="TableText0"/>
              <w:keepNext w:val="0"/>
              <w:widowControl w:val="0"/>
              <w:jc w:val="center"/>
              <w:rPr>
                <w:sz w:val="18"/>
                <w:szCs w:val="18"/>
              </w:rPr>
            </w:pPr>
          </w:p>
        </w:tc>
        <w:tc>
          <w:tcPr>
            <w:tcW w:w="418" w:type="dxa"/>
            <w:tcBorders>
              <w:top w:val="single" w:sz="4" w:space="0" w:color="auto"/>
              <w:left w:val="single" w:sz="6" w:space="0" w:color="auto"/>
              <w:bottom w:val="single" w:sz="4" w:space="0" w:color="auto"/>
              <w:right w:val="single" w:sz="6" w:space="0" w:color="auto"/>
            </w:tcBorders>
            <w:vAlign w:val="center"/>
          </w:tcPr>
          <w:p w14:paraId="03B099DF" w14:textId="77777777" w:rsidR="008C7DA5" w:rsidRPr="00341B8E" w:rsidRDefault="008C7DA5" w:rsidP="00A01912">
            <w:pPr>
              <w:pStyle w:val="TableText0"/>
              <w:keepNext w:val="0"/>
              <w:widowControl w:val="0"/>
              <w:jc w:val="center"/>
              <w:rPr>
                <w:sz w:val="18"/>
                <w:szCs w:val="18"/>
              </w:rPr>
            </w:pPr>
          </w:p>
        </w:tc>
        <w:tc>
          <w:tcPr>
            <w:tcW w:w="419" w:type="dxa"/>
            <w:tcBorders>
              <w:top w:val="single" w:sz="4" w:space="0" w:color="auto"/>
              <w:left w:val="single" w:sz="6" w:space="0" w:color="auto"/>
              <w:bottom w:val="single" w:sz="4" w:space="0" w:color="auto"/>
              <w:right w:val="single" w:sz="6" w:space="0" w:color="auto"/>
            </w:tcBorders>
            <w:vAlign w:val="center"/>
          </w:tcPr>
          <w:p w14:paraId="290BABFF" w14:textId="77777777" w:rsidR="008C7DA5" w:rsidRPr="00341B8E" w:rsidRDefault="008C7DA5" w:rsidP="00A01912">
            <w:pPr>
              <w:pStyle w:val="TableText0"/>
              <w:keepNext w:val="0"/>
              <w:widowControl w:val="0"/>
              <w:jc w:val="center"/>
              <w:rPr>
                <w:sz w:val="18"/>
                <w:szCs w:val="18"/>
              </w:rPr>
            </w:pPr>
          </w:p>
        </w:tc>
        <w:tc>
          <w:tcPr>
            <w:tcW w:w="420" w:type="dxa"/>
            <w:tcBorders>
              <w:top w:val="single" w:sz="4" w:space="0" w:color="auto"/>
              <w:left w:val="single" w:sz="6" w:space="0" w:color="auto"/>
              <w:bottom w:val="single" w:sz="4" w:space="0" w:color="auto"/>
              <w:right w:val="single" w:sz="6" w:space="0" w:color="auto"/>
            </w:tcBorders>
            <w:vAlign w:val="center"/>
          </w:tcPr>
          <w:p w14:paraId="3FD22104" w14:textId="77777777" w:rsidR="008C7DA5" w:rsidRPr="00341B8E" w:rsidRDefault="008C7DA5" w:rsidP="00A01912">
            <w:pPr>
              <w:pStyle w:val="TableText0"/>
              <w:keepNext w:val="0"/>
              <w:widowControl w:val="0"/>
              <w:jc w:val="center"/>
              <w:rPr>
                <w:sz w:val="18"/>
                <w:szCs w:val="18"/>
              </w:rPr>
            </w:pPr>
          </w:p>
        </w:tc>
        <w:tc>
          <w:tcPr>
            <w:tcW w:w="419" w:type="dxa"/>
            <w:tcBorders>
              <w:top w:val="single" w:sz="4" w:space="0" w:color="auto"/>
              <w:left w:val="single" w:sz="6" w:space="0" w:color="auto"/>
              <w:bottom w:val="single" w:sz="4" w:space="0" w:color="auto"/>
              <w:right w:val="single" w:sz="6" w:space="0" w:color="auto"/>
            </w:tcBorders>
            <w:vAlign w:val="center"/>
          </w:tcPr>
          <w:p w14:paraId="7B4965F3" w14:textId="77777777" w:rsidR="008C7DA5" w:rsidRPr="00341B8E" w:rsidRDefault="008C7DA5" w:rsidP="00A01912">
            <w:pPr>
              <w:pStyle w:val="TableText0"/>
              <w:keepNext w:val="0"/>
              <w:widowControl w:val="0"/>
              <w:jc w:val="center"/>
              <w:rPr>
                <w:sz w:val="18"/>
                <w:szCs w:val="18"/>
              </w:rPr>
            </w:pPr>
          </w:p>
        </w:tc>
        <w:tc>
          <w:tcPr>
            <w:tcW w:w="419" w:type="dxa"/>
            <w:tcBorders>
              <w:top w:val="single" w:sz="4" w:space="0" w:color="auto"/>
              <w:left w:val="single" w:sz="6" w:space="0" w:color="auto"/>
              <w:bottom w:val="single" w:sz="4" w:space="0" w:color="auto"/>
              <w:right w:val="single" w:sz="6" w:space="0" w:color="auto"/>
            </w:tcBorders>
            <w:vAlign w:val="center"/>
          </w:tcPr>
          <w:p w14:paraId="49D910C4" w14:textId="77777777" w:rsidR="008C7DA5" w:rsidRPr="00341B8E" w:rsidRDefault="008C7DA5" w:rsidP="00A01912">
            <w:pPr>
              <w:pStyle w:val="TableText0"/>
              <w:keepNext w:val="0"/>
              <w:widowControl w:val="0"/>
              <w:jc w:val="center"/>
              <w:rPr>
                <w:sz w:val="18"/>
                <w:szCs w:val="18"/>
              </w:rPr>
            </w:pPr>
          </w:p>
        </w:tc>
        <w:tc>
          <w:tcPr>
            <w:tcW w:w="419" w:type="dxa"/>
            <w:tcBorders>
              <w:top w:val="single" w:sz="4" w:space="0" w:color="auto"/>
              <w:left w:val="single" w:sz="6" w:space="0" w:color="auto"/>
              <w:bottom w:val="single" w:sz="4" w:space="0" w:color="auto"/>
              <w:right w:val="single" w:sz="6" w:space="0" w:color="auto"/>
            </w:tcBorders>
            <w:vAlign w:val="center"/>
          </w:tcPr>
          <w:p w14:paraId="276501DA" w14:textId="77777777" w:rsidR="008C7DA5" w:rsidRPr="00341B8E" w:rsidRDefault="008C7DA5" w:rsidP="00A01912">
            <w:pPr>
              <w:pStyle w:val="TableText0"/>
              <w:keepNext w:val="0"/>
              <w:widowControl w:val="0"/>
              <w:jc w:val="center"/>
              <w:rPr>
                <w:sz w:val="18"/>
                <w:szCs w:val="18"/>
              </w:rPr>
            </w:pPr>
          </w:p>
        </w:tc>
        <w:tc>
          <w:tcPr>
            <w:tcW w:w="420" w:type="dxa"/>
            <w:tcBorders>
              <w:top w:val="single" w:sz="4" w:space="0" w:color="auto"/>
              <w:left w:val="single" w:sz="6" w:space="0" w:color="auto"/>
              <w:bottom w:val="single" w:sz="4" w:space="0" w:color="auto"/>
              <w:right w:val="single" w:sz="6" w:space="0" w:color="auto"/>
            </w:tcBorders>
            <w:vAlign w:val="center"/>
          </w:tcPr>
          <w:p w14:paraId="6904C915" w14:textId="77777777" w:rsidR="008C7DA5" w:rsidRPr="00341B8E" w:rsidRDefault="008C7DA5" w:rsidP="00A01912">
            <w:pPr>
              <w:pStyle w:val="TableText0"/>
              <w:keepNext w:val="0"/>
              <w:widowControl w:val="0"/>
              <w:jc w:val="center"/>
              <w:rPr>
                <w:sz w:val="18"/>
                <w:szCs w:val="18"/>
              </w:rPr>
            </w:pPr>
          </w:p>
        </w:tc>
        <w:tc>
          <w:tcPr>
            <w:tcW w:w="419" w:type="dxa"/>
            <w:tcBorders>
              <w:top w:val="single" w:sz="4" w:space="0" w:color="auto"/>
              <w:left w:val="single" w:sz="6" w:space="0" w:color="auto"/>
              <w:bottom w:val="single" w:sz="4" w:space="0" w:color="auto"/>
              <w:right w:val="single" w:sz="6" w:space="0" w:color="auto"/>
            </w:tcBorders>
            <w:vAlign w:val="center"/>
          </w:tcPr>
          <w:p w14:paraId="77A31001" w14:textId="77777777" w:rsidR="008C7DA5" w:rsidRPr="00341B8E" w:rsidRDefault="008C7DA5" w:rsidP="00A01912">
            <w:pPr>
              <w:pStyle w:val="TableText0"/>
              <w:keepNext w:val="0"/>
              <w:widowControl w:val="0"/>
              <w:jc w:val="center"/>
              <w:rPr>
                <w:sz w:val="18"/>
                <w:szCs w:val="18"/>
              </w:rPr>
            </w:pPr>
          </w:p>
        </w:tc>
        <w:tc>
          <w:tcPr>
            <w:tcW w:w="1240" w:type="dxa"/>
            <w:tcBorders>
              <w:top w:val="single" w:sz="4" w:space="0" w:color="auto"/>
              <w:left w:val="single" w:sz="6" w:space="0" w:color="auto"/>
              <w:bottom w:val="single" w:sz="4" w:space="0" w:color="auto"/>
              <w:right w:val="single" w:sz="4" w:space="0" w:color="auto"/>
            </w:tcBorders>
            <w:vAlign w:val="center"/>
          </w:tcPr>
          <w:p w14:paraId="45A9ED59" w14:textId="77777777" w:rsidR="008C7DA5" w:rsidRPr="00341B8E" w:rsidRDefault="008C7DA5" w:rsidP="00A01912">
            <w:pPr>
              <w:pStyle w:val="TableText0"/>
              <w:keepNext w:val="0"/>
              <w:widowControl w:val="0"/>
              <w:jc w:val="center"/>
              <w:rPr>
                <w:sz w:val="18"/>
                <w:szCs w:val="18"/>
              </w:rPr>
            </w:pPr>
          </w:p>
        </w:tc>
        <w:tc>
          <w:tcPr>
            <w:tcW w:w="1377" w:type="dxa"/>
            <w:tcBorders>
              <w:top w:val="single" w:sz="4" w:space="0" w:color="auto"/>
              <w:left w:val="single" w:sz="6" w:space="0" w:color="auto"/>
              <w:bottom w:val="single" w:sz="4" w:space="0" w:color="auto"/>
              <w:right w:val="single" w:sz="4" w:space="0" w:color="auto"/>
            </w:tcBorders>
            <w:vAlign w:val="center"/>
          </w:tcPr>
          <w:p w14:paraId="23035A42" w14:textId="77777777" w:rsidR="008C7DA5" w:rsidRPr="00341B8E" w:rsidRDefault="008C7DA5" w:rsidP="00A01912">
            <w:pPr>
              <w:pStyle w:val="TableText0"/>
              <w:keepNext w:val="0"/>
              <w:widowControl w:val="0"/>
              <w:jc w:val="center"/>
              <w:rPr>
                <w:sz w:val="18"/>
                <w:szCs w:val="18"/>
              </w:rPr>
            </w:pPr>
          </w:p>
        </w:tc>
        <w:tc>
          <w:tcPr>
            <w:tcW w:w="3928" w:type="dxa"/>
            <w:tcBorders>
              <w:top w:val="single" w:sz="4" w:space="0" w:color="auto"/>
              <w:left w:val="single" w:sz="6" w:space="0" w:color="auto"/>
              <w:bottom w:val="single" w:sz="4" w:space="0" w:color="auto"/>
              <w:right w:val="single" w:sz="4" w:space="0" w:color="auto"/>
            </w:tcBorders>
            <w:vAlign w:val="center"/>
          </w:tcPr>
          <w:p w14:paraId="52AA512B" w14:textId="77777777" w:rsidR="008C7DA5" w:rsidRDefault="00526A29" w:rsidP="00A01912">
            <w:pPr>
              <w:pStyle w:val="TableText0"/>
              <w:keepNext w:val="0"/>
              <w:widowControl w:val="0"/>
              <w:ind w:right="-111"/>
              <w:rPr>
                <w:sz w:val="18"/>
                <w:szCs w:val="18"/>
              </w:rPr>
            </w:pPr>
            <w:r w:rsidRPr="00102DD8">
              <w:rPr>
                <w:sz w:val="18"/>
                <w:szCs w:val="18"/>
              </w:rPr>
              <w:t>Collection and timepoints are indication specific, see Appendix 14 for specific requirements.</w:t>
            </w:r>
          </w:p>
        </w:tc>
      </w:tr>
      <w:tr w:rsidR="00CA657C" w14:paraId="2FE19301" w14:textId="77777777" w:rsidTr="00A01912">
        <w:trPr>
          <w:trHeight w:val="273"/>
        </w:trPr>
        <w:tc>
          <w:tcPr>
            <w:tcW w:w="1890" w:type="dxa"/>
            <w:tcBorders>
              <w:top w:val="single" w:sz="4" w:space="0" w:color="auto"/>
              <w:left w:val="single" w:sz="4" w:space="0" w:color="auto"/>
              <w:bottom w:val="single" w:sz="4" w:space="0" w:color="auto"/>
              <w:right w:val="single" w:sz="6" w:space="0" w:color="auto"/>
            </w:tcBorders>
            <w:vAlign w:val="center"/>
          </w:tcPr>
          <w:p w14:paraId="65A377B0" w14:textId="77777777" w:rsidR="008C7DA5" w:rsidRPr="00341B8E" w:rsidRDefault="00526A29" w:rsidP="00A01912">
            <w:pPr>
              <w:pStyle w:val="TableText0"/>
              <w:keepNext w:val="0"/>
              <w:widowControl w:val="0"/>
              <w:ind w:right="-103"/>
              <w:rPr>
                <w:sz w:val="18"/>
                <w:szCs w:val="18"/>
              </w:rPr>
            </w:pPr>
            <w:r>
              <w:rPr>
                <w:sz w:val="18"/>
                <w:szCs w:val="18"/>
              </w:rPr>
              <w:t xml:space="preserve">Blood for MRD Biomarker Analysis </w:t>
            </w:r>
          </w:p>
        </w:tc>
        <w:tc>
          <w:tcPr>
            <w:tcW w:w="835" w:type="dxa"/>
            <w:tcBorders>
              <w:top w:val="single" w:sz="4" w:space="0" w:color="auto"/>
              <w:left w:val="single" w:sz="6" w:space="0" w:color="auto"/>
              <w:bottom w:val="single" w:sz="4" w:space="0" w:color="auto"/>
              <w:right w:val="single" w:sz="6" w:space="0" w:color="auto"/>
            </w:tcBorders>
            <w:vAlign w:val="center"/>
          </w:tcPr>
          <w:p w14:paraId="4B338FC0" w14:textId="77777777" w:rsidR="008C7DA5" w:rsidRPr="00341B8E" w:rsidRDefault="00526A29" w:rsidP="00A01912">
            <w:pPr>
              <w:pStyle w:val="TableText0"/>
              <w:keepNext w:val="0"/>
              <w:widowControl w:val="0"/>
              <w:jc w:val="center"/>
              <w:rPr>
                <w:sz w:val="18"/>
                <w:szCs w:val="18"/>
              </w:rPr>
            </w:pPr>
            <w:ins w:id="1955" w:author="Powell, Deana" w:date="2026-03-05T15:34:00Z" w16du:dateUtc="2026-03-05T20:34:00Z">
              <w:r>
                <w:rPr>
                  <w:sz w:val="18"/>
                  <w:szCs w:val="18"/>
                </w:rPr>
                <w:t>X</w:t>
              </w:r>
            </w:ins>
          </w:p>
        </w:tc>
        <w:tc>
          <w:tcPr>
            <w:tcW w:w="412" w:type="dxa"/>
            <w:tcBorders>
              <w:top w:val="single" w:sz="4" w:space="0" w:color="auto"/>
              <w:left w:val="single" w:sz="6" w:space="0" w:color="auto"/>
              <w:bottom w:val="single" w:sz="4" w:space="0" w:color="auto"/>
              <w:right w:val="single" w:sz="6" w:space="0" w:color="auto"/>
            </w:tcBorders>
            <w:vAlign w:val="center"/>
          </w:tcPr>
          <w:p w14:paraId="141E9969" w14:textId="77777777" w:rsidR="008C7DA5" w:rsidRPr="00341B8E" w:rsidRDefault="008C7DA5" w:rsidP="00A01912">
            <w:pPr>
              <w:pStyle w:val="TableText0"/>
              <w:keepNext w:val="0"/>
              <w:widowControl w:val="0"/>
              <w:jc w:val="center"/>
              <w:rPr>
                <w:sz w:val="18"/>
                <w:szCs w:val="18"/>
              </w:rPr>
            </w:pPr>
          </w:p>
        </w:tc>
        <w:tc>
          <w:tcPr>
            <w:tcW w:w="5970" w:type="dxa"/>
            <w:gridSpan w:val="10"/>
            <w:tcBorders>
              <w:top w:val="single" w:sz="4" w:space="0" w:color="auto"/>
              <w:left w:val="single" w:sz="6" w:space="0" w:color="auto"/>
              <w:bottom w:val="single" w:sz="4" w:space="0" w:color="auto"/>
              <w:right w:val="single" w:sz="6" w:space="0" w:color="auto"/>
            </w:tcBorders>
            <w:vAlign w:val="center"/>
          </w:tcPr>
          <w:p w14:paraId="74F010C1" w14:textId="0E55316B" w:rsidR="008C7DA5" w:rsidRPr="00980ABF" w:rsidRDefault="00895D30" w:rsidP="00A01912">
            <w:pPr>
              <w:pStyle w:val="TableText0"/>
              <w:keepNext w:val="0"/>
              <w:widowControl w:val="0"/>
              <w:jc w:val="center"/>
              <w:rPr>
                <w:sz w:val="18"/>
                <w:szCs w:val="18"/>
              </w:rPr>
            </w:pPr>
            <w:del w:id="1956" w:author="Powell, Deana" w:date="2026-03-05T15:34:00Z" w16du:dateUtc="2026-03-05T20:34:00Z">
              <w:r>
                <w:rPr>
                  <w:noProof/>
                  <w:sz w:val="18"/>
                  <w:szCs w:val="18"/>
                </w:rPr>
                <mc:AlternateContent>
                  <mc:Choice Requires="wps">
                    <w:drawing>
                      <wp:anchor distT="0" distB="0" distL="114300" distR="114300" simplePos="0" relativeHeight="251707392" behindDoc="0" locked="0" layoutInCell="1" allowOverlap="1" wp14:anchorId="755582E6" wp14:editId="6C8BB820">
                        <wp:simplePos x="0" y="0"/>
                        <wp:positionH relativeFrom="column">
                          <wp:posOffset>-52070</wp:posOffset>
                        </wp:positionH>
                        <wp:positionV relativeFrom="paragraph">
                          <wp:posOffset>104775</wp:posOffset>
                        </wp:positionV>
                        <wp:extent cx="3749040" cy="0"/>
                        <wp:effectExtent l="38100" t="76200" r="22860" b="95250"/>
                        <wp:wrapNone/>
                        <wp:docPr id="23" name="Straight Arrow Connector 23"/>
                        <wp:cNvGraphicFramePr/>
                        <a:graphic xmlns:a="http://schemas.openxmlformats.org/drawingml/2006/main">
                          <a:graphicData uri="http://schemas.microsoft.com/office/word/2010/wordprocessingShape">
                            <wps:wsp>
                              <wps:cNvCnPr/>
                              <wps:spPr>
                                <a:xfrm>
                                  <a:off x="0" y="0"/>
                                  <a:ext cx="3749040" cy="0"/>
                                </a:xfrm>
                                <a:prstGeom prst="straightConnector1">
                                  <a:avLst/>
                                </a:prstGeom>
                                <a:ln>
                                  <a:headEnd type="triangle"/>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id="Straight Arrow Connector 23" o:spid="_x0000_s1032" type="#_x0000_t32" style="width:295.2pt;height:0;margin-top:8.25pt;margin-left:-4.1pt;mso-height-percent:0;mso-height-relative:margin;mso-width-percent:0;mso-width-relative:margin;mso-wrap-distance-bottom:0;mso-wrap-distance-left:9pt;mso-wrap-distance-right:9pt;mso-wrap-distance-top:0;position:absolute;v-text-anchor:top;z-index:251670528" fillcolor="this" stroked="t" strokecolor="black" strokeweight="0.75pt">
                        <v:stroke startarrow="block" endarrow="block"/>
                      </v:shape>
                    </w:pict>
                  </mc:Fallback>
                </mc:AlternateContent>
              </w:r>
            </w:del>
            <w:ins w:id="1957" w:author="Powell, Deana" w:date="2026-03-05T15:34:00Z" w16du:dateUtc="2026-03-05T20:34:00Z">
              <w:r w:rsidR="00526A29">
                <w:rPr>
                  <w:sz w:val="18"/>
                  <w:szCs w:val="18"/>
                </w:rPr>
                <w:t>C1 and C14</w:t>
              </w:r>
            </w:ins>
          </w:p>
        </w:tc>
        <w:tc>
          <w:tcPr>
            <w:tcW w:w="3928" w:type="dxa"/>
            <w:tcBorders>
              <w:top w:val="single" w:sz="4" w:space="0" w:color="auto"/>
              <w:left w:val="single" w:sz="6" w:space="0" w:color="auto"/>
              <w:bottom w:val="single" w:sz="4" w:space="0" w:color="auto"/>
              <w:right w:val="single" w:sz="4" w:space="0" w:color="auto"/>
            </w:tcBorders>
            <w:vAlign w:val="center"/>
          </w:tcPr>
          <w:p w14:paraId="38BFC47C" w14:textId="77777777" w:rsidR="008C7DA5" w:rsidRPr="00341B8E" w:rsidRDefault="00526A29" w:rsidP="00A01912">
            <w:pPr>
              <w:pStyle w:val="TableText0"/>
              <w:keepNext w:val="0"/>
              <w:widowControl w:val="0"/>
              <w:ind w:right="-111"/>
              <w:rPr>
                <w:sz w:val="18"/>
                <w:szCs w:val="18"/>
              </w:rPr>
            </w:pPr>
            <w:r>
              <w:rPr>
                <w:sz w:val="18"/>
                <w:szCs w:val="18"/>
              </w:rPr>
              <w:t xml:space="preserve">See Section 8.2.1.1 AND Appendix 14 for specific requirements. </w:t>
            </w:r>
          </w:p>
        </w:tc>
      </w:tr>
      <w:tr w:rsidR="00CA657C" w14:paraId="79D0AAEF" w14:textId="77777777" w:rsidTr="00A01912">
        <w:trPr>
          <w:trHeight w:val="273"/>
        </w:trPr>
        <w:tc>
          <w:tcPr>
            <w:tcW w:w="1890" w:type="dxa"/>
            <w:tcBorders>
              <w:top w:val="single" w:sz="4" w:space="0" w:color="auto"/>
              <w:left w:val="single" w:sz="4" w:space="0" w:color="auto"/>
              <w:bottom w:val="single" w:sz="4" w:space="0" w:color="auto"/>
            </w:tcBorders>
            <w:vAlign w:val="center"/>
          </w:tcPr>
          <w:p w14:paraId="7BD14B8D" w14:textId="77777777" w:rsidR="008C7DA5" w:rsidRPr="00341B8E" w:rsidRDefault="00526A29" w:rsidP="00A01912">
            <w:pPr>
              <w:pStyle w:val="TableText0"/>
              <w:keepNext w:val="0"/>
              <w:widowControl w:val="0"/>
              <w:rPr>
                <w:sz w:val="18"/>
                <w:szCs w:val="18"/>
              </w:rPr>
            </w:pPr>
            <w:r>
              <w:rPr>
                <w:rFonts w:eastAsia="MS Gothic"/>
                <w:b/>
                <w:bCs/>
                <w:sz w:val="18"/>
                <w:szCs w:val="18"/>
              </w:rPr>
              <w:t>Study Intervention Administration</w:t>
            </w:r>
          </w:p>
        </w:tc>
        <w:tc>
          <w:tcPr>
            <w:tcW w:w="835" w:type="dxa"/>
            <w:tcBorders>
              <w:top w:val="single" w:sz="4" w:space="0" w:color="auto"/>
              <w:bottom w:val="single" w:sz="4" w:space="0" w:color="auto"/>
            </w:tcBorders>
            <w:vAlign w:val="center"/>
          </w:tcPr>
          <w:p w14:paraId="274C5749" w14:textId="77777777" w:rsidR="008C7DA5" w:rsidRPr="00341B8E" w:rsidRDefault="008C7DA5" w:rsidP="00A01912">
            <w:pPr>
              <w:pStyle w:val="TableText0"/>
              <w:keepNext w:val="0"/>
              <w:widowControl w:val="0"/>
              <w:jc w:val="center"/>
              <w:rPr>
                <w:sz w:val="18"/>
                <w:szCs w:val="18"/>
              </w:rPr>
            </w:pPr>
          </w:p>
        </w:tc>
        <w:tc>
          <w:tcPr>
            <w:tcW w:w="412" w:type="dxa"/>
            <w:tcBorders>
              <w:top w:val="single" w:sz="4" w:space="0" w:color="auto"/>
              <w:bottom w:val="single" w:sz="4" w:space="0" w:color="auto"/>
            </w:tcBorders>
            <w:vAlign w:val="center"/>
          </w:tcPr>
          <w:p w14:paraId="36BD5720" w14:textId="77777777" w:rsidR="008C7DA5" w:rsidRPr="00341B8E" w:rsidRDefault="008C7DA5" w:rsidP="00A01912">
            <w:pPr>
              <w:pStyle w:val="TableText0"/>
              <w:keepNext w:val="0"/>
              <w:widowControl w:val="0"/>
              <w:jc w:val="center"/>
              <w:rPr>
                <w:sz w:val="18"/>
                <w:szCs w:val="18"/>
              </w:rPr>
            </w:pPr>
          </w:p>
        </w:tc>
        <w:tc>
          <w:tcPr>
            <w:tcW w:w="418" w:type="dxa"/>
            <w:tcBorders>
              <w:top w:val="single" w:sz="4" w:space="0" w:color="auto"/>
              <w:bottom w:val="single" w:sz="4" w:space="0" w:color="auto"/>
            </w:tcBorders>
            <w:vAlign w:val="center"/>
          </w:tcPr>
          <w:p w14:paraId="18C424AB" w14:textId="77777777" w:rsidR="008C7DA5" w:rsidRPr="00341B8E" w:rsidRDefault="008C7DA5" w:rsidP="00A01912">
            <w:pPr>
              <w:pStyle w:val="TableText0"/>
              <w:keepNext w:val="0"/>
              <w:widowControl w:val="0"/>
              <w:jc w:val="center"/>
              <w:rPr>
                <w:sz w:val="18"/>
                <w:szCs w:val="18"/>
              </w:rPr>
            </w:pPr>
          </w:p>
        </w:tc>
        <w:tc>
          <w:tcPr>
            <w:tcW w:w="419" w:type="dxa"/>
            <w:tcBorders>
              <w:top w:val="single" w:sz="4" w:space="0" w:color="auto"/>
              <w:bottom w:val="single" w:sz="4" w:space="0" w:color="auto"/>
            </w:tcBorders>
            <w:vAlign w:val="center"/>
          </w:tcPr>
          <w:p w14:paraId="37BF76E2" w14:textId="77777777" w:rsidR="008C7DA5" w:rsidRPr="00341B8E" w:rsidRDefault="008C7DA5" w:rsidP="00A01912">
            <w:pPr>
              <w:pStyle w:val="TableText0"/>
              <w:keepNext w:val="0"/>
              <w:widowControl w:val="0"/>
              <w:jc w:val="center"/>
              <w:rPr>
                <w:sz w:val="18"/>
                <w:szCs w:val="18"/>
              </w:rPr>
            </w:pPr>
          </w:p>
        </w:tc>
        <w:tc>
          <w:tcPr>
            <w:tcW w:w="420" w:type="dxa"/>
            <w:tcBorders>
              <w:top w:val="single" w:sz="4" w:space="0" w:color="auto"/>
              <w:bottom w:val="single" w:sz="4" w:space="0" w:color="auto"/>
            </w:tcBorders>
            <w:vAlign w:val="center"/>
          </w:tcPr>
          <w:p w14:paraId="47408FDF" w14:textId="77777777" w:rsidR="008C7DA5" w:rsidRPr="00341B8E" w:rsidRDefault="008C7DA5" w:rsidP="00A01912">
            <w:pPr>
              <w:pStyle w:val="TableText0"/>
              <w:keepNext w:val="0"/>
              <w:widowControl w:val="0"/>
              <w:jc w:val="center"/>
              <w:rPr>
                <w:sz w:val="18"/>
                <w:szCs w:val="18"/>
              </w:rPr>
            </w:pPr>
          </w:p>
        </w:tc>
        <w:tc>
          <w:tcPr>
            <w:tcW w:w="419" w:type="dxa"/>
            <w:tcBorders>
              <w:top w:val="single" w:sz="4" w:space="0" w:color="auto"/>
              <w:bottom w:val="single" w:sz="4" w:space="0" w:color="auto"/>
            </w:tcBorders>
            <w:vAlign w:val="center"/>
          </w:tcPr>
          <w:p w14:paraId="12DC3AB3" w14:textId="77777777" w:rsidR="008C7DA5" w:rsidRPr="00341B8E" w:rsidRDefault="008C7DA5" w:rsidP="00A01912">
            <w:pPr>
              <w:pStyle w:val="TableText0"/>
              <w:keepNext w:val="0"/>
              <w:widowControl w:val="0"/>
              <w:jc w:val="center"/>
              <w:rPr>
                <w:sz w:val="18"/>
                <w:szCs w:val="18"/>
              </w:rPr>
            </w:pPr>
          </w:p>
        </w:tc>
        <w:tc>
          <w:tcPr>
            <w:tcW w:w="419" w:type="dxa"/>
            <w:tcBorders>
              <w:top w:val="single" w:sz="4" w:space="0" w:color="auto"/>
              <w:bottom w:val="single" w:sz="4" w:space="0" w:color="auto"/>
            </w:tcBorders>
            <w:vAlign w:val="center"/>
          </w:tcPr>
          <w:p w14:paraId="25C4B2F4" w14:textId="77777777" w:rsidR="008C7DA5" w:rsidRPr="00341B8E" w:rsidRDefault="008C7DA5" w:rsidP="00A01912">
            <w:pPr>
              <w:pStyle w:val="TableText0"/>
              <w:keepNext w:val="0"/>
              <w:widowControl w:val="0"/>
              <w:jc w:val="center"/>
              <w:rPr>
                <w:sz w:val="18"/>
                <w:szCs w:val="18"/>
              </w:rPr>
            </w:pPr>
          </w:p>
        </w:tc>
        <w:tc>
          <w:tcPr>
            <w:tcW w:w="419" w:type="dxa"/>
            <w:tcBorders>
              <w:top w:val="single" w:sz="4" w:space="0" w:color="auto"/>
              <w:bottom w:val="single" w:sz="4" w:space="0" w:color="auto"/>
            </w:tcBorders>
            <w:vAlign w:val="center"/>
          </w:tcPr>
          <w:p w14:paraId="061210E3" w14:textId="77777777" w:rsidR="008C7DA5" w:rsidRPr="00341B8E" w:rsidRDefault="008C7DA5" w:rsidP="00A01912">
            <w:pPr>
              <w:pStyle w:val="TableText0"/>
              <w:keepNext w:val="0"/>
              <w:widowControl w:val="0"/>
              <w:jc w:val="center"/>
              <w:rPr>
                <w:sz w:val="18"/>
                <w:szCs w:val="18"/>
              </w:rPr>
            </w:pPr>
          </w:p>
        </w:tc>
        <w:tc>
          <w:tcPr>
            <w:tcW w:w="420" w:type="dxa"/>
            <w:tcBorders>
              <w:top w:val="single" w:sz="4" w:space="0" w:color="auto"/>
              <w:bottom w:val="single" w:sz="4" w:space="0" w:color="auto"/>
            </w:tcBorders>
            <w:vAlign w:val="center"/>
          </w:tcPr>
          <w:p w14:paraId="7E1E8A8F" w14:textId="77777777" w:rsidR="008C7DA5" w:rsidRPr="00341B8E" w:rsidRDefault="008C7DA5" w:rsidP="00A01912">
            <w:pPr>
              <w:pStyle w:val="TableText0"/>
              <w:keepNext w:val="0"/>
              <w:widowControl w:val="0"/>
              <w:jc w:val="center"/>
              <w:rPr>
                <w:sz w:val="18"/>
                <w:szCs w:val="18"/>
              </w:rPr>
            </w:pPr>
          </w:p>
        </w:tc>
        <w:tc>
          <w:tcPr>
            <w:tcW w:w="419" w:type="dxa"/>
            <w:tcBorders>
              <w:top w:val="single" w:sz="4" w:space="0" w:color="auto"/>
              <w:bottom w:val="single" w:sz="4" w:space="0" w:color="auto"/>
            </w:tcBorders>
            <w:vAlign w:val="center"/>
          </w:tcPr>
          <w:p w14:paraId="74B695B1" w14:textId="77777777" w:rsidR="008C7DA5" w:rsidRPr="00341B8E" w:rsidRDefault="008C7DA5" w:rsidP="00A01912">
            <w:pPr>
              <w:pStyle w:val="TableText0"/>
              <w:keepNext w:val="0"/>
              <w:widowControl w:val="0"/>
              <w:jc w:val="center"/>
              <w:rPr>
                <w:sz w:val="18"/>
                <w:szCs w:val="18"/>
              </w:rPr>
            </w:pPr>
          </w:p>
        </w:tc>
        <w:tc>
          <w:tcPr>
            <w:tcW w:w="1240" w:type="dxa"/>
            <w:tcBorders>
              <w:top w:val="single" w:sz="4" w:space="0" w:color="auto"/>
              <w:bottom w:val="single" w:sz="4" w:space="0" w:color="auto"/>
            </w:tcBorders>
          </w:tcPr>
          <w:p w14:paraId="1B99B059" w14:textId="77777777" w:rsidR="008C7DA5" w:rsidRPr="00341B8E" w:rsidRDefault="008C7DA5" w:rsidP="00A01912">
            <w:pPr>
              <w:pStyle w:val="TableText0"/>
              <w:keepNext w:val="0"/>
              <w:widowControl w:val="0"/>
              <w:jc w:val="center"/>
              <w:rPr>
                <w:sz w:val="18"/>
                <w:szCs w:val="18"/>
              </w:rPr>
            </w:pPr>
          </w:p>
        </w:tc>
        <w:tc>
          <w:tcPr>
            <w:tcW w:w="1377" w:type="dxa"/>
            <w:tcBorders>
              <w:top w:val="single" w:sz="4" w:space="0" w:color="auto"/>
              <w:bottom w:val="single" w:sz="4" w:space="0" w:color="auto"/>
              <w:right w:val="single" w:sz="6" w:space="0" w:color="auto"/>
            </w:tcBorders>
            <w:vAlign w:val="center"/>
          </w:tcPr>
          <w:p w14:paraId="720F0259" w14:textId="77777777" w:rsidR="008C7DA5" w:rsidRPr="00980ABF" w:rsidRDefault="008C7DA5" w:rsidP="00A01912">
            <w:pPr>
              <w:pStyle w:val="TableText0"/>
              <w:keepNext w:val="0"/>
              <w:widowControl w:val="0"/>
              <w:jc w:val="center"/>
              <w:rPr>
                <w:sz w:val="18"/>
                <w:szCs w:val="18"/>
              </w:rPr>
            </w:pPr>
          </w:p>
        </w:tc>
        <w:tc>
          <w:tcPr>
            <w:tcW w:w="3928" w:type="dxa"/>
            <w:tcBorders>
              <w:top w:val="single" w:sz="4" w:space="0" w:color="auto"/>
              <w:left w:val="single" w:sz="6" w:space="0" w:color="auto"/>
              <w:bottom w:val="single" w:sz="4" w:space="0" w:color="auto"/>
              <w:right w:val="single" w:sz="4" w:space="0" w:color="auto"/>
            </w:tcBorders>
            <w:vAlign w:val="center"/>
          </w:tcPr>
          <w:p w14:paraId="44D9FD21" w14:textId="77777777" w:rsidR="008C7DA5" w:rsidRPr="00341B8E" w:rsidRDefault="008C7DA5" w:rsidP="00A01912">
            <w:pPr>
              <w:pStyle w:val="TableText0"/>
              <w:keepNext w:val="0"/>
              <w:widowControl w:val="0"/>
              <w:rPr>
                <w:sz w:val="18"/>
                <w:szCs w:val="18"/>
              </w:rPr>
            </w:pPr>
          </w:p>
        </w:tc>
      </w:tr>
      <w:tr w:rsidR="00CA657C" w14:paraId="4554844A" w14:textId="77777777" w:rsidTr="00A01912">
        <w:trPr>
          <w:trHeight w:val="273"/>
        </w:trPr>
        <w:tc>
          <w:tcPr>
            <w:tcW w:w="1890" w:type="dxa"/>
            <w:tcBorders>
              <w:top w:val="single" w:sz="4" w:space="0" w:color="auto"/>
              <w:left w:val="single" w:sz="4" w:space="0" w:color="auto"/>
              <w:bottom w:val="single" w:sz="4" w:space="0" w:color="auto"/>
              <w:right w:val="single" w:sz="6" w:space="0" w:color="auto"/>
            </w:tcBorders>
            <w:vAlign w:val="center"/>
          </w:tcPr>
          <w:p w14:paraId="553A8BC2" w14:textId="77777777" w:rsidR="008C7DA5" w:rsidRPr="00341B8E" w:rsidRDefault="00526A29" w:rsidP="00A01912">
            <w:pPr>
              <w:pStyle w:val="TableText0"/>
              <w:keepNext w:val="0"/>
              <w:widowControl w:val="0"/>
              <w:ind w:right="-103"/>
              <w:rPr>
                <w:sz w:val="18"/>
                <w:szCs w:val="18"/>
              </w:rPr>
            </w:pPr>
            <w:r w:rsidRPr="00284BC2">
              <w:rPr>
                <w:sz w:val="18"/>
                <w:szCs w:val="18"/>
              </w:rPr>
              <w:t xml:space="preserve">Nemtabrutinib Dispensing </w:t>
            </w:r>
          </w:p>
        </w:tc>
        <w:tc>
          <w:tcPr>
            <w:tcW w:w="835" w:type="dxa"/>
            <w:tcBorders>
              <w:top w:val="single" w:sz="4" w:space="0" w:color="auto"/>
              <w:left w:val="single" w:sz="6" w:space="0" w:color="auto"/>
              <w:bottom w:val="single" w:sz="4" w:space="0" w:color="auto"/>
              <w:right w:val="single" w:sz="6" w:space="0" w:color="auto"/>
            </w:tcBorders>
            <w:vAlign w:val="center"/>
          </w:tcPr>
          <w:p w14:paraId="421071E9" w14:textId="77777777" w:rsidR="008C7DA5" w:rsidRPr="00341B8E" w:rsidRDefault="008C7DA5" w:rsidP="00A01912">
            <w:pPr>
              <w:pStyle w:val="TableText0"/>
              <w:keepNext w:val="0"/>
              <w:widowControl w:val="0"/>
              <w:jc w:val="center"/>
              <w:rPr>
                <w:sz w:val="18"/>
                <w:szCs w:val="18"/>
              </w:rPr>
            </w:pPr>
          </w:p>
        </w:tc>
        <w:tc>
          <w:tcPr>
            <w:tcW w:w="412" w:type="dxa"/>
            <w:tcBorders>
              <w:top w:val="single" w:sz="4" w:space="0" w:color="auto"/>
              <w:left w:val="single" w:sz="6" w:space="0" w:color="auto"/>
              <w:bottom w:val="single" w:sz="4" w:space="0" w:color="auto"/>
              <w:right w:val="single" w:sz="6" w:space="0" w:color="auto"/>
            </w:tcBorders>
            <w:vAlign w:val="center"/>
          </w:tcPr>
          <w:p w14:paraId="0BEEC8B8" w14:textId="77777777" w:rsidR="008C7DA5" w:rsidRPr="00341B8E" w:rsidRDefault="00526A29" w:rsidP="00A01912">
            <w:pPr>
              <w:pStyle w:val="TableText0"/>
              <w:keepNext w:val="0"/>
              <w:widowControl w:val="0"/>
              <w:jc w:val="center"/>
              <w:rPr>
                <w:sz w:val="18"/>
                <w:szCs w:val="18"/>
              </w:rPr>
            </w:pPr>
            <w:r w:rsidRPr="00341B8E">
              <w:rPr>
                <w:sz w:val="18"/>
                <w:szCs w:val="18"/>
              </w:rPr>
              <w:t>X</w:t>
            </w:r>
          </w:p>
        </w:tc>
        <w:tc>
          <w:tcPr>
            <w:tcW w:w="418" w:type="dxa"/>
            <w:tcBorders>
              <w:top w:val="single" w:sz="4" w:space="0" w:color="auto"/>
              <w:left w:val="single" w:sz="6" w:space="0" w:color="auto"/>
              <w:bottom w:val="single" w:sz="4" w:space="0" w:color="auto"/>
              <w:right w:val="single" w:sz="6" w:space="0" w:color="auto"/>
            </w:tcBorders>
            <w:vAlign w:val="center"/>
          </w:tcPr>
          <w:p w14:paraId="629702D9" w14:textId="77777777" w:rsidR="008C7DA5" w:rsidRPr="00341B8E" w:rsidRDefault="00526A29" w:rsidP="00A01912">
            <w:pPr>
              <w:pStyle w:val="TableText0"/>
              <w:keepNext w:val="0"/>
              <w:widowControl w:val="0"/>
              <w:jc w:val="center"/>
              <w:rPr>
                <w:sz w:val="18"/>
                <w:szCs w:val="18"/>
              </w:rPr>
            </w:pPr>
            <w:r w:rsidRPr="00341B8E">
              <w:rPr>
                <w:sz w:val="18"/>
                <w:szCs w:val="18"/>
              </w:rPr>
              <w:t>X</w:t>
            </w:r>
          </w:p>
        </w:tc>
        <w:tc>
          <w:tcPr>
            <w:tcW w:w="419" w:type="dxa"/>
            <w:tcBorders>
              <w:top w:val="single" w:sz="4" w:space="0" w:color="auto"/>
              <w:left w:val="single" w:sz="6" w:space="0" w:color="auto"/>
              <w:bottom w:val="single" w:sz="4" w:space="0" w:color="auto"/>
              <w:right w:val="single" w:sz="6" w:space="0" w:color="auto"/>
            </w:tcBorders>
            <w:vAlign w:val="center"/>
          </w:tcPr>
          <w:p w14:paraId="56552E06" w14:textId="77777777" w:rsidR="008C7DA5" w:rsidRPr="00341B8E" w:rsidRDefault="008C7DA5" w:rsidP="00A01912">
            <w:pPr>
              <w:pStyle w:val="TableText0"/>
              <w:keepNext w:val="0"/>
              <w:widowControl w:val="0"/>
              <w:jc w:val="center"/>
              <w:rPr>
                <w:sz w:val="18"/>
                <w:szCs w:val="18"/>
              </w:rPr>
            </w:pPr>
          </w:p>
        </w:tc>
        <w:tc>
          <w:tcPr>
            <w:tcW w:w="420" w:type="dxa"/>
            <w:tcBorders>
              <w:top w:val="single" w:sz="4" w:space="0" w:color="auto"/>
              <w:left w:val="single" w:sz="6" w:space="0" w:color="auto"/>
              <w:bottom w:val="single" w:sz="4" w:space="0" w:color="auto"/>
              <w:right w:val="single" w:sz="6" w:space="0" w:color="auto"/>
            </w:tcBorders>
            <w:vAlign w:val="center"/>
          </w:tcPr>
          <w:p w14:paraId="1CD38B4D" w14:textId="77777777" w:rsidR="008C7DA5" w:rsidRPr="00341B8E" w:rsidRDefault="008C7DA5" w:rsidP="00A01912">
            <w:pPr>
              <w:pStyle w:val="TableText0"/>
              <w:keepNext w:val="0"/>
              <w:widowControl w:val="0"/>
              <w:jc w:val="center"/>
              <w:rPr>
                <w:sz w:val="18"/>
                <w:szCs w:val="18"/>
              </w:rPr>
            </w:pPr>
          </w:p>
        </w:tc>
        <w:tc>
          <w:tcPr>
            <w:tcW w:w="419" w:type="dxa"/>
            <w:tcBorders>
              <w:top w:val="single" w:sz="4" w:space="0" w:color="auto"/>
              <w:left w:val="single" w:sz="6" w:space="0" w:color="auto"/>
              <w:bottom w:val="single" w:sz="4" w:space="0" w:color="auto"/>
              <w:right w:val="single" w:sz="6" w:space="0" w:color="auto"/>
            </w:tcBorders>
            <w:vAlign w:val="center"/>
          </w:tcPr>
          <w:p w14:paraId="7A93CAC2" w14:textId="77777777" w:rsidR="008C7DA5" w:rsidRPr="00341B8E" w:rsidRDefault="008C7DA5" w:rsidP="00A01912">
            <w:pPr>
              <w:pStyle w:val="TableText0"/>
              <w:keepNext w:val="0"/>
              <w:widowControl w:val="0"/>
              <w:jc w:val="center"/>
              <w:rPr>
                <w:sz w:val="18"/>
                <w:szCs w:val="18"/>
              </w:rPr>
            </w:pPr>
          </w:p>
        </w:tc>
        <w:tc>
          <w:tcPr>
            <w:tcW w:w="419" w:type="dxa"/>
            <w:tcBorders>
              <w:top w:val="single" w:sz="4" w:space="0" w:color="auto"/>
              <w:left w:val="single" w:sz="6" w:space="0" w:color="auto"/>
              <w:bottom w:val="single" w:sz="4" w:space="0" w:color="auto"/>
              <w:right w:val="single" w:sz="6" w:space="0" w:color="auto"/>
            </w:tcBorders>
            <w:vAlign w:val="center"/>
          </w:tcPr>
          <w:p w14:paraId="12D660C0" w14:textId="77777777" w:rsidR="008C7DA5" w:rsidRPr="00341B8E" w:rsidRDefault="00526A29" w:rsidP="00A01912">
            <w:pPr>
              <w:pStyle w:val="TableText0"/>
              <w:keepNext w:val="0"/>
              <w:widowControl w:val="0"/>
              <w:jc w:val="center"/>
              <w:rPr>
                <w:sz w:val="18"/>
                <w:szCs w:val="18"/>
              </w:rPr>
            </w:pPr>
            <w:r w:rsidRPr="00341B8E">
              <w:rPr>
                <w:sz w:val="18"/>
                <w:szCs w:val="18"/>
              </w:rPr>
              <w:t>X</w:t>
            </w:r>
          </w:p>
        </w:tc>
        <w:tc>
          <w:tcPr>
            <w:tcW w:w="419" w:type="dxa"/>
            <w:tcBorders>
              <w:top w:val="single" w:sz="4" w:space="0" w:color="auto"/>
              <w:left w:val="single" w:sz="6" w:space="0" w:color="auto"/>
              <w:bottom w:val="single" w:sz="4" w:space="0" w:color="auto"/>
              <w:right w:val="single" w:sz="6" w:space="0" w:color="auto"/>
            </w:tcBorders>
            <w:vAlign w:val="center"/>
          </w:tcPr>
          <w:p w14:paraId="454A6B5C" w14:textId="77777777" w:rsidR="008C7DA5" w:rsidRPr="00341B8E" w:rsidRDefault="00526A29" w:rsidP="00A01912">
            <w:pPr>
              <w:pStyle w:val="TableText0"/>
              <w:keepNext w:val="0"/>
              <w:widowControl w:val="0"/>
              <w:jc w:val="center"/>
              <w:rPr>
                <w:sz w:val="18"/>
                <w:szCs w:val="18"/>
              </w:rPr>
            </w:pPr>
            <w:r w:rsidRPr="00341B8E">
              <w:rPr>
                <w:sz w:val="18"/>
                <w:szCs w:val="18"/>
              </w:rPr>
              <w:t>X</w:t>
            </w:r>
          </w:p>
        </w:tc>
        <w:tc>
          <w:tcPr>
            <w:tcW w:w="420" w:type="dxa"/>
            <w:tcBorders>
              <w:top w:val="single" w:sz="4" w:space="0" w:color="auto"/>
              <w:left w:val="single" w:sz="6" w:space="0" w:color="auto"/>
              <w:bottom w:val="single" w:sz="4" w:space="0" w:color="auto"/>
              <w:right w:val="single" w:sz="6" w:space="0" w:color="auto"/>
            </w:tcBorders>
            <w:vAlign w:val="center"/>
          </w:tcPr>
          <w:p w14:paraId="53057872" w14:textId="77777777" w:rsidR="008C7DA5" w:rsidRPr="00341B8E" w:rsidRDefault="00526A29" w:rsidP="00A01912">
            <w:pPr>
              <w:pStyle w:val="TableText0"/>
              <w:keepNext w:val="0"/>
              <w:widowControl w:val="0"/>
              <w:jc w:val="center"/>
              <w:rPr>
                <w:sz w:val="18"/>
                <w:szCs w:val="18"/>
              </w:rPr>
            </w:pPr>
            <w:r w:rsidRPr="00341B8E">
              <w:rPr>
                <w:sz w:val="18"/>
                <w:szCs w:val="18"/>
              </w:rPr>
              <w:t>X</w:t>
            </w:r>
          </w:p>
        </w:tc>
        <w:tc>
          <w:tcPr>
            <w:tcW w:w="419" w:type="dxa"/>
            <w:tcBorders>
              <w:top w:val="single" w:sz="4" w:space="0" w:color="auto"/>
              <w:left w:val="single" w:sz="6" w:space="0" w:color="auto"/>
              <w:bottom w:val="single" w:sz="4" w:space="0" w:color="auto"/>
              <w:right w:val="single" w:sz="6" w:space="0" w:color="auto"/>
            </w:tcBorders>
            <w:vAlign w:val="center"/>
          </w:tcPr>
          <w:p w14:paraId="13EA86F5" w14:textId="77777777" w:rsidR="008C7DA5" w:rsidRPr="00341B8E" w:rsidRDefault="00526A29" w:rsidP="00A01912">
            <w:pPr>
              <w:pStyle w:val="TableText0"/>
              <w:keepNext w:val="0"/>
              <w:widowControl w:val="0"/>
              <w:jc w:val="center"/>
              <w:rPr>
                <w:sz w:val="18"/>
                <w:szCs w:val="18"/>
              </w:rPr>
            </w:pPr>
            <w:r w:rsidRPr="00341B8E">
              <w:rPr>
                <w:sz w:val="18"/>
                <w:szCs w:val="18"/>
              </w:rPr>
              <w:t>X</w:t>
            </w:r>
          </w:p>
        </w:tc>
        <w:tc>
          <w:tcPr>
            <w:tcW w:w="1240" w:type="dxa"/>
            <w:tcBorders>
              <w:top w:val="single" w:sz="4" w:space="0" w:color="auto"/>
              <w:left w:val="single" w:sz="6" w:space="0" w:color="auto"/>
              <w:bottom w:val="single" w:sz="4" w:space="0" w:color="auto"/>
              <w:right w:val="single" w:sz="6" w:space="0" w:color="auto"/>
            </w:tcBorders>
            <w:vAlign w:val="center"/>
          </w:tcPr>
          <w:p w14:paraId="27481ACE" w14:textId="77777777" w:rsidR="008C7DA5" w:rsidRPr="00341B8E" w:rsidRDefault="00526A29" w:rsidP="00A01912">
            <w:pPr>
              <w:pStyle w:val="TableText0"/>
              <w:keepNext w:val="0"/>
              <w:widowControl w:val="0"/>
              <w:jc w:val="center"/>
              <w:rPr>
                <w:sz w:val="18"/>
                <w:szCs w:val="18"/>
              </w:rPr>
            </w:pPr>
            <w:r>
              <w:rPr>
                <w:sz w:val="18"/>
                <w:szCs w:val="18"/>
              </w:rPr>
              <w:t>X</w:t>
            </w:r>
          </w:p>
        </w:tc>
        <w:tc>
          <w:tcPr>
            <w:tcW w:w="1377" w:type="dxa"/>
            <w:tcBorders>
              <w:top w:val="single" w:sz="4" w:space="0" w:color="auto"/>
              <w:left w:val="single" w:sz="6" w:space="0" w:color="auto"/>
              <w:bottom w:val="single" w:sz="4" w:space="0" w:color="auto"/>
              <w:right w:val="single" w:sz="6" w:space="0" w:color="auto"/>
            </w:tcBorders>
            <w:vAlign w:val="center"/>
          </w:tcPr>
          <w:p w14:paraId="14391459" w14:textId="77777777" w:rsidR="008C7DA5" w:rsidRPr="00980ABF" w:rsidRDefault="008C7DA5" w:rsidP="00A01912">
            <w:pPr>
              <w:pStyle w:val="TableText0"/>
              <w:keepNext w:val="0"/>
              <w:widowControl w:val="0"/>
              <w:jc w:val="center"/>
              <w:rPr>
                <w:sz w:val="18"/>
                <w:szCs w:val="18"/>
              </w:rPr>
            </w:pPr>
          </w:p>
        </w:tc>
        <w:tc>
          <w:tcPr>
            <w:tcW w:w="3928" w:type="dxa"/>
            <w:tcBorders>
              <w:top w:val="single" w:sz="4" w:space="0" w:color="auto"/>
              <w:left w:val="single" w:sz="6" w:space="0" w:color="auto"/>
              <w:bottom w:val="single" w:sz="4" w:space="0" w:color="auto"/>
              <w:right w:val="single" w:sz="4" w:space="0" w:color="auto"/>
            </w:tcBorders>
            <w:vAlign w:val="center"/>
          </w:tcPr>
          <w:p w14:paraId="6CCE670E" w14:textId="77777777" w:rsidR="008C7DA5" w:rsidRPr="00341B8E" w:rsidRDefault="00526A29" w:rsidP="00A01912">
            <w:pPr>
              <w:pStyle w:val="TableText0"/>
              <w:keepNext w:val="0"/>
              <w:widowControl w:val="0"/>
              <w:ind w:right="-111"/>
              <w:rPr>
                <w:sz w:val="18"/>
                <w:szCs w:val="18"/>
              </w:rPr>
            </w:pPr>
            <w:r w:rsidRPr="006E1150">
              <w:rPr>
                <w:sz w:val="18"/>
                <w:szCs w:val="18"/>
              </w:rPr>
              <w:t xml:space="preserve">See Section 8.1.9.1 for specific requirements. </w:t>
            </w:r>
          </w:p>
        </w:tc>
      </w:tr>
      <w:tr w:rsidR="00CA657C" w14:paraId="2621A774" w14:textId="77777777" w:rsidTr="00A01912">
        <w:trPr>
          <w:trHeight w:val="273"/>
        </w:trPr>
        <w:tc>
          <w:tcPr>
            <w:tcW w:w="1890" w:type="dxa"/>
            <w:tcBorders>
              <w:top w:val="single" w:sz="4" w:space="0" w:color="auto"/>
              <w:left w:val="single" w:sz="4" w:space="0" w:color="auto"/>
              <w:bottom w:val="single" w:sz="4" w:space="0" w:color="auto"/>
              <w:right w:val="single" w:sz="6" w:space="0" w:color="auto"/>
            </w:tcBorders>
            <w:vAlign w:val="center"/>
          </w:tcPr>
          <w:p w14:paraId="5663DCA1" w14:textId="77777777" w:rsidR="008C7DA5" w:rsidRPr="00341B8E" w:rsidRDefault="00526A29" w:rsidP="00A01912">
            <w:pPr>
              <w:pStyle w:val="TableText0"/>
              <w:keepNext w:val="0"/>
              <w:widowControl w:val="0"/>
              <w:ind w:right="-103"/>
              <w:rPr>
                <w:sz w:val="18"/>
                <w:szCs w:val="18"/>
              </w:rPr>
            </w:pPr>
            <w:r w:rsidRPr="00284BC2">
              <w:rPr>
                <w:sz w:val="18"/>
                <w:szCs w:val="18"/>
              </w:rPr>
              <w:t>Nemtabrutinib Return Compliance</w:t>
            </w:r>
          </w:p>
        </w:tc>
        <w:tc>
          <w:tcPr>
            <w:tcW w:w="835" w:type="dxa"/>
            <w:tcBorders>
              <w:top w:val="single" w:sz="4" w:space="0" w:color="auto"/>
              <w:left w:val="single" w:sz="6" w:space="0" w:color="auto"/>
              <w:bottom w:val="single" w:sz="4" w:space="0" w:color="auto"/>
              <w:right w:val="single" w:sz="6" w:space="0" w:color="auto"/>
            </w:tcBorders>
            <w:vAlign w:val="center"/>
          </w:tcPr>
          <w:p w14:paraId="5013ECD8" w14:textId="77777777" w:rsidR="008C7DA5" w:rsidRPr="00341B8E" w:rsidRDefault="008C7DA5" w:rsidP="00A01912">
            <w:pPr>
              <w:pStyle w:val="TableText0"/>
              <w:keepNext w:val="0"/>
              <w:widowControl w:val="0"/>
              <w:jc w:val="center"/>
              <w:rPr>
                <w:sz w:val="18"/>
                <w:szCs w:val="18"/>
              </w:rPr>
            </w:pPr>
          </w:p>
        </w:tc>
        <w:tc>
          <w:tcPr>
            <w:tcW w:w="412" w:type="dxa"/>
            <w:tcBorders>
              <w:top w:val="single" w:sz="4" w:space="0" w:color="auto"/>
              <w:left w:val="single" w:sz="6" w:space="0" w:color="auto"/>
              <w:bottom w:val="single" w:sz="4" w:space="0" w:color="auto"/>
              <w:right w:val="single" w:sz="6" w:space="0" w:color="auto"/>
            </w:tcBorders>
            <w:vAlign w:val="center"/>
          </w:tcPr>
          <w:p w14:paraId="27720AF0" w14:textId="77777777" w:rsidR="008C7DA5" w:rsidRPr="00341B8E" w:rsidRDefault="008C7DA5" w:rsidP="00A01912">
            <w:pPr>
              <w:pStyle w:val="TableText0"/>
              <w:keepNext w:val="0"/>
              <w:widowControl w:val="0"/>
              <w:jc w:val="center"/>
              <w:rPr>
                <w:sz w:val="18"/>
                <w:szCs w:val="18"/>
              </w:rPr>
            </w:pPr>
          </w:p>
        </w:tc>
        <w:tc>
          <w:tcPr>
            <w:tcW w:w="418" w:type="dxa"/>
            <w:tcBorders>
              <w:top w:val="single" w:sz="4" w:space="0" w:color="auto"/>
              <w:left w:val="single" w:sz="6" w:space="0" w:color="auto"/>
              <w:bottom w:val="single" w:sz="4" w:space="0" w:color="auto"/>
              <w:right w:val="single" w:sz="6" w:space="0" w:color="auto"/>
            </w:tcBorders>
            <w:vAlign w:val="center"/>
          </w:tcPr>
          <w:p w14:paraId="5D1A6550" w14:textId="77777777" w:rsidR="008C7DA5" w:rsidRPr="00341B8E" w:rsidRDefault="00526A29" w:rsidP="00A01912">
            <w:pPr>
              <w:pStyle w:val="TableText0"/>
              <w:keepNext w:val="0"/>
              <w:widowControl w:val="0"/>
              <w:jc w:val="center"/>
              <w:rPr>
                <w:sz w:val="18"/>
                <w:szCs w:val="18"/>
              </w:rPr>
            </w:pPr>
            <w:r w:rsidRPr="00341B8E">
              <w:rPr>
                <w:sz w:val="18"/>
                <w:szCs w:val="18"/>
              </w:rPr>
              <w:t>X</w:t>
            </w:r>
          </w:p>
        </w:tc>
        <w:tc>
          <w:tcPr>
            <w:tcW w:w="419" w:type="dxa"/>
            <w:tcBorders>
              <w:top w:val="single" w:sz="4" w:space="0" w:color="auto"/>
              <w:left w:val="single" w:sz="6" w:space="0" w:color="auto"/>
              <w:bottom w:val="single" w:sz="4" w:space="0" w:color="auto"/>
              <w:right w:val="single" w:sz="6" w:space="0" w:color="auto"/>
            </w:tcBorders>
            <w:vAlign w:val="center"/>
          </w:tcPr>
          <w:p w14:paraId="58AD9CE1" w14:textId="77777777" w:rsidR="008C7DA5" w:rsidRPr="00341B8E" w:rsidRDefault="008C7DA5" w:rsidP="00A01912">
            <w:pPr>
              <w:pStyle w:val="TableText0"/>
              <w:keepNext w:val="0"/>
              <w:widowControl w:val="0"/>
              <w:jc w:val="center"/>
              <w:rPr>
                <w:sz w:val="18"/>
                <w:szCs w:val="18"/>
              </w:rPr>
            </w:pPr>
          </w:p>
        </w:tc>
        <w:tc>
          <w:tcPr>
            <w:tcW w:w="420" w:type="dxa"/>
            <w:tcBorders>
              <w:top w:val="single" w:sz="4" w:space="0" w:color="auto"/>
              <w:left w:val="single" w:sz="6" w:space="0" w:color="auto"/>
              <w:bottom w:val="single" w:sz="4" w:space="0" w:color="auto"/>
              <w:right w:val="single" w:sz="6" w:space="0" w:color="auto"/>
            </w:tcBorders>
            <w:vAlign w:val="center"/>
          </w:tcPr>
          <w:p w14:paraId="17685662" w14:textId="77777777" w:rsidR="008C7DA5" w:rsidRPr="00341B8E" w:rsidRDefault="008C7DA5" w:rsidP="00A01912">
            <w:pPr>
              <w:pStyle w:val="TableText0"/>
              <w:keepNext w:val="0"/>
              <w:widowControl w:val="0"/>
              <w:jc w:val="center"/>
              <w:rPr>
                <w:sz w:val="18"/>
                <w:szCs w:val="18"/>
              </w:rPr>
            </w:pPr>
          </w:p>
        </w:tc>
        <w:tc>
          <w:tcPr>
            <w:tcW w:w="419" w:type="dxa"/>
            <w:tcBorders>
              <w:top w:val="single" w:sz="4" w:space="0" w:color="auto"/>
              <w:left w:val="single" w:sz="6" w:space="0" w:color="auto"/>
              <w:bottom w:val="single" w:sz="4" w:space="0" w:color="auto"/>
              <w:right w:val="single" w:sz="6" w:space="0" w:color="auto"/>
            </w:tcBorders>
            <w:vAlign w:val="center"/>
          </w:tcPr>
          <w:p w14:paraId="18C69DA2" w14:textId="77777777" w:rsidR="008C7DA5" w:rsidRPr="00341B8E" w:rsidRDefault="008C7DA5" w:rsidP="00A01912">
            <w:pPr>
              <w:pStyle w:val="TableText0"/>
              <w:keepNext w:val="0"/>
              <w:widowControl w:val="0"/>
              <w:jc w:val="center"/>
              <w:rPr>
                <w:sz w:val="18"/>
                <w:szCs w:val="18"/>
              </w:rPr>
            </w:pPr>
          </w:p>
        </w:tc>
        <w:tc>
          <w:tcPr>
            <w:tcW w:w="419" w:type="dxa"/>
            <w:tcBorders>
              <w:top w:val="single" w:sz="4" w:space="0" w:color="auto"/>
              <w:left w:val="single" w:sz="6" w:space="0" w:color="auto"/>
              <w:bottom w:val="single" w:sz="4" w:space="0" w:color="auto"/>
              <w:right w:val="single" w:sz="6" w:space="0" w:color="auto"/>
            </w:tcBorders>
            <w:vAlign w:val="center"/>
          </w:tcPr>
          <w:p w14:paraId="169A13E4" w14:textId="77777777" w:rsidR="008C7DA5" w:rsidRPr="00341B8E" w:rsidRDefault="00526A29" w:rsidP="00A01912">
            <w:pPr>
              <w:pStyle w:val="TableText0"/>
              <w:keepNext w:val="0"/>
              <w:widowControl w:val="0"/>
              <w:jc w:val="center"/>
              <w:rPr>
                <w:sz w:val="18"/>
                <w:szCs w:val="18"/>
              </w:rPr>
            </w:pPr>
            <w:r w:rsidRPr="00341B8E">
              <w:rPr>
                <w:sz w:val="18"/>
                <w:szCs w:val="18"/>
              </w:rPr>
              <w:t>X</w:t>
            </w:r>
          </w:p>
        </w:tc>
        <w:tc>
          <w:tcPr>
            <w:tcW w:w="419" w:type="dxa"/>
            <w:tcBorders>
              <w:top w:val="single" w:sz="4" w:space="0" w:color="auto"/>
              <w:left w:val="single" w:sz="6" w:space="0" w:color="auto"/>
              <w:bottom w:val="single" w:sz="4" w:space="0" w:color="auto"/>
              <w:right w:val="single" w:sz="6" w:space="0" w:color="auto"/>
            </w:tcBorders>
            <w:vAlign w:val="center"/>
          </w:tcPr>
          <w:p w14:paraId="2FF9C29C" w14:textId="77777777" w:rsidR="008C7DA5" w:rsidRPr="00341B8E" w:rsidRDefault="00526A29" w:rsidP="00A01912">
            <w:pPr>
              <w:pStyle w:val="TableText0"/>
              <w:keepNext w:val="0"/>
              <w:widowControl w:val="0"/>
              <w:jc w:val="center"/>
              <w:rPr>
                <w:sz w:val="18"/>
                <w:szCs w:val="18"/>
              </w:rPr>
            </w:pPr>
            <w:r w:rsidRPr="00341B8E">
              <w:rPr>
                <w:sz w:val="18"/>
                <w:szCs w:val="18"/>
              </w:rPr>
              <w:t>X</w:t>
            </w:r>
          </w:p>
        </w:tc>
        <w:tc>
          <w:tcPr>
            <w:tcW w:w="420" w:type="dxa"/>
            <w:tcBorders>
              <w:top w:val="single" w:sz="4" w:space="0" w:color="auto"/>
              <w:left w:val="single" w:sz="6" w:space="0" w:color="auto"/>
              <w:bottom w:val="single" w:sz="4" w:space="0" w:color="auto"/>
              <w:right w:val="single" w:sz="6" w:space="0" w:color="auto"/>
            </w:tcBorders>
            <w:vAlign w:val="center"/>
          </w:tcPr>
          <w:p w14:paraId="1BAB97AB" w14:textId="77777777" w:rsidR="008C7DA5" w:rsidRPr="00341B8E" w:rsidRDefault="00526A29" w:rsidP="00A01912">
            <w:pPr>
              <w:pStyle w:val="TableText0"/>
              <w:keepNext w:val="0"/>
              <w:widowControl w:val="0"/>
              <w:jc w:val="center"/>
              <w:rPr>
                <w:sz w:val="18"/>
                <w:szCs w:val="18"/>
              </w:rPr>
            </w:pPr>
            <w:r w:rsidRPr="00341B8E">
              <w:rPr>
                <w:sz w:val="18"/>
                <w:szCs w:val="18"/>
              </w:rPr>
              <w:t>X</w:t>
            </w:r>
          </w:p>
        </w:tc>
        <w:tc>
          <w:tcPr>
            <w:tcW w:w="419" w:type="dxa"/>
            <w:tcBorders>
              <w:top w:val="single" w:sz="4" w:space="0" w:color="auto"/>
              <w:left w:val="single" w:sz="6" w:space="0" w:color="auto"/>
              <w:bottom w:val="single" w:sz="4" w:space="0" w:color="auto"/>
              <w:right w:val="single" w:sz="6" w:space="0" w:color="auto"/>
            </w:tcBorders>
            <w:vAlign w:val="center"/>
          </w:tcPr>
          <w:p w14:paraId="20E6290E" w14:textId="77777777" w:rsidR="008C7DA5" w:rsidRPr="00341B8E" w:rsidRDefault="00526A29" w:rsidP="00A01912">
            <w:pPr>
              <w:pStyle w:val="TableText0"/>
              <w:keepNext w:val="0"/>
              <w:widowControl w:val="0"/>
              <w:jc w:val="center"/>
              <w:rPr>
                <w:sz w:val="18"/>
                <w:szCs w:val="18"/>
              </w:rPr>
            </w:pPr>
            <w:r w:rsidRPr="00341B8E">
              <w:rPr>
                <w:sz w:val="18"/>
                <w:szCs w:val="18"/>
              </w:rPr>
              <w:t>X</w:t>
            </w:r>
          </w:p>
        </w:tc>
        <w:tc>
          <w:tcPr>
            <w:tcW w:w="1240" w:type="dxa"/>
            <w:tcBorders>
              <w:top w:val="single" w:sz="4" w:space="0" w:color="auto"/>
              <w:left w:val="single" w:sz="6" w:space="0" w:color="auto"/>
              <w:bottom w:val="single" w:sz="4" w:space="0" w:color="auto"/>
              <w:right w:val="single" w:sz="6" w:space="0" w:color="auto"/>
            </w:tcBorders>
            <w:vAlign w:val="center"/>
          </w:tcPr>
          <w:p w14:paraId="38C1BED3" w14:textId="77777777" w:rsidR="008C7DA5" w:rsidRPr="00341B8E" w:rsidRDefault="00526A29" w:rsidP="00A01912">
            <w:pPr>
              <w:pStyle w:val="TableText0"/>
              <w:keepNext w:val="0"/>
              <w:widowControl w:val="0"/>
              <w:jc w:val="center"/>
              <w:rPr>
                <w:sz w:val="18"/>
                <w:szCs w:val="18"/>
              </w:rPr>
            </w:pPr>
            <w:r>
              <w:rPr>
                <w:sz w:val="18"/>
                <w:szCs w:val="18"/>
              </w:rPr>
              <w:t>X</w:t>
            </w:r>
          </w:p>
        </w:tc>
        <w:tc>
          <w:tcPr>
            <w:tcW w:w="1377" w:type="dxa"/>
            <w:tcBorders>
              <w:top w:val="single" w:sz="4" w:space="0" w:color="auto"/>
              <w:left w:val="single" w:sz="6" w:space="0" w:color="auto"/>
              <w:bottom w:val="single" w:sz="4" w:space="0" w:color="auto"/>
              <w:right w:val="single" w:sz="6" w:space="0" w:color="auto"/>
            </w:tcBorders>
            <w:vAlign w:val="center"/>
          </w:tcPr>
          <w:p w14:paraId="7BC27C17" w14:textId="77777777" w:rsidR="008C7DA5" w:rsidRPr="00980ABF" w:rsidRDefault="008C7DA5" w:rsidP="00A01912">
            <w:pPr>
              <w:pStyle w:val="TableText0"/>
              <w:keepNext w:val="0"/>
              <w:widowControl w:val="0"/>
              <w:jc w:val="center"/>
              <w:rPr>
                <w:sz w:val="18"/>
                <w:szCs w:val="18"/>
              </w:rPr>
            </w:pPr>
          </w:p>
        </w:tc>
        <w:tc>
          <w:tcPr>
            <w:tcW w:w="3928" w:type="dxa"/>
            <w:tcBorders>
              <w:top w:val="single" w:sz="4" w:space="0" w:color="auto"/>
              <w:left w:val="single" w:sz="6" w:space="0" w:color="auto"/>
              <w:bottom w:val="single" w:sz="4" w:space="0" w:color="auto"/>
              <w:right w:val="single" w:sz="4" w:space="0" w:color="auto"/>
            </w:tcBorders>
            <w:vAlign w:val="center"/>
          </w:tcPr>
          <w:p w14:paraId="6F1F7D95" w14:textId="77777777" w:rsidR="008C7DA5" w:rsidRPr="00341B8E" w:rsidRDefault="008C7DA5" w:rsidP="00A01912">
            <w:pPr>
              <w:pStyle w:val="TableText0"/>
              <w:keepNext w:val="0"/>
              <w:widowControl w:val="0"/>
              <w:ind w:right="-111"/>
              <w:rPr>
                <w:sz w:val="18"/>
                <w:szCs w:val="18"/>
              </w:rPr>
            </w:pPr>
          </w:p>
        </w:tc>
      </w:tr>
      <w:tr w:rsidR="00CA657C" w14:paraId="0EDF743F" w14:textId="77777777" w:rsidTr="00A01912">
        <w:trPr>
          <w:trHeight w:val="273"/>
        </w:trPr>
        <w:tc>
          <w:tcPr>
            <w:tcW w:w="1890" w:type="dxa"/>
            <w:tcBorders>
              <w:top w:val="single" w:sz="4" w:space="0" w:color="auto"/>
              <w:left w:val="single" w:sz="4" w:space="0" w:color="auto"/>
              <w:bottom w:val="single" w:sz="4" w:space="0" w:color="auto"/>
              <w:right w:val="single" w:sz="6" w:space="0" w:color="auto"/>
            </w:tcBorders>
            <w:vAlign w:val="center"/>
          </w:tcPr>
          <w:p w14:paraId="7421DD63" w14:textId="77777777" w:rsidR="008C7DA5" w:rsidRPr="00341B8E" w:rsidRDefault="00526A29" w:rsidP="00A01912">
            <w:pPr>
              <w:pStyle w:val="TableText0"/>
              <w:keepNext w:val="0"/>
              <w:widowControl w:val="0"/>
              <w:ind w:right="-103"/>
              <w:rPr>
                <w:sz w:val="18"/>
                <w:szCs w:val="18"/>
              </w:rPr>
            </w:pPr>
            <w:r w:rsidRPr="00341B8E">
              <w:rPr>
                <w:sz w:val="18"/>
                <w:szCs w:val="18"/>
              </w:rPr>
              <w:t>Venetoclax Dispensing</w:t>
            </w:r>
          </w:p>
        </w:tc>
        <w:tc>
          <w:tcPr>
            <w:tcW w:w="835" w:type="dxa"/>
            <w:tcBorders>
              <w:top w:val="single" w:sz="4" w:space="0" w:color="auto"/>
              <w:left w:val="single" w:sz="6" w:space="0" w:color="auto"/>
              <w:bottom w:val="single" w:sz="4" w:space="0" w:color="auto"/>
              <w:right w:val="single" w:sz="6" w:space="0" w:color="auto"/>
            </w:tcBorders>
            <w:vAlign w:val="center"/>
          </w:tcPr>
          <w:p w14:paraId="52370D69" w14:textId="77777777" w:rsidR="008C7DA5" w:rsidRPr="00341B8E" w:rsidRDefault="008C7DA5" w:rsidP="00A01912">
            <w:pPr>
              <w:pStyle w:val="TableText0"/>
              <w:keepNext w:val="0"/>
              <w:widowControl w:val="0"/>
              <w:jc w:val="center"/>
              <w:rPr>
                <w:sz w:val="18"/>
                <w:szCs w:val="18"/>
              </w:rPr>
            </w:pPr>
          </w:p>
        </w:tc>
        <w:tc>
          <w:tcPr>
            <w:tcW w:w="412" w:type="dxa"/>
            <w:tcBorders>
              <w:top w:val="single" w:sz="4" w:space="0" w:color="auto"/>
              <w:left w:val="single" w:sz="6" w:space="0" w:color="auto"/>
              <w:bottom w:val="single" w:sz="4" w:space="0" w:color="auto"/>
              <w:right w:val="single" w:sz="6" w:space="0" w:color="auto"/>
            </w:tcBorders>
            <w:vAlign w:val="center"/>
          </w:tcPr>
          <w:p w14:paraId="250A4518" w14:textId="77777777" w:rsidR="008C7DA5" w:rsidRPr="00341B8E" w:rsidRDefault="008C7DA5" w:rsidP="00A01912">
            <w:pPr>
              <w:pStyle w:val="TableText0"/>
              <w:keepNext w:val="0"/>
              <w:widowControl w:val="0"/>
              <w:jc w:val="center"/>
              <w:rPr>
                <w:sz w:val="18"/>
                <w:szCs w:val="18"/>
              </w:rPr>
            </w:pPr>
          </w:p>
        </w:tc>
        <w:tc>
          <w:tcPr>
            <w:tcW w:w="418" w:type="dxa"/>
            <w:tcBorders>
              <w:top w:val="single" w:sz="4" w:space="0" w:color="auto"/>
              <w:left w:val="single" w:sz="6" w:space="0" w:color="auto"/>
              <w:bottom w:val="single" w:sz="4" w:space="0" w:color="auto"/>
              <w:right w:val="single" w:sz="6" w:space="0" w:color="auto"/>
            </w:tcBorders>
            <w:vAlign w:val="center"/>
          </w:tcPr>
          <w:p w14:paraId="16097C4B" w14:textId="77777777" w:rsidR="008C7DA5" w:rsidRPr="00341B8E" w:rsidRDefault="00526A29" w:rsidP="00A01912">
            <w:pPr>
              <w:pStyle w:val="TableText0"/>
              <w:keepNext w:val="0"/>
              <w:widowControl w:val="0"/>
              <w:jc w:val="center"/>
              <w:rPr>
                <w:sz w:val="18"/>
                <w:szCs w:val="18"/>
              </w:rPr>
            </w:pPr>
            <w:r w:rsidRPr="00284BC2">
              <w:rPr>
                <w:sz w:val="18"/>
                <w:szCs w:val="18"/>
              </w:rPr>
              <w:t>X</w:t>
            </w:r>
          </w:p>
        </w:tc>
        <w:tc>
          <w:tcPr>
            <w:tcW w:w="419" w:type="dxa"/>
            <w:tcBorders>
              <w:top w:val="single" w:sz="4" w:space="0" w:color="auto"/>
              <w:left w:val="single" w:sz="6" w:space="0" w:color="auto"/>
              <w:bottom w:val="single" w:sz="4" w:space="0" w:color="auto"/>
              <w:right w:val="single" w:sz="6" w:space="0" w:color="auto"/>
            </w:tcBorders>
            <w:vAlign w:val="center"/>
          </w:tcPr>
          <w:p w14:paraId="04F2032B" w14:textId="77777777" w:rsidR="008C7DA5" w:rsidRPr="00341B8E" w:rsidRDefault="008C7DA5" w:rsidP="00A01912">
            <w:pPr>
              <w:pStyle w:val="TableText0"/>
              <w:keepNext w:val="0"/>
              <w:widowControl w:val="0"/>
              <w:jc w:val="center"/>
              <w:rPr>
                <w:sz w:val="18"/>
                <w:szCs w:val="18"/>
              </w:rPr>
            </w:pPr>
          </w:p>
        </w:tc>
        <w:tc>
          <w:tcPr>
            <w:tcW w:w="420" w:type="dxa"/>
            <w:tcBorders>
              <w:top w:val="single" w:sz="4" w:space="0" w:color="auto"/>
              <w:left w:val="single" w:sz="6" w:space="0" w:color="auto"/>
              <w:bottom w:val="single" w:sz="4" w:space="0" w:color="auto"/>
              <w:right w:val="single" w:sz="6" w:space="0" w:color="auto"/>
            </w:tcBorders>
            <w:vAlign w:val="center"/>
          </w:tcPr>
          <w:p w14:paraId="53704BC2" w14:textId="77777777" w:rsidR="008C7DA5" w:rsidRPr="00341B8E" w:rsidRDefault="008C7DA5" w:rsidP="00A01912">
            <w:pPr>
              <w:pStyle w:val="TableText0"/>
              <w:keepNext w:val="0"/>
              <w:widowControl w:val="0"/>
              <w:jc w:val="center"/>
              <w:rPr>
                <w:sz w:val="18"/>
                <w:szCs w:val="18"/>
              </w:rPr>
            </w:pPr>
          </w:p>
        </w:tc>
        <w:tc>
          <w:tcPr>
            <w:tcW w:w="419" w:type="dxa"/>
            <w:tcBorders>
              <w:top w:val="single" w:sz="4" w:space="0" w:color="auto"/>
              <w:left w:val="single" w:sz="6" w:space="0" w:color="auto"/>
              <w:bottom w:val="single" w:sz="4" w:space="0" w:color="auto"/>
              <w:right w:val="single" w:sz="6" w:space="0" w:color="auto"/>
            </w:tcBorders>
            <w:vAlign w:val="center"/>
          </w:tcPr>
          <w:p w14:paraId="161721BA" w14:textId="77777777" w:rsidR="008C7DA5" w:rsidRPr="00341B8E" w:rsidRDefault="008C7DA5" w:rsidP="00A01912">
            <w:pPr>
              <w:pStyle w:val="TableText0"/>
              <w:keepNext w:val="0"/>
              <w:widowControl w:val="0"/>
              <w:jc w:val="center"/>
              <w:rPr>
                <w:sz w:val="18"/>
                <w:szCs w:val="18"/>
              </w:rPr>
            </w:pPr>
          </w:p>
        </w:tc>
        <w:tc>
          <w:tcPr>
            <w:tcW w:w="419" w:type="dxa"/>
            <w:tcBorders>
              <w:top w:val="single" w:sz="4" w:space="0" w:color="auto"/>
              <w:left w:val="single" w:sz="6" w:space="0" w:color="auto"/>
              <w:bottom w:val="single" w:sz="4" w:space="0" w:color="auto"/>
              <w:right w:val="single" w:sz="6" w:space="0" w:color="auto"/>
            </w:tcBorders>
            <w:vAlign w:val="center"/>
          </w:tcPr>
          <w:p w14:paraId="1075A4A8" w14:textId="77777777" w:rsidR="008C7DA5" w:rsidRPr="00341B8E" w:rsidRDefault="00526A29" w:rsidP="00A01912">
            <w:pPr>
              <w:pStyle w:val="TableText0"/>
              <w:keepNext w:val="0"/>
              <w:widowControl w:val="0"/>
              <w:jc w:val="center"/>
              <w:rPr>
                <w:sz w:val="18"/>
                <w:szCs w:val="18"/>
              </w:rPr>
            </w:pPr>
            <w:r w:rsidRPr="00284BC2">
              <w:rPr>
                <w:sz w:val="18"/>
                <w:szCs w:val="18"/>
              </w:rPr>
              <w:t>X</w:t>
            </w:r>
          </w:p>
        </w:tc>
        <w:tc>
          <w:tcPr>
            <w:tcW w:w="419" w:type="dxa"/>
            <w:tcBorders>
              <w:top w:val="single" w:sz="4" w:space="0" w:color="auto"/>
              <w:left w:val="single" w:sz="6" w:space="0" w:color="auto"/>
              <w:bottom w:val="single" w:sz="4" w:space="0" w:color="auto"/>
              <w:right w:val="single" w:sz="6" w:space="0" w:color="auto"/>
            </w:tcBorders>
            <w:vAlign w:val="center"/>
          </w:tcPr>
          <w:p w14:paraId="0C3A6A78" w14:textId="77777777" w:rsidR="008C7DA5" w:rsidRPr="00341B8E" w:rsidRDefault="00526A29" w:rsidP="00A01912">
            <w:pPr>
              <w:pStyle w:val="TableText0"/>
              <w:keepNext w:val="0"/>
              <w:widowControl w:val="0"/>
              <w:jc w:val="center"/>
              <w:rPr>
                <w:sz w:val="18"/>
                <w:szCs w:val="18"/>
              </w:rPr>
            </w:pPr>
            <w:r w:rsidRPr="00221363">
              <w:rPr>
                <w:sz w:val="18"/>
                <w:szCs w:val="18"/>
              </w:rPr>
              <w:t>X</w:t>
            </w:r>
          </w:p>
        </w:tc>
        <w:tc>
          <w:tcPr>
            <w:tcW w:w="420" w:type="dxa"/>
            <w:tcBorders>
              <w:top w:val="single" w:sz="4" w:space="0" w:color="auto"/>
              <w:left w:val="single" w:sz="6" w:space="0" w:color="auto"/>
              <w:bottom w:val="single" w:sz="4" w:space="0" w:color="auto"/>
              <w:right w:val="single" w:sz="6" w:space="0" w:color="auto"/>
            </w:tcBorders>
            <w:vAlign w:val="center"/>
          </w:tcPr>
          <w:p w14:paraId="3813423B" w14:textId="77777777" w:rsidR="008C7DA5" w:rsidRPr="00341B8E" w:rsidRDefault="00526A29" w:rsidP="00A01912">
            <w:pPr>
              <w:pStyle w:val="TableText0"/>
              <w:keepNext w:val="0"/>
              <w:widowControl w:val="0"/>
              <w:jc w:val="center"/>
              <w:rPr>
                <w:sz w:val="18"/>
                <w:szCs w:val="18"/>
              </w:rPr>
            </w:pPr>
            <w:r w:rsidRPr="00341B8E">
              <w:rPr>
                <w:sz w:val="18"/>
                <w:szCs w:val="18"/>
              </w:rPr>
              <w:t>X</w:t>
            </w:r>
          </w:p>
        </w:tc>
        <w:tc>
          <w:tcPr>
            <w:tcW w:w="419" w:type="dxa"/>
            <w:tcBorders>
              <w:top w:val="single" w:sz="4" w:space="0" w:color="auto"/>
              <w:left w:val="single" w:sz="6" w:space="0" w:color="auto"/>
              <w:bottom w:val="single" w:sz="4" w:space="0" w:color="auto"/>
              <w:right w:val="single" w:sz="6" w:space="0" w:color="auto"/>
            </w:tcBorders>
            <w:vAlign w:val="center"/>
          </w:tcPr>
          <w:p w14:paraId="55E09398" w14:textId="77777777" w:rsidR="008C7DA5" w:rsidRPr="00341B8E" w:rsidRDefault="00526A29" w:rsidP="00A01912">
            <w:pPr>
              <w:pStyle w:val="TableText0"/>
              <w:keepNext w:val="0"/>
              <w:widowControl w:val="0"/>
              <w:jc w:val="center"/>
              <w:rPr>
                <w:sz w:val="18"/>
                <w:szCs w:val="18"/>
              </w:rPr>
            </w:pPr>
            <w:r w:rsidRPr="00341B8E">
              <w:rPr>
                <w:sz w:val="18"/>
                <w:szCs w:val="18"/>
              </w:rPr>
              <w:t>X</w:t>
            </w:r>
          </w:p>
        </w:tc>
        <w:tc>
          <w:tcPr>
            <w:tcW w:w="1240" w:type="dxa"/>
            <w:tcBorders>
              <w:top w:val="single" w:sz="4" w:space="0" w:color="auto"/>
              <w:left w:val="single" w:sz="6" w:space="0" w:color="auto"/>
              <w:bottom w:val="single" w:sz="4" w:space="0" w:color="auto"/>
              <w:right w:val="single" w:sz="6" w:space="0" w:color="auto"/>
            </w:tcBorders>
            <w:vAlign w:val="center"/>
          </w:tcPr>
          <w:p w14:paraId="238B16F8" w14:textId="77777777" w:rsidR="008C7DA5" w:rsidRPr="00341B8E" w:rsidRDefault="00526A29" w:rsidP="00A01912">
            <w:pPr>
              <w:pStyle w:val="TableText0"/>
              <w:keepNext w:val="0"/>
              <w:widowControl w:val="0"/>
              <w:jc w:val="center"/>
              <w:rPr>
                <w:sz w:val="18"/>
                <w:szCs w:val="18"/>
              </w:rPr>
            </w:pPr>
            <w:r>
              <w:rPr>
                <w:sz w:val="18"/>
                <w:szCs w:val="18"/>
              </w:rPr>
              <w:t>X</w:t>
            </w:r>
          </w:p>
        </w:tc>
        <w:tc>
          <w:tcPr>
            <w:tcW w:w="1377" w:type="dxa"/>
            <w:tcBorders>
              <w:top w:val="single" w:sz="4" w:space="0" w:color="auto"/>
              <w:left w:val="single" w:sz="6" w:space="0" w:color="auto"/>
              <w:bottom w:val="single" w:sz="4" w:space="0" w:color="auto"/>
              <w:right w:val="single" w:sz="6" w:space="0" w:color="auto"/>
            </w:tcBorders>
            <w:vAlign w:val="center"/>
          </w:tcPr>
          <w:p w14:paraId="29FCFF63" w14:textId="77777777" w:rsidR="008C7DA5" w:rsidRPr="00980ABF" w:rsidRDefault="008C7DA5" w:rsidP="00A01912">
            <w:pPr>
              <w:pStyle w:val="TableText0"/>
              <w:keepNext w:val="0"/>
              <w:widowControl w:val="0"/>
              <w:jc w:val="center"/>
              <w:rPr>
                <w:sz w:val="18"/>
                <w:szCs w:val="18"/>
              </w:rPr>
            </w:pPr>
          </w:p>
        </w:tc>
        <w:tc>
          <w:tcPr>
            <w:tcW w:w="3928" w:type="dxa"/>
            <w:tcBorders>
              <w:top w:val="single" w:sz="4" w:space="0" w:color="auto"/>
              <w:left w:val="single" w:sz="6" w:space="0" w:color="auto"/>
              <w:bottom w:val="single" w:sz="4" w:space="0" w:color="auto"/>
              <w:right w:val="single" w:sz="4" w:space="0" w:color="auto"/>
            </w:tcBorders>
            <w:vAlign w:val="center"/>
          </w:tcPr>
          <w:p w14:paraId="69DE43E4" w14:textId="77777777" w:rsidR="008C7DA5" w:rsidRPr="00341B8E" w:rsidRDefault="00526A29" w:rsidP="00A01912">
            <w:pPr>
              <w:pStyle w:val="TableText0"/>
              <w:keepNext w:val="0"/>
              <w:widowControl w:val="0"/>
              <w:ind w:right="-111"/>
              <w:rPr>
                <w:sz w:val="18"/>
                <w:szCs w:val="18"/>
              </w:rPr>
            </w:pPr>
            <w:r w:rsidRPr="006E1150">
              <w:rPr>
                <w:sz w:val="18"/>
                <w:szCs w:val="18"/>
              </w:rPr>
              <w:t xml:space="preserve">See Section 8.1.9.1 for specific requirements. </w:t>
            </w:r>
          </w:p>
        </w:tc>
      </w:tr>
      <w:tr w:rsidR="00CA657C" w14:paraId="412AD141" w14:textId="77777777" w:rsidTr="00A01912">
        <w:trPr>
          <w:trHeight w:val="273"/>
        </w:trPr>
        <w:tc>
          <w:tcPr>
            <w:tcW w:w="1890" w:type="dxa"/>
            <w:tcBorders>
              <w:top w:val="single" w:sz="4" w:space="0" w:color="auto"/>
              <w:left w:val="single" w:sz="4" w:space="0" w:color="auto"/>
              <w:bottom w:val="single" w:sz="4" w:space="0" w:color="auto"/>
              <w:right w:val="single" w:sz="6" w:space="0" w:color="auto"/>
            </w:tcBorders>
            <w:vAlign w:val="center"/>
          </w:tcPr>
          <w:p w14:paraId="2D7B5660" w14:textId="77777777" w:rsidR="008C7DA5" w:rsidRPr="00341B8E" w:rsidRDefault="00526A29" w:rsidP="00A01912">
            <w:pPr>
              <w:pStyle w:val="TableText0"/>
              <w:keepNext w:val="0"/>
              <w:widowControl w:val="0"/>
              <w:ind w:right="-103"/>
              <w:rPr>
                <w:sz w:val="18"/>
                <w:szCs w:val="18"/>
              </w:rPr>
            </w:pPr>
            <w:r w:rsidRPr="00341B8E">
              <w:rPr>
                <w:sz w:val="18"/>
                <w:szCs w:val="18"/>
              </w:rPr>
              <w:t>Venetoclax Return Compliance</w:t>
            </w:r>
          </w:p>
        </w:tc>
        <w:tc>
          <w:tcPr>
            <w:tcW w:w="835" w:type="dxa"/>
            <w:tcBorders>
              <w:top w:val="single" w:sz="4" w:space="0" w:color="auto"/>
              <w:left w:val="single" w:sz="6" w:space="0" w:color="auto"/>
              <w:bottom w:val="single" w:sz="4" w:space="0" w:color="auto"/>
              <w:right w:val="single" w:sz="6" w:space="0" w:color="auto"/>
            </w:tcBorders>
            <w:vAlign w:val="center"/>
          </w:tcPr>
          <w:p w14:paraId="6FAD7145" w14:textId="77777777" w:rsidR="008C7DA5" w:rsidRPr="00341B8E" w:rsidRDefault="008C7DA5" w:rsidP="00A01912">
            <w:pPr>
              <w:pStyle w:val="TableText0"/>
              <w:keepNext w:val="0"/>
              <w:widowControl w:val="0"/>
              <w:jc w:val="center"/>
              <w:rPr>
                <w:sz w:val="18"/>
                <w:szCs w:val="18"/>
              </w:rPr>
            </w:pPr>
          </w:p>
        </w:tc>
        <w:tc>
          <w:tcPr>
            <w:tcW w:w="412" w:type="dxa"/>
            <w:tcBorders>
              <w:top w:val="single" w:sz="4" w:space="0" w:color="auto"/>
              <w:left w:val="single" w:sz="6" w:space="0" w:color="auto"/>
              <w:bottom w:val="single" w:sz="4" w:space="0" w:color="auto"/>
              <w:right w:val="single" w:sz="6" w:space="0" w:color="auto"/>
            </w:tcBorders>
            <w:vAlign w:val="center"/>
          </w:tcPr>
          <w:p w14:paraId="6BDF6072" w14:textId="77777777" w:rsidR="008C7DA5" w:rsidRPr="00341B8E" w:rsidRDefault="008C7DA5" w:rsidP="00A01912">
            <w:pPr>
              <w:pStyle w:val="TableText0"/>
              <w:keepNext w:val="0"/>
              <w:widowControl w:val="0"/>
              <w:jc w:val="center"/>
              <w:rPr>
                <w:sz w:val="18"/>
                <w:szCs w:val="18"/>
              </w:rPr>
            </w:pPr>
          </w:p>
        </w:tc>
        <w:tc>
          <w:tcPr>
            <w:tcW w:w="418" w:type="dxa"/>
            <w:tcBorders>
              <w:top w:val="single" w:sz="4" w:space="0" w:color="auto"/>
              <w:left w:val="single" w:sz="6" w:space="0" w:color="auto"/>
              <w:bottom w:val="single" w:sz="4" w:space="0" w:color="auto"/>
              <w:right w:val="single" w:sz="6" w:space="0" w:color="auto"/>
            </w:tcBorders>
            <w:vAlign w:val="center"/>
          </w:tcPr>
          <w:p w14:paraId="7383E355" w14:textId="77777777" w:rsidR="008C7DA5" w:rsidRPr="00341B8E" w:rsidRDefault="008C7DA5" w:rsidP="00A01912">
            <w:pPr>
              <w:pStyle w:val="TableText0"/>
              <w:keepNext w:val="0"/>
              <w:widowControl w:val="0"/>
              <w:jc w:val="center"/>
              <w:rPr>
                <w:sz w:val="18"/>
                <w:szCs w:val="18"/>
              </w:rPr>
            </w:pPr>
          </w:p>
        </w:tc>
        <w:tc>
          <w:tcPr>
            <w:tcW w:w="419" w:type="dxa"/>
            <w:tcBorders>
              <w:top w:val="single" w:sz="4" w:space="0" w:color="auto"/>
              <w:left w:val="single" w:sz="6" w:space="0" w:color="auto"/>
              <w:bottom w:val="single" w:sz="4" w:space="0" w:color="auto"/>
              <w:right w:val="single" w:sz="6" w:space="0" w:color="auto"/>
            </w:tcBorders>
            <w:vAlign w:val="center"/>
          </w:tcPr>
          <w:p w14:paraId="25B51FB4" w14:textId="77777777" w:rsidR="008C7DA5" w:rsidRPr="00341B8E" w:rsidRDefault="008C7DA5" w:rsidP="00A01912">
            <w:pPr>
              <w:pStyle w:val="TableText0"/>
              <w:keepNext w:val="0"/>
              <w:widowControl w:val="0"/>
              <w:jc w:val="center"/>
              <w:rPr>
                <w:sz w:val="18"/>
                <w:szCs w:val="18"/>
              </w:rPr>
            </w:pPr>
          </w:p>
        </w:tc>
        <w:tc>
          <w:tcPr>
            <w:tcW w:w="420" w:type="dxa"/>
            <w:tcBorders>
              <w:top w:val="single" w:sz="4" w:space="0" w:color="auto"/>
              <w:left w:val="single" w:sz="6" w:space="0" w:color="auto"/>
              <w:bottom w:val="single" w:sz="4" w:space="0" w:color="auto"/>
              <w:right w:val="single" w:sz="6" w:space="0" w:color="auto"/>
            </w:tcBorders>
            <w:vAlign w:val="center"/>
          </w:tcPr>
          <w:p w14:paraId="308DFE8E" w14:textId="77777777" w:rsidR="008C7DA5" w:rsidRPr="00341B8E" w:rsidRDefault="008C7DA5" w:rsidP="00A01912">
            <w:pPr>
              <w:pStyle w:val="TableText0"/>
              <w:keepNext w:val="0"/>
              <w:widowControl w:val="0"/>
              <w:jc w:val="center"/>
              <w:rPr>
                <w:sz w:val="18"/>
                <w:szCs w:val="18"/>
              </w:rPr>
            </w:pPr>
          </w:p>
        </w:tc>
        <w:tc>
          <w:tcPr>
            <w:tcW w:w="419" w:type="dxa"/>
            <w:tcBorders>
              <w:top w:val="single" w:sz="4" w:space="0" w:color="auto"/>
              <w:left w:val="single" w:sz="6" w:space="0" w:color="auto"/>
              <w:bottom w:val="single" w:sz="4" w:space="0" w:color="auto"/>
              <w:right w:val="single" w:sz="6" w:space="0" w:color="auto"/>
            </w:tcBorders>
            <w:vAlign w:val="center"/>
          </w:tcPr>
          <w:p w14:paraId="526B4FF9" w14:textId="77777777" w:rsidR="008C7DA5" w:rsidRPr="00341B8E" w:rsidRDefault="008C7DA5" w:rsidP="00A01912">
            <w:pPr>
              <w:pStyle w:val="TableText0"/>
              <w:keepNext w:val="0"/>
              <w:widowControl w:val="0"/>
              <w:jc w:val="center"/>
              <w:rPr>
                <w:sz w:val="18"/>
                <w:szCs w:val="18"/>
              </w:rPr>
            </w:pPr>
          </w:p>
        </w:tc>
        <w:tc>
          <w:tcPr>
            <w:tcW w:w="419" w:type="dxa"/>
            <w:tcBorders>
              <w:top w:val="single" w:sz="4" w:space="0" w:color="auto"/>
              <w:left w:val="single" w:sz="6" w:space="0" w:color="auto"/>
              <w:bottom w:val="single" w:sz="4" w:space="0" w:color="auto"/>
              <w:right w:val="single" w:sz="6" w:space="0" w:color="auto"/>
            </w:tcBorders>
            <w:vAlign w:val="center"/>
          </w:tcPr>
          <w:p w14:paraId="79E7DABF" w14:textId="77777777" w:rsidR="008C7DA5" w:rsidRPr="00341B8E" w:rsidRDefault="00526A29" w:rsidP="00A01912">
            <w:pPr>
              <w:pStyle w:val="TableText0"/>
              <w:keepNext w:val="0"/>
              <w:widowControl w:val="0"/>
              <w:jc w:val="center"/>
              <w:rPr>
                <w:sz w:val="18"/>
                <w:szCs w:val="18"/>
              </w:rPr>
            </w:pPr>
            <w:r w:rsidRPr="00341B8E">
              <w:rPr>
                <w:sz w:val="18"/>
                <w:szCs w:val="18"/>
              </w:rPr>
              <w:t>X</w:t>
            </w:r>
          </w:p>
        </w:tc>
        <w:tc>
          <w:tcPr>
            <w:tcW w:w="419" w:type="dxa"/>
            <w:tcBorders>
              <w:top w:val="single" w:sz="4" w:space="0" w:color="auto"/>
              <w:left w:val="single" w:sz="6" w:space="0" w:color="auto"/>
              <w:bottom w:val="single" w:sz="4" w:space="0" w:color="auto"/>
              <w:right w:val="single" w:sz="6" w:space="0" w:color="auto"/>
            </w:tcBorders>
            <w:vAlign w:val="center"/>
          </w:tcPr>
          <w:p w14:paraId="4EBFC2AD" w14:textId="77777777" w:rsidR="008C7DA5" w:rsidRPr="00341B8E" w:rsidRDefault="00526A29" w:rsidP="00A01912">
            <w:pPr>
              <w:pStyle w:val="TableText0"/>
              <w:keepNext w:val="0"/>
              <w:widowControl w:val="0"/>
              <w:jc w:val="center"/>
              <w:rPr>
                <w:sz w:val="18"/>
                <w:szCs w:val="18"/>
              </w:rPr>
            </w:pPr>
            <w:r w:rsidRPr="00341B8E">
              <w:rPr>
                <w:sz w:val="18"/>
                <w:szCs w:val="18"/>
              </w:rPr>
              <w:t>X</w:t>
            </w:r>
          </w:p>
        </w:tc>
        <w:tc>
          <w:tcPr>
            <w:tcW w:w="420" w:type="dxa"/>
            <w:tcBorders>
              <w:top w:val="single" w:sz="4" w:space="0" w:color="auto"/>
              <w:left w:val="single" w:sz="6" w:space="0" w:color="auto"/>
              <w:bottom w:val="single" w:sz="4" w:space="0" w:color="auto"/>
              <w:right w:val="single" w:sz="6" w:space="0" w:color="auto"/>
            </w:tcBorders>
            <w:vAlign w:val="center"/>
          </w:tcPr>
          <w:p w14:paraId="2D9C5944" w14:textId="77777777" w:rsidR="008C7DA5" w:rsidRPr="00341B8E" w:rsidRDefault="00526A29" w:rsidP="00A01912">
            <w:pPr>
              <w:pStyle w:val="TableText0"/>
              <w:keepNext w:val="0"/>
              <w:widowControl w:val="0"/>
              <w:jc w:val="center"/>
              <w:rPr>
                <w:sz w:val="18"/>
                <w:szCs w:val="18"/>
              </w:rPr>
            </w:pPr>
            <w:r w:rsidRPr="00341B8E">
              <w:rPr>
                <w:sz w:val="18"/>
                <w:szCs w:val="18"/>
              </w:rPr>
              <w:t>X</w:t>
            </w:r>
          </w:p>
        </w:tc>
        <w:tc>
          <w:tcPr>
            <w:tcW w:w="419" w:type="dxa"/>
            <w:tcBorders>
              <w:top w:val="single" w:sz="4" w:space="0" w:color="auto"/>
              <w:left w:val="single" w:sz="6" w:space="0" w:color="auto"/>
              <w:bottom w:val="single" w:sz="4" w:space="0" w:color="auto"/>
              <w:right w:val="single" w:sz="6" w:space="0" w:color="auto"/>
            </w:tcBorders>
            <w:vAlign w:val="center"/>
          </w:tcPr>
          <w:p w14:paraId="62194730" w14:textId="77777777" w:rsidR="008C7DA5" w:rsidRPr="00341B8E" w:rsidRDefault="00526A29" w:rsidP="00A01912">
            <w:pPr>
              <w:pStyle w:val="TableText0"/>
              <w:keepNext w:val="0"/>
              <w:widowControl w:val="0"/>
              <w:jc w:val="center"/>
              <w:rPr>
                <w:sz w:val="18"/>
                <w:szCs w:val="18"/>
              </w:rPr>
            </w:pPr>
            <w:r w:rsidRPr="00341B8E">
              <w:rPr>
                <w:sz w:val="18"/>
                <w:szCs w:val="18"/>
              </w:rPr>
              <w:t>X</w:t>
            </w:r>
          </w:p>
        </w:tc>
        <w:tc>
          <w:tcPr>
            <w:tcW w:w="1240" w:type="dxa"/>
            <w:tcBorders>
              <w:top w:val="single" w:sz="4" w:space="0" w:color="auto"/>
              <w:left w:val="single" w:sz="6" w:space="0" w:color="auto"/>
              <w:bottom w:val="single" w:sz="4" w:space="0" w:color="auto"/>
              <w:right w:val="single" w:sz="6" w:space="0" w:color="auto"/>
            </w:tcBorders>
            <w:vAlign w:val="center"/>
          </w:tcPr>
          <w:p w14:paraId="7ECCF332" w14:textId="77777777" w:rsidR="008C7DA5" w:rsidRPr="00341B8E" w:rsidRDefault="00526A29" w:rsidP="00A01912">
            <w:pPr>
              <w:pStyle w:val="TableText0"/>
              <w:keepNext w:val="0"/>
              <w:widowControl w:val="0"/>
              <w:jc w:val="center"/>
              <w:rPr>
                <w:sz w:val="18"/>
                <w:szCs w:val="18"/>
              </w:rPr>
            </w:pPr>
            <w:r>
              <w:rPr>
                <w:sz w:val="18"/>
                <w:szCs w:val="18"/>
              </w:rPr>
              <w:t>X</w:t>
            </w:r>
          </w:p>
        </w:tc>
        <w:tc>
          <w:tcPr>
            <w:tcW w:w="1377" w:type="dxa"/>
            <w:tcBorders>
              <w:top w:val="single" w:sz="4" w:space="0" w:color="auto"/>
              <w:left w:val="single" w:sz="6" w:space="0" w:color="auto"/>
              <w:bottom w:val="single" w:sz="4" w:space="0" w:color="auto"/>
              <w:right w:val="single" w:sz="6" w:space="0" w:color="auto"/>
            </w:tcBorders>
            <w:vAlign w:val="center"/>
          </w:tcPr>
          <w:p w14:paraId="179AC18C" w14:textId="77777777" w:rsidR="008C7DA5" w:rsidRPr="00980ABF" w:rsidRDefault="008C7DA5" w:rsidP="00A01912">
            <w:pPr>
              <w:pStyle w:val="TableText0"/>
              <w:keepNext w:val="0"/>
              <w:widowControl w:val="0"/>
              <w:jc w:val="center"/>
              <w:rPr>
                <w:sz w:val="18"/>
                <w:szCs w:val="18"/>
              </w:rPr>
            </w:pPr>
          </w:p>
        </w:tc>
        <w:tc>
          <w:tcPr>
            <w:tcW w:w="3928" w:type="dxa"/>
            <w:tcBorders>
              <w:top w:val="single" w:sz="4" w:space="0" w:color="auto"/>
              <w:left w:val="single" w:sz="6" w:space="0" w:color="auto"/>
              <w:bottom w:val="single" w:sz="4" w:space="0" w:color="auto"/>
              <w:right w:val="single" w:sz="4" w:space="0" w:color="auto"/>
            </w:tcBorders>
            <w:vAlign w:val="center"/>
          </w:tcPr>
          <w:p w14:paraId="26FFDF6B" w14:textId="77777777" w:rsidR="008C7DA5" w:rsidRPr="00341B8E" w:rsidRDefault="008C7DA5" w:rsidP="00A01912">
            <w:pPr>
              <w:pStyle w:val="TableText0"/>
              <w:keepNext w:val="0"/>
              <w:widowControl w:val="0"/>
              <w:rPr>
                <w:sz w:val="18"/>
                <w:szCs w:val="18"/>
              </w:rPr>
            </w:pPr>
          </w:p>
        </w:tc>
      </w:tr>
      <w:tr w:rsidR="00CA657C" w14:paraId="03CD5AA0" w14:textId="77777777" w:rsidTr="00A01912">
        <w:trPr>
          <w:trHeight w:val="273"/>
        </w:trPr>
        <w:tc>
          <w:tcPr>
            <w:tcW w:w="13035" w:type="dxa"/>
            <w:gridSpan w:val="14"/>
            <w:tcBorders>
              <w:top w:val="single" w:sz="4" w:space="0" w:color="auto"/>
              <w:left w:val="single" w:sz="4" w:space="0" w:color="auto"/>
              <w:bottom w:val="single" w:sz="4" w:space="0" w:color="auto"/>
              <w:right w:val="single" w:sz="4" w:space="0" w:color="auto"/>
            </w:tcBorders>
            <w:vAlign w:val="center"/>
          </w:tcPr>
          <w:p w14:paraId="22AA8C19" w14:textId="77777777" w:rsidR="000941C5" w:rsidRPr="00341B8E" w:rsidRDefault="00526A29" w:rsidP="000941C5">
            <w:pPr>
              <w:pStyle w:val="TableText0"/>
              <w:keepNext w:val="0"/>
              <w:widowControl w:val="0"/>
              <w:rPr>
                <w:sz w:val="18"/>
                <w:szCs w:val="18"/>
              </w:rPr>
            </w:pPr>
            <w:r w:rsidRPr="00475CD7">
              <w:rPr>
                <w:sz w:val="16"/>
                <w:szCs w:val="16"/>
              </w:rPr>
              <w:t xml:space="preserve">AE=adverse event; aPTT=activated partial thromboplastin time; BM=bone marrow; BTK=Bruton's tyrosine kinase; C=cycle; CLL=chronic lymphocytic leukemia; CR=complete response; CT=computed tomography; D=day; DNA=deoxyribonucleic acid; ECG=electrocardiogram; ECOG PS=Eastern Cooperative Oncology Group performance status; EORTC=Eastern Cooperative Oncology Group; </w:t>
            </w:r>
            <w:ins w:id="1958" w:author="Powell, Deana" w:date="2026-03-05T15:34:00Z" w16du:dateUtc="2026-03-05T20:34:00Z">
              <w:r w:rsidRPr="00475CD7">
                <w:rPr>
                  <w:sz w:val="16"/>
                  <w:szCs w:val="16"/>
                </w:rPr>
                <w:t xml:space="preserve">EOT=end of treatment; </w:t>
              </w:r>
            </w:ins>
            <w:r w:rsidRPr="00475CD7">
              <w:rPr>
                <w:sz w:val="16"/>
                <w:szCs w:val="16"/>
              </w:rPr>
              <w:t xml:space="preserve">EQ-5D=EuroQol-5D; </w:t>
            </w:r>
            <w:r w:rsidRPr="00D438C6">
              <w:rPr>
                <w:rFonts w:eastAsia="Times New Roman"/>
                <w:sz w:val="16"/>
                <w:szCs w:val="16"/>
              </w:rPr>
              <w:t>FACT=Functional Assessment of Cancer Therapy;</w:t>
            </w:r>
            <w:r>
              <w:rPr>
                <w:rFonts w:eastAsia="Times New Roman"/>
                <w:sz w:val="18"/>
                <w:szCs w:val="18"/>
              </w:rPr>
              <w:t xml:space="preserve"> </w:t>
            </w:r>
            <w:r>
              <w:rPr>
                <w:sz w:val="16"/>
                <w:szCs w:val="16"/>
              </w:rPr>
              <w:t xml:space="preserve">HBV=Hepatitis B virus; HCV=Hepatitis C virus; HIV=human immunodeficiency virus; ID=identification; IGHV=immunoglobulin heavy chain gene; INR=international normalized ratio; MRD=minimal residual disease; PE=physical examination; PK=pharmacokinetic; POCBP=participants of childbearing potential; PRO=patient-reported outcome; PT=prothrombin time; Q4W=every 4 weeks; Q12W=every 12 weeks; Q24W=every 24 weeks; QLQ=quality of life questionnaire; RNA=ribonucleic acid; SAE=serious adverse events; </w:t>
            </w:r>
            <w:ins w:id="1959" w:author="Powell, Deana" w:date="2026-03-05T15:34:00Z" w16du:dateUtc="2026-03-05T20:34:00Z">
              <w:r w:rsidR="00AD0988">
                <w:rPr>
                  <w:sz w:val="16"/>
                  <w:szCs w:val="16"/>
                </w:rPr>
                <w:t>SLL=</w:t>
              </w:r>
              <w:r w:rsidR="00AD0988" w:rsidRPr="00AD0988">
                <w:rPr>
                  <w:sz w:val="16"/>
                  <w:szCs w:val="16"/>
                </w:rPr>
                <w:t>small lymphocytic lymphoma</w:t>
              </w:r>
              <w:r w:rsidR="00AD0988">
                <w:rPr>
                  <w:sz w:val="16"/>
                  <w:szCs w:val="16"/>
                </w:rPr>
                <w:t xml:space="preserve">; </w:t>
              </w:r>
            </w:ins>
            <w:r>
              <w:rPr>
                <w:sz w:val="16"/>
                <w:szCs w:val="16"/>
              </w:rPr>
              <w:t>W=week.</w:t>
            </w:r>
          </w:p>
        </w:tc>
      </w:tr>
    </w:tbl>
    <w:p w14:paraId="781A60CC" w14:textId="77777777" w:rsidR="0074605C" w:rsidRDefault="00526A29" w:rsidP="001C1220">
      <w:pPr>
        <w:pStyle w:val="Paragraph"/>
      </w:pPr>
      <w:r>
        <w:br w:type="page"/>
      </w:r>
    </w:p>
    <w:p w14:paraId="2700668D" w14:textId="77777777" w:rsidR="0074605C" w:rsidRDefault="00526A29">
      <w:pPr>
        <w:pStyle w:val="Heading3"/>
        <w:pageBreakBefore/>
        <w:widowControl w:val="0"/>
        <w:ind w:left="958" w:hanging="958"/>
      </w:pPr>
      <w:bookmarkStart w:id="1960" w:name="_Toc212096918"/>
      <w:bookmarkStart w:id="1961" w:name="_Toc140132350"/>
      <w:r>
        <w:lastRenderedPageBreak/>
        <w:t>Venetoclax/Rituximab Comparator Group (Part 2) Schedule of Activities: Screening and Treatment</w:t>
      </w:r>
      <w:bookmarkEnd w:id="1960"/>
      <w:bookmarkEnd w:id="1961"/>
    </w:p>
    <w:p w14:paraId="556AED30" w14:textId="77777777" w:rsidR="00AD0988" w:rsidRDefault="00526A29" w:rsidP="00AD0988">
      <w:pPr>
        <w:pStyle w:val="Paragraph"/>
        <w:rPr>
          <w:ins w:id="1962" w:author="Powell, Deana" w:date="2026-03-05T15:34:00Z" w16du:dateUtc="2026-03-05T20:34:00Z"/>
        </w:rPr>
      </w:pPr>
      <w:ins w:id="1963" w:author="Powell, Deana" w:date="2026-03-05T15:34:00Z" w16du:dateUtc="2026-03-05T20:34:00Z">
        <w:r>
          <w:t>A Rescreening Period of 42 days is permitted (see Section 8.11.1). The rescreening window starts after the full screening window has elapsed. If a screening test is performed within 42 days before C1D1 (unless stated otherwise), then it does not need to be repeated during rescreening.</w:t>
        </w:r>
      </w:ins>
    </w:p>
    <w:p w14:paraId="021A2C99" w14:textId="704DF9BF" w:rsidR="0074605C" w:rsidRDefault="00526A29">
      <w:pPr>
        <w:pStyle w:val="Caption"/>
      </w:pPr>
      <w:bookmarkStart w:id="1964" w:name="_Ref211335111"/>
      <w:bookmarkStart w:id="1965" w:name="_Toc212022240"/>
      <w:bookmarkStart w:id="1966" w:name="_Toc140132609"/>
      <w:r>
        <w:rPr>
          <w:rStyle w:val="SuggestedOptional"/>
          <w:color w:val="auto"/>
        </w:rPr>
        <w:t>Table </w:t>
      </w:r>
      <w:r w:rsidR="00B16DC4">
        <w:rPr>
          <w:rStyle w:val="SuggestedOptional"/>
          <w:noProof/>
          <w:color w:val="auto"/>
        </w:rPr>
        <w:t>2</w:t>
      </w:r>
      <w:bookmarkEnd w:id="1964"/>
      <w:r>
        <w:rPr>
          <w:rStyle w:val="SuggestedOptional"/>
          <w:color w:val="auto"/>
        </w:rPr>
        <w:tab/>
      </w:r>
      <w:r>
        <w:t>Schedule of Assessments: Part 2 (Comparator Group) Screening and Treatment Phase</w:t>
      </w:r>
      <w:bookmarkEnd w:id="1965"/>
      <w:bookmarkEnd w:id="1966"/>
    </w:p>
    <w:tbl>
      <w:tblPr>
        <w:tblStyle w:val="TableGrid"/>
        <w:tblW w:w="5000" w:type="pct"/>
        <w:tblLayout w:type="fixed"/>
        <w:tblLook w:val="04A0" w:firstRow="1" w:lastRow="0" w:firstColumn="1" w:lastColumn="0" w:noHBand="0" w:noVBand="1"/>
      </w:tblPr>
      <w:tblGrid>
        <w:gridCol w:w="1821"/>
        <w:gridCol w:w="901"/>
        <w:gridCol w:w="500"/>
        <w:gridCol w:w="557"/>
        <w:gridCol w:w="557"/>
        <w:gridCol w:w="559"/>
        <w:gridCol w:w="606"/>
        <w:gridCol w:w="505"/>
        <w:gridCol w:w="495"/>
        <w:gridCol w:w="469"/>
        <w:gridCol w:w="469"/>
        <w:gridCol w:w="919"/>
        <w:gridCol w:w="992"/>
        <w:gridCol w:w="3600"/>
      </w:tblGrid>
      <w:tr w:rsidR="00CA657C" w14:paraId="543DADDC" w14:textId="77777777" w:rsidTr="005F293F">
        <w:trPr>
          <w:tblHeader/>
        </w:trPr>
        <w:tc>
          <w:tcPr>
            <w:tcW w:w="703" w:type="pct"/>
            <w:vAlign w:val="center"/>
          </w:tcPr>
          <w:p w14:paraId="412D9B1C" w14:textId="77777777" w:rsidR="005F293F" w:rsidRPr="00902CFE" w:rsidRDefault="00526A29" w:rsidP="005F293F">
            <w:pPr>
              <w:ind w:right="-131"/>
              <w:rPr>
                <w:b/>
                <w:bCs/>
                <w:sz w:val="18"/>
                <w:szCs w:val="18"/>
              </w:rPr>
            </w:pPr>
            <w:r w:rsidRPr="00902CFE">
              <w:rPr>
                <w:b/>
                <w:bCs/>
                <w:sz w:val="18"/>
                <w:szCs w:val="18"/>
              </w:rPr>
              <w:t>Study Period:</w:t>
            </w:r>
          </w:p>
        </w:tc>
        <w:tc>
          <w:tcPr>
            <w:tcW w:w="348" w:type="pct"/>
            <w:vAlign w:val="center"/>
          </w:tcPr>
          <w:p w14:paraId="0DA45D7D" w14:textId="77777777" w:rsidR="005F293F" w:rsidRPr="00902CFE" w:rsidRDefault="00526A29" w:rsidP="005F293F">
            <w:pPr>
              <w:ind w:left="-69" w:right="-32"/>
              <w:rPr>
                <w:b/>
                <w:bCs/>
                <w:sz w:val="18"/>
                <w:szCs w:val="18"/>
              </w:rPr>
            </w:pPr>
            <w:r w:rsidRPr="00902CFE">
              <w:rPr>
                <w:b/>
                <w:bCs/>
                <w:sz w:val="18"/>
                <w:szCs w:val="18"/>
              </w:rPr>
              <w:t>Screening</w:t>
            </w:r>
          </w:p>
        </w:tc>
        <w:tc>
          <w:tcPr>
            <w:tcW w:w="2559" w:type="pct"/>
            <w:gridSpan w:val="11"/>
            <w:vAlign w:val="center"/>
          </w:tcPr>
          <w:p w14:paraId="75A3467E" w14:textId="77777777" w:rsidR="005F293F" w:rsidRPr="00902CFE" w:rsidRDefault="00526A29" w:rsidP="005F293F">
            <w:pPr>
              <w:ind w:left="-105" w:right="-110"/>
              <w:jc w:val="center"/>
              <w:rPr>
                <w:b/>
                <w:bCs/>
                <w:sz w:val="18"/>
                <w:szCs w:val="18"/>
              </w:rPr>
            </w:pPr>
            <w:r w:rsidRPr="00902CFE">
              <w:rPr>
                <w:b/>
                <w:bCs/>
                <w:sz w:val="18"/>
                <w:szCs w:val="18"/>
              </w:rPr>
              <w:t>Treatment Phase</w:t>
            </w:r>
          </w:p>
        </w:tc>
        <w:tc>
          <w:tcPr>
            <w:tcW w:w="1390" w:type="pct"/>
          </w:tcPr>
          <w:p w14:paraId="13D457EC" w14:textId="77777777" w:rsidR="005F293F" w:rsidRPr="00902CFE" w:rsidRDefault="00526A29" w:rsidP="005F293F">
            <w:pPr>
              <w:rPr>
                <w:sz w:val="18"/>
                <w:szCs w:val="18"/>
              </w:rPr>
            </w:pPr>
            <w:r w:rsidRPr="008303C9">
              <w:rPr>
                <w:b/>
                <w:bCs/>
                <w:sz w:val="18"/>
                <w:szCs w:val="18"/>
              </w:rPr>
              <w:t>Notes</w:t>
            </w:r>
          </w:p>
        </w:tc>
      </w:tr>
      <w:tr w:rsidR="00CA657C" w14:paraId="383785AC" w14:textId="77777777" w:rsidTr="005F293F">
        <w:trPr>
          <w:tblHeader/>
        </w:trPr>
        <w:tc>
          <w:tcPr>
            <w:tcW w:w="703" w:type="pct"/>
            <w:vAlign w:val="center"/>
          </w:tcPr>
          <w:p w14:paraId="5D43A271" w14:textId="77777777" w:rsidR="005F293F" w:rsidRPr="00554456" w:rsidRDefault="00526A29" w:rsidP="005F293F">
            <w:pPr>
              <w:ind w:right="-131"/>
              <w:rPr>
                <w:sz w:val="18"/>
                <w:szCs w:val="18"/>
              </w:rPr>
            </w:pPr>
            <w:r w:rsidRPr="00902CFE">
              <w:rPr>
                <w:b/>
                <w:bCs/>
                <w:sz w:val="18"/>
                <w:szCs w:val="18"/>
              </w:rPr>
              <w:t>Cycle</w:t>
            </w:r>
          </w:p>
        </w:tc>
        <w:tc>
          <w:tcPr>
            <w:tcW w:w="348" w:type="pct"/>
          </w:tcPr>
          <w:p w14:paraId="06BBBADF" w14:textId="77777777" w:rsidR="005F293F" w:rsidRPr="00554456" w:rsidRDefault="005F293F" w:rsidP="005F293F">
            <w:pPr>
              <w:ind w:left="-69" w:right="-32"/>
              <w:rPr>
                <w:sz w:val="18"/>
                <w:szCs w:val="18"/>
              </w:rPr>
            </w:pPr>
          </w:p>
        </w:tc>
        <w:tc>
          <w:tcPr>
            <w:tcW w:w="839" w:type="pct"/>
            <w:gridSpan w:val="4"/>
            <w:vAlign w:val="center"/>
          </w:tcPr>
          <w:p w14:paraId="6AFCAD1D" w14:textId="77777777" w:rsidR="005F293F" w:rsidRPr="00554456" w:rsidRDefault="00526A29" w:rsidP="005F293F">
            <w:pPr>
              <w:jc w:val="center"/>
              <w:rPr>
                <w:sz w:val="18"/>
                <w:szCs w:val="18"/>
              </w:rPr>
            </w:pPr>
            <w:r w:rsidRPr="00902CFE">
              <w:rPr>
                <w:b/>
                <w:bCs/>
                <w:sz w:val="18"/>
                <w:szCs w:val="18"/>
              </w:rPr>
              <w:t>C1</w:t>
            </w:r>
          </w:p>
        </w:tc>
        <w:tc>
          <w:tcPr>
            <w:tcW w:w="234" w:type="pct"/>
            <w:vAlign w:val="center"/>
          </w:tcPr>
          <w:p w14:paraId="7A8A22E6" w14:textId="77777777" w:rsidR="005F293F" w:rsidRPr="00554456" w:rsidRDefault="00526A29" w:rsidP="005F293F">
            <w:pPr>
              <w:jc w:val="center"/>
              <w:rPr>
                <w:sz w:val="18"/>
                <w:szCs w:val="18"/>
              </w:rPr>
            </w:pPr>
            <w:r w:rsidRPr="00902CFE">
              <w:rPr>
                <w:b/>
                <w:bCs/>
                <w:sz w:val="18"/>
                <w:szCs w:val="18"/>
              </w:rPr>
              <w:t>C2</w:t>
            </w:r>
          </w:p>
        </w:tc>
        <w:tc>
          <w:tcPr>
            <w:tcW w:w="195" w:type="pct"/>
            <w:vAlign w:val="center"/>
          </w:tcPr>
          <w:p w14:paraId="2069CB04" w14:textId="77777777" w:rsidR="005F293F" w:rsidRPr="00554456" w:rsidRDefault="00526A29" w:rsidP="005F293F">
            <w:pPr>
              <w:jc w:val="center"/>
              <w:rPr>
                <w:sz w:val="18"/>
                <w:szCs w:val="18"/>
              </w:rPr>
            </w:pPr>
            <w:r w:rsidRPr="00902CFE">
              <w:rPr>
                <w:b/>
                <w:bCs/>
                <w:sz w:val="18"/>
                <w:szCs w:val="18"/>
              </w:rPr>
              <w:t>C3</w:t>
            </w:r>
          </w:p>
        </w:tc>
        <w:tc>
          <w:tcPr>
            <w:tcW w:w="191" w:type="pct"/>
            <w:vAlign w:val="center"/>
          </w:tcPr>
          <w:p w14:paraId="159E1CDE" w14:textId="77777777" w:rsidR="005F293F" w:rsidRPr="00554456" w:rsidRDefault="00526A29" w:rsidP="005F293F">
            <w:pPr>
              <w:jc w:val="center"/>
              <w:rPr>
                <w:sz w:val="18"/>
                <w:szCs w:val="18"/>
              </w:rPr>
            </w:pPr>
            <w:r w:rsidRPr="00902CFE">
              <w:rPr>
                <w:b/>
                <w:bCs/>
                <w:sz w:val="18"/>
                <w:szCs w:val="18"/>
              </w:rPr>
              <w:t>C4</w:t>
            </w:r>
          </w:p>
        </w:tc>
        <w:tc>
          <w:tcPr>
            <w:tcW w:w="181" w:type="pct"/>
            <w:vAlign w:val="center"/>
          </w:tcPr>
          <w:p w14:paraId="6DC61DE7" w14:textId="77777777" w:rsidR="005F293F" w:rsidRPr="00554456" w:rsidRDefault="00526A29" w:rsidP="005F293F">
            <w:pPr>
              <w:ind w:left="-104" w:right="-152"/>
              <w:jc w:val="center"/>
              <w:rPr>
                <w:sz w:val="18"/>
                <w:szCs w:val="18"/>
              </w:rPr>
            </w:pPr>
            <w:r w:rsidRPr="00902CFE">
              <w:rPr>
                <w:b/>
                <w:bCs/>
                <w:sz w:val="18"/>
                <w:szCs w:val="18"/>
              </w:rPr>
              <w:t>C5</w:t>
            </w:r>
          </w:p>
        </w:tc>
        <w:tc>
          <w:tcPr>
            <w:tcW w:w="181" w:type="pct"/>
            <w:vAlign w:val="center"/>
          </w:tcPr>
          <w:p w14:paraId="64761C07" w14:textId="77777777" w:rsidR="005F293F" w:rsidRPr="00554456" w:rsidRDefault="00526A29" w:rsidP="005F293F">
            <w:pPr>
              <w:ind w:left="-104" w:right="-152"/>
              <w:jc w:val="center"/>
              <w:rPr>
                <w:sz w:val="18"/>
                <w:szCs w:val="18"/>
              </w:rPr>
            </w:pPr>
            <w:r w:rsidRPr="00902CFE">
              <w:rPr>
                <w:b/>
                <w:bCs/>
                <w:sz w:val="18"/>
                <w:szCs w:val="18"/>
              </w:rPr>
              <w:t>C6</w:t>
            </w:r>
          </w:p>
        </w:tc>
        <w:tc>
          <w:tcPr>
            <w:tcW w:w="738" w:type="pct"/>
            <w:gridSpan w:val="2"/>
            <w:vAlign w:val="center"/>
          </w:tcPr>
          <w:p w14:paraId="221E3527" w14:textId="77777777" w:rsidR="005F293F" w:rsidRPr="00D561B8" w:rsidRDefault="00526A29" w:rsidP="005F293F">
            <w:pPr>
              <w:ind w:left="-105" w:right="-110"/>
              <w:jc w:val="center"/>
              <w:rPr>
                <w:sz w:val="18"/>
                <w:szCs w:val="18"/>
              </w:rPr>
            </w:pPr>
            <w:r w:rsidRPr="00D561B8">
              <w:rPr>
                <w:b/>
                <w:sz w:val="18"/>
                <w:szCs w:val="18"/>
              </w:rPr>
              <w:t>C7 onwards until disease progression or 2 years post C1D1</w:t>
            </w:r>
          </w:p>
        </w:tc>
        <w:tc>
          <w:tcPr>
            <w:tcW w:w="1390" w:type="pct"/>
            <w:vMerge w:val="restart"/>
          </w:tcPr>
          <w:p w14:paraId="7BE9CF43" w14:textId="77777777" w:rsidR="005F293F" w:rsidRDefault="00526A29" w:rsidP="005F293F">
            <w:pPr>
              <w:ind w:right="-111"/>
              <w:rPr>
                <w:sz w:val="18"/>
                <w:szCs w:val="18"/>
              </w:rPr>
            </w:pPr>
            <w:r w:rsidRPr="00902CFE">
              <w:rPr>
                <w:sz w:val="18"/>
                <w:szCs w:val="18"/>
              </w:rPr>
              <w:t>Screening period is up to 42 days before randomization. Each cycle consists of 4 weeks (28 calendar days).</w:t>
            </w:r>
          </w:p>
          <w:p w14:paraId="53C14316" w14:textId="77777777" w:rsidR="005F293F" w:rsidRPr="00554456" w:rsidRDefault="00526A29" w:rsidP="005F293F">
            <w:pPr>
              <w:ind w:right="-111"/>
              <w:rPr>
                <w:sz w:val="18"/>
                <w:szCs w:val="18"/>
              </w:rPr>
            </w:pPr>
            <w:r w:rsidRPr="005A7583">
              <w:rPr>
                <w:sz w:val="18"/>
                <w:szCs w:val="18"/>
              </w:rPr>
              <w:t xml:space="preserve">Screening period can be extended with Sponsor approval to allow </w:t>
            </w:r>
            <w:ins w:id="1967" w:author="Powell, Deana" w:date="2026-03-05T15:34:00Z" w16du:dateUtc="2026-03-05T20:34:00Z">
              <w:r w:rsidRPr="005A7583">
                <w:rPr>
                  <w:sz w:val="18"/>
                  <w:szCs w:val="18"/>
                </w:rPr>
                <w:t xml:space="preserve">for enrollment confirmation or for </w:t>
              </w:r>
            </w:ins>
            <w:r w:rsidRPr="005A7583">
              <w:rPr>
                <w:sz w:val="18"/>
                <w:szCs w:val="18"/>
              </w:rPr>
              <w:t>prognostic profiling to be performed prior to randomization (see Section 8.1.5 and Section 8.11.1 for details).</w:t>
            </w:r>
          </w:p>
        </w:tc>
      </w:tr>
      <w:tr w:rsidR="00CA657C" w14:paraId="40AFAFC1" w14:textId="77777777" w:rsidTr="005F293F">
        <w:trPr>
          <w:tblHeader/>
        </w:trPr>
        <w:tc>
          <w:tcPr>
            <w:tcW w:w="703" w:type="pct"/>
            <w:vAlign w:val="center"/>
          </w:tcPr>
          <w:p w14:paraId="450FF9CA" w14:textId="77777777" w:rsidR="005F293F" w:rsidRPr="00554456" w:rsidRDefault="00526A29" w:rsidP="005F293F">
            <w:pPr>
              <w:ind w:right="-131"/>
              <w:rPr>
                <w:sz w:val="18"/>
                <w:szCs w:val="18"/>
              </w:rPr>
            </w:pPr>
            <w:r w:rsidRPr="00902CFE">
              <w:rPr>
                <w:b/>
                <w:bCs/>
                <w:sz w:val="18"/>
                <w:szCs w:val="18"/>
              </w:rPr>
              <w:t>Week</w:t>
            </w:r>
          </w:p>
        </w:tc>
        <w:tc>
          <w:tcPr>
            <w:tcW w:w="348" w:type="pct"/>
          </w:tcPr>
          <w:p w14:paraId="10EEA037" w14:textId="77777777" w:rsidR="005F293F" w:rsidRPr="00554456" w:rsidRDefault="005F293F" w:rsidP="005F293F">
            <w:pPr>
              <w:ind w:left="-69" w:right="-32"/>
              <w:rPr>
                <w:sz w:val="18"/>
                <w:szCs w:val="18"/>
              </w:rPr>
            </w:pPr>
          </w:p>
        </w:tc>
        <w:tc>
          <w:tcPr>
            <w:tcW w:w="193" w:type="pct"/>
            <w:vAlign w:val="center"/>
          </w:tcPr>
          <w:p w14:paraId="2D850BB0" w14:textId="77777777" w:rsidR="005F293F" w:rsidRPr="00554456" w:rsidRDefault="00526A29" w:rsidP="005F293F">
            <w:pPr>
              <w:ind w:left="-78" w:right="-77"/>
              <w:jc w:val="center"/>
              <w:rPr>
                <w:sz w:val="18"/>
                <w:szCs w:val="18"/>
              </w:rPr>
            </w:pPr>
            <w:r w:rsidRPr="00902CFE">
              <w:rPr>
                <w:b/>
                <w:bCs/>
                <w:sz w:val="18"/>
                <w:szCs w:val="18"/>
              </w:rPr>
              <w:t>W1</w:t>
            </w:r>
          </w:p>
        </w:tc>
        <w:tc>
          <w:tcPr>
            <w:tcW w:w="215" w:type="pct"/>
            <w:vAlign w:val="center"/>
          </w:tcPr>
          <w:p w14:paraId="641E3122" w14:textId="77777777" w:rsidR="005F293F" w:rsidRPr="00554456" w:rsidRDefault="00526A29" w:rsidP="005F293F">
            <w:pPr>
              <w:ind w:left="-78" w:right="-77"/>
              <w:jc w:val="center"/>
              <w:rPr>
                <w:sz w:val="18"/>
                <w:szCs w:val="18"/>
              </w:rPr>
            </w:pPr>
            <w:r w:rsidRPr="00902CFE">
              <w:rPr>
                <w:b/>
                <w:bCs/>
                <w:sz w:val="18"/>
                <w:szCs w:val="18"/>
              </w:rPr>
              <w:t>W2</w:t>
            </w:r>
          </w:p>
        </w:tc>
        <w:tc>
          <w:tcPr>
            <w:tcW w:w="215" w:type="pct"/>
            <w:vAlign w:val="center"/>
          </w:tcPr>
          <w:p w14:paraId="754FC927" w14:textId="77777777" w:rsidR="005F293F" w:rsidRPr="00554456" w:rsidRDefault="00526A29" w:rsidP="005F293F">
            <w:pPr>
              <w:ind w:left="-78" w:right="-77"/>
              <w:jc w:val="center"/>
              <w:rPr>
                <w:sz w:val="18"/>
                <w:szCs w:val="18"/>
              </w:rPr>
            </w:pPr>
            <w:r w:rsidRPr="00902CFE">
              <w:rPr>
                <w:b/>
                <w:bCs/>
                <w:sz w:val="18"/>
                <w:szCs w:val="18"/>
              </w:rPr>
              <w:t>W3</w:t>
            </w:r>
          </w:p>
        </w:tc>
        <w:tc>
          <w:tcPr>
            <w:tcW w:w="216" w:type="pct"/>
            <w:vAlign w:val="center"/>
          </w:tcPr>
          <w:p w14:paraId="10E4DB47" w14:textId="77777777" w:rsidR="005F293F" w:rsidRPr="00554456" w:rsidRDefault="00526A29" w:rsidP="005F293F">
            <w:pPr>
              <w:ind w:left="-78" w:right="-77"/>
              <w:jc w:val="center"/>
              <w:rPr>
                <w:sz w:val="18"/>
                <w:szCs w:val="18"/>
              </w:rPr>
            </w:pPr>
            <w:r w:rsidRPr="00902CFE">
              <w:rPr>
                <w:b/>
                <w:bCs/>
                <w:sz w:val="18"/>
                <w:szCs w:val="18"/>
              </w:rPr>
              <w:t>W4</w:t>
            </w:r>
          </w:p>
        </w:tc>
        <w:tc>
          <w:tcPr>
            <w:tcW w:w="234" w:type="pct"/>
            <w:vAlign w:val="center"/>
          </w:tcPr>
          <w:p w14:paraId="36BCDAE1" w14:textId="77777777" w:rsidR="005F293F" w:rsidRPr="00554456" w:rsidRDefault="00526A29" w:rsidP="005F293F">
            <w:pPr>
              <w:ind w:left="-78" w:right="-77"/>
              <w:jc w:val="center"/>
              <w:rPr>
                <w:sz w:val="18"/>
                <w:szCs w:val="18"/>
              </w:rPr>
            </w:pPr>
            <w:r w:rsidRPr="00902CFE">
              <w:rPr>
                <w:b/>
                <w:bCs/>
                <w:sz w:val="18"/>
                <w:szCs w:val="18"/>
              </w:rPr>
              <w:t>W5</w:t>
            </w:r>
          </w:p>
        </w:tc>
        <w:tc>
          <w:tcPr>
            <w:tcW w:w="195" w:type="pct"/>
            <w:vAlign w:val="center"/>
          </w:tcPr>
          <w:p w14:paraId="0625CA66" w14:textId="77777777" w:rsidR="005F293F" w:rsidRPr="00554456" w:rsidRDefault="00526A29" w:rsidP="005F293F">
            <w:pPr>
              <w:ind w:left="-78" w:right="-77"/>
              <w:jc w:val="center"/>
              <w:rPr>
                <w:sz w:val="18"/>
                <w:szCs w:val="18"/>
              </w:rPr>
            </w:pPr>
            <w:r w:rsidRPr="00902CFE">
              <w:rPr>
                <w:b/>
                <w:bCs/>
                <w:sz w:val="18"/>
                <w:szCs w:val="18"/>
              </w:rPr>
              <w:t>W9</w:t>
            </w:r>
          </w:p>
        </w:tc>
        <w:tc>
          <w:tcPr>
            <w:tcW w:w="191" w:type="pct"/>
            <w:vAlign w:val="center"/>
          </w:tcPr>
          <w:p w14:paraId="72D26AAB" w14:textId="77777777" w:rsidR="005F293F" w:rsidRPr="00554456" w:rsidRDefault="00526A29" w:rsidP="005F293F">
            <w:pPr>
              <w:ind w:left="-78" w:right="-77"/>
              <w:jc w:val="center"/>
              <w:rPr>
                <w:sz w:val="18"/>
                <w:szCs w:val="18"/>
              </w:rPr>
            </w:pPr>
            <w:r w:rsidRPr="00902CFE">
              <w:rPr>
                <w:b/>
                <w:bCs/>
                <w:sz w:val="18"/>
                <w:szCs w:val="18"/>
              </w:rPr>
              <w:t>W13</w:t>
            </w:r>
          </w:p>
        </w:tc>
        <w:tc>
          <w:tcPr>
            <w:tcW w:w="181" w:type="pct"/>
            <w:vAlign w:val="center"/>
          </w:tcPr>
          <w:p w14:paraId="0D530421" w14:textId="77777777" w:rsidR="005F293F" w:rsidRPr="00554456" w:rsidRDefault="00526A29" w:rsidP="005F293F">
            <w:pPr>
              <w:ind w:left="-104" w:right="-152"/>
              <w:jc w:val="center"/>
              <w:rPr>
                <w:sz w:val="18"/>
                <w:szCs w:val="18"/>
              </w:rPr>
            </w:pPr>
            <w:r w:rsidRPr="00902CFE">
              <w:rPr>
                <w:b/>
                <w:bCs/>
                <w:sz w:val="18"/>
                <w:szCs w:val="18"/>
              </w:rPr>
              <w:t>W17</w:t>
            </w:r>
          </w:p>
        </w:tc>
        <w:tc>
          <w:tcPr>
            <w:tcW w:w="181" w:type="pct"/>
            <w:vAlign w:val="center"/>
          </w:tcPr>
          <w:p w14:paraId="44D22FF1" w14:textId="77777777" w:rsidR="005F293F" w:rsidRPr="00554456" w:rsidRDefault="00526A29" w:rsidP="005F293F">
            <w:pPr>
              <w:ind w:left="-104" w:right="-152"/>
              <w:jc w:val="center"/>
              <w:rPr>
                <w:sz w:val="18"/>
                <w:szCs w:val="18"/>
              </w:rPr>
            </w:pPr>
            <w:r w:rsidRPr="00902CFE">
              <w:rPr>
                <w:b/>
                <w:bCs/>
                <w:sz w:val="18"/>
                <w:szCs w:val="18"/>
              </w:rPr>
              <w:t>W21</w:t>
            </w:r>
          </w:p>
        </w:tc>
        <w:tc>
          <w:tcPr>
            <w:tcW w:w="738" w:type="pct"/>
            <w:gridSpan w:val="2"/>
            <w:vAlign w:val="center"/>
          </w:tcPr>
          <w:p w14:paraId="4E86151B" w14:textId="77777777" w:rsidR="005F293F" w:rsidRPr="00D561B8" w:rsidRDefault="00526A29" w:rsidP="005F293F">
            <w:pPr>
              <w:ind w:left="-105" w:right="-110"/>
              <w:jc w:val="center"/>
              <w:rPr>
                <w:sz w:val="18"/>
                <w:szCs w:val="18"/>
              </w:rPr>
            </w:pPr>
            <w:r w:rsidRPr="00D561B8">
              <w:rPr>
                <w:b/>
                <w:sz w:val="18"/>
                <w:szCs w:val="18"/>
              </w:rPr>
              <w:t>W25 onwards until disease progression or 2 years post C1D1</w:t>
            </w:r>
          </w:p>
        </w:tc>
        <w:tc>
          <w:tcPr>
            <w:tcW w:w="1390" w:type="pct"/>
            <w:vMerge/>
          </w:tcPr>
          <w:p w14:paraId="08E47D83" w14:textId="77777777" w:rsidR="005F293F" w:rsidRPr="00554456" w:rsidRDefault="005F293F" w:rsidP="005F293F">
            <w:pPr>
              <w:rPr>
                <w:sz w:val="18"/>
                <w:szCs w:val="18"/>
              </w:rPr>
            </w:pPr>
          </w:p>
        </w:tc>
      </w:tr>
      <w:tr w:rsidR="00CA657C" w14:paraId="0086168E" w14:textId="77777777" w:rsidTr="005F293F">
        <w:trPr>
          <w:tblHeader/>
        </w:trPr>
        <w:tc>
          <w:tcPr>
            <w:tcW w:w="703" w:type="pct"/>
            <w:vAlign w:val="center"/>
          </w:tcPr>
          <w:p w14:paraId="2EF65C8D" w14:textId="77777777" w:rsidR="005F293F" w:rsidRPr="00554456" w:rsidRDefault="00526A29" w:rsidP="005F293F">
            <w:pPr>
              <w:ind w:right="-131"/>
              <w:rPr>
                <w:sz w:val="18"/>
                <w:szCs w:val="18"/>
              </w:rPr>
            </w:pPr>
            <w:r w:rsidRPr="00902CFE">
              <w:rPr>
                <w:b/>
                <w:bCs/>
                <w:sz w:val="18"/>
                <w:szCs w:val="18"/>
              </w:rPr>
              <w:t>Day</w:t>
            </w:r>
          </w:p>
        </w:tc>
        <w:tc>
          <w:tcPr>
            <w:tcW w:w="348" w:type="pct"/>
          </w:tcPr>
          <w:p w14:paraId="3C49541B" w14:textId="77777777" w:rsidR="005F293F" w:rsidRPr="00554456" w:rsidRDefault="005F293F" w:rsidP="005F293F">
            <w:pPr>
              <w:ind w:left="-69" w:right="-32"/>
              <w:jc w:val="center"/>
              <w:rPr>
                <w:sz w:val="18"/>
                <w:szCs w:val="18"/>
              </w:rPr>
            </w:pPr>
          </w:p>
        </w:tc>
        <w:tc>
          <w:tcPr>
            <w:tcW w:w="193" w:type="pct"/>
            <w:vAlign w:val="center"/>
          </w:tcPr>
          <w:p w14:paraId="642C6334" w14:textId="77777777" w:rsidR="005F293F" w:rsidRPr="00554456" w:rsidRDefault="00526A29" w:rsidP="005F293F">
            <w:pPr>
              <w:ind w:left="-78" w:right="-77"/>
              <w:jc w:val="center"/>
              <w:rPr>
                <w:sz w:val="18"/>
                <w:szCs w:val="18"/>
              </w:rPr>
            </w:pPr>
            <w:r w:rsidRPr="00902CFE">
              <w:rPr>
                <w:b/>
                <w:bCs/>
                <w:sz w:val="18"/>
                <w:szCs w:val="18"/>
              </w:rPr>
              <w:t>D1</w:t>
            </w:r>
          </w:p>
        </w:tc>
        <w:tc>
          <w:tcPr>
            <w:tcW w:w="215" w:type="pct"/>
            <w:vAlign w:val="center"/>
          </w:tcPr>
          <w:p w14:paraId="15E6A21A" w14:textId="77777777" w:rsidR="005F293F" w:rsidRPr="00554456" w:rsidRDefault="00526A29" w:rsidP="005F293F">
            <w:pPr>
              <w:ind w:left="-78" w:right="-77"/>
              <w:jc w:val="center"/>
              <w:rPr>
                <w:sz w:val="18"/>
                <w:szCs w:val="18"/>
              </w:rPr>
            </w:pPr>
            <w:r w:rsidRPr="00902CFE">
              <w:rPr>
                <w:b/>
                <w:bCs/>
                <w:sz w:val="18"/>
                <w:szCs w:val="18"/>
              </w:rPr>
              <w:t>D8</w:t>
            </w:r>
          </w:p>
        </w:tc>
        <w:tc>
          <w:tcPr>
            <w:tcW w:w="215" w:type="pct"/>
            <w:vAlign w:val="center"/>
          </w:tcPr>
          <w:p w14:paraId="4BE57B9D" w14:textId="77777777" w:rsidR="005F293F" w:rsidRPr="00554456" w:rsidRDefault="00526A29" w:rsidP="005F293F">
            <w:pPr>
              <w:ind w:left="-78" w:right="-77"/>
              <w:jc w:val="center"/>
              <w:rPr>
                <w:sz w:val="18"/>
                <w:szCs w:val="18"/>
              </w:rPr>
            </w:pPr>
            <w:r w:rsidRPr="00902CFE">
              <w:rPr>
                <w:b/>
                <w:bCs/>
                <w:sz w:val="18"/>
                <w:szCs w:val="18"/>
              </w:rPr>
              <w:t>D15</w:t>
            </w:r>
          </w:p>
        </w:tc>
        <w:tc>
          <w:tcPr>
            <w:tcW w:w="216" w:type="pct"/>
            <w:vAlign w:val="center"/>
          </w:tcPr>
          <w:p w14:paraId="3DC40A68" w14:textId="77777777" w:rsidR="005F293F" w:rsidRPr="00554456" w:rsidRDefault="00526A29" w:rsidP="005F293F">
            <w:pPr>
              <w:ind w:left="-78" w:right="-77"/>
              <w:jc w:val="center"/>
              <w:rPr>
                <w:sz w:val="18"/>
                <w:szCs w:val="18"/>
              </w:rPr>
            </w:pPr>
            <w:r w:rsidRPr="00902CFE">
              <w:rPr>
                <w:b/>
                <w:bCs/>
                <w:sz w:val="18"/>
                <w:szCs w:val="18"/>
              </w:rPr>
              <w:t>D22</w:t>
            </w:r>
          </w:p>
        </w:tc>
        <w:tc>
          <w:tcPr>
            <w:tcW w:w="234" w:type="pct"/>
            <w:vAlign w:val="center"/>
          </w:tcPr>
          <w:p w14:paraId="24CFFF7D" w14:textId="77777777" w:rsidR="005F293F" w:rsidRPr="00554456" w:rsidRDefault="00526A29" w:rsidP="005F293F">
            <w:pPr>
              <w:ind w:left="-78" w:right="-77"/>
              <w:jc w:val="center"/>
              <w:rPr>
                <w:sz w:val="18"/>
                <w:szCs w:val="18"/>
              </w:rPr>
            </w:pPr>
            <w:r w:rsidRPr="00902CFE">
              <w:rPr>
                <w:b/>
                <w:bCs/>
                <w:sz w:val="18"/>
                <w:szCs w:val="18"/>
              </w:rPr>
              <w:t>D1</w:t>
            </w:r>
          </w:p>
        </w:tc>
        <w:tc>
          <w:tcPr>
            <w:tcW w:w="195" w:type="pct"/>
            <w:vAlign w:val="center"/>
          </w:tcPr>
          <w:p w14:paraId="5A8931BB" w14:textId="77777777" w:rsidR="005F293F" w:rsidRPr="00554456" w:rsidRDefault="00526A29" w:rsidP="005F293F">
            <w:pPr>
              <w:ind w:left="-78" w:right="-77"/>
              <w:jc w:val="center"/>
              <w:rPr>
                <w:sz w:val="18"/>
                <w:szCs w:val="18"/>
              </w:rPr>
            </w:pPr>
            <w:r w:rsidRPr="00902CFE">
              <w:rPr>
                <w:b/>
                <w:bCs/>
                <w:sz w:val="18"/>
                <w:szCs w:val="18"/>
              </w:rPr>
              <w:t>D1</w:t>
            </w:r>
          </w:p>
        </w:tc>
        <w:tc>
          <w:tcPr>
            <w:tcW w:w="191" w:type="pct"/>
            <w:vAlign w:val="center"/>
          </w:tcPr>
          <w:p w14:paraId="5C45AC2C" w14:textId="77777777" w:rsidR="005F293F" w:rsidRPr="00554456" w:rsidRDefault="00526A29" w:rsidP="005F293F">
            <w:pPr>
              <w:ind w:left="-78" w:right="-77"/>
              <w:jc w:val="center"/>
              <w:rPr>
                <w:sz w:val="18"/>
                <w:szCs w:val="18"/>
              </w:rPr>
            </w:pPr>
            <w:r w:rsidRPr="00902CFE">
              <w:rPr>
                <w:b/>
                <w:bCs/>
                <w:sz w:val="18"/>
                <w:szCs w:val="18"/>
              </w:rPr>
              <w:t>D1</w:t>
            </w:r>
          </w:p>
        </w:tc>
        <w:tc>
          <w:tcPr>
            <w:tcW w:w="181" w:type="pct"/>
            <w:vAlign w:val="center"/>
          </w:tcPr>
          <w:p w14:paraId="77EAFAA2" w14:textId="77777777" w:rsidR="005F293F" w:rsidRPr="00554456" w:rsidRDefault="00526A29" w:rsidP="005F293F">
            <w:pPr>
              <w:ind w:left="-104" w:right="-152"/>
              <w:jc w:val="center"/>
              <w:rPr>
                <w:sz w:val="18"/>
                <w:szCs w:val="18"/>
              </w:rPr>
            </w:pPr>
            <w:r w:rsidRPr="00902CFE">
              <w:rPr>
                <w:b/>
                <w:bCs/>
                <w:sz w:val="18"/>
                <w:szCs w:val="18"/>
              </w:rPr>
              <w:t>D1</w:t>
            </w:r>
          </w:p>
        </w:tc>
        <w:tc>
          <w:tcPr>
            <w:tcW w:w="181" w:type="pct"/>
            <w:vAlign w:val="center"/>
          </w:tcPr>
          <w:p w14:paraId="0C9E1337" w14:textId="77777777" w:rsidR="005F293F" w:rsidRPr="00554456" w:rsidRDefault="00526A29" w:rsidP="005F293F">
            <w:pPr>
              <w:ind w:left="-104" w:right="-152"/>
              <w:jc w:val="center"/>
              <w:rPr>
                <w:sz w:val="18"/>
                <w:szCs w:val="18"/>
              </w:rPr>
            </w:pPr>
            <w:r w:rsidRPr="00902CFE">
              <w:rPr>
                <w:b/>
                <w:bCs/>
                <w:sz w:val="18"/>
                <w:szCs w:val="18"/>
              </w:rPr>
              <w:t>D1</w:t>
            </w:r>
          </w:p>
        </w:tc>
        <w:tc>
          <w:tcPr>
            <w:tcW w:w="355" w:type="pct"/>
            <w:vAlign w:val="center"/>
          </w:tcPr>
          <w:p w14:paraId="2753C9EC" w14:textId="77777777" w:rsidR="005F293F" w:rsidRPr="00554456" w:rsidRDefault="005F293F" w:rsidP="005F293F">
            <w:pPr>
              <w:jc w:val="center"/>
              <w:rPr>
                <w:sz w:val="18"/>
                <w:szCs w:val="18"/>
              </w:rPr>
            </w:pPr>
          </w:p>
        </w:tc>
        <w:tc>
          <w:tcPr>
            <w:tcW w:w="383" w:type="pct"/>
            <w:vAlign w:val="center"/>
          </w:tcPr>
          <w:p w14:paraId="54762B44" w14:textId="77777777" w:rsidR="005F293F" w:rsidRPr="00554456" w:rsidRDefault="005F293F" w:rsidP="005F293F">
            <w:pPr>
              <w:jc w:val="center"/>
              <w:rPr>
                <w:sz w:val="18"/>
                <w:szCs w:val="18"/>
              </w:rPr>
            </w:pPr>
          </w:p>
        </w:tc>
        <w:tc>
          <w:tcPr>
            <w:tcW w:w="1390" w:type="pct"/>
            <w:vMerge/>
          </w:tcPr>
          <w:p w14:paraId="5466A2F3" w14:textId="77777777" w:rsidR="005F293F" w:rsidRPr="00554456" w:rsidRDefault="005F293F" w:rsidP="005F293F">
            <w:pPr>
              <w:rPr>
                <w:sz w:val="18"/>
                <w:szCs w:val="18"/>
              </w:rPr>
            </w:pPr>
          </w:p>
        </w:tc>
      </w:tr>
      <w:tr w:rsidR="00CA657C" w14:paraId="48658075" w14:textId="77777777" w:rsidTr="005F293F">
        <w:trPr>
          <w:tblHeader/>
        </w:trPr>
        <w:tc>
          <w:tcPr>
            <w:tcW w:w="703" w:type="pct"/>
            <w:vAlign w:val="center"/>
          </w:tcPr>
          <w:p w14:paraId="331BE3A2" w14:textId="77777777" w:rsidR="005F293F" w:rsidRPr="00554456" w:rsidRDefault="00526A29" w:rsidP="005F293F">
            <w:pPr>
              <w:ind w:right="-131"/>
              <w:rPr>
                <w:sz w:val="18"/>
                <w:szCs w:val="18"/>
              </w:rPr>
            </w:pPr>
            <w:r w:rsidRPr="00902CFE">
              <w:rPr>
                <w:b/>
                <w:bCs/>
                <w:sz w:val="18"/>
                <w:szCs w:val="18"/>
              </w:rPr>
              <w:t>Visit</w:t>
            </w:r>
            <w:r w:rsidRPr="00902CFE">
              <w:rPr>
                <w:sz w:val="18"/>
                <w:szCs w:val="18"/>
              </w:rPr>
              <w:t xml:space="preserve"> </w:t>
            </w:r>
            <w:r w:rsidRPr="00066722">
              <w:rPr>
                <w:b/>
                <w:bCs/>
                <w:sz w:val="18"/>
                <w:szCs w:val="18"/>
              </w:rPr>
              <w:t>Number/Frequency:</w:t>
            </w:r>
          </w:p>
        </w:tc>
        <w:tc>
          <w:tcPr>
            <w:tcW w:w="348" w:type="pct"/>
            <w:vAlign w:val="center"/>
          </w:tcPr>
          <w:p w14:paraId="4FF89179" w14:textId="77777777" w:rsidR="005F293F" w:rsidRPr="00902CFE" w:rsidRDefault="00526A29" w:rsidP="005F293F">
            <w:pPr>
              <w:ind w:left="-69" w:right="-32"/>
              <w:jc w:val="center"/>
              <w:rPr>
                <w:b/>
                <w:bCs/>
                <w:sz w:val="18"/>
                <w:szCs w:val="18"/>
              </w:rPr>
            </w:pPr>
            <w:r w:rsidRPr="00902CFE">
              <w:rPr>
                <w:b/>
                <w:bCs/>
                <w:sz w:val="18"/>
                <w:szCs w:val="18"/>
              </w:rPr>
              <w:t>1</w:t>
            </w:r>
          </w:p>
        </w:tc>
        <w:tc>
          <w:tcPr>
            <w:tcW w:w="193" w:type="pct"/>
            <w:vAlign w:val="center"/>
          </w:tcPr>
          <w:p w14:paraId="0DF1A936" w14:textId="77777777" w:rsidR="005F293F" w:rsidRPr="00554456" w:rsidRDefault="00526A29" w:rsidP="005F293F">
            <w:pPr>
              <w:ind w:left="-78" w:right="-77"/>
              <w:jc w:val="center"/>
              <w:rPr>
                <w:sz w:val="18"/>
                <w:szCs w:val="18"/>
              </w:rPr>
            </w:pPr>
            <w:r w:rsidRPr="00902CFE">
              <w:rPr>
                <w:b/>
                <w:bCs/>
                <w:sz w:val="18"/>
                <w:szCs w:val="18"/>
              </w:rPr>
              <w:t>2</w:t>
            </w:r>
          </w:p>
        </w:tc>
        <w:tc>
          <w:tcPr>
            <w:tcW w:w="215" w:type="pct"/>
            <w:vAlign w:val="center"/>
          </w:tcPr>
          <w:p w14:paraId="0AF53B1C" w14:textId="77777777" w:rsidR="005F293F" w:rsidRPr="00554456" w:rsidRDefault="00526A29" w:rsidP="005F293F">
            <w:pPr>
              <w:ind w:left="-78" w:right="-77"/>
              <w:jc w:val="center"/>
              <w:rPr>
                <w:sz w:val="18"/>
                <w:szCs w:val="18"/>
              </w:rPr>
            </w:pPr>
            <w:r w:rsidRPr="00902CFE">
              <w:rPr>
                <w:b/>
                <w:bCs/>
                <w:sz w:val="18"/>
                <w:szCs w:val="18"/>
              </w:rPr>
              <w:t>3</w:t>
            </w:r>
          </w:p>
        </w:tc>
        <w:tc>
          <w:tcPr>
            <w:tcW w:w="215" w:type="pct"/>
            <w:vAlign w:val="center"/>
          </w:tcPr>
          <w:p w14:paraId="7CE96760" w14:textId="77777777" w:rsidR="005F293F" w:rsidRPr="00554456" w:rsidRDefault="00526A29" w:rsidP="005F293F">
            <w:pPr>
              <w:ind w:left="-78" w:right="-77"/>
              <w:jc w:val="center"/>
              <w:rPr>
                <w:sz w:val="18"/>
                <w:szCs w:val="18"/>
              </w:rPr>
            </w:pPr>
            <w:r w:rsidRPr="00902CFE">
              <w:rPr>
                <w:b/>
                <w:bCs/>
                <w:sz w:val="18"/>
                <w:szCs w:val="18"/>
              </w:rPr>
              <w:t>4</w:t>
            </w:r>
          </w:p>
        </w:tc>
        <w:tc>
          <w:tcPr>
            <w:tcW w:w="216" w:type="pct"/>
            <w:vAlign w:val="center"/>
          </w:tcPr>
          <w:p w14:paraId="212FD5A6" w14:textId="77777777" w:rsidR="005F293F" w:rsidRPr="00554456" w:rsidRDefault="00526A29" w:rsidP="005F293F">
            <w:pPr>
              <w:ind w:left="-78" w:right="-77"/>
              <w:jc w:val="center"/>
              <w:rPr>
                <w:sz w:val="18"/>
                <w:szCs w:val="18"/>
              </w:rPr>
            </w:pPr>
            <w:r w:rsidRPr="00902CFE">
              <w:rPr>
                <w:b/>
                <w:bCs/>
                <w:sz w:val="18"/>
                <w:szCs w:val="18"/>
              </w:rPr>
              <w:t>5</w:t>
            </w:r>
          </w:p>
        </w:tc>
        <w:tc>
          <w:tcPr>
            <w:tcW w:w="234" w:type="pct"/>
            <w:vAlign w:val="center"/>
          </w:tcPr>
          <w:p w14:paraId="4323F9E0" w14:textId="77777777" w:rsidR="005F293F" w:rsidRPr="00554456" w:rsidRDefault="00526A29" w:rsidP="005F293F">
            <w:pPr>
              <w:ind w:left="-78" w:right="-77"/>
              <w:jc w:val="center"/>
              <w:rPr>
                <w:sz w:val="18"/>
                <w:szCs w:val="18"/>
              </w:rPr>
            </w:pPr>
            <w:r w:rsidRPr="00902CFE">
              <w:rPr>
                <w:b/>
                <w:bCs/>
                <w:sz w:val="18"/>
                <w:szCs w:val="18"/>
              </w:rPr>
              <w:t>6</w:t>
            </w:r>
          </w:p>
        </w:tc>
        <w:tc>
          <w:tcPr>
            <w:tcW w:w="195" w:type="pct"/>
            <w:vAlign w:val="center"/>
          </w:tcPr>
          <w:p w14:paraId="5635E588" w14:textId="77777777" w:rsidR="005F293F" w:rsidRPr="00554456" w:rsidRDefault="00526A29" w:rsidP="005F293F">
            <w:pPr>
              <w:ind w:left="-78" w:right="-77"/>
              <w:jc w:val="center"/>
              <w:rPr>
                <w:sz w:val="18"/>
                <w:szCs w:val="18"/>
              </w:rPr>
            </w:pPr>
            <w:r w:rsidRPr="00902CFE">
              <w:rPr>
                <w:b/>
                <w:bCs/>
                <w:sz w:val="18"/>
                <w:szCs w:val="18"/>
              </w:rPr>
              <w:t>7</w:t>
            </w:r>
          </w:p>
        </w:tc>
        <w:tc>
          <w:tcPr>
            <w:tcW w:w="191" w:type="pct"/>
            <w:vAlign w:val="center"/>
          </w:tcPr>
          <w:p w14:paraId="6CB38678" w14:textId="77777777" w:rsidR="005F293F" w:rsidRPr="00554456" w:rsidRDefault="00526A29" w:rsidP="005F293F">
            <w:pPr>
              <w:ind w:left="-78" w:right="-77"/>
              <w:jc w:val="center"/>
              <w:rPr>
                <w:sz w:val="18"/>
                <w:szCs w:val="18"/>
              </w:rPr>
            </w:pPr>
            <w:r w:rsidRPr="00902CFE">
              <w:rPr>
                <w:b/>
                <w:bCs/>
                <w:sz w:val="18"/>
                <w:szCs w:val="18"/>
              </w:rPr>
              <w:t>8</w:t>
            </w:r>
          </w:p>
        </w:tc>
        <w:tc>
          <w:tcPr>
            <w:tcW w:w="181" w:type="pct"/>
            <w:vAlign w:val="center"/>
          </w:tcPr>
          <w:p w14:paraId="3E3A914C" w14:textId="77777777" w:rsidR="005F293F" w:rsidRPr="00554456" w:rsidRDefault="00526A29" w:rsidP="005F293F">
            <w:pPr>
              <w:ind w:left="-104" w:right="-152"/>
              <w:jc w:val="center"/>
              <w:rPr>
                <w:sz w:val="18"/>
                <w:szCs w:val="18"/>
              </w:rPr>
            </w:pPr>
            <w:r w:rsidRPr="00902CFE">
              <w:rPr>
                <w:b/>
                <w:bCs/>
                <w:sz w:val="18"/>
                <w:szCs w:val="18"/>
              </w:rPr>
              <w:t>9</w:t>
            </w:r>
          </w:p>
        </w:tc>
        <w:tc>
          <w:tcPr>
            <w:tcW w:w="181" w:type="pct"/>
            <w:vAlign w:val="center"/>
          </w:tcPr>
          <w:p w14:paraId="67E4D312" w14:textId="77777777" w:rsidR="005F293F" w:rsidRPr="00554456" w:rsidRDefault="00526A29" w:rsidP="005F293F">
            <w:pPr>
              <w:ind w:left="-104" w:right="-152"/>
              <w:jc w:val="center"/>
              <w:rPr>
                <w:sz w:val="18"/>
                <w:szCs w:val="18"/>
              </w:rPr>
            </w:pPr>
            <w:r w:rsidRPr="00902CFE">
              <w:rPr>
                <w:b/>
                <w:bCs/>
                <w:sz w:val="18"/>
                <w:szCs w:val="18"/>
              </w:rPr>
              <w:t>10</w:t>
            </w:r>
          </w:p>
        </w:tc>
        <w:tc>
          <w:tcPr>
            <w:tcW w:w="355" w:type="pct"/>
            <w:vAlign w:val="center"/>
          </w:tcPr>
          <w:p w14:paraId="508237CC" w14:textId="77777777" w:rsidR="005F293F" w:rsidRPr="00554456" w:rsidRDefault="00526A29" w:rsidP="005F293F">
            <w:pPr>
              <w:jc w:val="center"/>
              <w:rPr>
                <w:sz w:val="18"/>
                <w:szCs w:val="18"/>
              </w:rPr>
            </w:pPr>
            <w:r w:rsidRPr="00902CFE">
              <w:rPr>
                <w:b/>
                <w:bCs/>
                <w:sz w:val="18"/>
                <w:szCs w:val="18"/>
              </w:rPr>
              <w:t>Q4W</w:t>
            </w:r>
          </w:p>
        </w:tc>
        <w:tc>
          <w:tcPr>
            <w:tcW w:w="383" w:type="pct"/>
            <w:vAlign w:val="center"/>
          </w:tcPr>
          <w:p w14:paraId="2EA37A48" w14:textId="77777777" w:rsidR="005F293F" w:rsidRPr="00554456" w:rsidRDefault="00526A29" w:rsidP="005F293F">
            <w:pPr>
              <w:jc w:val="center"/>
              <w:rPr>
                <w:sz w:val="18"/>
                <w:szCs w:val="18"/>
              </w:rPr>
            </w:pPr>
            <w:r w:rsidRPr="00902CFE">
              <w:rPr>
                <w:b/>
                <w:bCs/>
                <w:sz w:val="18"/>
                <w:szCs w:val="18"/>
              </w:rPr>
              <w:t>Q12W</w:t>
            </w:r>
          </w:p>
        </w:tc>
        <w:tc>
          <w:tcPr>
            <w:tcW w:w="1390" w:type="pct"/>
            <w:vMerge/>
          </w:tcPr>
          <w:p w14:paraId="5096E895" w14:textId="77777777" w:rsidR="005F293F" w:rsidRPr="00554456" w:rsidRDefault="005F293F" w:rsidP="005F293F">
            <w:pPr>
              <w:rPr>
                <w:sz w:val="18"/>
                <w:szCs w:val="18"/>
              </w:rPr>
            </w:pPr>
          </w:p>
        </w:tc>
      </w:tr>
      <w:tr w:rsidR="00CA657C" w14:paraId="252FE702" w14:textId="77777777" w:rsidTr="005F293F">
        <w:trPr>
          <w:tblHeader/>
        </w:trPr>
        <w:tc>
          <w:tcPr>
            <w:tcW w:w="703" w:type="pct"/>
            <w:tcBorders>
              <w:bottom w:val="single" w:sz="4" w:space="0" w:color="auto"/>
            </w:tcBorders>
          </w:tcPr>
          <w:p w14:paraId="78FDEAA8" w14:textId="77777777" w:rsidR="005F293F" w:rsidRPr="00554456" w:rsidRDefault="00526A29" w:rsidP="005F293F">
            <w:pPr>
              <w:ind w:right="-131"/>
              <w:rPr>
                <w:sz w:val="18"/>
                <w:szCs w:val="18"/>
              </w:rPr>
            </w:pPr>
            <w:r w:rsidRPr="00902CFE">
              <w:rPr>
                <w:b/>
                <w:bCs/>
                <w:sz w:val="18"/>
                <w:szCs w:val="18"/>
              </w:rPr>
              <w:t>Window (days):</w:t>
            </w:r>
          </w:p>
        </w:tc>
        <w:tc>
          <w:tcPr>
            <w:tcW w:w="348" w:type="pct"/>
            <w:tcBorders>
              <w:bottom w:val="single" w:sz="4" w:space="0" w:color="auto"/>
            </w:tcBorders>
            <w:vAlign w:val="center"/>
          </w:tcPr>
          <w:p w14:paraId="40202D49" w14:textId="77777777" w:rsidR="005F293F" w:rsidRPr="00902CFE" w:rsidRDefault="00526A29" w:rsidP="005F293F">
            <w:pPr>
              <w:ind w:left="-69" w:right="-32"/>
              <w:jc w:val="center"/>
              <w:rPr>
                <w:b/>
                <w:bCs/>
                <w:sz w:val="18"/>
                <w:szCs w:val="18"/>
              </w:rPr>
            </w:pPr>
            <w:r w:rsidRPr="00902CFE">
              <w:rPr>
                <w:b/>
                <w:bCs/>
                <w:sz w:val="18"/>
                <w:szCs w:val="18"/>
              </w:rPr>
              <w:t>-42 to 1</w:t>
            </w:r>
          </w:p>
        </w:tc>
        <w:tc>
          <w:tcPr>
            <w:tcW w:w="193" w:type="pct"/>
            <w:tcBorders>
              <w:bottom w:val="single" w:sz="4" w:space="0" w:color="auto"/>
            </w:tcBorders>
            <w:vAlign w:val="center"/>
          </w:tcPr>
          <w:p w14:paraId="2D7625E8" w14:textId="47238628" w:rsidR="005F293F" w:rsidRPr="00554456" w:rsidRDefault="00895D30" w:rsidP="005F293F">
            <w:pPr>
              <w:ind w:left="-78" w:right="-77"/>
              <w:jc w:val="center"/>
              <w:rPr>
                <w:sz w:val="18"/>
                <w:szCs w:val="18"/>
              </w:rPr>
            </w:pPr>
            <w:del w:id="1968" w:author="Powell, Deana" w:date="2026-03-05T15:34:00Z" w16du:dateUtc="2026-03-05T20:34:00Z">
              <w:r w:rsidRPr="00902CFE">
                <w:rPr>
                  <w:b/>
                  <w:bCs/>
                  <w:sz w:val="18"/>
                  <w:szCs w:val="18"/>
                </w:rPr>
                <w:delText>0</w:delText>
              </w:r>
            </w:del>
            <w:ins w:id="1969" w:author="Powell, Deana" w:date="2026-03-05T15:34:00Z" w16du:dateUtc="2026-03-05T20:34:00Z">
              <w:r w:rsidR="00526A29" w:rsidRPr="00341B8E">
                <w:rPr>
                  <w:b/>
                  <w:bCs/>
                  <w:sz w:val="18"/>
                  <w:szCs w:val="18"/>
                </w:rPr>
                <w:t>±3</w:t>
              </w:r>
            </w:ins>
          </w:p>
        </w:tc>
        <w:tc>
          <w:tcPr>
            <w:tcW w:w="215" w:type="pct"/>
            <w:tcBorders>
              <w:bottom w:val="single" w:sz="4" w:space="0" w:color="auto"/>
            </w:tcBorders>
            <w:vAlign w:val="center"/>
          </w:tcPr>
          <w:p w14:paraId="28990DB3" w14:textId="77777777" w:rsidR="005F293F" w:rsidRPr="00554456" w:rsidRDefault="00526A29" w:rsidP="005F293F">
            <w:pPr>
              <w:ind w:left="-78" w:right="-77"/>
              <w:jc w:val="center"/>
              <w:rPr>
                <w:sz w:val="18"/>
                <w:szCs w:val="18"/>
              </w:rPr>
            </w:pPr>
            <w:r w:rsidRPr="00902CFE">
              <w:rPr>
                <w:b/>
                <w:bCs/>
                <w:sz w:val="18"/>
                <w:szCs w:val="18"/>
              </w:rPr>
              <w:t>±3</w:t>
            </w:r>
          </w:p>
        </w:tc>
        <w:tc>
          <w:tcPr>
            <w:tcW w:w="215" w:type="pct"/>
            <w:tcBorders>
              <w:bottom w:val="single" w:sz="4" w:space="0" w:color="auto"/>
            </w:tcBorders>
            <w:vAlign w:val="center"/>
          </w:tcPr>
          <w:p w14:paraId="12AF4C65" w14:textId="77777777" w:rsidR="005F293F" w:rsidRPr="00554456" w:rsidRDefault="00526A29" w:rsidP="005F293F">
            <w:pPr>
              <w:ind w:left="-78" w:right="-77"/>
              <w:jc w:val="center"/>
              <w:rPr>
                <w:sz w:val="18"/>
                <w:szCs w:val="18"/>
              </w:rPr>
            </w:pPr>
            <w:r w:rsidRPr="00902CFE">
              <w:rPr>
                <w:b/>
                <w:bCs/>
                <w:sz w:val="18"/>
                <w:szCs w:val="18"/>
              </w:rPr>
              <w:t>±3</w:t>
            </w:r>
          </w:p>
        </w:tc>
        <w:tc>
          <w:tcPr>
            <w:tcW w:w="216" w:type="pct"/>
            <w:tcBorders>
              <w:bottom w:val="single" w:sz="4" w:space="0" w:color="auto"/>
            </w:tcBorders>
            <w:vAlign w:val="center"/>
          </w:tcPr>
          <w:p w14:paraId="6A12734A" w14:textId="77777777" w:rsidR="005F293F" w:rsidRPr="00554456" w:rsidRDefault="00526A29" w:rsidP="005F293F">
            <w:pPr>
              <w:ind w:left="-78" w:right="-77"/>
              <w:jc w:val="center"/>
              <w:rPr>
                <w:sz w:val="18"/>
                <w:szCs w:val="18"/>
              </w:rPr>
            </w:pPr>
            <w:r w:rsidRPr="00902CFE">
              <w:rPr>
                <w:b/>
                <w:bCs/>
                <w:sz w:val="18"/>
                <w:szCs w:val="18"/>
              </w:rPr>
              <w:t>±3</w:t>
            </w:r>
          </w:p>
        </w:tc>
        <w:tc>
          <w:tcPr>
            <w:tcW w:w="234" w:type="pct"/>
            <w:tcBorders>
              <w:bottom w:val="single" w:sz="4" w:space="0" w:color="auto"/>
            </w:tcBorders>
            <w:vAlign w:val="center"/>
          </w:tcPr>
          <w:p w14:paraId="60DDCB5A" w14:textId="77777777" w:rsidR="005F293F" w:rsidRPr="00554456" w:rsidRDefault="00526A29" w:rsidP="005F293F">
            <w:pPr>
              <w:ind w:left="-78" w:right="-77"/>
              <w:jc w:val="center"/>
              <w:rPr>
                <w:sz w:val="18"/>
                <w:szCs w:val="18"/>
              </w:rPr>
            </w:pPr>
            <w:r w:rsidRPr="00902CFE">
              <w:rPr>
                <w:b/>
                <w:bCs/>
                <w:sz w:val="18"/>
                <w:szCs w:val="18"/>
              </w:rPr>
              <w:t>±3</w:t>
            </w:r>
          </w:p>
        </w:tc>
        <w:tc>
          <w:tcPr>
            <w:tcW w:w="195" w:type="pct"/>
            <w:tcBorders>
              <w:bottom w:val="single" w:sz="4" w:space="0" w:color="auto"/>
            </w:tcBorders>
            <w:vAlign w:val="center"/>
          </w:tcPr>
          <w:p w14:paraId="37CF23FF" w14:textId="77777777" w:rsidR="005F293F" w:rsidRPr="00554456" w:rsidRDefault="00526A29" w:rsidP="005F293F">
            <w:pPr>
              <w:ind w:left="-78" w:right="-77"/>
              <w:jc w:val="center"/>
              <w:rPr>
                <w:sz w:val="18"/>
                <w:szCs w:val="18"/>
              </w:rPr>
            </w:pPr>
            <w:r w:rsidRPr="00902CFE">
              <w:rPr>
                <w:b/>
                <w:bCs/>
                <w:sz w:val="18"/>
                <w:szCs w:val="18"/>
              </w:rPr>
              <w:t>±3</w:t>
            </w:r>
          </w:p>
        </w:tc>
        <w:tc>
          <w:tcPr>
            <w:tcW w:w="191" w:type="pct"/>
            <w:tcBorders>
              <w:bottom w:val="single" w:sz="4" w:space="0" w:color="auto"/>
            </w:tcBorders>
            <w:vAlign w:val="center"/>
          </w:tcPr>
          <w:p w14:paraId="20A4C17C" w14:textId="77777777" w:rsidR="005F293F" w:rsidRPr="00554456" w:rsidRDefault="00526A29" w:rsidP="005F293F">
            <w:pPr>
              <w:ind w:left="-78" w:right="-77"/>
              <w:jc w:val="center"/>
              <w:rPr>
                <w:sz w:val="18"/>
                <w:szCs w:val="18"/>
              </w:rPr>
            </w:pPr>
            <w:r w:rsidRPr="00902CFE">
              <w:rPr>
                <w:b/>
                <w:bCs/>
                <w:sz w:val="18"/>
                <w:szCs w:val="18"/>
              </w:rPr>
              <w:t>±3</w:t>
            </w:r>
          </w:p>
        </w:tc>
        <w:tc>
          <w:tcPr>
            <w:tcW w:w="181" w:type="pct"/>
            <w:tcBorders>
              <w:bottom w:val="single" w:sz="4" w:space="0" w:color="auto"/>
            </w:tcBorders>
            <w:vAlign w:val="center"/>
          </w:tcPr>
          <w:p w14:paraId="6B9F6F56" w14:textId="77777777" w:rsidR="005F293F" w:rsidRPr="00554456" w:rsidRDefault="00526A29" w:rsidP="005F293F">
            <w:pPr>
              <w:ind w:left="-104" w:right="-152"/>
              <w:jc w:val="center"/>
              <w:rPr>
                <w:sz w:val="18"/>
                <w:szCs w:val="18"/>
              </w:rPr>
            </w:pPr>
            <w:r w:rsidRPr="00902CFE">
              <w:rPr>
                <w:b/>
                <w:bCs/>
                <w:sz w:val="18"/>
                <w:szCs w:val="18"/>
              </w:rPr>
              <w:t>±3</w:t>
            </w:r>
          </w:p>
        </w:tc>
        <w:tc>
          <w:tcPr>
            <w:tcW w:w="181" w:type="pct"/>
            <w:tcBorders>
              <w:bottom w:val="single" w:sz="4" w:space="0" w:color="auto"/>
            </w:tcBorders>
            <w:vAlign w:val="center"/>
          </w:tcPr>
          <w:p w14:paraId="5E7F2669" w14:textId="77777777" w:rsidR="005F293F" w:rsidRPr="00554456" w:rsidRDefault="00526A29" w:rsidP="005F293F">
            <w:pPr>
              <w:ind w:left="-104" w:right="-152"/>
              <w:jc w:val="center"/>
              <w:rPr>
                <w:sz w:val="18"/>
                <w:szCs w:val="18"/>
              </w:rPr>
            </w:pPr>
            <w:r w:rsidRPr="00902CFE">
              <w:rPr>
                <w:b/>
                <w:bCs/>
                <w:sz w:val="18"/>
                <w:szCs w:val="18"/>
              </w:rPr>
              <w:t>±3</w:t>
            </w:r>
          </w:p>
        </w:tc>
        <w:tc>
          <w:tcPr>
            <w:tcW w:w="355" w:type="pct"/>
            <w:tcBorders>
              <w:bottom w:val="single" w:sz="4" w:space="0" w:color="auto"/>
            </w:tcBorders>
            <w:vAlign w:val="center"/>
          </w:tcPr>
          <w:p w14:paraId="4EF160D6" w14:textId="77777777" w:rsidR="005F293F" w:rsidRPr="00554456" w:rsidRDefault="00526A29" w:rsidP="005F293F">
            <w:pPr>
              <w:jc w:val="center"/>
              <w:rPr>
                <w:sz w:val="18"/>
                <w:szCs w:val="18"/>
              </w:rPr>
            </w:pPr>
            <w:r w:rsidRPr="00902CFE">
              <w:rPr>
                <w:b/>
                <w:bCs/>
                <w:sz w:val="18"/>
                <w:szCs w:val="18"/>
              </w:rPr>
              <w:t>±3</w:t>
            </w:r>
          </w:p>
        </w:tc>
        <w:tc>
          <w:tcPr>
            <w:tcW w:w="383" w:type="pct"/>
            <w:tcBorders>
              <w:bottom w:val="single" w:sz="4" w:space="0" w:color="auto"/>
            </w:tcBorders>
            <w:vAlign w:val="center"/>
          </w:tcPr>
          <w:p w14:paraId="1D1CD1A7" w14:textId="77777777" w:rsidR="005F293F" w:rsidRPr="00554456" w:rsidRDefault="00526A29" w:rsidP="005F293F">
            <w:pPr>
              <w:jc w:val="center"/>
              <w:rPr>
                <w:sz w:val="18"/>
                <w:szCs w:val="18"/>
              </w:rPr>
            </w:pPr>
            <w:r w:rsidRPr="00902CFE">
              <w:rPr>
                <w:b/>
                <w:bCs/>
                <w:sz w:val="18"/>
                <w:szCs w:val="18"/>
              </w:rPr>
              <w:t>±7</w:t>
            </w:r>
          </w:p>
        </w:tc>
        <w:tc>
          <w:tcPr>
            <w:tcW w:w="1390" w:type="pct"/>
            <w:vMerge/>
          </w:tcPr>
          <w:p w14:paraId="75A3BA53" w14:textId="77777777" w:rsidR="005F293F" w:rsidRPr="00554456" w:rsidRDefault="005F293F" w:rsidP="005F293F">
            <w:pPr>
              <w:rPr>
                <w:sz w:val="18"/>
                <w:szCs w:val="18"/>
              </w:rPr>
            </w:pPr>
          </w:p>
        </w:tc>
      </w:tr>
      <w:tr w:rsidR="00CA657C" w14:paraId="4955B4E6" w14:textId="77777777" w:rsidTr="005F293F">
        <w:tc>
          <w:tcPr>
            <w:tcW w:w="703" w:type="pct"/>
            <w:tcBorders>
              <w:right w:val="nil"/>
            </w:tcBorders>
          </w:tcPr>
          <w:p w14:paraId="39BDFE16" w14:textId="77777777" w:rsidR="005F293F" w:rsidRPr="00554456" w:rsidRDefault="00526A29" w:rsidP="005F293F">
            <w:pPr>
              <w:rPr>
                <w:sz w:val="18"/>
                <w:szCs w:val="18"/>
              </w:rPr>
            </w:pPr>
            <w:r w:rsidRPr="00902CFE">
              <w:rPr>
                <w:b/>
                <w:bCs/>
                <w:sz w:val="18"/>
                <w:szCs w:val="18"/>
              </w:rPr>
              <w:t>Administrative Procedures</w:t>
            </w:r>
          </w:p>
        </w:tc>
        <w:tc>
          <w:tcPr>
            <w:tcW w:w="348" w:type="pct"/>
            <w:tcBorders>
              <w:right w:val="nil"/>
            </w:tcBorders>
          </w:tcPr>
          <w:p w14:paraId="48C95AF9" w14:textId="77777777" w:rsidR="005F293F" w:rsidRPr="00554456" w:rsidRDefault="005F293F" w:rsidP="005F293F">
            <w:pPr>
              <w:rPr>
                <w:sz w:val="18"/>
                <w:szCs w:val="18"/>
              </w:rPr>
            </w:pPr>
          </w:p>
        </w:tc>
        <w:tc>
          <w:tcPr>
            <w:tcW w:w="193" w:type="pct"/>
            <w:tcBorders>
              <w:left w:val="nil"/>
              <w:right w:val="nil"/>
            </w:tcBorders>
          </w:tcPr>
          <w:p w14:paraId="6FB3D925" w14:textId="77777777" w:rsidR="005F293F" w:rsidRPr="00554456" w:rsidRDefault="005F293F" w:rsidP="005F293F">
            <w:pPr>
              <w:rPr>
                <w:sz w:val="18"/>
                <w:szCs w:val="18"/>
              </w:rPr>
            </w:pPr>
          </w:p>
        </w:tc>
        <w:tc>
          <w:tcPr>
            <w:tcW w:w="215" w:type="pct"/>
            <w:tcBorders>
              <w:left w:val="nil"/>
              <w:right w:val="nil"/>
            </w:tcBorders>
          </w:tcPr>
          <w:p w14:paraId="619E66B6" w14:textId="77777777" w:rsidR="005F293F" w:rsidRPr="00554456" w:rsidRDefault="005F293F" w:rsidP="005F293F">
            <w:pPr>
              <w:rPr>
                <w:sz w:val="18"/>
                <w:szCs w:val="18"/>
              </w:rPr>
            </w:pPr>
          </w:p>
        </w:tc>
        <w:tc>
          <w:tcPr>
            <w:tcW w:w="215" w:type="pct"/>
            <w:tcBorders>
              <w:left w:val="nil"/>
              <w:right w:val="nil"/>
            </w:tcBorders>
          </w:tcPr>
          <w:p w14:paraId="14D74124" w14:textId="77777777" w:rsidR="005F293F" w:rsidRPr="00554456" w:rsidRDefault="005F293F" w:rsidP="005F293F">
            <w:pPr>
              <w:rPr>
                <w:sz w:val="18"/>
                <w:szCs w:val="18"/>
              </w:rPr>
            </w:pPr>
          </w:p>
        </w:tc>
        <w:tc>
          <w:tcPr>
            <w:tcW w:w="216" w:type="pct"/>
            <w:tcBorders>
              <w:left w:val="nil"/>
              <w:right w:val="nil"/>
            </w:tcBorders>
          </w:tcPr>
          <w:p w14:paraId="20EAC092" w14:textId="77777777" w:rsidR="005F293F" w:rsidRPr="00554456" w:rsidRDefault="005F293F" w:rsidP="005F293F">
            <w:pPr>
              <w:rPr>
                <w:sz w:val="18"/>
                <w:szCs w:val="18"/>
              </w:rPr>
            </w:pPr>
          </w:p>
        </w:tc>
        <w:tc>
          <w:tcPr>
            <w:tcW w:w="234" w:type="pct"/>
            <w:tcBorders>
              <w:left w:val="nil"/>
              <w:right w:val="nil"/>
            </w:tcBorders>
          </w:tcPr>
          <w:p w14:paraId="68EA673F" w14:textId="77777777" w:rsidR="005F293F" w:rsidRPr="00554456" w:rsidRDefault="005F293F" w:rsidP="005F293F">
            <w:pPr>
              <w:rPr>
                <w:sz w:val="18"/>
                <w:szCs w:val="18"/>
              </w:rPr>
            </w:pPr>
          </w:p>
        </w:tc>
        <w:tc>
          <w:tcPr>
            <w:tcW w:w="195" w:type="pct"/>
            <w:tcBorders>
              <w:left w:val="nil"/>
              <w:right w:val="nil"/>
            </w:tcBorders>
          </w:tcPr>
          <w:p w14:paraId="0387BD4C" w14:textId="77777777" w:rsidR="005F293F" w:rsidRPr="00554456" w:rsidRDefault="005F293F" w:rsidP="005F293F">
            <w:pPr>
              <w:rPr>
                <w:sz w:val="18"/>
                <w:szCs w:val="18"/>
              </w:rPr>
            </w:pPr>
          </w:p>
        </w:tc>
        <w:tc>
          <w:tcPr>
            <w:tcW w:w="191" w:type="pct"/>
            <w:tcBorders>
              <w:left w:val="nil"/>
              <w:right w:val="nil"/>
            </w:tcBorders>
          </w:tcPr>
          <w:p w14:paraId="0975C52F" w14:textId="77777777" w:rsidR="005F293F" w:rsidRPr="00554456" w:rsidRDefault="005F293F" w:rsidP="005F293F">
            <w:pPr>
              <w:rPr>
                <w:sz w:val="18"/>
                <w:szCs w:val="18"/>
              </w:rPr>
            </w:pPr>
          </w:p>
        </w:tc>
        <w:tc>
          <w:tcPr>
            <w:tcW w:w="181" w:type="pct"/>
            <w:tcBorders>
              <w:left w:val="nil"/>
              <w:right w:val="nil"/>
            </w:tcBorders>
          </w:tcPr>
          <w:p w14:paraId="061A54E0" w14:textId="77777777" w:rsidR="005F293F" w:rsidRPr="00554456" w:rsidRDefault="005F293F" w:rsidP="005F293F">
            <w:pPr>
              <w:rPr>
                <w:sz w:val="18"/>
                <w:szCs w:val="18"/>
              </w:rPr>
            </w:pPr>
          </w:p>
        </w:tc>
        <w:tc>
          <w:tcPr>
            <w:tcW w:w="181" w:type="pct"/>
            <w:tcBorders>
              <w:left w:val="nil"/>
              <w:right w:val="nil"/>
            </w:tcBorders>
          </w:tcPr>
          <w:p w14:paraId="3B36BCB7" w14:textId="77777777" w:rsidR="005F293F" w:rsidRPr="00554456" w:rsidRDefault="005F293F" w:rsidP="005F293F">
            <w:pPr>
              <w:rPr>
                <w:sz w:val="18"/>
                <w:szCs w:val="18"/>
              </w:rPr>
            </w:pPr>
          </w:p>
        </w:tc>
        <w:tc>
          <w:tcPr>
            <w:tcW w:w="355" w:type="pct"/>
            <w:tcBorders>
              <w:left w:val="nil"/>
              <w:right w:val="nil"/>
            </w:tcBorders>
          </w:tcPr>
          <w:p w14:paraId="3DF279D2" w14:textId="77777777" w:rsidR="005F293F" w:rsidRPr="00554456" w:rsidRDefault="005F293F" w:rsidP="005F293F">
            <w:pPr>
              <w:rPr>
                <w:sz w:val="18"/>
                <w:szCs w:val="18"/>
              </w:rPr>
            </w:pPr>
          </w:p>
        </w:tc>
        <w:tc>
          <w:tcPr>
            <w:tcW w:w="383" w:type="pct"/>
            <w:tcBorders>
              <w:left w:val="nil"/>
            </w:tcBorders>
          </w:tcPr>
          <w:p w14:paraId="1A382FC1" w14:textId="77777777" w:rsidR="005F293F" w:rsidRPr="00554456" w:rsidRDefault="005F293F" w:rsidP="005F293F">
            <w:pPr>
              <w:rPr>
                <w:sz w:val="18"/>
                <w:szCs w:val="18"/>
              </w:rPr>
            </w:pPr>
          </w:p>
        </w:tc>
        <w:tc>
          <w:tcPr>
            <w:tcW w:w="1390" w:type="pct"/>
          </w:tcPr>
          <w:p w14:paraId="788CB702" w14:textId="77777777" w:rsidR="005F293F" w:rsidRPr="00554456" w:rsidRDefault="005F293F" w:rsidP="005F293F">
            <w:pPr>
              <w:rPr>
                <w:sz w:val="18"/>
                <w:szCs w:val="18"/>
              </w:rPr>
            </w:pPr>
          </w:p>
        </w:tc>
      </w:tr>
      <w:tr w:rsidR="00CA657C" w14:paraId="6656AEF6" w14:textId="77777777" w:rsidTr="005F293F">
        <w:tc>
          <w:tcPr>
            <w:tcW w:w="703" w:type="pct"/>
            <w:vAlign w:val="center"/>
          </w:tcPr>
          <w:p w14:paraId="7809A80E" w14:textId="77777777" w:rsidR="005F293F" w:rsidRPr="00554456" w:rsidRDefault="00526A29" w:rsidP="005F293F">
            <w:pPr>
              <w:rPr>
                <w:sz w:val="18"/>
                <w:szCs w:val="18"/>
              </w:rPr>
            </w:pPr>
            <w:r w:rsidRPr="00902CFE">
              <w:rPr>
                <w:sz w:val="18"/>
                <w:szCs w:val="18"/>
              </w:rPr>
              <w:t>Informed Consent</w:t>
            </w:r>
          </w:p>
        </w:tc>
        <w:tc>
          <w:tcPr>
            <w:tcW w:w="348" w:type="pct"/>
            <w:vAlign w:val="center"/>
          </w:tcPr>
          <w:p w14:paraId="25810C63" w14:textId="77777777" w:rsidR="005F293F" w:rsidRPr="00902CFE" w:rsidRDefault="00526A29" w:rsidP="005F293F">
            <w:pPr>
              <w:jc w:val="center"/>
              <w:rPr>
                <w:sz w:val="18"/>
                <w:szCs w:val="18"/>
              </w:rPr>
            </w:pPr>
            <w:r w:rsidRPr="00902CFE">
              <w:rPr>
                <w:sz w:val="18"/>
                <w:szCs w:val="18"/>
              </w:rPr>
              <w:t>X</w:t>
            </w:r>
          </w:p>
        </w:tc>
        <w:tc>
          <w:tcPr>
            <w:tcW w:w="193" w:type="pct"/>
          </w:tcPr>
          <w:p w14:paraId="62C4E9A3" w14:textId="77777777" w:rsidR="005F293F" w:rsidRPr="00554456" w:rsidRDefault="005F293F" w:rsidP="005F293F">
            <w:pPr>
              <w:rPr>
                <w:sz w:val="18"/>
                <w:szCs w:val="18"/>
              </w:rPr>
            </w:pPr>
          </w:p>
        </w:tc>
        <w:tc>
          <w:tcPr>
            <w:tcW w:w="215" w:type="pct"/>
          </w:tcPr>
          <w:p w14:paraId="3743EA7B" w14:textId="77777777" w:rsidR="005F293F" w:rsidRPr="00554456" w:rsidRDefault="005F293F" w:rsidP="005F293F">
            <w:pPr>
              <w:rPr>
                <w:sz w:val="18"/>
                <w:szCs w:val="18"/>
              </w:rPr>
            </w:pPr>
          </w:p>
        </w:tc>
        <w:tc>
          <w:tcPr>
            <w:tcW w:w="215" w:type="pct"/>
          </w:tcPr>
          <w:p w14:paraId="43874979" w14:textId="77777777" w:rsidR="005F293F" w:rsidRPr="00554456" w:rsidRDefault="005F293F" w:rsidP="005F293F">
            <w:pPr>
              <w:rPr>
                <w:sz w:val="18"/>
                <w:szCs w:val="18"/>
              </w:rPr>
            </w:pPr>
          </w:p>
        </w:tc>
        <w:tc>
          <w:tcPr>
            <w:tcW w:w="216" w:type="pct"/>
          </w:tcPr>
          <w:p w14:paraId="381A8A2A" w14:textId="77777777" w:rsidR="005F293F" w:rsidRPr="00554456" w:rsidRDefault="005F293F" w:rsidP="005F293F">
            <w:pPr>
              <w:rPr>
                <w:sz w:val="18"/>
                <w:szCs w:val="18"/>
              </w:rPr>
            </w:pPr>
          </w:p>
        </w:tc>
        <w:tc>
          <w:tcPr>
            <w:tcW w:w="234" w:type="pct"/>
          </w:tcPr>
          <w:p w14:paraId="6D33339D" w14:textId="77777777" w:rsidR="005F293F" w:rsidRPr="00554456" w:rsidRDefault="005F293F" w:rsidP="005F293F">
            <w:pPr>
              <w:rPr>
                <w:sz w:val="18"/>
                <w:szCs w:val="18"/>
              </w:rPr>
            </w:pPr>
          </w:p>
        </w:tc>
        <w:tc>
          <w:tcPr>
            <w:tcW w:w="195" w:type="pct"/>
          </w:tcPr>
          <w:p w14:paraId="604FFD61" w14:textId="77777777" w:rsidR="005F293F" w:rsidRPr="00554456" w:rsidRDefault="005F293F" w:rsidP="005F293F">
            <w:pPr>
              <w:rPr>
                <w:sz w:val="18"/>
                <w:szCs w:val="18"/>
              </w:rPr>
            </w:pPr>
          </w:p>
        </w:tc>
        <w:tc>
          <w:tcPr>
            <w:tcW w:w="191" w:type="pct"/>
          </w:tcPr>
          <w:p w14:paraId="77B84914" w14:textId="77777777" w:rsidR="005F293F" w:rsidRPr="00554456" w:rsidRDefault="005F293F" w:rsidP="005F293F">
            <w:pPr>
              <w:rPr>
                <w:sz w:val="18"/>
                <w:szCs w:val="18"/>
              </w:rPr>
            </w:pPr>
          </w:p>
        </w:tc>
        <w:tc>
          <w:tcPr>
            <w:tcW w:w="181" w:type="pct"/>
          </w:tcPr>
          <w:p w14:paraId="73D8721C" w14:textId="77777777" w:rsidR="005F293F" w:rsidRPr="00554456" w:rsidRDefault="005F293F" w:rsidP="005F293F">
            <w:pPr>
              <w:rPr>
                <w:sz w:val="18"/>
                <w:szCs w:val="18"/>
              </w:rPr>
            </w:pPr>
          </w:p>
        </w:tc>
        <w:tc>
          <w:tcPr>
            <w:tcW w:w="181" w:type="pct"/>
          </w:tcPr>
          <w:p w14:paraId="519E8119" w14:textId="77777777" w:rsidR="005F293F" w:rsidRPr="00554456" w:rsidRDefault="005F293F" w:rsidP="005F293F">
            <w:pPr>
              <w:rPr>
                <w:sz w:val="18"/>
                <w:szCs w:val="18"/>
              </w:rPr>
            </w:pPr>
          </w:p>
        </w:tc>
        <w:tc>
          <w:tcPr>
            <w:tcW w:w="355" w:type="pct"/>
          </w:tcPr>
          <w:p w14:paraId="48CB8FB2" w14:textId="77777777" w:rsidR="005F293F" w:rsidRPr="00554456" w:rsidRDefault="005F293F" w:rsidP="005F293F">
            <w:pPr>
              <w:rPr>
                <w:sz w:val="18"/>
                <w:szCs w:val="18"/>
              </w:rPr>
            </w:pPr>
          </w:p>
        </w:tc>
        <w:tc>
          <w:tcPr>
            <w:tcW w:w="383" w:type="pct"/>
          </w:tcPr>
          <w:p w14:paraId="445483EB" w14:textId="77777777" w:rsidR="005F293F" w:rsidRPr="00554456" w:rsidRDefault="005F293F" w:rsidP="005F293F">
            <w:pPr>
              <w:rPr>
                <w:sz w:val="18"/>
                <w:szCs w:val="18"/>
              </w:rPr>
            </w:pPr>
          </w:p>
        </w:tc>
        <w:tc>
          <w:tcPr>
            <w:tcW w:w="1390" w:type="pct"/>
            <w:vAlign w:val="center"/>
          </w:tcPr>
          <w:p w14:paraId="7955A98E" w14:textId="77777777" w:rsidR="005F293F" w:rsidRPr="00554456" w:rsidRDefault="00526A29" w:rsidP="005F293F">
            <w:pPr>
              <w:ind w:right="-111"/>
              <w:rPr>
                <w:sz w:val="18"/>
                <w:szCs w:val="18"/>
              </w:rPr>
            </w:pPr>
            <w:r w:rsidRPr="00902CFE">
              <w:rPr>
                <w:sz w:val="18"/>
                <w:szCs w:val="18"/>
              </w:rPr>
              <w:t>Informed consent must be obtained before any protocol-specific procedures.</w:t>
            </w:r>
          </w:p>
        </w:tc>
      </w:tr>
      <w:tr w:rsidR="00CA657C" w14:paraId="1D8F6BC8" w14:textId="77777777" w:rsidTr="005F293F">
        <w:tc>
          <w:tcPr>
            <w:tcW w:w="703" w:type="pct"/>
            <w:vAlign w:val="center"/>
          </w:tcPr>
          <w:p w14:paraId="2682EF4E" w14:textId="77777777" w:rsidR="005F293F" w:rsidRPr="00554456" w:rsidRDefault="00526A29" w:rsidP="005F293F">
            <w:pPr>
              <w:rPr>
                <w:sz w:val="18"/>
                <w:szCs w:val="18"/>
              </w:rPr>
            </w:pPr>
            <w:r w:rsidRPr="00902CFE">
              <w:rPr>
                <w:sz w:val="18"/>
                <w:szCs w:val="18"/>
              </w:rPr>
              <w:t>Informed Consent for Future Biomedical Research</w:t>
            </w:r>
          </w:p>
        </w:tc>
        <w:tc>
          <w:tcPr>
            <w:tcW w:w="348" w:type="pct"/>
            <w:vAlign w:val="center"/>
          </w:tcPr>
          <w:p w14:paraId="0823584F" w14:textId="77777777" w:rsidR="005F293F" w:rsidRPr="00902CFE" w:rsidRDefault="00526A29" w:rsidP="005F293F">
            <w:pPr>
              <w:jc w:val="center"/>
              <w:rPr>
                <w:sz w:val="18"/>
                <w:szCs w:val="18"/>
              </w:rPr>
            </w:pPr>
            <w:r w:rsidRPr="00902CFE">
              <w:rPr>
                <w:sz w:val="18"/>
                <w:szCs w:val="18"/>
              </w:rPr>
              <w:t>X</w:t>
            </w:r>
          </w:p>
        </w:tc>
        <w:tc>
          <w:tcPr>
            <w:tcW w:w="193" w:type="pct"/>
          </w:tcPr>
          <w:p w14:paraId="4EFF816D" w14:textId="77777777" w:rsidR="005F293F" w:rsidRPr="00554456" w:rsidRDefault="005F293F" w:rsidP="005F293F">
            <w:pPr>
              <w:rPr>
                <w:sz w:val="18"/>
                <w:szCs w:val="18"/>
              </w:rPr>
            </w:pPr>
          </w:p>
        </w:tc>
        <w:tc>
          <w:tcPr>
            <w:tcW w:w="215" w:type="pct"/>
          </w:tcPr>
          <w:p w14:paraId="3B150B50" w14:textId="77777777" w:rsidR="005F293F" w:rsidRPr="00554456" w:rsidRDefault="005F293F" w:rsidP="005F293F">
            <w:pPr>
              <w:rPr>
                <w:sz w:val="18"/>
                <w:szCs w:val="18"/>
              </w:rPr>
            </w:pPr>
          </w:p>
        </w:tc>
        <w:tc>
          <w:tcPr>
            <w:tcW w:w="215" w:type="pct"/>
          </w:tcPr>
          <w:p w14:paraId="315FD84D" w14:textId="77777777" w:rsidR="005F293F" w:rsidRPr="00554456" w:rsidRDefault="005F293F" w:rsidP="005F293F">
            <w:pPr>
              <w:rPr>
                <w:sz w:val="18"/>
                <w:szCs w:val="18"/>
              </w:rPr>
            </w:pPr>
          </w:p>
        </w:tc>
        <w:tc>
          <w:tcPr>
            <w:tcW w:w="216" w:type="pct"/>
          </w:tcPr>
          <w:p w14:paraId="44F9CC74" w14:textId="77777777" w:rsidR="005F293F" w:rsidRPr="00554456" w:rsidRDefault="005F293F" w:rsidP="005F293F">
            <w:pPr>
              <w:rPr>
                <w:sz w:val="18"/>
                <w:szCs w:val="18"/>
              </w:rPr>
            </w:pPr>
          </w:p>
        </w:tc>
        <w:tc>
          <w:tcPr>
            <w:tcW w:w="234" w:type="pct"/>
          </w:tcPr>
          <w:p w14:paraId="3E2546BF" w14:textId="77777777" w:rsidR="005F293F" w:rsidRPr="00554456" w:rsidRDefault="005F293F" w:rsidP="005F293F">
            <w:pPr>
              <w:rPr>
                <w:sz w:val="18"/>
                <w:szCs w:val="18"/>
              </w:rPr>
            </w:pPr>
          </w:p>
        </w:tc>
        <w:tc>
          <w:tcPr>
            <w:tcW w:w="195" w:type="pct"/>
          </w:tcPr>
          <w:p w14:paraId="3717E79A" w14:textId="77777777" w:rsidR="005F293F" w:rsidRPr="00554456" w:rsidRDefault="005F293F" w:rsidP="005F293F">
            <w:pPr>
              <w:rPr>
                <w:sz w:val="18"/>
                <w:szCs w:val="18"/>
              </w:rPr>
            </w:pPr>
          </w:p>
        </w:tc>
        <w:tc>
          <w:tcPr>
            <w:tcW w:w="191" w:type="pct"/>
          </w:tcPr>
          <w:p w14:paraId="2B1CCD19" w14:textId="77777777" w:rsidR="005F293F" w:rsidRPr="00554456" w:rsidRDefault="005F293F" w:rsidP="005F293F">
            <w:pPr>
              <w:rPr>
                <w:sz w:val="18"/>
                <w:szCs w:val="18"/>
              </w:rPr>
            </w:pPr>
          </w:p>
        </w:tc>
        <w:tc>
          <w:tcPr>
            <w:tcW w:w="181" w:type="pct"/>
          </w:tcPr>
          <w:p w14:paraId="0AF4FCDF" w14:textId="77777777" w:rsidR="005F293F" w:rsidRPr="00554456" w:rsidRDefault="005F293F" w:rsidP="005F293F">
            <w:pPr>
              <w:rPr>
                <w:sz w:val="18"/>
                <w:szCs w:val="18"/>
              </w:rPr>
            </w:pPr>
          </w:p>
        </w:tc>
        <w:tc>
          <w:tcPr>
            <w:tcW w:w="181" w:type="pct"/>
          </w:tcPr>
          <w:p w14:paraId="7395A0BE" w14:textId="77777777" w:rsidR="005F293F" w:rsidRPr="00554456" w:rsidRDefault="005F293F" w:rsidP="005F293F">
            <w:pPr>
              <w:rPr>
                <w:sz w:val="18"/>
                <w:szCs w:val="18"/>
              </w:rPr>
            </w:pPr>
          </w:p>
        </w:tc>
        <w:tc>
          <w:tcPr>
            <w:tcW w:w="355" w:type="pct"/>
          </w:tcPr>
          <w:p w14:paraId="4E449FE5" w14:textId="77777777" w:rsidR="005F293F" w:rsidRPr="00554456" w:rsidRDefault="005F293F" w:rsidP="005F293F">
            <w:pPr>
              <w:rPr>
                <w:sz w:val="18"/>
                <w:szCs w:val="18"/>
              </w:rPr>
            </w:pPr>
          </w:p>
        </w:tc>
        <w:tc>
          <w:tcPr>
            <w:tcW w:w="383" w:type="pct"/>
          </w:tcPr>
          <w:p w14:paraId="39B6EC3C" w14:textId="77777777" w:rsidR="005F293F" w:rsidRPr="00554456" w:rsidRDefault="005F293F" w:rsidP="005F293F">
            <w:pPr>
              <w:rPr>
                <w:sz w:val="18"/>
                <w:szCs w:val="18"/>
              </w:rPr>
            </w:pPr>
          </w:p>
        </w:tc>
        <w:tc>
          <w:tcPr>
            <w:tcW w:w="1390" w:type="pct"/>
            <w:vAlign w:val="center"/>
          </w:tcPr>
          <w:p w14:paraId="39917DAF" w14:textId="77777777" w:rsidR="005F293F" w:rsidRPr="00554456" w:rsidRDefault="00526A29" w:rsidP="005F293F">
            <w:pPr>
              <w:ind w:right="-111"/>
              <w:rPr>
                <w:sz w:val="18"/>
                <w:szCs w:val="18"/>
              </w:rPr>
            </w:pPr>
            <w:r w:rsidRPr="00902CFE">
              <w:rPr>
                <w:sz w:val="18"/>
                <w:szCs w:val="18"/>
              </w:rPr>
              <w:t>This is optional for the participant.</w:t>
            </w:r>
          </w:p>
        </w:tc>
      </w:tr>
      <w:tr w:rsidR="00CA657C" w14:paraId="4E3F20A4" w14:textId="77777777" w:rsidTr="005F293F">
        <w:tc>
          <w:tcPr>
            <w:tcW w:w="703" w:type="pct"/>
            <w:vAlign w:val="center"/>
          </w:tcPr>
          <w:p w14:paraId="22269CE4" w14:textId="77777777" w:rsidR="005F293F" w:rsidRPr="00554456" w:rsidRDefault="00526A29" w:rsidP="005F293F">
            <w:pPr>
              <w:rPr>
                <w:sz w:val="18"/>
                <w:szCs w:val="18"/>
              </w:rPr>
            </w:pPr>
            <w:r w:rsidRPr="00902CFE">
              <w:rPr>
                <w:sz w:val="18"/>
                <w:szCs w:val="18"/>
              </w:rPr>
              <w:t>Inclusion/Exclusion Criteria</w:t>
            </w:r>
          </w:p>
        </w:tc>
        <w:tc>
          <w:tcPr>
            <w:tcW w:w="348" w:type="pct"/>
            <w:vAlign w:val="center"/>
          </w:tcPr>
          <w:p w14:paraId="3E5DAA60" w14:textId="77777777" w:rsidR="005F293F" w:rsidRPr="00902CFE" w:rsidRDefault="00526A29" w:rsidP="005F293F">
            <w:pPr>
              <w:jc w:val="center"/>
              <w:rPr>
                <w:sz w:val="18"/>
                <w:szCs w:val="18"/>
              </w:rPr>
            </w:pPr>
            <w:r w:rsidRPr="00902CFE">
              <w:rPr>
                <w:sz w:val="18"/>
                <w:szCs w:val="18"/>
              </w:rPr>
              <w:t>X</w:t>
            </w:r>
          </w:p>
        </w:tc>
        <w:tc>
          <w:tcPr>
            <w:tcW w:w="193" w:type="pct"/>
          </w:tcPr>
          <w:p w14:paraId="2A5DECA8" w14:textId="77777777" w:rsidR="005F293F" w:rsidRPr="00554456" w:rsidRDefault="005F293F" w:rsidP="005F293F">
            <w:pPr>
              <w:rPr>
                <w:sz w:val="18"/>
                <w:szCs w:val="18"/>
              </w:rPr>
            </w:pPr>
          </w:p>
        </w:tc>
        <w:tc>
          <w:tcPr>
            <w:tcW w:w="215" w:type="pct"/>
          </w:tcPr>
          <w:p w14:paraId="704CC351" w14:textId="77777777" w:rsidR="005F293F" w:rsidRPr="00554456" w:rsidRDefault="005F293F" w:rsidP="005F293F">
            <w:pPr>
              <w:rPr>
                <w:sz w:val="18"/>
                <w:szCs w:val="18"/>
              </w:rPr>
            </w:pPr>
          </w:p>
        </w:tc>
        <w:tc>
          <w:tcPr>
            <w:tcW w:w="215" w:type="pct"/>
          </w:tcPr>
          <w:p w14:paraId="4BEDF5E8" w14:textId="77777777" w:rsidR="005F293F" w:rsidRPr="00554456" w:rsidRDefault="005F293F" w:rsidP="005F293F">
            <w:pPr>
              <w:rPr>
                <w:sz w:val="18"/>
                <w:szCs w:val="18"/>
              </w:rPr>
            </w:pPr>
          </w:p>
        </w:tc>
        <w:tc>
          <w:tcPr>
            <w:tcW w:w="216" w:type="pct"/>
          </w:tcPr>
          <w:p w14:paraId="02FFAC50" w14:textId="77777777" w:rsidR="005F293F" w:rsidRPr="00554456" w:rsidRDefault="005F293F" w:rsidP="005F293F">
            <w:pPr>
              <w:rPr>
                <w:sz w:val="18"/>
                <w:szCs w:val="18"/>
              </w:rPr>
            </w:pPr>
          </w:p>
        </w:tc>
        <w:tc>
          <w:tcPr>
            <w:tcW w:w="234" w:type="pct"/>
          </w:tcPr>
          <w:p w14:paraId="2582232D" w14:textId="77777777" w:rsidR="005F293F" w:rsidRPr="00554456" w:rsidRDefault="005F293F" w:rsidP="005F293F">
            <w:pPr>
              <w:rPr>
                <w:sz w:val="18"/>
                <w:szCs w:val="18"/>
              </w:rPr>
            </w:pPr>
          </w:p>
        </w:tc>
        <w:tc>
          <w:tcPr>
            <w:tcW w:w="195" w:type="pct"/>
          </w:tcPr>
          <w:p w14:paraId="0C8C2BFA" w14:textId="77777777" w:rsidR="005F293F" w:rsidRPr="00554456" w:rsidRDefault="005F293F" w:rsidP="005F293F">
            <w:pPr>
              <w:rPr>
                <w:sz w:val="18"/>
                <w:szCs w:val="18"/>
              </w:rPr>
            </w:pPr>
          </w:p>
        </w:tc>
        <w:tc>
          <w:tcPr>
            <w:tcW w:w="191" w:type="pct"/>
          </w:tcPr>
          <w:p w14:paraId="787FC9E4" w14:textId="77777777" w:rsidR="005F293F" w:rsidRPr="00554456" w:rsidRDefault="005F293F" w:rsidP="005F293F">
            <w:pPr>
              <w:rPr>
                <w:sz w:val="18"/>
                <w:szCs w:val="18"/>
              </w:rPr>
            </w:pPr>
          </w:p>
        </w:tc>
        <w:tc>
          <w:tcPr>
            <w:tcW w:w="181" w:type="pct"/>
          </w:tcPr>
          <w:p w14:paraId="5971393F" w14:textId="77777777" w:rsidR="005F293F" w:rsidRPr="00554456" w:rsidRDefault="005F293F" w:rsidP="005F293F">
            <w:pPr>
              <w:rPr>
                <w:sz w:val="18"/>
                <w:szCs w:val="18"/>
              </w:rPr>
            </w:pPr>
          </w:p>
        </w:tc>
        <w:tc>
          <w:tcPr>
            <w:tcW w:w="181" w:type="pct"/>
          </w:tcPr>
          <w:p w14:paraId="67AE04D2" w14:textId="77777777" w:rsidR="005F293F" w:rsidRPr="00554456" w:rsidRDefault="005F293F" w:rsidP="005F293F">
            <w:pPr>
              <w:rPr>
                <w:sz w:val="18"/>
                <w:szCs w:val="18"/>
              </w:rPr>
            </w:pPr>
          </w:p>
        </w:tc>
        <w:tc>
          <w:tcPr>
            <w:tcW w:w="355" w:type="pct"/>
          </w:tcPr>
          <w:p w14:paraId="19FBCB73" w14:textId="77777777" w:rsidR="005F293F" w:rsidRPr="00554456" w:rsidRDefault="005F293F" w:rsidP="005F293F">
            <w:pPr>
              <w:rPr>
                <w:sz w:val="18"/>
                <w:szCs w:val="18"/>
              </w:rPr>
            </w:pPr>
          </w:p>
        </w:tc>
        <w:tc>
          <w:tcPr>
            <w:tcW w:w="383" w:type="pct"/>
          </w:tcPr>
          <w:p w14:paraId="6BB8C87A" w14:textId="77777777" w:rsidR="005F293F" w:rsidRPr="00554456" w:rsidRDefault="005F293F" w:rsidP="005F293F">
            <w:pPr>
              <w:rPr>
                <w:sz w:val="18"/>
                <w:szCs w:val="18"/>
              </w:rPr>
            </w:pPr>
          </w:p>
        </w:tc>
        <w:tc>
          <w:tcPr>
            <w:tcW w:w="1390" w:type="pct"/>
            <w:vAlign w:val="center"/>
          </w:tcPr>
          <w:p w14:paraId="2AEFD806" w14:textId="77777777" w:rsidR="005F293F" w:rsidRPr="00554456" w:rsidRDefault="00526A29" w:rsidP="005F293F">
            <w:pPr>
              <w:ind w:right="-111"/>
              <w:rPr>
                <w:sz w:val="18"/>
                <w:szCs w:val="18"/>
              </w:rPr>
            </w:pPr>
            <w:r w:rsidRPr="00902CFE">
              <w:rPr>
                <w:sz w:val="18"/>
                <w:szCs w:val="18"/>
              </w:rPr>
              <w:t>See Section 5.1 and Section 5.2.</w:t>
            </w:r>
          </w:p>
        </w:tc>
      </w:tr>
      <w:tr w:rsidR="00CA657C" w14:paraId="3CEA77D7" w14:textId="77777777" w:rsidTr="005F293F">
        <w:tc>
          <w:tcPr>
            <w:tcW w:w="703" w:type="pct"/>
            <w:vAlign w:val="center"/>
          </w:tcPr>
          <w:p w14:paraId="66D411D6" w14:textId="77777777" w:rsidR="005F293F" w:rsidRPr="00554456" w:rsidRDefault="00526A29" w:rsidP="005F293F">
            <w:pPr>
              <w:rPr>
                <w:sz w:val="18"/>
                <w:szCs w:val="18"/>
              </w:rPr>
            </w:pPr>
            <w:r w:rsidRPr="00902CFE">
              <w:rPr>
                <w:sz w:val="18"/>
                <w:szCs w:val="18"/>
              </w:rPr>
              <w:t>Participant Identification Card</w:t>
            </w:r>
          </w:p>
        </w:tc>
        <w:tc>
          <w:tcPr>
            <w:tcW w:w="348" w:type="pct"/>
            <w:vAlign w:val="center"/>
          </w:tcPr>
          <w:p w14:paraId="70BD2BE9" w14:textId="77777777" w:rsidR="005F293F" w:rsidRPr="00902CFE" w:rsidRDefault="00526A29" w:rsidP="005F293F">
            <w:pPr>
              <w:jc w:val="center"/>
              <w:rPr>
                <w:sz w:val="18"/>
                <w:szCs w:val="18"/>
              </w:rPr>
            </w:pPr>
            <w:r w:rsidRPr="00902CFE">
              <w:rPr>
                <w:sz w:val="18"/>
                <w:szCs w:val="18"/>
              </w:rPr>
              <w:t>X</w:t>
            </w:r>
          </w:p>
        </w:tc>
        <w:tc>
          <w:tcPr>
            <w:tcW w:w="193" w:type="pct"/>
            <w:vAlign w:val="center"/>
          </w:tcPr>
          <w:p w14:paraId="244A7C70" w14:textId="77777777" w:rsidR="005F293F" w:rsidRPr="00554456" w:rsidRDefault="00526A29" w:rsidP="005F293F">
            <w:pPr>
              <w:jc w:val="center"/>
              <w:rPr>
                <w:sz w:val="18"/>
                <w:szCs w:val="18"/>
              </w:rPr>
            </w:pPr>
            <w:r w:rsidRPr="00902CFE">
              <w:rPr>
                <w:sz w:val="18"/>
                <w:szCs w:val="18"/>
              </w:rPr>
              <w:t>X</w:t>
            </w:r>
          </w:p>
        </w:tc>
        <w:tc>
          <w:tcPr>
            <w:tcW w:w="215" w:type="pct"/>
            <w:vAlign w:val="center"/>
          </w:tcPr>
          <w:p w14:paraId="589492A7" w14:textId="77777777" w:rsidR="005F293F" w:rsidRPr="00554456" w:rsidRDefault="005F293F" w:rsidP="005F293F">
            <w:pPr>
              <w:jc w:val="center"/>
              <w:rPr>
                <w:sz w:val="18"/>
                <w:szCs w:val="18"/>
              </w:rPr>
            </w:pPr>
          </w:p>
        </w:tc>
        <w:tc>
          <w:tcPr>
            <w:tcW w:w="215" w:type="pct"/>
            <w:vAlign w:val="center"/>
          </w:tcPr>
          <w:p w14:paraId="56CAF2D3" w14:textId="77777777" w:rsidR="005F293F" w:rsidRPr="00554456" w:rsidRDefault="005F293F" w:rsidP="005F293F">
            <w:pPr>
              <w:jc w:val="center"/>
              <w:rPr>
                <w:sz w:val="18"/>
                <w:szCs w:val="18"/>
              </w:rPr>
            </w:pPr>
          </w:p>
        </w:tc>
        <w:tc>
          <w:tcPr>
            <w:tcW w:w="216" w:type="pct"/>
            <w:vAlign w:val="center"/>
          </w:tcPr>
          <w:p w14:paraId="42D2608B" w14:textId="77777777" w:rsidR="005F293F" w:rsidRPr="00554456" w:rsidRDefault="005F293F" w:rsidP="005F293F">
            <w:pPr>
              <w:jc w:val="center"/>
              <w:rPr>
                <w:sz w:val="18"/>
                <w:szCs w:val="18"/>
              </w:rPr>
            </w:pPr>
          </w:p>
        </w:tc>
        <w:tc>
          <w:tcPr>
            <w:tcW w:w="234" w:type="pct"/>
            <w:vAlign w:val="center"/>
          </w:tcPr>
          <w:p w14:paraId="1BCE90CF" w14:textId="77777777" w:rsidR="005F293F" w:rsidRPr="00554456" w:rsidRDefault="005F293F" w:rsidP="005F293F">
            <w:pPr>
              <w:jc w:val="center"/>
              <w:rPr>
                <w:sz w:val="18"/>
                <w:szCs w:val="18"/>
              </w:rPr>
            </w:pPr>
          </w:p>
        </w:tc>
        <w:tc>
          <w:tcPr>
            <w:tcW w:w="195" w:type="pct"/>
            <w:vAlign w:val="center"/>
          </w:tcPr>
          <w:p w14:paraId="5E9626A5" w14:textId="77777777" w:rsidR="005F293F" w:rsidRPr="00554456" w:rsidRDefault="005F293F" w:rsidP="005F293F">
            <w:pPr>
              <w:jc w:val="center"/>
              <w:rPr>
                <w:sz w:val="18"/>
                <w:szCs w:val="18"/>
              </w:rPr>
            </w:pPr>
          </w:p>
        </w:tc>
        <w:tc>
          <w:tcPr>
            <w:tcW w:w="191" w:type="pct"/>
            <w:vAlign w:val="center"/>
          </w:tcPr>
          <w:p w14:paraId="415572CA" w14:textId="77777777" w:rsidR="005F293F" w:rsidRPr="00554456" w:rsidRDefault="005F293F" w:rsidP="005F293F">
            <w:pPr>
              <w:jc w:val="center"/>
              <w:rPr>
                <w:sz w:val="18"/>
                <w:szCs w:val="18"/>
              </w:rPr>
            </w:pPr>
          </w:p>
        </w:tc>
        <w:tc>
          <w:tcPr>
            <w:tcW w:w="181" w:type="pct"/>
            <w:vAlign w:val="center"/>
          </w:tcPr>
          <w:p w14:paraId="062189FA" w14:textId="77777777" w:rsidR="005F293F" w:rsidRPr="00554456" w:rsidRDefault="005F293F" w:rsidP="005F293F">
            <w:pPr>
              <w:jc w:val="center"/>
              <w:rPr>
                <w:sz w:val="18"/>
                <w:szCs w:val="18"/>
              </w:rPr>
            </w:pPr>
          </w:p>
        </w:tc>
        <w:tc>
          <w:tcPr>
            <w:tcW w:w="181" w:type="pct"/>
            <w:vAlign w:val="center"/>
          </w:tcPr>
          <w:p w14:paraId="4FB6E016" w14:textId="77777777" w:rsidR="005F293F" w:rsidRPr="00554456" w:rsidRDefault="005F293F" w:rsidP="005F293F">
            <w:pPr>
              <w:jc w:val="center"/>
              <w:rPr>
                <w:sz w:val="18"/>
                <w:szCs w:val="18"/>
              </w:rPr>
            </w:pPr>
          </w:p>
        </w:tc>
        <w:tc>
          <w:tcPr>
            <w:tcW w:w="355" w:type="pct"/>
          </w:tcPr>
          <w:p w14:paraId="35BF8289" w14:textId="77777777" w:rsidR="005F293F" w:rsidRPr="00554456" w:rsidRDefault="005F293F" w:rsidP="005F293F">
            <w:pPr>
              <w:rPr>
                <w:sz w:val="18"/>
                <w:szCs w:val="18"/>
              </w:rPr>
            </w:pPr>
          </w:p>
        </w:tc>
        <w:tc>
          <w:tcPr>
            <w:tcW w:w="383" w:type="pct"/>
          </w:tcPr>
          <w:p w14:paraId="0EFF93BF" w14:textId="77777777" w:rsidR="005F293F" w:rsidRPr="00554456" w:rsidRDefault="005F293F" w:rsidP="005F293F">
            <w:pPr>
              <w:rPr>
                <w:sz w:val="18"/>
                <w:szCs w:val="18"/>
              </w:rPr>
            </w:pPr>
          </w:p>
        </w:tc>
        <w:tc>
          <w:tcPr>
            <w:tcW w:w="1390" w:type="pct"/>
            <w:vAlign w:val="center"/>
          </w:tcPr>
          <w:p w14:paraId="7DD3AEEB" w14:textId="77777777" w:rsidR="005F293F" w:rsidRPr="00554456" w:rsidRDefault="00526A29" w:rsidP="005F293F">
            <w:pPr>
              <w:ind w:right="-111"/>
              <w:rPr>
                <w:sz w:val="18"/>
                <w:szCs w:val="18"/>
              </w:rPr>
            </w:pPr>
            <w:r w:rsidRPr="00902CFE">
              <w:rPr>
                <w:sz w:val="18"/>
                <w:szCs w:val="18"/>
              </w:rPr>
              <w:t>At Visit 2, the randomization number is added to the ID card.</w:t>
            </w:r>
          </w:p>
        </w:tc>
      </w:tr>
      <w:tr w:rsidR="00CA657C" w14:paraId="3B2E0C26" w14:textId="77777777" w:rsidTr="005F293F">
        <w:tc>
          <w:tcPr>
            <w:tcW w:w="703" w:type="pct"/>
            <w:vAlign w:val="center"/>
          </w:tcPr>
          <w:p w14:paraId="0A04405C" w14:textId="77777777" w:rsidR="005F293F" w:rsidRPr="00554456" w:rsidRDefault="00526A29" w:rsidP="005F293F">
            <w:pPr>
              <w:rPr>
                <w:sz w:val="18"/>
                <w:szCs w:val="18"/>
              </w:rPr>
            </w:pPr>
            <w:r w:rsidRPr="00902CFE">
              <w:rPr>
                <w:sz w:val="18"/>
                <w:szCs w:val="18"/>
              </w:rPr>
              <w:t>Demography and Medical History</w:t>
            </w:r>
          </w:p>
        </w:tc>
        <w:tc>
          <w:tcPr>
            <w:tcW w:w="348" w:type="pct"/>
          </w:tcPr>
          <w:p w14:paraId="6025C750" w14:textId="77777777" w:rsidR="005F293F" w:rsidRPr="00902CFE" w:rsidRDefault="00526A29" w:rsidP="005F293F">
            <w:pPr>
              <w:jc w:val="center"/>
              <w:rPr>
                <w:sz w:val="18"/>
                <w:szCs w:val="18"/>
              </w:rPr>
            </w:pPr>
            <w:r w:rsidRPr="00902CFE">
              <w:rPr>
                <w:sz w:val="18"/>
                <w:szCs w:val="18"/>
              </w:rPr>
              <w:t>X</w:t>
            </w:r>
          </w:p>
        </w:tc>
        <w:tc>
          <w:tcPr>
            <w:tcW w:w="193" w:type="pct"/>
            <w:vAlign w:val="center"/>
          </w:tcPr>
          <w:p w14:paraId="245C2341" w14:textId="77777777" w:rsidR="005F293F" w:rsidRPr="00554456" w:rsidRDefault="005F293F" w:rsidP="005F293F">
            <w:pPr>
              <w:jc w:val="center"/>
              <w:rPr>
                <w:sz w:val="18"/>
                <w:szCs w:val="18"/>
              </w:rPr>
            </w:pPr>
          </w:p>
        </w:tc>
        <w:tc>
          <w:tcPr>
            <w:tcW w:w="215" w:type="pct"/>
            <w:vAlign w:val="center"/>
          </w:tcPr>
          <w:p w14:paraId="7DC12A42" w14:textId="77777777" w:rsidR="005F293F" w:rsidRPr="00554456" w:rsidRDefault="005F293F" w:rsidP="005F293F">
            <w:pPr>
              <w:jc w:val="center"/>
              <w:rPr>
                <w:sz w:val="18"/>
                <w:szCs w:val="18"/>
              </w:rPr>
            </w:pPr>
          </w:p>
        </w:tc>
        <w:tc>
          <w:tcPr>
            <w:tcW w:w="215" w:type="pct"/>
            <w:vAlign w:val="center"/>
          </w:tcPr>
          <w:p w14:paraId="767F2846" w14:textId="77777777" w:rsidR="005F293F" w:rsidRPr="00554456" w:rsidRDefault="005F293F" w:rsidP="005F293F">
            <w:pPr>
              <w:jc w:val="center"/>
              <w:rPr>
                <w:sz w:val="18"/>
                <w:szCs w:val="18"/>
              </w:rPr>
            </w:pPr>
          </w:p>
        </w:tc>
        <w:tc>
          <w:tcPr>
            <w:tcW w:w="216" w:type="pct"/>
            <w:vAlign w:val="center"/>
          </w:tcPr>
          <w:p w14:paraId="073900D7" w14:textId="77777777" w:rsidR="005F293F" w:rsidRPr="00554456" w:rsidRDefault="005F293F" w:rsidP="005F293F">
            <w:pPr>
              <w:jc w:val="center"/>
              <w:rPr>
                <w:sz w:val="18"/>
                <w:szCs w:val="18"/>
              </w:rPr>
            </w:pPr>
          </w:p>
        </w:tc>
        <w:tc>
          <w:tcPr>
            <w:tcW w:w="234" w:type="pct"/>
            <w:vAlign w:val="center"/>
          </w:tcPr>
          <w:p w14:paraId="30E1F1E0" w14:textId="77777777" w:rsidR="005F293F" w:rsidRPr="00554456" w:rsidRDefault="005F293F" w:rsidP="005F293F">
            <w:pPr>
              <w:jc w:val="center"/>
              <w:rPr>
                <w:sz w:val="18"/>
                <w:szCs w:val="18"/>
              </w:rPr>
            </w:pPr>
          </w:p>
        </w:tc>
        <w:tc>
          <w:tcPr>
            <w:tcW w:w="195" w:type="pct"/>
            <w:vAlign w:val="center"/>
          </w:tcPr>
          <w:p w14:paraId="6708F9EF" w14:textId="77777777" w:rsidR="005F293F" w:rsidRPr="00554456" w:rsidRDefault="005F293F" w:rsidP="005F293F">
            <w:pPr>
              <w:jc w:val="center"/>
              <w:rPr>
                <w:sz w:val="18"/>
                <w:szCs w:val="18"/>
              </w:rPr>
            </w:pPr>
          </w:p>
        </w:tc>
        <w:tc>
          <w:tcPr>
            <w:tcW w:w="191" w:type="pct"/>
            <w:vAlign w:val="center"/>
          </w:tcPr>
          <w:p w14:paraId="5E6944AD" w14:textId="77777777" w:rsidR="005F293F" w:rsidRPr="00554456" w:rsidRDefault="005F293F" w:rsidP="005F293F">
            <w:pPr>
              <w:jc w:val="center"/>
              <w:rPr>
                <w:sz w:val="18"/>
                <w:szCs w:val="18"/>
              </w:rPr>
            </w:pPr>
          </w:p>
        </w:tc>
        <w:tc>
          <w:tcPr>
            <w:tcW w:w="181" w:type="pct"/>
            <w:vAlign w:val="center"/>
          </w:tcPr>
          <w:p w14:paraId="077C8E8C" w14:textId="77777777" w:rsidR="005F293F" w:rsidRPr="00554456" w:rsidRDefault="005F293F" w:rsidP="005F293F">
            <w:pPr>
              <w:jc w:val="center"/>
              <w:rPr>
                <w:sz w:val="18"/>
                <w:szCs w:val="18"/>
              </w:rPr>
            </w:pPr>
          </w:p>
        </w:tc>
        <w:tc>
          <w:tcPr>
            <w:tcW w:w="181" w:type="pct"/>
            <w:vAlign w:val="center"/>
          </w:tcPr>
          <w:p w14:paraId="50754156" w14:textId="77777777" w:rsidR="005F293F" w:rsidRPr="00554456" w:rsidRDefault="005F293F" w:rsidP="005F293F">
            <w:pPr>
              <w:jc w:val="center"/>
              <w:rPr>
                <w:sz w:val="18"/>
                <w:szCs w:val="18"/>
              </w:rPr>
            </w:pPr>
          </w:p>
        </w:tc>
        <w:tc>
          <w:tcPr>
            <w:tcW w:w="355" w:type="pct"/>
          </w:tcPr>
          <w:p w14:paraId="3D586E16" w14:textId="77777777" w:rsidR="005F293F" w:rsidRPr="00554456" w:rsidRDefault="005F293F" w:rsidP="005F293F">
            <w:pPr>
              <w:rPr>
                <w:sz w:val="18"/>
                <w:szCs w:val="18"/>
              </w:rPr>
            </w:pPr>
          </w:p>
        </w:tc>
        <w:tc>
          <w:tcPr>
            <w:tcW w:w="383" w:type="pct"/>
          </w:tcPr>
          <w:p w14:paraId="048426C6" w14:textId="77777777" w:rsidR="005F293F" w:rsidRPr="00554456" w:rsidRDefault="005F293F" w:rsidP="005F293F">
            <w:pPr>
              <w:rPr>
                <w:sz w:val="18"/>
                <w:szCs w:val="18"/>
              </w:rPr>
            </w:pPr>
          </w:p>
        </w:tc>
        <w:tc>
          <w:tcPr>
            <w:tcW w:w="1390" w:type="pct"/>
          </w:tcPr>
          <w:p w14:paraId="5CD0392B" w14:textId="77777777" w:rsidR="005F293F" w:rsidRPr="00554456" w:rsidRDefault="00526A29" w:rsidP="005F293F">
            <w:pPr>
              <w:ind w:right="-111"/>
              <w:rPr>
                <w:sz w:val="18"/>
                <w:szCs w:val="18"/>
              </w:rPr>
            </w:pPr>
            <w:r w:rsidRPr="00902CFE">
              <w:rPr>
                <w:sz w:val="18"/>
                <w:szCs w:val="18"/>
              </w:rPr>
              <w:t>See Section 8.1.4 for specific requirements.</w:t>
            </w:r>
          </w:p>
        </w:tc>
      </w:tr>
      <w:tr w:rsidR="00CA657C" w14:paraId="2CBCBB1F" w14:textId="77777777" w:rsidTr="005F293F">
        <w:tc>
          <w:tcPr>
            <w:tcW w:w="703" w:type="pct"/>
            <w:vAlign w:val="center"/>
          </w:tcPr>
          <w:p w14:paraId="7094EC5D" w14:textId="77777777" w:rsidR="005F293F" w:rsidRPr="00554456" w:rsidRDefault="00526A29" w:rsidP="005F293F">
            <w:pPr>
              <w:rPr>
                <w:sz w:val="18"/>
                <w:szCs w:val="18"/>
              </w:rPr>
            </w:pPr>
            <w:r w:rsidRPr="00902CFE">
              <w:rPr>
                <w:sz w:val="18"/>
                <w:szCs w:val="18"/>
              </w:rPr>
              <w:t>Prior/Concomitant Medication</w:t>
            </w:r>
          </w:p>
        </w:tc>
        <w:tc>
          <w:tcPr>
            <w:tcW w:w="348" w:type="pct"/>
            <w:vAlign w:val="center"/>
          </w:tcPr>
          <w:p w14:paraId="1C3C8E78" w14:textId="77777777" w:rsidR="005F293F" w:rsidRPr="00902CFE" w:rsidRDefault="00526A29" w:rsidP="005F293F">
            <w:pPr>
              <w:jc w:val="center"/>
              <w:rPr>
                <w:sz w:val="18"/>
                <w:szCs w:val="18"/>
              </w:rPr>
            </w:pPr>
            <w:r w:rsidRPr="00902CFE">
              <w:rPr>
                <w:sz w:val="18"/>
                <w:szCs w:val="18"/>
              </w:rPr>
              <w:t>X</w:t>
            </w:r>
          </w:p>
        </w:tc>
        <w:tc>
          <w:tcPr>
            <w:tcW w:w="193" w:type="pct"/>
            <w:vAlign w:val="center"/>
          </w:tcPr>
          <w:p w14:paraId="5A324D9C" w14:textId="77777777" w:rsidR="005F293F" w:rsidRPr="00554456" w:rsidRDefault="00526A29" w:rsidP="005F293F">
            <w:pPr>
              <w:jc w:val="center"/>
              <w:rPr>
                <w:sz w:val="18"/>
                <w:szCs w:val="18"/>
              </w:rPr>
            </w:pPr>
            <w:r w:rsidRPr="00902CFE">
              <w:rPr>
                <w:sz w:val="18"/>
                <w:szCs w:val="18"/>
              </w:rPr>
              <w:t>X</w:t>
            </w:r>
          </w:p>
        </w:tc>
        <w:tc>
          <w:tcPr>
            <w:tcW w:w="215" w:type="pct"/>
            <w:vAlign w:val="center"/>
          </w:tcPr>
          <w:p w14:paraId="56D84677" w14:textId="77777777" w:rsidR="005F293F" w:rsidRPr="00554456" w:rsidRDefault="00526A29" w:rsidP="005F293F">
            <w:pPr>
              <w:jc w:val="center"/>
              <w:rPr>
                <w:sz w:val="18"/>
                <w:szCs w:val="18"/>
              </w:rPr>
            </w:pPr>
            <w:r w:rsidRPr="00902CFE">
              <w:rPr>
                <w:sz w:val="18"/>
                <w:szCs w:val="18"/>
              </w:rPr>
              <w:t>X</w:t>
            </w:r>
          </w:p>
        </w:tc>
        <w:tc>
          <w:tcPr>
            <w:tcW w:w="215" w:type="pct"/>
            <w:vAlign w:val="center"/>
          </w:tcPr>
          <w:p w14:paraId="4214398B" w14:textId="77777777" w:rsidR="005F293F" w:rsidRPr="00554456" w:rsidRDefault="00526A29" w:rsidP="005F293F">
            <w:pPr>
              <w:jc w:val="center"/>
              <w:rPr>
                <w:sz w:val="18"/>
                <w:szCs w:val="18"/>
              </w:rPr>
            </w:pPr>
            <w:r w:rsidRPr="00902CFE">
              <w:rPr>
                <w:sz w:val="18"/>
                <w:szCs w:val="18"/>
              </w:rPr>
              <w:t>X</w:t>
            </w:r>
          </w:p>
        </w:tc>
        <w:tc>
          <w:tcPr>
            <w:tcW w:w="216" w:type="pct"/>
            <w:vAlign w:val="center"/>
          </w:tcPr>
          <w:p w14:paraId="1CF05C12" w14:textId="77777777" w:rsidR="005F293F" w:rsidRPr="00554456" w:rsidRDefault="00526A29" w:rsidP="005F293F">
            <w:pPr>
              <w:jc w:val="center"/>
              <w:rPr>
                <w:sz w:val="18"/>
                <w:szCs w:val="18"/>
              </w:rPr>
            </w:pPr>
            <w:r w:rsidRPr="00902CFE">
              <w:rPr>
                <w:sz w:val="18"/>
                <w:szCs w:val="18"/>
              </w:rPr>
              <w:t>X</w:t>
            </w:r>
          </w:p>
        </w:tc>
        <w:tc>
          <w:tcPr>
            <w:tcW w:w="234" w:type="pct"/>
            <w:vAlign w:val="center"/>
          </w:tcPr>
          <w:p w14:paraId="4C08D875" w14:textId="77777777" w:rsidR="005F293F" w:rsidRPr="00554456" w:rsidRDefault="00526A29" w:rsidP="005F293F">
            <w:pPr>
              <w:jc w:val="center"/>
              <w:rPr>
                <w:sz w:val="18"/>
                <w:szCs w:val="18"/>
              </w:rPr>
            </w:pPr>
            <w:r w:rsidRPr="00902CFE">
              <w:rPr>
                <w:sz w:val="18"/>
                <w:szCs w:val="18"/>
              </w:rPr>
              <w:t>X</w:t>
            </w:r>
          </w:p>
        </w:tc>
        <w:tc>
          <w:tcPr>
            <w:tcW w:w="195" w:type="pct"/>
            <w:vAlign w:val="center"/>
          </w:tcPr>
          <w:p w14:paraId="0A64EA02" w14:textId="77777777" w:rsidR="005F293F" w:rsidRPr="00554456" w:rsidRDefault="00526A29" w:rsidP="005F293F">
            <w:pPr>
              <w:jc w:val="center"/>
              <w:rPr>
                <w:sz w:val="18"/>
                <w:szCs w:val="18"/>
              </w:rPr>
            </w:pPr>
            <w:r w:rsidRPr="00902CFE">
              <w:rPr>
                <w:sz w:val="18"/>
                <w:szCs w:val="18"/>
              </w:rPr>
              <w:t>X</w:t>
            </w:r>
          </w:p>
        </w:tc>
        <w:tc>
          <w:tcPr>
            <w:tcW w:w="191" w:type="pct"/>
            <w:vAlign w:val="center"/>
          </w:tcPr>
          <w:p w14:paraId="5C71F89C" w14:textId="77777777" w:rsidR="005F293F" w:rsidRPr="00554456" w:rsidRDefault="00526A29" w:rsidP="005F293F">
            <w:pPr>
              <w:jc w:val="center"/>
              <w:rPr>
                <w:sz w:val="18"/>
                <w:szCs w:val="18"/>
              </w:rPr>
            </w:pPr>
            <w:r w:rsidRPr="00902CFE">
              <w:rPr>
                <w:sz w:val="18"/>
                <w:szCs w:val="18"/>
              </w:rPr>
              <w:t>X</w:t>
            </w:r>
          </w:p>
        </w:tc>
        <w:tc>
          <w:tcPr>
            <w:tcW w:w="181" w:type="pct"/>
            <w:vAlign w:val="center"/>
          </w:tcPr>
          <w:p w14:paraId="1B5B671E" w14:textId="77777777" w:rsidR="005F293F" w:rsidRPr="00554456" w:rsidRDefault="00526A29" w:rsidP="005F293F">
            <w:pPr>
              <w:jc w:val="center"/>
              <w:rPr>
                <w:sz w:val="18"/>
                <w:szCs w:val="18"/>
              </w:rPr>
            </w:pPr>
            <w:r w:rsidRPr="00902CFE">
              <w:rPr>
                <w:sz w:val="18"/>
                <w:szCs w:val="18"/>
              </w:rPr>
              <w:t>X</w:t>
            </w:r>
          </w:p>
        </w:tc>
        <w:tc>
          <w:tcPr>
            <w:tcW w:w="181" w:type="pct"/>
            <w:vAlign w:val="center"/>
          </w:tcPr>
          <w:p w14:paraId="1C8FB9B3" w14:textId="77777777" w:rsidR="005F293F" w:rsidRPr="00554456" w:rsidRDefault="00526A29" w:rsidP="005F293F">
            <w:pPr>
              <w:jc w:val="center"/>
              <w:rPr>
                <w:sz w:val="18"/>
                <w:szCs w:val="18"/>
              </w:rPr>
            </w:pPr>
            <w:r w:rsidRPr="00902CFE">
              <w:rPr>
                <w:sz w:val="18"/>
                <w:szCs w:val="18"/>
              </w:rPr>
              <w:t>X</w:t>
            </w:r>
          </w:p>
        </w:tc>
        <w:tc>
          <w:tcPr>
            <w:tcW w:w="738" w:type="pct"/>
            <w:gridSpan w:val="2"/>
            <w:vAlign w:val="center"/>
          </w:tcPr>
          <w:p w14:paraId="50D3CCA9" w14:textId="38DE80FA" w:rsidR="005F293F" w:rsidRPr="00554456" w:rsidRDefault="00895D30" w:rsidP="005F293F">
            <w:pPr>
              <w:jc w:val="center"/>
              <w:rPr>
                <w:sz w:val="18"/>
                <w:szCs w:val="18"/>
              </w:rPr>
            </w:pPr>
            <w:del w:id="1970" w:author="Powell, Deana" w:date="2026-03-05T15:34:00Z" w16du:dateUtc="2026-03-05T20:34:00Z">
              <w:r>
                <w:rPr>
                  <w:noProof/>
                  <w:sz w:val="18"/>
                  <w:szCs w:val="18"/>
                </w:rPr>
                <mc:AlternateContent>
                  <mc:Choice Requires="wps">
                    <w:drawing>
                      <wp:anchor distT="0" distB="0" distL="114300" distR="114300" simplePos="0" relativeHeight="251709440" behindDoc="0" locked="0" layoutInCell="1" allowOverlap="1" wp14:anchorId="4B06C57F" wp14:editId="5DD36856">
                        <wp:simplePos x="0" y="0"/>
                        <wp:positionH relativeFrom="column">
                          <wp:posOffset>-23495</wp:posOffset>
                        </wp:positionH>
                        <wp:positionV relativeFrom="paragraph">
                          <wp:posOffset>67310</wp:posOffset>
                        </wp:positionV>
                        <wp:extent cx="1294130" cy="0"/>
                        <wp:effectExtent l="38100" t="76200" r="20320" b="95250"/>
                        <wp:wrapNone/>
                        <wp:docPr id="5" name="Straight Arrow Connector 5"/>
                        <wp:cNvGraphicFramePr/>
                        <a:graphic xmlns:a="http://schemas.openxmlformats.org/drawingml/2006/main">
                          <a:graphicData uri="http://schemas.microsoft.com/office/word/2010/wordprocessingShape">
                            <wps:wsp>
                              <wps:cNvCnPr/>
                              <wps:spPr>
                                <a:xfrm>
                                  <a:off x="0" y="0"/>
                                  <a:ext cx="1294130" cy="0"/>
                                </a:xfrm>
                                <a:prstGeom prst="straightConnector1">
                                  <a:avLst/>
                                </a:prstGeom>
                                <a:ln>
                                  <a:headEnd type="triangle"/>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id="Straight Arrow Connector 5" o:spid="_x0000_s1033" type="#_x0000_t32" style="width:101.9pt;height:0;margin-top:5.3pt;margin-left:-1.85pt;mso-height-percent:0;mso-height-relative:margin;mso-width-percent:0;mso-width-relative:margin;mso-wrap-distance-bottom:0;mso-wrap-distance-left:9pt;mso-wrap-distance-right:9pt;mso-wrap-distance-top:0;position:absolute;v-text-anchor:top;z-index:251680768" fillcolor="this" stroked="t" strokecolor="black" strokeweight="0.75pt">
                        <v:stroke startarrow="block" endarrow="block"/>
                      </v:shape>
                    </w:pict>
                  </mc:Fallback>
                </mc:AlternateContent>
              </w:r>
            </w:del>
            <w:ins w:id="1971" w:author="Powell, Deana" w:date="2026-03-05T15:34:00Z" w16du:dateUtc="2026-03-05T20:34:00Z">
              <w:r w:rsidR="00526A29">
                <w:rPr>
                  <w:sz w:val="18"/>
                  <w:szCs w:val="18"/>
                </w:rPr>
                <w:t>Q4W</w:t>
              </w:r>
            </w:ins>
          </w:p>
        </w:tc>
        <w:tc>
          <w:tcPr>
            <w:tcW w:w="1390" w:type="pct"/>
          </w:tcPr>
          <w:p w14:paraId="685F57EB" w14:textId="77777777" w:rsidR="005F293F" w:rsidRPr="00554456" w:rsidRDefault="00526A29" w:rsidP="005F293F">
            <w:pPr>
              <w:rPr>
                <w:sz w:val="18"/>
                <w:szCs w:val="18"/>
              </w:rPr>
            </w:pPr>
            <w:r w:rsidRPr="00902CFE">
              <w:rPr>
                <w:sz w:val="18"/>
                <w:szCs w:val="18"/>
              </w:rPr>
              <w:t>See Section 8.1.6 for specific screening requirements. See Section 6.5.1 for prohibited medications.</w:t>
            </w:r>
          </w:p>
        </w:tc>
      </w:tr>
      <w:tr w:rsidR="00CA657C" w14:paraId="379B4552" w14:textId="77777777" w:rsidTr="005F293F">
        <w:tc>
          <w:tcPr>
            <w:tcW w:w="703" w:type="pct"/>
            <w:vAlign w:val="center"/>
          </w:tcPr>
          <w:p w14:paraId="5F636B8D" w14:textId="77777777" w:rsidR="005F293F" w:rsidRPr="00554456" w:rsidRDefault="00526A29" w:rsidP="005F293F">
            <w:pPr>
              <w:rPr>
                <w:sz w:val="18"/>
                <w:szCs w:val="18"/>
              </w:rPr>
            </w:pPr>
            <w:r w:rsidRPr="00902CFE">
              <w:rPr>
                <w:sz w:val="18"/>
                <w:szCs w:val="18"/>
              </w:rPr>
              <w:t>Baseline Disease Characteristics</w:t>
            </w:r>
          </w:p>
        </w:tc>
        <w:tc>
          <w:tcPr>
            <w:tcW w:w="348" w:type="pct"/>
          </w:tcPr>
          <w:p w14:paraId="0421F185" w14:textId="77777777" w:rsidR="005F293F" w:rsidRPr="00902CFE" w:rsidRDefault="00526A29" w:rsidP="005F293F">
            <w:pPr>
              <w:jc w:val="center"/>
              <w:rPr>
                <w:sz w:val="18"/>
                <w:szCs w:val="18"/>
              </w:rPr>
            </w:pPr>
            <w:r w:rsidRPr="00902CFE">
              <w:rPr>
                <w:sz w:val="18"/>
                <w:szCs w:val="18"/>
              </w:rPr>
              <w:t>X</w:t>
            </w:r>
          </w:p>
        </w:tc>
        <w:tc>
          <w:tcPr>
            <w:tcW w:w="193" w:type="pct"/>
            <w:vAlign w:val="center"/>
          </w:tcPr>
          <w:p w14:paraId="253B2102" w14:textId="77777777" w:rsidR="005F293F" w:rsidRPr="00554456" w:rsidRDefault="005F293F" w:rsidP="005F293F">
            <w:pPr>
              <w:jc w:val="center"/>
              <w:rPr>
                <w:sz w:val="18"/>
                <w:szCs w:val="18"/>
              </w:rPr>
            </w:pPr>
          </w:p>
        </w:tc>
        <w:tc>
          <w:tcPr>
            <w:tcW w:w="215" w:type="pct"/>
            <w:vAlign w:val="center"/>
          </w:tcPr>
          <w:p w14:paraId="686E0B36" w14:textId="77777777" w:rsidR="005F293F" w:rsidRPr="00554456" w:rsidRDefault="005F293F" w:rsidP="005F293F">
            <w:pPr>
              <w:jc w:val="center"/>
              <w:rPr>
                <w:sz w:val="18"/>
                <w:szCs w:val="18"/>
              </w:rPr>
            </w:pPr>
          </w:p>
        </w:tc>
        <w:tc>
          <w:tcPr>
            <w:tcW w:w="215" w:type="pct"/>
            <w:vAlign w:val="center"/>
          </w:tcPr>
          <w:p w14:paraId="60B10D60" w14:textId="77777777" w:rsidR="005F293F" w:rsidRPr="00554456" w:rsidRDefault="005F293F" w:rsidP="005F293F">
            <w:pPr>
              <w:jc w:val="center"/>
              <w:rPr>
                <w:sz w:val="18"/>
                <w:szCs w:val="18"/>
              </w:rPr>
            </w:pPr>
          </w:p>
        </w:tc>
        <w:tc>
          <w:tcPr>
            <w:tcW w:w="216" w:type="pct"/>
            <w:vAlign w:val="center"/>
          </w:tcPr>
          <w:p w14:paraId="035B1843" w14:textId="77777777" w:rsidR="005F293F" w:rsidRPr="00554456" w:rsidRDefault="005F293F" w:rsidP="005F293F">
            <w:pPr>
              <w:jc w:val="center"/>
              <w:rPr>
                <w:sz w:val="18"/>
                <w:szCs w:val="18"/>
              </w:rPr>
            </w:pPr>
          </w:p>
        </w:tc>
        <w:tc>
          <w:tcPr>
            <w:tcW w:w="234" w:type="pct"/>
            <w:vAlign w:val="center"/>
          </w:tcPr>
          <w:p w14:paraId="58BE6388" w14:textId="77777777" w:rsidR="005F293F" w:rsidRPr="00554456" w:rsidRDefault="005F293F" w:rsidP="005F293F">
            <w:pPr>
              <w:jc w:val="center"/>
              <w:rPr>
                <w:sz w:val="18"/>
                <w:szCs w:val="18"/>
              </w:rPr>
            </w:pPr>
          </w:p>
        </w:tc>
        <w:tc>
          <w:tcPr>
            <w:tcW w:w="195" w:type="pct"/>
            <w:vAlign w:val="center"/>
          </w:tcPr>
          <w:p w14:paraId="1AFD4428" w14:textId="77777777" w:rsidR="005F293F" w:rsidRPr="00554456" w:rsidRDefault="005F293F" w:rsidP="005F293F">
            <w:pPr>
              <w:jc w:val="center"/>
              <w:rPr>
                <w:sz w:val="18"/>
                <w:szCs w:val="18"/>
              </w:rPr>
            </w:pPr>
          </w:p>
        </w:tc>
        <w:tc>
          <w:tcPr>
            <w:tcW w:w="191" w:type="pct"/>
            <w:vAlign w:val="center"/>
          </w:tcPr>
          <w:p w14:paraId="012C6DA7" w14:textId="77777777" w:rsidR="005F293F" w:rsidRPr="00554456" w:rsidRDefault="005F293F" w:rsidP="005F293F">
            <w:pPr>
              <w:jc w:val="center"/>
              <w:rPr>
                <w:sz w:val="18"/>
                <w:szCs w:val="18"/>
              </w:rPr>
            </w:pPr>
          </w:p>
        </w:tc>
        <w:tc>
          <w:tcPr>
            <w:tcW w:w="181" w:type="pct"/>
            <w:vAlign w:val="center"/>
          </w:tcPr>
          <w:p w14:paraId="20775F36" w14:textId="77777777" w:rsidR="005F293F" w:rsidRPr="00554456" w:rsidRDefault="005F293F" w:rsidP="005F293F">
            <w:pPr>
              <w:jc w:val="center"/>
              <w:rPr>
                <w:sz w:val="18"/>
                <w:szCs w:val="18"/>
              </w:rPr>
            </w:pPr>
          </w:p>
        </w:tc>
        <w:tc>
          <w:tcPr>
            <w:tcW w:w="181" w:type="pct"/>
            <w:vAlign w:val="center"/>
          </w:tcPr>
          <w:p w14:paraId="1E8C4F4C" w14:textId="77777777" w:rsidR="005F293F" w:rsidRPr="00554456" w:rsidRDefault="005F293F" w:rsidP="005F293F">
            <w:pPr>
              <w:jc w:val="center"/>
              <w:rPr>
                <w:sz w:val="18"/>
                <w:szCs w:val="18"/>
              </w:rPr>
            </w:pPr>
          </w:p>
        </w:tc>
        <w:tc>
          <w:tcPr>
            <w:tcW w:w="355" w:type="pct"/>
          </w:tcPr>
          <w:p w14:paraId="07CAC9D4" w14:textId="77777777" w:rsidR="005F293F" w:rsidRPr="00554456" w:rsidRDefault="005F293F" w:rsidP="005F293F">
            <w:pPr>
              <w:rPr>
                <w:sz w:val="18"/>
                <w:szCs w:val="18"/>
              </w:rPr>
            </w:pPr>
          </w:p>
        </w:tc>
        <w:tc>
          <w:tcPr>
            <w:tcW w:w="383" w:type="pct"/>
          </w:tcPr>
          <w:p w14:paraId="09AD701F" w14:textId="77777777" w:rsidR="005F293F" w:rsidRPr="00554456" w:rsidRDefault="005F293F" w:rsidP="005F293F">
            <w:pPr>
              <w:rPr>
                <w:sz w:val="18"/>
                <w:szCs w:val="18"/>
              </w:rPr>
            </w:pPr>
          </w:p>
        </w:tc>
        <w:tc>
          <w:tcPr>
            <w:tcW w:w="1390" w:type="pct"/>
          </w:tcPr>
          <w:p w14:paraId="5DB30387" w14:textId="125684DC" w:rsidR="005F293F" w:rsidRPr="00554456" w:rsidRDefault="00526A29" w:rsidP="005F293F">
            <w:pPr>
              <w:ind w:right="-111"/>
              <w:rPr>
                <w:sz w:val="18"/>
                <w:szCs w:val="18"/>
              </w:rPr>
            </w:pPr>
            <w:r w:rsidRPr="00341B8E">
              <w:rPr>
                <w:sz w:val="18"/>
                <w:szCs w:val="18"/>
              </w:rPr>
              <w:t xml:space="preserve">Assessments to include symptoms, prognostic profile, </w:t>
            </w:r>
            <w:del w:id="1972" w:author="Powell, Deana" w:date="2026-03-05T15:34:00Z" w16du:dateUtc="2026-03-05T20:34:00Z">
              <w:r w:rsidR="00895D30" w:rsidRPr="00902CFE">
                <w:rPr>
                  <w:sz w:val="18"/>
                  <w:szCs w:val="18"/>
                </w:rPr>
                <w:delText xml:space="preserve">BTK-C481 mutations status, </w:delText>
              </w:r>
            </w:del>
            <w:r w:rsidRPr="00341B8E">
              <w:rPr>
                <w:sz w:val="18"/>
                <w:szCs w:val="18"/>
              </w:rPr>
              <w:t>and staging as defined in Section 8.1.5.</w:t>
            </w:r>
          </w:p>
        </w:tc>
      </w:tr>
      <w:tr w:rsidR="00CA657C" w14:paraId="757146D7" w14:textId="77777777" w:rsidTr="005F293F">
        <w:tc>
          <w:tcPr>
            <w:tcW w:w="703" w:type="pct"/>
            <w:tcBorders>
              <w:bottom w:val="single" w:sz="4" w:space="0" w:color="auto"/>
            </w:tcBorders>
            <w:vAlign w:val="center"/>
          </w:tcPr>
          <w:p w14:paraId="5ABF32E7" w14:textId="77777777" w:rsidR="005F293F" w:rsidRPr="00902CFE" w:rsidRDefault="00526A29" w:rsidP="005F293F">
            <w:pPr>
              <w:rPr>
                <w:sz w:val="18"/>
                <w:szCs w:val="18"/>
              </w:rPr>
            </w:pPr>
            <w:r w:rsidRPr="00902CFE">
              <w:rPr>
                <w:sz w:val="18"/>
                <w:szCs w:val="18"/>
              </w:rPr>
              <w:t>Randomization</w:t>
            </w:r>
          </w:p>
        </w:tc>
        <w:tc>
          <w:tcPr>
            <w:tcW w:w="348" w:type="pct"/>
            <w:tcBorders>
              <w:bottom w:val="single" w:sz="4" w:space="0" w:color="auto"/>
            </w:tcBorders>
          </w:tcPr>
          <w:p w14:paraId="7410B922" w14:textId="77777777" w:rsidR="005F293F" w:rsidRPr="00902CFE" w:rsidRDefault="005F293F" w:rsidP="005F293F">
            <w:pPr>
              <w:rPr>
                <w:sz w:val="18"/>
                <w:szCs w:val="18"/>
              </w:rPr>
            </w:pPr>
          </w:p>
        </w:tc>
        <w:tc>
          <w:tcPr>
            <w:tcW w:w="193" w:type="pct"/>
            <w:tcBorders>
              <w:bottom w:val="single" w:sz="4" w:space="0" w:color="auto"/>
            </w:tcBorders>
            <w:vAlign w:val="center"/>
          </w:tcPr>
          <w:p w14:paraId="409B38CD" w14:textId="77777777" w:rsidR="005F293F" w:rsidRPr="00554456" w:rsidRDefault="00526A29" w:rsidP="005F293F">
            <w:pPr>
              <w:jc w:val="center"/>
              <w:rPr>
                <w:sz w:val="18"/>
                <w:szCs w:val="18"/>
              </w:rPr>
            </w:pPr>
            <w:r w:rsidRPr="00902CFE">
              <w:rPr>
                <w:sz w:val="18"/>
                <w:szCs w:val="18"/>
              </w:rPr>
              <w:t>X</w:t>
            </w:r>
          </w:p>
        </w:tc>
        <w:tc>
          <w:tcPr>
            <w:tcW w:w="215" w:type="pct"/>
            <w:tcBorders>
              <w:bottom w:val="single" w:sz="4" w:space="0" w:color="auto"/>
            </w:tcBorders>
            <w:vAlign w:val="center"/>
          </w:tcPr>
          <w:p w14:paraId="1DDED63C" w14:textId="77777777" w:rsidR="005F293F" w:rsidRPr="00554456" w:rsidRDefault="005F293F" w:rsidP="005F293F">
            <w:pPr>
              <w:jc w:val="center"/>
              <w:rPr>
                <w:sz w:val="18"/>
                <w:szCs w:val="18"/>
              </w:rPr>
            </w:pPr>
          </w:p>
        </w:tc>
        <w:tc>
          <w:tcPr>
            <w:tcW w:w="215" w:type="pct"/>
            <w:tcBorders>
              <w:bottom w:val="single" w:sz="4" w:space="0" w:color="auto"/>
            </w:tcBorders>
            <w:vAlign w:val="center"/>
          </w:tcPr>
          <w:p w14:paraId="08CD7366" w14:textId="77777777" w:rsidR="005F293F" w:rsidRPr="00554456" w:rsidRDefault="005F293F" w:rsidP="005F293F">
            <w:pPr>
              <w:jc w:val="center"/>
              <w:rPr>
                <w:sz w:val="18"/>
                <w:szCs w:val="18"/>
              </w:rPr>
            </w:pPr>
          </w:p>
        </w:tc>
        <w:tc>
          <w:tcPr>
            <w:tcW w:w="216" w:type="pct"/>
            <w:tcBorders>
              <w:bottom w:val="single" w:sz="4" w:space="0" w:color="auto"/>
            </w:tcBorders>
            <w:vAlign w:val="center"/>
          </w:tcPr>
          <w:p w14:paraId="4CD0BAFD" w14:textId="77777777" w:rsidR="005F293F" w:rsidRPr="00554456" w:rsidRDefault="005F293F" w:rsidP="005F293F">
            <w:pPr>
              <w:jc w:val="center"/>
              <w:rPr>
                <w:sz w:val="18"/>
                <w:szCs w:val="18"/>
              </w:rPr>
            </w:pPr>
          </w:p>
        </w:tc>
        <w:tc>
          <w:tcPr>
            <w:tcW w:w="234" w:type="pct"/>
            <w:tcBorders>
              <w:bottom w:val="single" w:sz="4" w:space="0" w:color="auto"/>
            </w:tcBorders>
            <w:vAlign w:val="center"/>
          </w:tcPr>
          <w:p w14:paraId="7EA258D1" w14:textId="77777777" w:rsidR="005F293F" w:rsidRPr="00554456" w:rsidRDefault="005F293F" w:rsidP="005F293F">
            <w:pPr>
              <w:jc w:val="center"/>
              <w:rPr>
                <w:sz w:val="18"/>
                <w:szCs w:val="18"/>
              </w:rPr>
            </w:pPr>
          </w:p>
        </w:tc>
        <w:tc>
          <w:tcPr>
            <w:tcW w:w="195" w:type="pct"/>
            <w:tcBorders>
              <w:bottom w:val="single" w:sz="4" w:space="0" w:color="auto"/>
            </w:tcBorders>
            <w:vAlign w:val="center"/>
          </w:tcPr>
          <w:p w14:paraId="3536531F" w14:textId="77777777" w:rsidR="005F293F" w:rsidRPr="00554456" w:rsidRDefault="005F293F" w:rsidP="005F293F">
            <w:pPr>
              <w:jc w:val="center"/>
              <w:rPr>
                <w:sz w:val="18"/>
                <w:szCs w:val="18"/>
              </w:rPr>
            </w:pPr>
          </w:p>
        </w:tc>
        <w:tc>
          <w:tcPr>
            <w:tcW w:w="191" w:type="pct"/>
            <w:tcBorders>
              <w:bottom w:val="single" w:sz="4" w:space="0" w:color="auto"/>
            </w:tcBorders>
            <w:vAlign w:val="center"/>
          </w:tcPr>
          <w:p w14:paraId="001F9638" w14:textId="77777777" w:rsidR="005F293F" w:rsidRPr="00554456" w:rsidRDefault="005F293F" w:rsidP="005F293F">
            <w:pPr>
              <w:jc w:val="center"/>
              <w:rPr>
                <w:sz w:val="18"/>
                <w:szCs w:val="18"/>
              </w:rPr>
            </w:pPr>
          </w:p>
        </w:tc>
        <w:tc>
          <w:tcPr>
            <w:tcW w:w="181" w:type="pct"/>
            <w:tcBorders>
              <w:bottom w:val="single" w:sz="4" w:space="0" w:color="auto"/>
            </w:tcBorders>
            <w:vAlign w:val="center"/>
          </w:tcPr>
          <w:p w14:paraId="56D2A088" w14:textId="77777777" w:rsidR="005F293F" w:rsidRPr="00554456" w:rsidRDefault="005F293F" w:rsidP="005F293F">
            <w:pPr>
              <w:jc w:val="center"/>
              <w:rPr>
                <w:sz w:val="18"/>
                <w:szCs w:val="18"/>
              </w:rPr>
            </w:pPr>
          </w:p>
        </w:tc>
        <w:tc>
          <w:tcPr>
            <w:tcW w:w="181" w:type="pct"/>
            <w:tcBorders>
              <w:bottom w:val="single" w:sz="4" w:space="0" w:color="auto"/>
            </w:tcBorders>
            <w:vAlign w:val="center"/>
          </w:tcPr>
          <w:p w14:paraId="69657877" w14:textId="77777777" w:rsidR="005F293F" w:rsidRPr="00554456" w:rsidRDefault="005F293F" w:rsidP="005F293F">
            <w:pPr>
              <w:jc w:val="center"/>
              <w:rPr>
                <w:sz w:val="18"/>
                <w:szCs w:val="18"/>
              </w:rPr>
            </w:pPr>
          </w:p>
        </w:tc>
        <w:tc>
          <w:tcPr>
            <w:tcW w:w="355" w:type="pct"/>
            <w:tcBorders>
              <w:bottom w:val="single" w:sz="4" w:space="0" w:color="auto"/>
            </w:tcBorders>
          </w:tcPr>
          <w:p w14:paraId="74CB6D81" w14:textId="77777777" w:rsidR="005F293F" w:rsidRPr="00554456" w:rsidRDefault="005F293F" w:rsidP="005F293F">
            <w:pPr>
              <w:rPr>
                <w:sz w:val="18"/>
                <w:szCs w:val="18"/>
              </w:rPr>
            </w:pPr>
          </w:p>
        </w:tc>
        <w:tc>
          <w:tcPr>
            <w:tcW w:w="383" w:type="pct"/>
            <w:tcBorders>
              <w:bottom w:val="single" w:sz="4" w:space="0" w:color="auto"/>
            </w:tcBorders>
          </w:tcPr>
          <w:p w14:paraId="3B34ECDE" w14:textId="77777777" w:rsidR="005F293F" w:rsidRPr="00554456" w:rsidRDefault="005F293F" w:rsidP="005F293F">
            <w:pPr>
              <w:rPr>
                <w:sz w:val="18"/>
                <w:szCs w:val="18"/>
              </w:rPr>
            </w:pPr>
          </w:p>
        </w:tc>
        <w:tc>
          <w:tcPr>
            <w:tcW w:w="1390" w:type="pct"/>
          </w:tcPr>
          <w:p w14:paraId="786FD5FD" w14:textId="77777777" w:rsidR="005F293F" w:rsidRPr="00902CFE" w:rsidRDefault="00526A29" w:rsidP="005F293F">
            <w:pPr>
              <w:ind w:right="-111"/>
              <w:rPr>
                <w:sz w:val="18"/>
                <w:szCs w:val="18"/>
              </w:rPr>
            </w:pPr>
            <w:r w:rsidRPr="00902CFE">
              <w:rPr>
                <w:sz w:val="18"/>
                <w:szCs w:val="18"/>
              </w:rPr>
              <w:t>Randomization can occur no more than 3 days before C1D1.</w:t>
            </w:r>
          </w:p>
        </w:tc>
      </w:tr>
      <w:tr w:rsidR="00CA657C" w14:paraId="7C619465" w14:textId="77777777" w:rsidTr="005F293F">
        <w:tc>
          <w:tcPr>
            <w:tcW w:w="703" w:type="pct"/>
            <w:tcBorders>
              <w:right w:val="nil"/>
            </w:tcBorders>
            <w:vAlign w:val="center"/>
          </w:tcPr>
          <w:p w14:paraId="15B790BB" w14:textId="77777777" w:rsidR="005F293F" w:rsidRPr="00902CFE" w:rsidRDefault="00526A29" w:rsidP="00E108A9">
            <w:pPr>
              <w:pageBreakBefore/>
              <w:rPr>
                <w:sz w:val="18"/>
                <w:szCs w:val="18"/>
              </w:rPr>
            </w:pPr>
            <w:r w:rsidRPr="00902CFE">
              <w:rPr>
                <w:b/>
                <w:bCs/>
                <w:sz w:val="18"/>
                <w:szCs w:val="18"/>
              </w:rPr>
              <w:lastRenderedPageBreak/>
              <w:t>Efficacy Assessments</w:t>
            </w:r>
          </w:p>
        </w:tc>
        <w:tc>
          <w:tcPr>
            <w:tcW w:w="348" w:type="pct"/>
            <w:tcBorders>
              <w:right w:val="nil"/>
            </w:tcBorders>
          </w:tcPr>
          <w:p w14:paraId="3E381BB1" w14:textId="77777777" w:rsidR="005F293F" w:rsidRPr="00902CFE" w:rsidRDefault="005F293F" w:rsidP="005F293F">
            <w:pPr>
              <w:rPr>
                <w:sz w:val="18"/>
                <w:szCs w:val="18"/>
              </w:rPr>
            </w:pPr>
          </w:p>
        </w:tc>
        <w:tc>
          <w:tcPr>
            <w:tcW w:w="193" w:type="pct"/>
            <w:tcBorders>
              <w:left w:val="nil"/>
              <w:right w:val="nil"/>
            </w:tcBorders>
          </w:tcPr>
          <w:p w14:paraId="098B3344" w14:textId="77777777" w:rsidR="005F293F" w:rsidRPr="00554456" w:rsidRDefault="005F293F" w:rsidP="005F293F">
            <w:pPr>
              <w:rPr>
                <w:sz w:val="18"/>
                <w:szCs w:val="18"/>
              </w:rPr>
            </w:pPr>
          </w:p>
        </w:tc>
        <w:tc>
          <w:tcPr>
            <w:tcW w:w="215" w:type="pct"/>
            <w:tcBorders>
              <w:left w:val="nil"/>
              <w:right w:val="nil"/>
            </w:tcBorders>
          </w:tcPr>
          <w:p w14:paraId="3C3A62A3" w14:textId="77777777" w:rsidR="005F293F" w:rsidRPr="00554456" w:rsidRDefault="005F293F" w:rsidP="005F293F">
            <w:pPr>
              <w:rPr>
                <w:sz w:val="18"/>
                <w:szCs w:val="18"/>
              </w:rPr>
            </w:pPr>
          </w:p>
        </w:tc>
        <w:tc>
          <w:tcPr>
            <w:tcW w:w="215" w:type="pct"/>
            <w:tcBorders>
              <w:left w:val="nil"/>
              <w:right w:val="nil"/>
            </w:tcBorders>
          </w:tcPr>
          <w:p w14:paraId="26E6E421" w14:textId="77777777" w:rsidR="005F293F" w:rsidRPr="00554456" w:rsidRDefault="005F293F" w:rsidP="005F293F">
            <w:pPr>
              <w:rPr>
                <w:sz w:val="18"/>
                <w:szCs w:val="18"/>
              </w:rPr>
            </w:pPr>
          </w:p>
        </w:tc>
        <w:tc>
          <w:tcPr>
            <w:tcW w:w="216" w:type="pct"/>
            <w:tcBorders>
              <w:left w:val="nil"/>
              <w:right w:val="nil"/>
            </w:tcBorders>
          </w:tcPr>
          <w:p w14:paraId="02CA8276" w14:textId="77777777" w:rsidR="005F293F" w:rsidRPr="00554456" w:rsidRDefault="005F293F" w:rsidP="005F293F">
            <w:pPr>
              <w:rPr>
                <w:sz w:val="18"/>
                <w:szCs w:val="18"/>
              </w:rPr>
            </w:pPr>
          </w:p>
        </w:tc>
        <w:tc>
          <w:tcPr>
            <w:tcW w:w="234" w:type="pct"/>
            <w:tcBorders>
              <w:left w:val="nil"/>
              <w:right w:val="nil"/>
            </w:tcBorders>
          </w:tcPr>
          <w:p w14:paraId="2DFB8C62" w14:textId="77777777" w:rsidR="005F293F" w:rsidRPr="00554456" w:rsidRDefault="005F293F" w:rsidP="005F293F">
            <w:pPr>
              <w:rPr>
                <w:sz w:val="18"/>
                <w:szCs w:val="18"/>
              </w:rPr>
            </w:pPr>
          </w:p>
        </w:tc>
        <w:tc>
          <w:tcPr>
            <w:tcW w:w="195" w:type="pct"/>
            <w:tcBorders>
              <w:left w:val="nil"/>
              <w:right w:val="nil"/>
            </w:tcBorders>
          </w:tcPr>
          <w:p w14:paraId="26456931" w14:textId="77777777" w:rsidR="005F293F" w:rsidRPr="00554456" w:rsidRDefault="005F293F" w:rsidP="005F293F">
            <w:pPr>
              <w:rPr>
                <w:sz w:val="18"/>
                <w:szCs w:val="18"/>
              </w:rPr>
            </w:pPr>
          </w:p>
        </w:tc>
        <w:tc>
          <w:tcPr>
            <w:tcW w:w="191" w:type="pct"/>
            <w:tcBorders>
              <w:left w:val="nil"/>
              <w:right w:val="nil"/>
            </w:tcBorders>
          </w:tcPr>
          <w:p w14:paraId="4FE14242" w14:textId="77777777" w:rsidR="005F293F" w:rsidRPr="00554456" w:rsidRDefault="005F293F" w:rsidP="005F293F">
            <w:pPr>
              <w:rPr>
                <w:sz w:val="18"/>
                <w:szCs w:val="18"/>
              </w:rPr>
            </w:pPr>
          </w:p>
        </w:tc>
        <w:tc>
          <w:tcPr>
            <w:tcW w:w="181" w:type="pct"/>
            <w:tcBorders>
              <w:left w:val="nil"/>
              <w:right w:val="nil"/>
            </w:tcBorders>
          </w:tcPr>
          <w:p w14:paraId="0FB7C66E" w14:textId="77777777" w:rsidR="005F293F" w:rsidRPr="00554456" w:rsidRDefault="005F293F" w:rsidP="005F293F">
            <w:pPr>
              <w:rPr>
                <w:sz w:val="18"/>
                <w:szCs w:val="18"/>
              </w:rPr>
            </w:pPr>
          </w:p>
        </w:tc>
        <w:tc>
          <w:tcPr>
            <w:tcW w:w="181" w:type="pct"/>
            <w:tcBorders>
              <w:left w:val="nil"/>
              <w:right w:val="nil"/>
            </w:tcBorders>
          </w:tcPr>
          <w:p w14:paraId="18442562" w14:textId="77777777" w:rsidR="005F293F" w:rsidRPr="00554456" w:rsidRDefault="005F293F" w:rsidP="005F293F">
            <w:pPr>
              <w:rPr>
                <w:sz w:val="18"/>
                <w:szCs w:val="18"/>
              </w:rPr>
            </w:pPr>
          </w:p>
        </w:tc>
        <w:tc>
          <w:tcPr>
            <w:tcW w:w="355" w:type="pct"/>
            <w:tcBorders>
              <w:left w:val="nil"/>
              <w:right w:val="nil"/>
            </w:tcBorders>
          </w:tcPr>
          <w:p w14:paraId="095AD5A8" w14:textId="77777777" w:rsidR="005F293F" w:rsidRPr="00554456" w:rsidRDefault="005F293F" w:rsidP="005F293F">
            <w:pPr>
              <w:rPr>
                <w:sz w:val="18"/>
                <w:szCs w:val="18"/>
              </w:rPr>
            </w:pPr>
          </w:p>
        </w:tc>
        <w:tc>
          <w:tcPr>
            <w:tcW w:w="383" w:type="pct"/>
            <w:tcBorders>
              <w:left w:val="nil"/>
            </w:tcBorders>
          </w:tcPr>
          <w:p w14:paraId="7CC33238" w14:textId="77777777" w:rsidR="005F293F" w:rsidRPr="00554456" w:rsidRDefault="005F293F" w:rsidP="005F293F">
            <w:pPr>
              <w:rPr>
                <w:sz w:val="18"/>
                <w:szCs w:val="18"/>
              </w:rPr>
            </w:pPr>
          </w:p>
        </w:tc>
        <w:tc>
          <w:tcPr>
            <w:tcW w:w="1390" w:type="pct"/>
          </w:tcPr>
          <w:p w14:paraId="676A8447" w14:textId="77777777" w:rsidR="005F293F" w:rsidRPr="00902CFE" w:rsidRDefault="00526A29" w:rsidP="005F293F">
            <w:pPr>
              <w:ind w:right="-111"/>
              <w:rPr>
                <w:sz w:val="18"/>
                <w:szCs w:val="18"/>
              </w:rPr>
            </w:pPr>
            <w:r w:rsidRPr="00902CFE">
              <w:rPr>
                <w:sz w:val="18"/>
                <w:szCs w:val="18"/>
              </w:rPr>
              <w:t>All assessments are to be performed before dosing.</w:t>
            </w:r>
          </w:p>
        </w:tc>
      </w:tr>
      <w:tr w:rsidR="00CA657C" w14:paraId="6F3D4BBA" w14:textId="77777777" w:rsidTr="00561FB4">
        <w:tc>
          <w:tcPr>
            <w:tcW w:w="703" w:type="pct"/>
            <w:vAlign w:val="center"/>
          </w:tcPr>
          <w:p w14:paraId="4686E984" w14:textId="77777777" w:rsidR="005F293F" w:rsidRPr="00902CFE" w:rsidRDefault="00526A29" w:rsidP="005F293F">
            <w:pPr>
              <w:keepNext/>
              <w:rPr>
                <w:sz w:val="18"/>
                <w:szCs w:val="18"/>
              </w:rPr>
            </w:pPr>
            <w:r w:rsidRPr="00902CFE">
              <w:rPr>
                <w:sz w:val="18"/>
                <w:szCs w:val="18"/>
              </w:rPr>
              <w:t>Treatment Response Assessments</w:t>
            </w:r>
          </w:p>
        </w:tc>
        <w:tc>
          <w:tcPr>
            <w:tcW w:w="348" w:type="pct"/>
            <w:vAlign w:val="center"/>
          </w:tcPr>
          <w:p w14:paraId="40B94C7D" w14:textId="77777777" w:rsidR="005F293F" w:rsidRPr="00902CFE" w:rsidRDefault="00526A29" w:rsidP="0024372B">
            <w:pPr>
              <w:keepNext/>
              <w:jc w:val="center"/>
              <w:rPr>
                <w:sz w:val="18"/>
                <w:szCs w:val="18"/>
              </w:rPr>
            </w:pPr>
            <w:r w:rsidRPr="00902CFE">
              <w:rPr>
                <w:sz w:val="18"/>
                <w:szCs w:val="18"/>
              </w:rPr>
              <w:t>X</w:t>
            </w:r>
          </w:p>
        </w:tc>
        <w:tc>
          <w:tcPr>
            <w:tcW w:w="193" w:type="pct"/>
            <w:vAlign w:val="center"/>
          </w:tcPr>
          <w:p w14:paraId="1FB82197" w14:textId="77777777" w:rsidR="005F293F" w:rsidRPr="00554456" w:rsidRDefault="005F293F" w:rsidP="005F293F">
            <w:pPr>
              <w:keepNext/>
              <w:rPr>
                <w:sz w:val="18"/>
                <w:szCs w:val="18"/>
              </w:rPr>
            </w:pPr>
          </w:p>
        </w:tc>
        <w:tc>
          <w:tcPr>
            <w:tcW w:w="215" w:type="pct"/>
            <w:vAlign w:val="center"/>
          </w:tcPr>
          <w:p w14:paraId="75ED70F3" w14:textId="77777777" w:rsidR="005F293F" w:rsidRPr="00554456" w:rsidRDefault="005F293F" w:rsidP="005F293F">
            <w:pPr>
              <w:keepNext/>
              <w:rPr>
                <w:sz w:val="18"/>
                <w:szCs w:val="18"/>
              </w:rPr>
            </w:pPr>
          </w:p>
        </w:tc>
        <w:tc>
          <w:tcPr>
            <w:tcW w:w="215" w:type="pct"/>
            <w:vAlign w:val="center"/>
          </w:tcPr>
          <w:p w14:paraId="311304FA" w14:textId="77777777" w:rsidR="005F293F" w:rsidRPr="00554456" w:rsidRDefault="005F293F" w:rsidP="005F293F">
            <w:pPr>
              <w:keepNext/>
              <w:rPr>
                <w:sz w:val="18"/>
                <w:szCs w:val="18"/>
              </w:rPr>
            </w:pPr>
          </w:p>
        </w:tc>
        <w:tc>
          <w:tcPr>
            <w:tcW w:w="216" w:type="pct"/>
            <w:vAlign w:val="center"/>
          </w:tcPr>
          <w:p w14:paraId="41B2B779" w14:textId="77777777" w:rsidR="005F293F" w:rsidRPr="00554456" w:rsidRDefault="005F293F" w:rsidP="005F293F">
            <w:pPr>
              <w:keepNext/>
              <w:rPr>
                <w:sz w:val="18"/>
                <w:szCs w:val="18"/>
              </w:rPr>
            </w:pPr>
          </w:p>
        </w:tc>
        <w:tc>
          <w:tcPr>
            <w:tcW w:w="234" w:type="pct"/>
            <w:vAlign w:val="center"/>
          </w:tcPr>
          <w:p w14:paraId="00356FD5" w14:textId="77777777" w:rsidR="005F293F" w:rsidRPr="00554456" w:rsidRDefault="005F293F" w:rsidP="005F293F">
            <w:pPr>
              <w:keepNext/>
              <w:rPr>
                <w:sz w:val="18"/>
                <w:szCs w:val="18"/>
              </w:rPr>
            </w:pPr>
          </w:p>
        </w:tc>
        <w:tc>
          <w:tcPr>
            <w:tcW w:w="195" w:type="pct"/>
            <w:vAlign w:val="center"/>
          </w:tcPr>
          <w:p w14:paraId="1D0FEDD0" w14:textId="77777777" w:rsidR="005F293F" w:rsidRPr="00554456" w:rsidRDefault="005F293F" w:rsidP="005F293F">
            <w:pPr>
              <w:keepNext/>
              <w:rPr>
                <w:sz w:val="18"/>
                <w:szCs w:val="18"/>
              </w:rPr>
            </w:pPr>
          </w:p>
        </w:tc>
        <w:tc>
          <w:tcPr>
            <w:tcW w:w="191" w:type="pct"/>
            <w:vAlign w:val="center"/>
          </w:tcPr>
          <w:p w14:paraId="0722F738" w14:textId="77777777" w:rsidR="005F293F" w:rsidRPr="00554456" w:rsidRDefault="00526A29" w:rsidP="005F293F">
            <w:pPr>
              <w:keepNext/>
              <w:rPr>
                <w:sz w:val="18"/>
                <w:szCs w:val="18"/>
              </w:rPr>
            </w:pPr>
            <w:r w:rsidRPr="00902CFE">
              <w:rPr>
                <w:sz w:val="18"/>
                <w:szCs w:val="18"/>
              </w:rPr>
              <w:t>X</w:t>
            </w:r>
          </w:p>
        </w:tc>
        <w:tc>
          <w:tcPr>
            <w:tcW w:w="181" w:type="pct"/>
            <w:vAlign w:val="center"/>
          </w:tcPr>
          <w:p w14:paraId="6372D91D" w14:textId="77777777" w:rsidR="005F293F" w:rsidRPr="00554456" w:rsidRDefault="005F293F" w:rsidP="005F293F">
            <w:pPr>
              <w:keepNext/>
              <w:rPr>
                <w:sz w:val="18"/>
                <w:szCs w:val="18"/>
              </w:rPr>
            </w:pPr>
          </w:p>
        </w:tc>
        <w:tc>
          <w:tcPr>
            <w:tcW w:w="181" w:type="pct"/>
            <w:vAlign w:val="center"/>
          </w:tcPr>
          <w:p w14:paraId="48000919" w14:textId="77777777" w:rsidR="005F293F" w:rsidRPr="00554456" w:rsidRDefault="005F293F" w:rsidP="005F293F">
            <w:pPr>
              <w:keepNext/>
              <w:rPr>
                <w:sz w:val="18"/>
                <w:szCs w:val="18"/>
              </w:rPr>
            </w:pPr>
          </w:p>
        </w:tc>
        <w:tc>
          <w:tcPr>
            <w:tcW w:w="355" w:type="pct"/>
            <w:vAlign w:val="center"/>
          </w:tcPr>
          <w:p w14:paraId="4469DC93" w14:textId="77777777" w:rsidR="005F293F" w:rsidRPr="00554456" w:rsidRDefault="005F293F" w:rsidP="005F293F">
            <w:pPr>
              <w:keepNext/>
              <w:rPr>
                <w:sz w:val="18"/>
                <w:szCs w:val="18"/>
              </w:rPr>
            </w:pPr>
          </w:p>
        </w:tc>
        <w:tc>
          <w:tcPr>
            <w:tcW w:w="383" w:type="pct"/>
            <w:vAlign w:val="center"/>
          </w:tcPr>
          <w:p w14:paraId="2C3FBABC" w14:textId="77777777" w:rsidR="005F293F" w:rsidRPr="00554456" w:rsidRDefault="00526A29" w:rsidP="005F293F">
            <w:pPr>
              <w:keepNext/>
              <w:jc w:val="center"/>
              <w:rPr>
                <w:sz w:val="18"/>
                <w:szCs w:val="18"/>
              </w:rPr>
            </w:pPr>
            <w:r>
              <w:rPr>
                <w:sz w:val="18"/>
                <w:szCs w:val="18"/>
              </w:rPr>
              <w:t>X – starting C7 (W25)</w:t>
            </w:r>
          </w:p>
        </w:tc>
        <w:tc>
          <w:tcPr>
            <w:tcW w:w="1390" w:type="pct"/>
          </w:tcPr>
          <w:p w14:paraId="23EB9524" w14:textId="77777777" w:rsidR="005F293F" w:rsidRDefault="00526A29" w:rsidP="005F293F">
            <w:pPr>
              <w:keepNext/>
              <w:ind w:right="-111"/>
              <w:rPr>
                <w:ins w:id="1973" w:author="Powell, Deana" w:date="2026-03-05T15:34:00Z" w16du:dateUtc="2026-03-05T20:34:00Z"/>
                <w:sz w:val="18"/>
                <w:szCs w:val="18"/>
              </w:rPr>
            </w:pPr>
            <w:ins w:id="1974" w:author="Powell, Deana" w:date="2026-03-05T15:34:00Z" w16du:dateUtc="2026-03-05T20:34:00Z">
              <w:r w:rsidRPr="00027AFF">
                <w:rPr>
                  <w:sz w:val="18"/>
                  <w:szCs w:val="18"/>
                </w:rPr>
                <w:t xml:space="preserve">Assessments should follow calendar days from C1D1. Imaging must be performed ± 14-day window in relation to the assessment date. </w:t>
              </w:r>
            </w:ins>
            <w:r w:rsidRPr="00027AFF">
              <w:rPr>
                <w:sz w:val="18"/>
                <w:szCs w:val="18"/>
              </w:rPr>
              <w:t xml:space="preserve">Assessments to include PE, hematology, CT (neck, chest, abdomen, and pelvis), constitutional symptoms, BM aspirate and biopsy (optional at screening and required in the event of CR). </w:t>
            </w:r>
            <w:ins w:id="1975" w:author="Powell, Deana" w:date="2026-03-05T15:34:00Z" w16du:dateUtc="2026-03-05T20:34:00Z">
              <w:r w:rsidRPr="00027AFF">
                <w:rPr>
                  <w:sz w:val="18"/>
                  <w:szCs w:val="18"/>
                </w:rPr>
                <w:t>The Sponsor strongly recommends using the ERIC flow assay, with a sensitivity of 10</w:t>
              </w:r>
              <w:r w:rsidRPr="00FD7E04">
                <w:rPr>
                  <w:sz w:val="18"/>
                  <w:szCs w:val="18"/>
                  <w:vertAlign w:val="superscript"/>
                </w:rPr>
                <w:t>-5</w:t>
              </w:r>
              <w:r>
                <w:rPr>
                  <w:sz w:val="18"/>
                  <w:szCs w:val="18"/>
                </w:rPr>
                <w:t>.</w:t>
              </w:r>
            </w:ins>
          </w:p>
          <w:p w14:paraId="1FC54D90" w14:textId="77777777" w:rsidR="005F293F" w:rsidRPr="00902CFE" w:rsidRDefault="00526A29" w:rsidP="005F293F">
            <w:pPr>
              <w:keepNext/>
              <w:ind w:right="-111"/>
              <w:rPr>
                <w:sz w:val="18"/>
                <w:szCs w:val="18"/>
              </w:rPr>
            </w:pPr>
            <w:r>
              <w:rPr>
                <w:sz w:val="18"/>
                <w:szCs w:val="18"/>
              </w:rPr>
              <w:t>See Section 8.2.1 AND Appendix 14 for specific requirements.</w:t>
            </w:r>
          </w:p>
        </w:tc>
      </w:tr>
      <w:tr w:rsidR="00CA657C" w14:paraId="4E4452A6" w14:textId="77777777" w:rsidTr="00561FB4">
        <w:tc>
          <w:tcPr>
            <w:tcW w:w="703" w:type="pct"/>
            <w:vAlign w:val="center"/>
          </w:tcPr>
          <w:p w14:paraId="1D8F042D" w14:textId="77777777" w:rsidR="005F293F" w:rsidRPr="00902CFE" w:rsidRDefault="00526A29" w:rsidP="005F293F">
            <w:pPr>
              <w:rPr>
                <w:sz w:val="18"/>
                <w:szCs w:val="18"/>
              </w:rPr>
            </w:pPr>
            <w:r w:rsidRPr="00902CFE">
              <w:rPr>
                <w:sz w:val="18"/>
                <w:szCs w:val="18"/>
              </w:rPr>
              <w:t>Assessment of Constitutional Symptoms</w:t>
            </w:r>
          </w:p>
        </w:tc>
        <w:tc>
          <w:tcPr>
            <w:tcW w:w="348" w:type="pct"/>
            <w:vAlign w:val="center"/>
          </w:tcPr>
          <w:p w14:paraId="129FF184" w14:textId="77777777" w:rsidR="005F293F" w:rsidRPr="00902CFE" w:rsidRDefault="00526A29" w:rsidP="0024372B">
            <w:pPr>
              <w:jc w:val="center"/>
              <w:rPr>
                <w:sz w:val="18"/>
                <w:szCs w:val="18"/>
              </w:rPr>
            </w:pPr>
            <w:r w:rsidRPr="00902CFE">
              <w:rPr>
                <w:sz w:val="18"/>
                <w:szCs w:val="18"/>
              </w:rPr>
              <w:t>X</w:t>
            </w:r>
          </w:p>
        </w:tc>
        <w:tc>
          <w:tcPr>
            <w:tcW w:w="193" w:type="pct"/>
            <w:vAlign w:val="center"/>
          </w:tcPr>
          <w:p w14:paraId="1D010D27" w14:textId="77777777" w:rsidR="005F293F" w:rsidRPr="00554456" w:rsidRDefault="00526A29" w:rsidP="005F293F">
            <w:pPr>
              <w:jc w:val="center"/>
              <w:rPr>
                <w:sz w:val="18"/>
                <w:szCs w:val="18"/>
              </w:rPr>
            </w:pPr>
            <w:r w:rsidRPr="00902CFE">
              <w:rPr>
                <w:sz w:val="18"/>
                <w:szCs w:val="18"/>
              </w:rPr>
              <w:t>X</w:t>
            </w:r>
          </w:p>
        </w:tc>
        <w:tc>
          <w:tcPr>
            <w:tcW w:w="215" w:type="pct"/>
            <w:vAlign w:val="center"/>
          </w:tcPr>
          <w:p w14:paraId="4C624D7C" w14:textId="77777777" w:rsidR="005F293F" w:rsidRPr="00554456" w:rsidRDefault="005F293F" w:rsidP="005F293F">
            <w:pPr>
              <w:jc w:val="center"/>
              <w:rPr>
                <w:sz w:val="18"/>
                <w:szCs w:val="18"/>
              </w:rPr>
            </w:pPr>
          </w:p>
        </w:tc>
        <w:tc>
          <w:tcPr>
            <w:tcW w:w="215" w:type="pct"/>
            <w:vAlign w:val="center"/>
          </w:tcPr>
          <w:p w14:paraId="7243705A" w14:textId="77777777" w:rsidR="005F293F" w:rsidRPr="00554456" w:rsidRDefault="005F293F" w:rsidP="005F293F">
            <w:pPr>
              <w:jc w:val="center"/>
              <w:rPr>
                <w:sz w:val="18"/>
                <w:szCs w:val="18"/>
              </w:rPr>
            </w:pPr>
          </w:p>
        </w:tc>
        <w:tc>
          <w:tcPr>
            <w:tcW w:w="216" w:type="pct"/>
            <w:vAlign w:val="center"/>
          </w:tcPr>
          <w:p w14:paraId="203A1286" w14:textId="77777777" w:rsidR="005F293F" w:rsidRPr="00554456" w:rsidRDefault="005F293F" w:rsidP="005F293F">
            <w:pPr>
              <w:jc w:val="center"/>
              <w:rPr>
                <w:sz w:val="18"/>
                <w:szCs w:val="18"/>
              </w:rPr>
            </w:pPr>
          </w:p>
        </w:tc>
        <w:tc>
          <w:tcPr>
            <w:tcW w:w="234" w:type="pct"/>
            <w:vAlign w:val="center"/>
          </w:tcPr>
          <w:p w14:paraId="6EE572D2" w14:textId="77777777" w:rsidR="005F293F" w:rsidRPr="00554456" w:rsidRDefault="00526A29" w:rsidP="005F293F">
            <w:pPr>
              <w:jc w:val="center"/>
              <w:rPr>
                <w:sz w:val="18"/>
                <w:szCs w:val="18"/>
              </w:rPr>
            </w:pPr>
            <w:r w:rsidRPr="00902CFE">
              <w:rPr>
                <w:sz w:val="18"/>
                <w:szCs w:val="18"/>
              </w:rPr>
              <w:t>X</w:t>
            </w:r>
          </w:p>
        </w:tc>
        <w:tc>
          <w:tcPr>
            <w:tcW w:w="195" w:type="pct"/>
            <w:vAlign w:val="center"/>
          </w:tcPr>
          <w:p w14:paraId="7372E1D0" w14:textId="77777777" w:rsidR="005F293F" w:rsidRPr="00554456" w:rsidRDefault="00526A29" w:rsidP="005F293F">
            <w:pPr>
              <w:jc w:val="center"/>
              <w:rPr>
                <w:sz w:val="18"/>
                <w:szCs w:val="18"/>
              </w:rPr>
            </w:pPr>
            <w:r w:rsidRPr="00902CFE">
              <w:rPr>
                <w:sz w:val="18"/>
                <w:szCs w:val="18"/>
              </w:rPr>
              <w:t>X</w:t>
            </w:r>
          </w:p>
        </w:tc>
        <w:tc>
          <w:tcPr>
            <w:tcW w:w="191" w:type="pct"/>
            <w:vAlign w:val="center"/>
          </w:tcPr>
          <w:p w14:paraId="194DEEC3" w14:textId="77777777" w:rsidR="005F293F" w:rsidRPr="00554456" w:rsidRDefault="00526A29" w:rsidP="005F293F">
            <w:pPr>
              <w:jc w:val="center"/>
              <w:rPr>
                <w:sz w:val="18"/>
                <w:szCs w:val="18"/>
              </w:rPr>
            </w:pPr>
            <w:r w:rsidRPr="00902CFE">
              <w:rPr>
                <w:sz w:val="18"/>
                <w:szCs w:val="18"/>
              </w:rPr>
              <w:t>X</w:t>
            </w:r>
          </w:p>
        </w:tc>
        <w:tc>
          <w:tcPr>
            <w:tcW w:w="181" w:type="pct"/>
            <w:vAlign w:val="center"/>
          </w:tcPr>
          <w:p w14:paraId="5DCD6E9A" w14:textId="77777777" w:rsidR="005F293F" w:rsidRPr="00554456" w:rsidRDefault="00526A29" w:rsidP="005F293F">
            <w:pPr>
              <w:jc w:val="center"/>
              <w:rPr>
                <w:sz w:val="18"/>
                <w:szCs w:val="18"/>
              </w:rPr>
            </w:pPr>
            <w:r w:rsidRPr="00902CFE">
              <w:rPr>
                <w:sz w:val="18"/>
                <w:szCs w:val="18"/>
              </w:rPr>
              <w:t>X</w:t>
            </w:r>
          </w:p>
        </w:tc>
        <w:tc>
          <w:tcPr>
            <w:tcW w:w="181" w:type="pct"/>
            <w:vAlign w:val="center"/>
          </w:tcPr>
          <w:p w14:paraId="2D18F9E4" w14:textId="77777777" w:rsidR="005F293F" w:rsidRPr="00554456" w:rsidRDefault="00526A29" w:rsidP="005F293F">
            <w:pPr>
              <w:jc w:val="center"/>
              <w:rPr>
                <w:sz w:val="18"/>
                <w:szCs w:val="18"/>
              </w:rPr>
            </w:pPr>
            <w:r w:rsidRPr="00902CFE">
              <w:rPr>
                <w:sz w:val="18"/>
                <w:szCs w:val="18"/>
              </w:rPr>
              <w:t>X</w:t>
            </w:r>
          </w:p>
        </w:tc>
        <w:tc>
          <w:tcPr>
            <w:tcW w:w="355" w:type="pct"/>
            <w:vAlign w:val="center"/>
          </w:tcPr>
          <w:p w14:paraId="3237618B" w14:textId="77777777" w:rsidR="005F293F" w:rsidRPr="00554456" w:rsidRDefault="005F293F" w:rsidP="005F293F">
            <w:pPr>
              <w:rPr>
                <w:sz w:val="18"/>
                <w:szCs w:val="18"/>
              </w:rPr>
            </w:pPr>
          </w:p>
        </w:tc>
        <w:tc>
          <w:tcPr>
            <w:tcW w:w="383" w:type="pct"/>
            <w:vAlign w:val="center"/>
          </w:tcPr>
          <w:p w14:paraId="11A5D070" w14:textId="77777777" w:rsidR="005F293F" w:rsidRPr="00554456" w:rsidRDefault="00526A29" w:rsidP="005F293F">
            <w:pPr>
              <w:jc w:val="center"/>
              <w:rPr>
                <w:sz w:val="18"/>
                <w:szCs w:val="18"/>
              </w:rPr>
            </w:pPr>
            <w:r>
              <w:rPr>
                <w:sz w:val="18"/>
                <w:szCs w:val="18"/>
              </w:rPr>
              <w:t>X– starting C7 (W25)</w:t>
            </w:r>
          </w:p>
        </w:tc>
        <w:tc>
          <w:tcPr>
            <w:tcW w:w="1390" w:type="pct"/>
            <w:vAlign w:val="center"/>
          </w:tcPr>
          <w:p w14:paraId="213A2258" w14:textId="77777777" w:rsidR="005F293F" w:rsidRPr="00902CFE" w:rsidRDefault="00526A29" w:rsidP="005F293F">
            <w:pPr>
              <w:rPr>
                <w:sz w:val="18"/>
                <w:szCs w:val="18"/>
              </w:rPr>
            </w:pPr>
            <w:r w:rsidRPr="00902CFE">
              <w:rPr>
                <w:sz w:val="18"/>
                <w:szCs w:val="18"/>
              </w:rPr>
              <w:t>See Section 8.2.1.4 for details.</w:t>
            </w:r>
          </w:p>
        </w:tc>
      </w:tr>
      <w:tr w:rsidR="00CA657C" w14:paraId="2E308611" w14:textId="77777777" w:rsidTr="005F293F">
        <w:tc>
          <w:tcPr>
            <w:tcW w:w="703" w:type="pct"/>
            <w:tcBorders>
              <w:bottom w:val="single" w:sz="4" w:space="0" w:color="auto"/>
            </w:tcBorders>
            <w:vAlign w:val="center"/>
          </w:tcPr>
          <w:p w14:paraId="2E238B7D" w14:textId="77777777" w:rsidR="005F293F" w:rsidRPr="00902CFE" w:rsidRDefault="00526A29" w:rsidP="005F293F">
            <w:pPr>
              <w:rPr>
                <w:sz w:val="18"/>
                <w:szCs w:val="18"/>
              </w:rPr>
            </w:pPr>
            <w:r w:rsidRPr="00902CFE">
              <w:rPr>
                <w:sz w:val="18"/>
                <w:szCs w:val="18"/>
              </w:rPr>
              <w:t>Vital Status</w:t>
            </w:r>
          </w:p>
        </w:tc>
        <w:tc>
          <w:tcPr>
            <w:tcW w:w="348" w:type="pct"/>
            <w:tcBorders>
              <w:bottom w:val="single" w:sz="4" w:space="0" w:color="auto"/>
            </w:tcBorders>
          </w:tcPr>
          <w:p w14:paraId="24AB0471" w14:textId="77777777" w:rsidR="005F293F" w:rsidRPr="00902CFE" w:rsidRDefault="005F293F" w:rsidP="005F293F">
            <w:pPr>
              <w:rPr>
                <w:sz w:val="18"/>
                <w:szCs w:val="18"/>
              </w:rPr>
            </w:pPr>
          </w:p>
        </w:tc>
        <w:tc>
          <w:tcPr>
            <w:tcW w:w="2559" w:type="pct"/>
            <w:gridSpan w:val="11"/>
            <w:tcBorders>
              <w:bottom w:val="single" w:sz="4" w:space="0" w:color="auto"/>
            </w:tcBorders>
            <w:vAlign w:val="center"/>
          </w:tcPr>
          <w:p w14:paraId="4FD62835" w14:textId="1C33A8B1" w:rsidR="005F293F" w:rsidRPr="00554456" w:rsidRDefault="00895D30" w:rsidP="005F293F">
            <w:pPr>
              <w:jc w:val="center"/>
              <w:rPr>
                <w:sz w:val="18"/>
                <w:szCs w:val="18"/>
              </w:rPr>
            </w:pPr>
            <w:del w:id="1976" w:author="Powell, Deana" w:date="2026-03-05T15:34:00Z" w16du:dateUtc="2026-03-05T20:34:00Z">
              <w:r>
                <w:rPr>
                  <w:noProof/>
                  <w:sz w:val="18"/>
                  <w:szCs w:val="18"/>
                </w:rPr>
                <mc:AlternateContent>
                  <mc:Choice Requires="wps">
                    <w:drawing>
                      <wp:anchor distT="0" distB="0" distL="114300" distR="114300" simplePos="0" relativeHeight="251711488" behindDoc="0" locked="0" layoutInCell="1" allowOverlap="1" wp14:anchorId="04DB4DB2" wp14:editId="6C404C66">
                        <wp:simplePos x="0" y="0"/>
                        <wp:positionH relativeFrom="column">
                          <wp:posOffset>-29210</wp:posOffset>
                        </wp:positionH>
                        <wp:positionV relativeFrom="paragraph">
                          <wp:posOffset>76835</wp:posOffset>
                        </wp:positionV>
                        <wp:extent cx="4234180" cy="13970"/>
                        <wp:effectExtent l="19050" t="76200" r="90170" b="100330"/>
                        <wp:wrapNone/>
                        <wp:docPr id="1" name="Straight Arrow Connector 1"/>
                        <wp:cNvGraphicFramePr/>
                        <a:graphic xmlns:a="http://schemas.openxmlformats.org/drawingml/2006/main">
                          <a:graphicData uri="http://schemas.microsoft.com/office/word/2010/wordprocessingShape">
                            <wps:wsp>
                              <wps:cNvCnPr/>
                              <wps:spPr>
                                <a:xfrm>
                                  <a:off x="0" y="0"/>
                                  <a:ext cx="4234180" cy="13970"/>
                                </a:xfrm>
                                <a:prstGeom prst="straightConnector1">
                                  <a:avLst/>
                                </a:prstGeom>
                                <a:ln>
                                  <a:headEnd type="triangle"/>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id="Straight Arrow Connector 1" o:spid="_x0000_s1034" type="#_x0000_t32" style="width:333.4pt;height:1.1pt;margin-top:6.05pt;margin-left:-2.3pt;mso-height-percent:0;mso-height-relative:margin;mso-width-percent:0;mso-width-relative:margin;mso-wrap-distance-bottom:0;mso-wrap-distance-left:9pt;mso-wrap-distance-right:9pt;mso-wrap-distance-top:0;position:absolute;v-text-anchor:top;z-index:251674624" fillcolor="this" stroked="t" strokecolor="black" strokeweight="0.75pt">
                        <v:stroke startarrow="block" endarrow="block"/>
                      </v:shape>
                    </w:pict>
                  </mc:Fallback>
                </mc:AlternateContent>
              </w:r>
            </w:del>
          </w:p>
        </w:tc>
        <w:tc>
          <w:tcPr>
            <w:tcW w:w="1390" w:type="pct"/>
          </w:tcPr>
          <w:p w14:paraId="65D16C31" w14:textId="77777777" w:rsidR="005F293F" w:rsidRPr="00902CFE" w:rsidRDefault="00526A29" w:rsidP="005F293F">
            <w:pPr>
              <w:rPr>
                <w:sz w:val="18"/>
                <w:szCs w:val="18"/>
              </w:rPr>
            </w:pPr>
            <w:r w:rsidRPr="00902CFE">
              <w:rPr>
                <w:sz w:val="18"/>
                <w:szCs w:val="18"/>
              </w:rPr>
              <w:t>Survival information (vital status) may be requested at any time during the study.</w:t>
            </w:r>
          </w:p>
        </w:tc>
      </w:tr>
      <w:tr w:rsidR="00CA657C" w14:paraId="2AABF63E" w14:textId="77777777" w:rsidTr="005F293F">
        <w:tc>
          <w:tcPr>
            <w:tcW w:w="703" w:type="pct"/>
            <w:tcBorders>
              <w:right w:val="nil"/>
            </w:tcBorders>
            <w:vAlign w:val="center"/>
          </w:tcPr>
          <w:p w14:paraId="16941418" w14:textId="77777777" w:rsidR="005F293F" w:rsidRPr="00902CFE" w:rsidRDefault="00526A29" w:rsidP="005F293F">
            <w:pPr>
              <w:rPr>
                <w:sz w:val="18"/>
                <w:szCs w:val="18"/>
              </w:rPr>
            </w:pPr>
            <w:r w:rsidRPr="00902CFE">
              <w:rPr>
                <w:b/>
                <w:bCs/>
                <w:sz w:val="18"/>
                <w:szCs w:val="18"/>
              </w:rPr>
              <w:t>Patient-reported Outcomes</w:t>
            </w:r>
          </w:p>
        </w:tc>
        <w:tc>
          <w:tcPr>
            <w:tcW w:w="348" w:type="pct"/>
            <w:tcBorders>
              <w:right w:val="nil"/>
            </w:tcBorders>
          </w:tcPr>
          <w:p w14:paraId="49D38EFF" w14:textId="77777777" w:rsidR="005F293F" w:rsidRPr="00902CFE" w:rsidRDefault="005F293F" w:rsidP="005F293F">
            <w:pPr>
              <w:rPr>
                <w:sz w:val="18"/>
                <w:szCs w:val="18"/>
              </w:rPr>
            </w:pPr>
          </w:p>
        </w:tc>
        <w:tc>
          <w:tcPr>
            <w:tcW w:w="193" w:type="pct"/>
            <w:tcBorders>
              <w:left w:val="nil"/>
              <w:right w:val="nil"/>
            </w:tcBorders>
          </w:tcPr>
          <w:p w14:paraId="5421A1E7" w14:textId="77777777" w:rsidR="005F293F" w:rsidRPr="00554456" w:rsidRDefault="005F293F" w:rsidP="005F293F">
            <w:pPr>
              <w:rPr>
                <w:sz w:val="18"/>
                <w:szCs w:val="18"/>
              </w:rPr>
            </w:pPr>
          </w:p>
        </w:tc>
        <w:tc>
          <w:tcPr>
            <w:tcW w:w="215" w:type="pct"/>
            <w:tcBorders>
              <w:left w:val="nil"/>
              <w:right w:val="nil"/>
            </w:tcBorders>
          </w:tcPr>
          <w:p w14:paraId="294D0FE2" w14:textId="77777777" w:rsidR="005F293F" w:rsidRPr="00554456" w:rsidRDefault="005F293F" w:rsidP="005F293F">
            <w:pPr>
              <w:rPr>
                <w:sz w:val="18"/>
                <w:szCs w:val="18"/>
              </w:rPr>
            </w:pPr>
          </w:p>
        </w:tc>
        <w:tc>
          <w:tcPr>
            <w:tcW w:w="215" w:type="pct"/>
            <w:tcBorders>
              <w:left w:val="nil"/>
              <w:right w:val="nil"/>
            </w:tcBorders>
          </w:tcPr>
          <w:p w14:paraId="0C671956" w14:textId="77777777" w:rsidR="005F293F" w:rsidRPr="00554456" w:rsidRDefault="005F293F" w:rsidP="005F293F">
            <w:pPr>
              <w:rPr>
                <w:sz w:val="18"/>
                <w:szCs w:val="18"/>
              </w:rPr>
            </w:pPr>
          </w:p>
        </w:tc>
        <w:tc>
          <w:tcPr>
            <w:tcW w:w="216" w:type="pct"/>
            <w:tcBorders>
              <w:left w:val="nil"/>
              <w:right w:val="nil"/>
            </w:tcBorders>
          </w:tcPr>
          <w:p w14:paraId="6A43AF9D" w14:textId="77777777" w:rsidR="005F293F" w:rsidRPr="00554456" w:rsidRDefault="005F293F" w:rsidP="005F293F">
            <w:pPr>
              <w:rPr>
                <w:sz w:val="18"/>
                <w:szCs w:val="18"/>
              </w:rPr>
            </w:pPr>
          </w:p>
        </w:tc>
        <w:tc>
          <w:tcPr>
            <w:tcW w:w="234" w:type="pct"/>
            <w:tcBorders>
              <w:left w:val="nil"/>
              <w:right w:val="nil"/>
            </w:tcBorders>
          </w:tcPr>
          <w:p w14:paraId="41B4FCCA" w14:textId="77777777" w:rsidR="005F293F" w:rsidRPr="00554456" w:rsidRDefault="005F293F" w:rsidP="005F293F">
            <w:pPr>
              <w:rPr>
                <w:sz w:val="18"/>
                <w:szCs w:val="18"/>
              </w:rPr>
            </w:pPr>
          </w:p>
        </w:tc>
        <w:tc>
          <w:tcPr>
            <w:tcW w:w="195" w:type="pct"/>
            <w:tcBorders>
              <w:left w:val="nil"/>
              <w:right w:val="nil"/>
            </w:tcBorders>
          </w:tcPr>
          <w:p w14:paraId="5752BAA8" w14:textId="77777777" w:rsidR="005F293F" w:rsidRPr="00554456" w:rsidRDefault="005F293F" w:rsidP="005F293F">
            <w:pPr>
              <w:rPr>
                <w:sz w:val="18"/>
                <w:szCs w:val="18"/>
              </w:rPr>
            </w:pPr>
          </w:p>
        </w:tc>
        <w:tc>
          <w:tcPr>
            <w:tcW w:w="191" w:type="pct"/>
            <w:tcBorders>
              <w:left w:val="nil"/>
              <w:right w:val="nil"/>
            </w:tcBorders>
          </w:tcPr>
          <w:p w14:paraId="1BCFA0BE" w14:textId="77777777" w:rsidR="005F293F" w:rsidRPr="00554456" w:rsidRDefault="005F293F" w:rsidP="005F293F">
            <w:pPr>
              <w:rPr>
                <w:sz w:val="18"/>
                <w:szCs w:val="18"/>
              </w:rPr>
            </w:pPr>
          </w:p>
        </w:tc>
        <w:tc>
          <w:tcPr>
            <w:tcW w:w="181" w:type="pct"/>
            <w:tcBorders>
              <w:left w:val="nil"/>
              <w:right w:val="nil"/>
            </w:tcBorders>
          </w:tcPr>
          <w:p w14:paraId="0756471C" w14:textId="77777777" w:rsidR="005F293F" w:rsidRPr="00554456" w:rsidRDefault="005F293F" w:rsidP="005F293F">
            <w:pPr>
              <w:rPr>
                <w:sz w:val="18"/>
                <w:szCs w:val="18"/>
              </w:rPr>
            </w:pPr>
          </w:p>
        </w:tc>
        <w:tc>
          <w:tcPr>
            <w:tcW w:w="181" w:type="pct"/>
            <w:tcBorders>
              <w:left w:val="nil"/>
              <w:right w:val="nil"/>
            </w:tcBorders>
          </w:tcPr>
          <w:p w14:paraId="13F2A57C" w14:textId="77777777" w:rsidR="005F293F" w:rsidRPr="00554456" w:rsidRDefault="005F293F" w:rsidP="005F293F">
            <w:pPr>
              <w:rPr>
                <w:sz w:val="18"/>
                <w:szCs w:val="18"/>
              </w:rPr>
            </w:pPr>
          </w:p>
        </w:tc>
        <w:tc>
          <w:tcPr>
            <w:tcW w:w="355" w:type="pct"/>
            <w:tcBorders>
              <w:left w:val="nil"/>
              <w:right w:val="nil"/>
            </w:tcBorders>
          </w:tcPr>
          <w:p w14:paraId="5EC3553F" w14:textId="77777777" w:rsidR="005F293F" w:rsidRPr="00554456" w:rsidRDefault="005F293F" w:rsidP="005F293F">
            <w:pPr>
              <w:rPr>
                <w:sz w:val="18"/>
                <w:szCs w:val="18"/>
              </w:rPr>
            </w:pPr>
          </w:p>
        </w:tc>
        <w:tc>
          <w:tcPr>
            <w:tcW w:w="383" w:type="pct"/>
            <w:tcBorders>
              <w:left w:val="nil"/>
            </w:tcBorders>
          </w:tcPr>
          <w:p w14:paraId="06AA2B81" w14:textId="77777777" w:rsidR="005F293F" w:rsidRPr="00554456" w:rsidRDefault="005F293F" w:rsidP="005F293F">
            <w:pPr>
              <w:rPr>
                <w:sz w:val="18"/>
                <w:szCs w:val="18"/>
              </w:rPr>
            </w:pPr>
          </w:p>
        </w:tc>
        <w:tc>
          <w:tcPr>
            <w:tcW w:w="1390" w:type="pct"/>
          </w:tcPr>
          <w:p w14:paraId="4953B0A1" w14:textId="77777777" w:rsidR="005F293F" w:rsidRPr="00902CFE" w:rsidRDefault="005F293F" w:rsidP="005F293F">
            <w:pPr>
              <w:rPr>
                <w:sz w:val="18"/>
                <w:szCs w:val="18"/>
              </w:rPr>
            </w:pPr>
          </w:p>
        </w:tc>
      </w:tr>
      <w:tr w:rsidR="00CA657C" w14:paraId="10ED78C0" w14:textId="77777777" w:rsidTr="005F293F">
        <w:tc>
          <w:tcPr>
            <w:tcW w:w="703" w:type="pct"/>
            <w:vAlign w:val="center"/>
          </w:tcPr>
          <w:p w14:paraId="221275A0" w14:textId="77777777" w:rsidR="005F293F" w:rsidRPr="00902CFE" w:rsidRDefault="00526A29" w:rsidP="005F293F">
            <w:pPr>
              <w:rPr>
                <w:sz w:val="18"/>
                <w:szCs w:val="18"/>
              </w:rPr>
            </w:pPr>
            <w:r w:rsidRPr="00902CFE">
              <w:rPr>
                <w:sz w:val="18"/>
                <w:szCs w:val="18"/>
              </w:rPr>
              <w:t>EORTC QLQ-C30</w:t>
            </w:r>
          </w:p>
        </w:tc>
        <w:tc>
          <w:tcPr>
            <w:tcW w:w="348" w:type="pct"/>
          </w:tcPr>
          <w:p w14:paraId="39375171" w14:textId="77777777" w:rsidR="005F293F" w:rsidRPr="00902CFE" w:rsidRDefault="005F293F" w:rsidP="005F293F">
            <w:pPr>
              <w:rPr>
                <w:sz w:val="18"/>
                <w:szCs w:val="18"/>
              </w:rPr>
            </w:pPr>
          </w:p>
        </w:tc>
        <w:tc>
          <w:tcPr>
            <w:tcW w:w="193" w:type="pct"/>
            <w:vAlign w:val="center"/>
          </w:tcPr>
          <w:p w14:paraId="1A3C3F7C" w14:textId="77777777" w:rsidR="005F293F" w:rsidRPr="00554456" w:rsidRDefault="00526A29" w:rsidP="005F293F">
            <w:pPr>
              <w:jc w:val="center"/>
              <w:rPr>
                <w:sz w:val="18"/>
                <w:szCs w:val="18"/>
              </w:rPr>
            </w:pPr>
            <w:r w:rsidRPr="00902CFE">
              <w:rPr>
                <w:sz w:val="18"/>
                <w:szCs w:val="18"/>
              </w:rPr>
              <w:t>X</w:t>
            </w:r>
          </w:p>
        </w:tc>
        <w:tc>
          <w:tcPr>
            <w:tcW w:w="215" w:type="pct"/>
            <w:vAlign w:val="center"/>
          </w:tcPr>
          <w:p w14:paraId="145C2CF3" w14:textId="77777777" w:rsidR="005F293F" w:rsidRPr="00554456" w:rsidRDefault="005F293F" w:rsidP="005F293F">
            <w:pPr>
              <w:jc w:val="center"/>
              <w:rPr>
                <w:sz w:val="18"/>
                <w:szCs w:val="18"/>
              </w:rPr>
            </w:pPr>
          </w:p>
        </w:tc>
        <w:tc>
          <w:tcPr>
            <w:tcW w:w="215" w:type="pct"/>
            <w:vAlign w:val="center"/>
          </w:tcPr>
          <w:p w14:paraId="2F3522E5" w14:textId="77777777" w:rsidR="005F293F" w:rsidRPr="00554456" w:rsidRDefault="005F293F" w:rsidP="005F293F">
            <w:pPr>
              <w:jc w:val="center"/>
              <w:rPr>
                <w:sz w:val="18"/>
                <w:szCs w:val="18"/>
              </w:rPr>
            </w:pPr>
          </w:p>
        </w:tc>
        <w:tc>
          <w:tcPr>
            <w:tcW w:w="216" w:type="pct"/>
            <w:vAlign w:val="center"/>
          </w:tcPr>
          <w:p w14:paraId="24888302" w14:textId="77777777" w:rsidR="005F293F" w:rsidRPr="00554456" w:rsidRDefault="005F293F" w:rsidP="005F293F">
            <w:pPr>
              <w:jc w:val="center"/>
              <w:rPr>
                <w:sz w:val="18"/>
                <w:szCs w:val="18"/>
              </w:rPr>
            </w:pPr>
          </w:p>
        </w:tc>
        <w:tc>
          <w:tcPr>
            <w:tcW w:w="234" w:type="pct"/>
            <w:vAlign w:val="center"/>
          </w:tcPr>
          <w:p w14:paraId="2416B912" w14:textId="77777777" w:rsidR="005F293F" w:rsidRPr="00554456" w:rsidRDefault="00526A29" w:rsidP="005F293F">
            <w:pPr>
              <w:jc w:val="center"/>
              <w:rPr>
                <w:sz w:val="18"/>
                <w:szCs w:val="18"/>
              </w:rPr>
            </w:pPr>
            <w:r w:rsidRPr="00902CFE">
              <w:rPr>
                <w:sz w:val="18"/>
                <w:szCs w:val="18"/>
              </w:rPr>
              <w:t>X</w:t>
            </w:r>
          </w:p>
        </w:tc>
        <w:tc>
          <w:tcPr>
            <w:tcW w:w="195" w:type="pct"/>
            <w:vAlign w:val="center"/>
          </w:tcPr>
          <w:p w14:paraId="16C6BD1C" w14:textId="77777777" w:rsidR="005F293F" w:rsidRPr="00554456" w:rsidRDefault="00526A29" w:rsidP="005F293F">
            <w:pPr>
              <w:jc w:val="center"/>
              <w:rPr>
                <w:sz w:val="18"/>
                <w:szCs w:val="18"/>
              </w:rPr>
            </w:pPr>
            <w:r w:rsidRPr="00902CFE">
              <w:rPr>
                <w:sz w:val="18"/>
                <w:szCs w:val="18"/>
              </w:rPr>
              <w:t>X</w:t>
            </w:r>
          </w:p>
        </w:tc>
        <w:tc>
          <w:tcPr>
            <w:tcW w:w="191" w:type="pct"/>
            <w:vAlign w:val="center"/>
          </w:tcPr>
          <w:p w14:paraId="61519F48" w14:textId="77777777" w:rsidR="005F293F" w:rsidRPr="00554456" w:rsidRDefault="00526A29" w:rsidP="005F293F">
            <w:pPr>
              <w:jc w:val="center"/>
              <w:rPr>
                <w:sz w:val="18"/>
                <w:szCs w:val="18"/>
              </w:rPr>
            </w:pPr>
            <w:r w:rsidRPr="00902CFE">
              <w:rPr>
                <w:sz w:val="18"/>
                <w:szCs w:val="18"/>
              </w:rPr>
              <w:t>X</w:t>
            </w:r>
          </w:p>
        </w:tc>
        <w:tc>
          <w:tcPr>
            <w:tcW w:w="181" w:type="pct"/>
            <w:vAlign w:val="center"/>
          </w:tcPr>
          <w:p w14:paraId="13586B45" w14:textId="77777777" w:rsidR="005F293F" w:rsidRPr="00554456" w:rsidRDefault="00526A29" w:rsidP="005F293F">
            <w:pPr>
              <w:jc w:val="center"/>
              <w:rPr>
                <w:sz w:val="18"/>
                <w:szCs w:val="18"/>
              </w:rPr>
            </w:pPr>
            <w:r w:rsidRPr="00902CFE">
              <w:rPr>
                <w:sz w:val="18"/>
                <w:szCs w:val="18"/>
              </w:rPr>
              <w:t>X</w:t>
            </w:r>
          </w:p>
        </w:tc>
        <w:tc>
          <w:tcPr>
            <w:tcW w:w="181" w:type="pct"/>
            <w:vAlign w:val="center"/>
          </w:tcPr>
          <w:p w14:paraId="4217EEF0" w14:textId="77777777" w:rsidR="005F293F" w:rsidRPr="00554456" w:rsidRDefault="00526A29" w:rsidP="005F293F">
            <w:pPr>
              <w:jc w:val="center"/>
              <w:rPr>
                <w:sz w:val="18"/>
                <w:szCs w:val="18"/>
              </w:rPr>
            </w:pPr>
            <w:r w:rsidRPr="00902CFE">
              <w:rPr>
                <w:sz w:val="18"/>
                <w:szCs w:val="18"/>
              </w:rPr>
              <w:t>X</w:t>
            </w:r>
          </w:p>
        </w:tc>
        <w:tc>
          <w:tcPr>
            <w:tcW w:w="355" w:type="pct"/>
            <w:vMerge w:val="restart"/>
            <w:vAlign w:val="center"/>
          </w:tcPr>
          <w:p w14:paraId="2B3641DC" w14:textId="77777777" w:rsidR="005F293F" w:rsidRPr="00554456" w:rsidRDefault="005F293F" w:rsidP="005F293F">
            <w:pPr>
              <w:rPr>
                <w:sz w:val="18"/>
                <w:szCs w:val="18"/>
              </w:rPr>
            </w:pPr>
          </w:p>
        </w:tc>
        <w:tc>
          <w:tcPr>
            <w:tcW w:w="383" w:type="pct"/>
            <w:vMerge w:val="restart"/>
            <w:vAlign w:val="center"/>
          </w:tcPr>
          <w:p w14:paraId="5B895223" w14:textId="77777777" w:rsidR="005F293F" w:rsidRPr="00554456" w:rsidRDefault="00526A29" w:rsidP="005F293F">
            <w:pPr>
              <w:jc w:val="center"/>
              <w:rPr>
                <w:sz w:val="18"/>
                <w:szCs w:val="18"/>
              </w:rPr>
            </w:pPr>
            <w:r>
              <w:rPr>
                <w:sz w:val="18"/>
                <w:szCs w:val="18"/>
              </w:rPr>
              <w:t>X– starting C7 (W25)</w:t>
            </w:r>
          </w:p>
        </w:tc>
        <w:tc>
          <w:tcPr>
            <w:tcW w:w="1390" w:type="pct"/>
            <w:vMerge w:val="restart"/>
            <w:vAlign w:val="center"/>
          </w:tcPr>
          <w:p w14:paraId="3E20F1EA" w14:textId="77777777" w:rsidR="005F293F" w:rsidRPr="00902CFE" w:rsidRDefault="00526A29" w:rsidP="005F293F">
            <w:pPr>
              <w:rPr>
                <w:sz w:val="18"/>
                <w:szCs w:val="18"/>
              </w:rPr>
            </w:pPr>
            <w:r w:rsidRPr="00902CFE">
              <w:rPr>
                <w:sz w:val="18"/>
                <w:szCs w:val="18"/>
              </w:rPr>
              <w:t xml:space="preserve">See Section 8.2.2 for specific requirements and the order in which the questionnaires should be completed. </w:t>
            </w:r>
          </w:p>
        </w:tc>
      </w:tr>
      <w:tr w:rsidR="00CA657C" w14:paraId="390FACB4" w14:textId="77777777" w:rsidTr="005F293F">
        <w:tc>
          <w:tcPr>
            <w:tcW w:w="703" w:type="pct"/>
            <w:vAlign w:val="center"/>
          </w:tcPr>
          <w:p w14:paraId="013E0FF5" w14:textId="77777777" w:rsidR="005F293F" w:rsidRPr="00902CFE" w:rsidRDefault="00526A29" w:rsidP="005F293F">
            <w:pPr>
              <w:rPr>
                <w:sz w:val="18"/>
                <w:szCs w:val="18"/>
              </w:rPr>
            </w:pPr>
            <w:r w:rsidRPr="00902CFE">
              <w:rPr>
                <w:sz w:val="18"/>
                <w:szCs w:val="18"/>
              </w:rPr>
              <w:t>EORTC QLQ CLL17</w:t>
            </w:r>
          </w:p>
        </w:tc>
        <w:tc>
          <w:tcPr>
            <w:tcW w:w="348" w:type="pct"/>
          </w:tcPr>
          <w:p w14:paraId="44F6D1F1" w14:textId="77777777" w:rsidR="005F293F" w:rsidRPr="00902CFE" w:rsidRDefault="005F293F" w:rsidP="005F293F">
            <w:pPr>
              <w:rPr>
                <w:sz w:val="18"/>
                <w:szCs w:val="18"/>
              </w:rPr>
            </w:pPr>
          </w:p>
        </w:tc>
        <w:tc>
          <w:tcPr>
            <w:tcW w:w="193" w:type="pct"/>
            <w:vAlign w:val="center"/>
          </w:tcPr>
          <w:p w14:paraId="4BE0DD46" w14:textId="77777777" w:rsidR="005F293F" w:rsidRPr="00554456" w:rsidRDefault="00526A29" w:rsidP="005F293F">
            <w:pPr>
              <w:jc w:val="center"/>
              <w:rPr>
                <w:sz w:val="18"/>
                <w:szCs w:val="18"/>
              </w:rPr>
            </w:pPr>
            <w:r w:rsidRPr="00902CFE">
              <w:rPr>
                <w:sz w:val="18"/>
                <w:szCs w:val="18"/>
              </w:rPr>
              <w:t>X</w:t>
            </w:r>
          </w:p>
        </w:tc>
        <w:tc>
          <w:tcPr>
            <w:tcW w:w="215" w:type="pct"/>
            <w:vAlign w:val="center"/>
          </w:tcPr>
          <w:p w14:paraId="0C9599C1" w14:textId="77777777" w:rsidR="005F293F" w:rsidRPr="00554456" w:rsidRDefault="005F293F" w:rsidP="005F293F">
            <w:pPr>
              <w:jc w:val="center"/>
              <w:rPr>
                <w:sz w:val="18"/>
                <w:szCs w:val="18"/>
              </w:rPr>
            </w:pPr>
          </w:p>
        </w:tc>
        <w:tc>
          <w:tcPr>
            <w:tcW w:w="215" w:type="pct"/>
            <w:vAlign w:val="center"/>
          </w:tcPr>
          <w:p w14:paraId="623833FD" w14:textId="77777777" w:rsidR="005F293F" w:rsidRPr="00554456" w:rsidRDefault="005F293F" w:rsidP="005F293F">
            <w:pPr>
              <w:jc w:val="center"/>
              <w:rPr>
                <w:sz w:val="18"/>
                <w:szCs w:val="18"/>
              </w:rPr>
            </w:pPr>
          </w:p>
        </w:tc>
        <w:tc>
          <w:tcPr>
            <w:tcW w:w="216" w:type="pct"/>
            <w:vAlign w:val="center"/>
          </w:tcPr>
          <w:p w14:paraId="212F5790" w14:textId="77777777" w:rsidR="005F293F" w:rsidRPr="00554456" w:rsidRDefault="005F293F" w:rsidP="005F293F">
            <w:pPr>
              <w:jc w:val="center"/>
              <w:rPr>
                <w:sz w:val="18"/>
                <w:szCs w:val="18"/>
              </w:rPr>
            </w:pPr>
          </w:p>
        </w:tc>
        <w:tc>
          <w:tcPr>
            <w:tcW w:w="234" w:type="pct"/>
            <w:vAlign w:val="center"/>
          </w:tcPr>
          <w:p w14:paraId="303F034F" w14:textId="77777777" w:rsidR="005F293F" w:rsidRPr="00554456" w:rsidRDefault="00526A29" w:rsidP="005F293F">
            <w:pPr>
              <w:jc w:val="center"/>
              <w:rPr>
                <w:sz w:val="18"/>
                <w:szCs w:val="18"/>
              </w:rPr>
            </w:pPr>
            <w:r w:rsidRPr="00902CFE">
              <w:rPr>
                <w:sz w:val="18"/>
                <w:szCs w:val="18"/>
              </w:rPr>
              <w:t>X</w:t>
            </w:r>
          </w:p>
        </w:tc>
        <w:tc>
          <w:tcPr>
            <w:tcW w:w="195" w:type="pct"/>
            <w:vAlign w:val="center"/>
          </w:tcPr>
          <w:p w14:paraId="7C6EB8ED" w14:textId="77777777" w:rsidR="005F293F" w:rsidRPr="00554456" w:rsidRDefault="00526A29" w:rsidP="005F293F">
            <w:pPr>
              <w:jc w:val="center"/>
              <w:rPr>
                <w:sz w:val="18"/>
                <w:szCs w:val="18"/>
              </w:rPr>
            </w:pPr>
            <w:r w:rsidRPr="00902CFE">
              <w:rPr>
                <w:sz w:val="18"/>
                <w:szCs w:val="18"/>
              </w:rPr>
              <w:t>X</w:t>
            </w:r>
          </w:p>
        </w:tc>
        <w:tc>
          <w:tcPr>
            <w:tcW w:w="191" w:type="pct"/>
            <w:vAlign w:val="center"/>
          </w:tcPr>
          <w:p w14:paraId="3EB94406" w14:textId="77777777" w:rsidR="005F293F" w:rsidRPr="00554456" w:rsidRDefault="00526A29" w:rsidP="005F293F">
            <w:pPr>
              <w:jc w:val="center"/>
              <w:rPr>
                <w:sz w:val="18"/>
                <w:szCs w:val="18"/>
              </w:rPr>
            </w:pPr>
            <w:r w:rsidRPr="00902CFE">
              <w:rPr>
                <w:sz w:val="18"/>
                <w:szCs w:val="18"/>
              </w:rPr>
              <w:t>X</w:t>
            </w:r>
          </w:p>
        </w:tc>
        <w:tc>
          <w:tcPr>
            <w:tcW w:w="181" w:type="pct"/>
            <w:vAlign w:val="center"/>
          </w:tcPr>
          <w:p w14:paraId="6473719E" w14:textId="77777777" w:rsidR="005F293F" w:rsidRPr="00554456" w:rsidRDefault="00526A29" w:rsidP="005F293F">
            <w:pPr>
              <w:jc w:val="center"/>
              <w:rPr>
                <w:sz w:val="18"/>
                <w:szCs w:val="18"/>
              </w:rPr>
            </w:pPr>
            <w:r w:rsidRPr="00902CFE">
              <w:rPr>
                <w:sz w:val="18"/>
                <w:szCs w:val="18"/>
              </w:rPr>
              <w:t>X</w:t>
            </w:r>
          </w:p>
        </w:tc>
        <w:tc>
          <w:tcPr>
            <w:tcW w:w="181" w:type="pct"/>
            <w:vAlign w:val="center"/>
          </w:tcPr>
          <w:p w14:paraId="3BDAB9A1" w14:textId="77777777" w:rsidR="005F293F" w:rsidRPr="00554456" w:rsidRDefault="00526A29" w:rsidP="005F293F">
            <w:pPr>
              <w:jc w:val="center"/>
              <w:rPr>
                <w:sz w:val="18"/>
                <w:szCs w:val="18"/>
              </w:rPr>
            </w:pPr>
            <w:r w:rsidRPr="00902CFE">
              <w:rPr>
                <w:sz w:val="18"/>
                <w:szCs w:val="18"/>
              </w:rPr>
              <w:t>X</w:t>
            </w:r>
          </w:p>
        </w:tc>
        <w:tc>
          <w:tcPr>
            <w:tcW w:w="355" w:type="pct"/>
            <w:vMerge/>
            <w:vAlign w:val="center"/>
          </w:tcPr>
          <w:p w14:paraId="5110194C" w14:textId="77777777" w:rsidR="005F293F" w:rsidRPr="00554456" w:rsidRDefault="005F293F" w:rsidP="005F293F">
            <w:pPr>
              <w:rPr>
                <w:sz w:val="18"/>
                <w:szCs w:val="18"/>
              </w:rPr>
            </w:pPr>
          </w:p>
        </w:tc>
        <w:tc>
          <w:tcPr>
            <w:tcW w:w="383" w:type="pct"/>
            <w:vMerge/>
            <w:vAlign w:val="center"/>
          </w:tcPr>
          <w:p w14:paraId="71A76135" w14:textId="77777777" w:rsidR="005F293F" w:rsidRPr="00554456" w:rsidRDefault="005F293F" w:rsidP="005F293F">
            <w:pPr>
              <w:jc w:val="center"/>
              <w:rPr>
                <w:sz w:val="18"/>
                <w:szCs w:val="18"/>
              </w:rPr>
            </w:pPr>
          </w:p>
        </w:tc>
        <w:tc>
          <w:tcPr>
            <w:tcW w:w="1390" w:type="pct"/>
            <w:vMerge/>
          </w:tcPr>
          <w:p w14:paraId="3D491DF9" w14:textId="77777777" w:rsidR="005F293F" w:rsidRPr="00902CFE" w:rsidRDefault="005F293F" w:rsidP="005F293F">
            <w:pPr>
              <w:rPr>
                <w:sz w:val="18"/>
                <w:szCs w:val="18"/>
              </w:rPr>
            </w:pPr>
          </w:p>
        </w:tc>
      </w:tr>
      <w:tr w:rsidR="00CA657C" w14:paraId="48B11E1E" w14:textId="77777777" w:rsidTr="005F293F">
        <w:tc>
          <w:tcPr>
            <w:tcW w:w="703" w:type="pct"/>
            <w:vAlign w:val="center"/>
          </w:tcPr>
          <w:p w14:paraId="296147AA" w14:textId="77777777" w:rsidR="005F293F" w:rsidRPr="00902CFE" w:rsidRDefault="00526A29" w:rsidP="005F293F">
            <w:pPr>
              <w:rPr>
                <w:sz w:val="18"/>
                <w:szCs w:val="18"/>
              </w:rPr>
            </w:pPr>
            <w:r w:rsidRPr="00902CFE">
              <w:rPr>
                <w:sz w:val="18"/>
                <w:szCs w:val="18"/>
              </w:rPr>
              <w:t>EQ-5D-5L</w:t>
            </w:r>
          </w:p>
        </w:tc>
        <w:tc>
          <w:tcPr>
            <w:tcW w:w="348" w:type="pct"/>
          </w:tcPr>
          <w:p w14:paraId="1407092C" w14:textId="77777777" w:rsidR="005F293F" w:rsidRPr="00902CFE" w:rsidRDefault="005F293F" w:rsidP="005F293F">
            <w:pPr>
              <w:rPr>
                <w:sz w:val="18"/>
                <w:szCs w:val="18"/>
              </w:rPr>
            </w:pPr>
          </w:p>
        </w:tc>
        <w:tc>
          <w:tcPr>
            <w:tcW w:w="193" w:type="pct"/>
            <w:vAlign w:val="center"/>
          </w:tcPr>
          <w:p w14:paraId="6CF78A3D" w14:textId="77777777" w:rsidR="005F293F" w:rsidRPr="00554456" w:rsidRDefault="00526A29" w:rsidP="005F293F">
            <w:pPr>
              <w:jc w:val="center"/>
              <w:rPr>
                <w:sz w:val="18"/>
                <w:szCs w:val="18"/>
              </w:rPr>
            </w:pPr>
            <w:r w:rsidRPr="00902CFE">
              <w:rPr>
                <w:sz w:val="18"/>
                <w:szCs w:val="18"/>
              </w:rPr>
              <w:t>X</w:t>
            </w:r>
          </w:p>
        </w:tc>
        <w:tc>
          <w:tcPr>
            <w:tcW w:w="215" w:type="pct"/>
            <w:vAlign w:val="center"/>
          </w:tcPr>
          <w:p w14:paraId="6F7F3B45" w14:textId="77777777" w:rsidR="005F293F" w:rsidRPr="00554456" w:rsidRDefault="005F293F" w:rsidP="005F293F">
            <w:pPr>
              <w:jc w:val="center"/>
              <w:rPr>
                <w:sz w:val="18"/>
                <w:szCs w:val="18"/>
              </w:rPr>
            </w:pPr>
          </w:p>
        </w:tc>
        <w:tc>
          <w:tcPr>
            <w:tcW w:w="215" w:type="pct"/>
            <w:vAlign w:val="center"/>
          </w:tcPr>
          <w:p w14:paraId="7F11C2AB" w14:textId="77777777" w:rsidR="005F293F" w:rsidRPr="00554456" w:rsidRDefault="005F293F" w:rsidP="005F293F">
            <w:pPr>
              <w:jc w:val="center"/>
              <w:rPr>
                <w:sz w:val="18"/>
                <w:szCs w:val="18"/>
              </w:rPr>
            </w:pPr>
          </w:p>
        </w:tc>
        <w:tc>
          <w:tcPr>
            <w:tcW w:w="216" w:type="pct"/>
            <w:vAlign w:val="center"/>
          </w:tcPr>
          <w:p w14:paraId="67661D05" w14:textId="77777777" w:rsidR="005F293F" w:rsidRPr="00554456" w:rsidRDefault="005F293F" w:rsidP="005F293F">
            <w:pPr>
              <w:jc w:val="center"/>
              <w:rPr>
                <w:sz w:val="18"/>
                <w:szCs w:val="18"/>
              </w:rPr>
            </w:pPr>
          </w:p>
        </w:tc>
        <w:tc>
          <w:tcPr>
            <w:tcW w:w="234" w:type="pct"/>
            <w:vAlign w:val="center"/>
          </w:tcPr>
          <w:p w14:paraId="53742F3E" w14:textId="77777777" w:rsidR="005F293F" w:rsidRPr="00554456" w:rsidRDefault="00526A29" w:rsidP="005F293F">
            <w:pPr>
              <w:jc w:val="center"/>
              <w:rPr>
                <w:sz w:val="18"/>
                <w:szCs w:val="18"/>
              </w:rPr>
            </w:pPr>
            <w:r w:rsidRPr="00902CFE">
              <w:rPr>
                <w:sz w:val="18"/>
                <w:szCs w:val="18"/>
              </w:rPr>
              <w:t>X</w:t>
            </w:r>
          </w:p>
        </w:tc>
        <w:tc>
          <w:tcPr>
            <w:tcW w:w="195" w:type="pct"/>
            <w:vAlign w:val="center"/>
          </w:tcPr>
          <w:p w14:paraId="2B4542FA" w14:textId="77777777" w:rsidR="005F293F" w:rsidRPr="00554456" w:rsidRDefault="00526A29" w:rsidP="005F293F">
            <w:pPr>
              <w:jc w:val="center"/>
              <w:rPr>
                <w:sz w:val="18"/>
                <w:szCs w:val="18"/>
              </w:rPr>
            </w:pPr>
            <w:r w:rsidRPr="00902CFE">
              <w:rPr>
                <w:sz w:val="18"/>
                <w:szCs w:val="18"/>
              </w:rPr>
              <w:t>X</w:t>
            </w:r>
          </w:p>
        </w:tc>
        <w:tc>
          <w:tcPr>
            <w:tcW w:w="191" w:type="pct"/>
            <w:vAlign w:val="center"/>
          </w:tcPr>
          <w:p w14:paraId="1B27486A" w14:textId="77777777" w:rsidR="005F293F" w:rsidRPr="00554456" w:rsidRDefault="00526A29" w:rsidP="005F293F">
            <w:pPr>
              <w:jc w:val="center"/>
              <w:rPr>
                <w:sz w:val="18"/>
                <w:szCs w:val="18"/>
              </w:rPr>
            </w:pPr>
            <w:r w:rsidRPr="00902CFE">
              <w:rPr>
                <w:sz w:val="18"/>
                <w:szCs w:val="18"/>
              </w:rPr>
              <w:t>X</w:t>
            </w:r>
          </w:p>
        </w:tc>
        <w:tc>
          <w:tcPr>
            <w:tcW w:w="181" w:type="pct"/>
            <w:vAlign w:val="center"/>
          </w:tcPr>
          <w:p w14:paraId="4D11CAF2" w14:textId="77777777" w:rsidR="005F293F" w:rsidRPr="00554456" w:rsidRDefault="00526A29" w:rsidP="005F293F">
            <w:pPr>
              <w:jc w:val="center"/>
              <w:rPr>
                <w:sz w:val="18"/>
                <w:szCs w:val="18"/>
              </w:rPr>
            </w:pPr>
            <w:r w:rsidRPr="00902CFE">
              <w:rPr>
                <w:sz w:val="18"/>
                <w:szCs w:val="18"/>
              </w:rPr>
              <w:t>X</w:t>
            </w:r>
          </w:p>
        </w:tc>
        <w:tc>
          <w:tcPr>
            <w:tcW w:w="181" w:type="pct"/>
            <w:vAlign w:val="center"/>
          </w:tcPr>
          <w:p w14:paraId="3EA387D9" w14:textId="77777777" w:rsidR="005F293F" w:rsidRPr="00554456" w:rsidRDefault="00526A29" w:rsidP="005F293F">
            <w:pPr>
              <w:jc w:val="center"/>
              <w:rPr>
                <w:sz w:val="18"/>
                <w:szCs w:val="18"/>
              </w:rPr>
            </w:pPr>
            <w:r w:rsidRPr="00902CFE">
              <w:rPr>
                <w:sz w:val="18"/>
                <w:szCs w:val="18"/>
              </w:rPr>
              <w:t>X</w:t>
            </w:r>
          </w:p>
        </w:tc>
        <w:tc>
          <w:tcPr>
            <w:tcW w:w="355" w:type="pct"/>
            <w:vMerge/>
            <w:vAlign w:val="center"/>
          </w:tcPr>
          <w:p w14:paraId="229F52D2" w14:textId="77777777" w:rsidR="005F293F" w:rsidRPr="00554456" w:rsidRDefault="005F293F" w:rsidP="005F293F">
            <w:pPr>
              <w:rPr>
                <w:sz w:val="18"/>
                <w:szCs w:val="18"/>
              </w:rPr>
            </w:pPr>
          </w:p>
        </w:tc>
        <w:tc>
          <w:tcPr>
            <w:tcW w:w="383" w:type="pct"/>
            <w:vMerge/>
            <w:vAlign w:val="center"/>
          </w:tcPr>
          <w:p w14:paraId="5539049A" w14:textId="77777777" w:rsidR="005F293F" w:rsidRPr="00554456" w:rsidRDefault="005F293F" w:rsidP="005F293F">
            <w:pPr>
              <w:jc w:val="center"/>
              <w:rPr>
                <w:sz w:val="18"/>
                <w:szCs w:val="18"/>
              </w:rPr>
            </w:pPr>
          </w:p>
        </w:tc>
        <w:tc>
          <w:tcPr>
            <w:tcW w:w="1390" w:type="pct"/>
            <w:vMerge/>
          </w:tcPr>
          <w:p w14:paraId="07725846" w14:textId="77777777" w:rsidR="005F293F" w:rsidRPr="00902CFE" w:rsidRDefault="005F293F" w:rsidP="005F293F">
            <w:pPr>
              <w:rPr>
                <w:sz w:val="18"/>
                <w:szCs w:val="18"/>
              </w:rPr>
            </w:pPr>
          </w:p>
        </w:tc>
      </w:tr>
      <w:tr w:rsidR="00CA657C" w14:paraId="21C9E1D0" w14:textId="77777777" w:rsidTr="005F293F">
        <w:tc>
          <w:tcPr>
            <w:tcW w:w="703" w:type="pct"/>
            <w:vAlign w:val="center"/>
          </w:tcPr>
          <w:p w14:paraId="4DDD3093" w14:textId="77777777" w:rsidR="005F293F" w:rsidRPr="00902CFE" w:rsidRDefault="00526A29" w:rsidP="005F293F">
            <w:pPr>
              <w:rPr>
                <w:sz w:val="18"/>
                <w:szCs w:val="18"/>
              </w:rPr>
            </w:pPr>
            <w:r>
              <w:rPr>
                <w:sz w:val="18"/>
                <w:szCs w:val="18"/>
              </w:rPr>
              <w:t>FACT-G (Item GP5)</w:t>
            </w:r>
          </w:p>
        </w:tc>
        <w:tc>
          <w:tcPr>
            <w:tcW w:w="348" w:type="pct"/>
          </w:tcPr>
          <w:p w14:paraId="399D62C6" w14:textId="77777777" w:rsidR="005F293F" w:rsidRPr="00902CFE" w:rsidRDefault="005F293F" w:rsidP="005F293F">
            <w:pPr>
              <w:rPr>
                <w:sz w:val="18"/>
                <w:szCs w:val="18"/>
              </w:rPr>
            </w:pPr>
          </w:p>
        </w:tc>
        <w:tc>
          <w:tcPr>
            <w:tcW w:w="193" w:type="pct"/>
            <w:vAlign w:val="center"/>
          </w:tcPr>
          <w:p w14:paraId="65E32AEE" w14:textId="77777777" w:rsidR="005F293F" w:rsidRPr="00902CFE" w:rsidRDefault="005F293F" w:rsidP="005F293F">
            <w:pPr>
              <w:jc w:val="center"/>
              <w:rPr>
                <w:sz w:val="18"/>
                <w:szCs w:val="18"/>
              </w:rPr>
            </w:pPr>
          </w:p>
        </w:tc>
        <w:tc>
          <w:tcPr>
            <w:tcW w:w="215" w:type="pct"/>
            <w:vAlign w:val="center"/>
          </w:tcPr>
          <w:p w14:paraId="56F2E6F8" w14:textId="77777777" w:rsidR="005F293F" w:rsidRPr="00554456" w:rsidRDefault="005F293F" w:rsidP="005F293F">
            <w:pPr>
              <w:jc w:val="center"/>
              <w:rPr>
                <w:sz w:val="18"/>
                <w:szCs w:val="18"/>
              </w:rPr>
            </w:pPr>
          </w:p>
        </w:tc>
        <w:tc>
          <w:tcPr>
            <w:tcW w:w="215" w:type="pct"/>
            <w:vAlign w:val="center"/>
          </w:tcPr>
          <w:p w14:paraId="3F939142" w14:textId="77777777" w:rsidR="005F293F" w:rsidRPr="00554456" w:rsidRDefault="005F293F" w:rsidP="005F293F">
            <w:pPr>
              <w:jc w:val="center"/>
              <w:rPr>
                <w:sz w:val="18"/>
                <w:szCs w:val="18"/>
              </w:rPr>
            </w:pPr>
          </w:p>
        </w:tc>
        <w:tc>
          <w:tcPr>
            <w:tcW w:w="216" w:type="pct"/>
            <w:vAlign w:val="center"/>
          </w:tcPr>
          <w:p w14:paraId="1B3870AA" w14:textId="77777777" w:rsidR="005F293F" w:rsidRPr="00554456" w:rsidRDefault="005F293F" w:rsidP="005F293F">
            <w:pPr>
              <w:jc w:val="center"/>
              <w:rPr>
                <w:sz w:val="18"/>
                <w:szCs w:val="18"/>
              </w:rPr>
            </w:pPr>
          </w:p>
        </w:tc>
        <w:tc>
          <w:tcPr>
            <w:tcW w:w="234" w:type="pct"/>
            <w:vAlign w:val="center"/>
          </w:tcPr>
          <w:p w14:paraId="5F46DB82" w14:textId="77777777" w:rsidR="005F293F" w:rsidRPr="00902CFE" w:rsidRDefault="00526A29" w:rsidP="005F293F">
            <w:pPr>
              <w:jc w:val="center"/>
              <w:rPr>
                <w:sz w:val="18"/>
                <w:szCs w:val="18"/>
              </w:rPr>
            </w:pPr>
            <w:r w:rsidRPr="00902CFE">
              <w:rPr>
                <w:sz w:val="18"/>
                <w:szCs w:val="18"/>
              </w:rPr>
              <w:t>X</w:t>
            </w:r>
          </w:p>
        </w:tc>
        <w:tc>
          <w:tcPr>
            <w:tcW w:w="195" w:type="pct"/>
            <w:vAlign w:val="center"/>
          </w:tcPr>
          <w:p w14:paraId="3C5FFB72" w14:textId="77777777" w:rsidR="005F293F" w:rsidRPr="00902CFE" w:rsidRDefault="00526A29" w:rsidP="005F293F">
            <w:pPr>
              <w:jc w:val="center"/>
              <w:rPr>
                <w:sz w:val="18"/>
                <w:szCs w:val="18"/>
              </w:rPr>
            </w:pPr>
            <w:r w:rsidRPr="00902CFE">
              <w:rPr>
                <w:sz w:val="18"/>
                <w:szCs w:val="18"/>
              </w:rPr>
              <w:t>X</w:t>
            </w:r>
          </w:p>
        </w:tc>
        <w:tc>
          <w:tcPr>
            <w:tcW w:w="191" w:type="pct"/>
            <w:vAlign w:val="center"/>
          </w:tcPr>
          <w:p w14:paraId="493E097F" w14:textId="77777777" w:rsidR="005F293F" w:rsidRPr="00902CFE" w:rsidRDefault="00526A29" w:rsidP="005F293F">
            <w:pPr>
              <w:jc w:val="center"/>
              <w:rPr>
                <w:sz w:val="18"/>
                <w:szCs w:val="18"/>
              </w:rPr>
            </w:pPr>
            <w:r w:rsidRPr="00902CFE">
              <w:rPr>
                <w:sz w:val="18"/>
                <w:szCs w:val="18"/>
              </w:rPr>
              <w:t>X</w:t>
            </w:r>
          </w:p>
        </w:tc>
        <w:tc>
          <w:tcPr>
            <w:tcW w:w="181" w:type="pct"/>
            <w:vAlign w:val="center"/>
          </w:tcPr>
          <w:p w14:paraId="6BFF391B" w14:textId="77777777" w:rsidR="005F293F" w:rsidRPr="00902CFE" w:rsidRDefault="00526A29" w:rsidP="005F293F">
            <w:pPr>
              <w:jc w:val="center"/>
              <w:rPr>
                <w:sz w:val="18"/>
                <w:szCs w:val="18"/>
              </w:rPr>
            </w:pPr>
            <w:r w:rsidRPr="00902CFE">
              <w:rPr>
                <w:sz w:val="18"/>
                <w:szCs w:val="18"/>
              </w:rPr>
              <w:t>X</w:t>
            </w:r>
          </w:p>
        </w:tc>
        <w:tc>
          <w:tcPr>
            <w:tcW w:w="181" w:type="pct"/>
            <w:vAlign w:val="center"/>
          </w:tcPr>
          <w:p w14:paraId="393EB732" w14:textId="77777777" w:rsidR="005F293F" w:rsidRPr="00902CFE" w:rsidRDefault="00526A29" w:rsidP="005F293F">
            <w:pPr>
              <w:jc w:val="center"/>
              <w:rPr>
                <w:sz w:val="18"/>
                <w:szCs w:val="18"/>
              </w:rPr>
            </w:pPr>
            <w:r w:rsidRPr="00902CFE">
              <w:rPr>
                <w:sz w:val="18"/>
                <w:szCs w:val="18"/>
              </w:rPr>
              <w:t>X</w:t>
            </w:r>
          </w:p>
        </w:tc>
        <w:tc>
          <w:tcPr>
            <w:tcW w:w="355" w:type="pct"/>
            <w:vAlign w:val="center"/>
            <w:cellMerge w:id="1977" w:author="Powell, Deana" w:date="2026-03-05T15:34:00Z" w:vMerge="cont"/>
          </w:tcPr>
          <w:p w14:paraId="3606D2B4" w14:textId="77777777" w:rsidR="005F293F" w:rsidRPr="00554456" w:rsidRDefault="005F293F" w:rsidP="005F293F">
            <w:pPr>
              <w:rPr>
                <w:sz w:val="18"/>
                <w:szCs w:val="18"/>
              </w:rPr>
            </w:pPr>
          </w:p>
        </w:tc>
        <w:tc>
          <w:tcPr>
            <w:tcW w:w="383" w:type="pct"/>
            <w:vAlign w:val="center"/>
            <w:cellMerge w:id="1978" w:author="Powell, Deana" w:date="2026-03-05T15:34:00Z" w:vMerge="cont"/>
          </w:tcPr>
          <w:p w14:paraId="3ECE1F8E" w14:textId="77777777" w:rsidR="005F293F" w:rsidRPr="00554456" w:rsidRDefault="005F293F" w:rsidP="005F293F">
            <w:pPr>
              <w:jc w:val="center"/>
              <w:rPr>
                <w:sz w:val="18"/>
                <w:szCs w:val="18"/>
              </w:rPr>
            </w:pPr>
          </w:p>
        </w:tc>
        <w:tc>
          <w:tcPr>
            <w:tcW w:w="1390" w:type="pct"/>
            <w:cellMerge w:id="1979" w:author="Powell, Deana" w:date="2026-03-05T15:34:00Z" w:vMerge="cont"/>
          </w:tcPr>
          <w:p w14:paraId="049D4E1A" w14:textId="77777777" w:rsidR="005F293F" w:rsidRPr="00902CFE" w:rsidRDefault="005F293F" w:rsidP="005F293F">
            <w:pPr>
              <w:rPr>
                <w:sz w:val="18"/>
                <w:szCs w:val="18"/>
              </w:rPr>
            </w:pPr>
          </w:p>
        </w:tc>
      </w:tr>
      <w:tr w:rsidR="00CA657C" w14:paraId="434698CF" w14:textId="77777777" w:rsidTr="005F293F">
        <w:tc>
          <w:tcPr>
            <w:tcW w:w="703" w:type="pct"/>
            <w:tcBorders>
              <w:bottom w:val="single" w:sz="4" w:space="0" w:color="auto"/>
            </w:tcBorders>
            <w:vAlign w:val="center"/>
          </w:tcPr>
          <w:p w14:paraId="58E89C09" w14:textId="77777777" w:rsidR="005F293F" w:rsidRPr="00902CFE" w:rsidRDefault="00526A29" w:rsidP="005F293F">
            <w:pPr>
              <w:rPr>
                <w:sz w:val="18"/>
                <w:szCs w:val="18"/>
              </w:rPr>
            </w:pPr>
            <w:r w:rsidRPr="00902CFE">
              <w:rPr>
                <w:sz w:val="18"/>
                <w:szCs w:val="18"/>
              </w:rPr>
              <w:t>Health Resource Utilization</w:t>
            </w:r>
          </w:p>
        </w:tc>
        <w:tc>
          <w:tcPr>
            <w:tcW w:w="348" w:type="pct"/>
            <w:tcBorders>
              <w:bottom w:val="single" w:sz="4" w:space="0" w:color="auto"/>
            </w:tcBorders>
          </w:tcPr>
          <w:p w14:paraId="6EB6FD4D" w14:textId="77777777" w:rsidR="005F293F" w:rsidRPr="00902CFE" w:rsidRDefault="005F293F" w:rsidP="005F293F">
            <w:pPr>
              <w:rPr>
                <w:sz w:val="18"/>
                <w:szCs w:val="18"/>
              </w:rPr>
            </w:pPr>
          </w:p>
        </w:tc>
        <w:tc>
          <w:tcPr>
            <w:tcW w:w="2559" w:type="pct"/>
            <w:gridSpan w:val="11"/>
            <w:tcBorders>
              <w:bottom w:val="single" w:sz="4" w:space="0" w:color="auto"/>
            </w:tcBorders>
            <w:vAlign w:val="center"/>
          </w:tcPr>
          <w:p w14:paraId="7D2072B9" w14:textId="79BFE1BB" w:rsidR="005F293F" w:rsidRPr="00554456" w:rsidRDefault="00895D30" w:rsidP="005F293F">
            <w:pPr>
              <w:jc w:val="center"/>
              <w:rPr>
                <w:sz w:val="18"/>
                <w:szCs w:val="18"/>
              </w:rPr>
            </w:pPr>
            <w:del w:id="1980" w:author="Powell, Deana" w:date="2026-03-05T15:34:00Z" w16du:dateUtc="2026-03-05T20:34:00Z">
              <w:r>
                <w:rPr>
                  <w:noProof/>
                  <w:sz w:val="18"/>
                  <w:szCs w:val="18"/>
                </w:rPr>
                <mc:AlternateContent>
                  <mc:Choice Requires="wps">
                    <w:drawing>
                      <wp:anchor distT="0" distB="0" distL="114300" distR="114300" simplePos="0" relativeHeight="251713536" behindDoc="0" locked="0" layoutInCell="1" allowOverlap="1" wp14:anchorId="5143CCBA" wp14:editId="3111D6E9">
                        <wp:simplePos x="0" y="0"/>
                        <wp:positionH relativeFrom="column">
                          <wp:posOffset>-27305</wp:posOffset>
                        </wp:positionH>
                        <wp:positionV relativeFrom="paragraph">
                          <wp:posOffset>111125</wp:posOffset>
                        </wp:positionV>
                        <wp:extent cx="4234180" cy="13970"/>
                        <wp:effectExtent l="19050" t="76200" r="90170" b="100330"/>
                        <wp:wrapNone/>
                        <wp:docPr id="704310956" name="Straight Arrow Connector 704310956"/>
                        <wp:cNvGraphicFramePr/>
                        <a:graphic xmlns:a="http://schemas.openxmlformats.org/drawingml/2006/main">
                          <a:graphicData uri="http://schemas.microsoft.com/office/word/2010/wordprocessingShape">
                            <wps:wsp>
                              <wps:cNvCnPr/>
                              <wps:spPr>
                                <a:xfrm>
                                  <a:off x="0" y="0"/>
                                  <a:ext cx="4234180" cy="13970"/>
                                </a:xfrm>
                                <a:prstGeom prst="straightConnector1">
                                  <a:avLst/>
                                </a:prstGeom>
                                <a:ln>
                                  <a:headEnd type="triangle"/>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id="Straight Arrow Connector 15" o:spid="_x0000_s1035" type="#_x0000_t32" style="width:333.4pt;height:1.1pt;margin-top:8.75pt;margin-left:-2.15pt;mso-height-percent:0;mso-height-relative:margin;mso-width-percent:0;mso-width-relative:margin;mso-wrap-distance-bottom:0;mso-wrap-distance-left:9pt;mso-wrap-distance-right:9pt;mso-wrap-distance-top:0;position:absolute;v-text-anchor:top;z-index:251676672" fillcolor="this" stroked="t" strokecolor="black" strokeweight="0.75pt">
                        <v:stroke startarrow="block" endarrow="block"/>
                      </v:shape>
                    </w:pict>
                  </mc:Fallback>
                </mc:AlternateContent>
              </w:r>
            </w:del>
            <w:ins w:id="1981" w:author="Powell, Deana" w:date="2026-03-05T15:34:00Z" w16du:dateUtc="2026-03-05T20:34:00Z">
              <w:r w:rsidR="00526A29">
                <w:rPr>
                  <w:noProof/>
                  <w:sz w:val="18"/>
                  <w:szCs w:val="18"/>
                </w:rPr>
                <mc:AlternateContent>
                  <mc:Choice Requires="wps">
                    <w:drawing>
                      <wp:anchor distT="0" distB="0" distL="114300" distR="114300" simplePos="0" relativeHeight="251675648" behindDoc="0" locked="0" layoutInCell="1" allowOverlap="1" wp14:anchorId="79C490B3" wp14:editId="04F02D59">
                        <wp:simplePos x="0" y="0"/>
                        <wp:positionH relativeFrom="column">
                          <wp:posOffset>-78740</wp:posOffset>
                        </wp:positionH>
                        <wp:positionV relativeFrom="paragraph">
                          <wp:posOffset>81280</wp:posOffset>
                        </wp:positionV>
                        <wp:extent cx="4234180" cy="13970"/>
                        <wp:effectExtent l="19050" t="76200" r="90170" b="100330"/>
                        <wp:wrapNone/>
                        <wp:docPr id="15" name="Straight Arrow Connector 15"/>
                        <wp:cNvGraphicFramePr/>
                        <a:graphic xmlns:a="http://schemas.openxmlformats.org/drawingml/2006/main">
                          <a:graphicData uri="http://schemas.microsoft.com/office/word/2010/wordprocessingShape">
                            <wps:wsp>
                              <wps:cNvCnPr/>
                              <wps:spPr>
                                <a:xfrm>
                                  <a:off x="0" y="0"/>
                                  <a:ext cx="4234180" cy="13970"/>
                                </a:xfrm>
                                <a:prstGeom prst="straightConnector1">
                                  <a:avLst/>
                                </a:prstGeom>
                                <a:ln>
                                  <a:headEnd type="triangle"/>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http://schemas.openxmlformats.org/drawingml/2006/main">
                    <w:pict w14:anchorId="4673F5E0">
                      <v:shape id="Straight Arrow Connector 15" style="width:333.4pt;height:1.1pt;margin-top:6.4pt;margin-left:-6.2pt;mso-height-percent:0;mso-height-relative:margin;mso-width-percent:0;mso-width-relative:margin;mso-wrap-distance-bottom:0;mso-wrap-distance-left:9pt;mso-wrap-distance-right:9pt;mso-wrap-distance-top:0;position:absolute;v-text-anchor:top;z-index:251674624" o:spid="_x0000_s1030" fillcolor="this" stroked="t" strokecolor="black" strokeweight="0.75pt" type="#_x0000_t32">
                        <v:stroke startarrow="block" endarrow="block"/>
                      </v:shape>
                    </w:pict>
                  </mc:Fallback>
                </mc:AlternateContent>
              </w:r>
            </w:ins>
          </w:p>
        </w:tc>
        <w:tc>
          <w:tcPr>
            <w:tcW w:w="1390" w:type="pct"/>
          </w:tcPr>
          <w:p w14:paraId="60DE17DE" w14:textId="77777777" w:rsidR="005F293F" w:rsidRPr="00902CFE" w:rsidRDefault="00526A29" w:rsidP="005F293F">
            <w:pPr>
              <w:rPr>
                <w:sz w:val="18"/>
                <w:szCs w:val="18"/>
              </w:rPr>
            </w:pPr>
            <w:r>
              <w:rPr>
                <w:sz w:val="18"/>
                <w:szCs w:val="18"/>
              </w:rPr>
              <w:t>See Section 8.10 for specific requirements.</w:t>
            </w:r>
          </w:p>
        </w:tc>
      </w:tr>
      <w:tr w:rsidR="00CA657C" w14:paraId="7E6B0417" w14:textId="77777777" w:rsidTr="005F293F">
        <w:tc>
          <w:tcPr>
            <w:tcW w:w="703" w:type="pct"/>
            <w:tcBorders>
              <w:right w:val="nil"/>
            </w:tcBorders>
            <w:vAlign w:val="center"/>
          </w:tcPr>
          <w:p w14:paraId="06610C07" w14:textId="77777777" w:rsidR="005F293F" w:rsidRPr="00902CFE" w:rsidRDefault="00526A29" w:rsidP="00E108A9">
            <w:pPr>
              <w:pageBreakBefore/>
              <w:rPr>
                <w:sz w:val="18"/>
                <w:szCs w:val="18"/>
              </w:rPr>
            </w:pPr>
            <w:r w:rsidRPr="00902CFE">
              <w:rPr>
                <w:b/>
                <w:bCs/>
                <w:sz w:val="18"/>
                <w:szCs w:val="18"/>
              </w:rPr>
              <w:lastRenderedPageBreak/>
              <w:t>Safety Assessments</w:t>
            </w:r>
          </w:p>
        </w:tc>
        <w:tc>
          <w:tcPr>
            <w:tcW w:w="348" w:type="pct"/>
            <w:tcBorders>
              <w:right w:val="nil"/>
            </w:tcBorders>
          </w:tcPr>
          <w:p w14:paraId="54171F51" w14:textId="77777777" w:rsidR="005F293F" w:rsidRPr="00902CFE" w:rsidRDefault="005F293F" w:rsidP="005F293F">
            <w:pPr>
              <w:rPr>
                <w:sz w:val="18"/>
                <w:szCs w:val="18"/>
              </w:rPr>
            </w:pPr>
          </w:p>
        </w:tc>
        <w:tc>
          <w:tcPr>
            <w:tcW w:w="193" w:type="pct"/>
            <w:tcBorders>
              <w:left w:val="nil"/>
              <w:right w:val="nil"/>
            </w:tcBorders>
          </w:tcPr>
          <w:p w14:paraId="161937CD" w14:textId="77777777" w:rsidR="005F293F" w:rsidRPr="00554456" w:rsidRDefault="005F293F" w:rsidP="005F293F">
            <w:pPr>
              <w:rPr>
                <w:sz w:val="18"/>
                <w:szCs w:val="18"/>
              </w:rPr>
            </w:pPr>
          </w:p>
        </w:tc>
        <w:tc>
          <w:tcPr>
            <w:tcW w:w="215" w:type="pct"/>
            <w:tcBorders>
              <w:left w:val="nil"/>
              <w:right w:val="nil"/>
            </w:tcBorders>
          </w:tcPr>
          <w:p w14:paraId="607E70FD" w14:textId="77777777" w:rsidR="005F293F" w:rsidRPr="00554456" w:rsidRDefault="005F293F" w:rsidP="005F293F">
            <w:pPr>
              <w:rPr>
                <w:sz w:val="18"/>
                <w:szCs w:val="18"/>
              </w:rPr>
            </w:pPr>
          </w:p>
        </w:tc>
        <w:tc>
          <w:tcPr>
            <w:tcW w:w="215" w:type="pct"/>
            <w:tcBorders>
              <w:left w:val="nil"/>
              <w:right w:val="nil"/>
            </w:tcBorders>
          </w:tcPr>
          <w:p w14:paraId="6DC1789E" w14:textId="77777777" w:rsidR="005F293F" w:rsidRPr="00554456" w:rsidRDefault="005F293F" w:rsidP="005F293F">
            <w:pPr>
              <w:rPr>
                <w:sz w:val="18"/>
                <w:szCs w:val="18"/>
              </w:rPr>
            </w:pPr>
          </w:p>
        </w:tc>
        <w:tc>
          <w:tcPr>
            <w:tcW w:w="216" w:type="pct"/>
            <w:tcBorders>
              <w:left w:val="nil"/>
              <w:right w:val="nil"/>
            </w:tcBorders>
          </w:tcPr>
          <w:p w14:paraId="323D3604" w14:textId="77777777" w:rsidR="005F293F" w:rsidRPr="00554456" w:rsidRDefault="005F293F" w:rsidP="005F293F">
            <w:pPr>
              <w:rPr>
                <w:sz w:val="18"/>
                <w:szCs w:val="18"/>
              </w:rPr>
            </w:pPr>
          </w:p>
        </w:tc>
        <w:tc>
          <w:tcPr>
            <w:tcW w:w="234" w:type="pct"/>
            <w:tcBorders>
              <w:left w:val="nil"/>
              <w:right w:val="nil"/>
            </w:tcBorders>
          </w:tcPr>
          <w:p w14:paraId="714E1197" w14:textId="77777777" w:rsidR="005F293F" w:rsidRPr="00554456" w:rsidRDefault="005F293F" w:rsidP="005F293F">
            <w:pPr>
              <w:rPr>
                <w:sz w:val="18"/>
                <w:szCs w:val="18"/>
              </w:rPr>
            </w:pPr>
          </w:p>
        </w:tc>
        <w:tc>
          <w:tcPr>
            <w:tcW w:w="195" w:type="pct"/>
            <w:tcBorders>
              <w:left w:val="nil"/>
              <w:right w:val="nil"/>
            </w:tcBorders>
          </w:tcPr>
          <w:p w14:paraId="5B05BB66" w14:textId="77777777" w:rsidR="005F293F" w:rsidRPr="00554456" w:rsidRDefault="005F293F" w:rsidP="005F293F">
            <w:pPr>
              <w:rPr>
                <w:sz w:val="18"/>
                <w:szCs w:val="18"/>
              </w:rPr>
            </w:pPr>
          </w:p>
        </w:tc>
        <w:tc>
          <w:tcPr>
            <w:tcW w:w="191" w:type="pct"/>
            <w:tcBorders>
              <w:left w:val="nil"/>
              <w:right w:val="nil"/>
            </w:tcBorders>
          </w:tcPr>
          <w:p w14:paraId="05F3277A" w14:textId="77777777" w:rsidR="005F293F" w:rsidRPr="00554456" w:rsidRDefault="005F293F" w:rsidP="005F293F">
            <w:pPr>
              <w:rPr>
                <w:sz w:val="18"/>
                <w:szCs w:val="18"/>
              </w:rPr>
            </w:pPr>
          </w:p>
        </w:tc>
        <w:tc>
          <w:tcPr>
            <w:tcW w:w="181" w:type="pct"/>
            <w:tcBorders>
              <w:left w:val="nil"/>
              <w:right w:val="nil"/>
            </w:tcBorders>
          </w:tcPr>
          <w:p w14:paraId="5C3E2A9E" w14:textId="77777777" w:rsidR="005F293F" w:rsidRPr="00554456" w:rsidRDefault="005F293F" w:rsidP="005F293F">
            <w:pPr>
              <w:rPr>
                <w:sz w:val="18"/>
                <w:szCs w:val="18"/>
              </w:rPr>
            </w:pPr>
          </w:p>
        </w:tc>
        <w:tc>
          <w:tcPr>
            <w:tcW w:w="181" w:type="pct"/>
            <w:tcBorders>
              <w:left w:val="nil"/>
              <w:right w:val="nil"/>
            </w:tcBorders>
          </w:tcPr>
          <w:p w14:paraId="57F5CB2F" w14:textId="77777777" w:rsidR="005F293F" w:rsidRPr="00554456" w:rsidRDefault="005F293F" w:rsidP="005F293F">
            <w:pPr>
              <w:rPr>
                <w:sz w:val="18"/>
                <w:szCs w:val="18"/>
              </w:rPr>
            </w:pPr>
          </w:p>
        </w:tc>
        <w:tc>
          <w:tcPr>
            <w:tcW w:w="355" w:type="pct"/>
            <w:tcBorders>
              <w:left w:val="nil"/>
              <w:right w:val="nil"/>
            </w:tcBorders>
          </w:tcPr>
          <w:p w14:paraId="0B80B779" w14:textId="77777777" w:rsidR="005F293F" w:rsidRPr="00554456" w:rsidRDefault="005F293F" w:rsidP="005F293F">
            <w:pPr>
              <w:rPr>
                <w:sz w:val="18"/>
                <w:szCs w:val="18"/>
              </w:rPr>
            </w:pPr>
          </w:p>
        </w:tc>
        <w:tc>
          <w:tcPr>
            <w:tcW w:w="383" w:type="pct"/>
            <w:tcBorders>
              <w:left w:val="nil"/>
            </w:tcBorders>
          </w:tcPr>
          <w:p w14:paraId="640B57EC" w14:textId="77777777" w:rsidR="005F293F" w:rsidRPr="00554456" w:rsidRDefault="005F293F" w:rsidP="005F293F">
            <w:pPr>
              <w:rPr>
                <w:sz w:val="18"/>
                <w:szCs w:val="18"/>
              </w:rPr>
            </w:pPr>
          </w:p>
        </w:tc>
        <w:tc>
          <w:tcPr>
            <w:tcW w:w="1390" w:type="pct"/>
            <w:vAlign w:val="center"/>
          </w:tcPr>
          <w:p w14:paraId="2238F711" w14:textId="77777777" w:rsidR="005F293F" w:rsidRPr="00902CFE" w:rsidRDefault="00526A29" w:rsidP="005F293F">
            <w:pPr>
              <w:rPr>
                <w:sz w:val="18"/>
                <w:szCs w:val="18"/>
              </w:rPr>
            </w:pPr>
            <w:r w:rsidRPr="00902CFE">
              <w:rPr>
                <w:sz w:val="18"/>
                <w:szCs w:val="18"/>
              </w:rPr>
              <w:t>All assessments are to be performed before dosing.</w:t>
            </w:r>
          </w:p>
        </w:tc>
      </w:tr>
      <w:tr w:rsidR="00CA657C" w14:paraId="46665EDB" w14:textId="77777777" w:rsidTr="005F293F">
        <w:tc>
          <w:tcPr>
            <w:tcW w:w="703" w:type="pct"/>
            <w:vAlign w:val="center"/>
          </w:tcPr>
          <w:p w14:paraId="6A88DA0B" w14:textId="77777777" w:rsidR="005F293F" w:rsidRPr="00902CFE" w:rsidRDefault="00526A29" w:rsidP="005F293F">
            <w:pPr>
              <w:rPr>
                <w:sz w:val="18"/>
                <w:szCs w:val="18"/>
              </w:rPr>
            </w:pPr>
            <w:r w:rsidRPr="00902CFE">
              <w:rPr>
                <w:sz w:val="18"/>
                <w:szCs w:val="18"/>
              </w:rPr>
              <w:t>Full Physical Examination</w:t>
            </w:r>
          </w:p>
        </w:tc>
        <w:tc>
          <w:tcPr>
            <w:tcW w:w="348" w:type="pct"/>
            <w:vAlign w:val="center"/>
          </w:tcPr>
          <w:p w14:paraId="1F21C339" w14:textId="77777777" w:rsidR="005F293F" w:rsidRPr="00902CFE" w:rsidRDefault="00526A29" w:rsidP="005F293F">
            <w:pPr>
              <w:jc w:val="center"/>
              <w:rPr>
                <w:sz w:val="18"/>
                <w:szCs w:val="18"/>
              </w:rPr>
            </w:pPr>
            <w:r w:rsidRPr="00902CFE">
              <w:rPr>
                <w:sz w:val="18"/>
                <w:szCs w:val="18"/>
              </w:rPr>
              <w:t>X</w:t>
            </w:r>
          </w:p>
        </w:tc>
        <w:tc>
          <w:tcPr>
            <w:tcW w:w="193" w:type="pct"/>
            <w:vAlign w:val="center"/>
          </w:tcPr>
          <w:p w14:paraId="6D4B1268" w14:textId="77777777" w:rsidR="005F293F" w:rsidRPr="00554456" w:rsidRDefault="005F293F" w:rsidP="005F293F">
            <w:pPr>
              <w:jc w:val="center"/>
              <w:rPr>
                <w:sz w:val="18"/>
                <w:szCs w:val="18"/>
              </w:rPr>
            </w:pPr>
          </w:p>
        </w:tc>
        <w:tc>
          <w:tcPr>
            <w:tcW w:w="215" w:type="pct"/>
            <w:vAlign w:val="center"/>
          </w:tcPr>
          <w:p w14:paraId="740E2287" w14:textId="77777777" w:rsidR="005F293F" w:rsidRPr="00554456" w:rsidRDefault="005F293F" w:rsidP="005F293F">
            <w:pPr>
              <w:jc w:val="center"/>
              <w:rPr>
                <w:sz w:val="18"/>
                <w:szCs w:val="18"/>
              </w:rPr>
            </w:pPr>
          </w:p>
        </w:tc>
        <w:tc>
          <w:tcPr>
            <w:tcW w:w="215" w:type="pct"/>
            <w:vAlign w:val="center"/>
          </w:tcPr>
          <w:p w14:paraId="5D4F93E5" w14:textId="77777777" w:rsidR="005F293F" w:rsidRPr="00554456" w:rsidRDefault="005F293F" w:rsidP="005F293F">
            <w:pPr>
              <w:jc w:val="center"/>
              <w:rPr>
                <w:sz w:val="18"/>
                <w:szCs w:val="18"/>
              </w:rPr>
            </w:pPr>
          </w:p>
        </w:tc>
        <w:tc>
          <w:tcPr>
            <w:tcW w:w="216" w:type="pct"/>
            <w:vAlign w:val="center"/>
          </w:tcPr>
          <w:p w14:paraId="50E9A5F6" w14:textId="77777777" w:rsidR="005F293F" w:rsidRPr="00554456" w:rsidRDefault="005F293F" w:rsidP="005F293F">
            <w:pPr>
              <w:jc w:val="center"/>
              <w:rPr>
                <w:sz w:val="18"/>
                <w:szCs w:val="18"/>
              </w:rPr>
            </w:pPr>
          </w:p>
        </w:tc>
        <w:tc>
          <w:tcPr>
            <w:tcW w:w="234" w:type="pct"/>
            <w:vAlign w:val="center"/>
          </w:tcPr>
          <w:p w14:paraId="2E90AC2E" w14:textId="77777777" w:rsidR="005F293F" w:rsidRPr="00554456" w:rsidRDefault="005F293F" w:rsidP="005F293F">
            <w:pPr>
              <w:jc w:val="center"/>
              <w:rPr>
                <w:sz w:val="18"/>
                <w:szCs w:val="18"/>
              </w:rPr>
            </w:pPr>
          </w:p>
        </w:tc>
        <w:tc>
          <w:tcPr>
            <w:tcW w:w="195" w:type="pct"/>
            <w:vAlign w:val="center"/>
          </w:tcPr>
          <w:p w14:paraId="7F2A2411" w14:textId="77777777" w:rsidR="005F293F" w:rsidRPr="00554456" w:rsidRDefault="005F293F" w:rsidP="005F293F">
            <w:pPr>
              <w:jc w:val="center"/>
              <w:rPr>
                <w:sz w:val="18"/>
                <w:szCs w:val="18"/>
              </w:rPr>
            </w:pPr>
          </w:p>
        </w:tc>
        <w:tc>
          <w:tcPr>
            <w:tcW w:w="191" w:type="pct"/>
            <w:vAlign w:val="center"/>
          </w:tcPr>
          <w:p w14:paraId="0EB6ABB2" w14:textId="77777777" w:rsidR="005F293F" w:rsidRPr="00554456" w:rsidRDefault="005F293F" w:rsidP="005F293F">
            <w:pPr>
              <w:jc w:val="center"/>
              <w:rPr>
                <w:sz w:val="18"/>
                <w:szCs w:val="18"/>
              </w:rPr>
            </w:pPr>
          </w:p>
        </w:tc>
        <w:tc>
          <w:tcPr>
            <w:tcW w:w="181" w:type="pct"/>
            <w:vAlign w:val="center"/>
          </w:tcPr>
          <w:p w14:paraId="10E58789" w14:textId="77777777" w:rsidR="005F293F" w:rsidRPr="00554456" w:rsidRDefault="005F293F" w:rsidP="005F293F">
            <w:pPr>
              <w:jc w:val="center"/>
              <w:rPr>
                <w:sz w:val="18"/>
                <w:szCs w:val="18"/>
              </w:rPr>
            </w:pPr>
          </w:p>
        </w:tc>
        <w:tc>
          <w:tcPr>
            <w:tcW w:w="181" w:type="pct"/>
            <w:vAlign w:val="center"/>
          </w:tcPr>
          <w:p w14:paraId="508D4B44" w14:textId="77777777" w:rsidR="005F293F" w:rsidRPr="00554456" w:rsidRDefault="005F293F" w:rsidP="005F293F">
            <w:pPr>
              <w:jc w:val="center"/>
              <w:rPr>
                <w:sz w:val="18"/>
                <w:szCs w:val="18"/>
              </w:rPr>
            </w:pPr>
          </w:p>
        </w:tc>
        <w:tc>
          <w:tcPr>
            <w:tcW w:w="355" w:type="pct"/>
            <w:vAlign w:val="center"/>
          </w:tcPr>
          <w:p w14:paraId="578D47E5" w14:textId="77777777" w:rsidR="005F293F" w:rsidRPr="00554456" w:rsidRDefault="005F293F" w:rsidP="005F293F">
            <w:pPr>
              <w:jc w:val="center"/>
              <w:rPr>
                <w:sz w:val="18"/>
                <w:szCs w:val="18"/>
              </w:rPr>
            </w:pPr>
          </w:p>
        </w:tc>
        <w:tc>
          <w:tcPr>
            <w:tcW w:w="383" w:type="pct"/>
          </w:tcPr>
          <w:p w14:paraId="620BEE03" w14:textId="77777777" w:rsidR="005F293F" w:rsidRPr="00554456" w:rsidRDefault="005F293F" w:rsidP="005F293F">
            <w:pPr>
              <w:rPr>
                <w:sz w:val="18"/>
                <w:szCs w:val="18"/>
              </w:rPr>
            </w:pPr>
          </w:p>
        </w:tc>
        <w:tc>
          <w:tcPr>
            <w:tcW w:w="1390" w:type="pct"/>
            <w:vAlign w:val="center"/>
          </w:tcPr>
          <w:p w14:paraId="7EB6D06A" w14:textId="77777777" w:rsidR="005F293F" w:rsidRPr="00902CFE" w:rsidRDefault="00526A29" w:rsidP="005F293F">
            <w:pPr>
              <w:widowControl w:val="0"/>
              <w:rPr>
                <w:sz w:val="18"/>
                <w:szCs w:val="18"/>
              </w:rPr>
            </w:pPr>
            <w:r w:rsidRPr="00902CFE">
              <w:rPr>
                <w:sz w:val="18"/>
                <w:szCs w:val="18"/>
              </w:rPr>
              <w:t xml:space="preserve">See Section 8.3.1 for specific requirements. </w:t>
            </w:r>
          </w:p>
        </w:tc>
      </w:tr>
      <w:tr w:rsidR="00CA657C" w14:paraId="4CD62F89" w14:textId="77777777" w:rsidTr="005F293F">
        <w:tc>
          <w:tcPr>
            <w:tcW w:w="703" w:type="pct"/>
            <w:vAlign w:val="center"/>
          </w:tcPr>
          <w:p w14:paraId="6051C435" w14:textId="77777777" w:rsidR="005F293F" w:rsidRPr="00902CFE" w:rsidRDefault="00526A29" w:rsidP="005F293F">
            <w:pPr>
              <w:rPr>
                <w:sz w:val="18"/>
                <w:szCs w:val="18"/>
              </w:rPr>
            </w:pPr>
            <w:r w:rsidRPr="00902CFE">
              <w:rPr>
                <w:sz w:val="18"/>
                <w:szCs w:val="18"/>
              </w:rPr>
              <w:t>Directed Physical Examination</w:t>
            </w:r>
          </w:p>
        </w:tc>
        <w:tc>
          <w:tcPr>
            <w:tcW w:w="348" w:type="pct"/>
            <w:vAlign w:val="center"/>
          </w:tcPr>
          <w:p w14:paraId="3BE11E7D" w14:textId="77777777" w:rsidR="005F293F" w:rsidRPr="00902CFE" w:rsidRDefault="005F293F" w:rsidP="005F293F">
            <w:pPr>
              <w:jc w:val="center"/>
              <w:rPr>
                <w:sz w:val="18"/>
                <w:szCs w:val="18"/>
              </w:rPr>
            </w:pPr>
          </w:p>
        </w:tc>
        <w:tc>
          <w:tcPr>
            <w:tcW w:w="193" w:type="pct"/>
            <w:vAlign w:val="center"/>
          </w:tcPr>
          <w:p w14:paraId="465B7734" w14:textId="77777777" w:rsidR="005F293F" w:rsidRPr="00554456" w:rsidRDefault="00526A29" w:rsidP="005F293F">
            <w:pPr>
              <w:jc w:val="center"/>
              <w:rPr>
                <w:sz w:val="18"/>
                <w:szCs w:val="18"/>
              </w:rPr>
            </w:pPr>
            <w:r w:rsidRPr="00902CFE">
              <w:rPr>
                <w:sz w:val="18"/>
                <w:szCs w:val="18"/>
              </w:rPr>
              <w:t>X</w:t>
            </w:r>
          </w:p>
        </w:tc>
        <w:tc>
          <w:tcPr>
            <w:tcW w:w="215" w:type="pct"/>
            <w:vAlign w:val="center"/>
          </w:tcPr>
          <w:p w14:paraId="3DF8DEE8" w14:textId="77777777" w:rsidR="005F293F" w:rsidRPr="00554456" w:rsidRDefault="005F293F" w:rsidP="005F293F">
            <w:pPr>
              <w:jc w:val="center"/>
              <w:rPr>
                <w:sz w:val="18"/>
                <w:szCs w:val="18"/>
              </w:rPr>
            </w:pPr>
          </w:p>
        </w:tc>
        <w:tc>
          <w:tcPr>
            <w:tcW w:w="215" w:type="pct"/>
            <w:vAlign w:val="center"/>
          </w:tcPr>
          <w:p w14:paraId="0F8C3C08" w14:textId="77777777" w:rsidR="005F293F" w:rsidRPr="00554456" w:rsidRDefault="005F293F" w:rsidP="005F293F">
            <w:pPr>
              <w:jc w:val="center"/>
              <w:rPr>
                <w:sz w:val="18"/>
                <w:szCs w:val="18"/>
              </w:rPr>
            </w:pPr>
          </w:p>
        </w:tc>
        <w:tc>
          <w:tcPr>
            <w:tcW w:w="216" w:type="pct"/>
            <w:vAlign w:val="center"/>
          </w:tcPr>
          <w:p w14:paraId="11E7B8E7" w14:textId="77777777" w:rsidR="005F293F" w:rsidRPr="00554456" w:rsidRDefault="005F293F" w:rsidP="005F293F">
            <w:pPr>
              <w:jc w:val="center"/>
              <w:rPr>
                <w:sz w:val="18"/>
                <w:szCs w:val="18"/>
              </w:rPr>
            </w:pPr>
          </w:p>
        </w:tc>
        <w:tc>
          <w:tcPr>
            <w:tcW w:w="234" w:type="pct"/>
            <w:vAlign w:val="center"/>
          </w:tcPr>
          <w:p w14:paraId="01AD4007" w14:textId="77777777" w:rsidR="005F293F" w:rsidRPr="00554456" w:rsidRDefault="00526A29" w:rsidP="005F293F">
            <w:pPr>
              <w:jc w:val="center"/>
              <w:rPr>
                <w:sz w:val="18"/>
                <w:szCs w:val="18"/>
              </w:rPr>
            </w:pPr>
            <w:r w:rsidRPr="00902CFE">
              <w:rPr>
                <w:sz w:val="18"/>
                <w:szCs w:val="18"/>
              </w:rPr>
              <w:t>X</w:t>
            </w:r>
          </w:p>
        </w:tc>
        <w:tc>
          <w:tcPr>
            <w:tcW w:w="195" w:type="pct"/>
            <w:vAlign w:val="center"/>
          </w:tcPr>
          <w:p w14:paraId="6E7DF24E" w14:textId="77777777" w:rsidR="005F293F" w:rsidRPr="00554456" w:rsidRDefault="00526A29" w:rsidP="005F293F">
            <w:pPr>
              <w:jc w:val="center"/>
              <w:rPr>
                <w:sz w:val="18"/>
                <w:szCs w:val="18"/>
              </w:rPr>
            </w:pPr>
            <w:r w:rsidRPr="00902CFE">
              <w:rPr>
                <w:sz w:val="18"/>
                <w:szCs w:val="18"/>
              </w:rPr>
              <w:t>X</w:t>
            </w:r>
          </w:p>
        </w:tc>
        <w:tc>
          <w:tcPr>
            <w:tcW w:w="191" w:type="pct"/>
            <w:vAlign w:val="center"/>
          </w:tcPr>
          <w:p w14:paraId="70C58928" w14:textId="77777777" w:rsidR="005F293F" w:rsidRPr="00554456" w:rsidRDefault="00526A29" w:rsidP="005F293F">
            <w:pPr>
              <w:jc w:val="center"/>
              <w:rPr>
                <w:sz w:val="18"/>
                <w:szCs w:val="18"/>
              </w:rPr>
            </w:pPr>
            <w:r w:rsidRPr="00902CFE">
              <w:rPr>
                <w:sz w:val="18"/>
                <w:szCs w:val="18"/>
              </w:rPr>
              <w:t>X</w:t>
            </w:r>
          </w:p>
        </w:tc>
        <w:tc>
          <w:tcPr>
            <w:tcW w:w="181" w:type="pct"/>
            <w:vAlign w:val="center"/>
          </w:tcPr>
          <w:p w14:paraId="652BA6CF" w14:textId="77777777" w:rsidR="005F293F" w:rsidRPr="00554456" w:rsidRDefault="00526A29" w:rsidP="005F293F">
            <w:pPr>
              <w:jc w:val="center"/>
              <w:rPr>
                <w:sz w:val="18"/>
                <w:szCs w:val="18"/>
              </w:rPr>
            </w:pPr>
            <w:r w:rsidRPr="00902CFE">
              <w:rPr>
                <w:sz w:val="18"/>
                <w:szCs w:val="18"/>
              </w:rPr>
              <w:t>X</w:t>
            </w:r>
          </w:p>
        </w:tc>
        <w:tc>
          <w:tcPr>
            <w:tcW w:w="181" w:type="pct"/>
            <w:vAlign w:val="center"/>
          </w:tcPr>
          <w:p w14:paraId="56AB46F6" w14:textId="77777777" w:rsidR="005F293F" w:rsidRPr="00554456" w:rsidRDefault="00526A29" w:rsidP="005F293F">
            <w:pPr>
              <w:jc w:val="center"/>
              <w:rPr>
                <w:sz w:val="18"/>
                <w:szCs w:val="18"/>
              </w:rPr>
            </w:pPr>
            <w:r w:rsidRPr="00902CFE">
              <w:rPr>
                <w:sz w:val="18"/>
                <w:szCs w:val="18"/>
              </w:rPr>
              <w:t>X</w:t>
            </w:r>
          </w:p>
        </w:tc>
        <w:tc>
          <w:tcPr>
            <w:tcW w:w="355" w:type="pct"/>
            <w:vAlign w:val="center"/>
          </w:tcPr>
          <w:p w14:paraId="03CE3D90" w14:textId="77777777" w:rsidR="005F293F" w:rsidRPr="00554456" w:rsidRDefault="005F293F" w:rsidP="005F293F">
            <w:pPr>
              <w:jc w:val="center"/>
              <w:rPr>
                <w:sz w:val="18"/>
                <w:szCs w:val="18"/>
              </w:rPr>
            </w:pPr>
          </w:p>
        </w:tc>
        <w:tc>
          <w:tcPr>
            <w:tcW w:w="383" w:type="pct"/>
            <w:vAlign w:val="center"/>
          </w:tcPr>
          <w:p w14:paraId="1A1C69E6" w14:textId="77777777" w:rsidR="005F293F" w:rsidRPr="00554456" w:rsidRDefault="00526A29" w:rsidP="005F293F">
            <w:pPr>
              <w:jc w:val="center"/>
              <w:rPr>
                <w:sz w:val="18"/>
                <w:szCs w:val="18"/>
              </w:rPr>
            </w:pPr>
            <w:r>
              <w:rPr>
                <w:sz w:val="18"/>
                <w:szCs w:val="18"/>
              </w:rPr>
              <w:t>X– starting C7 (W25)</w:t>
            </w:r>
          </w:p>
        </w:tc>
        <w:tc>
          <w:tcPr>
            <w:tcW w:w="1390" w:type="pct"/>
            <w:vAlign w:val="center"/>
          </w:tcPr>
          <w:p w14:paraId="4F1752F4" w14:textId="77777777" w:rsidR="005F293F" w:rsidRPr="00902CFE" w:rsidRDefault="00526A29" w:rsidP="005F293F">
            <w:pPr>
              <w:rPr>
                <w:sz w:val="18"/>
                <w:szCs w:val="18"/>
              </w:rPr>
            </w:pPr>
            <w:r w:rsidRPr="00902CFE">
              <w:rPr>
                <w:sz w:val="18"/>
                <w:szCs w:val="18"/>
              </w:rPr>
              <w:t>Review of new clinically significant abnormal findings.</w:t>
            </w:r>
            <w:r w:rsidRPr="00902CFE">
              <w:rPr>
                <w:sz w:val="20"/>
                <w:szCs w:val="20"/>
              </w:rPr>
              <w:t xml:space="preserve"> </w:t>
            </w:r>
            <w:r w:rsidRPr="00902CFE">
              <w:rPr>
                <w:sz w:val="18"/>
                <w:szCs w:val="18"/>
              </w:rPr>
              <w:t>See Section 8.3.1 for specific requirements.</w:t>
            </w:r>
          </w:p>
        </w:tc>
      </w:tr>
      <w:tr w:rsidR="00CA657C" w14:paraId="6B14171D" w14:textId="77777777" w:rsidTr="005F293F">
        <w:tc>
          <w:tcPr>
            <w:tcW w:w="703" w:type="pct"/>
            <w:vAlign w:val="center"/>
          </w:tcPr>
          <w:p w14:paraId="4FEA6CE4" w14:textId="77777777" w:rsidR="005F293F" w:rsidRPr="00902CFE" w:rsidRDefault="00526A29" w:rsidP="005F293F">
            <w:pPr>
              <w:rPr>
                <w:sz w:val="18"/>
                <w:szCs w:val="18"/>
              </w:rPr>
            </w:pPr>
            <w:r w:rsidRPr="00902CFE">
              <w:rPr>
                <w:sz w:val="18"/>
                <w:szCs w:val="18"/>
              </w:rPr>
              <w:t>Height</w:t>
            </w:r>
          </w:p>
        </w:tc>
        <w:tc>
          <w:tcPr>
            <w:tcW w:w="348" w:type="pct"/>
            <w:vAlign w:val="center"/>
          </w:tcPr>
          <w:p w14:paraId="6F6043A9" w14:textId="77777777" w:rsidR="005F293F" w:rsidRPr="00902CFE" w:rsidRDefault="00526A29" w:rsidP="005F293F">
            <w:pPr>
              <w:jc w:val="center"/>
              <w:rPr>
                <w:sz w:val="18"/>
                <w:szCs w:val="18"/>
              </w:rPr>
            </w:pPr>
            <w:r w:rsidRPr="00902CFE">
              <w:rPr>
                <w:sz w:val="18"/>
                <w:szCs w:val="18"/>
              </w:rPr>
              <w:t>X</w:t>
            </w:r>
          </w:p>
        </w:tc>
        <w:tc>
          <w:tcPr>
            <w:tcW w:w="193" w:type="pct"/>
            <w:vAlign w:val="center"/>
          </w:tcPr>
          <w:p w14:paraId="5B10AC9E" w14:textId="77777777" w:rsidR="005F293F" w:rsidRPr="00554456" w:rsidRDefault="005F293F" w:rsidP="005F293F">
            <w:pPr>
              <w:jc w:val="center"/>
              <w:rPr>
                <w:sz w:val="18"/>
                <w:szCs w:val="18"/>
              </w:rPr>
            </w:pPr>
          </w:p>
        </w:tc>
        <w:tc>
          <w:tcPr>
            <w:tcW w:w="215" w:type="pct"/>
            <w:vAlign w:val="center"/>
          </w:tcPr>
          <w:p w14:paraId="29BB1DEA" w14:textId="77777777" w:rsidR="005F293F" w:rsidRPr="00554456" w:rsidRDefault="005F293F" w:rsidP="005F293F">
            <w:pPr>
              <w:jc w:val="center"/>
              <w:rPr>
                <w:sz w:val="18"/>
                <w:szCs w:val="18"/>
              </w:rPr>
            </w:pPr>
          </w:p>
        </w:tc>
        <w:tc>
          <w:tcPr>
            <w:tcW w:w="215" w:type="pct"/>
            <w:vAlign w:val="center"/>
          </w:tcPr>
          <w:p w14:paraId="0A775ECC" w14:textId="77777777" w:rsidR="005F293F" w:rsidRPr="00554456" w:rsidRDefault="005F293F" w:rsidP="005F293F">
            <w:pPr>
              <w:jc w:val="center"/>
              <w:rPr>
                <w:sz w:val="18"/>
                <w:szCs w:val="18"/>
              </w:rPr>
            </w:pPr>
          </w:p>
        </w:tc>
        <w:tc>
          <w:tcPr>
            <w:tcW w:w="216" w:type="pct"/>
            <w:vAlign w:val="center"/>
          </w:tcPr>
          <w:p w14:paraId="207C61D9" w14:textId="77777777" w:rsidR="005F293F" w:rsidRPr="00554456" w:rsidRDefault="005F293F" w:rsidP="005F293F">
            <w:pPr>
              <w:jc w:val="center"/>
              <w:rPr>
                <w:sz w:val="18"/>
                <w:szCs w:val="18"/>
              </w:rPr>
            </w:pPr>
          </w:p>
        </w:tc>
        <w:tc>
          <w:tcPr>
            <w:tcW w:w="234" w:type="pct"/>
            <w:vAlign w:val="center"/>
          </w:tcPr>
          <w:p w14:paraId="5EC27BFA" w14:textId="77777777" w:rsidR="005F293F" w:rsidRPr="00554456" w:rsidRDefault="005F293F" w:rsidP="005F293F">
            <w:pPr>
              <w:jc w:val="center"/>
              <w:rPr>
                <w:sz w:val="18"/>
                <w:szCs w:val="18"/>
              </w:rPr>
            </w:pPr>
          </w:p>
        </w:tc>
        <w:tc>
          <w:tcPr>
            <w:tcW w:w="195" w:type="pct"/>
            <w:vAlign w:val="center"/>
          </w:tcPr>
          <w:p w14:paraId="661AFDDC" w14:textId="77777777" w:rsidR="005F293F" w:rsidRPr="00554456" w:rsidRDefault="005F293F" w:rsidP="005F293F">
            <w:pPr>
              <w:jc w:val="center"/>
              <w:rPr>
                <w:sz w:val="18"/>
                <w:szCs w:val="18"/>
              </w:rPr>
            </w:pPr>
          </w:p>
        </w:tc>
        <w:tc>
          <w:tcPr>
            <w:tcW w:w="191" w:type="pct"/>
            <w:vAlign w:val="center"/>
          </w:tcPr>
          <w:p w14:paraId="3489CB2C" w14:textId="77777777" w:rsidR="005F293F" w:rsidRPr="00554456" w:rsidRDefault="005F293F" w:rsidP="005F293F">
            <w:pPr>
              <w:jc w:val="center"/>
              <w:rPr>
                <w:sz w:val="18"/>
                <w:szCs w:val="18"/>
              </w:rPr>
            </w:pPr>
          </w:p>
        </w:tc>
        <w:tc>
          <w:tcPr>
            <w:tcW w:w="181" w:type="pct"/>
            <w:vAlign w:val="center"/>
          </w:tcPr>
          <w:p w14:paraId="25442031" w14:textId="77777777" w:rsidR="005F293F" w:rsidRPr="00554456" w:rsidRDefault="005F293F" w:rsidP="005F293F">
            <w:pPr>
              <w:jc w:val="center"/>
              <w:rPr>
                <w:sz w:val="18"/>
                <w:szCs w:val="18"/>
              </w:rPr>
            </w:pPr>
          </w:p>
        </w:tc>
        <w:tc>
          <w:tcPr>
            <w:tcW w:w="181" w:type="pct"/>
            <w:vAlign w:val="center"/>
          </w:tcPr>
          <w:p w14:paraId="4193BD09" w14:textId="77777777" w:rsidR="005F293F" w:rsidRPr="00554456" w:rsidRDefault="005F293F" w:rsidP="005F293F">
            <w:pPr>
              <w:jc w:val="center"/>
              <w:rPr>
                <w:sz w:val="18"/>
                <w:szCs w:val="18"/>
              </w:rPr>
            </w:pPr>
          </w:p>
        </w:tc>
        <w:tc>
          <w:tcPr>
            <w:tcW w:w="355" w:type="pct"/>
            <w:vAlign w:val="center"/>
          </w:tcPr>
          <w:p w14:paraId="5BC7D5D0" w14:textId="77777777" w:rsidR="005F293F" w:rsidRPr="00554456" w:rsidRDefault="005F293F" w:rsidP="005F293F">
            <w:pPr>
              <w:jc w:val="center"/>
              <w:rPr>
                <w:sz w:val="18"/>
                <w:szCs w:val="18"/>
              </w:rPr>
            </w:pPr>
          </w:p>
        </w:tc>
        <w:tc>
          <w:tcPr>
            <w:tcW w:w="383" w:type="pct"/>
          </w:tcPr>
          <w:p w14:paraId="1C627AB6" w14:textId="77777777" w:rsidR="005F293F" w:rsidRPr="00554456" w:rsidRDefault="005F293F" w:rsidP="005F293F">
            <w:pPr>
              <w:rPr>
                <w:sz w:val="18"/>
                <w:szCs w:val="18"/>
              </w:rPr>
            </w:pPr>
          </w:p>
        </w:tc>
        <w:tc>
          <w:tcPr>
            <w:tcW w:w="1390" w:type="pct"/>
            <w:vAlign w:val="center"/>
          </w:tcPr>
          <w:p w14:paraId="090A4C0C" w14:textId="77777777" w:rsidR="005F293F" w:rsidRPr="00902CFE" w:rsidRDefault="00526A29" w:rsidP="005F293F">
            <w:pPr>
              <w:rPr>
                <w:sz w:val="18"/>
                <w:szCs w:val="18"/>
              </w:rPr>
            </w:pPr>
            <w:r w:rsidRPr="00902CFE">
              <w:rPr>
                <w:sz w:val="18"/>
                <w:szCs w:val="18"/>
              </w:rPr>
              <w:t>Rituximab (or rituximab biosimilar) dosing is mg/m</w:t>
            </w:r>
            <w:r w:rsidRPr="00902CFE">
              <w:rPr>
                <w:sz w:val="18"/>
                <w:szCs w:val="18"/>
                <w:vertAlign w:val="superscript"/>
              </w:rPr>
              <w:t>2</w:t>
            </w:r>
            <w:r w:rsidRPr="00902CFE">
              <w:rPr>
                <w:sz w:val="18"/>
                <w:szCs w:val="18"/>
              </w:rPr>
              <w:t>, which requires height.</w:t>
            </w:r>
          </w:p>
        </w:tc>
      </w:tr>
      <w:tr w:rsidR="00CA657C" w14:paraId="526A8952" w14:textId="77777777" w:rsidTr="005F293F">
        <w:tc>
          <w:tcPr>
            <w:tcW w:w="703" w:type="pct"/>
            <w:vAlign w:val="center"/>
          </w:tcPr>
          <w:p w14:paraId="7CC79A8F" w14:textId="77777777" w:rsidR="005F293F" w:rsidRPr="00902CFE" w:rsidRDefault="00526A29" w:rsidP="005F293F">
            <w:pPr>
              <w:rPr>
                <w:sz w:val="18"/>
                <w:szCs w:val="18"/>
              </w:rPr>
            </w:pPr>
            <w:r w:rsidRPr="00902CFE">
              <w:rPr>
                <w:sz w:val="18"/>
                <w:szCs w:val="18"/>
              </w:rPr>
              <w:t>Weight</w:t>
            </w:r>
          </w:p>
        </w:tc>
        <w:tc>
          <w:tcPr>
            <w:tcW w:w="348" w:type="pct"/>
            <w:vAlign w:val="center"/>
          </w:tcPr>
          <w:p w14:paraId="108156DD" w14:textId="77777777" w:rsidR="005F293F" w:rsidRPr="00902CFE" w:rsidRDefault="00526A29" w:rsidP="005F293F">
            <w:pPr>
              <w:jc w:val="center"/>
              <w:rPr>
                <w:sz w:val="18"/>
                <w:szCs w:val="18"/>
              </w:rPr>
            </w:pPr>
            <w:r w:rsidRPr="00902CFE">
              <w:rPr>
                <w:sz w:val="18"/>
                <w:szCs w:val="18"/>
              </w:rPr>
              <w:t>X</w:t>
            </w:r>
          </w:p>
        </w:tc>
        <w:tc>
          <w:tcPr>
            <w:tcW w:w="193" w:type="pct"/>
            <w:vAlign w:val="center"/>
          </w:tcPr>
          <w:p w14:paraId="4CEE19F3" w14:textId="77777777" w:rsidR="005F293F" w:rsidRPr="00554456" w:rsidRDefault="00526A29" w:rsidP="005F293F">
            <w:pPr>
              <w:jc w:val="center"/>
              <w:rPr>
                <w:sz w:val="18"/>
                <w:szCs w:val="18"/>
              </w:rPr>
            </w:pPr>
            <w:r w:rsidRPr="00902CFE">
              <w:rPr>
                <w:sz w:val="18"/>
                <w:szCs w:val="18"/>
              </w:rPr>
              <w:t>X</w:t>
            </w:r>
          </w:p>
        </w:tc>
        <w:tc>
          <w:tcPr>
            <w:tcW w:w="215" w:type="pct"/>
            <w:vAlign w:val="center"/>
          </w:tcPr>
          <w:p w14:paraId="65666BEC" w14:textId="77777777" w:rsidR="005F293F" w:rsidRPr="00554456" w:rsidRDefault="005F293F" w:rsidP="005F293F">
            <w:pPr>
              <w:jc w:val="center"/>
              <w:rPr>
                <w:sz w:val="18"/>
                <w:szCs w:val="18"/>
              </w:rPr>
            </w:pPr>
          </w:p>
        </w:tc>
        <w:tc>
          <w:tcPr>
            <w:tcW w:w="215" w:type="pct"/>
            <w:vAlign w:val="center"/>
          </w:tcPr>
          <w:p w14:paraId="2547251D" w14:textId="77777777" w:rsidR="005F293F" w:rsidRPr="00554456" w:rsidRDefault="005F293F" w:rsidP="005F293F">
            <w:pPr>
              <w:jc w:val="center"/>
              <w:rPr>
                <w:sz w:val="18"/>
                <w:szCs w:val="18"/>
              </w:rPr>
            </w:pPr>
          </w:p>
        </w:tc>
        <w:tc>
          <w:tcPr>
            <w:tcW w:w="216" w:type="pct"/>
            <w:vAlign w:val="center"/>
          </w:tcPr>
          <w:p w14:paraId="35677DFC" w14:textId="77777777" w:rsidR="005F293F" w:rsidRPr="00554456" w:rsidRDefault="005F293F" w:rsidP="005F293F">
            <w:pPr>
              <w:jc w:val="center"/>
              <w:rPr>
                <w:sz w:val="18"/>
                <w:szCs w:val="18"/>
              </w:rPr>
            </w:pPr>
          </w:p>
        </w:tc>
        <w:tc>
          <w:tcPr>
            <w:tcW w:w="234" w:type="pct"/>
            <w:vAlign w:val="center"/>
          </w:tcPr>
          <w:p w14:paraId="5E590C14" w14:textId="77777777" w:rsidR="005F293F" w:rsidRPr="00554456" w:rsidRDefault="00526A29" w:rsidP="005F293F">
            <w:pPr>
              <w:jc w:val="center"/>
              <w:rPr>
                <w:sz w:val="18"/>
                <w:szCs w:val="18"/>
              </w:rPr>
            </w:pPr>
            <w:r w:rsidRPr="00902CFE">
              <w:rPr>
                <w:sz w:val="18"/>
                <w:szCs w:val="18"/>
              </w:rPr>
              <w:t>X</w:t>
            </w:r>
          </w:p>
        </w:tc>
        <w:tc>
          <w:tcPr>
            <w:tcW w:w="195" w:type="pct"/>
            <w:vAlign w:val="center"/>
          </w:tcPr>
          <w:p w14:paraId="19314BD0" w14:textId="77777777" w:rsidR="005F293F" w:rsidRPr="00554456" w:rsidRDefault="00526A29" w:rsidP="005F293F">
            <w:pPr>
              <w:jc w:val="center"/>
              <w:rPr>
                <w:sz w:val="18"/>
                <w:szCs w:val="18"/>
              </w:rPr>
            </w:pPr>
            <w:r w:rsidRPr="00902CFE">
              <w:rPr>
                <w:sz w:val="18"/>
                <w:szCs w:val="18"/>
              </w:rPr>
              <w:t>X</w:t>
            </w:r>
          </w:p>
        </w:tc>
        <w:tc>
          <w:tcPr>
            <w:tcW w:w="191" w:type="pct"/>
            <w:vAlign w:val="center"/>
          </w:tcPr>
          <w:p w14:paraId="1336174C" w14:textId="77777777" w:rsidR="005F293F" w:rsidRPr="00554456" w:rsidRDefault="00526A29" w:rsidP="005F293F">
            <w:pPr>
              <w:jc w:val="center"/>
              <w:rPr>
                <w:sz w:val="18"/>
                <w:szCs w:val="18"/>
              </w:rPr>
            </w:pPr>
            <w:r w:rsidRPr="00902CFE">
              <w:rPr>
                <w:sz w:val="18"/>
                <w:szCs w:val="18"/>
              </w:rPr>
              <w:t>X</w:t>
            </w:r>
          </w:p>
        </w:tc>
        <w:tc>
          <w:tcPr>
            <w:tcW w:w="181" w:type="pct"/>
            <w:vAlign w:val="center"/>
          </w:tcPr>
          <w:p w14:paraId="1D2882F2" w14:textId="77777777" w:rsidR="005F293F" w:rsidRPr="00554456" w:rsidRDefault="00526A29" w:rsidP="005F293F">
            <w:pPr>
              <w:jc w:val="center"/>
              <w:rPr>
                <w:sz w:val="18"/>
                <w:szCs w:val="18"/>
              </w:rPr>
            </w:pPr>
            <w:r w:rsidRPr="00902CFE">
              <w:rPr>
                <w:sz w:val="18"/>
                <w:szCs w:val="18"/>
              </w:rPr>
              <w:t>X</w:t>
            </w:r>
          </w:p>
        </w:tc>
        <w:tc>
          <w:tcPr>
            <w:tcW w:w="181" w:type="pct"/>
            <w:vAlign w:val="center"/>
          </w:tcPr>
          <w:p w14:paraId="36344A91" w14:textId="77777777" w:rsidR="005F293F" w:rsidRPr="00554456" w:rsidRDefault="00526A29" w:rsidP="005F293F">
            <w:pPr>
              <w:jc w:val="center"/>
              <w:rPr>
                <w:sz w:val="18"/>
                <w:szCs w:val="18"/>
              </w:rPr>
            </w:pPr>
            <w:r w:rsidRPr="00902CFE">
              <w:rPr>
                <w:sz w:val="18"/>
                <w:szCs w:val="18"/>
              </w:rPr>
              <w:t>X</w:t>
            </w:r>
          </w:p>
        </w:tc>
        <w:tc>
          <w:tcPr>
            <w:tcW w:w="355" w:type="pct"/>
            <w:vAlign w:val="center"/>
          </w:tcPr>
          <w:p w14:paraId="0F1D6F8D" w14:textId="77777777" w:rsidR="005F293F" w:rsidRPr="00554456" w:rsidRDefault="005F293F" w:rsidP="005F293F">
            <w:pPr>
              <w:jc w:val="center"/>
              <w:rPr>
                <w:sz w:val="18"/>
                <w:szCs w:val="18"/>
              </w:rPr>
            </w:pPr>
          </w:p>
        </w:tc>
        <w:tc>
          <w:tcPr>
            <w:tcW w:w="383" w:type="pct"/>
            <w:vAlign w:val="center"/>
          </w:tcPr>
          <w:p w14:paraId="774D23A6" w14:textId="77777777" w:rsidR="005F293F" w:rsidRPr="00554456" w:rsidRDefault="00526A29" w:rsidP="005F293F">
            <w:pPr>
              <w:jc w:val="center"/>
              <w:rPr>
                <w:sz w:val="18"/>
                <w:szCs w:val="18"/>
              </w:rPr>
            </w:pPr>
            <w:r>
              <w:rPr>
                <w:sz w:val="18"/>
                <w:szCs w:val="18"/>
              </w:rPr>
              <w:t>X – starting C7 (W25)</w:t>
            </w:r>
          </w:p>
        </w:tc>
        <w:tc>
          <w:tcPr>
            <w:tcW w:w="1390" w:type="pct"/>
          </w:tcPr>
          <w:p w14:paraId="655D96AE" w14:textId="77777777" w:rsidR="005F293F" w:rsidRPr="00902CFE" w:rsidRDefault="005F293F" w:rsidP="005F293F">
            <w:pPr>
              <w:rPr>
                <w:sz w:val="18"/>
                <w:szCs w:val="18"/>
              </w:rPr>
            </w:pPr>
          </w:p>
        </w:tc>
      </w:tr>
      <w:tr w:rsidR="00CA657C" w14:paraId="2296E997" w14:textId="77777777" w:rsidTr="005F293F">
        <w:tc>
          <w:tcPr>
            <w:tcW w:w="703" w:type="pct"/>
            <w:vAlign w:val="center"/>
          </w:tcPr>
          <w:p w14:paraId="5C22EF25" w14:textId="77777777" w:rsidR="005F293F" w:rsidRPr="00902CFE" w:rsidRDefault="00526A29" w:rsidP="005F293F">
            <w:pPr>
              <w:rPr>
                <w:sz w:val="18"/>
                <w:szCs w:val="18"/>
              </w:rPr>
            </w:pPr>
            <w:r w:rsidRPr="00902CFE">
              <w:rPr>
                <w:sz w:val="18"/>
                <w:szCs w:val="18"/>
              </w:rPr>
              <w:t>ECOG PS</w:t>
            </w:r>
          </w:p>
        </w:tc>
        <w:tc>
          <w:tcPr>
            <w:tcW w:w="348" w:type="pct"/>
            <w:vAlign w:val="center"/>
          </w:tcPr>
          <w:p w14:paraId="433D4EE9" w14:textId="77777777" w:rsidR="005F293F" w:rsidRPr="00902CFE" w:rsidRDefault="00526A29" w:rsidP="005F293F">
            <w:pPr>
              <w:jc w:val="center"/>
              <w:rPr>
                <w:sz w:val="18"/>
                <w:szCs w:val="18"/>
              </w:rPr>
            </w:pPr>
            <w:r w:rsidRPr="00902CFE">
              <w:rPr>
                <w:sz w:val="18"/>
                <w:szCs w:val="18"/>
              </w:rPr>
              <w:t>X</w:t>
            </w:r>
          </w:p>
        </w:tc>
        <w:tc>
          <w:tcPr>
            <w:tcW w:w="193" w:type="pct"/>
            <w:vAlign w:val="center"/>
          </w:tcPr>
          <w:p w14:paraId="22090CC6" w14:textId="77777777" w:rsidR="005F293F" w:rsidRPr="00554456" w:rsidRDefault="00526A29" w:rsidP="005F293F">
            <w:pPr>
              <w:jc w:val="center"/>
              <w:rPr>
                <w:sz w:val="18"/>
                <w:szCs w:val="18"/>
              </w:rPr>
            </w:pPr>
            <w:r w:rsidRPr="00902CFE">
              <w:rPr>
                <w:sz w:val="18"/>
                <w:szCs w:val="18"/>
              </w:rPr>
              <w:t>X</w:t>
            </w:r>
          </w:p>
        </w:tc>
        <w:tc>
          <w:tcPr>
            <w:tcW w:w="215" w:type="pct"/>
            <w:vAlign w:val="center"/>
          </w:tcPr>
          <w:p w14:paraId="503BD062" w14:textId="77777777" w:rsidR="005F293F" w:rsidRPr="00554456" w:rsidRDefault="005F293F" w:rsidP="005F293F">
            <w:pPr>
              <w:jc w:val="center"/>
              <w:rPr>
                <w:sz w:val="18"/>
                <w:szCs w:val="18"/>
              </w:rPr>
            </w:pPr>
          </w:p>
        </w:tc>
        <w:tc>
          <w:tcPr>
            <w:tcW w:w="215" w:type="pct"/>
            <w:vAlign w:val="center"/>
          </w:tcPr>
          <w:p w14:paraId="21B6323E" w14:textId="77777777" w:rsidR="005F293F" w:rsidRPr="00554456" w:rsidRDefault="005F293F" w:rsidP="005F293F">
            <w:pPr>
              <w:jc w:val="center"/>
              <w:rPr>
                <w:sz w:val="18"/>
                <w:szCs w:val="18"/>
              </w:rPr>
            </w:pPr>
          </w:p>
        </w:tc>
        <w:tc>
          <w:tcPr>
            <w:tcW w:w="216" w:type="pct"/>
            <w:vAlign w:val="center"/>
          </w:tcPr>
          <w:p w14:paraId="65B24AEA" w14:textId="77777777" w:rsidR="005F293F" w:rsidRPr="00554456" w:rsidRDefault="005F293F" w:rsidP="005F293F">
            <w:pPr>
              <w:jc w:val="center"/>
              <w:rPr>
                <w:sz w:val="18"/>
                <w:szCs w:val="18"/>
              </w:rPr>
            </w:pPr>
          </w:p>
        </w:tc>
        <w:tc>
          <w:tcPr>
            <w:tcW w:w="234" w:type="pct"/>
            <w:vAlign w:val="center"/>
          </w:tcPr>
          <w:p w14:paraId="03F0DD69" w14:textId="77777777" w:rsidR="005F293F" w:rsidRPr="00554456" w:rsidRDefault="00526A29" w:rsidP="005F293F">
            <w:pPr>
              <w:jc w:val="center"/>
              <w:rPr>
                <w:sz w:val="18"/>
                <w:szCs w:val="18"/>
              </w:rPr>
            </w:pPr>
            <w:r w:rsidRPr="00902CFE">
              <w:rPr>
                <w:sz w:val="18"/>
                <w:szCs w:val="18"/>
              </w:rPr>
              <w:t>X</w:t>
            </w:r>
          </w:p>
        </w:tc>
        <w:tc>
          <w:tcPr>
            <w:tcW w:w="195" w:type="pct"/>
            <w:vAlign w:val="center"/>
          </w:tcPr>
          <w:p w14:paraId="4A6AB5EC" w14:textId="77777777" w:rsidR="005F293F" w:rsidRPr="00554456" w:rsidRDefault="00526A29" w:rsidP="005F293F">
            <w:pPr>
              <w:jc w:val="center"/>
              <w:rPr>
                <w:sz w:val="18"/>
                <w:szCs w:val="18"/>
              </w:rPr>
            </w:pPr>
            <w:r w:rsidRPr="00902CFE">
              <w:rPr>
                <w:sz w:val="18"/>
                <w:szCs w:val="18"/>
              </w:rPr>
              <w:t>X</w:t>
            </w:r>
          </w:p>
        </w:tc>
        <w:tc>
          <w:tcPr>
            <w:tcW w:w="191" w:type="pct"/>
            <w:vAlign w:val="center"/>
          </w:tcPr>
          <w:p w14:paraId="7AD20216" w14:textId="77777777" w:rsidR="005F293F" w:rsidRPr="00554456" w:rsidRDefault="00526A29" w:rsidP="005F293F">
            <w:pPr>
              <w:jc w:val="center"/>
              <w:rPr>
                <w:sz w:val="18"/>
                <w:szCs w:val="18"/>
              </w:rPr>
            </w:pPr>
            <w:r w:rsidRPr="00902CFE">
              <w:rPr>
                <w:sz w:val="18"/>
                <w:szCs w:val="18"/>
              </w:rPr>
              <w:t>X</w:t>
            </w:r>
          </w:p>
        </w:tc>
        <w:tc>
          <w:tcPr>
            <w:tcW w:w="181" w:type="pct"/>
            <w:vAlign w:val="center"/>
          </w:tcPr>
          <w:p w14:paraId="65A700A6" w14:textId="77777777" w:rsidR="005F293F" w:rsidRPr="00554456" w:rsidRDefault="00526A29" w:rsidP="005F293F">
            <w:pPr>
              <w:jc w:val="center"/>
              <w:rPr>
                <w:sz w:val="18"/>
                <w:szCs w:val="18"/>
              </w:rPr>
            </w:pPr>
            <w:r w:rsidRPr="00902CFE">
              <w:rPr>
                <w:sz w:val="18"/>
                <w:szCs w:val="18"/>
              </w:rPr>
              <w:t>X</w:t>
            </w:r>
          </w:p>
        </w:tc>
        <w:tc>
          <w:tcPr>
            <w:tcW w:w="181" w:type="pct"/>
            <w:vAlign w:val="center"/>
          </w:tcPr>
          <w:p w14:paraId="52D0C77B" w14:textId="77777777" w:rsidR="005F293F" w:rsidRPr="00554456" w:rsidRDefault="00526A29" w:rsidP="005F293F">
            <w:pPr>
              <w:jc w:val="center"/>
              <w:rPr>
                <w:sz w:val="18"/>
                <w:szCs w:val="18"/>
              </w:rPr>
            </w:pPr>
            <w:r w:rsidRPr="00902CFE">
              <w:rPr>
                <w:sz w:val="18"/>
                <w:szCs w:val="18"/>
              </w:rPr>
              <w:t>X</w:t>
            </w:r>
          </w:p>
        </w:tc>
        <w:tc>
          <w:tcPr>
            <w:tcW w:w="355" w:type="pct"/>
            <w:vAlign w:val="center"/>
          </w:tcPr>
          <w:p w14:paraId="2E819818" w14:textId="77777777" w:rsidR="005F293F" w:rsidRPr="00554456" w:rsidRDefault="005F293F" w:rsidP="005F293F">
            <w:pPr>
              <w:jc w:val="center"/>
              <w:rPr>
                <w:sz w:val="18"/>
                <w:szCs w:val="18"/>
              </w:rPr>
            </w:pPr>
          </w:p>
        </w:tc>
        <w:tc>
          <w:tcPr>
            <w:tcW w:w="383" w:type="pct"/>
            <w:vAlign w:val="center"/>
          </w:tcPr>
          <w:p w14:paraId="3CB4A577" w14:textId="77777777" w:rsidR="005F293F" w:rsidRPr="00554456" w:rsidRDefault="00526A29" w:rsidP="005F293F">
            <w:pPr>
              <w:jc w:val="center"/>
              <w:rPr>
                <w:sz w:val="18"/>
                <w:szCs w:val="18"/>
              </w:rPr>
            </w:pPr>
            <w:r>
              <w:rPr>
                <w:sz w:val="18"/>
                <w:szCs w:val="18"/>
              </w:rPr>
              <w:t>X – starting C7 (W25)</w:t>
            </w:r>
          </w:p>
        </w:tc>
        <w:tc>
          <w:tcPr>
            <w:tcW w:w="1390" w:type="pct"/>
            <w:vAlign w:val="center"/>
          </w:tcPr>
          <w:p w14:paraId="793C8A69" w14:textId="77777777" w:rsidR="005F293F" w:rsidRPr="00902CFE" w:rsidRDefault="00526A29" w:rsidP="005F293F">
            <w:pPr>
              <w:rPr>
                <w:sz w:val="18"/>
                <w:szCs w:val="18"/>
              </w:rPr>
            </w:pPr>
            <w:r w:rsidRPr="00902CFE">
              <w:rPr>
                <w:sz w:val="18"/>
                <w:szCs w:val="18"/>
              </w:rPr>
              <w:t>Screening assessment to be performed within 7 days of randomization.</w:t>
            </w:r>
          </w:p>
        </w:tc>
      </w:tr>
      <w:tr w:rsidR="00CA657C" w14:paraId="287F218F" w14:textId="77777777" w:rsidTr="005F293F">
        <w:tc>
          <w:tcPr>
            <w:tcW w:w="703" w:type="pct"/>
            <w:vAlign w:val="center"/>
          </w:tcPr>
          <w:p w14:paraId="128BFAAF" w14:textId="77777777" w:rsidR="005F293F" w:rsidRPr="00902CFE" w:rsidRDefault="00526A29" w:rsidP="005F293F">
            <w:pPr>
              <w:rPr>
                <w:sz w:val="18"/>
                <w:szCs w:val="18"/>
              </w:rPr>
            </w:pPr>
            <w:r w:rsidRPr="00902CFE">
              <w:rPr>
                <w:sz w:val="18"/>
                <w:szCs w:val="18"/>
              </w:rPr>
              <w:t>Vital Signs</w:t>
            </w:r>
          </w:p>
        </w:tc>
        <w:tc>
          <w:tcPr>
            <w:tcW w:w="348" w:type="pct"/>
            <w:vAlign w:val="center"/>
          </w:tcPr>
          <w:p w14:paraId="1F1CC13A" w14:textId="77777777" w:rsidR="005F293F" w:rsidRPr="00902CFE" w:rsidRDefault="00526A29" w:rsidP="005F293F">
            <w:pPr>
              <w:jc w:val="center"/>
              <w:rPr>
                <w:sz w:val="18"/>
                <w:szCs w:val="18"/>
              </w:rPr>
            </w:pPr>
            <w:r w:rsidRPr="00902CFE">
              <w:rPr>
                <w:sz w:val="18"/>
                <w:szCs w:val="18"/>
              </w:rPr>
              <w:t>X</w:t>
            </w:r>
          </w:p>
        </w:tc>
        <w:tc>
          <w:tcPr>
            <w:tcW w:w="193" w:type="pct"/>
            <w:vAlign w:val="center"/>
          </w:tcPr>
          <w:p w14:paraId="2D2D83A5" w14:textId="77777777" w:rsidR="005F293F" w:rsidRPr="00554456" w:rsidRDefault="00526A29" w:rsidP="005F293F">
            <w:pPr>
              <w:jc w:val="center"/>
              <w:rPr>
                <w:sz w:val="18"/>
                <w:szCs w:val="18"/>
              </w:rPr>
            </w:pPr>
            <w:r w:rsidRPr="00902CFE">
              <w:rPr>
                <w:sz w:val="18"/>
                <w:szCs w:val="18"/>
              </w:rPr>
              <w:t>X</w:t>
            </w:r>
          </w:p>
        </w:tc>
        <w:tc>
          <w:tcPr>
            <w:tcW w:w="215" w:type="pct"/>
            <w:vAlign w:val="center"/>
          </w:tcPr>
          <w:p w14:paraId="462025E9" w14:textId="77777777" w:rsidR="005F293F" w:rsidRPr="00554456" w:rsidRDefault="005F293F" w:rsidP="005F293F">
            <w:pPr>
              <w:jc w:val="center"/>
              <w:rPr>
                <w:sz w:val="18"/>
                <w:szCs w:val="18"/>
              </w:rPr>
            </w:pPr>
          </w:p>
        </w:tc>
        <w:tc>
          <w:tcPr>
            <w:tcW w:w="215" w:type="pct"/>
            <w:vAlign w:val="center"/>
          </w:tcPr>
          <w:p w14:paraId="5A5B34BC" w14:textId="77777777" w:rsidR="005F293F" w:rsidRPr="00554456" w:rsidRDefault="005F293F" w:rsidP="005F293F">
            <w:pPr>
              <w:jc w:val="center"/>
              <w:rPr>
                <w:sz w:val="18"/>
                <w:szCs w:val="18"/>
              </w:rPr>
            </w:pPr>
          </w:p>
        </w:tc>
        <w:tc>
          <w:tcPr>
            <w:tcW w:w="216" w:type="pct"/>
            <w:vAlign w:val="center"/>
          </w:tcPr>
          <w:p w14:paraId="7802E902" w14:textId="77777777" w:rsidR="005F293F" w:rsidRPr="00554456" w:rsidRDefault="005F293F" w:rsidP="005F293F">
            <w:pPr>
              <w:jc w:val="center"/>
              <w:rPr>
                <w:sz w:val="18"/>
                <w:szCs w:val="18"/>
              </w:rPr>
            </w:pPr>
          </w:p>
        </w:tc>
        <w:tc>
          <w:tcPr>
            <w:tcW w:w="234" w:type="pct"/>
            <w:vAlign w:val="center"/>
          </w:tcPr>
          <w:p w14:paraId="22B1F454" w14:textId="77777777" w:rsidR="005F293F" w:rsidRPr="00554456" w:rsidRDefault="00526A29" w:rsidP="005F293F">
            <w:pPr>
              <w:jc w:val="center"/>
              <w:rPr>
                <w:sz w:val="18"/>
                <w:szCs w:val="18"/>
              </w:rPr>
            </w:pPr>
            <w:r w:rsidRPr="00902CFE">
              <w:rPr>
                <w:sz w:val="18"/>
                <w:szCs w:val="18"/>
              </w:rPr>
              <w:t>X</w:t>
            </w:r>
          </w:p>
        </w:tc>
        <w:tc>
          <w:tcPr>
            <w:tcW w:w="195" w:type="pct"/>
            <w:vAlign w:val="center"/>
          </w:tcPr>
          <w:p w14:paraId="1FF70512" w14:textId="77777777" w:rsidR="005F293F" w:rsidRPr="00554456" w:rsidRDefault="00526A29" w:rsidP="005F293F">
            <w:pPr>
              <w:jc w:val="center"/>
              <w:rPr>
                <w:sz w:val="18"/>
                <w:szCs w:val="18"/>
              </w:rPr>
            </w:pPr>
            <w:r w:rsidRPr="00902CFE">
              <w:rPr>
                <w:sz w:val="18"/>
                <w:szCs w:val="18"/>
              </w:rPr>
              <w:t>X</w:t>
            </w:r>
          </w:p>
        </w:tc>
        <w:tc>
          <w:tcPr>
            <w:tcW w:w="191" w:type="pct"/>
            <w:vAlign w:val="center"/>
          </w:tcPr>
          <w:p w14:paraId="628A531C" w14:textId="77777777" w:rsidR="005F293F" w:rsidRPr="00554456" w:rsidRDefault="00526A29" w:rsidP="005F293F">
            <w:pPr>
              <w:jc w:val="center"/>
              <w:rPr>
                <w:sz w:val="18"/>
                <w:szCs w:val="18"/>
              </w:rPr>
            </w:pPr>
            <w:r w:rsidRPr="00902CFE">
              <w:rPr>
                <w:sz w:val="18"/>
                <w:szCs w:val="18"/>
              </w:rPr>
              <w:t>X</w:t>
            </w:r>
          </w:p>
        </w:tc>
        <w:tc>
          <w:tcPr>
            <w:tcW w:w="181" w:type="pct"/>
            <w:vAlign w:val="center"/>
          </w:tcPr>
          <w:p w14:paraId="6FA355A0" w14:textId="77777777" w:rsidR="005F293F" w:rsidRPr="00554456" w:rsidRDefault="00526A29" w:rsidP="005F293F">
            <w:pPr>
              <w:jc w:val="center"/>
              <w:rPr>
                <w:sz w:val="18"/>
                <w:szCs w:val="18"/>
              </w:rPr>
            </w:pPr>
            <w:r w:rsidRPr="00902CFE">
              <w:rPr>
                <w:sz w:val="18"/>
                <w:szCs w:val="18"/>
              </w:rPr>
              <w:t>X</w:t>
            </w:r>
          </w:p>
        </w:tc>
        <w:tc>
          <w:tcPr>
            <w:tcW w:w="181" w:type="pct"/>
            <w:vAlign w:val="center"/>
          </w:tcPr>
          <w:p w14:paraId="6818D003" w14:textId="77777777" w:rsidR="005F293F" w:rsidRPr="00554456" w:rsidRDefault="00526A29" w:rsidP="005F293F">
            <w:pPr>
              <w:jc w:val="center"/>
              <w:rPr>
                <w:sz w:val="18"/>
                <w:szCs w:val="18"/>
              </w:rPr>
            </w:pPr>
            <w:r w:rsidRPr="00902CFE">
              <w:rPr>
                <w:sz w:val="18"/>
                <w:szCs w:val="18"/>
              </w:rPr>
              <w:t>X</w:t>
            </w:r>
          </w:p>
        </w:tc>
        <w:tc>
          <w:tcPr>
            <w:tcW w:w="355" w:type="pct"/>
            <w:vAlign w:val="center"/>
          </w:tcPr>
          <w:p w14:paraId="1AF0EAB8" w14:textId="77777777" w:rsidR="005F293F" w:rsidRPr="00554456" w:rsidRDefault="00526A29" w:rsidP="005F293F">
            <w:pPr>
              <w:jc w:val="center"/>
              <w:rPr>
                <w:sz w:val="18"/>
                <w:szCs w:val="18"/>
              </w:rPr>
            </w:pPr>
            <w:r w:rsidRPr="00902CFE">
              <w:rPr>
                <w:sz w:val="18"/>
                <w:szCs w:val="18"/>
              </w:rPr>
              <w:t>X</w:t>
            </w:r>
          </w:p>
        </w:tc>
        <w:tc>
          <w:tcPr>
            <w:tcW w:w="383" w:type="pct"/>
            <w:vAlign w:val="center"/>
          </w:tcPr>
          <w:p w14:paraId="27695057" w14:textId="77777777" w:rsidR="005F293F" w:rsidRPr="00554456" w:rsidRDefault="005F293F" w:rsidP="005F293F">
            <w:pPr>
              <w:rPr>
                <w:sz w:val="18"/>
                <w:szCs w:val="18"/>
              </w:rPr>
            </w:pPr>
          </w:p>
        </w:tc>
        <w:tc>
          <w:tcPr>
            <w:tcW w:w="1390" w:type="pct"/>
            <w:vAlign w:val="center"/>
          </w:tcPr>
          <w:p w14:paraId="0E3BD5A0" w14:textId="77777777" w:rsidR="005F293F" w:rsidRPr="00902CFE" w:rsidRDefault="00526A29" w:rsidP="005F293F">
            <w:pPr>
              <w:rPr>
                <w:sz w:val="18"/>
                <w:szCs w:val="18"/>
              </w:rPr>
            </w:pPr>
            <w:r w:rsidRPr="00902CFE">
              <w:rPr>
                <w:sz w:val="18"/>
                <w:szCs w:val="18"/>
              </w:rPr>
              <w:t>Temperature, respiration rate, pulse, and blood pressure.</w:t>
            </w:r>
            <w:r w:rsidRPr="00902CFE">
              <w:rPr>
                <w:sz w:val="20"/>
                <w:szCs w:val="20"/>
              </w:rPr>
              <w:t xml:space="preserve"> </w:t>
            </w:r>
          </w:p>
        </w:tc>
      </w:tr>
      <w:tr w:rsidR="00CA657C" w14:paraId="3D71B0E8" w14:textId="77777777" w:rsidTr="005F293F">
        <w:tc>
          <w:tcPr>
            <w:tcW w:w="703" w:type="pct"/>
            <w:vAlign w:val="center"/>
          </w:tcPr>
          <w:p w14:paraId="30373AE6" w14:textId="77777777" w:rsidR="005F293F" w:rsidRPr="00902CFE" w:rsidRDefault="00526A29" w:rsidP="005F293F">
            <w:pPr>
              <w:rPr>
                <w:sz w:val="18"/>
                <w:szCs w:val="18"/>
              </w:rPr>
            </w:pPr>
            <w:r w:rsidRPr="00902CFE">
              <w:rPr>
                <w:sz w:val="18"/>
                <w:szCs w:val="18"/>
              </w:rPr>
              <w:t>12-lead ECG</w:t>
            </w:r>
          </w:p>
        </w:tc>
        <w:tc>
          <w:tcPr>
            <w:tcW w:w="348" w:type="pct"/>
            <w:vAlign w:val="center"/>
          </w:tcPr>
          <w:p w14:paraId="51DB5C20" w14:textId="77777777" w:rsidR="005F293F" w:rsidRPr="00902CFE" w:rsidRDefault="00526A29" w:rsidP="005F293F">
            <w:pPr>
              <w:jc w:val="center"/>
              <w:rPr>
                <w:sz w:val="18"/>
                <w:szCs w:val="18"/>
              </w:rPr>
            </w:pPr>
            <w:r w:rsidRPr="00902CFE">
              <w:rPr>
                <w:sz w:val="18"/>
                <w:szCs w:val="18"/>
              </w:rPr>
              <w:t>X</w:t>
            </w:r>
          </w:p>
        </w:tc>
        <w:tc>
          <w:tcPr>
            <w:tcW w:w="2559" w:type="pct"/>
            <w:gridSpan w:val="11"/>
          </w:tcPr>
          <w:p w14:paraId="676A17E8" w14:textId="146E6C3C" w:rsidR="005F293F" w:rsidRPr="00554456" w:rsidRDefault="00895D30" w:rsidP="005F293F">
            <w:pPr>
              <w:rPr>
                <w:sz w:val="18"/>
                <w:szCs w:val="18"/>
              </w:rPr>
            </w:pPr>
            <w:del w:id="1982" w:author="Powell, Deana" w:date="2026-03-05T15:34:00Z" w16du:dateUtc="2026-03-05T20:34:00Z">
              <w:r>
                <w:rPr>
                  <w:noProof/>
                  <w:sz w:val="18"/>
                  <w:szCs w:val="18"/>
                </w:rPr>
                <mc:AlternateContent>
                  <mc:Choice Requires="wps">
                    <w:drawing>
                      <wp:anchor distT="0" distB="0" distL="114300" distR="114300" simplePos="0" relativeHeight="251715584" behindDoc="0" locked="0" layoutInCell="1" allowOverlap="1" wp14:anchorId="6B3AE720" wp14:editId="4DC1B2B5">
                        <wp:simplePos x="0" y="0"/>
                        <wp:positionH relativeFrom="column">
                          <wp:posOffset>19783</wp:posOffset>
                        </wp:positionH>
                        <wp:positionV relativeFrom="paragraph">
                          <wp:posOffset>142436</wp:posOffset>
                        </wp:positionV>
                        <wp:extent cx="4234180" cy="13970"/>
                        <wp:effectExtent l="19050" t="76200" r="90170" b="100330"/>
                        <wp:wrapNone/>
                        <wp:docPr id="1999095056" name="Straight Arrow Connector 1999095056"/>
                        <wp:cNvGraphicFramePr/>
                        <a:graphic xmlns:a="http://schemas.openxmlformats.org/drawingml/2006/main">
                          <a:graphicData uri="http://schemas.microsoft.com/office/word/2010/wordprocessingShape">
                            <wps:wsp>
                              <wps:cNvCnPr/>
                              <wps:spPr>
                                <a:xfrm>
                                  <a:off x="0" y="0"/>
                                  <a:ext cx="4234180" cy="13970"/>
                                </a:xfrm>
                                <a:prstGeom prst="straightConnector1">
                                  <a:avLst/>
                                </a:prstGeom>
                                <a:ln>
                                  <a:headEnd type="triangle"/>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id="Straight Arrow Connector 32" o:spid="_x0000_s1036" type="#_x0000_t32" style="width:333.4pt;height:1.1pt;margin-top:11.22pt;margin-left:1.56pt;mso-height-percent:0;mso-height-relative:margin;mso-width-percent:0;mso-width-relative:margin;mso-wrap-distance-bottom:0;mso-wrap-distance-left:9pt;mso-wrap-distance-right:9pt;mso-wrap-distance-top:0;position:absolute;v-text-anchor:top;z-index:251678720" fillcolor="this" stroked="t" strokecolor="black" strokeweight="0.75pt">
                        <v:stroke startarrow="block" endarrow="block"/>
                      </v:shape>
                    </w:pict>
                  </mc:Fallback>
                </mc:AlternateContent>
              </w:r>
            </w:del>
            <w:ins w:id="1983" w:author="Powell, Deana" w:date="2026-03-05T15:34:00Z" w16du:dateUtc="2026-03-05T20:34:00Z">
              <w:r w:rsidR="00526A29">
                <w:rPr>
                  <w:noProof/>
                  <w:sz w:val="18"/>
                  <w:szCs w:val="18"/>
                </w:rPr>
                <mc:AlternateContent>
                  <mc:Choice Requires="wps">
                    <w:drawing>
                      <wp:anchor distT="0" distB="0" distL="114300" distR="114300" simplePos="0" relativeHeight="251677696" behindDoc="0" locked="0" layoutInCell="1" allowOverlap="1" wp14:anchorId="0D086ECD" wp14:editId="178F5C2F">
                        <wp:simplePos x="0" y="0"/>
                        <wp:positionH relativeFrom="column">
                          <wp:posOffset>-81915</wp:posOffset>
                        </wp:positionH>
                        <wp:positionV relativeFrom="paragraph">
                          <wp:posOffset>128270</wp:posOffset>
                        </wp:positionV>
                        <wp:extent cx="4234180" cy="13970"/>
                        <wp:effectExtent l="19050" t="76200" r="90170" b="100330"/>
                        <wp:wrapNone/>
                        <wp:docPr id="32" name="Straight Arrow Connector 32"/>
                        <wp:cNvGraphicFramePr/>
                        <a:graphic xmlns:a="http://schemas.openxmlformats.org/drawingml/2006/main">
                          <a:graphicData uri="http://schemas.microsoft.com/office/word/2010/wordprocessingShape">
                            <wps:wsp>
                              <wps:cNvCnPr/>
                              <wps:spPr>
                                <a:xfrm>
                                  <a:off x="0" y="0"/>
                                  <a:ext cx="4234180" cy="13970"/>
                                </a:xfrm>
                                <a:prstGeom prst="straightConnector1">
                                  <a:avLst/>
                                </a:prstGeom>
                                <a:ln>
                                  <a:headEnd type="triangle"/>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http://schemas.openxmlformats.org/drawingml/2006/main">
                    <w:pict w14:anchorId="6123C032">
                      <v:shape id="Straight Arrow Connector 32" style="width:333.4pt;height:1.1pt;margin-top:10.1pt;margin-left:-6.45pt;mso-height-percent:0;mso-height-relative:margin;mso-width-percent:0;mso-width-relative:margin;mso-wrap-distance-bottom:0;mso-wrap-distance-left:9pt;mso-wrap-distance-right:9pt;mso-wrap-distance-top:0;position:absolute;v-text-anchor:top;z-index:251676672" o:spid="_x0000_s1031" fillcolor="this" stroked="t" strokecolor="black" strokeweight="0.75pt" type="#_x0000_t32">
                        <v:stroke startarrow="block" endarrow="block"/>
                      </v:shape>
                    </w:pict>
                  </mc:Fallback>
                </mc:AlternateContent>
              </w:r>
            </w:ins>
          </w:p>
        </w:tc>
        <w:tc>
          <w:tcPr>
            <w:tcW w:w="1390" w:type="pct"/>
          </w:tcPr>
          <w:p w14:paraId="6C2408C7" w14:textId="1AF19BCE" w:rsidR="005F293F" w:rsidRPr="00902CFE" w:rsidRDefault="00895D30" w:rsidP="005F293F">
            <w:pPr>
              <w:rPr>
                <w:sz w:val="18"/>
                <w:szCs w:val="18"/>
              </w:rPr>
            </w:pPr>
            <w:del w:id="1984" w:author="Powell, Deana" w:date="2026-03-05T15:34:00Z" w16du:dateUtc="2026-03-05T20:34:00Z">
              <w:r w:rsidRPr="00902CFE">
                <w:rPr>
                  <w:sz w:val="18"/>
                  <w:szCs w:val="18"/>
                </w:rPr>
                <w:delText>Postscreening</w:delText>
              </w:r>
            </w:del>
            <w:ins w:id="1985" w:author="Powell, Deana" w:date="2026-03-05T15:34:00Z" w16du:dateUtc="2026-03-05T20:34:00Z">
              <w:r w:rsidR="00526A29" w:rsidRPr="00902CFE">
                <w:rPr>
                  <w:sz w:val="18"/>
                  <w:szCs w:val="18"/>
                </w:rPr>
                <w:t>Post screening</w:t>
              </w:r>
            </w:ins>
            <w:r w:rsidR="00B3490E" w:rsidRPr="00902CFE">
              <w:rPr>
                <w:sz w:val="18"/>
                <w:szCs w:val="18"/>
              </w:rPr>
              <w:t xml:space="preserve"> ECG is only required where clinically indicated.</w:t>
            </w:r>
          </w:p>
        </w:tc>
      </w:tr>
      <w:tr w:rsidR="00CA657C" w14:paraId="4A855F1C" w14:textId="77777777" w:rsidTr="005F293F">
        <w:tc>
          <w:tcPr>
            <w:tcW w:w="703" w:type="pct"/>
            <w:tcBorders>
              <w:bottom w:val="single" w:sz="4" w:space="0" w:color="auto"/>
            </w:tcBorders>
            <w:vAlign w:val="center"/>
          </w:tcPr>
          <w:p w14:paraId="4D9C7C70" w14:textId="77777777" w:rsidR="005F293F" w:rsidRPr="00902CFE" w:rsidRDefault="00526A29" w:rsidP="005F293F">
            <w:pPr>
              <w:rPr>
                <w:sz w:val="18"/>
                <w:szCs w:val="18"/>
              </w:rPr>
            </w:pPr>
            <w:r w:rsidRPr="00902CFE">
              <w:rPr>
                <w:sz w:val="18"/>
                <w:szCs w:val="18"/>
              </w:rPr>
              <w:t>AE/SAE Review</w:t>
            </w:r>
          </w:p>
        </w:tc>
        <w:tc>
          <w:tcPr>
            <w:tcW w:w="348" w:type="pct"/>
            <w:tcBorders>
              <w:bottom w:val="single" w:sz="4" w:space="0" w:color="auto"/>
            </w:tcBorders>
            <w:vAlign w:val="center"/>
          </w:tcPr>
          <w:p w14:paraId="075EAB75" w14:textId="77777777" w:rsidR="005F293F" w:rsidRPr="00902CFE" w:rsidRDefault="00526A29" w:rsidP="005F293F">
            <w:pPr>
              <w:jc w:val="center"/>
              <w:rPr>
                <w:sz w:val="18"/>
                <w:szCs w:val="18"/>
              </w:rPr>
            </w:pPr>
            <w:r w:rsidRPr="00902CFE">
              <w:rPr>
                <w:sz w:val="18"/>
                <w:szCs w:val="18"/>
              </w:rPr>
              <w:t>X</w:t>
            </w:r>
          </w:p>
        </w:tc>
        <w:tc>
          <w:tcPr>
            <w:tcW w:w="193" w:type="pct"/>
            <w:tcBorders>
              <w:bottom w:val="single" w:sz="4" w:space="0" w:color="auto"/>
            </w:tcBorders>
            <w:vAlign w:val="center"/>
          </w:tcPr>
          <w:p w14:paraId="55E46804" w14:textId="77777777" w:rsidR="005F293F" w:rsidRPr="00554456" w:rsidRDefault="00526A29" w:rsidP="005F293F">
            <w:pPr>
              <w:jc w:val="center"/>
              <w:rPr>
                <w:sz w:val="18"/>
                <w:szCs w:val="18"/>
              </w:rPr>
            </w:pPr>
            <w:r w:rsidRPr="00902CFE">
              <w:rPr>
                <w:sz w:val="18"/>
                <w:szCs w:val="18"/>
              </w:rPr>
              <w:t>X</w:t>
            </w:r>
          </w:p>
        </w:tc>
        <w:tc>
          <w:tcPr>
            <w:tcW w:w="215" w:type="pct"/>
            <w:tcBorders>
              <w:bottom w:val="single" w:sz="4" w:space="0" w:color="auto"/>
            </w:tcBorders>
            <w:vAlign w:val="center"/>
          </w:tcPr>
          <w:p w14:paraId="36774A5B" w14:textId="77777777" w:rsidR="005F293F" w:rsidRPr="00554456" w:rsidRDefault="00526A29" w:rsidP="005F293F">
            <w:pPr>
              <w:jc w:val="center"/>
              <w:rPr>
                <w:sz w:val="18"/>
                <w:szCs w:val="18"/>
              </w:rPr>
            </w:pPr>
            <w:r w:rsidRPr="00902CFE">
              <w:rPr>
                <w:sz w:val="18"/>
                <w:szCs w:val="18"/>
              </w:rPr>
              <w:t>X</w:t>
            </w:r>
          </w:p>
        </w:tc>
        <w:tc>
          <w:tcPr>
            <w:tcW w:w="215" w:type="pct"/>
            <w:tcBorders>
              <w:bottom w:val="single" w:sz="4" w:space="0" w:color="auto"/>
            </w:tcBorders>
            <w:vAlign w:val="center"/>
          </w:tcPr>
          <w:p w14:paraId="196C43ED" w14:textId="77777777" w:rsidR="005F293F" w:rsidRPr="00554456" w:rsidRDefault="00526A29" w:rsidP="005F293F">
            <w:pPr>
              <w:jc w:val="center"/>
              <w:rPr>
                <w:sz w:val="18"/>
                <w:szCs w:val="18"/>
              </w:rPr>
            </w:pPr>
            <w:r w:rsidRPr="00902CFE">
              <w:rPr>
                <w:sz w:val="18"/>
                <w:szCs w:val="18"/>
              </w:rPr>
              <w:t>X</w:t>
            </w:r>
          </w:p>
        </w:tc>
        <w:tc>
          <w:tcPr>
            <w:tcW w:w="216" w:type="pct"/>
            <w:tcBorders>
              <w:bottom w:val="single" w:sz="4" w:space="0" w:color="auto"/>
            </w:tcBorders>
            <w:vAlign w:val="center"/>
          </w:tcPr>
          <w:p w14:paraId="69769DC8" w14:textId="77777777" w:rsidR="005F293F" w:rsidRPr="00554456" w:rsidRDefault="00526A29" w:rsidP="005F293F">
            <w:pPr>
              <w:jc w:val="center"/>
              <w:rPr>
                <w:sz w:val="18"/>
                <w:szCs w:val="18"/>
              </w:rPr>
            </w:pPr>
            <w:r w:rsidRPr="00902CFE">
              <w:rPr>
                <w:sz w:val="18"/>
                <w:szCs w:val="18"/>
              </w:rPr>
              <w:t>X</w:t>
            </w:r>
          </w:p>
        </w:tc>
        <w:tc>
          <w:tcPr>
            <w:tcW w:w="234" w:type="pct"/>
            <w:tcBorders>
              <w:bottom w:val="single" w:sz="4" w:space="0" w:color="auto"/>
            </w:tcBorders>
            <w:vAlign w:val="center"/>
          </w:tcPr>
          <w:p w14:paraId="068FF4D3" w14:textId="77777777" w:rsidR="005F293F" w:rsidRPr="00554456" w:rsidRDefault="00526A29" w:rsidP="005F293F">
            <w:pPr>
              <w:jc w:val="center"/>
              <w:rPr>
                <w:sz w:val="18"/>
                <w:szCs w:val="18"/>
              </w:rPr>
            </w:pPr>
            <w:r w:rsidRPr="00902CFE">
              <w:rPr>
                <w:sz w:val="18"/>
                <w:szCs w:val="18"/>
              </w:rPr>
              <w:t>X</w:t>
            </w:r>
          </w:p>
        </w:tc>
        <w:tc>
          <w:tcPr>
            <w:tcW w:w="195" w:type="pct"/>
            <w:tcBorders>
              <w:bottom w:val="single" w:sz="4" w:space="0" w:color="auto"/>
            </w:tcBorders>
            <w:vAlign w:val="center"/>
          </w:tcPr>
          <w:p w14:paraId="5BAFFD18" w14:textId="77777777" w:rsidR="005F293F" w:rsidRPr="00554456" w:rsidRDefault="00526A29" w:rsidP="005F293F">
            <w:pPr>
              <w:jc w:val="center"/>
              <w:rPr>
                <w:sz w:val="18"/>
                <w:szCs w:val="18"/>
              </w:rPr>
            </w:pPr>
            <w:r w:rsidRPr="00902CFE">
              <w:rPr>
                <w:sz w:val="18"/>
                <w:szCs w:val="18"/>
              </w:rPr>
              <w:t>X</w:t>
            </w:r>
          </w:p>
        </w:tc>
        <w:tc>
          <w:tcPr>
            <w:tcW w:w="191" w:type="pct"/>
            <w:tcBorders>
              <w:bottom w:val="single" w:sz="4" w:space="0" w:color="auto"/>
            </w:tcBorders>
            <w:vAlign w:val="center"/>
          </w:tcPr>
          <w:p w14:paraId="098D75A3" w14:textId="77777777" w:rsidR="005F293F" w:rsidRPr="00554456" w:rsidRDefault="00526A29" w:rsidP="005F293F">
            <w:pPr>
              <w:jc w:val="center"/>
              <w:rPr>
                <w:sz w:val="18"/>
                <w:szCs w:val="18"/>
              </w:rPr>
            </w:pPr>
            <w:r w:rsidRPr="00902CFE">
              <w:rPr>
                <w:sz w:val="18"/>
                <w:szCs w:val="18"/>
              </w:rPr>
              <w:t>X</w:t>
            </w:r>
          </w:p>
        </w:tc>
        <w:tc>
          <w:tcPr>
            <w:tcW w:w="181" w:type="pct"/>
            <w:tcBorders>
              <w:bottom w:val="single" w:sz="4" w:space="0" w:color="auto"/>
            </w:tcBorders>
            <w:vAlign w:val="center"/>
          </w:tcPr>
          <w:p w14:paraId="12E6A19E" w14:textId="77777777" w:rsidR="005F293F" w:rsidRPr="00554456" w:rsidRDefault="00526A29" w:rsidP="005F293F">
            <w:pPr>
              <w:jc w:val="center"/>
              <w:rPr>
                <w:sz w:val="18"/>
                <w:szCs w:val="18"/>
              </w:rPr>
            </w:pPr>
            <w:r w:rsidRPr="00902CFE">
              <w:rPr>
                <w:sz w:val="18"/>
                <w:szCs w:val="18"/>
              </w:rPr>
              <w:t>X</w:t>
            </w:r>
          </w:p>
        </w:tc>
        <w:tc>
          <w:tcPr>
            <w:tcW w:w="181" w:type="pct"/>
            <w:tcBorders>
              <w:bottom w:val="single" w:sz="4" w:space="0" w:color="auto"/>
            </w:tcBorders>
            <w:vAlign w:val="center"/>
          </w:tcPr>
          <w:p w14:paraId="34D2F51A" w14:textId="77777777" w:rsidR="005F293F" w:rsidRPr="00554456" w:rsidRDefault="00526A29" w:rsidP="005F293F">
            <w:pPr>
              <w:jc w:val="center"/>
              <w:rPr>
                <w:sz w:val="18"/>
                <w:szCs w:val="18"/>
              </w:rPr>
            </w:pPr>
            <w:r w:rsidRPr="00902CFE">
              <w:rPr>
                <w:sz w:val="18"/>
                <w:szCs w:val="18"/>
              </w:rPr>
              <w:t>X</w:t>
            </w:r>
          </w:p>
        </w:tc>
        <w:tc>
          <w:tcPr>
            <w:tcW w:w="355" w:type="pct"/>
            <w:tcBorders>
              <w:bottom w:val="single" w:sz="4" w:space="0" w:color="auto"/>
            </w:tcBorders>
            <w:vAlign w:val="center"/>
          </w:tcPr>
          <w:p w14:paraId="1C11C3F5" w14:textId="77777777" w:rsidR="005F293F" w:rsidRPr="00554456" w:rsidRDefault="00526A29" w:rsidP="005F293F">
            <w:pPr>
              <w:jc w:val="center"/>
              <w:rPr>
                <w:sz w:val="18"/>
                <w:szCs w:val="18"/>
              </w:rPr>
            </w:pPr>
            <w:r w:rsidRPr="00902CFE">
              <w:rPr>
                <w:sz w:val="18"/>
                <w:szCs w:val="18"/>
              </w:rPr>
              <w:t>X</w:t>
            </w:r>
          </w:p>
        </w:tc>
        <w:tc>
          <w:tcPr>
            <w:tcW w:w="383" w:type="pct"/>
            <w:tcBorders>
              <w:bottom w:val="single" w:sz="4" w:space="0" w:color="auto"/>
            </w:tcBorders>
          </w:tcPr>
          <w:p w14:paraId="70975BDA" w14:textId="77777777" w:rsidR="005F293F" w:rsidRPr="00554456" w:rsidRDefault="005F293F" w:rsidP="005F293F">
            <w:pPr>
              <w:rPr>
                <w:sz w:val="18"/>
                <w:szCs w:val="18"/>
              </w:rPr>
            </w:pPr>
          </w:p>
        </w:tc>
        <w:tc>
          <w:tcPr>
            <w:tcW w:w="1390" w:type="pct"/>
          </w:tcPr>
          <w:p w14:paraId="79ABAFD4" w14:textId="77777777" w:rsidR="005F293F" w:rsidRPr="00902CFE" w:rsidRDefault="00526A29" w:rsidP="005F293F">
            <w:pPr>
              <w:rPr>
                <w:sz w:val="18"/>
                <w:szCs w:val="18"/>
              </w:rPr>
            </w:pPr>
            <w:r>
              <w:rPr>
                <w:sz w:val="18"/>
                <w:szCs w:val="18"/>
              </w:rPr>
              <w:t>Record all AEs/SAEs from the time of randomization. See Section 8.4.1 for details.</w:t>
            </w:r>
          </w:p>
        </w:tc>
      </w:tr>
      <w:tr w:rsidR="00CA657C" w14:paraId="6A2DA331" w14:textId="77777777" w:rsidTr="005F293F">
        <w:tc>
          <w:tcPr>
            <w:tcW w:w="703" w:type="pct"/>
            <w:tcBorders>
              <w:right w:val="nil"/>
            </w:tcBorders>
            <w:vAlign w:val="center"/>
          </w:tcPr>
          <w:p w14:paraId="799EA230" w14:textId="77777777" w:rsidR="005F293F" w:rsidRPr="00902CFE" w:rsidRDefault="00526A29" w:rsidP="00E108A9">
            <w:pPr>
              <w:pageBreakBefore/>
              <w:rPr>
                <w:sz w:val="18"/>
                <w:szCs w:val="18"/>
              </w:rPr>
            </w:pPr>
            <w:r w:rsidRPr="00902CFE">
              <w:rPr>
                <w:b/>
                <w:bCs/>
                <w:sz w:val="18"/>
                <w:szCs w:val="18"/>
              </w:rPr>
              <w:lastRenderedPageBreak/>
              <w:t>Laboratory Procedures</w:t>
            </w:r>
          </w:p>
        </w:tc>
        <w:tc>
          <w:tcPr>
            <w:tcW w:w="348" w:type="pct"/>
            <w:tcBorders>
              <w:right w:val="nil"/>
            </w:tcBorders>
          </w:tcPr>
          <w:p w14:paraId="55C116A7" w14:textId="77777777" w:rsidR="005F293F" w:rsidRPr="00902CFE" w:rsidRDefault="005F293F" w:rsidP="005F293F">
            <w:pPr>
              <w:rPr>
                <w:sz w:val="18"/>
                <w:szCs w:val="18"/>
              </w:rPr>
            </w:pPr>
          </w:p>
        </w:tc>
        <w:tc>
          <w:tcPr>
            <w:tcW w:w="193" w:type="pct"/>
            <w:tcBorders>
              <w:left w:val="nil"/>
              <w:right w:val="nil"/>
            </w:tcBorders>
            <w:vAlign w:val="center"/>
          </w:tcPr>
          <w:p w14:paraId="6B8EF163" w14:textId="77777777" w:rsidR="005F293F" w:rsidRPr="00902CFE" w:rsidRDefault="005F293F" w:rsidP="005F293F">
            <w:pPr>
              <w:rPr>
                <w:sz w:val="18"/>
                <w:szCs w:val="18"/>
              </w:rPr>
            </w:pPr>
          </w:p>
        </w:tc>
        <w:tc>
          <w:tcPr>
            <w:tcW w:w="215" w:type="pct"/>
            <w:tcBorders>
              <w:left w:val="nil"/>
              <w:right w:val="nil"/>
            </w:tcBorders>
            <w:vAlign w:val="center"/>
          </w:tcPr>
          <w:p w14:paraId="65CF524E" w14:textId="77777777" w:rsidR="005F293F" w:rsidRPr="00902CFE" w:rsidRDefault="005F293F" w:rsidP="005F293F">
            <w:pPr>
              <w:rPr>
                <w:sz w:val="18"/>
                <w:szCs w:val="18"/>
              </w:rPr>
            </w:pPr>
          </w:p>
        </w:tc>
        <w:tc>
          <w:tcPr>
            <w:tcW w:w="215" w:type="pct"/>
            <w:tcBorders>
              <w:left w:val="nil"/>
              <w:right w:val="nil"/>
            </w:tcBorders>
            <w:vAlign w:val="center"/>
          </w:tcPr>
          <w:p w14:paraId="5D95778A" w14:textId="77777777" w:rsidR="005F293F" w:rsidRPr="00902CFE" w:rsidRDefault="005F293F" w:rsidP="005F293F">
            <w:pPr>
              <w:rPr>
                <w:sz w:val="18"/>
                <w:szCs w:val="18"/>
              </w:rPr>
            </w:pPr>
          </w:p>
        </w:tc>
        <w:tc>
          <w:tcPr>
            <w:tcW w:w="216" w:type="pct"/>
            <w:tcBorders>
              <w:left w:val="nil"/>
              <w:right w:val="nil"/>
            </w:tcBorders>
            <w:vAlign w:val="center"/>
          </w:tcPr>
          <w:p w14:paraId="4A17D6FA" w14:textId="77777777" w:rsidR="005F293F" w:rsidRPr="00902CFE" w:rsidRDefault="005F293F" w:rsidP="005F293F">
            <w:pPr>
              <w:rPr>
                <w:sz w:val="18"/>
                <w:szCs w:val="18"/>
              </w:rPr>
            </w:pPr>
          </w:p>
        </w:tc>
        <w:tc>
          <w:tcPr>
            <w:tcW w:w="234" w:type="pct"/>
            <w:tcBorders>
              <w:left w:val="nil"/>
              <w:right w:val="nil"/>
            </w:tcBorders>
            <w:vAlign w:val="center"/>
          </w:tcPr>
          <w:p w14:paraId="0F9F199A" w14:textId="77777777" w:rsidR="005F293F" w:rsidRPr="00902CFE" w:rsidRDefault="005F293F" w:rsidP="005F293F">
            <w:pPr>
              <w:rPr>
                <w:sz w:val="18"/>
                <w:szCs w:val="18"/>
              </w:rPr>
            </w:pPr>
          </w:p>
        </w:tc>
        <w:tc>
          <w:tcPr>
            <w:tcW w:w="195" w:type="pct"/>
            <w:tcBorders>
              <w:left w:val="nil"/>
              <w:right w:val="nil"/>
            </w:tcBorders>
            <w:vAlign w:val="center"/>
          </w:tcPr>
          <w:p w14:paraId="65A5E82F" w14:textId="77777777" w:rsidR="005F293F" w:rsidRPr="00902CFE" w:rsidRDefault="005F293F" w:rsidP="005F293F">
            <w:pPr>
              <w:rPr>
                <w:sz w:val="18"/>
                <w:szCs w:val="18"/>
              </w:rPr>
            </w:pPr>
          </w:p>
        </w:tc>
        <w:tc>
          <w:tcPr>
            <w:tcW w:w="191" w:type="pct"/>
            <w:tcBorders>
              <w:left w:val="nil"/>
              <w:right w:val="nil"/>
            </w:tcBorders>
            <w:vAlign w:val="center"/>
          </w:tcPr>
          <w:p w14:paraId="28C9389B" w14:textId="77777777" w:rsidR="005F293F" w:rsidRPr="00902CFE" w:rsidRDefault="005F293F" w:rsidP="005F293F">
            <w:pPr>
              <w:rPr>
                <w:sz w:val="18"/>
                <w:szCs w:val="18"/>
              </w:rPr>
            </w:pPr>
          </w:p>
        </w:tc>
        <w:tc>
          <w:tcPr>
            <w:tcW w:w="181" w:type="pct"/>
            <w:tcBorders>
              <w:left w:val="nil"/>
              <w:right w:val="nil"/>
            </w:tcBorders>
            <w:vAlign w:val="center"/>
          </w:tcPr>
          <w:p w14:paraId="4A8D4A81" w14:textId="77777777" w:rsidR="005F293F" w:rsidRPr="00902CFE" w:rsidRDefault="005F293F" w:rsidP="005F293F">
            <w:pPr>
              <w:rPr>
                <w:sz w:val="18"/>
                <w:szCs w:val="18"/>
              </w:rPr>
            </w:pPr>
          </w:p>
        </w:tc>
        <w:tc>
          <w:tcPr>
            <w:tcW w:w="181" w:type="pct"/>
            <w:tcBorders>
              <w:left w:val="nil"/>
              <w:right w:val="nil"/>
            </w:tcBorders>
            <w:vAlign w:val="center"/>
          </w:tcPr>
          <w:p w14:paraId="2970198C" w14:textId="77777777" w:rsidR="005F293F" w:rsidRPr="00902CFE" w:rsidRDefault="005F293F" w:rsidP="005F293F">
            <w:pPr>
              <w:rPr>
                <w:sz w:val="18"/>
                <w:szCs w:val="18"/>
              </w:rPr>
            </w:pPr>
          </w:p>
        </w:tc>
        <w:tc>
          <w:tcPr>
            <w:tcW w:w="355" w:type="pct"/>
            <w:tcBorders>
              <w:left w:val="nil"/>
              <w:right w:val="nil"/>
            </w:tcBorders>
            <w:vAlign w:val="center"/>
          </w:tcPr>
          <w:p w14:paraId="4C90CBCD" w14:textId="77777777" w:rsidR="005F293F" w:rsidRPr="00902CFE" w:rsidRDefault="005F293F" w:rsidP="005F293F">
            <w:pPr>
              <w:rPr>
                <w:sz w:val="18"/>
                <w:szCs w:val="18"/>
              </w:rPr>
            </w:pPr>
          </w:p>
        </w:tc>
        <w:tc>
          <w:tcPr>
            <w:tcW w:w="383" w:type="pct"/>
            <w:tcBorders>
              <w:left w:val="nil"/>
            </w:tcBorders>
          </w:tcPr>
          <w:p w14:paraId="69E75D4C" w14:textId="77777777" w:rsidR="005F293F" w:rsidRPr="00554456" w:rsidRDefault="005F293F" w:rsidP="005F293F">
            <w:pPr>
              <w:rPr>
                <w:sz w:val="18"/>
                <w:szCs w:val="18"/>
              </w:rPr>
            </w:pPr>
          </w:p>
        </w:tc>
        <w:tc>
          <w:tcPr>
            <w:tcW w:w="1390" w:type="pct"/>
          </w:tcPr>
          <w:p w14:paraId="6BF3270A" w14:textId="77777777" w:rsidR="005F293F" w:rsidRPr="00902CFE" w:rsidRDefault="00526A29" w:rsidP="005F293F">
            <w:pPr>
              <w:rPr>
                <w:sz w:val="18"/>
                <w:szCs w:val="18"/>
              </w:rPr>
            </w:pPr>
            <w:r w:rsidRPr="00902CFE">
              <w:rPr>
                <w:sz w:val="18"/>
                <w:szCs w:val="18"/>
              </w:rPr>
              <w:t>All laboratory samples will be analyzed at the local laboratories.</w:t>
            </w:r>
            <w:r w:rsidRPr="00902CFE">
              <w:rPr>
                <w:sz w:val="20"/>
                <w:szCs w:val="20"/>
              </w:rPr>
              <w:t xml:space="preserve"> </w:t>
            </w:r>
            <w:r w:rsidRPr="00902CFE">
              <w:rPr>
                <w:sz w:val="18"/>
                <w:szCs w:val="18"/>
              </w:rPr>
              <w:t>Samples are required before dosing unless otherwise indicated.</w:t>
            </w:r>
          </w:p>
        </w:tc>
      </w:tr>
      <w:tr w:rsidR="00CA657C" w14:paraId="5ABF7F1E" w14:textId="77777777" w:rsidTr="00561FB4">
        <w:tc>
          <w:tcPr>
            <w:tcW w:w="703" w:type="pct"/>
            <w:vAlign w:val="center"/>
          </w:tcPr>
          <w:p w14:paraId="73DA72AD" w14:textId="77777777" w:rsidR="005F293F" w:rsidRPr="00902CFE" w:rsidRDefault="00526A29" w:rsidP="00E91DD5">
            <w:pPr>
              <w:keepNext/>
              <w:rPr>
                <w:sz w:val="18"/>
                <w:szCs w:val="18"/>
              </w:rPr>
            </w:pPr>
            <w:r w:rsidRPr="00902CFE">
              <w:rPr>
                <w:sz w:val="18"/>
                <w:szCs w:val="18"/>
              </w:rPr>
              <w:t>Hematology, Serum Chemistry</w:t>
            </w:r>
          </w:p>
        </w:tc>
        <w:tc>
          <w:tcPr>
            <w:tcW w:w="348" w:type="pct"/>
            <w:vAlign w:val="center"/>
          </w:tcPr>
          <w:p w14:paraId="1E6E5BEC" w14:textId="77777777" w:rsidR="005F293F" w:rsidRPr="00902CFE" w:rsidRDefault="00526A29" w:rsidP="00E91DD5">
            <w:pPr>
              <w:keepNext/>
              <w:jc w:val="center"/>
              <w:rPr>
                <w:sz w:val="18"/>
                <w:szCs w:val="18"/>
              </w:rPr>
            </w:pPr>
            <w:r w:rsidRPr="00902CFE">
              <w:rPr>
                <w:sz w:val="18"/>
                <w:szCs w:val="18"/>
              </w:rPr>
              <w:t>X</w:t>
            </w:r>
          </w:p>
        </w:tc>
        <w:tc>
          <w:tcPr>
            <w:tcW w:w="193" w:type="pct"/>
            <w:vAlign w:val="center"/>
          </w:tcPr>
          <w:p w14:paraId="0AC936FE" w14:textId="77777777" w:rsidR="005F293F" w:rsidRPr="00902CFE" w:rsidRDefault="00526A29" w:rsidP="00E91DD5">
            <w:pPr>
              <w:keepNext/>
              <w:jc w:val="center"/>
              <w:rPr>
                <w:sz w:val="18"/>
                <w:szCs w:val="18"/>
              </w:rPr>
            </w:pPr>
            <w:r w:rsidRPr="00902CFE">
              <w:rPr>
                <w:sz w:val="18"/>
                <w:szCs w:val="18"/>
              </w:rPr>
              <w:t>X</w:t>
            </w:r>
          </w:p>
        </w:tc>
        <w:tc>
          <w:tcPr>
            <w:tcW w:w="215" w:type="pct"/>
            <w:vAlign w:val="center"/>
          </w:tcPr>
          <w:p w14:paraId="644F61F9" w14:textId="77777777" w:rsidR="005F293F" w:rsidRPr="00902CFE" w:rsidRDefault="00526A29" w:rsidP="00E91DD5">
            <w:pPr>
              <w:keepNext/>
              <w:jc w:val="center"/>
              <w:rPr>
                <w:sz w:val="18"/>
                <w:szCs w:val="18"/>
              </w:rPr>
            </w:pPr>
            <w:r w:rsidRPr="00902CFE">
              <w:rPr>
                <w:sz w:val="18"/>
                <w:szCs w:val="18"/>
              </w:rPr>
              <w:t>X</w:t>
            </w:r>
          </w:p>
        </w:tc>
        <w:tc>
          <w:tcPr>
            <w:tcW w:w="215" w:type="pct"/>
            <w:vAlign w:val="center"/>
          </w:tcPr>
          <w:p w14:paraId="546E7408" w14:textId="77777777" w:rsidR="005F293F" w:rsidRPr="00902CFE" w:rsidRDefault="00526A29" w:rsidP="00E91DD5">
            <w:pPr>
              <w:keepNext/>
              <w:jc w:val="center"/>
              <w:rPr>
                <w:sz w:val="18"/>
                <w:szCs w:val="18"/>
              </w:rPr>
            </w:pPr>
            <w:r w:rsidRPr="00902CFE">
              <w:rPr>
                <w:sz w:val="18"/>
                <w:szCs w:val="18"/>
              </w:rPr>
              <w:t>X</w:t>
            </w:r>
          </w:p>
        </w:tc>
        <w:tc>
          <w:tcPr>
            <w:tcW w:w="216" w:type="pct"/>
            <w:vAlign w:val="center"/>
          </w:tcPr>
          <w:p w14:paraId="2C664A4C" w14:textId="77777777" w:rsidR="005F293F" w:rsidRPr="00902CFE" w:rsidRDefault="00526A29" w:rsidP="00E91DD5">
            <w:pPr>
              <w:keepNext/>
              <w:jc w:val="center"/>
              <w:rPr>
                <w:sz w:val="18"/>
                <w:szCs w:val="18"/>
              </w:rPr>
            </w:pPr>
            <w:r w:rsidRPr="00902CFE">
              <w:rPr>
                <w:sz w:val="18"/>
                <w:szCs w:val="18"/>
              </w:rPr>
              <w:t>X</w:t>
            </w:r>
          </w:p>
        </w:tc>
        <w:tc>
          <w:tcPr>
            <w:tcW w:w="234" w:type="pct"/>
            <w:vAlign w:val="center"/>
          </w:tcPr>
          <w:p w14:paraId="6B3D14F5" w14:textId="77777777" w:rsidR="005F293F" w:rsidRPr="00902CFE" w:rsidRDefault="00526A29" w:rsidP="00E91DD5">
            <w:pPr>
              <w:keepNext/>
              <w:jc w:val="center"/>
              <w:rPr>
                <w:sz w:val="18"/>
                <w:szCs w:val="18"/>
              </w:rPr>
            </w:pPr>
            <w:r w:rsidRPr="00902CFE">
              <w:rPr>
                <w:sz w:val="18"/>
                <w:szCs w:val="18"/>
              </w:rPr>
              <w:t>X</w:t>
            </w:r>
          </w:p>
        </w:tc>
        <w:tc>
          <w:tcPr>
            <w:tcW w:w="195" w:type="pct"/>
            <w:vAlign w:val="center"/>
          </w:tcPr>
          <w:p w14:paraId="2159E28F" w14:textId="77777777" w:rsidR="005F293F" w:rsidRPr="00902CFE" w:rsidRDefault="00526A29" w:rsidP="00E91DD5">
            <w:pPr>
              <w:keepNext/>
              <w:jc w:val="center"/>
              <w:rPr>
                <w:sz w:val="18"/>
                <w:szCs w:val="18"/>
              </w:rPr>
            </w:pPr>
            <w:r w:rsidRPr="00902CFE">
              <w:rPr>
                <w:sz w:val="18"/>
                <w:szCs w:val="18"/>
              </w:rPr>
              <w:t>X</w:t>
            </w:r>
          </w:p>
        </w:tc>
        <w:tc>
          <w:tcPr>
            <w:tcW w:w="191" w:type="pct"/>
            <w:vAlign w:val="center"/>
          </w:tcPr>
          <w:p w14:paraId="10553CA1" w14:textId="77777777" w:rsidR="005F293F" w:rsidRPr="00902CFE" w:rsidRDefault="00526A29" w:rsidP="00E91DD5">
            <w:pPr>
              <w:keepNext/>
              <w:jc w:val="center"/>
              <w:rPr>
                <w:sz w:val="18"/>
                <w:szCs w:val="18"/>
              </w:rPr>
            </w:pPr>
            <w:r w:rsidRPr="00902CFE">
              <w:rPr>
                <w:sz w:val="18"/>
                <w:szCs w:val="18"/>
              </w:rPr>
              <w:t>X</w:t>
            </w:r>
          </w:p>
        </w:tc>
        <w:tc>
          <w:tcPr>
            <w:tcW w:w="181" w:type="pct"/>
            <w:vAlign w:val="center"/>
          </w:tcPr>
          <w:p w14:paraId="31039434" w14:textId="77777777" w:rsidR="005F293F" w:rsidRPr="00902CFE" w:rsidRDefault="00526A29" w:rsidP="00E91DD5">
            <w:pPr>
              <w:keepNext/>
              <w:jc w:val="center"/>
              <w:rPr>
                <w:sz w:val="18"/>
                <w:szCs w:val="18"/>
              </w:rPr>
            </w:pPr>
            <w:r w:rsidRPr="00902CFE">
              <w:rPr>
                <w:sz w:val="18"/>
                <w:szCs w:val="18"/>
              </w:rPr>
              <w:t>X</w:t>
            </w:r>
          </w:p>
        </w:tc>
        <w:tc>
          <w:tcPr>
            <w:tcW w:w="181" w:type="pct"/>
            <w:vAlign w:val="center"/>
          </w:tcPr>
          <w:p w14:paraId="71594CB4" w14:textId="77777777" w:rsidR="005F293F" w:rsidRPr="00902CFE" w:rsidRDefault="00526A29" w:rsidP="00E91DD5">
            <w:pPr>
              <w:keepNext/>
              <w:jc w:val="center"/>
              <w:rPr>
                <w:sz w:val="18"/>
                <w:szCs w:val="18"/>
              </w:rPr>
            </w:pPr>
            <w:r w:rsidRPr="00902CFE">
              <w:rPr>
                <w:sz w:val="18"/>
                <w:szCs w:val="18"/>
              </w:rPr>
              <w:t>X</w:t>
            </w:r>
          </w:p>
        </w:tc>
        <w:tc>
          <w:tcPr>
            <w:tcW w:w="355" w:type="pct"/>
            <w:vAlign w:val="center"/>
          </w:tcPr>
          <w:p w14:paraId="09E08FFA" w14:textId="77777777" w:rsidR="005F293F" w:rsidRPr="00902CFE" w:rsidRDefault="00526A29" w:rsidP="00E91DD5">
            <w:pPr>
              <w:keepNext/>
              <w:jc w:val="center"/>
              <w:rPr>
                <w:sz w:val="18"/>
                <w:szCs w:val="18"/>
              </w:rPr>
            </w:pPr>
            <w:r w:rsidRPr="00902CFE">
              <w:rPr>
                <w:sz w:val="18"/>
                <w:szCs w:val="18"/>
              </w:rPr>
              <w:t>X</w:t>
            </w:r>
          </w:p>
        </w:tc>
        <w:tc>
          <w:tcPr>
            <w:tcW w:w="383" w:type="pct"/>
          </w:tcPr>
          <w:p w14:paraId="07002398" w14:textId="77777777" w:rsidR="005F293F" w:rsidRPr="00554456" w:rsidRDefault="005F293F" w:rsidP="00E91DD5">
            <w:pPr>
              <w:keepNext/>
              <w:rPr>
                <w:sz w:val="18"/>
                <w:szCs w:val="18"/>
              </w:rPr>
            </w:pPr>
          </w:p>
        </w:tc>
        <w:tc>
          <w:tcPr>
            <w:tcW w:w="1390" w:type="pct"/>
          </w:tcPr>
          <w:p w14:paraId="2B62336B" w14:textId="77777777" w:rsidR="005F293F" w:rsidRPr="00902CFE" w:rsidRDefault="00526A29" w:rsidP="00E91DD5">
            <w:pPr>
              <w:keepNext/>
              <w:widowControl w:val="0"/>
              <w:rPr>
                <w:sz w:val="18"/>
                <w:szCs w:val="18"/>
              </w:rPr>
            </w:pPr>
            <w:r w:rsidRPr="00902CFE">
              <w:rPr>
                <w:sz w:val="18"/>
                <w:szCs w:val="18"/>
              </w:rPr>
              <w:t>Screening samples must be taken within 7 days of randomization.</w:t>
            </w:r>
            <w:ins w:id="1986" w:author="Powell, Deana" w:date="2026-03-05T15:34:00Z" w16du:dateUtc="2026-03-05T20:34:00Z">
              <w:r>
                <w:t xml:space="preserve"> </w:t>
              </w:r>
              <w:r w:rsidRPr="00551258">
                <w:rPr>
                  <w:sz w:val="18"/>
                  <w:szCs w:val="18"/>
                </w:rPr>
                <w:t>Screening samples collected within 24 hours before C1D1 with acceptable values do not have to be repeated at C1D1. Samples can be taken 3 days prior to dosing starting from C1D1.</w:t>
              </w:r>
            </w:ins>
          </w:p>
          <w:p w14:paraId="715B685C" w14:textId="77777777" w:rsidR="005F293F" w:rsidRPr="00902CFE" w:rsidRDefault="00526A29" w:rsidP="00E91DD5">
            <w:pPr>
              <w:keepNext/>
              <w:widowControl w:val="0"/>
              <w:rPr>
                <w:sz w:val="18"/>
                <w:szCs w:val="18"/>
              </w:rPr>
            </w:pPr>
            <w:r w:rsidRPr="00902CFE">
              <w:rPr>
                <w:sz w:val="18"/>
                <w:szCs w:val="18"/>
              </w:rPr>
              <w:t>See Appendix 2 for parameters.</w:t>
            </w:r>
          </w:p>
        </w:tc>
      </w:tr>
      <w:tr w:rsidR="00CA657C" w14:paraId="011B56BA" w14:textId="77777777" w:rsidTr="005F293F">
        <w:tc>
          <w:tcPr>
            <w:tcW w:w="703" w:type="pct"/>
            <w:vAlign w:val="center"/>
          </w:tcPr>
          <w:p w14:paraId="7F7C78BD" w14:textId="77777777" w:rsidR="005F293F" w:rsidRPr="00902CFE" w:rsidRDefault="00526A29" w:rsidP="005F293F">
            <w:pPr>
              <w:rPr>
                <w:sz w:val="18"/>
                <w:szCs w:val="18"/>
              </w:rPr>
            </w:pPr>
            <w:r w:rsidRPr="00902CFE">
              <w:rPr>
                <w:sz w:val="18"/>
                <w:szCs w:val="18"/>
              </w:rPr>
              <w:t xml:space="preserve">Tumor Lysis Monitoring </w:t>
            </w:r>
          </w:p>
        </w:tc>
        <w:tc>
          <w:tcPr>
            <w:tcW w:w="348" w:type="pct"/>
          </w:tcPr>
          <w:p w14:paraId="6530D881" w14:textId="77777777" w:rsidR="005F293F" w:rsidRPr="00902CFE" w:rsidRDefault="005F293F" w:rsidP="005F293F">
            <w:pPr>
              <w:jc w:val="center"/>
              <w:rPr>
                <w:sz w:val="18"/>
                <w:szCs w:val="18"/>
              </w:rPr>
            </w:pPr>
          </w:p>
        </w:tc>
        <w:tc>
          <w:tcPr>
            <w:tcW w:w="193" w:type="pct"/>
            <w:vAlign w:val="center"/>
          </w:tcPr>
          <w:p w14:paraId="1DEEB1CB" w14:textId="77777777" w:rsidR="005F293F" w:rsidRPr="00902CFE" w:rsidRDefault="00526A29" w:rsidP="005F293F">
            <w:pPr>
              <w:jc w:val="center"/>
              <w:rPr>
                <w:sz w:val="18"/>
                <w:szCs w:val="18"/>
              </w:rPr>
            </w:pPr>
            <w:r w:rsidRPr="00902CFE">
              <w:rPr>
                <w:sz w:val="18"/>
                <w:szCs w:val="18"/>
              </w:rPr>
              <w:t>X</w:t>
            </w:r>
          </w:p>
        </w:tc>
        <w:tc>
          <w:tcPr>
            <w:tcW w:w="215" w:type="pct"/>
            <w:vAlign w:val="center"/>
          </w:tcPr>
          <w:p w14:paraId="692785EC" w14:textId="77777777" w:rsidR="005F293F" w:rsidRPr="00902CFE" w:rsidRDefault="00526A29" w:rsidP="005F293F">
            <w:pPr>
              <w:jc w:val="center"/>
              <w:rPr>
                <w:sz w:val="18"/>
                <w:szCs w:val="18"/>
              </w:rPr>
            </w:pPr>
            <w:r w:rsidRPr="00902CFE">
              <w:rPr>
                <w:sz w:val="18"/>
                <w:szCs w:val="18"/>
              </w:rPr>
              <w:t>X</w:t>
            </w:r>
          </w:p>
        </w:tc>
        <w:tc>
          <w:tcPr>
            <w:tcW w:w="215" w:type="pct"/>
            <w:vAlign w:val="center"/>
          </w:tcPr>
          <w:p w14:paraId="2C498C06" w14:textId="77777777" w:rsidR="005F293F" w:rsidRPr="00902CFE" w:rsidRDefault="00526A29" w:rsidP="005F293F">
            <w:pPr>
              <w:jc w:val="center"/>
              <w:rPr>
                <w:sz w:val="18"/>
                <w:szCs w:val="18"/>
              </w:rPr>
            </w:pPr>
            <w:r w:rsidRPr="00902CFE">
              <w:rPr>
                <w:sz w:val="18"/>
                <w:szCs w:val="18"/>
              </w:rPr>
              <w:t>X</w:t>
            </w:r>
          </w:p>
        </w:tc>
        <w:tc>
          <w:tcPr>
            <w:tcW w:w="216" w:type="pct"/>
            <w:vAlign w:val="center"/>
          </w:tcPr>
          <w:p w14:paraId="1C8D7B21" w14:textId="77777777" w:rsidR="005F293F" w:rsidRPr="00902CFE" w:rsidRDefault="00526A29" w:rsidP="005F293F">
            <w:pPr>
              <w:jc w:val="center"/>
              <w:rPr>
                <w:sz w:val="18"/>
                <w:szCs w:val="18"/>
              </w:rPr>
            </w:pPr>
            <w:r w:rsidRPr="00902CFE">
              <w:rPr>
                <w:sz w:val="18"/>
                <w:szCs w:val="18"/>
              </w:rPr>
              <w:t>X</w:t>
            </w:r>
          </w:p>
        </w:tc>
        <w:tc>
          <w:tcPr>
            <w:tcW w:w="234" w:type="pct"/>
            <w:vAlign w:val="center"/>
          </w:tcPr>
          <w:p w14:paraId="7AB95642" w14:textId="77777777" w:rsidR="005F293F" w:rsidRPr="00902CFE" w:rsidRDefault="00526A29" w:rsidP="005F293F">
            <w:pPr>
              <w:jc w:val="center"/>
              <w:rPr>
                <w:sz w:val="18"/>
                <w:szCs w:val="18"/>
              </w:rPr>
            </w:pPr>
            <w:r w:rsidRPr="00902CFE">
              <w:rPr>
                <w:sz w:val="18"/>
                <w:szCs w:val="18"/>
              </w:rPr>
              <w:t>X</w:t>
            </w:r>
          </w:p>
        </w:tc>
        <w:tc>
          <w:tcPr>
            <w:tcW w:w="195" w:type="pct"/>
            <w:vAlign w:val="center"/>
          </w:tcPr>
          <w:p w14:paraId="332F27CD" w14:textId="77777777" w:rsidR="005F293F" w:rsidRPr="00902CFE" w:rsidRDefault="005F293F" w:rsidP="005F293F">
            <w:pPr>
              <w:jc w:val="center"/>
              <w:rPr>
                <w:sz w:val="18"/>
                <w:szCs w:val="18"/>
              </w:rPr>
            </w:pPr>
          </w:p>
        </w:tc>
        <w:tc>
          <w:tcPr>
            <w:tcW w:w="191" w:type="pct"/>
            <w:vAlign w:val="center"/>
          </w:tcPr>
          <w:p w14:paraId="3316A6D6" w14:textId="77777777" w:rsidR="005F293F" w:rsidRPr="00902CFE" w:rsidRDefault="005F293F" w:rsidP="005F293F">
            <w:pPr>
              <w:jc w:val="center"/>
              <w:rPr>
                <w:sz w:val="18"/>
                <w:szCs w:val="18"/>
              </w:rPr>
            </w:pPr>
          </w:p>
        </w:tc>
        <w:tc>
          <w:tcPr>
            <w:tcW w:w="181" w:type="pct"/>
            <w:vAlign w:val="center"/>
          </w:tcPr>
          <w:p w14:paraId="070B1E89" w14:textId="77777777" w:rsidR="005F293F" w:rsidRPr="00902CFE" w:rsidRDefault="005F293F" w:rsidP="005F293F">
            <w:pPr>
              <w:jc w:val="center"/>
              <w:rPr>
                <w:sz w:val="18"/>
                <w:szCs w:val="18"/>
              </w:rPr>
            </w:pPr>
          </w:p>
        </w:tc>
        <w:tc>
          <w:tcPr>
            <w:tcW w:w="181" w:type="pct"/>
            <w:vAlign w:val="center"/>
          </w:tcPr>
          <w:p w14:paraId="509F297D" w14:textId="77777777" w:rsidR="005F293F" w:rsidRPr="00902CFE" w:rsidRDefault="005F293F" w:rsidP="005F293F">
            <w:pPr>
              <w:jc w:val="center"/>
              <w:rPr>
                <w:sz w:val="18"/>
                <w:szCs w:val="18"/>
              </w:rPr>
            </w:pPr>
          </w:p>
        </w:tc>
        <w:tc>
          <w:tcPr>
            <w:tcW w:w="355" w:type="pct"/>
            <w:vAlign w:val="center"/>
          </w:tcPr>
          <w:p w14:paraId="05077156" w14:textId="77777777" w:rsidR="005F293F" w:rsidRPr="00902CFE" w:rsidRDefault="005F293F" w:rsidP="005F293F">
            <w:pPr>
              <w:jc w:val="center"/>
              <w:rPr>
                <w:sz w:val="18"/>
                <w:szCs w:val="18"/>
              </w:rPr>
            </w:pPr>
          </w:p>
        </w:tc>
        <w:tc>
          <w:tcPr>
            <w:tcW w:w="383" w:type="pct"/>
          </w:tcPr>
          <w:p w14:paraId="0993AA51" w14:textId="77777777" w:rsidR="005F293F" w:rsidRPr="00554456" w:rsidRDefault="005F293F" w:rsidP="005F293F">
            <w:pPr>
              <w:rPr>
                <w:sz w:val="18"/>
                <w:szCs w:val="18"/>
              </w:rPr>
            </w:pPr>
          </w:p>
        </w:tc>
        <w:tc>
          <w:tcPr>
            <w:tcW w:w="1390" w:type="pct"/>
          </w:tcPr>
          <w:p w14:paraId="00F99024" w14:textId="084AC2BA" w:rsidR="005F293F" w:rsidRPr="00902CFE" w:rsidRDefault="00526A29" w:rsidP="005F293F">
            <w:pPr>
              <w:rPr>
                <w:sz w:val="18"/>
                <w:szCs w:val="18"/>
              </w:rPr>
            </w:pPr>
            <w:r w:rsidRPr="00A17C97">
              <w:rPr>
                <w:sz w:val="18"/>
                <w:szCs w:val="18"/>
              </w:rPr>
              <w:t xml:space="preserve">See Section 6.5.3 for specific requirements. Hematology and chemistry samples are required as defined in </w:t>
            </w:r>
            <w:r w:rsidR="00B16DC4" w:rsidRPr="00B16DC4">
              <w:rPr>
                <w:sz w:val="18"/>
                <w:szCs w:val="18"/>
              </w:rPr>
              <w:t>Table 8</w:t>
            </w:r>
            <w:r>
              <w:rPr>
                <w:sz w:val="18"/>
                <w:szCs w:val="18"/>
              </w:rPr>
              <w:t>.</w:t>
            </w:r>
          </w:p>
        </w:tc>
      </w:tr>
      <w:tr w:rsidR="00CA657C" w14:paraId="1DDBEE3F" w14:textId="77777777" w:rsidTr="005F293F">
        <w:tc>
          <w:tcPr>
            <w:tcW w:w="703" w:type="pct"/>
            <w:vAlign w:val="center"/>
          </w:tcPr>
          <w:p w14:paraId="10DAC00B" w14:textId="77777777" w:rsidR="005F293F" w:rsidRPr="00902CFE" w:rsidRDefault="00526A29" w:rsidP="005F293F">
            <w:pPr>
              <w:rPr>
                <w:sz w:val="18"/>
                <w:szCs w:val="18"/>
              </w:rPr>
            </w:pPr>
            <w:r w:rsidRPr="00902CFE">
              <w:rPr>
                <w:sz w:val="18"/>
                <w:szCs w:val="18"/>
              </w:rPr>
              <w:t>Urinalysis</w:t>
            </w:r>
          </w:p>
        </w:tc>
        <w:tc>
          <w:tcPr>
            <w:tcW w:w="348" w:type="pct"/>
            <w:vAlign w:val="center"/>
          </w:tcPr>
          <w:p w14:paraId="330613E3" w14:textId="77777777" w:rsidR="005F293F" w:rsidRPr="00902CFE" w:rsidRDefault="00526A29" w:rsidP="005F293F">
            <w:pPr>
              <w:jc w:val="center"/>
              <w:rPr>
                <w:sz w:val="18"/>
                <w:szCs w:val="18"/>
              </w:rPr>
            </w:pPr>
            <w:r w:rsidRPr="00902CFE">
              <w:rPr>
                <w:sz w:val="18"/>
                <w:szCs w:val="18"/>
              </w:rPr>
              <w:t>X</w:t>
            </w:r>
          </w:p>
        </w:tc>
        <w:tc>
          <w:tcPr>
            <w:tcW w:w="2559" w:type="pct"/>
            <w:gridSpan w:val="11"/>
            <w:vAlign w:val="center"/>
          </w:tcPr>
          <w:p w14:paraId="0B35CB44" w14:textId="41F2DD57" w:rsidR="005F293F" w:rsidRPr="00554456" w:rsidRDefault="00895D30" w:rsidP="005F293F">
            <w:pPr>
              <w:jc w:val="center"/>
              <w:rPr>
                <w:sz w:val="18"/>
                <w:szCs w:val="18"/>
              </w:rPr>
            </w:pPr>
            <w:del w:id="1987" w:author="Powell, Deana" w:date="2026-03-05T15:34:00Z" w16du:dateUtc="2026-03-05T20:34:00Z">
              <w:r>
                <w:rPr>
                  <w:noProof/>
                  <w:sz w:val="18"/>
                  <w:szCs w:val="18"/>
                </w:rPr>
                <mc:AlternateContent>
                  <mc:Choice Requires="wps">
                    <w:drawing>
                      <wp:anchor distT="0" distB="0" distL="114300" distR="114300" simplePos="0" relativeHeight="251717632" behindDoc="0" locked="0" layoutInCell="1" allowOverlap="1" wp14:anchorId="1D223297" wp14:editId="43FB987B">
                        <wp:simplePos x="0" y="0"/>
                        <wp:positionH relativeFrom="column">
                          <wp:posOffset>-13335</wp:posOffset>
                        </wp:positionH>
                        <wp:positionV relativeFrom="paragraph">
                          <wp:posOffset>83820</wp:posOffset>
                        </wp:positionV>
                        <wp:extent cx="4234180" cy="13970"/>
                        <wp:effectExtent l="19050" t="76200" r="90170" b="100330"/>
                        <wp:wrapNone/>
                        <wp:docPr id="1328451731" name="Straight Arrow Connector 1328451731"/>
                        <wp:cNvGraphicFramePr/>
                        <a:graphic xmlns:a="http://schemas.openxmlformats.org/drawingml/2006/main">
                          <a:graphicData uri="http://schemas.microsoft.com/office/word/2010/wordprocessingShape">
                            <wps:wsp>
                              <wps:cNvCnPr/>
                              <wps:spPr>
                                <a:xfrm>
                                  <a:off x="0" y="0"/>
                                  <a:ext cx="4234180" cy="13970"/>
                                </a:xfrm>
                                <a:prstGeom prst="straightConnector1">
                                  <a:avLst/>
                                </a:prstGeom>
                                <a:ln>
                                  <a:headEnd type="triangle"/>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id="Straight Arrow Connector 33" o:spid="_x0000_s1037" type="#_x0000_t32" style="width:333.4pt;height:1.1pt;margin-top:6.6pt;margin-left:-1.05pt;mso-height-percent:0;mso-height-relative:margin;mso-width-percent:0;mso-width-relative:margin;mso-wrap-distance-bottom:0;mso-wrap-distance-left:9pt;mso-wrap-distance-right:9pt;mso-wrap-distance-top:0;position:absolute;v-text-anchor:top;z-index:251682816" fillcolor="this" stroked="t" strokecolor="black" strokeweight="0.75pt">
                        <v:stroke startarrow="block" endarrow="block"/>
                      </v:shape>
                    </w:pict>
                  </mc:Fallback>
                </mc:AlternateContent>
              </w:r>
            </w:del>
            <w:ins w:id="1988" w:author="Powell, Deana" w:date="2026-03-05T15:34:00Z" w16du:dateUtc="2026-03-05T20:34:00Z">
              <w:r w:rsidR="00526A29">
                <w:rPr>
                  <w:noProof/>
                  <w:sz w:val="18"/>
                  <w:szCs w:val="18"/>
                </w:rPr>
                <mc:AlternateContent>
                  <mc:Choice Requires="wps">
                    <w:drawing>
                      <wp:anchor distT="0" distB="0" distL="114300" distR="114300" simplePos="0" relativeHeight="251679744" behindDoc="0" locked="0" layoutInCell="1" allowOverlap="1" wp14:anchorId="71D022E8" wp14:editId="58D80216">
                        <wp:simplePos x="0" y="0"/>
                        <wp:positionH relativeFrom="column">
                          <wp:posOffset>-90170</wp:posOffset>
                        </wp:positionH>
                        <wp:positionV relativeFrom="paragraph">
                          <wp:posOffset>81280</wp:posOffset>
                        </wp:positionV>
                        <wp:extent cx="4234180" cy="13970"/>
                        <wp:effectExtent l="19050" t="76200" r="90170" b="100330"/>
                        <wp:wrapNone/>
                        <wp:docPr id="33" name="Straight Arrow Connector 33"/>
                        <wp:cNvGraphicFramePr/>
                        <a:graphic xmlns:a="http://schemas.openxmlformats.org/drawingml/2006/main">
                          <a:graphicData uri="http://schemas.microsoft.com/office/word/2010/wordprocessingShape">
                            <wps:wsp>
                              <wps:cNvCnPr/>
                              <wps:spPr>
                                <a:xfrm>
                                  <a:off x="0" y="0"/>
                                  <a:ext cx="4234180" cy="13970"/>
                                </a:xfrm>
                                <a:prstGeom prst="straightConnector1">
                                  <a:avLst/>
                                </a:prstGeom>
                                <a:ln>
                                  <a:headEnd type="triangle"/>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http://schemas.openxmlformats.org/drawingml/2006/main">
                    <w:pict w14:anchorId="42B19A97">
                      <v:shape id="Straight Arrow Connector 33" style="width:333.4pt;height:1.1pt;margin-top:6.4pt;margin-left:-7.1pt;mso-height-percent:0;mso-height-relative:margin;mso-width-percent:0;mso-width-relative:margin;mso-wrap-distance-bottom:0;mso-wrap-distance-left:9pt;mso-wrap-distance-right:9pt;mso-wrap-distance-top:0;position:absolute;v-text-anchor:top;z-index:251678720" o:spid="_x0000_s1032" fillcolor="this" stroked="t" strokecolor="black" strokeweight="0.75pt" type="#_x0000_t32">
                        <v:stroke startarrow="block" endarrow="block"/>
                      </v:shape>
                    </w:pict>
                  </mc:Fallback>
                </mc:AlternateContent>
              </w:r>
            </w:ins>
          </w:p>
        </w:tc>
        <w:tc>
          <w:tcPr>
            <w:tcW w:w="1390" w:type="pct"/>
            <w:vAlign w:val="center"/>
          </w:tcPr>
          <w:p w14:paraId="29C398BA" w14:textId="2615876B" w:rsidR="005F293F" w:rsidRPr="00902CFE" w:rsidRDefault="00526A29" w:rsidP="005F293F">
            <w:pPr>
              <w:widowControl w:val="0"/>
              <w:rPr>
                <w:sz w:val="18"/>
                <w:szCs w:val="18"/>
              </w:rPr>
            </w:pPr>
            <w:r w:rsidRPr="00902CFE">
              <w:rPr>
                <w:sz w:val="18"/>
                <w:szCs w:val="18"/>
              </w:rPr>
              <w:t xml:space="preserve">Screening samples must be taken within 7 days of randomization. </w:t>
            </w:r>
            <w:r w:rsidRPr="00902CFE">
              <w:rPr>
                <w:sz w:val="18"/>
                <w:szCs w:val="18"/>
              </w:rPr>
              <w:br/>
            </w:r>
            <w:del w:id="1989" w:author="Powell, Deana" w:date="2026-03-05T15:34:00Z" w16du:dateUtc="2026-03-05T20:34:00Z">
              <w:r w:rsidR="00895D30" w:rsidRPr="00902CFE">
                <w:rPr>
                  <w:sz w:val="18"/>
                  <w:szCs w:val="18"/>
                </w:rPr>
                <w:delText>Postscreening</w:delText>
              </w:r>
            </w:del>
            <w:ins w:id="1990" w:author="Powell, Deana" w:date="2026-03-05T15:34:00Z" w16du:dateUtc="2026-03-05T20:34:00Z">
              <w:r w:rsidR="00507C82" w:rsidRPr="00902CFE">
                <w:rPr>
                  <w:sz w:val="18"/>
                  <w:szCs w:val="18"/>
                </w:rPr>
                <w:t>Post screening</w:t>
              </w:r>
            </w:ins>
            <w:r w:rsidRPr="00902CFE">
              <w:rPr>
                <w:sz w:val="18"/>
                <w:szCs w:val="18"/>
              </w:rPr>
              <w:t xml:space="preserve"> sample only required if clinically indicated.</w:t>
            </w:r>
          </w:p>
          <w:p w14:paraId="4FC6EF6C" w14:textId="77777777" w:rsidR="005F293F" w:rsidRPr="00902CFE" w:rsidRDefault="00526A29" w:rsidP="005F293F">
            <w:pPr>
              <w:rPr>
                <w:sz w:val="18"/>
                <w:szCs w:val="18"/>
              </w:rPr>
            </w:pPr>
            <w:r w:rsidRPr="00902CFE">
              <w:rPr>
                <w:sz w:val="18"/>
                <w:szCs w:val="18"/>
              </w:rPr>
              <w:t>See Appendix 2 for parameters.</w:t>
            </w:r>
          </w:p>
        </w:tc>
      </w:tr>
      <w:tr w:rsidR="00CA657C" w14:paraId="25EEDA1B" w14:textId="77777777" w:rsidTr="005F293F">
        <w:tc>
          <w:tcPr>
            <w:tcW w:w="703" w:type="pct"/>
            <w:vAlign w:val="center"/>
          </w:tcPr>
          <w:p w14:paraId="194FA72E" w14:textId="77777777" w:rsidR="005F293F" w:rsidRPr="00902CFE" w:rsidRDefault="00526A29" w:rsidP="005F293F">
            <w:pPr>
              <w:keepNext/>
              <w:rPr>
                <w:sz w:val="18"/>
                <w:szCs w:val="18"/>
              </w:rPr>
            </w:pPr>
            <w:r w:rsidRPr="00902CFE">
              <w:rPr>
                <w:sz w:val="18"/>
                <w:szCs w:val="18"/>
              </w:rPr>
              <w:t>INR or PT, aPTT</w:t>
            </w:r>
          </w:p>
        </w:tc>
        <w:tc>
          <w:tcPr>
            <w:tcW w:w="348" w:type="pct"/>
            <w:vAlign w:val="center"/>
          </w:tcPr>
          <w:p w14:paraId="1FCD3D58" w14:textId="77777777" w:rsidR="005F293F" w:rsidRPr="00902CFE" w:rsidRDefault="00526A29" w:rsidP="005F293F">
            <w:pPr>
              <w:keepNext/>
              <w:jc w:val="center"/>
              <w:rPr>
                <w:sz w:val="18"/>
                <w:szCs w:val="18"/>
              </w:rPr>
            </w:pPr>
            <w:r w:rsidRPr="00902CFE">
              <w:rPr>
                <w:sz w:val="18"/>
                <w:szCs w:val="18"/>
              </w:rPr>
              <w:t>X</w:t>
            </w:r>
          </w:p>
        </w:tc>
        <w:tc>
          <w:tcPr>
            <w:tcW w:w="2559" w:type="pct"/>
            <w:gridSpan w:val="11"/>
            <w:vAlign w:val="center"/>
          </w:tcPr>
          <w:p w14:paraId="1FB72433" w14:textId="22F8DA75" w:rsidR="005F293F" w:rsidRPr="00554456" w:rsidRDefault="00895D30" w:rsidP="005F293F">
            <w:pPr>
              <w:keepNext/>
              <w:rPr>
                <w:sz w:val="18"/>
                <w:szCs w:val="18"/>
              </w:rPr>
            </w:pPr>
            <w:del w:id="1991" w:author="Powell, Deana" w:date="2026-03-05T15:34:00Z" w16du:dateUtc="2026-03-05T20:34:00Z">
              <w:r>
                <w:rPr>
                  <w:noProof/>
                  <w:sz w:val="18"/>
                  <w:szCs w:val="18"/>
                </w:rPr>
                <mc:AlternateContent>
                  <mc:Choice Requires="wps">
                    <w:drawing>
                      <wp:anchor distT="0" distB="0" distL="114300" distR="114300" simplePos="0" relativeHeight="251719680" behindDoc="0" locked="0" layoutInCell="1" allowOverlap="1" wp14:anchorId="3FE17207" wp14:editId="46E040DF">
                        <wp:simplePos x="0" y="0"/>
                        <wp:positionH relativeFrom="column">
                          <wp:posOffset>-13335</wp:posOffset>
                        </wp:positionH>
                        <wp:positionV relativeFrom="paragraph">
                          <wp:posOffset>55880</wp:posOffset>
                        </wp:positionV>
                        <wp:extent cx="4234180" cy="13970"/>
                        <wp:effectExtent l="19050" t="76200" r="90170" b="100330"/>
                        <wp:wrapNone/>
                        <wp:docPr id="576558258" name="Straight Arrow Connector 576558258"/>
                        <wp:cNvGraphicFramePr/>
                        <a:graphic xmlns:a="http://schemas.openxmlformats.org/drawingml/2006/main">
                          <a:graphicData uri="http://schemas.microsoft.com/office/word/2010/wordprocessingShape">
                            <wps:wsp>
                              <wps:cNvCnPr/>
                              <wps:spPr>
                                <a:xfrm>
                                  <a:off x="0" y="0"/>
                                  <a:ext cx="4234180" cy="13970"/>
                                </a:xfrm>
                                <a:prstGeom prst="straightConnector1">
                                  <a:avLst/>
                                </a:prstGeom>
                                <a:ln>
                                  <a:headEnd type="triangle"/>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id="Straight Arrow Connector 34" o:spid="_x0000_s1038" type="#_x0000_t32" style="width:333.4pt;height:1.1pt;margin-top:4.4pt;margin-left:-1.05pt;mso-height-percent:0;mso-height-relative:margin;mso-width-percent:0;mso-width-relative:margin;mso-wrap-distance-bottom:0;mso-wrap-distance-left:9pt;mso-wrap-distance-right:9pt;mso-wrap-distance-top:0;position:absolute;v-text-anchor:top;z-index:251684864" fillcolor="this" stroked="t" strokecolor="black" strokeweight="0.75pt">
                        <v:stroke startarrow="block" endarrow="block"/>
                      </v:shape>
                    </w:pict>
                  </mc:Fallback>
                </mc:AlternateContent>
              </w:r>
            </w:del>
            <w:ins w:id="1992" w:author="Powell, Deana" w:date="2026-03-05T15:34:00Z" w16du:dateUtc="2026-03-05T20:34:00Z">
              <w:r w:rsidR="00526A29">
                <w:rPr>
                  <w:noProof/>
                  <w:sz w:val="18"/>
                  <w:szCs w:val="18"/>
                </w:rPr>
                <mc:AlternateContent>
                  <mc:Choice Requires="wps">
                    <w:drawing>
                      <wp:anchor distT="0" distB="0" distL="114300" distR="114300" simplePos="0" relativeHeight="251681792" behindDoc="0" locked="0" layoutInCell="1" allowOverlap="1" wp14:anchorId="71D4DDBB" wp14:editId="0E4B43AD">
                        <wp:simplePos x="0" y="0"/>
                        <wp:positionH relativeFrom="column">
                          <wp:posOffset>-90170</wp:posOffset>
                        </wp:positionH>
                        <wp:positionV relativeFrom="paragraph">
                          <wp:posOffset>38735</wp:posOffset>
                        </wp:positionV>
                        <wp:extent cx="4234180" cy="13970"/>
                        <wp:effectExtent l="19050" t="76200" r="90170" b="100330"/>
                        <wp:wrapNone/>
                        <wp:docPr id="34" name="Straight Arrow Connector 34"/>
                        <wp:cNvGraphicFramePr/>
                        <a:graphic xmlns:a="http://schemas.openxmlformats.org/drawingml/2006/main">
                          <a:graphicData uri="http://schemas.microsoft.com/office/word/2010/wordprocessingShape">
                            <wps:wsp>
                              <wps:cNvCnPr/>
                              <wps:spPr>
                                <a:xfrm>
                                  <a:off x="0" y="0"/>
                                  <a:ext cx="4234180" cy="13970"/>
                                </a:xfrm>
                                <a:prstGeom prst="straightConnector1">
                                  <a:avLst/>
                                </a:prstGeom>
                                <a:ln>
                                  <a:headEnd type="triangle"/>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http://schemas.openxmlformats.org/drawingml/2006/main">
                    <w:pict w14:anchorId="130DF080">
                      <v:shape id="Straight Arrow Connector 34" style="width:333.4pt;height:1.1pt;margin-top:3.05pt;margin-left:-7.1pt;mso-height-percent:0;mso-height-relative:margin;mso-width-percent:0;mso-width-relative:margin;mso-wrap-distance-bottom:0;mso-wrap-distance-left:9pt;mso-wrap-distance-right:9pt;mso-wrap-distance-top:0;position:absolute;v-text-anchor:top;z-index:251680768" o:spid="_x0000_s1033" fillcolor="this" stroked="t" strokecolor="black" strokeweight="0.75pt" type="#_x0000_t32">
                        <v:stroke startarrow="block" endarrow="block"/>
                      </v:shape>
                    </w:pict>
                  </mc:Fallback>
                </mc:AlternateContent>
              </w:r>
            </w:ins>
          </w:p>
        </w:tc>
        <w:tc>
          <w:tcPr>
            <w:tcW w:w="1390" w:type="pct"/>
          </w:tcPr>
          <w:p w14:paraId="4FF47A17" w14:textId="77777777" w:rsidR="005F293F" w:rsidRDefault="00526A29" w:rsidP="005F293F">
            <w:pPr>
              <w:keepNext/>
              <w:rPr>
                <w:sz w:val="18"/>
                <w:szCs w:val="18"/>
              </w:rPr>
            </w:pPr>
            <w:r w:rsidRPr="00902CFE">
              <w:rPr>
                <w:sz w:val="18"/>
                <w:szCs w:val="18"/>
              </w:rPr>
              <w:t>Screening samples must be taken within 7 days of treatment randomization.</w:t>
            </w:r>
          </w:p>
          <w:p w14:paraId="70FC9BB8" w14:textId="24258C0C" w:rsidR="005F293F" w:rsidRPr="00902CFE" w:rsidRDefault="00895D30" w:rsidP="005F293F">
            <w:pPr>
              <w:keepNext/>
              <w:widowControl w:val="0"/>
              <w:rPr>
                <w:sz w:val="18"/>
                <w:szCs w:val="18"/>
              </w:rPr>
            </w:pPr>
            <w:del w:id="1993" w:author="Powell, Deana" w:date="2026-03-05T15:34:00Z" w16du:dateUtc="2026-03-05T20:34:00Z">
              <w:r w:rsidRPr="00902CFE">
                <w:rPr>
                  <w:sz w:val="18"/>
                  <w:szCs w:val="18"/>
                </w:rPr>
                <w:delText>Postscreening</w:delText>
              </w:r>
            </w:del>
            <w:ins w:id="1994" w:author="Powell, Deana" w:date="2026-03-05T15:34:00Z" w16du:dateUtc="2026-03-05T20:34:00Z">
              <w:r w:rsidR="00526A29" w:rsidRPr="00902CFE">
                <w:rPr>
                  <w:sz w:val="18"/>
                  <w:szCs w:val="18"/>
                </w:rPr>
                <w:t>Post screening</w:t>
              </w:r>
            </w:ins>
            <w:r w:rsidR="00B3490E" w:rsidRPr="00902CFE">
              <w:rPr>
                <w:sz w:val="18"/>
                <w:szCs w:val="18"/>
              </w:rPr>
              <w:t xml:space="preserve"> sample only required if clinically indicated.</w:t>
            </w:r>
          </w:p>
        </w:tc>
      </w:tr>
      <w:tr w:rsidR="00CA657C" w14:paraId="69EBFDCA" w14:textId="77777777" w:rsidTr="005F293F">
        <w:tc>
          <w:tcPr>
            <w:tcW w:w="703" w:type="pct"/>
            <w:vAlign w:val="center"/>
          </w:tcPr>
          <w:p w14:paraId="573205D0" w14:textId="77777777" w:rsidR="005F293F" w:rsidRPr="00902CFE" w:rsidRDefault="00526A29" w:rsidP="005F293F">
            <w:pPr>
              <w:rPr>
                <w:sz w:val="18"/>
                <w:szCs w:val="18"/>
              </w:rPr>
            </w:pPr>
            <w:r w:rsidRPr="00902CFE">
              <w:rPr>
                <w:sz w:val="18"/>
                <w:szCs w:val="18"/>
              </w:rPr>
              <w:t>Pregnancy Test (POCBP Only)</w:t>
            </w:r>
          </w:p>
        </w:tc>
        <w:tc>
          <w:tcPr>
            <w:tcW w:w="348" w:type="pct"/>
            <w:vAlign w:val="center"/>
          </w:tcPr>
          <w:p w14:paraId="3515EBC2" w14:textId="77777777" w:rsidR="005F293F" w:rsidRPr="00902CFE" w:rsidRDefault="00526A29" w:rsidP="005F293F">
            <w:pPr>
              <w:jc w:val="center"/>
              <w:rPr>
                <w:sz w:val="18"/>
                <w:szCs w:val="18"/>
              </w:rPr>
            </w:pPr>
            <w:r w:rsidRPr="00902CFE">
              <w:rPr>
                <w:sz w:val="18"/>
                <w:szCs w:val="18"/>
              </w:rPr>
              <w:t>X</w:t>
            </w:r>
          </w:p>
        </w:tc>
        <w:tc>
          <w:tcPr>
            <w:tcW w:w="193" w:type="pct"/>
            <w:vAlign w:val="center"/>
          </w:tcPr>
          <w:p w14:paraId="25023A3C" w14:textId="77777777" w:rsidR="005F293F" w:rsidRPr="00902CFE" w:rsidRDefault="00526A29" w:rsidP="005F293F">
            <w:pPr>
              <w:jc w:val="center"/>
              <w:rPr>
                <w:sz w:val="18"/>
                <w:szCs w:val="18"/>
              </w:rPr>
            </w:pPr>
            <w:r w:rsidRPr="00902CFE">
              <w:rPr>
                <w:sz w:val="18"/>
                <w:szCs w:val="18"/>
              </w:rPr>
              <w:t>X</w:t>
            </w:r>
          </w:p>
        </w:tc>
        <w:tc>
          <w:tcPr>
            <w:tcW w:w="215" w:type="pct"/>
            <w:vAlign w:val="center"/>
          </w:tcPr>
          <w:p w14:paraId="6180D195" w14:textId="77777777" w:rsidR="005F293F" w:rsidRPr="00902CFE" w:rsidRDefault="005F293F" w:rsidP="005F293F">
            <w:pPr>
              <w:jc w:val="center"/>
              <w:rPr>
                <w:sz w:val="18"/>
                <w:szCs w:val="18"/>
              </w:rPr>
            </w:pPr>
          </w:p>
        </w:tc>
        <w:tc>
          <w:tcPr>
            <w:tcW w:w="215" w:type="pct"/>
            <w:vAlign w:val="center"/>
          </w:tcPr>
          <w:p w14:paraId="25F52D67" w14:textId="77777777" w:rsidR="005F293F" w:rsidRPr="00902CFE" w:rsidRDefault="005F293F" w:rsidP="005F293F">
            <w:pPr>
              <w:jc w:val="center"/>
              <w:rPr>
                <w:sz w:val="18"/>
                <w:szCs w:val="18"/>
              </w:rPr>
            </w:pPr>
          </w:p>
        </w:tc>
        <w:tc>
          <w:tcPr>
            <w:tcW w:w="216" w:type="pct"/>
            <w:vAlign w:val="center"/>
          </w:tcPr>
          <w:p w14:paraId="49DB8DF3" w14:textId="77777777" w:rsidR="005F293F" w:rsidRPr="00902CFE" w:rsidRDefault="005F293F" w:rsidP="005F293F">
            <w:pPr>
              <w:jc w:val="center"/>
              <w:rPr>
                <w:sz w:val="18"/>
                <w:szCs w:val="18"/>
              </w:rPr>
            </w:pPr>
          </w:p>
        </w:tc>
        <w:tc>
          <w:tcPr>
            <w:tcW w:w="234" w:type="pct"/>
            <w:vAlign w:val="center"/>
          </w:tcPr>
          <w:p w14:paraId="06E192B3" w14:textId="77777777" w:rsidR="005F293F" w:rsidRPr="00902CFE" w:rsidRDefault="00526A29" w:rsidP="005F293F">
            <w:pPr>
              <w:jc w:val="center"/>
              <w:rPr>
                <w:sz w:val="18"/>
                <w:szCs w:val="18"/>
              </w:rPr>
            </w:pPr>
            <w:r w:rsidRPr="00902CFE">
              <w:rPr>
                <w:sz w:val="18"/>
                <w:szCs w:val="18"/>
              </w:rPr>
              <w:t>X</w:t>
            </w:r>
          </w:p>
        </w:tc>
        <w:tc>
          <w:tcPr>
            <w:tcW w:w="195" w:type="pct"/>
            <w:vAlign w:val="center"/>
          </w:tcPr>
          <w:p w14:paraId="16C59454" w14:textId="77777777" w:rsidR="005F293F" w:rsidRPr="00902CFE" w:rsidRDefault="00526A29" w:rsidP="005F293F">
            <w:pPr>
              <w:jc w:val="center"/>
              <w:rPr>
                <w:sz w:val="18"/>
                <w:szCs w:val="18"/>
              </w:rPr>
            </w:pPr>
            <w:r w:rsidRPr="00902CFE">
              <w:rPr>
                <w:sz w:val="18"/>
                <w:szCs w:val="18"/>
              </w:rPr>
              <w:t>X</w:t>
            </w:r>
          </w:p>
        </w:tc>
        <w:tc>
          <w:tcPr>
            <w:tcW w:w="191" w:type="pct"/>
            <w:vAlign w:val="center"/>
          </w:tcPr>
          <w:p w14:paraId="34D80FF1" w14:textId="77777777" w:rsidR="005F293F" w:rsidRPr="00902CFE" w:rsidRDefault="00526A29" w:rsidP="005F293F">
            <w:pPr>
              <w:jc w:val="center"/>
              <w:rPr>
                <w:sz w:val="18"/>
                <w:szCs w:val="18"/>
              </w:rPr>
            </w:pPr>
            <w:r w:rsidRPr="00902CFE">
              <w:rPr>
                <w:sz w:val="18"/>
                <w:szCs w:val="18"/>
              </w:rPr>
              <w:t>X</w:t>
            </w:r>
          </w:p>
        </w:tc>
        <w:tc>
          <w:tcPr>
            <w:tcW w:w="181" w:type="pct"/>
            <w:vAlign w:val="center"/>
          </w:tcPr>
          <w:p w14:paraId="5FE85795" w14:textId="77777777" w:rsidR="005F293F" w:rsidRPr="00902CFE" w:rsidRDefault="00526A29" w:rsidP="005F293F">
            <w:pPr>
              <w:jc w:val="center"/>
              <w:rPr>
                <w:sz w:val="18"/>
                <w:szCs w:val="18"/>
              </w:rPr>
            </w:pPr>
            <w:r w:rsidRPr="00902CFE">
              <w:rPr>
                <w:sz w:val="18"/>
                <w:szCs w:val="18"/>
              </w:rPr>
              <w:t>X</w:t>
            </w:r>
          </w:p>
        </w:tc>
        <w:tc>
          <w:tcPr>
            <w:tcW w:w="181" w:type="pct"/>
            <w:vAlign w:val="center"/>
          </w:tcPr>
          <w:p w14:paraId="6F74D075" w14:textId="77777777" w:rsidR="005F293F" w:rsidRPr="00902CFE" w:rsidRDefault="00526A29" w:rsidP="005F293F">
            <w:pPr>
              <w:jc w:val="center"/>
              <w:rPr>
                <w:sz w:val="18"/>
                <w:szCs w:val="18"/>
              </w:rPr>
            </w:pPr>
            <w:r w:rsidRPr="00902CFE">
              <w:rPr>
                <w:sz w:val="18"/>
                <w:szCs w:val="18"/>
              </w:rPr>
              <w:t>X</w:t>
            </w:r>
          </w:p>
        </w:tc>
        <w:tc>
          <w:tcPr>
            <w:tcW w:w="355" w:type="pct"/>
            <w:vAlign w:val="center"/>
          </w:tcPr>
          <w:p w14:paraId="6F6E16D5" w14:textId="77777777" w:rsidR="005F293F" w:rsidRPr="00902CFE" w:rsidRDefault="00526A29" w:rsidP="005F293F">
            <w:pPr>
              <w:jc w:val="center"/>
              <w:rPr>
                <w:sz w:val="18"/>
                <w:szCs w:val="18"/>
              </w:rPr>
            </w:pPr>
            <w:r w:rsidRPr="00902CFE">
              <w:rPr>
                <w:sz w:val="18"/>
                <w:szCs w:val="18"/>
              </w:rPr>
              <w:t>X</w:t>
            </w:r>
          </w:p>
        </w:tc>
        <w:tc>
          <w:tcPr>
            <w:tcW w:w="383" w:type="pct"/>
          </w:tcPr>
          <w:p w14:paraId="6D6ECCCE" w14:textId="77777777" w:rsidR="005F293F" w:rsidRPr="00554456" w:rsidRDefault="005F293F" w:rsidP="005F293F">
            <w:pPr>
              <w:rPr>
                <w:sz w:val="18"/>
                <w:szCs w:val="18"/>
              </w:rPr>
            </w:pPr>
          </w:p>
        </w:tc>
        <w:tc>
          <w:tcPr>
            <w:tcW w:w="1390" w:type="pct"/>
          </w:tcPr>
          <w:p w14:paraId="4EB3FC89" w14:textId="77777777" w:rsidR="005F293F" w:rsidRPr="00902CFE" w:rsidRDefault="00526A29" w:rsidP="005F293F">
            <w:pPr>
              <w:rPr>
                <w:sz w:val="18"/>
                <w:szCs w:val="18"/>
              </w:rPr>
            </w:pPr>
            <w:r w:rsidRPr="008E3F90">
              <w:rPr>
                <w:sz w:val="18"/>
                <w:szCs w:val="18"/>
              </w:rPr>
              <w:t>See Section 5.1, inclusion criterion 14 for eligibility requirements and Section 8.3.7 for specific on-study requirements.</w:t>
            </w:r>
            <w:ins w:id="1995" w:author="Powell, Deana" w:date="2026-03-05T15:34:00Z" w16du:dateUtc="2026-03-05T20:34:00Z">
              <w:r w:rsidRPr="008E3F90">
                <w:rPr>
                  <w:sz w:val="18"/>
                  <w:szCs w:val="18"/>
                </w:rPr>
                <w:t xml:space="preserve"> See Appendix 7 for country-specific requirements.</w:t>
              </w:r>
            </w:ins>
          </w:p>
        </w:tc>
      </w:tr>
      <w:tr w:rsidR="00CA657C" w14:paraId="7FC9B25F" w14:textId="77777777" w:rsidTr="005F293F">
        <w:tc>
          <w:tcPr>
            <w:tcW w:w="703" w:type="pct"/>
            <w:vAlign w:val="center"/>
          </w:tcPr>
          <w:p w14:paraId="1D742F69" w14:textId="77777777" w:rsidR="005F293F" w:rsidRPr="00902CFE" w:rsidRDefault="00526A29" w:rsidP="005F293F">
            <w:pPr>
              <w:rPr>
                <w:sz w:val="18"/>
                <w:szCs w:val="18"/>
              </w:rPr>
            </w:pPr>
            <w:r w:rsidRPr="00902CFE">
              <w:rPr>
                <w:sz w:val="18"/>
                <w:szCs w:val="18"/>
              </w:rPr>
              <w:t>β2 Microglobulin</w:t>
            </w:r>
          </w:p>
        </w:tc>
        <w:tc>
          <w:tcPr>
            <w:tcW w:w="348" w:type="pct"/>
            <w:vAlign w:val="center"/>
          </w:tcPr>
          <w:p w14:paraId="0D4BA0BF" w14:textId="77777777" w:rsidR="005F293F" w:rsidRPr="00902CFE" w:rsidRDefault="00526A29" w:rsidP="005F293F">
            <w:pPr>
              <w:jc w:val="center"/>
              <w:rPr>
                <w:sz w:val="18"/>
                <w:szCs w:val="18"/>
              </w:rPr>
            </w:pPr>
            <w:r w:rsidRPr="00902CFE">
              <w:rPr>
                <w:sz w:val="18"/>
                <w:szCs w:val="18"/>
              </w:rPr>
              <w:t>X</w:t>
            </w:r>
          </w:p>
        </w:tc>
        <w:tc>
          <w:tcPr>
            <w:tcW w:w="193" w:type="pct"/>
            <w:vAlign w:val="center"/>
          </w:tcPr>
          <w:p w14:paraId="29626B72" w14:textId="77777777" w:rsidR="005F293F" w:rsidRPr="00902CFE" w:rsidRDefault="005F293F" w:rsidP="005F293F">
            <w:pPr>
              <w:jc w:val="center"/>
              <w:rPr>
                <w:sz w:val="18"/>
                <w:szCs w:val="18"/>
              </w:rPr>
            </w:pPr>
          </w:p>
        </w:tc>
        <w:tc>
          <w:tcPr>
            <w:tcW w:w="215" w:type="pct"/>
            <w:vAlign w:val="center"/>
          </w:tcPr>
          <w:p w14:paraId="3FC0C6C3" w14:textId="77777777" w:rsidR="005F293F" w:rsidRPr="00902CFE" w:rsidRDefault="005F293F" w:rsidP="005F293F">
            <w:pPr>
              <w:jc w:val="center"/>
              <w:rPr>
                <w:sz w:val="18"/>
                <w:szCs w:val="18"/>
              </w:rPr>
            </w:pPr>
          </w:p>
        </w:tc>
        <w:tc>
          <w:tcPr>
            <w:tcW w:w="215" w:type="pct"/>
            <w:vAlign w:val="center"/>
          </w:tcPr>
          <w:p w14:paraId="6195F237" w14:textId="77777777" w:rsidR="005F293F" w:rsidRPr="00902CFE" w:rsidRDefault="005F293F" w:rsidP="005F293F">
            <w:pPr>
              <w:jc w:val="center"/>
              <w:rPr>
                <w:sz w:val="18"/>
                <w:szCs w:val="18"/>
              </w:rPr>
            </w:pPr>
          </w:p>
        </w:tc>
        <w:tc>
          <w:tcPr>
            <w:tcW w:w="216" w:type="pct"/>
            <w:vAlign w:val="center"/>
          </w:tcPr>
          <w:p w14:paraId="507A1DD8" w14:textId="77777777" w:rsidR="005F293F" w:rsidRPr="00902CFE" w:rsidRDefault="005F293F" w:rsidP="005F293F">
            <w:pPr>
              <w:jc w:val="center"/>
              <w:rPr>
                <w:sz w:val="18"/>
                <w:szCs w:val="18"/>
              </w:rPr>
            </w:pPr>
          </w:p>
        </w:tc>
        <w:tc>
          <w:tcPr>
            <w:tcW w:w="234" w:type="pct"/>
            <w:vAlign w:val="center"/>
          </w:tcPr>
          <w:p w14:paraId="77D7B697" w14:textId="77777777" w:rsidR="005F293F" w:rsidRPr="00902CFE" w:rsidRDefault="005F293F" w:rsidP="005F293F">
            <w:pPr>
              <w:jc w:val="center"/>
              <w:rPr>
                <w:sz w:val="18"/>
                <w:szCs w:val="18"/>
              </w:rPr>
            </w:pPr>
          </w:p>
        </w:tc>
        <w:tc>
          <w:tcPr>
            <w:tcW w:w="195" w:type="pct"/>
            <w:vAlign w:val="center"/>
          </w:tcPr>
          <w:p w14:paraId="2984B7DE" w14:textId="77777777" w:rsidR="005F293F" w:rsidRPr="00902CFE" w:rsidRDefault="005F293F" w:rsidP="005F293F">
            <w:pPr>
              <w:jc w:val="center"/>
              <w:rPr>
                <w:sz w:val="18"/>
                <w:szCs w:val="18"/>
              </w:rPr>
            </w:pPr>
          </w:p>
        </w:tc>
        <w:tc>
          <w:tcPr>
            <w:tcW w:w="191" w:type="pct"/>
            <w:vAlign w:val="center"/>
          </w:tcPr>
          <w:p w14:paraId="638E809C" w14:textId="77777777" w:rsidR="005F293F" w:rsidRPr="00902CFE" w:rsidRDefault="00526A29" w:rsidP="005F293F">
            <w:pPr>
              <w:jc w:val="center"/>
              <w:rPr>
                <w:sz w:val="18"/>
                <w:szCs w:val="18"/>
              </w:rPr>
            </w:pPr>
            <w:r w:rsidRPr="00902CFE">
              <w:rPr>
                <w:sz w:val="18"/>
                <w:szCs w:val="18"/>
              </w:rPr>
              <w:t>X</w:t>
            </w:r>
          </w:p>
        </w:tc>
        <w:tc>
          <w:tcPr>
            <w:tcW w:w="181" w:type="pct"/>
            <w:vAlign w:val="center"/>
          </w:tcPr>
          <w:p w14:paraId="6CE8CD04" w14:textId="77777777" w:rsidR="005F293F" w:rsidRPr="00902CFE" w:rsidRDefault="005F293F" w:rsidP="005F293F">
            <w:pPr>
              <w:jc w:val="center"/>
              <w:rPr>
                <w:sz w:val="18"/>
                <w:szCs w:val="18"/>
              </w:rPr>
            </w:pPr>
          </w:p>
        </w:tc>
        <w:tc>
          <w:tcPr>
            <w:tcW w:w="181" w:type="pct"/>
            <w:vAlign w:val="center"/>
          </w:tcPr>
          <w:p w14:paraId="3A0E0552" w14:textId="77777777" w:rsidR="005F293F" w:rsidRPr="00902CFE" w:rsidRDefault="005F293F" w:rsidP="005F293F">
            <w:pPr>
              <w:jc w:val="center"/>
              <w:rPr>
                <w:sz w:val="18"/>
                <w:szCs w:val="18"/>
              </w:rPr>
            </w:pPr>
          </w:p>
        </w:tc>
        <w:tc>
          <w:tcPr>
            <w:tcW w:w="355" w:type="pct"/>
            <w:vAlign w:val="center"/>
          </w:tcPr>
          <w:p w14:paraId="46EEDFCC" w14:textId="77777777" w:rsidR="005F293F" w:rsidRPr="00902CFE" w:rsidRDefault="005F293F" w:rsidP="005F293F">
            <w:pPr>
              <w:jc w:val="center"/>
              <w:rPr>
                <w:sz w:val="18"/>
                <w:szCs w:val="18"/>
              </w:rPr>
            </w:pPr>
          </w:p>
        </w:tc>
        <w:tc>
          <w:tcPr>
            <w:tcW w:w="383" w:type="pct"/>
            <w:vAlign w:val="center"/>
          </w:tcPr>
          <w:p w14:paraId="550C7A1D" w14:textId="77777777" w:rsidR="005F293F" w:rsidRPr="00554456" w:rsidRDefault="00526A29" w:rsidP="005F293F">
            <w:pPr>
              <w:jc w:val="center"/>
              <w:rPr>
                <w:sz w:val="18"/>
                <w:szCs w:val="18"/>
              </w:rPr>
            </w:pPr>
            <w:r>
              <w:rPr>
                <w:sz w:val="18"/>
                <w:szCs w:val="18"/>
              </w:rPr>
              <w:t>X– starting C7 (W25)</w:t>
            </w:r>
          </w:p>
        </w:tc>
        <w:tc>
          <w:tcPr>
            <w:tcW w:w="1390" w:type="pct"/>
            <w:vMerge w:val="restart"/>
            <w:vAlign w:val="center"/>
          </w:tcPr>
          <w:p w14:paraId="5AB57EAE" w14:textId="77777777" w:rsidR="005F293F" w:rsidRPr="00902CFE" w:rsidRDefault="00526A29" w:rsidP="005F293F">
            <w:pPr>
              <w:rPr>
                <w:sz w:val="18"/>
                <w:szCs w:val="18"/>
              </w:rPr>
            </w:pPr>
            <w:r w:rsidRPr="00902CFE">
              <w:rPr>
                <w:sz w:val="18"/>
                <w:szCs w:val="18"/>
              </w:rPr>
              <w:t>See Section 8.2.1.1 for specific requirements.</w:t>
            </w:r>
          </w:p>
        </w:tc>
      </w:tr>
      <w:tr w:rsidR="00CA657C" w14:paraId="7CE9886C" w14:textId="77777777" w:rsidTr="005F293F">
        <w:tc>
          <w:tcPr>
            <w:tcW w:w="703" w:type="pct"/>
            <w:vAlign w:val="center"/>
          </w:tcPr>
          <w:p w14:paraId="77CCEC8E" w14:textId="77777777" w:rsidR="005F293F" w:rsidRPr="00902CFE" w:rsidRDefault="00526A29" w:rsidP="005F293F">
            <w:pPr>
              <w:rPr>
                <w:sz w:val="18"/>
                <w:szCs w:val="18"/>
              </w:rPr>
            </w:pPr>
            <w:r w:rsidRPr="00902CFE">
              <w:rPr>
                <w:sz w:val="18"/>
                <w:szCs w:val="18"/>
              </w:rPr>
              <w:lastRenderedPageBreak/>
              <w:t>Serum Immunoglobulin</w:t>
            </w:r>
          </w:p>
        </w:tc>
        <w:tc>
          <w:tcPr>
            <w:tcW w:w="348" w:type="pct"/>
            <w:vAlign w:val="center"/>
          </w:tcPr>
          <w:p w14:paraId="0B9C0225" w14:textId="77777777" w:rsidR="005F293F" w:rsidRPr="00902CFE" w:rsidRDefault="00526A29" w:rsidP="005F293F">
            <w:pPr>
              <w:jc w:val="center"/>
              <w:rPr>
                <w:sz w:val="18"/>
                <w:szCs w:val="18"/>
              </w:rPr>
            </w:pPr>
            <w:r w:rsidRPr="00902CFE">
              <w:rPr>
                <w:sz w:val="18"/>
                <w:szCs w:val="18"/>
              </w:rPr>
              <w:t>X</w:t>
            </w:r>
          </w:p>
        </w:tc>
        <w:tc>
          <w:tcPr>
            <w:tcW w:w="193" w:type="pct"/>
            <w:vAlign w:val="center"/>
          </w:tcPr>
          <w:p w14:paraId="7B0AF0F9" w14:textId="77777777" w:rsidR="005F293F" w:rsidRPr="00902CFE" w:rsidRDefault="005F293F" w:rsidP="005F293F">
            <w:pPr>
              <w:jc w:val="center"/>
              <w:rPr>
                <w:sz w:val="18"/>
                <w:szCs w:val="18"/>
              </w:rPr>
            </w:pPr>
          </w:p>
        </w:tc>
        <w:tc>
          <w:tcPr>
            <w:tcW w:w="215" w:type="pct"/>
            <w:vAlign w:val="center"/>
          </w:tcPr>
          <w:p w14:paraId="6DCB6EC0" w14:textId="77777777" w:rsidR="005F293F" w:rsidRPr="00902CFE" w:rsidRDefault="005F293F" w:rsidP="005F293F">
            <w:pPr>
              <w:jc w:val="center"/>
              <w:rPr>
                <w:sz w:val="18"/>
                <w:szCs w:val="18"/>
              </w:rPr>
            </w:pPr>
          </w:p>
        </w:tc>
        <w:tc>
          <w:tcPr>
            <w:tcW w:w="215" w:type="pct"/>
            <w:vAlign w:val="center"/>
          </w:tcPr>
          <w:p w14:paraId="3064A3FA" w14:textId="77777777" w:rsidR="005F293F" w:rsidRPr="00902CFE" w:rsidRDefault="005F293F" w:rsidP="005F293F">
            <w:pPr>
              <w:jc w:val="center"/>
              <w:rPr>
                <w:sz w:val="18"/>
                <w:szCs w:val="18"/>
              </w:rPr>
            </w:pPr>
          </w:p>
        </w:tc>
        <w:tc>
          <w:tcPr>
            <w:tcW w:w="216" w:type="pct"/>
            <w:vAlign w:val="center"/>
          </w:tcPr>
          <w:p w14:paraId="1FF37AC6" w14:textId="77777777" w:rsidR="005F293F" w:rsidRPr="00902CFE" w:rsidRDefault="005F293F" w:rsidP="005F293F">
            <w:pPr>
              <w:jc w:val="center"/>
              <w:rPr>
                <w:sz w:val="18"/>
                <w:szCs w:val="18"/>
              </w:rPr>
            </w:pPr>
          </w:p>
        </w:tc>
        <w:tc>
          <w:tcPr>
            <w:tcW w:w="234" w:type="pct"/>
            <w:vAlign w:val="center"/>
          </w:tcPr>
          <w:p w14:paraId="5AB9C64F" w14:textId="77777777" w:rsidR="005F293F" w:rsidRPr="00902CFE" w:rsidRDefault="005F293F" w:rsidP="005F293F">
            <w:pPr>
              <w:jc w:val="center"/>
              <w:rPr>
                <w:sz w:val="18"/>
                <w:szCs w:val="18"/>
              </w:rPr>
            </w:pPr>
          </w:p>
        </w:tc>
        <w:tc>
          <w:tcPr>
            <w:tcW w:w="195" w:type="pct"/>
            <w:vAlign w:val="center"/>
          </w:tcPr>
          <w:p w14:paraId="23F9B060" w14:textId="77777777" w:rsidR="005F293F" w:rsidRPr="00902CFE" w:rsidRDefault="005F293F" w:rsidP="005F293F">
            <w:pPr>
              <w:jc w:val="center"/>
              <w:rPr>
                <w:sz w:val="18"/>
                <w:szCs w:val="18"/>
              </w:rPr>
            </w:pPr>
          </w:p>
        </w:tc>
        <w:tc>
          <w:tcPr>
            <w:tcW w:w="191" w:type="pct"/>
            <w:vAlign w:val="center"/>
          </w:tcPr>
          <w:p w14:paraId="3CF00707" w14:textId="77777777" w:rsidR="005F293F" w:rsidRPr="00902CFE" w:rsidRDefault="00526A29" w:rsidP="005F293F">
            <w:pPr>
              <w:jc w:val="center"/>
              <w:rPr>
                <w:sz w:val="18"/>
                <w:szCs w:val="18"/>
              </w:rPr>
            </w:pPr>
            <w:r w:rsidRPr="00902CFE">
              <w:rPr>
                <w:sz w:val="18"/>
                <w:szCs w:val="18"/>
              </w:rPr>
              <w:t>X</w:t>
            </w:r>
          </w:p>
        </w:tc>
        <w:tc>
          <w:tcPr>
            <w:tcW w:w="181" w:type="pct"/>
            <w:vAlign w:val="center"/>
          </w:tcPr>
          <w:p w14:paraId="5F4A5B34" w14:textId="77777777" w:rsidR="005F293F" w:rsidRPr="00902CFE" w:rsidRDefault="005F293F" w:rsidP="005F293F">
            <w:pPr>
              <w:jc w:val="center"/>
              <w:rPr>
                <w:sz w:val="18"/>
                <w:szCs w:val="18"/>
              </w:rPr>
            </w:pPr>
          </w:p>
        </w:tc>
        <w:tc>
          <w:tcPr>
            <w:tcW w:w="181" w:type="pct"/>
            <w:vAlign w:val="center"/>
          </w:tcPr>
          <w:p w14:paraId="4299B48E" w14:textId="77777777" w:rsidR="005F293F" w:rsidRPr="00902CFE" w:rsidRDefault="005F293F" w:rsidP="005F293F">
            <w:pPr>
              <w:jc w:val="center"/>
              <w:rPr>
                <w:sz w:val="18"/>
                <w:szCs w:val="18"/>
              </w:rPr>
            </w:pPr>
          </w:p>
        </w:tc>
        <w:tc>
          <w:tcPr>
            <w:tcW w:w="355" w:type="pct"/>
            <w:vAlign w:val="center"/>
          </w:tcPr>
          <w:p w14:paraId="1DB07D2F" w14:textId="77777777" w:rsidR="005F293F" w:rsidRPr="00902CFE" w:rsidRDefault="005F293F" w:rsidP="005F293F">
            <w:pPr>
              <w:jc w:val="center"/>
              <w:rPr>
                <w:sz w:val="18"/>
                <w:szCs w:val="18"/>
              </w:rPr>
            </w:pPr>
          </w:p>
        </w:tc>
        <w:tc>
          <w:tcPr>
            <w:tcW w:w="383" w:type="pct"/>
            <w:vAlign w:val="center"/>
          </w:tcPr>
          <w:p w14:paraId="16BF4680" w14:textId="77777777" w:rsidR="005F293F" w:rsidRPr="00554456" w:rsidRDefault="00526A29" w:rsidP="005F293F">
            <w:pPr>
              <w:jc w:val="center"/>
              <w:rPr>
                <w:sz w:val="18"/>
                <w:szCs w:val="18"/>
              </w:rPr>
            </w:pPr>
            <w:r>
              <w:rPr>
                <w:sz w:val="18"/>
                <w:szCs w:val="18"/>
              </w:rPr>
              <w:t>X– starting C7 (W25)</w:t>
            </w:r>
          </w:p>
        </w:tc>
        <w:tc>
          <w:tcPr>
            <w:tcW w:w="1390" w:type="pct"/>
            <w:vMerge/>
            <w:vAlign w:val="center"/>
          </w:tcPr>
          <w:p w14:paraId="4300487C" w14:textId="77777777" w:rsidR="005F293F" w:rsidRPr="00902CFE" w:rsidRDefault="005F293F" w:rsidP="005F293F">
            <w:pPr>
              <w:rPr>
                <w:sz w:val="18"/>
                <w:szCs w:val="18"/>
              </w:rPr>
            </w:pPr>
          </w:p>
        </w:tc>
      </w:tr>
      <w:tr w:rsidR="00CA657C" w14:paraId="2D262DF9" w14:textId="77777777" w:rsidTr="005F293F">
        <w:tc>
          <w:tcPr>
            <w:tcW w:w="703" w:type="pct"/>
            <w:tcBorders>
              <w:bottom w:val="single" w:sz="4" w:space="0" w:color="auto"/>
            </w:tcBorders>
            <w:vAlign w:val="center"/>
          </w:tcPr>
          <w:p w14:paraId="26238D19" w14:textId="77777777" w:rsidR="005F293F" w:rsidRPr="00902CFE" w:rsidRDefault="00526A29" w:rsidP="005F293F">
            <w:pPr>
              <w:keepNext/>
              <w:rPr>
                <w:sz w:val="18"/>
                <w:szCs w:val="18"/>
              </w:rPr>
            </w:pPr>
            <w:r w:rsidRPr="00902CFE">
              <w:rPr>
                <w:sz w:val="18"/>
                <w:szCs w:val="18"/>
              </w:rPr>
              <w:t>Infection Testing (HCV, HBV, HIV)</w:t>
            </w:r>
          </w:p>
        </w:tc>
        <w:tc>
          <w:tcPr>
            <w:tcW w:w="348" w:type="pct"/>
            <w:tcBorders>
              <w:bottom w:val="single" w:sz="4" w:space="0" w:color="auto"/>
            </w:tcBorders>
            <w:vAlign w:val="center"/>
          </w:tcPr>
          <w:p w14:paraId="3CE8C748" w14:textId="77777777" w:rsidR="005F293F" w:rsidRPr="00902CFE" w:rsidRDefault="00526A29" w:rsidP="005F293F">
            <w:pPr>
              <w:keepNext/>
              <w:jc w:val="center"/>
              <w:rPr>
                <w:sz w:val="18"/>
                <w:szCs w:val="18"/>
              </w:rPr>
            </w:pPr>
            <w:r w:rsidRPr="00902CFE">
              <w:rPr>
                <w:sz w:val="18"/>
                <w:szCs w:val="18"/>
              </w:rPr>
              <w:t>X</w:t>
            </w:r>
          </w:p>
        </w:tc>
        <w:tc>
          <w:tcPr>
            <w:tcW w:w="2559" w:type="pct"/>
            <w:gridSpan w:val="11"/>
            <w:tcBorders>
              <w:bottom w:val="single" w:sz="4" w:space="0" w:color="auto"/>
            </w:tcBorders>
            <w:vAlign w:val="center"/>
          </w:tcPr>
          <w:p w14:paraId="4931EEC5" w14:textId="77777777" w:rsidR="005F293F" w:rsidRDefault="00526A29" w:rsidP="005F293F">
            <w:pPr>
              <w:keepNext/>
              <w:jc w:val="center"/>
              <w:rPr>
                <w:sz w:val="18"/>
                <w:szCs w:val="18"/>
              </w:rPr>
            </w:pPr>
            <w:ins w:id="1996" w:author="Powell, Deana" w:date="2026-03-05T15:34:00Z" w16du:dateUtc="2026-03-05T20:34:00Z">
              <w:r>
                <w:rPr>
                  <w:noProof/>
                  <w:sz w:val="18"/>
                  <w:szCs w:val="18"/>
                </w:rPr>
                <mc:AlternateContent>
                  <mc:Choice Requires="wps">
                    <w:drawing>
                      <wp:anchor distT="0" distB="0" distL="114300" distR="114300" simplePos="0" relativeHeight="251683840" behindDoc="0" locked="0" layoutInCell="1" allowOverlap="1" wp14:anchorId="786FF752" wp14:editId="7A6FFCD2">
                        <wp:simplePos x="0" y="0"/>
                        <wp:positionH relativeFrom="column">
                          <wp:posOffset>-84455</wp:posOffset>
                        </wp:positionH>
                        <wp:positionV relativeFrom="paragraph">
                          <wp:posOffset>146050</wp:posOffset>
                        </wp:positionV>
                        <wp:extent cx="4234180" cy="13970"/>
                        <wp:effectExtent l="19050" t="76200" r="90170" b="100330"/>
                        <wp:wrapNone/>
                        <wp:docPr id="35" name="Straight Arrow Connector 35"/>
                        <wp:cNvGraphicFramePr/>
                        <a:graphic xmlns:a="http://schemas.openxmlformats.org/drawingml/2006/main">
                          <a:graphicData uri="http://schemas.microsoft.com/office/word/2010/wordprocessingShape">
                            <wps:wsp>
                              <wps:cNvCnPr/>
                              <wps:spPr>
                                <a:xfrm>
                                  <a:off x="0" y="0"/>
                                  <a:ext cx="4234180" cy="13970"/>
                                </a:xfrm>
                                <a:prstGeom prst="straightConnector1">
                                  <a:avLst/>
                                </a:prstGeom>
                                <a:ln>
                                  <a:headEnd type="triangle"/>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http://schemas.openxmlformats.org/drawingml/2006/main">
                    <w:pict w14:anchorId="5BECD91E">
                      <v:shape id="Straight Arrow Connector 35" style="width:333.4pt;height:1.1pt;margin-top:11.5pt;margin-left:-6.65pt;mso-height-percent:0;mso-height-relative:margin;mso-width-percent:0;mso-width-relative:margin;mso-wrap-distance-bottom:0;mso-wrap-distance-left:9pt;mso-wrap-distance-right:9pt;mso-wrap-distance-top:0;position:absolute;v-text-anchor:top;z-index:251682816" o:spid="_x0000_s1034" fillcolor="this" stroked="t" strokecolor="black" strokeweight="0.75pt" type="#_x0000_t32">
                        <v:stroke startarrow="block" endarrow="block"/>
                      </v:shape>
                    </w:pict>
                  </mc:Fallback>
                </mc:AlternateContent>
              </w:r>
            </w:ins>
            <w:r w:rsidRPr="00902CFE">
              <w:rPr>
                <w:sz w:val="18"/>
                <w:szCs w:val="18"/>
              </w:rPr>
              <w:t>Participants with current or prior HBV infection, monitoring is required Q12W</w:t>
            </w:r>
          </w:p>
          <w:p w14:paraId="1BA1DEB3" w14:textId="4F7A6474" w:rsidR="005F293F" w:rsidRPr="00902CFE" w:rsidRDefault="00895D30" w:rsidP="005F293F">
            <w:pPr>
              <w:keepNext/>
              <w:jc w:val="center"/>
              <w:rPr>
                <w:sz w:val="18"/>
                <w:szCs w:val="18"/>
              </w:rPr>
            </w:pPr>
            <w:del w:id="1997" w:author="Powell, Deana" w:date="2026-03-05T15:34:00Z" w16du:dateUtc="2026-03-05T20:34:00Z">
              <w:r>
                <w:rPr>
                  <w:noProof/>
                  <w:sz w:val="18"/>
                  <w:szCs w:val="18"/>
                </w:rPr>
                <mc:AlternateContent>
                  <mc:Choice Requires="wps">
                    <w:drawing>
                      <wp:anchor distT="0" distB="0" distL="114300" distR="114300" simplePos="0" relativeHeight="251721728" behindDoc="0" locked="0" layoutInCell="1" allowOverlap="1" wp14:anchorId="256C838B" wp14:editId="4EFF3753">
                        <wp:simplePos x="0" y="0"/>
                        <wp:positionH relativeFrom="column">
                          <wp:posOffset>-7620</wp:posOffset>
                        </wp:positionH>
                        <wp:positionV relativeFrom="paragraph">
                          <wp:posOffset>49530</wp:posOffset>
                        </wp:positionV>
                        <wp:extent cx="4234180" cy="13970"/>
                        <wp:effectExtent l="19050" t="76200" r="90170" b="100330"/>
                        <wp:wrapNone/>
                        <wp:docPr id="5471227" name="Straight Arrow Connector 5471227"/>
                        <wp:cNvGraphicFramePr/>
                        <a:graphic xmlns:a="http://schemas.openxmlformats.org/drawingml/2006/main">
                          <a:graphicData uri="http://schemas.microsoft.com/office/word/2010/wordprocessingShape">
                            <wps:wsp>
                              <wps:cNvCnPr/>
                              <wps:spPr>
                                <a:xfrm>
                                  <a:off x="0" y="0"/>
                                  <a:ext cx="4234180" cy="13970"/>
                                </a:xfrm>
                                <a:prstGeom prst="straightConnector1">
                                  <a:avLst/>
                                </a:prstGeom>
                                <a:ln>
                                  <a:headEnd type="triangle"/>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id="Straight Arrow Connector 35" o:spid="_x0000_s1039" type="#_x0000_t32" style="width:333.4pt;height:1.1pt;margin-top:3.9pt;margin-left:-0.6pt;mso-height-percent:0;mso-height-relative:margin;mso-width-percent:0;mso-width-relative:margin;mso-wrap-distance-bottom:0;mso-wrap-distance-left:9pt;mso-wrap-distance-right:9pt;mso-wrap-distance-top:0;position:absolute;v-text-anchor:top;z-index:251686912" fillcolor="this" stroked="t" strokecolor="black" strokeweight="0.75pt">
                        <v:stroke startarrow="block" endarrow="block"/>
                      </v:shape>
                    </w:pict>
                  </mc:Fallback>
                </mc:AlternateContent>
              </w:r>
            </w:del>
          </w:p>
        </w:tc>
        <w:tc>
          <w:tcPr>
            <w:tcW w:w="1390" w:type="pct"/>
            <w:vAlign w:val="center"/>
          </w:tcPr>
          <w:p w14:paraId="2BE9386B" w14:textId="77777777" w:rsidR="005F293F" w:rsidRPr="00902CFE" w:rsidRDefault="00526A29" w:rsidP="005F293F">
            <w:pPr>
              <w:keepNext/>
              <w:rPr>
                <w:sz w:val="18"/>
                <w:szCs w:val="18"/>
              </w:rPr>
            </w:pPr>
            <w:r w:rsidRPr="00902CFE">
              <w:rPr>
                <w:sz w:val="18"/>
                <w:szCs w:val="18"/>
              </w:rPr>
              <w:t>See Section 5.1, inclusion criteria 8, 9, and 10 for eligibility requirements and Section 8.3.5 for specific on-study monitoring</w:t>
            </w:r>
          </w:p>
        </w:tc>
      </w:tr>
      <w:tr w:rsidR="00CA657C" w14:paraId="44E174B4" w14:textId="77777777" w:rsidTr="005F293F">
        <w:tc>
          <w:tcPr>
            <w:tcW w:w="703" w:type="pct"/>
            <w:tcBorders>
              <w:right w:val="nil"/>
            </w:tcBorders>
            <w:vAlign w:val="center"/>
          </w:tcPr>
          <w:p w14:paraId="2CBE7FC7" w14:textId="77777777" w:rsidR="005F293F" w:rsidRPr="00902CFE" w:rsidRDefault="00526A29" w:rsidP="005F293F">
            <w:pPr>
              <w:rPr>
                <w:sz w:val="18"/>
                <w:szCs w:val="18"/>
              </w:rPr>
            </w:pPr>
            <w:r w:rsidRPr="00902CFE">
              <w:rPr>
                <w:b/>
                <w:bCs/>
                <w:sz w:val="18"/>
                <w:szCs w:val="18"/>
              </w:rPr>
              <w:t>Pharmacokinetic/ Pharmacodynamics/ Biomarkers</w:t>
            </w:r>
          </w:p>
        </w:tc>
        <w:tc>
          <w:tcPr>
            <w:tcW w:w="348" w:type="pct"/>
            <w:tcBorders>
              <w:right w:val="nil"/>
            </w:tcBorders>
          </w:tcPr>
          <w:p w14:paraId="2338B25D" w14:textId="77777777" w:rsidR="005F293F" w:rsidRPr="00902CFE" w:rsidRDefault="005F293F" w:rsidP="005F293F">
            <w:pPr>
              <w:rPr>
                <w:sz w:val="18"/>
                <w:szCs w:val="18"/>
              </w:rPr>
            </w:pPr>
          </w:p>
        </w:tc>
        <w:tc>
          <w:tcPr>
            <w:tcW w:w="193" w:type="pct"/>
            <w:tcBorders>
              <w:left w:val="nil"/>
              <w:right w:val="nil"/>
            </w:tcBorders>
            <w:vAlign w:val="center"/>
          </w:tcPr>
          <w:p w14:paraId="511F4EAF" w14:textId="77777777" w:rsidR="005F293F" w:rsidRPr="00902CFE" w:rsidRDefault="005F293F" w:rsidP="005F293F">
            <w:pPr>
              <w:rPr>
                <w:sz w:val="18"/>
                <w:szCs w:val="18"/>
              </w:rPr>
            </w:pPr>
          </w:p>
        </w:tc>
        <w:tc>
          <w:tcPr>
            <w:tcW w:w="215" w:type="pct"/>
            <w:tcBorders>
              <w:left w:val="nil"/>
              <w:right w:val="nil"/>
            </w:tcBorders>
            <w:vAlign w:val="center"/>
          </w:tcPr>
          <w:p w14:paraId="391A728E" w14:textId="77777777" w:rsidR="005F293F" w:rsidRPr="00902CFE" w:rsidRDefault="005F293F" w:rsidP="005F293F">
            <w:pPr>
              <w:rPr>
                <w:sz w:val="18"/>
                <w:szCs w:val="18"/>
              </w:rPr>
            </w:pPr>
          </w:p>
        </w:tc>
        <w:tc>
          <w:tcPr>
            <w:tcW w:w="215" w:type="pct"/>
            <w:tcBorders>
              <w:left w:val="nil"/>
              <w:right w:val="nil"/>
            </w:tcBorders>
            <w:vAlign w:val="center"/>
          </w:tcPr>
          <w:p w14:paraId="46A98967" w14:textId="77777777" w:rsidR="005F293F" w:rsidRPr="00902CFE" w:rsidRDefault="005F293F" w:rsidP="005F293F">
            <w:pPr>
              <w:rPr>
                <w:sz w:val="18"/>
                <w:szCs w:val="18"/>
              </w:rPr>
            </w:pPr>
          </w:p>
        </w:tc>
        <w:tc>
          <w:tcPr>
            <w:tcW w:w="216" w:type="pct"/>
            <w:tcBorders>
              <w:left w:val="nil"/>
              <w:right w:val="nil"/>
            </w:tcBorders>
            <w:vAlign w:val="center"/>
          </w:tcPr>
          <w:p w14:paraId="710909C2" w14:textId="77777777" w:rsidR="005F293F" w:rsidRPr="00902CFE" w:rsidRDefault="005F293F" w:rsidP="005F293F">
            <w:pPr>
              <w:rPr>
                <w:sz w:val="18"/>
                <w:szCs w:val="18"/>
              </w:rPr>
            </w:pPr>
          </w:p>
        </w:tc>
        <w:tc>
          <w:tcPr>
            <w:tcW w:w="234" w:type="pct"/>
            <w:tcBorders>
              <w:left w:val="nil"/>
              <w:right w:val="nil"/>
            </w:tcBorders>
            <w:vAlign w:val="center"/>
          </w:tcPr>
          <w:p w14:paraId="02C85369" w14:textId="77777777" w:rsidR="005F293F" w:rsidRPr="00902CFE" w:rsidRDefault="005F293F" w:rsidP="005F293F">
            <w:pPr>
              <w:rPr>
                <w:sz w:val="18"/>
                <w:szCs w:val="18"/>
              </w:rPr>
            </w:pPr>
          </w:p>
        </w:tc>
        <w:tc>
          <w:tcPr>
            <w:tcW w:w="195" w:type="pct"/>
            <w:tcBorders>
              <w:left w:val="nil"/>
              <w:right w:val="nil"/>
            </w:tcBorders>
            <w:vAlign w:val="center"/>
          </w:tcPr>
          <w:p w14:paraId="5A34A767" w14:textId="77777777" w:rsidR="005F293F" w:rsidRPr="00902CFE" w:rsidRDefault="005F293F" w:rsidP="005F293F">
            <w:pPr>
              <w:rPr>
                <w:sz w:val="18"/>
                <w:szCs w:val="18"/>
              </w:rPr>
            </w:pPr>
          </w:p>
        </w:tc>
        <w:tc>
          <w:tcPr>
            <w:tcW w:w="191" w:type="pct"/>
            <w:tcBorders>
              <w:left w:val="nil"/>
              <w:right w:val="nil"/>
            </w:tcBorders>
            <w:vAlign w:val="center"/>
          </w:tcPr>
          <w:p w14:paraId="31070678" w14:textId="77777777" w:rsidR="005F293F" w:rsidRPr="00902CFE" w:rsidRDefault="005F293F" w:rsidP="005F293F">
            <w:pPr>
              <w:rPr>
                <w:sz w:val="18"/>
                <w:szCs w:val="18"/>
              </w:rPr>
            </w:pPr>
          </w:p>
        </w:tc>
        <w:tc>
          <w:tcPr>
            <w:tcW w:w="181" w:type="pct"/>
            <w:tcBorders>
              <w:left w:val="nil"/>
              <w:right w:val="nil"/>
            </w:tcBorders>
            <w:vAlign w:val="center"/>
          </w:tcPr>
          <w:p w14:paraId="758FF139" w14:textId="77777777" w:rsidR="005F293F" w:rsidRPr="00902CFE" w:rsidRDefault="005F293F" w:rsidP="005F293F">
            <w:pPr>
              <w:rPr>
                <w:sz w:val="18"/>
                <w:szCs w:val="18"/>
              </w:rPr>
            </w:pPr>
          </w:p>
        </w:tc>
        <w:tc>
          <w:tcPr>
            <w:tcW w:w="181" w:type="pct"/>
            <w:tcBorders>
              <w:left w:val="nil"/>
              <w:right w:val="nil"/>
            </w:tcBorders>
            <w:vAlign w:val="center"/>
          </w:tcPr>
          <w:p w14:paraId="2E260A6C" w14:textId="77777777" w:rsidR="005F293F" w:rsidRPr="00902CFE" w:rsidRDefault="005F293F" w:rsidP="005F293F">
            <w:pPr>
              <w:rPr>
                <w:sz w:val="18"/>
                <w:szCs w:val="18"/>
              </w:rPr>
            </w:pPr>
          </w:p>
        </w:tc>
        <w:tc>
          <w:tcPr>
            <w:tcW w:w="355" w:type="pct"/>
            <w:tcBorders>
              <w:left w:val="nil"/>
              <w:right w:val="nil"/>
            </w:tcBorders>
            <w:vAlign w:val="center"/>
          </w:tcPr>
          <w:p w14:paraId="046AAEAD" w14:textId="77777777" w:rsidR="005F293F" w:rsidRPr="00902CFE" w:rsidRDefault="005F293F" w:rsidP="005F293F">
            <w:pPr>
              <w:rPr>
                <w:sz w:val="18"/>
                <w:szCs w:val="18"/>
              </w:rPr>
            </w:pPr>
          </w:p>
        </w:tc>
        <w:tc>
          <w:tcPr>
            <w:tcW w:w="383" w:type="pct"/>
            <w:tcBorders>
              <w:left w:val="nil"/>
            </w:tcBorders>
            <w:vAlign w:val="center"/>
          </w:tcPr>
          <w:p w14:paraId="0BBBC35F" w14:textId="77777777" w:rsidR="005F293F" w:rsidRPr="00902CFE" w:rsidRDefault="005F293F" w:rsidP="005F293F">
            <w:pPr>
              <w:rPr>
                <w:sz w:val="18"/>
                <w:szCs w:val="18"/>
              </w:rPr>
            </w:pPr>
          </w:p>
        </w:tc>
        <w:tc>
          <w:tcPr>
            <w:tcW w:w="1390" w:type="pct"/>
            <w:vAlign w:val="center"/>
          </w:tcPr>
          <w:p w14:paraId="3D42C08B" w14:textId="77777777" w:rsidR="005F293F" w:rsidRPr="00902CFE" w:rsidRDefault="00526A29" w:rsidP="005F293F">
            <w:pPr>
              <w:pStyle w:val="CommentText"/>
              <w:rPr>
                <w:sz w:val="18"/>
                <w:szCs w:val="18"/>
              </w:rPr>
            </w:pPr>
            <w:r>
              <w:rPr>
                <w:sz w:val="18"/>
                <w:szCs w:val="18"/>
              </w:rPr>
              <w:t>All PK/biomarker samples will be analyzed at the central laboratories. See Section 8.8 for further details and Appendix 7 for country-specific requirements.</w:t>
            </w:r>
          </w:p>
        </w:tc>
      </w:tr>
      <w:tr w:rsidR="00CA657C" w14:paraId="7DE5596D" w14:textId="77777777" w:rsidTr="005F293F">
        <w:tc>
          <w:tcPr>
            <w:tcW w:w="703" w:type="pct"/>
            <w:vAlign w:val="center"/>
          </w:tcPr>
          <w:p w14:paraId="1846FFED" w14:textId="77777777" w:rsidR="005F293F" w:rsidRDefault="00526A29" w:rsidP="005F293F">
            <w:pPr>
              <w:rPr>
                <w:sz w:val="18"/>
                <w:szCs w:val="18"/>
              </w:rPr>
            </w:pPr>
            <w:r w:rsidRPr="00F51677">
              <w:rPr>
                <w:b/>
                <w:bCs/>
                <w:sz w:val="18"/>
                <w:szCs w:val="18"/>
              </w:rPr>
              <w:t>Part 2 Participants</w:t>
            </w:r>
          </w:p>
        </w:tc>
        <w:tc>
          <w:tcPr>
            <w:tcW w:w="348" w:type="pct"/>
          </w:tcPr>
          <w:p w14:paraId="76D4D51A" w14:textId="77777777" w:rsidR="005F293F" w:rsidRDefault="005F293F" w:rsidP="005F293F">
            <w:pPr>
              <w:rPr>
                <w:sz w:val="18"/>
                <w:szCs w:val="18"/>
              </w:rPr>
            </w:pPr>
          </w:p>
        </w:tc>
        <w:tc>
          <w:tcPr>
            <w:tcW w:w="193" w:type="pct"/>
            <w:vAlign w:val="center"/>
          </w:tcPr>
          <w:p w14:paraId="5E003483" w14:textId="77777777" w:rsidR="005F293F" w:rsidRDefault="005F293F" w:rsidP="005F293F">
            <w:pPr>
              <w:rPr>
                <w:sz w:val="18"/>
                <w:szCs w:val="18"/>
              </w:rPr>
            </w:pPr>
          </w:p>
        </w:tc>
        <w:tc>
          <w:tcPr>
            <w:tcW w:w="215" w:type="pct"/>
            <w:vAlign w:val="center"/>
          </w:tcPr>
          <w:p w14:paraId="48EB7F59" w14:textId="77777777" w:rsidR="005F293F" w:rsidRPr="00902CFE" w:rsidRDefault="005F293F" w:rsidP="005F293F">
            <w:pPr>
              <w:rPr>
                <w:sz w:val="18"/>
                <w:szCs w:val="18"/>
              </w:rPr>
            </w:pPr>
          </w:p>
        </w:tc>
        <w:tc>
          <w:tcPr>
            <w:tcW w:w="215" w:type="pct"/>
            <w:vAlign w:val="center"/>
          </w:tcPr>
          <w:p w14:paraId="0D81598B" w14:textId="77777777" w:rsidR="005F293F" w:rsidRPr="00902CFE" w:rsidRDefault="005F293F" w:rsidP="005F293F">
            <w:pPr>
              <w:rPr>
                <w:sz w:val="18"/>
                <w:szCs w:val="18"/>
              </w:rPr>
            </w:pPr>
          </w:p>
        </w:tc>
        <w:tc>
          <w:tcPr>
            <w:tcW w:w="216" w:type="pct"/>
            <w:vAlign w:val="center"/>
          </w:tcPr>
          <w:p w14:paraId="3654E5AA" w14:textId="77777777" w:rsidR="005F293F" w:rsidRPr="00902CFE" w:rsidRDefault="005F293F" w:rsidP="005F293F">
            <w:pPr>
              <w:rPr>
                <w:sz w:val="18"/>
                <w:szCs w:val="18"/>
              </w:rPr>
            </w:pPr>
          </w:p>
        </w:tc>
        <w:tc>
          <w:tcPr>
            <w:tcW w:w="234" w:type="pct"/>
            <w:vAlign w:val="center"/>
          </w:tcPr>
          <w:p w14:paraId="71FB7F20" w14:textId="77777777" w:rsidR="005F293F" w:rsidRPr="00902CFE" w:rsidRDefault="005F293F" w:rsidP="005F293F">
            <w:pPr>
              <w:rPr>
                <w:sz w:val="18"/>
                <w:szCs w:val="18"/>
              </w:rPr>
            </w:pPr>
          </w:p>
        </w:tc>
        <w:tc>
          <w:tcPr>
            <w:tcW w:w="195" w:type="pct"/>
            <w:vAlign w:val="center"/>
          </w:tcPr>
          <w:p w14:paraId="5848DCB2" w14:textId="77777777" w:rsidR="005F293F" w:rsidRPr="00902CFE" w:rsidRDefault="005F293F" w:rsidP="005F293F">
            <w:pPr>
              <w:rPr>
                <w:sz w:val="18"/>
                <w:szCs w:val="18"/>
              </w:rPr>
            </w:pPr>
          </w:p>
        </w:tc>
        <w:tc>
          <w:tcPr>
            <w:tcW w:w="191" w:type="pct"/>
            <w:vAlign w:val="center"/>
          </w:tcPr>
          <w:p w14:paraId="7E476C0E" w14:textId="77777777" w:rsidR="005F293F" w:rsidRPr="00902CFE" w:rsidRDefault="005F293F" w:rsidP="005F293F">
            <w:pPr>
              <w:rPr>
                <w:sz w:val="18"/>
                <w:szCs w:val="18"/>
              </w:rPr>
            </w:pPr>
          </w:p>
        </w:tc>
        <w:tc>
          <w:tcPr>
            <w:tcW w:w="181" w:type="pct"/>
            <w:vAlign w:val="center"/>
          </w:tcPr>
          <w:p w14:paraId="15095BA9" w14:textId="77777777" w:rsidR="005F293F" w:rsidRPr="00902CFE" w:rsidRDefault="005F293F" w:rsidP="005F293F">
            <w:pPr>
              <w:rPr>
                <w:sz w:val="18"/>
                <w:szCs w:val="18"/>
              </w:rPr>
            </w:pPr>
          </w:p>
        </w:tc>
        <w:tc>
          <w:tcPr>
            <w:tcW w:w="181" w:type="pct"/>
            <w:vAlign w:val="center"/>
          </w:tcPr>
          <w:p w14:paraId="230E1E90" w14:textId="77777777" w:rsidR="005F293F" w:rsidRPr="00902CFE" w:rsidRDefault="005F293F" w:rsidP="005F293F">
            <w:pPr>
              <w:rPr>
                <w:sz w:val="18"/>
                <w:szCs w:val="18"/>
              </w:rPr>
            </w:pPr>
          </w:p>
        </w:tc>
        <w:tc>
          <w:tcPr>
            <w:tcW w:w="355" w:type="pct"/>
            <w:vAlign w:val="center"/>
          </w:tcPr>
          <w:p w14:paraId="6FB74EAE" w14:textId="77777777" w:rsidR="005F293F" w:rsidRPr="00902CFE" w:rsidRDefault="005F293F" w:rsidP="005F293F">
            <w:pPr>
              <w:rPr>
                <w:sz w:val="18"/>
                <w:szCs w:val="18"/>
              </w:rPr>
            </w:pPr>
          </w:p>
        </w:tc>
        <w:tc>
          <w:tcPr>
            <w:tcW w:w="383" w:type="pct"/>
            <w:vAlign w:val="center"/>
          </w:tcPr>
          <w:p w14:paraId="66525747" w14:textId="77777777" w:rsidR="005F293F" w:rsidRPr="00902CFE" w:rsidRDefault="005F293F" w:rsidP="005F293F">
            <w:pPr>
              <w:rPr>
                <w:sz w:val="18"/>
                <w:szCs w:val="18"/>
              </w:rPr>
            </w:pPr>
          </w:p>
        </w:tc>
        <w:tc>
          <w:tcPr>
            <w:tcW w:w="1390" w:type="pct"/>
            <w:vAlign w:val="center"/>
          </w:tcPr>
          <w:p w14:paraId="7FEB388C" w14:textId="77777777" w:rsidR="005F293F" w:rsidRPr="008E74D0" w:rsidRDefault="005F293F" w:rsidP="005F293F">
            <w:pPr>
              <w:pStyle w:val="TableText0"/>
              <w:widowControl w:val="0"/>
              <w:rPr>
                <w:sz w:val="18"/>
                <w:szCs w:val="18"/>
              </w:rPr>
            </w:pPr>
          </w:p>
        </w:tc>
      </w:tr>
      <w:tr w:rsidR="00CA657C" w14:paraId="62342CBA" w14:textId="77777777" w:rsidTr="005F293F">
        <w:tc>
          <w:tcPr>
            <w:tcW w:w="703" w:type="pct"/>
            <w:vAlign w:val="center"/>
          </w:tcPr>
          <w:p w14:paraId="62A4B37D" w14:textId="2FFA3E19" w:rsidR="005F293F" w:rsidRDefault="00526A29" w:rsidP="005F293F">
            <w:pPr>
              <w:rPr>
                <w:sz w:val="18"/>
                <w:szCs w:val="18"/>
              </w:rPr>
            </w:pPr>
            <w:r>
              <w:rPr>
                <w:sz w:val="18"/>
                <w:szCs w:val="18"/>
              </w:rPr>
              <w:t xml:space="preserve">Blood for </w:t>
            </w:r>
            <w:del w:id="1998" w:author="Powell, Deana" w:date="2026-03-05T15:34:00Z" w16du:dateUtc="2026-03-05T20:34:00Z">
              <w:r w:rsidR="00895D30">
                <w:rPr>
                  <w:sz w:val="18"/>
                  <w:szCs w:val="18"/>
                </w:rPr>
                <w:delText xml:space="preserve">deletion </w:delText>
              </w:r>
              <w:r w:rsidR="00895D30" w:rsidRPr="00AE1362">
                <w:rPr>
                  <w:sz w:val="18"/>
                  <w:szCs w:val="18"/>
                </w:rPr>
                <w:delText>17p</w:delText>
              </w:r>
              <w:r w:rsidR="00895D30">
                <w:rPr>
                  <w:sz w:val="18"/>
                  <w:szCs w:val="18"/>
                </w:rPr>
                <w:delText xml:space="preserve"> and 11q </w:delText>
              </w:r>
              <w:r w:rsidR="00895D30" w:rsidRPr="00AE1362">
                <w:rPr>
                  <w:sz w:val="18"/>
                  <w:szCs w:val="18"/>
                </w:rPr>
                <w:delText>Status</w:delText>
              </w:r>
              <w:r w:rsidR="00895D30">
                <w:rPr>
                  <w:sz w:val="18"/>
                  <w:szCs w:val="18"/>
                </w:rPr>
                <w:delText xml:space="preserve"> (FISH)</w:delText>
              </w:r>
            </w:del>
            <w:ins w:id="1999" w:author="Powell, Deana" w:date="2026-03-05T15:34:00Z" w16du:dateUtc="2026-03-05T20:34:00Z">
              <w:r w:rsidR="005318A8">
                <w:rPr>
                  <w:sz w:val="18"/>
                  <w:szCs w:val="18"/>
                </w:rPr>
                <w:t>C</w:t>
              </w:r>
              <w:r>
                <w:rPr>
                  <w:sz w:val="18"/>
                  <w:szCs w:val="18"/>
                </w:rPr>
                <w:t>ytogenetics</w:t>
              </w:r>
            </w:ins>
          </w:p>
        </w:tc>
        <w:tc>
          <w:tcPr>
            <w:tcW w:w="348" w:type="pct"/>
            <w:vAlign w:val="center"/>
          </w:tcPr>
          <w:p w14:paraId="6386BD37" w14:textId="77777777" w:rsidR="005F293F" w:rsidRDefault="00526A29" w:rsidP="005F293F">
            <w:pPr>
              <w:jc w:val="center"/>
              <w:rPr>
                <w:sz w:val="18"/>
                <w:szCs w:val="18"/>
              </w:rPr>
            </w:pPr>
            <w:r>
              <w:rPr>
                <w:sz w:val="18"/>
                <w:szCs w:val="18"/>
              </w:rPr>
              <w:t>X</w:t>
            </w:r>
          </w:p>
        </w:tc>
        <w:tc>
          <w:tcPr>
            <w:tcW w:w="193" w:type="pct"/>
            <w:vAlign w:val="center"/>
          </w:tcPr>
          <w:p w14:paraId="4315DC05" w14:textId="77777777" w:rsidR="005F293F" w:rsidRDefault="005F293F" w:rsidP="005F293F">
            <w:pPr>
              <w:jc w:val="center"/>
              <w:rPr>
                <w:sz w:val="18"/>
                <w:szCs w:val="18"/>
              </w:rPr>
            </w:pPr>
          </w:p>
        </w:tc>
        <w:tc>
          <w:tcPr>
            <w:tcW w:w="215" w:type="pct"/>
            <w:vAlign w:val="center"/>
          </w:tcPr>
          <w:p w14:paraId="38A67B04" w14:textId="77777777" w:rsidR="005F293F" w:rsidRPr="00902CFE" w:rsidRDefault="005F293F" w:rsidP="005F293F">
            <w:pPr>
              <w:jc w:val="center"/>
              <w:rPr>
                <w:sz w:val="18"/>
                <w:szCs w:val="18"/>
              </w:rPr>
            </w:pPr>
          </w:p>
        </w:tc>
        <w:tc>
          <w:tcPr>
            <w:tcW w:w="215" w:type="pct"/>
            <w:vAlign w:val="center"/>
          </w:tcPr>
          <w:p w14:paraId="65CA2211" w14:textId="77777777" w:rsidR="005F293F" w:rsidRPr="00902CFE" w:rsidRDefault="005F293F" w:rsidP="005F293F">
            <w:pPr>
              <w:jc w:val="center"/>
              <w:rPr>
                <w:sz w:val="18"/>
                <w:szCs w:val="18"/>
              </w:rPr>
            </w:pPr>
          </w:p>
        </w:tc>
        <w:tc>
          <w:tcPr>
            <w:tcW w:w="216" w:type="pct"/>
            <w:vAlign w:val="center"/>
          </w:tcPr>
          <w:p w14:paraId="1689C94F" w14:textId="77777777" w:rsidR="005F293F" w:rsidRPr="00902CFE" w:rsidRDefault="005F293F" w:rsidP="005F293F">
            <w:pPr>
              <w:jc w:val="center"/>
              <w:rPr>
                <w:sz w:val="18"/>
                <w:szCs w:val="18"/>
              </w:rPr>
            </w:pPr>
          </w:p>
        </w:tc>
        <w:tc>
          <w:tcPr>
            <w:tcW w:w="234" w:type="pct"/>
            <w:vAlign w:val="center"/>
          </w:tcPr>
          <w:p w14:paraId="3EFC9B17" w14:textId="77777777" w:rsidR="005F293F" w:rsidRPr="00902CFE" w:rsidRDefault="005F293F" w:rsidP="005F293F">
            <w:pPr>
              <w:jc w:val="center"/>
              <w:rPr>
                <w:sz w:val="18"/>
                <w:szCs w:val="18"/>
              </w:rPr>
            </w:pPr>
          </w:p>
        </w:tc>
        <w:tc>
          <w:tcPr>
            <w:tcW w:w="195" w:type="pct"/>
            <w:vAlign w:val="center"/>
          </w:tcPr>
          <w:p w14:paraId="7BD68E74" w14:textId="77777777" w:rsidR="005F293F" w:rsidRPr="00902CFE" w:rsidRDefault="005F293F" w:rsidP="005F293F">
            <w:pPr>
              <w:jc w:val="center"/>
              <w:rPr>
                <w:sz w:val="18"/>
                <w:szCs w:val="18"/>
              </w:rPr>
            </w:pPr>
          </w:p>
        </w:tc>
        <w:tc>
          <w:tcPr>
            <w:tcW w:w="191" w:type="pct"/>
            <w:vAlign w:val="center"/>
          </w:tcPr>
          <w:p w14:paraId="7123F4D2" w14:textId="77777777" w:rsidR="005F293F" w:rsidRPr="00902CFE" w:rsidRDefault="005F293F" w:rsidP="005F293F">
            <w:pPr>
              <w:jc w:val="center"/>
              <w:rPr>
                <w:sz w:val="18"/>
                <w:szCs w:val="18"/>
              </w:rPr>
            </w:pPr>
          </w:p>
        </w:tc>
        <w:tc>
          <w:tcPr>
            <w:tcW w:w="181" w:type="pct"/>
            <w:vAlign w:val="center"/>
          </w:tcPr>
          <w:p w14:paraId="0B73FFB9" w14:textId="77777777" w:rsidR="005F293F" w:rsidRPr="00902CFE" w:rsidRDefault="005F293F" w:rsidP="005F293F">
            <w:pPr>
              <w:rPr>
                <w:sz w:val="18"/>
                <w:szCs w:val="18"/>
              </w:rPr>
            </w:pPr>
          </w:p>
        </w:tc>
        <w:tc>
          <w:tcPr>
            <w:tcW w:w="181" w:type="pct"/>
            <w:vAlign w:val="center"/>
          </w:tcPr>
          <w:p w14:paraId="7C26112E" w14:textId="77777777" w:rsidR="005F293F" w:rsidRPr="00902CFE" w:rsidRDefault="005F293F" w:rsidP="005F293F">
            <w:pPr>
              <w:rPr>
                <w:sz w:val="18"/>
                <w:szCs w:val="18"/>
              </w:rPr>
            </w:pPr>
          </w:p>
        </w:tc>
        <w:tc>
          <w:tcPr>
            <w:tcW w:w="355" w:type="pct"/>
            <w:vAlign w:val="center"/>
          </w:tcPr>
          <w:p w14:paraId="5B6DFBA9" w14:textId="77777777" w:rsidR="005F293F" w:rsidRPr="00902CFE" w:rsidRDefault="005F293F" w:rsidP="005F293F">
            <w:pPr>
              <w:rPr>
                <w:sz w:val="18"/>
                <w:szCs w:val="18"/>
              </w:rPr>
            </w:pPr>
          </w:p>
        </w:tc>
        <w:tc>
          <w:tcPr>
            <w:tcW w:w="383" w:type="pct"/>
            <w:vAlign w:val="center"/>
          </w:tcPr>
          <w:p w14:paraId="255C563E" w14:textId="77777777" w:rsidR="005F293F" w:rsidRPr="00902CFE" w:rsidRDefault="005F293F" w:rsidP="005F293F">
            <w:pPr>
              <w:rPr>
                <w:sz w:val="18"/>
                <w:szCs w:val="18"/>
              </w:rPr>
            </w:pPr>
          </w:p>
        </w:tc>
        <w:tc>
          <w:tcPr>
            <w:tcW w:w="1390" w:type="pct"/>
            <w:vAlign w:val="center"/>
          </w:tcPr>
          <w:p w14:paraId="626545D0" w14:textId="77777777" w:rsidR="005F293F" w:rsidRPr="008E74D0" w:rsidRDefault="00526A29" w:rsidP="005F293F">
            <w:pPr>
              <w:pStyle w:val="TableText0"/>
              <w:widowControl w:val="0"/>
              <w:rPr>
                <w:sz w:val="18"/>
                <w:szCs w:val="18"/>
              </w:rPr>
            </w:pPr>
            <w:r w:rsidRPr="00AE1362">
              <w:rPr>
                <w:sz w:val="18"/>
                <w:szCs w:val="18"/>
              </w:rPr>
              <w:t>See Appendix 14 for specific requirements.</w:t>
            </w:r>
          </w:p>
        </w:tc>
      </w:tr>
      <w:tr w:rsidR="00CA657C" w14:paraId="2E1FC816" w14:textId="77777777" w:rsidTr="005F293F">
        <w:tc>
          <w:tcPr>
            <w:tcW w:w="703" w:type="pct"/>
            <w:vAlign w:val="center"/>
          </w:tcPr>
          <w:p w14:paraId="06A4D88E" w14:textId="77777777" w:rsidR="005F293F" w:rsidRPr="00902CFE" w:rsidRDefault="00526A29" w:rsidP="005F293F">
            <w:pPr>
              <w:rPr>
                <w:sz w:val="18"/>
                <w:szCs w:val="18"/>
              </w:rPr>
            </w:pPr>
            <w:r>
              <w:rPr>
                <w:sz w:val="18"/>
                <w:szCs w:val="18"/>
              </w:rPr>
              <w:t>Blood for Genetic Analysis</w:t>
            </w:r>
          </w:p>
        </w:tc>
        <w:tc>
          <w:tcPr>
            <w:tcW w:w="348" w:type="pct"/>
            <w:vAlign w:val="center"/>
          </w:tcPr>
          <w:p w14:paraId="7D147229" w14:textId="77777777" w:rsidR="005F293F" w:rsidRPr="00902CFE" w:rsidRDefault="005F293F" w:rsidP="005F293F">
            <w:pPr>
              <w:jc w:val="center"/>
              <w:rPr>
                <w:sz w:val="18"/>
                <w:szCs w:val="18"/>
              </w:rPr>
            </w:pPr>
          </w:p>
        </w:tc>
        <w:tc>
          <w:tcPr>
            <w:tcW w:w="193" w:type="pct"/>
            <w:vAlign w:val="center"/>
          </w:tcPr>
          <w:p w14:paraId="146C800A" w14:textId="77777777" w:rsidR="005F293F" w:rsidRPr="00902CFE" w:rsidRDefault="00526A29" w:rsidP="005F293F">
            <w:pPr>
              <w:jc w:val="center"/>
              <w:rPr>
                <w:sz w:val="18"/>
                <w:szCs w:val="18"/>
              </w:rPr>
            </w:pPr>
            <w:r>
              <w:rPr>
                <w:sz w:val="18"/>
                <w:szCs w:val="18"/>
              </w:rPr>
              <w:t>X</w:t>
            </w:r>
          </w:p>
        </w:tc>
        <w:tc>
          <w:tcPr>
            <w:tcW w:w="215" w:type="pct"/>
            <w:vAlign w:val="center"/>
          </w:tcPr>
          <w:p w14:paraId="2178BDE7" w14:textId="77777777" w:rsidR="005F293F" w:rsidRPr="00902CFE" w:rsidRDefault="005F293F" w:rsidP="005F293F">
            <w:pPr>
              <w:jc w:val="center"/>
              <w:rPr>
                <w:sz w:val="18"/>
                <w:szCs w:val="18"/>
              </w:rPr>
            </w:pPr>
          </w:p>
        </w:tc>
        <w:tc>
          <w:tcPr>
            <w:tcW w:w="215" w:type="pct"/>
            <w:vAlign w:val="center"/>
          </w:tcPr>
          <w:p w14:paraId="3019F839" w14:textId="77777777" w:rsidR="005F293F" w:rsidRPr="00902CFE" w:rsidRDefault="005F293F" w:rsidP="005F293F">
            <w:pPr>
              <w:jc w:val="center"/>
              <w:rPr>
                <w:sz w:val="18"/>
                <w:szCs w:val="18"/>
              </w:rPr>
            </w:pPr>
          </w:p>
        </w:tc>
        <w:tc>
          <w:tcPr>
            <w:tcW w:w="216" w:type="pct"/>
            <w:vAlign w:val="center"/>
          </w:tcPr>
          <w:p w14:paraId="6F546A1C" w14:textId="77777777" w:rsidR="005F293F" w:rsidRPr="00902CFE" w:rsidRDefault="005F293F" w:rsidP="005F293F">
            <w:pPr>
              <w:jc w:val="center"/>
              <w:rPr>
                <w:sz w:val="18"/>
                <w:szCs w:val="18"/>
              </w:rPr>
            </w:pPr>
          </w:p>
        </w:tc>
        <w:tc>
          <w:tcPr>
            <w:tcW w:w="234" w:type="pct"/>
            <w:vAlign w:val="center"/>
          </w:tcPr>
          <w:p w14:paraId="1477B859" w14:textId="77777777" w:rsidR="005F293F" w:rsidRPr="00902CFE" w:rsidRDefault="005F293F" w:rsidP="005F293F">
            <w:pPr>
              <w:jc w:val="center"/>
              <w:rPr>
                <w:sz w:val="18"/>
                <w:szCs w:val="18"/>
              </w:rPr>
            </w:pPr>
          </w:p>
        </w:tc>
        <w:tc>
          <w:tcPr>
            <w:tcW w:w="195" w:type="pct"/>
            <w:vAlign w:val="center"/>
          </w:tcPr>
          <w:p w14:paraId="4FE7F1B1" w14:textId="77777777" w:rsidR="005F293F" w:rsidRPr="00902CFE" w:rsidRDefault="005F293F" w:rsidP="005F293F">
            <w:pPr>
              <w:jc w:val="center"/>
              <w:rPr>
                <w:sz w:val="18"/>
                <w:szCs w:val="18"/>
              </w:rPr>
            </w:pPr>
          </w:p>
        </w:tc>
        <w:tc>
          <w:tcPr>
            <w:tcW w:w="191" w:type="pct"/>
            <w:vAlign w:val="center"/>
          </w:tcPr>
          <w:p w14:paraId="102FF875" w14:textId="77777777" w:rsidR="005F293F" w:rsidRPr="00902CFE" w:rsidRDefault="005F293F" w:rsidP="005F293F">
            <w:pPr>
              <w:jc w:val="center"/>
              <w:rPr>
                <w:sz w:val="18"/>
                <w:szCs w:val="18"/>
              </w:rPr>
            </w:pPr>
          </w:p>
        </w:tc>
        <w:tc>
          <w:tcPr>
            <w:tcW w:w="181" w:type="pct"/>
            <w:vAlign w:val="center"/>
          </w:tcPr>
          <w:p w14:paraId="1B5B5C39" w14:textId="77777777" w:rsidR="005F293F" w:rsidRPr="00902CFE" w:rsidRDefault="005F293F" w:rsidP="005F293F">
            <w:pPr>
              <w:rPr>
                <w:sz w:val="18"/>
                <w:szCs w:val="18"/>
              </w:rPr>
            </w:pPr>
          </w:p>
        </w:tc>
        <w:tc>
          <w:tcPr>
            <w:tcW w:w="181" w:type="pct"/>
            <w:vAlign w:val="center"/>
          </w:tcPr>
          <w:p w14:paraId="1AEDC7A2" w14:textId="77777777" w:rsidR="005F293F" w:rsidRPr="00902CFE" w:rsidRDefault="005F293F" w:rsidP="005F293F">
            <w:pPr>
              <w:rPr>
                <w:sz w:val="18"/>
                <w:szCs w:val="18"/>
              </w:rPr>
            </w:pPr>
          </w:p>
        </w:tc>
        <w:tc>
          <w:tcPr>
            <w:tcW w:w="355" w:type="pct"/>
            <w:vAlign w:val="center"/>
          </w:tcPr>
          <w:p w14:paraId="2F104BEC" w14:textId="77777777" w:rsidR="005F293F" w:rsidRPr="00902CFE" w:rsidRDefault="005F293F" w:rsidP="005F293F">
            <w:pPr>
              <w:rPr>
                <w:sz w:val="18"/>
                <w:szCs w:val="18"/>
              </w:rPr>
            </w:pPr>
          </w:p>
        </w:tc>
        <w:tc>
          <w:tcPr>
            <w:tcW w:w="383" w:type="pct"/>
            <w:vAlign w:val="center"/>
          </w:tcPr>
          <w:p w14:paraId="1F3D6DCF" w14:textId="77777777" w:rsidR="005F293F" w:rsidRPr="00902CFE" w:rsidRDefault="005F293F" w:rsidP="005F293F">
            <w:pPr>
              <w:rPr>
                <w:sz w:val="18"/>
                <w:szCs w:val="18"/>
              </w:rPr>
            </w:pPr>
          </w:p>
        </w:tc>
        <w:tc>
          <w:tcPr>
            <w:tcW w:w="1390" w:type="pct"/>
            <w:vAlign w:val="center"/>
          </w:tcPr>
          <w:p w14:paraId="12AA6635" w14:textId="77777777" w:rsidR="005F293F" w:rsidRPr="00902CFE" w:rsidRDefault="005F293F" w:rsidP="005F293F">
            <w:pPr>
              <w:rPr>
                <w:sz w:val="18"/>
                <w:szCs w:val="18"/>
              </w:rPr>
            </w:pPr>
          </w:p>
        </w:tc>
      </w:tr>
      <w:tr w:rsidR="00CA657C" w14:paraId="400B89F2" w14:textId="77777777" w:rsidTr="005F293F">
        <w:tc>
          <w:tcPr>
            <w:tcW w:w="703" w:type="pct"/>
            <w:vAlign w:val="center"/>
          </w:tcPr>
          <w:p w14:paraId="144BBCC0" w14:textId="77777777" w:rsidR="005F293F" w:rsidRPr="00902CFE" w:rsidRDefault="00526A29" w:rsidP="005F293F">
            <w:pPr>
              <w:rPr>
                <w:sz w:val="18"/>
                <w:szCs w:val="18"/>
              </w:rPr>
            </w:pPr>
            <w:r w:rsidRPr="00CE6064">
              <w:rPr>
                <w:sz w:val="18"/>
                <w:szCs w:val="18"/>
              </w:rPr>
              <w:t>Blood for Genomic Profiling</w:t>
            </w:r>
          </w:p>
        </w:tc>
        <w:tc>
          <w:tcPr>
            <w:tcW w:w="348" w:type="pct"/>
            <w:vAlign w:val="center"/>
          </w:tcPr>
          <w:p w14:paraId="3894D38A" w14:textId="77777777" w:rsidR="005F293F" w:rsidRDefault="00526A29" w:rsidP="005F293F">
            <w:pPr>
              <w:jc w:val="center"/>
              <w:rPr>
                <w:sz w:val="18"/>
                <w:szCs w:val="18"/>
              </w:rPr>
            </w:pPr>
            <w:r>
              <w:rPr>
                <w:sz w:val="18"/>
                <w:szCs w:val="18"/>
              </w:rPr>
              <w:t>X</w:t>
            </w:r>
          </w:p>
        </w:tc>
        <w:tc>
          <w:tcPr>
            <w:tcW w:w="193" w:type="pct"/>
            <w:vAlign w:val="center"/>
          </w:tcPr>
          <w:p w14:paraId="40841B0B" w14:textId="2E2D21D8" w:rsidR="005F293F" w:rsidRPr="00902CFE" w:rsidRDefault="00895D30" w:rsidP="005F293F">
            <w:pPr>
              <w:jc w:val="center"/>
              <w:rPr>
                <w:sz w:val="18"/>
                <w:szCs w:val="18"/>
              </w:rPr>
            </w:pPr>
            <w:del w:id="2000" w:author="Powell, Deana" w:date="2026-03-05T15:34:00Z" w16du:dateUtc="2026-03-05T20:34:00Z">
              <w:r>
                <w:rPr>
                  <w:sz w:val="18"/>
                  <w:szCs w:val="18"/>
                </w:rPr>
                <w:delText>X</w:delText>
              </w:r>
            </w:del>
          </w:p>
        </w:tc>
        <w:tc>
          <w:tcPr>
            <w:tcW w:w="215" w:type="pct"/>
            <w:vAlign w:val="center"/>
          </w:tcPr>
          <w:p w14:paraId="270E3A88" w14:textId="77777777" w:rsidR="005F293F" w:rsidRPr="00902CFE" w:rsidRDefault="005F293F" w:rsidP="005F293F">
            <w:pPr>
              <w:jc w:val="center"/>
              <w:rPr>
                <w:sz w:val="18"/>
                <w:szCs w:val="18"/>
              </w:rPr>
            </w:pPr>
          </w:p>
        </w:tc>
        <w:tc>
          <w:tcPr>
            <w:tcW w:w="215" w:type="pct"/>
            <w:vAlign w:val="center"/>
          </w:tcPr>
          <w:p w14:paraId="67E83C76" w14:textId="77777777" w:rsidR="005F293F" w:rsidRPr="00902CFE" w:rsidRDefault="005F293F" w:rsidP="005F293F">
            <w:pPr>
              <w:jc w:val="center"/>
              <w:rPr>
                <w:sz w:val="18"/>
                <w:szCs w:val="18"/>
              </w:rPr>
            </w:pPr>
          </w:p>
        </w:tc>
        <w:tc>
          <w:tcPr>
            <w:tcW w:w="216" w:type="pct"/>
            <w:vAlign w:val="center"/>
          </w:tcPr>
          <w:p w14:paraId="53645887" w14:textId="77777777" w:rsidR="005F293F" w:rsidRPr="00902CFE" w:rsidRDefault="005F293F" w:rsidP="005F293F">
            <w:pPr>
              <w:jc w:val="center"/>
              <w:rPr>
                <w:sz w:val="18"/>
                <w:szCs w:val="18"/>
              </w:rPr>
            </w:pPr>
          </w:p>
        </w:tc>
        <w:tc>
          <w:tcPr>
            <w:tcW w:w="234" w:type="pct"/>
            <w:vAlign w:val="center"/>
          </w:tcPr>
          <w:p w14:paraId="4BA50ED4" w14:textId="77777777" w:rsidR="005F293F" w:rsidRPr="00902CFE" w:rsidRDefault="005F293F" w:rsidP="005F293F">
            <w:pPr>
              <w:jc w:val="center"/>
              <w:rPr>
                <w:sz w:val="18"/>
                <w:szCs w:val="18"/>
              </w:rPr>
            </w:pPr>
          </w:p>
        </w:tc>
        <w:tc>
          <w:tcPr>
            <w:tcW w:w="195" w:type="pct"/>
            <w:vAlign w:val="center"/>
          </w:tcPr>
          <w:p w14:paraId="1636C86A" w14:textId="77777777" w:rsidR="005F293F" w:rsidRPr="00902CFE" w:rsidRDefault="005F293F" w:rsidP="005F293F">
            <w:pPr>
              <w:jc w:val="center"/>
              <w:rPr>
                <w:sz w:val="18"/>
                <w:szCs w:val="18"/>
              </w:rPr>
            </w:pPr>
          </w:p>
        </w:tc>
        <w:tc>
          <w:tcPr>
            <w:tcW w:w="191" w:type="pct"/>
            <w:vAlign w:val="center"/>
          </w:tcPr>
          <w:p w14:paraId="4EB3457A" w14:textId="77777777" w:rsidR="005F293F" w:rsidRPr="00902CFE" w:rsidRDefault="005F293F" w:rsidP="005F293F">
            <w:pPr>
              <w:jc w:val="center"/>
              <w:rPr>
                <w:sz w:val="18"/>
                <w:szCs w:val="18"/>
              </w:rPr>
            </w:pPr>
          </w:p>
        </w:tc>
        <w:tc>
          <w:tcPr>
            <w:tcW w:w="181" w:type="pct"/>
            <w:vAlign w:val="center"/>
          </w:tcPr>
          <w:p w14:paraId="4E7D3149" w14:textId="77777777" w:rsidR="005F293F" w:rsidRPr="00902CFE" w:rsidRDefault="005F293F" w:rsidP="005F293F">
            <w:pPr>
              <w:rPr>
                <w:sz w:val="18"/>
                <w:szCs w:val="18"/>
              </w:rPr>
            </w:pPr>
          </w:p>
        </w:tc>
        <w:tc>
          <w:tcPr>
            <w:tcW w:w="181" w:type="pct"/>
            <w:vAlign w:val="center"/>
          </w:tcPr>
          <w:p w14:paraId="33D8A0CD" w14:textId="77777777" w:rsidR="005F293F" w:rsidRPr="00902CFE" w:rsidRDefault="005F293F" w:rsidP="005F293F">
            <w:pPr>
              <w:rPr>
                <w:sz w:val="18"/>
                <w:szCs w:val="18"/>
              </w:rPr>
            </w:pPr>
          </w:p>
        </w:tc>
        <w:tc>
          <w:tcPr>
            <w:tcW w:w="738" w:type="pct"/>
            <w:gridSpan w:val="2"/>
            <w:vAlign w:val="center"/>
          </w:tcPr>
          <w:p w14:paraId="189DA5CD" w14:textId="1478305E" w:rsidR="005F293F" w:rsidRPr="00902CFE" w:rsidRDefault="00526A29" w:rsidP="005F293F">
            <w:pPr>
              <w:jc w:val="center"/>
              <w:rPr>
                <w:sz w:val="18"/>
                <w:szCs w:val="18"/>
              </w:rPr>
            </w:pPr>
            <w:r w:rsidRPr="00DF4308">
              <w:rPr>
                <w:sz w:val="18"/>
                <w:szCs w:val="18"/>
              </w:rPr>
              <w:t xml:space="preserve">C7, </w:t>
            </w:r>
            <w:del w:id="2001" w:author="Powell, Deana" w:date="2026-03-05T15:34:00Z" w16du:dateUtc="2026-03-05T20:34:00Z">
              <w:r w:rsidR="00895D30" w:rsidRPr="00DF4308">
                <w:rPr>
                  <w:sz w:val="18"/>
                  <w:szCs w:val="18"/>
                </w:rPr>
                <w:delText>C13</w:delText>
              </w:r>
            </w:del>
            <w:ins w:id="2002" w:author="Powell, Deana" w:date="2026-03-05T15:34:00Z" w16du:dateUtc="2026-03-05T20:34:00Z">
              <w:r w:rsidRPr="00DF4308">
                <w:rPr>
                  <w:sz w:val="18"/>
                  <w:szCs w:val="18"/>
                </w:rPr>
                <w:t>C14</w:t>
              </w:r>
            </w:ins>
            <w:r w:rsidRPr="00DF4308">
              <w:rPr>
                <w:sz w:val="18"/>
                <w:szCs w:val="18"/>
              </w:rPr>
              <w:t>, and C19 for CLL participants only</w:t>
            </w:r>
          </w:p>
        </w:tc>
        <w:tc>
          <w:tcPr>
            <w:tcW w:w="1390" w:type="pct"/>
            <w:vAlign w:val="center"/>
          </w:tcPr>
          <w:p w14:paraId="72EE6E54" w14:textId="77777777" w:rsidR="005F293F" w:rsidRPr="00902CFE" w:rsidRDefault="00526A29" w:rsidP="005F293F">
            <w:pPr>
              <w:rPr>
                <w:sz w:val="18"/>
                <w:szCs w:val="18"/>
              </w:rPr>
            </w:pPr>
            <w:r w:rsidRPr="00102DD8">
              <w:rPr>
                <w:sz w:val="18"/>
                <w:szCs w:val="18"/>
              </w:rPr>
              <w:t>Collection and timepoints are indication specific, see Appendix 14 for specific requirements.</w:t>
            </w:r>
          </w:p>
        </w:tc>
      </w:tr>
      <w:tr w:rsidR="00CA657C" w14:paraId="1C3502A8" w14:textId="77777777" w:rsidTr="005F293F">
        <w:tc>
          <w:tcPr>
            <w:tcW w:w="703" w:type="pct"/>
            <w:vAlign w:val="center"/>
          </w:tcPr>
          <w:p w14:paraId="15B7E574" w14:textId="77777777" w:rsidR="005F293F" w:rsidRPr="00902CFE" w:rsidRDefault="00526A29" w:rsidP="005F293F">
            <w:pPr>
              <w:rPr>
                <w:sz w:val="18"/>
                <w:szCs w:val="18"/>
              </w:rPr>
            </w:pPr>
            <w:r w:rsidRPr="00102DD8">
              <w:rPr>
                <w:sz w:val="18"/>
                <w:szCs w:val="18"/>
              </w:rPr>
              <w:t>Bone marrow aspirate for biomarkers</w:t>
            </w:r>
          </w:p>
        </w:tc>
        <w:tc>
          <w:tcPr>
            <w:tcW w:w="348" w:type="pct"/>
            <w:vAlign w:val="center"/>
          </w:tcPr>
          <w:p w14:paraId="4AEA5321" w14:textId="77777777" w:rsidR="005F293F" w:rsidRDefault="00526A29" w:rsidP="005F293F">
            <w:pPr>
              <w:jc w:val="center"/>
              <w:rPr>
                <w:sz w:val="18"/>
                <w:szCs w:val="18"/>
              </w:rPr>
            </w:pPr>
            <w:r>
              <w:rPr>
                <w:sz w:val="18"/>
                <w:szCs w:val="18"/>
              </w:rPr>
              <w:t>X</w:t>
            </w:r>
            <w:ins w:id="2003" w:author="Powell, Deana" w:date="2026-03-05T15:34:00Z" w16du:dateUtc="2026-03-05T20:34:00Z">
              <w:r w:rsidR="00EB19CD">
                <w:rPr>
                  <w:sz w:val="18"/>
                  <w:szCs w:val="18"/>
                </w:rPr>
                <w:t xml:space="preserve"> (SLL only)</w:t>
              </w:r>
            </w:ins>
          </w:p>
        </w:tc>
        <w:tc>
          <w:tcPr>
            <w:tcW w:w="193" w:type="pct"/>
            <w:vAlign w:val="center"/>
          </w:tcPr>
          <w:p w14:paraId="1A83F77A" w14:textId="77777777" w:rsidR="005F293F" w:rsidRPr="00902CFE" w:rsidRDefault="005F293F" w:rsidP="005F293F">
            <w:pPr>
              <w:jc w:val="center"/>
              <w:rPr>
                <w:sz w:val="18"/>
                <w:szCs w:val="18"/>
              </w:rPr>
            </w:pPr>
          </w:p>
        </w:tc>
        <w:tc>
          <w:tcPr>
            <w:tcW w:w="2366" w:type="pct"/>
            <w:gridSpan w:val="10"/>
            <w:vAlign w:val="center"/>
          </w:tcPr>
          <w:p w14:paraId="53B9B8AB" w14:textId="61E431E8" w:rsidR="005F293F" w:rsidRPr="00902CFE" w:rsidRDefault="00895D30" w:rsidP="005F293F">
            <w:pPr>
              <w:jc w:val="center"/>
              <w:rPr>
                <w:sz w:val="18"/>
                <w:szCs w:val="18"/>
              </w:rPr>
            </w:pPr>
            <w:del w:id="2004" w:author="Powell, Deana" w:date="2026-03-05T15:34:00Z" w16du:dateUtc="2026-03-05T20:34:00Z">
              <w:r>
                <w:rPr>
                  <w:noProof/>
                  <w:sz w:val="18"/>
                  <w:szCs w:val="18"/>
                </w:rPr>
                <mc:AlternateContent>
                  <mc:Choice Requires="wps">
                    <w:drawing>
                      <wp:anchor distT="0" distB="0" distL="114300" distR="114300" simplePos="0" relativeHeight="251723776" behindDoc="0" locked="0" layoutInCell="1" allowOverlap="1" wp14:anchorId="0A5B6E1F" wp14:editId="709C50C2">
                        <wp:simplePos x="0" y="0"/>
                        <wp:positionH relativeFrom="column">
                          <wp:posOffset>-9525</wp:posOffset>
                        </wp:positionH>
                        <wp:positionV relativeFrom="paragraph">
                          <wp:posOffset>100965</wp:posOffset>
                        </wp:positionV>
                        <wp:extent cx="3922395" cy="13970"/>
                        <wp:effectExtent l="19050" t="76200" r="97155" b="100330"/>
                        <wp:wrapNone/>
                        <wp:docPr id="8" name="Straight Arrow Connector 8"/>
                        <wp:cNvGraphicFramePr/>
                        <a:graphic xmlns:a="http://schemas.openxmlformats.org/drawingml/2006/main">
                          <a:graphicData uri="http://schemas.microsoft.com/office/word/2010/wordprocessingShape">
                            <wps:wsp>
                              <wps:cNvCnPr/>
                              <wps:spPr>
                                <a:xfrm>
                                  <a:off x="0" y="0"/>
                                  <a:ext cx="3922395" cy="13970"/>
                                </a:xfrm>
                                <a:prstGeom prst="straightConnector1">
                                  <a:avLst/>
                                </a:prstGeom>
                                <a:ln>
                                  <a:headEnd type="triangle"/>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id="Straight Arrow Connector 8" o:spid="_x0000_s1040" type="#_x0000_t32" style="width:308.85pt;height:1.1pt;margin-top:7.95pt;margin-left:-0.75pt;mso-height-percent:0;mso-height-relative:margin;mso-width-percent:0;mso-width-relative:margin;mso-wrap-distance-bottom:0;mso-wrap-distance-left:9pt;mso-wrap-distance-right:9pt;mso-wrap-distance-top:0;position:absolute;v-text-anchor:top;z-index:251697152" fillcolor="this" stroked="t" strokecolor="black" strokeweight="0.75pt">
                        <v:stroke startarrow="block" endarrow="block"/>
                      </v:shape>
                    </w:pict>
                  </mc:Fallback>
                </mc:AlternateContent>
              </w:r>
            </w:del>
            <w:ins w:id="2005" w:author="Powell, Deana" w:date="2026-03-05T15:34:00Z" w16du:dateUtc="2026-03-05T20:34:00Z">
              <w:r w:rsidR="00526A29">
                <w:rPr>
                  <w:noProof/>
                  <w:sz w:val="18"/>
                  <w:szCs w:val="18"/>
                </w:rPr>
                <w:t>C14 only</w:t>
              </w:r>
              <w:r w:rsidR="00EB19CD">
                <w:rPr>
                  <w:noProof/>
                  <w:sz w:val="18"/>
                  <w:szCs w:val="18"/>
                </w:rPr>
                <w:t xml:space="preserve"> (CLL and SLL participants)</w:t>
              </w:r>
            </w:ins>
          </w:p>
        </w:tc>
        <w:tc>
          <w:tcPr>
            <w:tcW w:w="1390" w:type="pct"/>
            <w:vAlign w:val="center"/>
          </w:tcPr>
          <w:p w14:paraId="16EE5E8D" w14:textId="77777777" w:rsidR="005F293F" w:rsidRDefault="00526A29" w:rsidP="005F293F">
            <w:pPr>
              <w:rPr>
                <w:sz w:val="18"/>
                <w:szCs w:val="18"/>
              </w:rPr>
            </w:pPr>
            <w:r w:rsidRPr="00102DD8">
              <w:rPr>
                <w:sz w:val="18"/>
                <w:szCs w:val="18"/>
              </w:rPr>
              <w:t>Collection and timepoints are indication specific, see Appendix 14 for specific requirements.</w:t>
            </w:r>
          </w:p>
          <w:p w14:paraId="51AE0650" w14:textId="37D316D7" w:rsidR="005F293F" w:rsidRDefault="00526A29" w:rsidP="005F293F">
            <w:pPr>
              <w:rPr>
                <w:sz w:val="18"/>
                <w:szCs w:val="18"/>
              </w:rPr>
            </w:pPr>
            <w:r>
              <w:rPr>
                <w:sz w:val="18"/>
                <w:szCs w:val="18"/>
              </w:rPr>
              <w:t xml:space="preserve">Mandatory collection is required </w:t>
            </w:r>
            <w:del w:id="2006" w:author="Powell, Deana" w:date="2026-03-05T15:34:00Z" w16du:dateUtc="2026-03-05T20:34:00Z">
              <w:r w:rsidR="00895D30">
                <w:rPr>
                  <w:sz w:val="18"/>
                  <w:szCs w:val="18"/>
                </w:rPr>
                <w:delText>14 months after C1D1</w:delText>
              </w:r>
            </w:del>
            <w:ins w:id="2007" w:author="Powell, Deana" w:date="2026-03-05T15:34:00Z" w16du:dateUtc="2026-03-05T20:34:00Z">
              <w:r>
                <w:rPr>
                  <w:sz w:val="18"/>
                  <w:szCs w:val="18"/>
                </w:rPr>
                <w:t xml:space="preserve">at C14 </w:t>
              </w:r>
            </w:ins>
          </w:p>
        </w:tc>
      </w:tr>
      <w:tr w:rsidR="00CA657C" w14:paraId="0C09B06A" w14:textId="77777777" w:rsidTr="005F293F">
        <w:tc>
          <w:tcPr>
            <w:tcW w:w="703" w:type="pct"/>
            <w:vAlign w:val="center"/>
          </w:tcPr>
          <w:p w14:paraId="38B3A778" w14:textId="38201364" w:rsidR="005F293F" w:rsidRPr="00902CFE" w:rsidRDefault="00895D30" w:rsidP="005F293F">
            <w:pPr>
              <w:rPr>
                <w:sz w:val="18"/>
                <w:szCs w:val="18"/>
              </w:rPr>
            </w:pPr>
            <w:del w:id="2008" w:author="Powell, Deana" w:date="2026-03-05T15:34:00Z" w16du:dateUtc="2026-03-05T20:34:00Z">
              <w:r w:rsidRPr="00102DD8">
                <w:rPr>
                  <w:sz w:val="18"/>
                  <w:szCs w:val="18"/>
                </w:rPr>
                <w:delText>Archival or newly obtained tissue collection</w:delText>
              </w:r>
            </w:del>
            <w:ins w:id="2009" w:author="Powell, Deana" w:date="2026-03-05T15:34:00Z" w16du:dateUtc="2026-03-05T20:34:00Z">
              <w:r w:rsidR="00526A29">
                <w:rPr>
                  <w:sz w:val="18"/>
                  <w:szCs w:val="18"/>
                </w:rPr>
                <w:t xml:space="preserve">Tissue for Biomarkers </w:t>
              </w:r>
            </w:ins>
          </w:p>
        </w:tc>
        <w:tc>
          <w:tcPr>
            <w:tcW w:w="348" w:type="pct"/>
            <w:vAlign w:val="center"/>
          </w:tcPr>
          <w:p w14:paraId="5F2C8886" w14:textId="77777777" w:rsidR="005F293F" w:rsidRDefault="00526A29" w:rsidP="005F293F">
            <w:pPr>
              <w:jc w:val="center"/>
              <w:rPr>
                <w:sz w:val="18"/>
                <w:szCs w:val="18"/>
              </w:rPr>
            </w:pPr>
            <w:r>
              <w:rPr>
                <w:sz w:val="18"/>
                <w:szCs w:val="18"/>
              </w:rPr>
              <w:t>X</w:t>
            </w:r>
          </w:p>
        </w:tc>
        <w:tc>
          <w:tcPr>
            <w:tcW w:w="193" w:type="pct"/>
            <w:vAlign w:val="center"/>
          </w:tcPr>
          <w:p w14:paraId="4A7E6607" w14:textId="77777777" w:rsidR="005F293F" w:rsidRPr="00902CFE" w:rsidRDefault="005F293F" w:rsidP="005F293F">
            <w:pPr>
              <w:jc w:val="center"/>
              <w:rPr>
                <w:sz w:val="18"/>
                <w:szCs w:val="18"/>
              </w:rPr>
            </w:pPr>
          </w:p>
        </w:tc>
        <w:tc>
          <w:tcPr>
            <w:tcW w:w="215" w:type="pct"/>
            <w:vAlign w:val="center"/>
          </w:tcPr>
          <w:p w14:paraId="6E1D0337" w14:textId="77777777" w:rsidR="005F293F" w:rsidRPr="00902CFE" w:rsidRDefault="005F293F" w:rsidP="005F293F">
            <w:pPr>
              <w:jc w:val="center"/>
              <w:rPr>
                <w:sz w:val="18"/>
                <w:szCs w:val="18"/>
              </w:rPr>
            </w:pPr>
          </w:p>
        </w:tc>
        <w:tc>
          <w:tcPr>
            <w:tcW w:w="215" w:type="pct"/>
            <w:vAlign w:val="center"/>
          </w:tcPr>
          <w:p w14:paraId="6A114BAA" w14:textId="77777777" w:rsidR="005F293F" w:rsidRPr="00902CFE" w:rsidRDefault="005F293F" w:rsidP="005F293F">
            <w:pPr>
              <w:jc w:val="center"/>
              <w:rPr>
                <w:sz w:val="18"/>
                <w:szCs w:val="18"/>
              </w:rPr>
            </w:pPr>
          </w:p>
        </w:tc>
        <w:tc>
          <w:tcPr>
            <w:tcW w:w="216" w:type="pct"/>
            <w:vAlign w:val="center"/>
          </w:tcPr>
          <w:p w14:paraId="3490AE2C" w14:textId="77777777" w:rsidR="005F293F" w:rsidRPr="00902CFE" w:rsidRDefault="005F293F" w:rsidP="005F293F">
            <w:pPr>
              <w:jc w:val="center"/>
              <w:rPr>
                <w:sz w:val="18"/>
                <w:szCs w:val="18"/>
              </w:rPr>
            </w:pPr>
          </w:p>
        </w:tc>
        <w:tc>
          <w:tcPr>
            <w:tcW w:w="234" w:type="pct"/>
            <w:vAlign w:val="center"/>
          </w:tcPr>
          <w:p w14:paraId="2D7699AA" w14:textId="77777777" w:rsidR="005F293F" w:rsidRPr="00902CFE" w:rsidRDefault="005F293F" w:rsidP="005F293F">
            <w:pPr>
              <w:jc w:val="center"/>
              <w:rPr>
                <w:sz w:val="18"/>
                <w:szCs w:val="18"/>
              </w:rPr>
            </w:pPr>
          </w:p>
        </w:tc>
        <w:tc>
          <w:tcPr>
            <w:tcW w:w="195" w:type="pct"/>
            <w:vAlign w:val="center"/>
          </w:tcPr>
          <w:p w14:paraId="39F1D3C4" w14:textId="77777777" w:rsidR="005F293F" w:rsidRPr="00902CFE" w:rsidRDefault="005F293F" w:rsidP="005F293F">
            <w:pPr>
              <w:jc w:val="center"/>
              <w:rPr>
                <w:sz w:val="18"/>
                <w:szCs w:val="18"/>
              </w:rPr>
            </w:pPr>
          </w:p>
        </w:tc>
        <w:tc>
          <w:tcPr>
            <w:tcW w:w="191" w:type="pct"/>
            <w:vAlign w:val="center"/>
          </w:tcPr>
          <w:p w14:paraId="0D55EB36" w14:textId="77777777" w:rsidR="005F293F" w:rsidRPr="00902CFE" w:rsidRDefault="005F293F" w:rsidP="005F293F">
            <w:pPr>
              <w:jc w:val="center"/>
              <w:rPr>
                <w:sz w:val="18"/>
                <w:szCs w:val="18"/>
              </w:rPr>
            </w:pPr>
          </w:p>
        </w:tc>
        <w:tc>
          <w:tcPr>
            <w:tcW w:w="181" w:type="pct"/>
            <w:vAlign w:val="center"/>
          </w:tcPr>
          <w:p w14:paraId="342D2466" w14:textId="77777777" w:rsidR="005F293F" w:rsidRPr="00902CFE" w:rsidRDefault="005F293F" w:rsidP="005F293F">
            <w:pPr>
              <w:rPr>
                <w:sz w:val="18"/>
                <w:szCs w:val="18"/>
              </w:rPr>
            </w:pPr>
          </w:p>
        </w:tc>
        <w:tc>
          <w:tcPr>
            <w:tcW w:w="181" w:type="pct"/>
            <w:vAlign w:val="center"/>
          </w:tcPr>
          <w:p w14:paraId="42DA3638" w14:textId="77777777" w:rsidR="005F293F" w:rsidRPr="00902CFE" w:rsidRDefault="005F293F" w:rsidP="005F293F">
            <w:pPr>
              <w:rPr>
                <w:sz w:val="18"/>
                <w:szCs w:val="18"/>
              </w:rPr>
            </w:pPr>
          </w:p>
        </w:tc>
        <w:tc>
          <w:tcPr>
            <w:tcW w:w="355" w:type="pct"/>
            <w:vAlign w:val="center"/>
          </w:tcPr>
          <w:p w14:paraId="485EE207" w14:textId="77777777" w:rsidR="005F293F" w:rsidRPr="00902CFE" w:rsidRDefault="005F293F" w:rsidP="005F293F">
            <w:pPr>
              <w:rPr>
                <w:sz w:val="18"/>
                <w:szCs w:val="18"/>
              </w:rPr>
            </w:pPr>
          </w:p>
        </w:tc>
        <w:tc>
          <w:tcPr>
            <w:tcW w:w="383" w:type="pct"/>
            <w:vAlign w:val="center"/>
          </w:tcPr>
          <w:p w14:paraId="7B11FEA8" w14:textId="77777777" w:rsidR="005F293F" w:rsidRPr="00902CFE" w:rsidRDefault="005F293F" w:rsidP="005F293F">
            <w:pPr>
              <w:rPr>
                <w:sz w:val="18"/>
                <w:szCs w:val="18"/>
              </w:rPr>
            </w:pPr>
          </w:p>
        </w:tc>
        <w:tc>
          <w:tcPr>
            <w:tcW w:w="1390" w:type="pct"/>
            <w:vAlign w:val="center"/>
          </w:tcPr>
          <w:p w14:paraId="7C63643F" w14:textId="77777777" w:rsidR="005F293F" w:rsidRDefault="00526A29" w:rsidP="005F293F">
            <w:pPr>
              <w:rPr>
                <w:sz w:val="18"/>
                <w:szCs w:val="18"/>
              </w:rPr>
            </w:pPr>
            <w:r w:rsidRPr="00102DD8">
              <w:rPr>
                <w:sz w:val="18"/>
                <w:szCs w:val="18"/>
              </w:rPr>
              <w:t>Collection and timepoints are indication specific, see Appendix 14 for specific requirements.</w:t>
            </w:r>
          </w:p>
        </w:tc>
      </w:tr>
      <w:tr w:rsidR="00CA657C" w14:paraId="17E40FC5" w14:textId="77777777" w:rsidTr="00561FB4">
        <w:tc>
          <w:tcPr>
            <w:tcW w:w="703" w:type="pct"/>
            <w:tcBorders>
              <w:bottom w:val="single" w:sz="4" w:space="0" w:color="auto"/>
            </w:tcBorders>
            <w:vAlign w:val="center"/>
          </w:tcPr>
          <w:p w14:paraId="6AC178CB" w14:textId="77777777" w:rsidR="005F293F" w:rsidRPr="00CE6064" w:rsidRDefault="00526A29" w:rsidP="005F293F">
            <w:pPr>
              <w:rPr>
                <w:sz w:val="18"/>
                <w:szCs w:val="18"/>
              </w:rPr>
            </w:pPr>
            <w:r w:rsidRPr="006232EA">
              <w:rPr>
                <w:sz w:val="18"/>
                <w:szCs w:val="18"/>
              </w:rPr>
              <w:t>Blood for MRD Biomarker Analysis</w:t>
            </w:r>
          </w:p>
        </w:tc>
        <w:tc>
          <w:tcPr>
            <w:tcW w:w="348" w:type="pct"/>
            <w:tcBorders>
              <w:bottom w:val="single" w:sz="4" w:space="0" w:color="auto"/>
            </w:tcBorders>
            <w:vAlign w:val="center"/>
          </w:tcPr>
          <w:p w14:paraId="1B43FCFC" w14:textId="77777777" w:rsidR="005F293F" w:rsidRDefault="00526A29" w:rsidP="00561FB4">
            <w:pPr>
              <w:jc w:val="center"/>
              <w:rPr>
                <w:sz w:val="18"/>
                <w:szCs w:val="18"/>
              </w:rPr>
            </w:pPr>
            <w:ins w:id="2010" w:author="Powell, Deana" w:date="2026-03-05T15:34:00Z" w16du:dateUtc="2026-03-05T20:34:00Z">
              <w:r>
                <w:rPr>
                  <w:sz w:val="18"/>
                  <w:szCs w:val="18"/>
                </w:rPr>
                <w:t>X</w:t>
              </w:r>
            </w:ins>
          </w:p>
        </w:tc>
        <w:tc>
          <w:tcPr>
            <w:tcW w:w="193" w:type="pct"/>
            <w:tcBorders>
              <w:bottom w:val="single" w:sz="4" w:space="0" w:color="auto"/>
            </w:tcBorders>
            <w:vAlign w:val="center"/>
          </w:tcPr>
          <w:p w14:paraId="1A4CFEFB" w14:textId="77777777" w:rsidR="005F293F" w:rsidRPr="00902CFE" w:rsidRDefault="005F293F" w:rsidP="005F293F">
            <w:pPr>
              <w:rPr>
                <w:sz w:val="18"/>
                <w:szCs w:val="18"/>
              </w:rPr>
            </w:pPr>
          </w:p>
        </w:tc>
        <w:tc>
          <w:tcPr>
            <w:tcW w:w="2366" w:type="pct"/>
            <w:gridSpan w:val="10"/>
            <w:tcBorders>
              <w:bottom w:val="single" w:sz="4" w:space="0" w:color="auto"/>
            </w:tcBorders>
            <w:vAlign w:val="center"/>
          </w:tcPr>
          <w:p w14:paraId="16DE95D7" w14:textId="4194C2A3" w:rsidR="005F293F" w:rsidRPr="00F15505" w:rsidRDefault="00895D30" w:rsidP="005F293F">
            <w:pPr>
              <w:jc w:val="center"/>
              <w:rPr>
                <w:sz w:val="18"/>
                <w:szCs w:val="18"/>
              </w:rPr>
            </w:pPr>
            <w:del w:id="2011" w:author="Powell, Deana" w:date="2026-03-05T15:34:00Z" w16du:dateUtc="2026-03-05T20:34:00Z">
              <w:r>
                <w:rPr>
                  <w:noProof/>
                  <w:sz w:val="18"/>
                  <w:szCs w:val="18"/>
                </w:rPr>
                <mc:AlternateContent>
                  <mc:Choice Requires="wps">
                    <w:drawing>
                      <wp:anchor distT="0" distB="0" distL="114300" distR="114300" simplePos="0" relativeHeight="251725824" behindDoc="0" locked="0" layoutInCell="1" allowOverlap="1" wp14:anchorId="02FBC2DB" wp14:editId="0F6F04A8">
                        <wp:simplePos x="0" y="0"/>
                        <wp:positionH relativeFrom="column">
                          <wp:posOffset>-1270</wp:posOffset>
                        </wp:positionH>
                        <wp:positionV relativeFrom="paragraph">
                          <wp:posOffset>86995</wp:posOffset>
                        </wp:positionV>
                        <wp:extent cx="3910330" cy="0"/>
                        <wp:effectExtent l="38100" t="76200" r="13970" b="95250"/>
                        <wp:wrapNone/>
                        <wp:docPr id="39" name="Straight Arrow Connector 39"/>
                        <wp:cNvGraphicFramePr/>
                        <a:graphic xmlns:a="http://schemas.openxmlformats.org/drawingml/2006/main">
                          <a:graphicData uri="http://schemas.microsoft.com/office/word/2010/wordprocessingShape">
                            <wps:wsp>
                              <wps:cNvCnPr/>
                              <wps:spPr>
                                <a:xfrm>
                                  <a:off x="0" y="0"/>
                                  <a:ext cx="3910330" cy="0"/>
                                </a:xfrm>
                                <a:prstGeom prst="straightConnector1">
                                  <a:avLst/>
                                </a:prstGeom>
                                <a:ln>
                                  <a:headEnd type="triangle"/>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id="Straight Arrow Connector 39" o:spid="_x0000_s1041" type="#_x0000_t32" style="width:307.9pt;height:0;margin-top:6.85pt;margin-left:-0.1pt;mso-height-percent:0;mso-height-relative:margin;mso-width-percent:0;mso-width-relative:margin;mso-wrap-distance-bottom:0;mso-wrap-distance-left:9pt;mso-wrap-distance-right:9pt;mso-wrap-distance-top:0;position:absolute;v-text-anchor:top;z-index:251688960" fillcolor="this" stroked="t" strokecolor="black" strokeweight="0.75pt">
                        <v:stroke startarrow="block" endarrow="block"/>
                      </v:shape>
                    </w:pict>
                  </mc:Fallback>
                </mc:AlternateContent>
              </w:r>
            </w:del>
            <w:ins w:id="2012" w:author="Powell, Deana" w:date="2026-03-05T15:34:00Z" w16du:dateUtc="2026-03-05T20:34:00Z">
              <w:r w:rsidR="00526A29" w:rsidRPr="00F15505">
                <w:rPr>
                  <w:sz w:val="18"/>
                  <w:szCs w:val="18"/>
                </w:rPr>
                <w:t xml:space="preserve">C1 and C14 </w:t>
              </w:r>
            </w:ins>
          </w:p>
        </w:tc>
        <w:tc>
          <w:tcPr>
            <w:tcW w:w="1390" w:type="pct"/>
            <w:vAlign w:val="center"/>
          </w:tcPr>
          <w:p w14:paraId="7427047C" w14:textId="77777777" w:rsidR="005F293F" w:rsidRPr="00F8590C" w:rsidRDefault="00526A29" w:rsidP="005F293F">
            <w:pPr>
              <w:rPr>
                <w:sz w:val="18"/>
                <w:szCs w:val="18"/>
              </w:rPr>
            </w:pPr>
            <w:r w:rsidRPr="006232EA">
              <w:rPr>
                <w:sz w:val="18"/>
                <w:szCs w:val="18"/>
              </w:rPr>
              <w:t>See Section 8.2.1.1 AND Appendix 14 for specific requirements.</w:t>
            </w:r>
          </w:p>
        </w:tc>
      </w:tr>
      <w:tr w:rsidR="00CA657C" w14:paraId="64926364" w14:textId="77777777" w:rsidTr="005F293F">
        <w:tc>
          <w:tcPr>
            <w:tcW w:w="703" w:type="pct"/>
            <w:tcBorders>
              <w:right w:val="nil"/>
            </w:tcBorders>
            <w:vAlign w:val="center"/>
          </w:tcPr>
          <w:p w14:paraId="233DC2D3" w14:textId="77777777" w:rsidR="005F293F" w:rsidRPr="00CE6064" w:rsidRDefault="00526A29" w:rsidP="005F293F">
            <w:pPr>
              <w:rPr>
                <w:sz w:val="18"/>
                <w:szCs w:val="18"/>
              </w:rPr>
            </w:pPr>
            <w:r>
              <w:rPr>
                <w:b/>
                <w:bCs/>
                <w:sz w:val="18"/>
                <w:szCs w:val="18"/>
              </w:rPr>
              <w:lastRenderedPageBreak/>
              <w:t>Study Intervention Administration</w:t>
            </w:r>
          </w:p>
        </w:tc>
        <w:tc>
          <w:tcPr>
            <w:tcW w:w="348" w:type="pct"/>
            <w:tcBorders>
              <w:right w:val="nil"/>
            </w:tcBorders>
          </w:tcPr>
          <w:p w14:paraId="1367CC5B" w14:textId="77777777" w:rsidR="005F293F" w:rsidRDefault="005F293F" w:rsidP="005F293F">
            <w:pPr>
              <w:rPr>
                <w:sz w:val="18"/>
                <w:szCs w:val="18"/>
              </w:rPr>
            </w:pPr>
          </w:p>
        </w:tc>
        <w:tc>
          <w:tcPr>
            <w:tcW w:w="193" w:type="pct"/>
            <w:tcBorders>
              <w:left w:val="nil"/>
              <w:right w:val="nil"/>
            </w:tcBorders>
            <w:vAlign w:val="center"/>
          </w:tcPr>
          <w:p w14:paraId="10177F47" w14:textId="77777777" w:rsidR="005F293F" w:rsidRPr="00902CFE" w:rsidRDefault="005F293F" w:rsidP="005F293F">
            <w:pPr>
              <w:rPr>
                <w:sz w:val="18"/>
                <w:szCs w:val="18"/>
              </w:rPr>
            </w:pPr>
          </w:p>
        </w:tc>
        <w:tc>
          <w:tcPr>
            <w:tcW w:w="215" w:type="pct"/>
            <w:tcBorders>
              <w:left w:val="nil"/>
              <w:right w:val="nil"/>
            </w:tcBorders>
            <w:vAlign w:val="center"/>
          </w:tcPr>
          <w:p w14:paraId="707A6D74" w14:textId="77777777" w:rsidR="005F293F" w:rsidRPr="00902CFE" w:rsidRDefault="005F293F" w:rsidP="005F293F">
            <w:pPr>
              <w:rPr>
                <w:sz w:val="18"/>
                <w:szCs w:val="18"/>
              </w:rPr>
            </w:pPr>
          </w:p>
        </w:tc>
        <w:tc>
          <w:tcPr>
            <w:tcW w:w="215" w:type="pct"/>
            <w:tcBorders>
              <w:left w:val="nil"/>
              <w:right w:val="nil"/>
            </w:tcBorders>
            <w:vAlign w:val="center"/>
          </w:tcPr>
          <w:p w14:paraId="23C5F0DB" w14:textId="77777777" w:rsidR="005F293F" w:rsidRPr="00902CFE" w:rsidRDefault="005F293F" w:rsidP="005F293F">
            <w:pPr>
              <w:rPr>
                <w:sz w:val="18"/>
                <w:szCs w:val="18"/>
              </w:rPr>
            </w:pPr>
          </w:p>
        </w:tc>
        <w:tc>
          <w:tcPr>
            <w:tcW w:w="216" w:type="pct"/>
            <w:tcBorders>
              <w:left w:val="nil"/>
              <w:right w:val="nil"/>
            </w:tcBorders>
            <w:vAlign w:val="center"/>
          </w:tcPr>
          <w:p w14:paraId="7BB5C2D1" w14:textId="77777777" w:rsidR="005F293F" w:rsidRPr="00902CFE" w:rsidRDefault="005F293F" w:rsidP="005F293F">
            <w:pPr>
              <w:rPr>
                <w:sz w:val="18"/>
                <w:szCs w:val="18"/>
              </w:rPr>
            </w:pPr>
          </w:p>
        </w:tc>
        <w:tc>
          <w:tcPr>
            <w:tcW w:w="234" w:type="pct"/>
            <w:tcBorders>
              <w:left w:val="nil"/>
              <w:right w:val="nil"/>
            </w:tcBorders>
            <w:vAlign w:val="center"/>
          </w:tcPr>
          <w:p w14:paraId="06FFD426" w14:textId="77777777" w:rsidR="005F293F" w:rsidRPr="00902CFE" w:rsidRDefault="005F293F" w:rsidP="005F293F">
            <w:pPr>
              <w:rPr>
                <w:sz w:val="18"/>
                <w:szCs w:val="18"/>
              </w:rPr>
            </w:pPr>
          </w:p>
        </w:tc>
        <w:tc>
          <w:tcPr>
            <w:tcW w:w="195" w:type="pct"/>
            <w:tcBorders>
              <w:left w:val="nil"/>
              <w:right w:val="nil"/>
            </w:tcBorders>
            <w:vAlign w:val="center"/>
          </w:tcPr>
          <w:p w14:paraId="1F7A71F9" w14:textId="77777777" w:rsidR="005F293F" w:rsidRPr="00902CFE" w:rsidRDefault="005F293F" w:rsidP="005F293F">
            <w:pPr>
              <w:rPr>
                <w:sz w:val="18"/>
                <w:szCs w:val="18"/>
              </w:rPr>
            </w:pPr>
          </w:p>
        </w:tc>
        <w:tc>
          <w:tcPr>
            <w:tcW w:w="191" w:type="pct"/>
            <w:tcBorders>
              <w:left w:val="nil"/>
              <w:right w:val="nil"/>
            </w:tcBorders>
            <w:vAlign w:val="center"/>
          </w:tcPr>
          <w:p w14:paraId="377331D4" w14:textId="77777777" w:rsidR="005F293F" w:rsidRPr="00902CFE" w:rsidRDefault="005F293F" w:rsidP="005F293F">
            <w:pPr>
              <w:rPr>
                <w:sz w:val="18"/>
                <w:szCs w:val="18"/>
              </w:rPr>
            </w:pPr>
          </w:p>
        </w:tc>
        <w:tc>
          <w:tcPr>
            <w:tcW w:w="181" w:type="pct"/>
            <w:tcBorders>
              <w:left w:val="nil"/>
              <w:right w:val="nil"/>
            </w:tcBorders>
            <w:vAlign w:val="center"/>
          </w:tcPr>
          <w:p w14:paraId="594B59B9" w14:textId="77777777" w:rsidR="005F293F" w:rsidRPr="00902CFE" w:rsidRDefault="005F293F" w:rsidP="005F293F">
            <w:pPr>
              <w:rPr>
                <w:sz w:val="18"/>
                <w:szCs w:val="18"/>
              </w:rPr>
            </w:pPr>
          </w:p>
        </w:tc>
        <w:tc>
          <w:tcPr>
            <w:tcW w:w="181" w:type="pct"/>
            <w:tcBorders>
              <w:left w:val="nil"/>
              <w:right w:val="nil"/>
            </w:tcBorders>
            <w:vAlign w:val="center"/>
          </w:tcPr>
          <w:p w14:paraId="3ABDE187" w14:textId="77777777" w:rsidR="005F293F" w:rsidRPr="00902CFE" w:rsidRDefault="005F293F" w:rsidP="005F293F">
            <w:pPr>
              <w:rPr>
                <w:sz w:val="18"/>
                <w:szCs w:val="18"/>
              </w:rPr>
            </w:pPr>
          </w:p>
        </w:tc>
        <w:tc>
          <w:tcPr>
            <w:tcW w:w="355" w:type="pct"/>
            <w:tcBorders>
              <w:left w:val="nil"/>
              <w:right w:val="nil"/>
            </w:tcBorders>
            <w:vAlign w:val="center"/>
          </w:tcPr>
          <w:p w14:paraId="2181D149" w14:textId="77777777" w:rsidR="005F293F" w:rsidRPr="00902CFE" w:rsidRDefault="005F293F" w:rsidP="005F293F">
            <w:pPr>
              <w:rPr>
                <w:sz w:val="18"/>
                <w:szCs w:val="18"/>
              </w:rPr>
            </w:pPr>
          </w:p>
        </w:tc>
        <w:tc>
          <w:tcPr>
            <w:tcW w:w="383" w:type="pct"/>
            <w:tcBorders>
              <w:left w:val="nil"/>
            </w:tcBorders>
            <w:vAlign w:val="center"/>
          </w:tcPr>
          <w:p w14:paraId="0C469DD0" w14:textId="77777777" w:rsidR="005F293F" w:rsidRPr="00902CFE" w:rsidRDefault="005F293F" w:rsidP="005F293F">
            <w:pPr>
              <w:rPr>
                <w:sz w:val="18"/>
                <w:szCs w:val="18"/>
              </w:rPr>
            </w:pPr>
          </w:p>
        </w:tc>
        <w:tc>
          <w:tcPr>
            <w:tcW w:w="1390" w:type="pct"/>
            <w:vAlign w:val="center"/>
          </w:tcPr>
          <w:p w14:paraId="0C20E233" w14:textId="77777777" w:rsidR="005F293F" w:rsidRPr="00F8590C" w:rsidRDefault="005F293F" w:rsidP="005F293F">
            <w:pPr>
              <w:rPr>
                <w:sz w:val="18"/>
                <w:szCs w:val="18"/>
              </w:rPr>
            </w:pPr>
          </w:p>
        </w:tc>
      </w:tr>
      <w:tr w:rsidR="00CA657C" w14:paraId="1DAB3E14" w14:textId="77777777" w:rsidTr="005F293F">
        <w:tc>
          <w:tcPr>
            <w:tcW w:w="703" w:type="pct"/>
            <w:vAlign w:val="center"/>
          </w:tcPr>
          <w:p w14:paraId="5EFBDB41" w14:textId="77777777" w:rsidR="005F293F" w:rsidRPr="00CE6064" w:rsidRDefault="00526A29" w:rsidP="005F293F">
            <w:pPr>
              <w:rPr>
                <w:sz w:val="18"/>
                <w:szCs w:val="18"/>
              </w:rPr>
            </w:pPr>
            <w:r w:rsidRPr="00902CFE">
              <w:rPr>
                <w:sz w:val="18"/>
                <w:szCs w:val="18"/>
              </w:rPr>
              <w:t>Venetoclax Dispensing</w:t>
            </w:r>
          </w:p>
        </w:tc>
        <w:tc>
          <w:tcPr>
            <w:tcW w:w="348" w:type="pct"/>
          </w:tcPr>
          <w:p w14:paraId="7F1723FA" w14:textId="77777777" w:rsidR="005F293F" w:rsidRDefault="005F293F" w:rsidP="005F293F">
            <w:pPr>
              <w:rPr>
                <w:sz w:val="18"/>
                <w:szCs w:val="18"/>
              </w:rPr>
            </w:pPr>
          </w:p>
        </w:tc>
        <w:tc>
          <w:tcPr>
            <w:tcW w:w="193" w:type="pct"/>
            <w:vAlign w:val="center"/>
          </w:tcPr>
          <w:p w14:paraId="35CC2615" w14:textId="77777777" w:rsidR="005F293F" w:rsidRPr="00902CFE" w:rsidRDefault="00526A29" w:rsidP="005F293F">
            <w:pPr>
              <w:jc w:val="center"/>
              <w:rPr>
                <w:sz w:val="18"/>
                <w:szCs w:val="18"/>
              </w:rPr>
            </w:pPr>
            <w:r w:rsidRPr="00902CFE">
              <w:rPr>
                <w:sz w:val="18"/>
                <w:szCs w:val="18"/>
              </w:rPr>
              <w:t>X</w:t>
            </w:r>
          </w:p>
        </w:tc>
        <w:tc>
          <w:tcPr>
            <w:tcW w:w="215" w:type="pct"/>
            <w:vAlign w:val="center"/>
          </w:tcPr>
          <w:p w14:paraId="73DDBBA2" w14:textId="77777777" w:rsidR="005F293F" w:rsidRPr="00902CFE" w:rsidRDefault="005F293F" w:rsidP="005F293F">
            <w:pPr>
              <w:jc w:val="center"/>
              <w:rPr>
                <w:sz w:val="18"/>
                <w:szCs w:val="18"/>
              </w:rPr>
            </w:pPr>
          </w:p>
        </w:tc>
        <w:tc>
          <w:tcPr>
            <w:tcW w:w="215" w:type="pct"/>
            <w:vAlign w:val="center"/>
          </w:tcPr>
          <w:p w14:paraId="1C74250C" w14:textId="77777777" w:rsidR="005F293F" w:rsidRPr="00902CFE" w:rsidRDefault="005F293F" w:rsidP="005F293F">
            <w:pPr>
              <w:jc w:val="center"/>
              <w:rPr>
                <w:sz w:val="18"/>
                <w:szCs w:val="18"/>
              </w:rPr>
            </w:pPr>
          </w:p>
        </w:tc>
        <w:tc>
          <w:tcPr>
            <w:tcW w:w="216" w:type="pct"/>
            <w:vAlign w:val="center"/>
          </w:tcPr>
          <w:p w14:paraId="2EBE061E" w14:textId="77777777" w:rsidR="005F293F" w:rsidRPr="00902CFE" w:rsidRDefault="005F293F" w:rsidP="005F293F">
            <w:pPr>
              <w:jc w:val="center"/>
              <w:rPr>
                <w:sz w:val="18"/>
                <w:szCs w:val="18"/>
              </w:rPr>
            </w:pPr>
          </w:p>
        </w:tc>
        <w:tc>
          <w:tcPr>
            <w:tcW w:w="234" w:type="pct"/>
            <w:vAlign w:val="center"/>
          </w:tcPr>
          <w:p w14:paraId="4AFD6EAF" w14:textId="77777777" w:rsidR="005F293F" w:rsidRPr="00902CFE" w:rsidRDefault="00526A29" w:rsidP="005F293F">
            <w:pPr>
              <w:jc w:val="center"/>
              <w:rPr>
                <w:sz w:val="18"/>
                <w:szCs w:val="18"/>
              </w:rPr>
            </w:pPr>
            <w:r w:rsidRPr="00902CFE">
              <w:rPr>
                <w:sz w:val="18"/>
                <w:szCs w:val="18"/>
              </w:rPr>
              <w:t>X</w:t>
            </w:r>
          </w:p>
        </w:tc>
        <w:tc>
          <w:tcPr>
            <w:tcW w:w="195" w:type="pct"/>
            <w:vAlign w:val="center"/>
          </w:tcPr>
          <w:p w14:paraId="778C1BD8" w14:textId="77777777" w:rsidR="005F293F" w:rsidRPr="00902CFE" w:rsidRDefault="00526A29" w:rsidP="005F293F">
            <w:pPr>
              <w:jc w:val="center"/>
              <w:rPr>
                <w:sz w:val="18"/>
                <w:szCs w:val="18"/>
              </w:rPr>
            </w:pPr>
            <w:r w:rsidRPr="00902CFE">
              <w:rPr>
                <w:sz w:val="18"/>
                <w:szCs w:val="18"/>
              </w:rPr>
              <w:t>X</w:t>
            </w:r>
          </w:p>
        </w:tc>
        <w:tc>
          <w:tcPr>
            <w:tcW w:w="191" w:type="pct"/>
            <w:vAlign w:val="center"/>
          </w:tcPr>
          <w:p w14:paraId="5515195D" w14:textId="77777777" w:rsidR="005F293F" w:rsidRPr="00902CFE" w:rsidRDefault="00526A29" w:rsidP="005F293F">
            <w:pPr>
              <w:jc w:val="center"/>
              <w:rPr>
                <w:sz w:val="18"/>
                <w:szCs w:val="18"/>
              </w:rPr>
            </w:pPr>
            <w:r w:rsidRPr="00902CFE">
              <w:rPr>
                <w:sz w:val="18"/>
                <w:szCs w:val="18"/>
              </w:rPr>
              <w:t>X</w:t>
            </w:r>
          </w:p>
        </w:tc>
        <w:tc>
          <w:tcPr>
            <w:tcW w:w="181" w:type="pct"/>
            <w:vAlign w:val="center"/>
          </w:tcPr>
          <w:p w14:paraId="257AF435" w14:textId="77777777" w:rsidR="005F293F" w:rsidRPr="00902CFE" w:rsidRDefault="00526A29" w:rsidP="005F293F">
            <w:pPr>
              <w:jc w:val="center"/>
              <w:rPr>
                <w:sz w:val="18"/>
                <w:szCs w:val="18"/>
              </w:rPr>
            </w:pPr>
            <w:r w:rsidRPr="00902CFE">
              <w:rPr>
                <w:sz w:val="18"/>
                <w:szCs w:val="18"/>
              </w:rPr>
              <w:t>X</w:t>
            </w:r>
          </w:p>
        </w:tc>
        <w:tc>
          <w:tcPr>
            <w:tcW w:w="181" w:type="pct"/>
            <w:vAlign w:val="center"/>
          </w:tcPr>
          <w:p w14:paraId="78F74C8C" w14:textId="77777777" w:rsidR="005F293F" w:rsidRPr="00902CFE" w:rsidRDefault="00526A29" w:rsidP="005F293F">
            <w:pPr>
              <w:jc w:val="center"/>
              <w:rPr>
                <w:sz w:val="18"/>
                <w:szCs w:val="18"/>
              </w:rPr>
            </w:pPr>
            <w:r w:rsidRPr="00902CFE">
              <w:rPr>
                <w:sz w:val="18"/>
                <w:szCs w:val="18"/>
              </w:rPr>
              <w:t>X</w:t>
            </w:r>
          </w:p>
        </w:tc>
        <w:tc>
          <w:tcPr>
            <w:tcW w:w="355" w:type="pct"/>
            <w:vAlign w:val="center"/>
          </w:tcPr>
          <w:p w14:paraId="42409903" w14:textId="77777777" w:rsidR="005F293F" w:rsidRPr="00902CFE" w:rsidRDefault="00526A29" w:rsidP="005F293F">
            <w:pPr>
              <w:jc w:val="center"/>
              <w:rPr>
                <w:sz w:val="18"/>
                <w:szCs w:val="18"/>
              </w:rPr>
            </w:pPr>
            <w:r w:rsidRPr="00902CFE">
              <w:rPr>
                <w:sz w:val="18"/>
                <w:szCs w:val="18"/>
              </w:rPr>
              <w:t>X</w:t>
            </w:r>
          </w:p>
        </w:tc>
        <w:tc>
          <w:tcPr>
            <w:tcW w:w="383" w:type="pct"/>
            <w:vAlign w:val="center"/>
          </w:tcPr>
          <w:p w14:paraId="433ACF32" w14:textId="77777777" w:rsidR="005F293F" w:rsidRPr="00902CFE" w:rsidRDefault="005F293F" w:rsidP="005F293F">
            <w:pPr>
              <w:rPr>
                <w:sz w:val="18"/>
                <w:szCs w:val="18"/>
              </w:rPr>
            </w:pPr>
          </w:p>
        </w:tc>
        <w:tc>
          <w:tcPr>
            <w:tcW w:w="1390" w:type="pct"/>
            <w:vAlign w:val="center"/>
          </w:tcPr>
          <w:p w14:paraId="422B9977" w14:textId="77777777" w:rsidR="005F293F" w:rsidRPr="00F8590C" w:rsidRDefault="00526A29" w:rsidP="005F293F">
            <w:pPr>
              <w:rPr>
                <w:sz w:val="18"/>
                <w:szCs w:val="18"/>
              </w:rPr>
            </w:pPr>
            <w:r w:rsidRPr="00902CFE">
              <w:rPr>
                <w:sz w:val="18"/>
                <w:szCs w:val="18"/>
              </w:rPr>
              <w:t xml:space="preserve">See Section 8.1.9.1 for specific requirements. </w:t>
            </w:r>
          </w:p>
        </w:tc>
      </w:tr>
      <w:tr w:rsidR="00CA657C" w14:paraId="10B8CC2A" w14:textId="77777777" w:rsidTr="005F293F">
        <w:tc>
          <w:tcPr>
            <w:tcW w:w="703" w:type="pct"/>
            <w:vAlign w:val="center"/>
          </w:tcPr>
          <w:p w14:paraId="4D79428E" w14:textId="77777777" w:rsidR="005F293F" w:rsidRPr="00CE6064" w:rsidRDefault="00526A29" w:rsidP="005F293F">
            <w:pPr>
              <w:rPr>
                <w:sz w:val="18"/>
                <w:szCs w:val="18"/>
              </w:rPr>
            </w:pPr>
            <w:r w:rsidRPr="00902CFE">
              <w:rPr>
                <w:sz w:val="18"/>
                <w:szCs w:val="18"/>
              </w:rPr>
              <w:t>Venetoclax Return Compliance</w:t>
            </w:r>
          </w:p>
        </w:tc>
        <w:tc>
          <w:tcPr>
            <w:tcW w:w="348" w:type="pct"/>
          </w:tcPr>
          <w:p w14:paraId="3FFB31C1" w14:textId="77777777" w:rsidR="005F293F" w:rsidRDefault="005F293F" w:rsidP="005F293F">
            <w:pPr>
              <w:rPr>
                <w:sz w:val="18"/>
                <w:szCs w:val="18"/>
              </w:rPr>
            </w:pPr>
          </w:p>
        </w:tc>
        <w:tc>
          <w:tcPr>
            <w:tcW w:w="193" w:type="pct"/>
            <w:vAlign w:val="center"/>
          </w:tcPr>
          <w:p w14:paraId="22B08FBC" w14:textId="77777777" w:rsidR="005F293F" w:rsidRPr="00902CFE" w:rsidRDefault="005F293F" w:rsidP="005F293F">
            <w:pPr>
              <w:rPr>
                <w:sz w:val="18"/>
                <w:szCs w:val="18"/>
              </w:rPr>
            </w:pPr>
          </w:p>
        </w:tc>
        <w:tc>
          <w:tcPr>
            <w:tcW w:w="215" w:type="pct"/>
            <w:vAlign w:val="center"/>
          </w:tcPr>
          <w:p w14:paraId="6A86D1DF" w14:textId="77777777" w:rsidR="005F293F" w:rsidRPr="00902CFE" w:rsidRDefault="005F293F" w:rsidP="005F293F">
            <w:pPr>
              <w:rPr>
                <w:sz w:val="18"/>
                <w:szCs w:val="18"/>
              </w:rPr>
            </w:pPr>
          </w:p>
        </w:tc>
        <w:tc>
          <w:tcPr>
            <w:tcW w:w="215" w:type="pct"/>
            <w:vAlign w:val="center"/>
          </w:tcPr>
          <w:p w14:paraId="512E4927" w14:textId="77777777" w:rsidR="005F293F" w:rsidRPr="00902CFE" w:rsidRDefault="005F293F" w:rsidP="005F293F">
            <w:pPr>
              <w:rPr>
                <w:sz w:val="18"/>
                <w:szCs w:val="18"/>
              </w:rPr>
            </w:pPr>
          </w:p>
        </w:tc>
        <w:tc>
          <w:tcPr>
            <w:tcW w:w="216" w:type="pct"/>
            <w:vAlign w:val="center"/>
          </w:tcPr>
          <w:p w14:paraId="77B941A5" w14:textId="77777777" w:rsidR="005F293F" w:rsidRPr="00902CFE" w:rsidRDefault="005F293F" w:rsidP="005F293F">
            <w:pPr>
              <w:rPr>
                <w:sz w:val="18"/>
                <w:szCs w:val="18"/>
              </w:rPr>
            </w:pPr>
          </w:p>
        </w:tc>
        <w:tc>
          <w:tcPr>
            <w:tcW w:w="234" w:type="pct"/>
            <w:vAlign w:val="center"/>
          </w:tcPr>
          <w:p w14:paraId="19184709" w14:textId="77777777" w:rsidR="005F293F" w:rsidRPr="00902CFE" w:rsidRDefault="00526A29" w:rsidP="005F293F">
            <w:pPr>
              <w:jc w:val="center"/>
              <w:rPr>
                <w:sz w:val="18"/>
                <w:szCs w:val="18"/>
              </w:rPr>
            </w:pPr>
            <w:r w:rsidRPr="00902CFE">
              <w:rPr>
                <w:sz w:val="18"/>
                <w:szCs w:val="18"/>
              </w:rPr>
              <w:t>X</w:t>
            </w:r>
          </w:p>
        </w:tc>
        <w:tc>
          <w:tcPr>
            <w:tcW w:w="195" w:type="pct"/>
            <w:vAlign w:val="center"/>
          </w:tcPr>
          <w:p w14:paraId="5369F3EB" w14:textId="77777777" w:rsidR="005F293F" w:rsidRPr="00902CFE" w:rsidRDefault="00526A29" w:rsidP="005F293F">
            <w:pPr>
              <w:jc w:val="center"/>
              <w:rPr>
                <w:sz w:val="18"/>
                <w:szCs w:val="18"/>
              </w:rPr>
            </w:pPr>
            <w:r w:rsidRPr="00902CFE">
              <w:rPr>
                <w:sz w:val="18"/>
                <w:szCs w:val="18"/>
              </w:rPr>
              <w:t>X</w:t>
            </w:r>
          </w:p>
        </w:tc>
        <w:tc>
          <w:tcPr>
            <w:tcW w:w="191" w:type="pct"/>
            <w:vAlign w:val="center"/>
          </w:tcPr>
          <w:p w14:paraId="22BF5B6F" w14:textId="77777777" w:rsidR="005F293F" w:rsidRPr="00902CFE" w:rsidRDefault="00526A29" w:rsidP="005F293F">
            <w:pPr>
              <w:jc w:val="center"/>
              <w:rPr>
                <w:sz w:val="18"/>
                <w:szCs w:val="18"/>
              </w:rPr>
            </w:pPr>
            <w:r w:rsidRPr="00902CFE">
              <w:rPr>
                <w:sz w:val="18"/>
                <w:szCs w:val="18"/>
              </w:rPr>
              <w:t>X</w:t>
            </w:r>
          </w:p>
        </w:tc>
        <w:tc>
          <w:tcPr>
            <w:tcW w:w="181" w:type="pct"/>
            <w:vAlign w:val="center"/>
          </w:tcPr>
          <w:p w14:paraId="22237BBB" w14:textId="77777777" w:rsidR="005F293F" w:rsidRPr="00902CFE" w:rsidRDefault="00526A29" w:rsidP="005F293F">
            <w:pPr>
              <w:jc w:val="center"/>
              <w:rPr>
                <w:sz w:val="18"/>
                <w:szCs w:val="18"/>
              </w:rPr>
            </w:pPr>
            <w:r w:rsidRPr="00902CFE">
              <w:rPr>
                <w:sz w:val="18"/>
                <w:szCs w:val="18"/>
              </w:rPr>
              <w:t>X</w:t>
            </w:r>
          </w:p>
        </w:tc>
        <w:tc>
          <w:tcPr>
            <w:tcW w:w="181" w:type="pct"/>
            <w:vAlign w:val="center"/>
          </w:tcPr>
          <w:p w14:paraId="464E7692" w14:textId="77777777" w:rsidR="005F293F" w:rsidRPr="00902CFE" w:rsidRDefault="00526A29" w:rsidP="005F293F">
            <w:pPr>
              <w:jc w:val="center"/>
              <w:rPr>
                <w:sz w:val="18"/>
                <w:szCs w:val="18"/>
              </w:rPr>
            </w:pPr>
            <w:r w:rsidRPr="00902CFE">
              <w:rPr>
                <w:sz w:val="18"/>
                <w:szCs w:val="18"/>
              </w:rPr>
              <w:t>X</w:t>
            </w:r>
          </w:p>
        </w:tc>
        <w:tc>
          <w:tcPr>
            <w:tcW w:w="355" w:type="pct"/>
            <w:vAlign w:val="center"/>
          </w:tcPr>
          <w:p w14:paraId="4B279D60" w14:textId="77777777" w:rsidR="005F293F" w:rsidRPr="00902CFE" w:rsidRDefault="00526A29" w:rsidP="005F293F">
            <w:pPr>
              <w:jc w:val="center"/>
              <w:rPr>
                <w:sz w:val="18"/>
                <w:szCs w:val="18"/>
              </w:rPr>
            </w:pPr>
            <w:r w:rsidRPr="00902CFE">
              <w:rPr>
                <w:sz w:val="18"/>
                <w:szCs w:val="18"/>
              </w:rPr>
              <w:t>X</w:t>
            </w:r>
          </w:p>
        </w:tc>
        <w:tc>
          <w:tcPr>
            <w:tcW w:w="383" w:type="pct"/>
            <w:vAlign w:val="center"/>
          </w:tcPr>
          <w:p w14:paraId="49CD39A6" w14:textId="77777777" w:rsidR="005F293F" w:rsidRPr="00902CFE" w:rsidRDefault="005F293F" w:rsidP="005F293F">
            <w:pPr>
              <w:rPr>
                <w:sz w:val="18"/>
                <w:szCs w:val="18"/>
              </w:rPr>
            </w:pPr>
          </w:p>
        </w:tc>
        <w:tc>
          <w:tcPr>
            <w:tcW w:w="1390" w:type="pct"/>
            <w:vAlign w:val="center"/>
          </w:tcPr>
          <w:p w14:paraId="612983F9" w14:textId="77777777" w:rsidR="005F293F" w:rsidRPr="00F8590C" w:rsidRDefault="005F293F" w:rsidP="005F293F">
            <w:pPr>
              <w:rPr>
                <w:sz w:val="18"/>
                <w:szCs w:val="18"/>
              </w:rPr>
            </w:pPr>
          </w:p>
        </w:tc>
      </w:tr>
      <w:tr w:rsidR="00CA657C" w14:paraId="5CC9F656" w14:textId="77777777" w:rsidTr="005F293F">
        <w:tc>
          <w:tcPr>
            <w:tcW w:w="703" w:type="pct"/>
            <w:vAlign w:val="center"/>
          </w:tcPr>
          <w:p w14:paraId="1C7D1F88" w14:textId="77777777" w:rsidR="005F293F" w:rsidRPr="00CE6064" w:rsidRDefault="00526A29" w:rsidP="005F293F">
            <w:pPr>
              <w:rPr>
                <w:sz w:val="18"/>
                <w:szCs w:val="18"/>
              </w:rPr>
            </w:pPr>
            <w:r w:rsidRPr="00902CFE">
              <w:rPr>
                <w:sz w:val="18"/>
                <w:szCs w:val="18"/>
              </w:rPr>
              <w:t>Rituximab Administration</w:t>
            </w:r>
          </w:p>
        </w:tc>
        <w:tc>
          <w:tcPr>
            <w:tcW w:w="348" w:type="pct"/>
          </w:tcPr>
          <w:p w14:paraId="072F67B2" w14:textId="77777777" w:rsidR="005F293F" w:rsidRDefault="005F293F" w:rsidP="005F293F">
            <w:pPr>
              <w:rPr>
                <w:sz w:val="18"/>
                <w:szCs w:val="18"/>
              </w:rPr>
            </w:pPr>
          </w:p>
        </w:tc>
        <w:tc>
          <w:tcPr>
            <w:tcW w:w="193" w:type="pct"/>
            <w:vAlign w:val="center"/>
          </w:tcPr>
          <w:p w14:paraId="40A9CF7C" w14:textId="77777777" w:rsidR="005F293F" w:rsidRPr="00902CFE" w:rsidRDefault="005F293F" w:rsidP="005F293F">
            <w:pPr>
              <w:rPr>
                <w:sz w:val="18"/>
                <w:szCs w:val="18"/>
              </w:rPr>
            </w:pPr>
          </w:p>
        </w:tc>
        <w:tc>
          <w:tcPr>
            <w:tcW w:w="215" w:type="pct"/>
            <w:vAlign w:val="center"/>
          </w:tcPr>
          <w:p w14:paraId="4D89AE40" w14:textId="77777777" w:rsidR="005F293F" w:rsidRPr="00902CFE" w:rsidRDefault="005F293F" w:rsidP="005F293F">
            <w:pPr>
              <w:rPr>
                <w:sz w:val="18"/>
                <w:szCs w:val="18"/>
              </w:rPr>
            </w:pPr>
          </w:p>
        </w:tc>
        <w:tc>
          <w:tcPr>
            <w:tcW w:w="215" w:type="pct"/>
            <w:vAlign w:val="center"/>
          </w:tcPr>
          <w:p w14:paraId="35EE9DCD" w14:textId="77777777" w:rsidR="005F293F" w:rsidRPr="00902CFE" w:rsidRDefault="005F293F" w:rsidP="005F293F">
            <w:pPr>
              <w:rPr>
                <w:sz w:val="18"/>
                <w:szCs w:val="18"/>
              </w:rPr>
            </w:pPr>
          </w:p>
        </w:tc>
        <w:tc>
          <w:tcPr>
            <w:tcW w:w="216" w:type="pct"/>
            <w:vAlign w:val="center"/>
          </w:tcPr>
          <w:p w14:paraId="1E287F11" w14:textId="77777777" w:rsidR="005F293F" w:rsidRPr="00902CFE" w:rsidRDefault="005F293F" w:rsidP="005F293F">
            <w:pPr>
              <w:rPr>
                <w:sz w:val="18"/>
                <w:szCs w:val="18"/>
              </w:rPr>
            </w:pPr>
          </w:p>
        </w:tc>
        <w:tc>
          <w:tcPr>
            <w:tcW w:w="1337" w:type="pct"/>
            <w:gridSpan w:val="6"/>
            <w:vAlign w:val="center"/>
          </w:tcPr>
          <w:p w14:paraId="129F6E7E" w14:textId="3EA98B75" w:rsidR="005F293F" w:rsidRDefault="00526A29" w:rsidP="005F293F">
            <w:pPr>
              <w:jc w:val="center"/>
              <w:rPr>
                <w:sz w:val="18"/>
                <w:szCs w:val="18"/>
              </w:rPr>
            </w:pPr>
            <w:r>
              <w:rPr>
                <w:sz w:val="18"/>
                <w:szCs w:val="18"/>
              </w:rPr>
              <w:t xml:space="preserve">See </w:t>
            </w:r>
            <w:r w:rsidR="00B16DC4" w:rsidRPr="00B16DC4">
              <w:rPr>
                <w:rStyle w:val="SuggestedOptional"/>
                <w:color w:val="auto"/>
                <w:sz w:val="18"/>
                <w:szCs w:val="18"/>
              </w:rPr>
              <w:t>Table 3</w:t>
            </w:r>
          </w:p>
          <w:p w14:paraId="095E9DE9" w14:textId="3112643F" w:rsidR="005F293F" w:rsidRPr="00902CFE" w:rsidRDefault="00895D30" w:rsidP="005F293F">
            <w:pPr>
              <w:jc w:val="center"/>
              <w:rPr>
                <w:sz w:val="18"/>
                <w:szCs w:val="18"/>
              </w:rPr>
            </w:pPr>
            <w:del w:id="2013" w:author="Powell, Deana" w:date="2026-03-05T15:34:00Z" w16du:dateUtc="2026-03-05T20:34:00Z">
              <w:r>
                <w:rPr>
                  <w:noProof/>
                  <w:sz w:val="18"/>
                  <w:szCs w:val="18"/>
                </w:rPr>
                <mc:AlternateContent>
                  <mc:Choice Requires="wps">
                    <w:drawing>
                      <wp:anchor distT="0" distB="0" distL="114300" distR="114300" simplePos="0" relativeHeight="251727872" behindDoc="0" locked="0" layoutInCell="1" allowOverlap="1" wp14:anchorId="299C8CBF" wp14:editId="75D03647">
                        <wp:simplePos x="0" y="0"/>
                        <wp:positionH relativeFrom="column">
                          <wp:posOffset>3810</wp:posOffset>
                        </wp:positionH>
                        <wp:positionV relativeFrom="paragraph">
                          <wp:posOffset>37465</wp:posOffset>
                        </wp:positionV>
                        <wp:extent cx="2286000" cy="0"/>
                        <wp:effectExtent l="38100" t="76200" r="19050" b="95250"/>
                        <wp:wrapNone/>
                        <wp:docPr id="1491644953" name="Straight Arrow Connector 1491644953"/>
                        <wp:cNvGraphicFramePr/>
                        <a:graphic xmlns:a="http://schemas.openxmlformats.org/drawingml/2006/main">
                          <a:graphicData uri="http://schemas.microsoft.com/office/word/2010/wordprocessingShape">
                            <wps:wsp>
                              <wps:cNvCnPr/>
                              <wps:spPr>
                                <a:xfrm>
                                  <a:off x="0" y="0"/>
                                  <a:ext cx="2286000" cy="0"/>
                                </a:xfrm>
                                <a:prstGeom prst="straightConnector1">
                                  <a:avLst/>
                                </a:prstGeom>
                                <a:ln>
                                  <a:headEnd type="triangle"/>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id="Straight Arrow Connector 29" o:spid="_x0000_s1042" type="#_x0000_t32" style="width:180pt;height:0;margin-top:2.95pt;margin-left:0.3pt;mso-height-percent:0;mso-height-relative:margin;mso-width-percent:0;mso-width-relative:margin;mso-wrap-distance-bottom:0;mso-wrap-distance-left:9pt;mso-wrap-distance-right:9pt;mso-wrap-distance-top:0;position:absolute;v-text-anchor:top;z-index:251691008" fillcolor="this" stroked="t" strokecolor="black" strokeweight="0.75pt">
                        <v:stroke startarrow="block" endarrow="block"/>
                      </v:shape>
                    </w:pict>
                  </mc:Fallback>
                </mc:AlternateContent>
              </w:r>
            </w:del>
            <w:ins w:id="2014" w:author="Powell, Deana" w:date="2026-03-05T15:34:00Z" w16du:dateUtc="2026-03-05T20:34:00Z">
              <w:r w:rsidR="00526A29">
                <w:rPr>
                  <w:noProof/>
                  <w:sz w:val="18"/>
                  <w:szCs w:val="18"/>
                </w:rPr>
                <mc:AlternateContent>
                  <mc:Choice Requires="wps">
                    <w:drawing>
                      <wp:anchor distT="0" distB="0" distL="114300" distR="114300" simplePos="0" relativeHeight="251685888" behindDoc="0" locked="0" layoutInCell="1" allowOverlap="1" wp14:anchorId="35430431" wp14:editId="6704A809">
                        <wp:simplePos x="0" y="0"/>
                        <wp:positionH relativeFrom="column">
                          <wp:posOffset>-107950</wp:posOffset>
                        </wp:positionH>
                        <wp:positionV relativeFrom="paragraph">
                          <wp:posOffset>76200</wp:posOffset>
                        </wp:positionV>
                        <wp:extent cx="2286000" cy="0"/>
                        <wp:effectExtent l="38100" t="76200" r="19050" b="95250"/>
                        <wp:wrapNone/>
                        <wp:docPr id="29" name="Straight Arrow Connector 29"/>
                        <wp:cNvGraphicFramePr/>
                        <a:graphic xmlns:a="http://schemas.openxmlformats.org/drawingml/2006/main">
                          <a:graphicData uri="http://schemas.microsoft.com/office/word/2010/wordprocessingShape">
                            <wps:wsp>
                              <wps:cNvCnPr/>
                              <wps:spPr>
                                <a:xfrm>
                                  <a:off x="0" y="0"/>
                                  <a:ext cx="2286000" cy="0"/>
                                </a:xfrm>
                                <a:prstGeom prst="straightConnector1">
                                  <a:avLst/>
                                </a:prstGeom>
                                <a:ln>
                                  <a:headEnd type="triangle"/>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http://schemas.openxmlformats.org/drawingml/2006/main">
                    <w:pict w14:anchorId="3A5DFF34">
                      <v:shape id="Straight Arrow Connector 29" style="width:180pt;height:0;margin-top:6pt;margin-left:-8.5pt;mso-height-percent:0;mso-height-relative:margin;mso-width-percent:0;mso-width-relative:margin;mso-wrap-distance-bottom:0;mso-wrap-distance-left:9pt;mso-wrap-distance-right:9pt;mso-wrap-distance-top:0;position:absolute;v-text-anchor:top;z-index:251684864" o:spid="_x0000_s1035" fillcolor="this" stroked="t" strokecolor="black" strokeweight="0.75pt" type="#_x0000_t32">
                        <v:stroke startarrow="block" endarrow="block"/>
                      </v:shape>
                    </w:pict>
                  </mc:Fallback>
                </mc:AlternateContent>
              </w:r>
            </w:ins>
          </w:p>
        </w:tc>
        <w:tc>
          <w:tcPr>
            <w:tcW w:w="383" w:type="pct"/>
            <w:vAlign w:val="center"/>
          </w:tcPr>
          <w:p w14:paraId="0DDCA7B9" w14:textId="77777777" w:rsidR="005F293F" w:rsidRPr="00902CFE" w:rsidRDefault="005F293F" w:rsidP="005F293F">
            <w:pPr>
              <w:rPr>
                <w:sz w:val="18"/>
                <w:szCs w:val="18"/>
              </w:rPr>
            </w:pPr>
          </w:p>
        </w:tc>
        <w:tc>
          <w:tcPr>
            <w:tcW w:w="1390" w:type="pct"/>
            <w:vAlign w:val="center"/>
          </w:tcPr>
          <w:p w14:paraId="651B20E6" w14:textId="77777777" w:rsidR="005F293F" w:rsidRPr="00F8590C" w:rsidRDefault="00526A29" w:rsidP="005F293F">
            <w:pPr>
              <w:rPr>
                <w:sz w:val="18"/>
                <w:szCs w:val="18"/>
              </w:rPr>
            </w:pPr>
            <w:r w:rsidRPr="00902CFE">
              <w:rPr>
                <w:sz w:val="18"/>
                <w:szCs w:val="18"/>
              </w:rPr>
              <w:t>See Section 8.1.9.1 for specific requirements. See Appendix 13 for approved rituximab biosimilars.</w:t>
            </w:r>
          </w:p>
        </w:tc>
      </w:tr>
      <w:tr w:rsidR="00CA657C" w14:paraId="3A7FD723" w14:textId="77777777" w:rsidTr="005F293F">
        <w:tc>
          <w:tcPr>
            <w:tcW w:w="703" w:type="pct"/>
            <w:vAlign w:val="center"/>
          </w:tcPr>
          <w:p w14:paraId="4AFC38D4" w14:textId="77777777" w:rsidR="005F293F" w:rsidRPr="00CE6064" w:rsidRDefault="00526A29" w:rsidP="005F293F">
            <w:pPr>
              <w:rPr>
                <w:sz w:val="18"/>
                <w:szCs w:val="18"/>
              </w:rPr>
            </w:pPr>
            <w:r w:rsidRPr="00902CFE">
              <w:rPr>
                <w:sz w:val="18"/>
                <w:szCs w:val="18"/>
              </w:rPr>
              <w:t>Premedication With Acetaminophen and an Antihistamine</w:t>
            </w:r>
          </w:p>
        </w:tc>
        <w:tc>
          <w:tcPr>
            <w:tcW w:w="348" w:type="pct"/>
          </w:tcPr>
          <w:p w14:paraId="491CF2F5" w14:textId="77777777" w:rsidR="005F293F" w:rsidRDefault="005F293F" w:rsidP="005F293F">
            <w:pPr>
              <w:rPr>
                <w:sz w:val="18"/>
                <w:szCs w:val="18"/>
              </w:rPr>
            </w:pPr>
          </w:p>
        </w:tc>
        <w:tc>
          <w:tcPr>
            <w:tcW w:w="193" w:type="pct"/>
            <w:vAlign w:val="center"/>
          </w:tcPr>
          <w:p w14:paraId="76A187F4" w14:textId="77777777" w:rsidR="005F293F" w:rsidRPr="00902CFE" w:rsidRDefault="005F293F" w:rsidP="005F293F">
            <w:pPr>
              <w:rPr>
                <w:sz w:val="18"/>
                <w:szCs w:val="18"/>
              </w:rPr>
            </w:pPr>
          </w:p>
        </w:tc>
        <w:tc>
          <w:tcPr>
            <w:tcW w:w="215" w:type="pct"/>
            <w:vAlign w:val="center"/>
          </w:tcPr>
          <w:p w14:paraId="2DE98B83" w14:textId="77777777" w:rsidR="005F293F" w:rsidRPr="00902CFE" w:rsidRDefault="005F293F" w:rsidP="005F293F">
            <w:pPr>
              <w:rPr>
                <w:sz w:val="18"/>
                <w:szCs w:val="18"/>
              </w:rPr>
            </w:pPr>
          </w:p>
        </w:tc>
        <w:tc>
          <w:tcPr>
            <w:tcW w:w="215" w:type="pct"/>
            <w:vAlign w:val="center"/>
          </w:tcPr>
          <w:p w14:paraId="7399DB68" w14:textId="77777777" w:rsidR="005F293F" w:rsidRPr="00902CFE" w:rsidRDefault="005F293F" w:rsidP="005F293F">
            <w:pPr>
              <w:rPr>
                <w:sz w:val="18"/>
                <w:szCs w:val="18"/>
              </w:rPr>
            </w:pPr>
          </w:p>
        </w:tc>
        <w:tc>
          <w:tcPr>
            <w:tcW w:w="216" w:type="pct"/>
            <w:vAlign w:val="center"/>
          </w:tcPr>
          <w:p w14:paraId="7083152C" w14:textId="77777777" w:rsidR="005F293F" w:rsidRPr="00902CFE" w:rsidRDefault="005F293F" w:rsidP="005F293F">
            <w:pPr>
              <w:rPr>
                <w:sz w:val="18"/>
                <w:szCs w:val="18"/>
              </w:rPr>
            </w:pPr>
          </w:p>
        </w:tc>
        <w:tc>
          <w:tcPr>
            <w:tcW w:w="1337" w:type="pct"/>
            <w:gridSpan w:val="6"/>
            <w:vAlign w:val="center"/>
          </w:tcPr>
          <w:p w14:paraId="6FD02481" w14:textId="45472B27" w:rsidR="005F293F" w:rsidRDefault="00526A29" w:rsidP="005F293F">
            <w:pPr>
              <w:jc w:val="center"/>
              <w:rPr>
                <w:sz w:val="18"/>
                <w:szCs w:val="18"/>
              </w:rPr>
            </w:pPr>
            <w:r>
              <w:rPr>
                <w:sz w:val="18"/>
                <w:szCs w:val="18"/>
              </w:rPr>
              <w:t xml:space="preserve">See </w:t>
            </w:r>
            <w:r w:rsidR="00B16DC4" w:rsidRPr="00B16DC4">
              <w:rPr>
                <w:rStyle w:val="SuggestedOptional"/>
                <w:color w:val="auto"/>
                <w:sz w:val="18"/>
                <w:szCs w:val="18"/>
              </w:rPr>
              <w:t>Table 3</w:t>
            </w:r>
          </w:p>
          <w:p w14:paraId="1F155BE1" w14:textId="4FBF3927" w:rsidR="005F293F" w:rsidRPr="00902CFE" w:rsidRDefault="00895D30" w:rsidP="005F293F">
            <w:pPr>
              <w:jc w:val="center"/>
              <w:rPr>
                <w:sz w:val="18"/>
                <w:szCs w:val="18"/>
              </w:rPr>
            </w:pPr>
            <w:del w:id="2015" w:author="Powell, Deana" w:date="2026-03-05T15:34:00Z" w16du:dateUtc="2026-03-05T20:34:00Z">
              <w:r>
                <w:rPr>
                  <w:noProof/>
                  <w:sz w:val="18"/>
                  <w:szCs w:val="18"/>
                </w:rPr>
                <mc:AlternateContent>
                  <mc:Choice Requires="wps">
                    <w:drawing>
                      <wp:anchor distT="0" distB="0" distL="114300" distR="114300" simplePos="0" relativeHeight="251729920" behindDoc="0" locked="0" layoutInCell="1" allowOverlap="1" wp14:anchorId="760074A4" wp14:editId="0A87B1DD">
                        <wp:simplePos x="0" y="0"/>
                        <wp:positionH relativeFrom="column">
                          <wp:posOffset>-5080</wp:posOffset>
                        </wp:positionH>
                        <wp:positionV relativeFrom="paragraph">
                          <wp:posOffset>81915</wp:posOffset>
                        </wp:positionV>
                        <wp:extent cx="2286000" cy="0"/>
                        <wp:effectExtent l="38100" t="76200" r="19050" b="95250"/>
                        <wp:wrapNone/>
                        <wp:docPr id="528465926" name="Straight Arrow Connector 528465926"/>
                        <wp:cNvGraphicFramePr/>
                        <a:graphic xmlns:a="http://schemas.openxmlformats.org/drawingml/2006/main">
                          <a:graphicData uri="http://schemas.microsoft.com/office/word/2010/wordprocessingShape">
                            <wps:wsp>
                              <wps:cNvCnPr/>
                              <wps:spPr>
                                <a:xfrm>
                                  <a:off x="0" y="0"/>
                                  <a:ext cx="2286000" cy="0"/>
                                </a:xfrm>
                                <a:prstGeom prst="straightConnector1">
                                  <a:avLst/>
                                </a:prstGeom>
                                <a:ln>
                                  <a:headEnd type="triangle"/>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id="Straight Arrow Connector 30" o:spid="_x0000_s1043" type="#_x0000_t32" style="width:180pt;height:0;margin-top:6.45pt;margin-left:-0.4pt;mso-wrap-distance-bottom:0;mso-wrap-distance-left:9pt;mso-wrap-distance-right:9pt;mso-wrap-distance-top:0;position:absolute;v-text-anchor:top;z-index:251693056" fillcolor="this" stroked="t" strokecolor="black" strokeweight="0.75pt">
                        <v:stroke startarrow="block" endarrow="block"/>
                      </v:shape>
                    </w:pict>
                  </mc:Fallback>
                </mc:AlternateContent>
              </w:r>
            </w:del>
            <w:ins w:id="2016" w:author="Powell, Deana" w:date="2026-03-05T15:34:00Z" w16du:dateUtc="2026-03-05T20:34:00Z">
              <w:r w:rsidR="00526A29">
                <w:rPr>
                  <w:noProof/>
                  <w:sz w:val="18"/>
                  <w:szCs w:val="18"/>
                </w:rPr>
                <mc:AlternateContent>
                  <mc:Choice Requires="wps">
                    <w:drawing>
                      <wp:anchor distT="0" distB="0" distL="114300" distR="114300" simplePos="0" relativeHeight="251687936" behindDoc="0" locked="0" layoutInCell="1" allowOverlap="1" wp14:anchorId="38AF521D" wp14:editId="38EDEB24">
                        <wp:simplePos x="0" y="0"/>
                        <wp:positionH relativeFrom="column">
                          <wp:posOffset>-92710</wp:posOffset>
                        </wp:positionH>
                        <wp:positionV relativeFrom="paragraph">
                          <wp:posOffset>69215</wp:posOffset>
                        </wp:positionV>
                        <wp:extent cx="2286000" cy="0"/>
                        <wp:effectExtent l="38100" t="76200" r="19050" b="95250"/>
                        <wp:wrapNone/>
                        <wp:docPr id="30" name="Straight Arrow Connector 30"/>
                        <wp:cNvGraphicFramePr/>
                        <a:graphic xmlns:a="http://schemas.openxmlformats.org/drawingml/2006/main">
                          <a:graphicData uri="http://schemas.microsoft.com/office/word/2010/wordprocessingShape">
                            <wps:wsp>
                              <wps:cNvCnPr/>
                              <wps:spPr>
                                <a:xfrm>
                                  <a:off x="0" y="0"/>
                                  <a:ext cx="2286000" cy="0"/>
                                </a:xfrm>
                                <a:prstGeom prst="straightConnector1">
                                  <a:avLst/>
                                </a:prstGeom>
                                <a:ln>
                                  <a:headEnd type="triangle"/>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http://schemas.openxmlformats.org/drawingml/2006/main">
                    <w:pict w14:anchorId="4B2451E2">
                      <v:shape id="Straight Arrow Connector 30" style="width:180pt;height:0;margin-top:5.45pt;margin-left:-7.3pt;mso-height-percent:0;mso-height-relative:margin;mso-width-percent:0;mso-width-relative:margin;mso-wrap-distance-bottom:0;mso-wrap-distance-left:9pt;mso-wrap-distance-right:9pt;mso-wrap-distance-top:0;position:absolute;v-text-anchor:top;z-index:251686912" o:spid="_x0000_s1036" fillcolor="this" stroked="t" strokecolor="black" strokeweight="0.75pt" type="#_x0000_t32">
                        <v:stroke startarrow="block" endarrow="block"/>
                      </v:shape>
                    </w:pict>
                  </mc:Fallback>
                </mc:AlternateContent>
              </w:r>
            </w:ins>
          </w:p>
        </w:tc>
        <w:tc>
          <w:tcPr>
            <w:tcW w:w="383" w:type="pct"/>
            <w:vAlign w:val="center"/>
          </w:tcPr>
          <w:p w14:paraId="117299B0" w14:textId="77777777" w:rsidR="005F293F" w:rsidRPr="00902CFE" w:rsidRDefault="005F293F" w:rsidP="005F293F">
            <w:pPr>
              <w:rPr>
                <w:sz w:val="18"/>
                <w:szCs w:val="18"/>
              </w:rPr>
            </w:pPr>
          </w:p>
        </w:tc>
        <w:tc>
          <w:tcPr>
            <w:tcW w:w="1390" w:type="pct"/>
            <w:vAlign w:val="center"/>
          </w:tcPr>
          <w:p w14:paraId="747EAB55" w14:textId="77777777" w:rsidR="005F293F" w:rsidRPr="00F8590C" w:rsidRDefault="005F293F" w:rsidP="005F293F">
            <w:pPr>
              <w:rPr>
                <w:sz w:val="18"/>
                <w:szCs w:val="18"/>
              </w:rPr>
            </w:pPr>
          </w:p>
        </w:tc>
      </w:tr>
      <w:tr w:rsidR="00CA657C" w14:paraId="0E37C375" w14:textId="77777777" w:rsidTr="005F293F">
        <w:tc>
          <w:tcPr>
            <w:tcW w:w="703" w:type="pct"/>
            <w:vAlign w:val="center"/>
          </w:tcPr>
          <w:p w14:paraId="556D2BE9" w14:textId="77777777" w:rsidR="005F293F" w:rsidRPr="00902CFE" w:rsidRDefault="00526A29" w:rsidP="005F293F">
            <w:pPr>
              <w:rPr>
                <w:sz w:val="18"/>
                <w:szCs w:val="18"/>
              </w:rPr>
            </w:pPr>
            <w:r w:rsidRPr="00902CFE">
              <w:rPr>
                <w:sz w:val="18"/>
                <w:szCs w:val="18"/>
              </w:rPr>
              <w:t xml:space="preserve">Prophylaxis Treatment for </w:t>
            </w:r>
            <w:r w:rsidRPr="00583EDD">
              <w:rPr>
                <w:i/>
                <w:iCs/>
                <w:sz w:val="18"/>
                <w:szCs w:val="18"/>
              </w:rPr>
              <w:t>Pneumocystis jirovecii</w:t>
            </w:r>
            <w:r w:rsidRPr="00902CFE">
              <w:rPr>
                <w:sz w:val="18"/>
                <w:szCs w:val="18"/>
              </w:rPr>
              <w:t xml:space="preserve"> and Herpes Virus Infections</w:t>
            </w:r>
          </w:p>
        </w:tc>
        <w:tc>
          <w:tcPr>
            <w:tcW w:w="348" w:type="pct"/>
          </w:tcPr>
          <w:p w14:paraId="583A6D73" w14:textId="77777777" w:rsidR="005F293F" w:rsidRDefault="005F293F" w:rsidP="005F293F">
            <w:pPr>
              <w:rPr>
                <w:sz w:val="18"/>
                <w:szCs w:val="18"/>
              </w:rPr>
            </w:pPr>
          </w:p>
        </w:tc>
        <w:tc>
          <w:tcPr>
            <w:tcW w:w="193" w:type="pct"/>
            <w:vAlign w:val="center"/>
          </w:tcPr>
          <w:p w14:paraId="5485AC84" w14:textId="77777777" w:rsidR="005F293F" w:rsidRPr="00902CFE" w:rsidRDefault="005F293F" w:rsidP="005F293F">
            <w:pPr>
              <w:rPr>
                <w:sz w:val="18"/>
                <w:szCs w:val="18"/>
              </w:rPr>
            </w:pPr>
          </w:p>
        </w:tc>
        <w:tc>
          <w:tcPr>
            <w:tcW w:w="215" w:type="pct"/>
            <w:vAlign w:val="center"/>
          </w:tcPr>
          <w:p w14:paraId="273838B1" w14:textId="77777777" w:rsidR="005F293F" w:rsidRPr="00902CFE" w:rsidRDefault="005F293F" w:rsidP="005F293F">
            <w:pPr>
              <w:rPr>
                <w:sz w:val="18"/>
                <w:szCs w:val="18"/>
              </w:rPr>
            </w:pPr>
          </w:p>
        </w:tc>
        <w:tc>
          <w:tcPr>
            <w:tcW w:w="215" w:type="pct"/>
            <w:vAlign w:val="center"/>
          </w:tcPr>
          <w:p w14:paraId="32E3B7FE" w14:textId="77777777" w:rsidR="005F293F" w:rsidRPr="00902CFE" w:rsidRDefault="005F293F" w:rsidP="005F293F">
            <w:pPr>
              <w:rPr>
                <w:sz w:val="18"/>
                <w:szCs w:val="18"/>
              </w:rPr>
            </w:pPr>
          </w:p>
        </w:tc>
        <w:tc>
          <w:tcPr>
            <w:tcW w:w="216" w:type="pct"/>
            <w:vAlign w:val="center"/>
          </w:tcPr>
          <w:p w14:paraId="65164F02" w14:textId="77777777" w:rsidR="005F293F" w:rsidRPr="00902CFE" w:rsidRDefault="005F293F" w:rsidP="005F293F">
            <w:pPr>
              <w:rPr>
                <w:sz w:val="18"/>
                <w:szCs w:val="18"/>
              </w:rPr>
            </w:pPr>
          </w:p>
        </w:tc>
        <w:tc>
          <w:tcPr>
            <w:tcW w:w="1337" w:type="pct"/>
            <w:gridSpan w:val="6"/>
            <w:vAlign w:val="center"/>
          </w:tcPr>
          <w:p w14:paraId="23E1E15C" w14:textId="67A06739" w:rsidR="005F293F" w:rsidRDefault="00526A29" w:rsidP="005F293F">
            <w:pPr>
              <w:jc w:val="center"/>
              <w:rPr>
                <w:sz w:val="18"/>
                <w:szCs w:val="18"/>
              </w:rPr>
            </w:pPr>
            <w:r>
              <w:rPr>
                <w:sz w:val="18"/>
                <w:szCs w:val="18"/>
              </w:rPr>
              <w:t xml:space="preserve">See </w:t>
            </w:r>
            <w:r w:rsidR="00B16DC4" w:rsidRPr="00B16DC4">
              <w:rPr>
                <w:rStyle w:val="SuggestedOptional"/>
                <w:color w:val="auto"/>
                <w:sz w:val="18"/>
                <w:szCs w:val="18"/>
              </w:rPr>
              <w:t>Table 3</w:t>
            </w:r>
          </w:p>
          <w:p w14:paraId="2B8F53E6" w14:textId="12BF2F8C" w:rsidR="005F293F" w:rsidRPr="00902CFE" w:rsidRDefault="00895D30" w:rsidP="005F293F">
            <w:pPr>
              <w:jc w:val="center"/>
              <w:rPr>
                <w:sz w:val="18"/>
                <w:szCs w:val="18"/>
              </w:rPr>
            </w:pPr>
            <w:del w:id="2017" w:author="Powell, Deana" w:date="2026-03-05T15:34:00Z" w16du:dateUtc="2026-03-05T20:34:00Z">
              <w:r>
                <w:rPr>
                  <w:noProof/>
                  <w:sz w:val="18"/>
                  <w:szCs w:val="18"/>
                </w:rPr>
                <mc:AlternateContent>
                  <mc:Choice Requires="wps">
                    <w:drawing>
                      <wp:anchor distT="0" distB="0" distL="114300" distR="114300" simplePos="0" relativeHeight="251731968" behindDoc="0" locked="0" layoutInCell="1" allowOverlap="1" wp14:anchorId="4B8FD38B" wp14:editId="67B3527C">
                        <wp:simplePos x="0" y="0"/>
                        <wp:positionH relativeFrom="column">
                          <wp:posOffset>-5080</wp:posOffset>
                        </wp:positionH>
                        <wp:positionV relativeFrom="paragraph">
                          <wp:posOffset>80010</wp:posOffset>
                        </wp:positionV>
                        <wp:extent cx="2286000" cy="0"/>
                        <wp:effectExtent l="38100" t="76200" r="19050" b="95250"/>
                        <wp:wrapNone/>
                        <wp:docPr id="318745671" name="Straight Arrow Connector 318745671"/>
                        <wp:cNvGraphicFramePr/>
                        <a:graphic xmlns:a="http://schemas.openxmlformats.org/drawingml/2006/main">
                          <a:graphicData uri="http://schemas.microsoft.com/office/word/2010/wordprocessingShape">
                            <wps:wsp>
                              <wps:cNvCnPr/>
                              <wps:spPr>
                                <a:xfrm>
                                  <a:off x="0" y="0"/>
                                  <a:ext cx="2286000" cy="0"/>
                                </a:xfrm>
                                <a:prstGeom prst="straightConnector1">
                                  <a:avLst/>
                                </a:prstGeom>
                                <a:ln>
                                  <a:headEnd type="triangle"/>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id="Straight Arrow Connector 31" o:spid="_x0000_s1044" type="#_x0000_t32" style="width:180pt;height:0;margin-top:6.3pt;margin-left:-0.4pt;mso-wrap-distance-bottom:0;mso-wrap-distance-left:9pt;mso-wrap-distance-right:9pt;mso-wrap-distance-top:0;position:absolute;v-text-anchor:top;z-index:251695104" fillcolor="this" stroked="t" strokecolor="black" strokeweight="0.75pt">
                        <v:stroke startarrow="block" endarrow="block"/>
                      </v:shape>
                    </w:pict>
                  </mc:Fallback>
                </mc:AlternateContent>
              </w:r>
            </w:del>
            <w:ins w:id="2018" w:author="Powell, Deana" w:date="2026-03-05T15:34:00Z" w16du:dateUtc="2026-03-05T20:34:00Z">
              <w:r w:rsidR="00526A29">
                <w:rPr>
                  <w:noProof/>
                  <w:sz w:val="18"/>
                  <w:szCs w:val="18"/>
                </w:rPr>
                <mc:AlternateContent>
                  <mc:Choice Requires="wps">
                    <w:drawing>
                      <wp:anchor distT="0" distB="0" distL="114300" distR="114300" simplePos="0" relativeHeight="251689984" behindDoc="0" locked="0" layoutInCell="1" allowOverlap="1" wp14:anchorId="1A629E4B" wp14:editId="545F7165">
                        <wp:simplePos x="0" y="0"/>
                        <wp:positionH relativeFrom="column">
                          <wp:posOffset>-74295</wp:posOffset>
                        </wp:positionH>
                        <wp:positionV relativeFrom="paragraph">
                          <wp:posOffset>76835</wp:posOffset>
                        </wp:positionV>
                        <wp:extent cx="2286000" cy="0"/>
                        <wp:effectExtent l="38100" t="76200" r="19050" b="95250"/>
                        <wp:wrapNone/>
                        <wp:docPr id="31" name="Straight Arrow Connector 31"/>
                        <wp:cNvGraphicFramePr/>
                        <a:graphic xmlns:a="http://schemas.openxmlformats.org/drawingml/2006/main">
                          <a:graphicData uri="http://schemas.microsoft.com/office/word/2010/wordprocessingShape">
                            <wps:wsp>
                              <wps:cNvCnPr/>
                              <wps:spPr>
                                <a:xfrm>
                                  <a:off x="0" y="0"/>
                                  <a:ext cx="2286000" cy="0"/>
                                </a:xfrm>
                                <a:prstGeom prst="straightConnector1">
                                  <a:avLst/>
                                </a:prstGeom>
                                <a:ln>
                                  <a:headEnd type="triangle"/>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http://schemas.openxmlformats.org/drawingml/2006/main">
                    <w:pict w14:anchorId="12AC6AE6">
                      <v:shape id="Straight Arrow Connector 31" style="width:180pt;height:0;margin-top:6.05pt;margin-left:-5.85pt;mso-height-percent:0;mso-height-relative:margin;mso-width-percent:0;mso-width-relative:margin;mso-wrap-distance-bottom:0;mso-wrap-distance-left:9pt;mso-wrap-distance-right:9pt;mso-wrap-distance-top:0;position:absolute;v-text-anchor:top;z-index:251688960" o:spid="_x0000_s1037" fillcolor="this" stroked="t" strokecolor="black" strokeweight="0.75pt" type="#_x0000_t32">
                        <v:stroke startarrow="block" endarrow="block"/>
                      </v:shape>
                    </w:pict>
                  </mc:Fallback>
                </mc:AlternateContent>
              </w:r>
            </w:ins>
          </w:p>
        </w:tc>
        <w:tc>
          <w:tcPr>
            <w:tcW w:w="383" w:type="pct"/>
            <w:vAlign w:val="center"/>
          </w:tcPr>
          <w:p w14:paraId="3492715A" w14:textId="77777777" w:rsidR="005F293F" w:rsidRPr="00902CFE" w:rsidRDefault="005F293F" w:rsidP="005F293F">
            <w:pPr>
              <w:rPr>
                <w:sz w:val="18"/>
                <w:szCs w:val="18"/>
              </w:rPr>
            </w:pPr>
          </w:p>
        </w:tc>
        <w:tc>
          <w:tcPr>
            <w:tcW w:w="1390" w:type="pct"/>
            <w:vAlign w:val="center"/>
          </w:tcPr>
          <w:p w14:paraId="71135884" w14:textId="77777777" w:rsidR="005F293F" w:rsidRPr="00902CFE" w:rsidRDefault="005F293F" w:rsidP="005F293F">
            <w:pPr>
              <w:rPr>
                <w:sz w:val="18"/>
                <w:szCs w:val="18"/>
              </w:rPr>
            </w:pPr>
          </w:p>
        </w:tc>
      </w:tr>
      <w:tr w:rsidR="00CA657C" w14:paraId="426D0757" w14:textId="77777777" w:rsidTr="000001B3">
        <w:tc>
          <w:tcPr>
            <w:tcW w:w="5000" w:type="pct"/>
            <w:gridSpan w:val="14"/>
          </w:tcPr>
          <w:p w14:paraId="0C520A97" w14:textId="77777777" w:rsidR="005F293F" w:rsidRPr="00902CFE" w:rsidRDefault="00526A29" w:rsidP="005F293F">
            <w:pPr>
              <w:rPr>
                <w:sz w:val="18"/>
                <w:szCs w:val="18"/>
              </w:rPr>
            </w:pPr>
            <w:r w:rsidRPr="00E86FCD">
              <w:rPr>
                <w:sz w:val="16"/>
                <w:szCs w:val="16"/>
              </w:rPr>
              <w:t>AE=adverse event; aPTT=activated partial thromboplastin time; BM=bone marrow; BTK=Bruton's tyrosine kinase; C=cycle; CLL=chronic lymphocytic leukemia; CR=complete response; CT=computed tomography; D=day; DNA=deoxyribonucleic acid; ECG=electrocardiogram; ECOG PS=Eastern Cooperative Oncology Group performance status; EORTC=Eastern Cooperative Oncology Group; EQ-5D=EuroQol-5D; FACT=Functional Assessment of Cancer Therapy;</w:t>
            </w:r>
            <w:r>
              <w:rPr>
                <w:sz w:val="18"/>
                <w:szCs w:val="18"/>
              </w:rPr>
              <w:t xml:space="preserve"> </w:t>
            </w:r>
            <w:r w:rsidRPr="00CC14F4">
              <w:rPr>
                <w:sz w:val="16"/>
                <w:szCs w:val="16"/>
              </w:rPr>
              <w:t xml:space="preserve">HBV=Hepatitis B virus; HCV=Hepatitis C virus; HIV=human immunodeficiency virus; ID=identification; IGHV=immunoglobulin heavy chain gene; INR=international normalized ratio; MRD=minimal residual disease; PE=physical examination; PK=pharmacokinetic; POCBP=participants of childbearing potential; PRO=patient-reported outcome; PT=prothrombin time; Q4W=every 4 weeks; Q12W=every 12 weeks; Q24W=every 24 weeks; QLQ=quality of life questionnaire; SAE=serious adverse events; </w:t>
            </w:r>
            <w:ins w:id="2019" w:author="Powell, Deana" w:date="2026-03-05T15:34:00Z" w16du:dateUtc="2026-03-05T20:34:00Z">
              <w:r w:rsidR="00561FB4">
                <w:rPr>
                  <w:sz w:val="16"/>
                  <w:szCs w:val="16"/>
                </w:rPr>
                <w:t xml:space="preserve">SLL=small lymphocytic lymphoma; </w:t>
              </w:r>
            </w:ins>
            <w:r w:rsidRPr="00CC14F4">
              <w:rPr>
                <w:sz w:val="16"/>
                <w:szCs w:val="16"/>
              </w:rPr>
              <w:t>W=week.</w:t>
            </w:r>
          </w:p>
        </w:tc>
      </w:tr>
    </w:tbl>
    <w:p w14:paraId="6BBF6F31" w14:textId="7D949716" w:rsidR="0074605C" w:rsidRDefault="0074605C" w:rsidP="00E108A9">
      <w:pPr>
        <w:pStyle w:val="ListEnd"/>
        <w:rPr>
          <w:rStyle w:val="SuggestedOptional"/>
          <w:bCs/>
          <w:color w:val="auto"/>
        </w:rPr>
      </w:pPr>
    </w:p>
    <w:p w14:paraId="2A199BCB" w14:textId="0C73B2B6" w:rsidR="0074605C" w:rsidRDefault="00526A29">
      <w:pPr>
        <w:pStyle w:val="Caption"/>
        <w:rPr>
          <w:rStyle w:val="SuggestedOptional"/>
          <w:color w:val="auto"/>
        </w:rPr>
      </w:pPr>
      <w:bookmarkStart w:id="2020" w:name="_Ref135042889"/>
      <w:bookmarkStart w:id="2021" w:name="_Toc212022241"/>
      <w:bookmarkStart w:id="2022" w:name="_Toc140132610"/>
      <w:r>
        <w:rPr>
          <w:rStyle w:val="SuggestedOptional"/>
          <w:color w:val="auto"/>
        </w:rPr>
        <w:lastRenderedPageBreak/>
        <w:t>Table </w:t>
      </w:r>
      <w:r w:rsidR="00B16DC4">
        <w:rPr>
          <w:rStyle w:val="SuggestedOptional"/>
          <w:noProof/>
          <w:color w:val="auto"/>
        </w:rPr>
        <w:t>3</w:t>
      </w:r>
      <w:bookmarkEnd w:id="2020"/>
      <w:r>
        <w:rPr>
          <w:rStyle w:val="SuggestedOptional"/>
          <w:color w:val="auto"/>
        </w:rPr>
        <w:tab/>
      </w:r>
      <w:r>
        <w:t xml:space="preserve">Schedule of Assessments: Part 2 (Comparator Group) Rituximab </w:t>
      </w:r>
      <w:ins w:id="2023" w:author="Powell, Deana" w:date="2026-03-05T15:34:00Z" w16du:dateUtc="2026-03-05T20:34:00Z">
        <w:r w:rsidR="00056CBC">
          <w:t xml:space="preserve">(or Rituximab Biosimilar) </w:t>
        </w:r>
      </w:ins>
      <w:r>
        <w:t>Dosing</w:t>
      </w:r>
      <w:bookmarkEnd w:id="2021"/>
      <w:bookmarkEnd w:id="2022"/>
    </w:p>
    <w:tbl>
      <w:tblPr>
        <w:tblStyle w:val="TableGrid"/>
        <w:tblW w:w="5000" w:type="pct"/>
        <w:tblLook w:val="04A0" w:firstRow="1" w:lastRow="0" w:firstColumn="1" w:lastColumn="0" w:noHBand="0" w:noVBand="1"/>
      </w:tblPr>
      <w:tblGrid>
        <w:gridCol w:w="1531"/>
        <w:gridCol w:w="310"/>
        <w:gridCol w:w="310"/>
        <w:gridCol w:w="310"/>
        <w:gridCol w:w="310"/>
        <w:gridCol w:w="310"/>
        <w:gridCol w:w="378"/>
        <w:gridCol w:w="397"/>
        <w:gridCol w:w="397"/>
        <w:gridCol w:w="310"/>
        <w:gridCol w:w="426"/>
        <w:gridCol w:w="399"/>
        <w:gridCol w:w="397"/>
        <w:gridCol w:w="6"/>
        <w:gridCol w:w="399"/>
        <w:gridCol w:w="426"/>
        <w:gridCol w:w="414"/>
        <w:gridCol w:w="387"/>
        <w:gridCol w:w="12"/>
        <w:gridCol w:w="399"/>
        <w:gridCol w:w="426"/>
        <w:gridCol w:w="399"/>
        <w:gridCol w:w="399"/>
        <w:gridCol w:w="399"/>
        <w:gridCol w:w="426"/>
        <w:gridCol w:w="399"/>
        <w:gridCol w:w="399"/>
        <w:gridCol w:w="399"/>
        <w:gridCol w:w="339"/>
        <w:gridCol w:w="399"/>
        <w:gridCol w:w="399"/>
        <w:gridCol w:w="312"/>
        <w:gridCol w:w="427"/>
      </w:tblGrid>
      <w:tr w:rsidR="00CA657C" w14:paraId="1695C176" w14:textId="77777777" w:rsidTr="00E91DD5">
        <w:trPr>
          <w:tblHeader/>
        </w:trPr>
        <w:tc>
          <w:tcPr>
            <w:tcW w:w="5907" w:type="dxa"/>
            <w:gridSpan w:val="6"/>
          </w:tcPr>
          <w:p w14:paraId="337A914A" w14:textId="77777777" w:rsidR="001D445D" w:rsidRPr="00CB1690" w:rsidRDefault="001D445D" w:rsidP="00D93BF3">
            <w:pPr>
              <w:rPr>
                <w:rStyle w:val="SuggestedOptional"/>
                <w:b/>
                <w:color w:val="auto"/>
                <w:sz w:val="18"/>
                <w:szCs w:val="18"/>
              </w:rPr>
            </w:pPr>
          </w:p>
        </w:tc>
        <w:tc>
          <w:tcPr>
            <w:tcW w:w="7043" w:type="dxa"/>
            <w:gridSpan w:val="27"/>
            <w:vAlign w:val="center"/>
          </w:tcPr>
          <w:p w14:paraId="002495DC" w14:textId="77777777" w:rsidR="001D445D" w:rsidRPr="002506E4" w:rsidRDefault="00526A29" w:rsidP="00E91DD5">
            <w:pPr>
              <w:jc w:val="center"/>
              <w:rPr>
                <w:rStyle w:val="SuggestedOptional"/>
                <w:b/>
                <w:color w:val="auto"/>
                <w:sz w:val="18"/>
                <w:szCs w:val="18"/>
                <w:lang w:eastAsia="en-US"/>
              </w:rPr>
            </w:pPr>
            <w:r w:rsidRPr="00FC4936">
              <w:rPr>
                <w:rStyle w:val="SuggestedOptional"/>
                <w:b/>
                <w:color w:val="auto"/>
                <w:sz w:val="18"/>
                <w:szCs w:val="18"/>
              </w:rPr>
              <w:t>Treatment Period</w:t>
            </w:r>
          </w:p>
        </w:tc>
      </w:tr>
      <w:tr w:rsidR="00CA657C" w14:paraId="5A314954" w14:textId="77777777" w:rsidTr="00E91DD5">
        <w:trPr>
          <w:tblHeader/>
        </w:trPr>
        <w:tc>
          <w:tcPr>
            <w:tcW w:w="5907" w:type="dxa"/>
            <w:gridSpan w:val="2"/>
          </w:tcPr>
          <w:p w14:paraId="0A2B899D" w14:textId="77777777" w:rsidR="00D93BF3" w:rsidRPr="002671D5" w:rsidRDefault="00526A29" w:rsidP="00D93BF3">
            <w:pPr>
              <w:rPr>
                <w:rStyle w:val="SuggestedOptional"/>
                <w:b/>
                <w:color w:val="auto"/>
                <w:sz w:val="18"/>
                <w:szCs w:val="18"/>
              </w:rPr>
            </w:pPr>
            <w:r w:rsidRPr="00CB1690">
              <w:rPr>
                <w:rStyle w:val="SuggestedOptional"/>
                <w:b/>
                <w:color w:val="auto"/>
                <w:sz w:val="18"/>
                <w:szCs w:val="18"/>
              </w:rPr>
              <w:t>Cycle</w:t>
            </w:r>
          </w:p>
        </w:tc>
        <w:tc>
          <w:tcPr>
            <w:tcW w:w="1687" w:type="dxa"/>
            <w:gridSpan w:val="4"/>
            <w:cellDel w:id="2024" w:author="Powell, Deana" w:date="2026-03-05T15:34:00Z"/>
          </w:tcPr>
          <w:p w14:paraId="77831674" w14:textId="77777777" w:rsidR="00895D30" w:rsidRPr="002506E4" w:rsidRDefault="00895D30" w:rsidP="002F1F7E">
            <w:pPr>
              <w:jc w:val="center"/>
              <w:rPr>
                <w:rStyle w:val="SuggestedOptional"/>
                <w:b/>
                <w:color w:val="auto"/>
                <w:sz w:val="18"/>
                <w:szCs w:val="18"/>
              </w:rPr>
            </w:pPr>
            <w:del w:id="2025" w:author="Powell, Deana" w:date="2026-03-05T15:34:00Z" w16du:dateUtc="2026-03-05T20:34:00Z">
              <w:r w:rsidRPr="002506E4">
                <w:rPr>
                  <w:rStyle w:val="SuggestedOptional"/>
                  <w:b/>
                  <w:color w:val="auto"/>
                  <w:sz w:val="18"/>
                  <w:szCs w:val="18"/>
                </w:rPr>
                <w:delText>1</w:delText>
              </w:r>
            </w:del>
          </w:p>
        </w:tc>
        <w:tc>
          <w:tcPr>
            <w:tcW w:w="1173" w:type="dxa"/>
            <w:gridSpan w:val="4"/>
            <w:vAlign w:val="center"/>
          </w:tcPr>
          <w:p w14:paraId="434B014A" w14:textId="7FA80C61" w:rsidR="00D93BF3" w:rsidRPr="002671D5" w:rsidRDefault="00526A29" w:rsidP="00E91DD5">
            <w:pPr>
              <w:jc w:val="center"/>
              <w:rPr>
                <w:rStyle w:val="SuggestedOptional"/>
                <w:b/>
                <w:color w:val="auto"/>
                <w:sz w:val="18"/>
                <w:szCs w:val="18"/>
                <w:lang w:eastAsia="en-US"/>
              </w:rPr>
            </w:pPr>
            <w:r w:rsidRPr="002506E4">
              <w:rPr>
                <w:rStyle w:val="SuggestedOptional"/>
                <w:b/>
                <w:color w:val="auto"/>
                <w:sz w:val="18"/>
                <w:szCs w:val="18"/>
              </w:rPr>
              <w:t>2</w:t>
            </w:r>
          </w:p>
        </w:tc>
        <w:tc>
          <w:tcPr>
            <w:tcW w:w="1174" w:type="dxa"/>
            <w:gridSpan w:val="5"/>
            <w:vAlign w:val="center"/>
          </w:tcPr>
          <w:p w14:paraId="2F7D5B31" w14:textId="77777777" w:rsidR="00D93BF3" w:rsidRPr="002671D5" w:rsidRDefault="00526A29" w:rsidP="00E91DD5">
            <w:pPr>
              <w:jc w:val="center"/>
              <w:rPr>
                <w:rStyle w:val="SuggestedOptional"/>
                <w:b/>
                <w:color w:val="auto"/>
                <w:sz w:val="18"/>
                <w:szCs w:val="18"/>
                <w:lang w:eastAsia="en-US"/>
              </w:rPr>
            </w:pPr>
            <w:r w:rsidRPr="002506E4">
              <w:rPr>
                <w:rStyle w:val="SuggestedOptional"/>
                <w:b/>
                <w:color w:val="auto"/>
                <w:sz w:val="18"/>
                <w:szCs w:val="18"/>
              </w:rPr>
              <w:t>3</w:t>
            </w:r>
          </w:p>
        </w:tc>
        <w:tc>
          <w:tcPr>
            <w:tcW w:w="1174" w:type="dxa"/>
            <w:gridSpan w:val="5"/>
            <w:vAlign w:val="center"/>
          </w:tcPr>
          <w:p w14:paraId="772034A6" w14:textId="77777777" w:rsidR="00D93BF3" w:rsidRPr="002671D5" w:rsidRDefault="00526A29" w:rsidP="00E91DD5">
            <w:pPr>
              <w:jc w:val="center"/>
              <w:rPr>
                <w:rStyle w:val="SuggestedOptional"/>
                <w:b/>
                <w:color w:val="auto"/>
                <w:sz w:val="18"/>
                <w:szCs w:val="18"/>
                <w:lang w:eastAsia="en-US"/>
              </w:rPr>
            </w:pPr>
            <w:r w:rsidRPr="002506E4">
              <w:rPr>
                <w:rStyle w:val="SuggestedOptional"/>
                <w:b/>
                <w:color w:val="auto"/>
                <w:sz w:val="18"/>
                <w:szCs w:val="18"/>
              </w:rPr>
              <w:t>4</w:t>
            </w:r>
          </w:p>
        </w:tc>
        <w:tc>
          <w:tcPr>
            <w:tcW w:w="1174" w:type="dxa"/>
            <w:gridSpan w:val="4"/>
            <w:vAlign w:val="center"/>
          </w:tcPr>
          <w:p w14:paraId="2990B9F2" w14:textId="77777777" w:rsidR="00D93BF3" w:rsidRPr="002671D5" w:rsidRDefault="00526A29" w:rsidP="00E91DD5">
            <w:pPr>
              <w:jc w:val="center"/>
              <w:rPr>
                <w:rStyle w:val="SuggestedOptional"/>
                <w:b/>
                <w:color w:val="auto"/>
                <w:sz w:val="18"/>
                <w:szCs w:val="18"/>
                <w:lang w:eastAsia="en-US"/>
              </w:rPr>
            </w:pPr>
            <w:r w:rsidRPr="002506E4">
              <w:rPr>
                <w:rStyle w:val="SuggestedOptional"/>
                <w:b/>
                <w:color w:val="auto"/>
                <w:sz w:val="18"/>
                <w:szCs w:val="18"/>
              </w:rPr>
              <w:t>5</w:t>
            </w:r>
          </w:p>
        </w:tc>
        <w:tc>
          <w:tcPr>
            <w:tcW w:w="1174" w:type="dxa"/>
            <w:gridSpan w:val="4"/>
            <w:vAlign w:val="center"/>
          </w:tcPr>
          <w:p w14:paraId="303A3349" w14:textId="77777777" w:rsidR="00D93BF3" w:rsidRPr="002671D5" w:rsidRDefault="00526A29" w:rsidP="00E91DD5">
            <w:pPr>
              <w:jc w:val="center"/>
              <w:rPr>
                <w:rStyle w:val="SuggestedOptional"/>
                <w:b/>
                <w:color w:val="auto"/>
                <w:sz w:val="18"/>
                <w:szCs w:val="18"/>
                <w:lang w:eastAsia="en-US"/>
              </w:rPr>
            </w:pPr>
            <w:r w:rsidRPr="002506E4">
              <w:rPr>
                <w:rStyle w:val="SuggestedOptional"/>
                <w:b/>
                <w:color w:val="auto"/>
                <w:sz w:val="18"/>
                <w:szCs w:val="18"/>
              </w:rPr>
              <w:t>6</w:t>
            </w:r>
          </w:p>
        </w:tc>
        <w:tc>
          <w:tcPr>
            <w:tcW w:w="1174" w:type="dxa"/>
            <w:gridSpan w:val="5"/>
            <w:vAlign w:val="center"/>
          </w:tcPr>
          <w:p w14:paraId="43CE3E1A" w14:textId="77777777" w:rsidR="00D93BF3" w:rsidRPr="002671D5" w:rsidRDefault="00526A29" w:rsidP="00E91DD5">
            <w:pPr>
              <w:jc w:val="center"/>
              <w:rPr>
                <w:rStyle w:val="SuggestedOptional"/>
                <w:b/>
                <w:color w:val="auto"/>
                <w:sz w:val="18"/>
                <w:szCs w:val="18"/>
                <w:lang w:eastAsia="en-US"/>
              </w:rPr>
            </w:pPr>
            <w:r w:rsidRPr="002506E4">
              <w:rPr>
                <w:rStyle w:val="SuggestedOptional"/>
                <w:b/>
                <w:color w:val="auto"/>
                <w:sz w:val="18"/>
                <w:szCs w:val="18"/>
              </w:rPr>
              <w:t>7</w:t>
            </w:r>
          </w:p>
        </w:tc>
      </w:tr>
      <w:tr w:rsidR="00CA657C" w14:paraId="4A79484A" w14:textId="77777777" w:rsidTr="00E91DD5">
        <w:trPr>
          <w:tblHeader/>
        </w:trPr>
        <w:tc>
          <w:tcPr>
            <w:tcW w:w="5907" w:type="dxa"/>
          </w:tcPr>
          <w:p w14:paraId="2FD70C36" w14:textId="77777777" w:rsidR="00D93BF3" w:rsidRPr="002671D5" w:rsidRDefault="00526A29" w:rsidP="00D93BF3">
            <w:pPr>
              <w:rPr>
                <w:rStyle w:val="SuggestedOptional"/>
                <w:b/>
                <w:color w:val="auto"/>
                <w:sz w:val="18"/>
                <w:szCs w:val="18"/>
              </w:rPr>
            </w:pPr>
            <w:r w:rsidRPr="002671D5">
              <w:rPr>
                <w:rStyle w:val="SuggestedOptional"/>
                <w:b/>
                <w:color w:val="auto"/>
                <w:sz w:val="18"/>
                <w:szCs w:val="18"/>
              </w:rPr>
              <w:t>Week</w:t>
            </w:r>
          </w:p>
        </w:tc>
        <w:tc>
          <w:tcPr>
            <w:tcW w:w="422" w:type="dxa"/>
            <w:cellDel w:id="2026" w:author="Powell, Deana" w:date="2026-03-05T15:34:00Z"/>
          </w:tcPr>
          <w:p w14:paraId="51B1A8F3" w14:textId="77777777" w:rsidR="00895D30" w:rsidRPr="002671D5" w:rsidRDefault="00895D30" w:rsidP="00113C31">
            <w:pPr>
              <w:rPr>
                <w:rStyle w:val="SuggestedOptional"/>
                <w:b/>
                <w:color w:val="auto"/>
                <w:sz w:val="18"/>
                <w:szCs w:val="18"/>
              </w:rPr>
            </w:pPr>
            <w:del w:id="2027" w:author="Powell, Deana" w:date="2026-03-05T15:34:00Z" w16du:dateUtc="2026-03-05T20:34:00Z">
              <w:r w:rsidRPr="002671D5">
                <w:rPr>
                  <w:rStyle w:val="SuggestedOptional"/>
                  <w:b/>
                  <w:color w:val="auto"/>
                  <w:sz w:val="18"/>
                  <w:szCs w:val="18"/>
                </w:rPr>
                <w:delText>1</w:delText>
              </w:r>
            </w:del>
          </w:p>
        </w:tc>
        <w:tc>
          <w:tcPr>
            <w:tcW w:w="422" w:type="dxa"/>
            <w:cellDel w:id="2028" w:author="Powell, Deana" w:date="2026-03-05T15:34:00Z"/>
          </w:tcPr>
          <w:p w14:paraId="27AB5B7A" w14:textId="77777777" w:rsidR="00895D30" w:rsidRPr="002671D5" w:rsidRDefault="00895D30" w:rsidP="00113C31">
            <w:pPr>
              <w:rPr>
                <w:rStyle w:val="SuggestedOptional"/>
                <w:b/>
                <w:color w:val="auto"/>
                <w:sz w:val="18"/>
                <w:szCs w:val="18"/>
              </w:rPr>
            </w:pPr>
            <w:del w:id="2029" w:author="Powell, Deana" w:date="2026-03-05T15:34:00Z" w16du:dateUtc="2026-03-05T20:34:00Z">
              <w:r w:rsidRPr="002671D5">
                <w:rPr>
                  <w:rStyle w:val="SuggestedOptional"/>
                  <w:b/>
                  <w:color w:val="auto"/>
                  <w:sz w:val="18"/>
                  <w:szCs w:val="18"/>
                </w:rPr>
                <w:delText>2</w:delText>
              </w:r>
            </w:del>
          </w:p>
        </w:tc>
        <w:tc>
          <w:tcPr>
            <w:tcW w:w="422" w:type="dxa"/>
            <w:cellDel w:id="2030" w:author="Powell, Deana" w:date="2026-03-05T15:34:00Z"/>
          </w:tcPr>
          <w:p w14:paraId="73E1320E" w14:textId="77777777" w:rsidR="00895D30" w:rsidRPr="002671D5" w:rsidRDefault="00895D30" w:rsidP="00113C31">
            <w:pPr>
              <w:rPr>
                <w:rStyle w:val="SuggestedOptional"/>
                <w:b/>
                <w:color w:val="auto"/>
                <w:sz w:val="18"/>
                <w:szCs w:val="18"/>
              </w:rPr>
            </w:pPr>
            <w:del w:id="2031" w:author="Powell, Deana" w:date="2026-03-05T15:34:00Z" w16du:dateUtc="2026-03-05T20:34:00Z">
              <w:r w:rsidRPr="002671D5">
                <w:rPr>
                  <w:rStyle w:val="SuggestedOptional"/>
                  <w:b/>
                  <w:color w:val="auto"/>
                  <w:sz w:val="18"/>
                  <w:szCs w:val="18"/>
                </w:rPr>
                <w:delText>3</w:delText>
              </w:r>
            </w:del>
          </w:p>
        </w:tc>
        <w:tc>
          <w:tcPr>
            <w:tcW w:w="421" w:type="dxa"/>
            <w:cellDel w:id="2032" w:author="Powell, Deana" w:date="2026-03-05T15:34:00Z"/>
          </w:tcPr>
          <w:p w14:paraId="214A4204" w14:textId="77777777" w:rsidR="00895D30" w:rsidRPr="002671D5" w:rsidRDefault="00895D30" w:rsidP="00113C31">
            <w:pPr>
              <w:rPr>
                <w:rStyle w:val="SuggestedOptional"/>
                <w:b/>
                <w:color w:val="auto"/>
                <w:sz w:val="18"/>
                <w:szCs w:val="18"/>
              </w:rPr>
            </w:pPr>
            <w:del w:id="2033" w:author="Powell, Deana" w:date="2026-03-05T15:34:00Z" w16du:dateUtc="2026-03-05T20:34:00Z">
              <w:r w:rsidRPr="002671D5">
                <w:rPr>
                  <w:rStyle w:val="SuggestedOptional"/>
                  <w:b/>
                  <w:color w:val="auto"/>
                  <w:sz w:val="18"/>
                  <w:szCs w:val="18"/>
                </w:rPr>
                <w:delText>4</w:delText>
              </w:r>
            </w:del>
          </w:p>
        </w:tc>
        <w:tc>
          <w:tcPr>
            <w:tcW w:w="421" w:type="dxa"/>
            <w:cellDel w:id="2034" w:author="Powell, Deana" w:date="2026-03-05T15:34:00Z"/>
          </w:tcPr>
          <w:p w14:paraId="38D361E7" w14:textId="77777777" w:rsidR="00895D30" w:rsidRPr="002671D5" w:rsidRDefault="00895D30" w:rsidP="00113C31">
            <w:pPr>
              <w:rPr>
                <w:rStyle w:val="SuggestedOptional"/>
                <w:b/>
                <w:color w:val="auto"/>
                <w:sz w:val="18"/>
                <w:szCs w:val="18"/>
              </w:rPr>
            </w:pPr>
            <w:del w:id="2035" w:author="Powell, Deana" w:date="2026-03-05T15:34:00Z" w16du:dateUtc="2026-03-05T20:34:00Z">
              <w:r w:rsidRPr="002671D5">
                <w:rPr>
                  <w:rStyle w:val="SuggestedOptional"/>
                  <w:b/>
                  <w:color w:val="auto"/>
                  <w:sz w:val="18"/>
                  <w:szCs w:val="18"/>
                </w:rPr>
                <w:delText>5</w:delText>
              </w:r>
            </w:del>
          </w:p>
        </w:tc>
        <w:tc>
          <w:tcPr>
            <w:tcW w:w="1173" w:type="dxa"/>
            <w:vAlign w:val="center"/>
          </w:tcPr>
          <w:p w14:paraId="67FC2E49" w14:textId="31268812" w:rsidR="00D93BF3" w:rsidRPr="002671D5" w:rsidRDefault="00526A29" w:rsidP="00E91DD5">
            <w:pPr>
              <w:jc w:val="center"/>
              <w:rPr>
                <w:rStyle w:val="SuggestedOptional"/>
                <w:b/>
                <w:color w:val="auto"/>
                <w:sz w:val="18"/>
                <w:szCs w:val="18"/>
                <w:lang w:eastAsia="en-US"/>
              </w:rPr>
            </w:pPr>
            <w:r w:rsidRPr="002671D5">
              <w:rPr>
                <w:rStyle w:val="SuggestedOptional"/>
                <w:b/>
                <w:color w:val="auto"/>
                <w:sz w:val="18"/>
                <w:szCs w:val="18"/>
              </w:rPr>
              <w:t>6</w:t>
            </w:r>
          </w:p>
        </w:tc>
        <w:tc>
          <w:tcPr>
            <w:tcW w:w="421" w:type="dxa"/>
            <w:cellDel w:id="2036" w:author="Powell, Deana" w:date="2026-03-05T15:34:00Z"/>
          </w:tcPr>
          <w:p w14:paraId="13ABDC62" w14:textId="77777777" w:rsidR="00895D30" w:rsidRPr="002671D5" w:rsidRDefault="00895D30" w:rsidP="00113C31">
            <w:pPr>
              <w:rPr>
                <w:rStyle w:val="SuggestedOptional"/>
                <w:b/>
                <w:color w:val="auto"/>
                <w:sz w:val="18"/>
                <w:szCs w:val="18"/>
              </w:rPr>
            </w:pPr>
            <w:del w:id="2037" w:author="Powell, Deana" w:date="2026-03-05T15:34:00Z" w16du:dateUtc="2026-03-05T20:34:00Z">
              <w:r w:rsidRPr="002671D5">
                <w:rPr>
                  <w:rStyle w:val="SuggestedOptional"/>
                  <w:b/>
                  <w:color w:val="auto"/>
                  <w:sz w:val="18"/>
                  <w:szCs w:val="18"/>
                </w:rPr>
                <w:delText>7</w:delText>
              </w:r>
            </w:del>
          </w:p>
        </w:tc>
        <w:tc>
          <w:tcPr>
            <w:tcW w:w="421" w:type="dxa"/>
            <w:cellDel w:id="2038" w:author="Powell, Deana" w:date="2026-03-05T15:34:00Z"/>
          </w:tcPr>
          <w:p w14:paraId="4332573F" w14:textId="77777777" w:rsidR="00895D30" w:rsidRPr="002671D5" w:rsidRDefault="00895D30" w:rsidP="00113C31">
            <w:pPr>
              <w:rPr>
                <w:rStyle w:val="SuggestedOptional"/>
                <w:b/>
                <w:color w:val="auto"/>
                <w:sz w:val="18"/>
                <w:szCs w:val="18"/>
              </w:rPr>
            </w:pPr>
            <w:del w:id="2039" w:author="Powell, Deana" w:date="2026-03-05T15:34:00Z" w16du:dateUtc="2026-03-05T20:34:00Z">
              <w:r w:rsidRPr="002671D5">
                <w:rPr>
                  <w:rStyle w:val="SuggestedOptional"/>
                  <w:b/>
                  <w:color w:val="auto"/>
                  <w:sz w:val="18"/>
                  <w:szCs w:val="18"/>
                </w:rPr>
                <w:delText>8</w:delText>
              </w:r>
            </w:del>
          </w:p>
        </w:tc>
        <w:tc>
          <w:tcPr>
            <w:tcW w:w="421" w:type="dxa"/>
            <w:cellDel w:id="2040" w:author="Powell, Deana" w:date="2026-03-05T15:34:00Z"/>
          </w:tcPr>
          <w:p w14:paraId="7D49D5D6" w14:textId="77777777" w:rsidR="00895D30" w:rsidRPr="002671D5" w:rsidRDefault="00895D30" w:rsidP="00113C31">
            <w:pPr>
              <w:rPr>
                <w:rStyle w:val="SuggestedOptional"/>
                <w:b/>
                <w:color w:val="auto"/>
                <w:sz w:val="18"/>
                <w:szCs w:val="18"/>
              </w:rPr>
            </w:pPr>
            <w:del w:id="2041" w:author="Powell, Deana" w:date="2026-03-05T15:34:00Z" w16du:dateUtc="2026-03-05T20:34:00Z">
              <w:r w:rsidRPr="002671D5">
                <w:rPr>
                  <w:rStyle w:val="SuggestedOptional"/>
                  <w:b/>
                  <w:color w:val="auto"/>
                  <w:sz w:val="18"/>
                  <w:szCs w:val="18"/>
                </w:rPr>
                <w:delText>9</w:delText>
              </w:r>
            </w:del>
          </w:p>
        </w:tc>
        <w:tc>
          <w:tcPr>
            <w:tcW w:w="1174" w:type="dxa"/>
            <w:vAlign w:val="center"/>
          </w:tcPr>
          <w:p w14:paraId="508888FA" w14:textId="1EF3CEEE" w:rsidR="00D93BF3" w:rsidRPr="002671D5" w:rsidRDefault="00526A29" w:rsidP="00E91DD5">
            <w:pPr>
              <w:jc w:val="center"/>
              <w:rPr>
                <w:rStyle w:val="SuggestedOptional"/>
                <w:b/>
                <w:color w:val="auto"/>
                <w:sz w:val="18"/>
                <w:szCs w:val="18"/>
                <w:lang w:eastAsia="en-US"/>
              </w:rPr>
            </w:pPr>
            <w:r w:rsidRPr="002671D5">
              <w:rPr>
                <w:rStyle w:val="SuggestedOptional"/>
                <w:b/>
                <w:color w:val="auto"/>
                <w:sz w:val="18"/>
                <w:szCs w:val="18"/>
              </w:rPr>
              <w:t>10</w:t>
            </w:r>
          </w:p>
        </w:tc>
        <w:tc>
          <w:tcPr>
            <w:tcW w:w="461" w:type="dxa"/>
            <w:cellDel w:id="2042" w:author="Powell, Deana" w:date="2026-03-05T15:34:00Z"/>
          </w:tcPr>
          <w:p w14:paraId="78EA8D3D" w14:textId="77777777" w:rsidR="00895D30" w:rsidRPr="002671D5" w:rsidRDefault="00895D30" w:rsidP="00113C31">
            <w:pPr>
              <w:rPr>
                <w:rStyle w:val="SuggestedOptional"/>
                <w:b/>
                <w:color w:val="auto"/>
                <w:sz w:val="18"/>
                <w:szCs w:val="18"/>
              </w:rPr>
            </w:pPr>
            <w:del w:id="2043" w:author="Powell, Deana" w:date="2026-03-05T15:34:00Z" w16du:dateUtc="2026-03-05T20:34:00Z">
              <w:r w:rsidRPr="002671D5">
                <w:rPr>
                  <w:rStyle w:val="SuggestedOptional"/>
                  <w:b/>
                  <w:color w:val="auto"/>
                  <w:sz w:val="18"/>
                  <w:szCs w:val="18"/>
                </w:rPr>
                <w:delText>11</w:delText>
              </w:r>
            </w:del>
          </w:p>
        </w:tc>
        <w:tc>
          <w:tcPr>
            <w:tcW w:w="461" w:type="dxa"/>
            <w:gridSpan w:val="2"/>
            <w:cellDel w:id="2044" w:author="Powell, Deana" w:date="2026-03-05T15:34:00Z"/>
          </w:tcPr>
          <w:p w14:paraId="59395CFD" w14:textId="77777777" w:rsidR="00895D30" w:rsidRPr="002671D5" w:rsidRDefault="00895D30" w:rsidP="00113C31">
            <w:pPr>
              <w:rPr>
                <w:rStyle w:val="SuggestedOptional"/>
                <w:b/>
                <w:color w:val="auto"/>
                <w:sz w:val="18"/>
                <w:szCs w:val="18"/>
              </w:rPr>
            </w:pPr>
            <w:del w:id="2045" w:author="Powell, Deana" w:date="2026-03-05T15:34:00Z" w16du:dateUtc="2026-03-05T20:34:00Z">
              <w:r w:rsidRPr="002671D5">
                <w:rPr>
                  <w:rStyle w:val="SuggestedOptional"/>
                  <w:b/>
                  <w:color w:val="auto"/>
                  <w:sz w:val="18"/>
                  <w:szCs w:val="18"/>
                </w:rPr>
                <w:delText>12</w:delText>
              </w:r>
            </w:del>
          </w:p>
        </w:tc>
        <w:tc>
          <w:tcPr>
            <w:tcW w:w="461" w:type="dxa"/>
            <w:cellDel w:id="2046" w:author="Powell, Deana" w:date="2026-03-05T15:34:00Z"/>
          </w:tcPr>
          <w:p w14:paraId="08B12B42" w14:textId="77777777" w:rsidR="00895D30" w:rsidRPr="002671D5" w:rsidRDefault="00895D30" w:rsidP="00113C31">
            <w:pPr>
              <w:rPr>
                <w:rStyle w:val="SuggestedOptional"/>
                <w:b/>
                <w:color w:val="auto"/>
                <w:sz w:val="18"/>
                <w:szCs w:val="18"/>
              </w:rPr>
            </w:pPr>
            <w:del w:id="2047" w:author="Powell, Deana" w:date="2026-03-05T15:34:00Z" w16du:dateUtc="2026-03-05T20:34:00Z">
              <w:r w:rsidRPr="002671D5">
                <w:rPr>
                  <w:rStyle w:val="SuggestedOptional"/>
                  <w:b/>
                  <w:color w:val="auto"/>
                  <w:sz w:val="18"/>
                  <w:szCs w:val="18"/>
                </w:rPr>
                <w:delText>13</w:delText>
              </w:r>
            </w:del>
          </w:p>
        </w:tc>
        <w:tc>
          <w:tcPr>
            <w:tcW w:w="1174" w:type="dxa"/>
            <w:vAlign w:val="center"/>
          </w:tcPr>
          <w:p w14:paraId="20FBAC39" w14:textId="66B3A98E" w:rsidR="00D93BF3" w:rsidRPr="002671D5" w:rsidRDefault="00526A29" w:rsidP="00E91DD5">
            <w:pPr>
              <w:jc w:val="center"/>
              <w:rPr>
                <w:rStyle w:val="SuggestedOptional"/>
                <w:b/>
                <w:color w:val="auto"/>
                <w:sz w:val="18"/>
                <w:szCs w:val="18"/>
                <w:lang w:eastAsia="en-US"/>
              </w:rPr>
            </w:pPr>
            <w:r w:rsidRPr="002671D5">
              <w:rPr>
                <w:rStyle w:val="SuggestedOptional"/>
                <w:b/>
                <w:color w:val="auto"/>
                <w:sz w:val="18"/>
                <w:szCs w:val="18"/>
              </w:rPr>
              <w:t>14</w:t>
            </w:r>
          </w:p>
        </w:tc>
        <w:tc>
          <w:tcPr>
            <w:tcW w:w="461" w:type="dxa"/>
            <w:cellDel w:id="2048" w:author="Powell, Deana" w:date="2026-03-05T15:34:00Z"/>
          </w:tcPr>
          <w:p w14:paraId="00F2F930" w14:textId="77777777" w:rsidR="00895D30" w:rsidRPr="002671D5" w:rsidRDefault="00895D30" w:rsidP="00113C31">
            <w:pPr>
              <w:rPr>
                <w:rStyle w:val="SuggestedOptional"/>
                <w:b/>
                <w:color w:val="auto"/>
                <w:sz w:val="18"/>
                <w:szCs w:val="18"/>
              </w:rPr>
            </w:pPr>
            <w:del w:id="2049" w:author="Powell, Deana" w:date="2026-03-05T15:34:00Z" w16du:dateUtc="2026-03-05T20:34:00Z">
              <w:r w:rsidRPr="002671D5">
                <w:rPr>
                  <w:rStyle w:val="SuggestedOptional"/>
                  <w:b/>
                  <w:color w:val="auto"/>
                  <w:sz w:val="18"/>
                  <w:szCs w:val="18"/>
                </w:rPr>
                <w:delText>15</w:delText>
              </w:r>
            </w:del>
          </w:p>
        </w:tc>
        <w:tc>
          <w:tcPr>
            <w:tcW w:w="461" w:type="dxa"/>
            <w:gridSpan w:val="2"/>
            <w:cellDel w:id="2050" w:author="Powell, Deana" w:date="2026-03-05T15:34:00Z"/>
          </w:tcPr>
          <w:p w14:paraId="044E5E30" w14:textId="77777777" w:rsidR="00895D30" w:rsidRPr="002671D5" w:rsidRDefault="00895D30" w:rsidP="00113C31">
            <w:pPr>
              <w:rPr>
                <w:rStyle w:val="SuggestedOptional"/>
                <w:b/>
                <w:color w:val="auto"/>
                <w:sz w:val="18"/>
                <w:szCs w:val="18"/>
              </w:rPr>
            </w:pPr>
            <w:del w:id="2051" w:author="Powell, Deana" w:date="2026-03-05T15:34:00Z" w16du:dateUtc="2026-03-05T20:34:00Z">
              <w:r w:rsidRPr="002671D5">
                <w:rPr>
                  <w:rStyle w:val="SuggestedOptional"/>
                  <w:b/>
                  <w:color w:val="auto"/>
                  <w:sz w:val="18"/>
                  <w:szCs w:val="18"/>
                </w:rPr>
                <w:delText>16</w:delText>
              </w:r>
            </w:del>
          </w:p>
        </w:tc>
        <w:tc>
          <w:tcPr>
            <w:tcW w:w="461" w:type="dxa"/>
            <w:cellDel w:id="2052" w:author="Powell, Deana" w:date="2026-03-05T15:34:00Z"/>
          </w:tcPr>
          <w:p w14:paraId="4D80104F" w14:textId="77777777" w:rsidR="00895D30" w:rsidRPr="002671D5" w:rsidRDefault="00895D30" w:rsidP="00113C31">
            <w:pPr>
              <w:rPr>
                <w:rStyle w:val="SuggestedOptional"/>
                <w:b/>
                <w:color w:val="auto"/>
                <w:sz w:val="18"/>
                <w:szCs w:val="18"/>
              </w:rPr>
            </w:pPr>
            <w:del w:id="2053" w:author="Powell, Deana" w:date="2026-03-05T15:34:00Z" w16du:dateUtc="2026-03-05T20:34:00Z">
              <w:r w:rsidRPr="002671D5">
                <w:rPr>
                  <w:rStyle w:val="SuggestedOptional"/>
                  <w:b/>
                  <w:color w:val="auto"/>
                  <w:sz w:val="18"/>
                  <w:szCs w:val="18"/>
                </w:rPr>
                <w:delText>17</w:delText>
              </w:r>
            </w:del>
          </w:p>
        </w:tc>
        <w:tc>
          <w:tcPr>
            <w:tcW w:w="1174" w:type="dxa"/>
            <w:vAlign w:val="center"/>
          </w:tcPr>
          <w:p w14:paraId="720AD288" w14:textId="693A1AAA" w:rsidR="00D93BF3" w:rsidRPr="002671D5" w:rsidRDefault="00526A29" w:rsidP="00E91DD5">
            <w:pPr>
              <w:jc w:val="center"/>
              <w:rPr>
                <w:rStyle w:val="SuggestedOptional"/>
                <w:b/>
                <w:color w:val="auto"/>
                <w:sz w:val="18"/>
                <w:szCs w:val="18"/>
                <w:lang w:eastAsia="en-US"/>
              </w:rPr>
            </w:pPr>
            <w:r w:rsidRPr="002671D5">
              <w:rPr>
                <w:rStyle w:val="SuggestedOptional"/>
                <w:b/>
                <w:color w:val="auto"/>
                <w:sz w:val="18"/>
                <w:szCs w:val="18"/>
              </w:rPr>
              <w:t>18</w:t>
            </w:r>
          </w:p>
        </w:tc>
        <w:tc>
          <w:tcPr>
            <w:tcW w:w="461" w:type="dxa"/>
            <w:cellDel w:id="2054" w:author="Powell, Deana" w:date="2026-03-05T15:34:00Z"/>
          </w:tcPr>
          <w:p w14:paraId="7388B6E8" w14:textId="77777777" w:rsidR="00895D30" w:rsidRPr="002671D5" w:rsidRDefault="00895D30" w:rsidP="00113C31">
            <w:pPr>
              <w:rPr>
                <w:rStyle w:val="SuggestedOptional"/>
                <w:b/>
                <w:color w:val="auto"/>
                <w:sz w:val="18"/>
                <w:szCs w:val="18"/>
              </w:rPr>
            </w:pPr>
            <w:del w:id="2055" w:author="Powell, Deana" w:date="2026-03-05T15:34:00Z" w16du:dateUtc="2026-03-05T20:34:00Z">
              <w:r w:rsidRPr="002671D5">
                <w:rPr>
                  <w:rStyle w:val="SuggestedOptional"/>
                  <w:b/>
                  <w:color w:val="auto"/>
                  <w:sz w:val="18"/>
                  <w:szCs w:val="18"/>
                </w:rPr>
                <w:delText>19</w:delText>
              </w:r>
            </w:del>
          </w:p>
        </w:tc>
        <w:tc>
          <w:tcPr>
            <w:tcW w:w="461" w:type="dxa"/>
            <w:cellDel w:id="2056" w:author="Powell, Deana" w:date="2026-03-05T15:34:00Z"/>
          </w:tcPr>
          <w:p w14:paraId="5EDDCE54" w14:textId="77777777" w:rsidR="00895D30" w:rsidRPr="002671D5" w:rsidRDefault="00895D30" w:rsidP="00113C31">
            <w:pPr>
              <w:rPr>
                <w:rStyle w:val="SuggestedOptional"/>
                <w:b/>
                <w:color w:val="auto"/>
                <w:sz w:val="18"/>
                <w:szCs w:val="18"/>
              </w:rPr>
            </w:pPr>
            <w:del w:id="2057" w:author="Powell, Deana" w:date="2026-03-05T15:34:00Z" w16du:dateUtc="2026-03-05T20:34:00Z">
              <w:r w:rsidRPr="002671D5">
                <w:rPr>
                  <w:rStyle w:val="SuggestedOptional"/>
                  <w:b/>
                  <w:color w:val="auto"/>
                  <w:sz w:val="18"/>
                  <w:szCs w:val="18"/>
                </w:rPr>
                <w:delText>20</w:delText>
              </w:r>
            </w:del>
          </w:p>
        </w:tc>
        <w:tc>
          <w:tcPr>
            <w:tcW w:w="461" w:type="dxa"/>
            <w:cellDel w:id="2058" w:author="Powell, Deana" w:date="2026-03-05T15:34:00Z"/>
          </w:tcPr>
          <w:p w14:paraId="7E4143A7" w14:textId="77777777" w:rsidR="00895D30" w:rsidRPr="002671D5" w:rsidRDefault="00895D30" w:rsidP="00113C31">
            <w:pPr>
              <w:rPr>
                <w:rStyle w:val="SuggestedOptional"/>
                <w:b/>
                <w:color w:val="auto"/>
                <w:sz w:val="18"/>
                <w:szCs w:val="18"/>
              </w:rPr>
            </w:pPr>
            <w:del w:id="2059" w:author="Powell, Deana" w:date="2026-03-05T15:34:00Z" w16du:dateUtc="2026-03-05T20:34:00Z">
              <w:r w:rsidRPr="002671D5">
                <w:rPr>
                  <w:rStyle w:val="SuggestedOptional"/>
                  <w:b/>
                  <w:color w:val="auto"/>
                  <w:sz w:val="18"/>
                  <w:szCs w:val="18"/>
                </w:rPr>
                <w:delText>21</w:delText>
              </w:r>
            </w:del>
          </w:p>
        </w:tc>
        <w:tc>
          <w:tcPr>
            <w:tcW w:w="1174" w:type="dxa"/>
            <w:vAlign w:val="center"/>
          </w:tcPr>
          <w:p w14:paraId="243BA4B8" w14:textId="2E459295" w:rsidR="00D93BF3" w:rsidRPr="002671D5" w:rsidRDefault="00526A29" w:rsidP="00E91DD5">
            <w:pPr>
              <w:jc w:val="center"/>
              <w:rPr>
                <w:rStyle w:val="SuggestedOptional"/>
                <w:b/>
                <w:color w:val="auto"/>
                <w:sz w:val="18"/>
                <w:szCs w:val="18"/>
                <w:lang w:eastAsia="en-US"/>
              </w:rPr>
            </w:pPr>
            <w:r w:rsidRPr="002671D5">
              <w:rPr>
                <w:rStyle w:val="SuggestedOptional"/>
                <w:b/>
                <w:color w:val="auto"/>
                <w:sz w:val="18"/>
                <w:szCs w:val="18"/>
              </w:rPr>
              <w:t>22</w:t>
            </w:r>
          </w:p>
        </w:tc>
        <w:tc>
          <w:tcPr>
            <w:tcW w:w="461" w:type="dxa"/>
            <w:cellDel w:id="2060" w:author="Powell, Deana" w:date="2026-03-05T15:34:00Z"/>
          </w:tcPr>
          <w:p w14:paraId="6B041568" w14:textId="77777777" w:rsidR="00895D30" w:rsidRPr="002671D5" w:rsidRDefault="00895D30" w:rsidP="00113C31">
            <w:pPr>
              <w:rPr>
                <w:rStyle w:val="SuggestedOptional"/>
                <w:b/>
                <w:color w:val="auto"/>
                <w:sz w:val="18"/>
                <w:szCs w:val="18"/>
              </w:rPr>
            </w:pPr>
            <w:del w:id="2061" w:author="Powell, Deana" w:date="2026-03-05T15:34:00Z" w16du:dateUtc="2026-03-05T20:34:00Z">
              <w:r w:rsidRPr="002671D5">
                <w:rPr>
                  <w:rStyle w:val="SuggestedOptional"/>
                  <w:b/>
                  <w:color w:val="auto"/>
                  <w:sz w:val="18"/>
                  <w:szCs w:val="18"/>
                </w:rPr>
                <w:delText>23</w:delText>
              </w:r>
            </w:del>
          </w:p>
        </w:tc>
        <w:tc>
          <w:tcPr>
            <w:tcW w:w="462" w:type="dxa"/>
            <w:cellDel w:id="2062" w:author="Powell, Deana" w:date="2026-03-05T15:34:00Z"/>
          </w:tcPr>
          <w:p w14:paraId="16B62BD2" w14:textId="77777777" w:rsidR="00895D30" w:rsidRPr="002671D5" w:rsidRDefault="00895D30" w:rsidP="00113C31">
            <w:pPr>
              <w:rPr>
                <w:rStyle w:val="SuggestedOptional"/>
                <w:b/>
                <w:color w:val="auto"/>
                <w:sz w:val="18"/>
                <w:szCs w:val="18"/>
              </w:rPr>
            </w:pPr>
            <w:del w:id="2063" w:author="Powell, Deana" w:date="2026-03-05T15:34:00Z" w16du:dateUtc="2026-03-05T20:34:00Z">
              <w:r w:rsidRPr="002671D5">
                <w:rPr>
                  <w:rStyle w:val="SuggestedOptional"/>
                  <w:b/>
                  <w:color w:val="auto"/>
                  <w:sz w:val="18"/>
                  <w:szCs w:val="18"/>
                </w:rPr>
                <w:delText>24</w:delText>
              </w:r>
            </w:del>
          </w:p>
        </w:tc>
        <w:tc>
          <w:tcPr>
            <w:tcW w:w="462" w:type="dxa"/>
            <w:cellDel w:id="2064" w:author="Powell, Deana" w:date="2026-03-05T15:34:00Z"/>
          </w:tcPr>
          <w:p w14:paraId="65BBE6A3" w14:textId="77777777" w:rsidR="00895D30" w:rsidRPr="002671D5" w:rsidRDefault="00895D30" w:rsidP="00113C31">
            <w:pPr>
              <w:rPr>
                <w:rStyle w:val="SuggestedOptional"/>
                <w:b/>
                <w:color w:val="auto"/>
                <w:sz w:val="18"/>
                <w:szCs w:val="18"/>
              </w:rPr>
            </w:pPr>
            <w:del w:id="2065" w:author="Powell, Deana" w:date="2026-03-05T15:34:00Z" w16du:dateUtc="2026-03-05T20:34:00Z">
              <w:r w:rsidRPr="002671D5">
                <w:rPr>
                  <w:rStyle w:val="SuggestedOptional"/>
                  <w:b/>
                  <w:color w:val="auto"/>
                  <w:sz w:val="18"/>
                  <w:szCs w:val="18"/>
                </w:rPr>
                <w:delText>25</w:delText>
              </w:r>
            </w:del>
          </w:p>
        </w:tc>
        <w:tc>
          <w:tcPr>
            <w:tcW w:w="1174" w:type="dxa"/>
            <w:gridSpan w:val="5"/>
            <w:vAlign w:val="center"/>
          </w:tcPr>
          <w:p w14:paraId="1F2ADD52" w14:textId="5039BD54" w:rsidR="00D93BF3" w:rsidRPr="002671D5" w:rsidRDefault="00526A29" w:rsidP="00E91DD5">
            <w:pPr>
              <w:jc w:val="center"/>
              <w:rPr>
                <w:rStyle w:val="SuggestedOptional"/>
                <w:b/>
                <w:color w:val="auto"/>
                <w:sz w:val="18"/>
                <w:szCs w:val="18"/>
                <w:lang w:eastAsia="en-US"/>
              </w:rPr>
            </w:pPr>
            <w:r w:rsidRPr="002671D5">
              <w:rPr>
                <w:rStyle w:val="SuggestedOptional"/>
                <w:b/>
                <w:color w:val="auto"/>
                <w:sz w:val="18"/>
                <w:szCs w:val="18"/>
              </w:rPr>
              <w:t>26</w:t>
            </w:r>
          </w:p>
        </w:tc>
      </w:tr>
      <w:tr w:rsidR="00CA657C" w14:paraId="59A23223" w14:textId="05818892" w:rsidTr="00E91DD5">
        <w:trPr>
          <w:tblHeader/>
        </w:trPr>
        <w:tc>
          <w:tcPr>
            <w:tcW w:w="5907" w:type="dxa"/>
            <w:gridSpan w:val="5"/>
          </w:tcPr>
          <w:p w14:paraId="29D70CE3" w14:textId="77777777" w:rsidR="00D93BF3" w:rsidRPr="00606377" w:rsidRDefault="00526A29" w:rsidP="00D93BF3">
            <w:pPr>
              <w:rPr>
                <w:rStyle w:val="SuggestedOptional"/>
                <w:b/>
                <w:color w:val="auto"/>
                <w:sz w:val="18"/>
                <w:szCs w:val="18"/>
              </w:rPr>
            </w:pPr>
            <w:r w:rsidRPr="00606377">
              <w:rPr>
                <w:rStyle w:val="SuggestedOptional"/>
                <w:b/>
                <w:color w:val="auto"/>
                <w:sz w:val="18"/>
                <w:szCs w:val="18"/>
              </w:rPr>
              <w:t>Day</w:t>
            </w:r>
          </w:p>
        </w:tc>
        <w:tc>
          <w:tcPr>
            <w:tcW w:w="422" w:type="dxa"/>
            <w:cellDel w:id="2066" w:author="Powell, Deana" w:date="2026-03-05T15:34:00Z"/>
          </w:tcPr>
          <w:p w14:paraId="797589D9" w14:textId="77777777" w:rsidR="00895D30" w:rsidRPr="00606377" w:rsidRDefault="00895D30" w:rsidP="00DC0AAE">
            <w:pPr>
              <w:rPr>
                <w:rStyle w:val="SuggestedOptional"/>
                <w:b/>
                <w:color w:val="auto"/>
                <w:sz w:val="18"/>
                <w:szCs w:val="18"/>
              </w:rPr>
            </w:pPr>
            <w:del w:id="2067" w:author="Powell, Deana" w:date="2026-03-05T15:34:00Z" w16du:dateUtc="2026-03-05T20:34:00Z">
              <w:r w:rsidRPr="00606377">
                <w:rPr>
                  <w:rStyle w:val="SuggestedOptional"/>
                  <w:b/>
                  <w:color w:val="auto"/>
                  <w:sz w:val="18"/>
                  <w:szCs w:val="18"/>
                </w:rPr>
                <w:delText>1</w:delText>
              </w:r>
            </w:del>
          </w:p>
        </w:tc>
        <w:tc>
          <w:tcPr>
            <w:tcW w:w="1173" w:type="dxa"/>
            <w:vAlign w:val="center"/>
          </w:tcPr>
          <w:p w14:paraId="3A161750" w14:textId="4CE7B1FD" w:rsidR="00D93BF3" w:rsidRPr="00DC0AAE" w:rsidRDefault="00526A29" w:rsidP="00E91DD5">
            <w:pPr>
              <w:jc w:val="center"/>
              <w:rPr>
                <w:rStyle w:val="SuggestedOptional"/>
                <w:b/>
                <w:color w:val="auto"/>
                <w:sz w:val="18"/>
                <w:szCs w:val="18"/>
                <w:lang w:eastAsia="en-US"/>
              </w:rPr>
            </w:pPr>
            <w:r w:rsidRPr="002F4907">
              <w:rPr>
                <w:rStyle w:val="SuggestedOptional"/>
                <w:b/>
                <w:color w:val="auto"/>
                <w:sz w:val="18"/>
                <w:szCs w:val="18"/>
              </w:rPr>
              <w:t>8</w:t>
            </w:r>
          </w:p>
        </w:tc>
        <w:tc>
          <w:tcPr>
            <w:tcW w:w="422" w:type="dxa"/>
            <w:cellDel w:id="2068" w:author="Powell, Deana" w:date="2026-03-05T15:34:00Z"/>
          </w:tcPr>
          <w:p w14:paraId="15309F20" w14:textId="77777777" w:rsidR="00895D30" w:rsidRPr="002F4907" w:rsidRDefault="00895D30" w:rsidP="00DC0AAE">
            <w:pPr>
              <w:rPr>
                <w:rStyle w:val="SuggestedOptional"/>
                <w:b/>
                <w:color w:val="auto"/>
                <w:sz w:val="18"/>
                <w:szCs w:val="18"/>
              </w:rPr>
            </w:pPr>
            <w:del w:id="2069" w:author="Powell, Deana" w:date="2026-03-05T15:34:00Z" w16du:dateUtc="2026-03-05T20:34:00Z">
              <w:r w:rsidRPr="002F4907">
                <w:rPr>
                  <w:rStyle w:val="SuggestedOptional"/>
                  <w:b/>
                  <w:color w:val="auto"/>
                  <w:sz w:val="18"/>
                  <w:szCs w:val="18"/>
                </w:rPr>
                <w:delText>1</w:delText>
              </w:r>
              <w:r w:rsidRPr="00DC0AAE">
                <w:rPr>
                  <w:rStyle w:val="SuggestedOptional"/>
                  <w:b/>
                  <w:color w:val="auto"/>
                  <w:sz w:val="18"/>
                  <w:szCs w:val="18"/>
                </w:rPr>
                <w:delText>5</w:delText>
              </w:r>
            </w:del>
          </w:p>
        </w:tc>
        <w:tc>
          <w:tcPr>
            <w:tcW w:w="421" w:type="dxa"/>
            <w:cellDel w:id="2070" w:author="Powell, Deana" w:date="2026-03-05T15:34:00Z"/>
          </w:tcPr>
          <w:p w14:paraId="05554A1F" w14:textId="77777777" w:rsidR="00895D30" w:rsidRPr="002F4907" w:rsidRDefault="00895D30" w:rsidP="00DC0AAE">
            <w:pPr>
              <w:rPr>
                <w:rStyle w:val="SuggestedOptional"/>
                <w:b/>
                <w:color w:val="auto"/>
                <w:sz w:val="18"/>
                <w:szCs w:val="18"/>
              </w:rPr>
            </w:pPr>
            <w:del w:id="2071" w:author="Powell, Deana" w:date="2026-03-05T15:34:00Z" w16du:dateUtc="2026-03-05T20:34:00Z">
              <w:r w:rsidRPr="002F4907">
                <w:rPr>
                  <w:rStyle w:val="SuggestedOptional"/>
                  <w:b/>
                  <w:color w:val="auto"/>
                  <w:sz w:val="18"/>
                  <w:szCs w:val="18"/>
                </w:rPr>
                <w:delText>2</w:delText>
              </w:r>
              <w:r w:rsidRPr="00DC0AAE">
                <w:rPr>
                  <w:rStyle w:val="SuggestedOptional"/>
                  <w:b/>
                  <w:color w:val="auto"/>
                  <w:sz w:val="18"/>
                  <w:szCs w:val="18"/>
                </w:rPr>
                <w:delText>2</w:delText>
              </w:r>
            </w:del>
          </w:p>
        </w:tc>
        <w:tc>
          <w:tcPr>
            <w:tcW w:w="421" w:type="dxa"/>
            <w:cellDel w:id="2072" w:author="Powell, Deana" w:date="2026-03-05T15:34:00Z"/>
          </w:tcPr>
          <w:p w14:paraId="34094348" w14:textId="77777777" w:rsidR="00895D30" w:rsidRPr="002F4907" w:rsidRDefault="00895D30" w:rsidP="00DC0AAE">
            <w:pPr>
              <w:rPr>
                <w:rStyle w:val="SuggestedOptional"/>
                <w:b/>
                <w:color w:val="auto"/>
                <w:sz w:val="18"/>
                <w:szCs w:val="18"/>
              </w:rPr>
            </w:pPr>
            <w:del w:id="2073" w:author="Powell, Deana" w:date="2026-03-05T15:34:00Z" w16du:dateUtc="2026-03-05T20:34:00Z">
              <w:r w:rsidRPr="002F4907">
                <w:rPr>
                  <w:rStyle w:val="SuggestedOptional"/>
                  <w:b/>
                  <w:color w:val="auto"/>
                  <w:sz w:val="18"/>
                  <w:szCs w:val="18"/>
                </w:rPr>
                <w:delText>1</w:delText>
              </w:r>
            </w:del>
          </w:p>
        </w:tc>
        <w:tc>
          <w:tcPr>
            <w:tcW w:w="1174" w:type="dxa"/>
            <w:vAlign w:val="center"/>
          </w:tcPr>
          <w:p w14:paraId="7C893066" w14:textId="485BF06C" w:rsidR="00D93BF3" w:rsidRPr="00DC0AAE" w:rsidRDefault="00526A29" w:rsidP="00E91DD5">
            <w:pPr>
              <w:jc w:val="center"/>
              <w:rPr>
                <w:rStyle w:val="SuggestedOptional"/>
                <w:b/>
                <w:color w:val="auto"/>
                <w:sz w:val="18"/>
                <w:szCs w:val="18"/>
                <w:lang w:eastAsia="en-US"/>
              </w:rPr>
            </w:pPr>
            <w:r w:rsidRPr="002F4907">
              <w:rPr>
                <w:rStyle w:val="SuggestedOptional"/>
                <w:b/>
                <w:color w:val="auto"/>
                <w:sz w:val="18"/>
                <w:szCs w:val="18"/>
              </w:rPr>
              <w:t>8</w:t>
            </w:r>
          </w:p>
        </w:tc>
        <w:tc>
          <w:tcPr>
            <w:tcW w:w="421" w:type="dxa"/>
            <w:cellDel w:id="2074" w:author="Powell, Deana" w:date="2026-03-05T15:34:00Z"/>
          </w:tcPr>
          <w:p w14:paraId="20CF5BCE" w14:textId="77777777" w:rsidR="00895D30" w:rsidRPr="002F4907" w:rsidRDefault="00895D30" w:rsidP="00DC0AAE">
            <w:pPr>
              <w:rPr>
                <w:rStyle w:val="SuggestedOptional"/>
                <w:b/>
                <w:color w:val="auto"/>
                <w:sz w:val="18"/>
                <w:szCs w:val="18"/>
              </w:rPr>
            </w:pPr>
            <w:del w:id="2075" w:author="Powell, Deana" w:date="2026-03-05T15:34:00Z" w16du:dateUtc="2026-03-05T20:34:00Z">
              <w:r w:rsidRPr="002F4907">
                <w:rPr>
                  <w:rStyle w:val="SuggestedOptional"/>
                  <w:b/>
                  <w:color w:val="auto"/>
                  <w:sz w:val="18"/>
                  <w:szCs w:val="18"/>
                </w:rPr>
                <w:delText>1</w:delText>
              </w:r>
              <w:r w:rsidRPr="00DC0AAE">
                <w:rPr>
                  <w:rStyle w:val="SuggestedOptional"/>
                  <w:b/>
                  <w:color w:val="auto"/>
                  <w:sz w:val="18"/>
                  <w:szCs w:val="18"/>
                </w:rPr>
                <w:delText>5</w:delText>
              </w:r>
            </w:del>
          </w:p>
        </w:tc>
        <w:tc>
          <w:tcPr>
            <w:tcW w:w="421" w:type="dxa"/>
            <w:cellDel w:id="2076" w:author="Powell, Deana" w:date="2026-03-05T15:34:00Z"/>
          </w:tcPr>
          <w:p w14:paraId="4E01C068" w14:textId="77777777" w:rsidR="00895D30" w:rsidRPr="002F4907" w:rsidRDefault="00895D30" w:rsidP="00DC0AAE">
            <w:pPr>
              <w:rPr>
                <w:rStyle w:val="SuggestedOptional"/>
                <w:b/>
                <w:color w:val="auto"/>
                <w:sz w:val="18"/>
                <w:szCs w:val="18"/>
              </w:rPr>
            </w:pPr>
            <w:del w:id="2077" w:author="Powell, Deana" w:date="2026-03-05T15:34:00Z" w16du:dateUtc="2026-03-05T20:34:00Z">
              <w:r w:rsidRPr="002F4907">
                <w:rPr>
                  <w:rStyle w:val="SuggestedOptional"/>
                  <w:b/>
                  <w:color w:val="auto"/>
                  <w:sz w:val="18"/>
                  <w:szCs w:val="18"/>
                </w:rPr>
                <w:delText>2</w:delText>
              </w:r>
              <w:r w:rsidRPr="00DC0AAE">
                <w:rPr>
                  <w:rStyle w:val="SuggestedOptional"/>
                  <w:b/>
                  <w:color w:val="auto"/>
                  <w:sz w:val="18"/>
                  <w:szCs w:val="18"/>
                </w:rPr>
                <w:delText>2</w:delText>
              </w:r>
            </w:del>
          </w:p>
        </w:tc>
        <w:tc>
          <w:tcPr>
            <w:tcW w:w="421" w:type="dxa"/>
            <w:gridSpan w:val="2"/>
            <w:cellDel w:id="2078" w:author="Powell, Deana" w:date="2026-03-05T15:34:00Z"/>
          </w:tcPr>
          <w:p w14:paraId="343F3611" w14:textId="77777777" w:rsidR="00895D30" w:rsidRPr="002F4907" w:rsidRDefault="00895D30" w:rsidP="00DC0AAE">
            <w:pPr>
              <w:rPr>
                <w:rStyle w:val="SuggestedOptional"/>
                <w:b/>
                <w:color w:val="auto"/>
                <w:sz w:val="18"/>
                <w:szCs w:val="18"/>
              </w:rPr>
            </w:pPr>
            <w:del w:id="2079" w:author="Powell, Deana" w:date="2026-03-05T15:34:00Z" w16du:dateUtc="2026-03-05T20:34:00Z">
              <w:r w:rsidRPr="002F4907">
                <w:rPr>
                  <w:rStyle w:val="SuggestedOptional"/>
                  <w:b/>
                  <w:color w:val="auto"/>
                  <w:sz w:val="18"/>
                  <w:szCs w:val="18"/>
                </w:rPr>
                <w:delText>1</w:delText>
              </w:r>
            </w:del>
          </w:p>
        </w:tc>
        <w:tc>
          <w:tcPr>
            <w:tcW w:w="1174" w:type="dxa"/>
            <w:vAlign w:val="center"/>
          </w:tcPr>
          <w:p w14:paraId="3612BF2D" w14:textId="7FE8893B" w:rsidR="00D93BF3" w:rsidRPr="00DC0AAE" w:rsidRDefault="00526A29" w:rsidP="00E91DD5">
            <w:pPr>
              <w:jc w:val="center"/>
              <w:rPr>
                <w:rStyle w:val="SuggestedOptional"/>
                <w:b/>
                <w:color w:val="auto"/>
                <w:sz w:val="18"/>
                <w:szCs w:val="18"/>
                <w:lang w:eastAsia="en-US"/>
              </w:rPr>
            </w:pPr>
            <w:r w:rsidRPr="002F4907">
              <w:rPr>
                <w:rStyle w:val="SuggestedOptional"/>
                <w:b/>
                <w:color w:val="auto"/>
                <w:sz w:val="18"/>
                <w:szCs w:val="18"/>
              </w:rPr>
              <w:t>8</w:t>
            </w:r>
          </w:p>
        </w:tc>
        <w:tc>
          <w:tcPr>
            <w:tcW w:w="461" w:type="dxa"/>
            <w:cellDel w:id="2080" w:author="Powell, Deana" w:date="2026-03-05T15:34:00Z"/>
          </w:tcPr>
          <w:p w14:paraId="2FE1E650" w14:textId="77777777" w:rsidR="00895D30" w:rsidRPr="002F4907" w:rsidRDefault="00895D30" w:rsidP="00DC0AAE">
            <w:pPr>
              <w:rPr>
                <w:rStyle w:val="SuggestedOptional"/>
                <w:b/>
                <w:color w:val="auto"/>
                <w:sz w:val="18"/>
                <w:szCs w:val="18"/>
              </w:rPr>
            </w:pPr>
            <w:del w:id="2081" w:author="Powell, Deana" w:date="2026-03-05T15:34:00Z" w16du:dateUtc="2026-03-05T20:34:00Z">
              <w:r w:rsidRPr="002F4907">
                <w:rPr>
                  <w:rStyle w:val="SuggestedOptional"/>
                  <w:b/>
                  <w:color w:val="auto"/>
                  <w:sz w:val="18"/>
                  <w:szCs w:val="18"/>
                </w:rPr>
                <w:delText>1</w:delText>
              </w:r>
              <w:r w:rsidRPr="00DC0AAE">
                <w:rPr>
                  <w:rStyle w:val="SuggestedOptional"/>
                  <w:b/>
                  <w:color w:val="auto"/>
                  <w:sz w:val="18"/>
                  <w:szCs w:val="18"/>
                </w:rPr>
                <w:delText>5</w:delText>
              </w:r>
            </w:del>
          </w:p>
        </w:tc>
        <w:tc>
          <w:tcPr>
            <w:tcW w:w="461" w:type="dxa"/>
            <w:gridSpan w:val="2"/>
            <w:cellDel w:id="2082" w:author="Powell, Deana" w:date="2026-03-05T15:34:00Z"/>
          </w:tcPr>
          <w:p w14:paraId="084D5339" w14:textId="77777777" w:rsidR="00895D30" w:rsidRPr="002F4907" w:rsidRDefault="00895D30" w:rsidP="00DC0AAE">
            <w:pPr>
              <w:rPr>
                <w:rStyle w:val="SuggestedOptional"/>
                <w:b/>
                <w:color w:val="auto"/>
                <w:sz w:val="18"/>
                <w:szCs w:val="18"/>
              </w:rPr>
            </w:pPr>
            <w:del w:id="2083" w:author="Powell, Deana" w:date="2026-03-05T15:34:00Z" w16du:dateUtc="2026-03-05T20:34:00Z">
              <w:r w:rsidRPr="002F4907">
                <w:rPr>
                  <w:rStyle w:val="SuggestedOptional"/>
                  <w:b/>
                  <w:color w:val="auto"/>
                  <w:sz w:val="18"/>
                  <w:szCs w:val="18"/>
                </w:rPr>
                <w:delText>2</w:delText>
              </w:r>
              <w:r w:rsidRPr="00DC0AAE">
                <w:rPr>
                  <w:rStyle w:val="SuggestedOptional"/>
                  <w:b/>
                  <w:color w:val="auto"/>
                  <w:sz w:val="18"/>
                  <w:szCs w:val="18"/>
                </w:rPr>
                <w:delText>2</w:delText>
              </w:r>
            </w:del>
          </w:p>
        </w:tc>
        <w:tc>
          <w:tcPr>
            <w:tcW w:w="461" w:type="dxa"/>
            <w:cellDel w:id="2084" w:author="Powell, Deana" w:date="2026-03-05T15:34:00Z"/>
          </w:tcPr>
          <w:p w14:paraId="197E621D" w14:textId="77777777" w:rsidR="00895D30" w:rsidRPr="002F4907" w:rsidRDefault="00895D30" w:rsidP="00DC0AAE">
            <w:pPr>
              <w:rPr>
                <w:rStyle w:val="SuggestedOptional"/>
                <w:b/>
                <w:color w:val="auto"/>
                <w:sz w:val="18"/>
                <w:szCs w:val="18"/>
              </w:rPr>
            </w:pPr>
            <w:del w:id="2085" w:author="Powell, Deana" w:date="2026-03-05T15:34:00Z" w16du:dateUtc="2026-03-05T20:34:00Z">
              <w:r w:rsidRPr="002F4907">
                <w:rPr>
                  <w:rStyle w:val="SuggestedOptional"/>
                  <w:b/>
                  <w:color w:val="auto"/>
                  <w:sz w:val="18"/>
                  <w:szCs w:val="18"/>
                </w:rPr>
                <w:delText>1</w:delText>
              </w:r>
            </w:del>
          </w:p>
        </w:tc>
        <w:tc>
          <w:tcPr>
            <w:tcW w:w="1174" w:type="dxa"/>
            <w:vAlign w:val="center"/>
          </w:tcPr>
          <w:p w14:paraId="083D0096" w14:textId="75E915A6" w:rsidR="00D93BF3" w:rsidRPr="00DC0AAE" w:rsidRDefault="00526A29" w:rsidP="00E91DD5">
            <w:pPr>
              <w:jc w:val="center"/>
              <w:rPr>
                <w:rStyle w:val="SuggestedOptional"/>
                <w:b/>
                <w:color w:val="auto"/>
                <w:sz w:val="18"/>
                <w:szCs w:val="18"/>
                <w:lang w:eastAsia="en-US"/>
              </w:rPr>
            </w:pPr>
            <w:r w:rsidRPr="002F4907">
              <w:rPr>
                <w:rStyle w:val="SuggestedOptional"/>
                <w:b/>
                <w:color w:val="auto"/>
                <w:sz w:val="18"/>
                <w:szCs w:val="18"/>
              </w:rPr>
              <w:t>8</w:t>
            </w:r>
          </w:p>
        </w:tc>
        <w:tc>
          <w:tcPr>
            <w:tcW w:w="461" w:type="dxa"/>
            <w:cellDel w:id="2086" w:author="Powell, Deana" w:date="2026-03-05T15:34:00Z"/>
          </w:tcPr>
          <w:p w14:paraId="6A8FBC42" w14:textId="77777777" w:rsidR="00895D30" w:rsidRPr="002F4907" w:rsidRDefault="00895D30" w:rsidP="00DC0AAE">
            <w:pPr>
              <w:rPr>
                <w:rStyle w:val="SuggestedOptional"/>
                <w:b/>
                <w:color w:val="auto"/>
                <w:sz w:val="18"/>
                <w:szCs w:val="18"/>
              </w:rPr>
            </w:pPr>
            <w:del w:id="2087" w:author="Powell, Deana" w:date="2026-03-05T15:34:00Z" w16du:dateUtc="2026-03-05T20:34:00Z">
              <w:r w:rsidRPr="002F4907">
                <w:rPr>
                  <w:rStyle w:val="SuggestedOptional"/>
                  <w:b/>
                  <w:color w:val="auto"/>
                  <w:sz w:val="18"/>
                  <w:szCs w:val="18"/>
                </w:rPr>
                <w:delText>1</w:delText>
              </w:r>
              <w:r w:rsidRPr="00DC0AAE">
                <w:rPr>
                  <w:rStyle w:val="SuggestedOptional"/>
                  <w:b/>
                  <w:color w:val="auto"/>
                  <w:sz w:val="18"/>
                  <w:szCs w:val="18"/>
                </w:rPr>
                <w:delText>5</w:delText>
              </w:r>
            </w:del>
          </w:p>
        </w:tc>
        <w:tc>
          <w:tcPr>
            <w:tcW w:w="461" w:type="dxa"/>
            <w:cellDel w:id="2088" w:author="Powell, Deana" w:date="2026-03-05T15:34:00Z"/>
          </w:tcPr>
          <w:p w14:paraId="27361535" w14:textId="77777777" w:rsidR="00895D30" w:rsidRPr="002F4907" w:rsidRDefault="00895D30" w:rsidP="00DC0AAE">
            <w:pPr>
              <w:rPr>
                <w:rStyle w:val="SuggestedOptional"/>
                <w:b/>
                <w:color w:val="auto"/>
                <w:sz w:val="18"/>
                <w:szCs w:val="18"/>
              </w:rPr>
            </w:pPr>
            <w:del w:id="2089" w:author="Powell, Deana" w:date="2026-03-05T15:34:00Z" w16du:dateUtc="2026-03-05T20:34:00Z">
              <w:r w:rsidRPr="002F4907">
                <w:rPr>
                  <w:rStyle w:val="SuggestedOptional"/>
                  <w:b/>
                  <w:color w:val="auto"/>
                  <w:sz w:val="18"/>
                  <w:szCs w:val="18"/>
                </w:rPr>
                <w:delText>2</w:delText>
              </w:r>
              <w:r w:rsidRPr="00DC0AAE">
                <w:rPr>
                  <w:rStyle w:val="SuggestedOptional"/>
                  <w:b/>
                  <w:color w:val="auto"/>
                  <w:sz w:val="18"/>
                  <w:szCs w:val="18"/>
                </w:rPr>
                <w:delText>2</w:delText>
              </w:r>
            </w:del>
          </w:p>
        </w:tc>
        <w:tc>
          <w:tcPr>
            <w:tcW w:w="461" w:type="dxa"/>
            <w:cellDel w:id="2090" w:author="Powell, Deana" w:date="2026-03-05T15:34:00Z"/>
          </w:tcPr>
          <w:p w14:paraId="60D854F0" w14:textId="77777777" w:rsidR="00895D30" w:rsidRPr="002F4907" w:rsidRDefault="00895D30" w:rsidP="00DC0AAE">
            <w:pPr>
              <w:rPr>
                <w:rStyle w:val="SuggestedOptional"/>
                <w:b/>
                <w:color w:val="auto"/>
                <w:sz w:val="18"/>
                <w:szCs w:val="18"/>
              </w:rPr>
            </w:pPr>
            <w:del w:id="2091" w:author="Powell, Deana" w:date="2026-03-05T15:34:00Z" w16du:dateUtc="2026-03-05T20:34:00Z">
              <w:r w:rsidRPr="002F4907">
                <w:rPr>
                  <w:rStyle w:val="SuggestedOptional"/>
                  <w:b/>
                  <w:color w:val="auto"/>
                  <w:sz w:val="18"/>
                  <w:szCs w:val="18"/>
                </w:rPr>
                <w:delText>1</w:delText>
              </w:r>
            </w:del>
          </w:p>
        </w:tc>
        <w:tc>
          <w:tcPr>
            <w:tcW w:w="1174" w:type="dxa"/>
            <w:vAlign w:val="center"/>
          </w:tcPr>
          <w:p w14:paraId="274C28CD" w14:textId="54A4719A" w:rsidR="00D93BF3" w:rsidRPr="00DC0AAE" w:rsidRDefault="00526A29" w:rsidP="00E91DD5">
            <w:pPr>
              <w:jc w:val="center"/>
              <w:rPr>
                <w:rStyle w:val="SuggestedOptional"/>
                <w:b/>
                <w:color w:val="auto"/>
                <w:sz w:val="18"/>
                <w:szCs w:val="18"/>
                <w:lang w:eastAsia="en-US"/>
              </w:rPr>
            </w:pPr>
            <w:r w:rsidRPr="002F4907">
              <w:rPr>
                <w:rStyle w:val="SuggestedOptional"/>
                <w:b/>
                <w:color w:val="auto"/>
                <w:sz w:val="18"/>
                <w:szCs w:val="18"/>
              </w:rPr>
              <w:t>8</w:t>
            </w:r>
          </w:p>
        </w:tc>
        <w:tc>
          <w:tcPr>
            <w:tcW w:w="461" w:type="dxa"/>
            <w:cellDel w:id="2092" w:author="Powell, Deana" w:date="2026-03-05T15:34:00Z"/>
          </w:tcPr>
          <w:p w14:paraId="2A795381" w14:textId="77777777" w:rsidR="00895D30" w:rsidRPr="002F4907" w:rsidRDefault="00895D30" w:rsidP="00DC0AAE">
            <w:pPr>
              <w:rPr>
                <w:rStyle w:val="SuggestedOptional"/>
                <w:b/>
                <w:color w:val="auto"/>
                <w:sz w:val="18"/>
                <w:szCs w:val="18"/>
              </w:rPr>
            </w:pPr>
            <w:del w:id="2093" w:author="Powell, Deana" w:date="2026-03-05T15:34:00Z" w16du:dateUtc="2026-03-05T20:34:00Z">
              <w:r w:rsidRPr="002F4907">
                <w:rPr>
                  <w:rStyle w:val="SuggestedOptional"/>
                  <w:b/>
                  <w:color w:val="auto"/>
                  <w:sz w:val="18"/>
                  <w:szCs w:val="18"/>
                </w:rPr>
                <w:delText>1</w:delText>
              </w:r>
              <w:r w:rsidRPr="00DC0AAE">
                <w:rPr>
                  <w:rStyle w:val="SuggestedOptional"/>
                  <w:b/>
                  <w:color w:val="auto"/>
                  <w:sz w:val="18"/>
                  <w:szCs w:val="18"/>
                </w:rPr>
                <w:delText>5</w:delText>
              </w:r>
            </w:del>
          </w:p>
        </w:tc>
        <w:tc>
          <w:tcPr>
            <w:tcW w:w="461" w:type="dxa"/>
            <w:cellDel w:id="2094" w:author="Powell, Deana" w:date="2026-03-05T15:34:00Z"/>
          </w:tcPr>
          <w:p w14:paraId="0B85496B" w14:textId="77777777" w:rsidR="00895D30" w:rsidRPr="002F4907" w:rsidRDefault="00895D30" w:rsidP="00DC0AAE">
            <w:pPr>
              <w:rPr>
                <w:rStyle w:val="SuggestedOptional"/>
                <w:b/>
                <w:color w:val="auto"/>
                <w:sz w:val="18"/>
                <w:szCs w:val="18"/>
              </w:rPr>
            </w:pPr>
            <w:del w:id="2095" w:author="Powell, Deana" w:date="2026-03-05T15:34:00Z" w16du:dateUtc="2026-03-05T20:34:00Z">
              <w:r w:rsidRPr="002F4907">
                <w:rPr>
                  <w:rStyle w:val="SuggestedOptional"/>
                  <w:b/>
                  <w:color w:val="auto"/>
                  <w:sz w:val="18"/>
                  <w:szCs w:val="18"/>
                </w:rPr>
                <w:delText>2</w:delText>
              </w:r>
              <w:r w:rsidRPr="00DC0AAE">
                <w:rPr>
                  <w:rStyle w:val="SuggestedOptional"/>
                  <w:b/>
                  <w:color w:val="auto"/>
                  <w:sz w:val="18"/>
                  <w:szCs w:val="18"/>
                </w:rPr>
                <w:delText>2</w:delText>
              </w:r>
            </w:del>
          </w:p>
        </w:tc>
        <w:tc>
          <w:tcPr>
            <w:tcW w:w="461" w:type="dxa"/>
            <w:cellDel w:id="2096" w:author="Powell, Deana" w:date="2026-03-05T15:34:00Z"/>
          </w:tcPr>
          <w:p w14:paraId="135E4146" w14:textId="77777777" w:rsidR="00895D30" w:rsidRPr="002F4907" w:rsidRDefault="00895D30" w:rsidP="00DC0AAE">
            <w:pPr>
              <w:rPr>
                <w:rStyle w:val="SuggestedOptional"/>
                <w:b/>
                <w:color w:val="auto"/>
                <w:sz w:val="18"/>
                <w:szCs w:val="18"/>
              </w:rPr>
            </w:pPr>
            <w:del w:id="2097" w:author="Powell, Deana" w:date="2026-03-05T15:34:00Z" w16du:dateUtc="2026-03-05T20:34:00Z">
              <w:r w:rsidRPr="002F4907">
                <w:rPr>
                  <w:rStyle w:val="SuggestedOptional"/>
                  <w:b/>
                  <w:color w:val="auto"/>
                  <w:sz w:val="18"/>
                  <w:szCs w:val="18"/>
                </w:rPr>
                <w:delText>1</w:delText>
              </w:r>
            </w:del>
          </w:p>
        </w:tc>
        <w:tc>
          <w:tcPr>
            <w:tcW w:w="1174" w:type="dxa"/>
            <w:vAlign w:val="center"/>
          </w:tcPr>
          <w:p w14:paraId="2FC5FDB1" w14:textId="0C1841B5" w:rsidR="00D93BF3" w:rsidRPr="00DC0AAE" w:rsidRDefault="00526A29" w:rsidP="00E91DD5">
            <w:pPr>
              <w:jc w:val="center"/>
              <w:rPr>
                <w:rStyle w:val="SuggestedOptional"/>
                <w:b/>
                <w:color w:val="auto"/>
                <w:sz w:val="18"/>
                <w:szCs w:val="18"/>
                <w:lang w:eastAsia="en-US"/>
              </w:rPr>
            </w:pPr>
            <w:r>
              <w:rPr>
                <w:rStyle w:val="SuggestedOptional"/>
                <w:b/>
                <w:color w:val="auto"/>
                <w:sz w:val="18"/>
                <w:szCs w:val="18"/>
              </w:rPr>
              <w:t>8</w:t>
            </w:r>
          </w:p>
        </w:tc>
        <w:tc>
          <w:tcPr>
            <w:tcW w:w="461" w:type="dxa"/>
            <w:cellDel w:id="2098" w:author="Powell, Deana" w:date="2026-03-05T15:34:00Z"/>
          </w:tcPr>
          <w:p w14:paraId="313526DD" w14:textId="77777777" w:rsidR="00895D30" w:rsidRPr="002F4907" w:rsidRDefault="00895D30" w:rsidP="00DC0AAE">
            <w:pPr>
              <w:rPr>
                <w:rStyle w:val="SuggestedOptional"/>
                <w:b/>
                <w:color w:val="auto"/>
                <w:sz w:val="18"/>
                <w:szCs w:val="18"/>
              </w:rPr>
            </w:pPr>
            <w:del w:id="2099" w:author="Powell, Deana" w:date="2026-03-05T15:34:00Z" w16du:dateUtc="2026-03-05T20:34:00Z">
              <w:r w:rsidRPr="002F4907">
                <w:rPr>
                  <w:rStyle w:val="SuggestedOptional"/>
                  <w:b/>
                  <w:color w:val="auto"/>
                  <w:sz w:val="18"/>
                  <w:szCs w:val="18"/>
                </w:rPr>
                <w:delText>1</w:delText>
              </w:r>
              <w:r w:rsidRPr="00DC0AAE">
                <w:rPr>
                  <w:rStyle w:val="SuggestedOptional"/>
                  <w:b/>
                  <w:color w:val="auto"/>
                  <w:sz w:val="18"/>
                  <w:szCs w:val="18"/>
                </w:rPr>
                <w:delText>5</w:delText>
              </w:r>
            </w:del>
          </w:p>
        </w:tc>
        <w:tc>
          <w:tcPr>
            <w:tcW w:w="462" w:type="dxa"/>
            <w:cellDel w:id="2100" w:author="Powell, Deana" w:date="2026-03-05T15:34:00Z"/>
          </w:tcPr>
          <w:p w14:paraId="5F20BA22" w14:textId="77777777" w:rsidR="00895D30" w:rsidRPr="002F4907" w:rsidRDefault="00895D30" w:rsidP="00DC0AAE">
            <w:pPr>
              <w:rPr>
                <w:rStyle w:val="SuggestedOptional"/>
                <w:b/>
                <w:color w:val="auto"/>
                <w:sz w:val="18"/>
                <w:szCs w:val="18"/>
              </w:rPr>
            </w:pPr>
            <w:del w:id="2101" w:author="Powell, Deana" w:date="2026-03-05T15:34:00Z" w16du:dateUtc="2026-03-05T20:34:00Z">
              <w:r w:rsidRPr="002F4907">
                <w:rPr>
                  <w:rStyle w:val="SuggestedOptional"/>
                  <w:b/>
                  <w:color w:val="auto"/>
                  <w:sz w:val="18"/>
                  <w:szCs w:val="18"/>
                </w:rPr>
                <w:delText>2</w:delText>
              </w:r>
              <w:r w:rsidRPr="00DC0AAE">
                <w:rPr>
                  <w:rStyle w:val="SuggestedOptional"/>
                  <w:b/>
                  <w:color w:val="auto"/>
                  <w:sz w:val="18"/>
                  <w:szCs w:val="18"/>
                </w:rPr>
                <w:delText>2</w:delText>
              </w:r>
            </w:del>
          </w:p>
        </w:tc>
        <w:tc>
          <w:tcPr>
            <w:tcW w:w="462" w:type="dxa"/>
            <w:cellDel w:id="2102" w:author="Powell, Deana" w:date="2026-03-05T15:34:00Z"/>
          </w:tcPr>
          <w:p w14:paraId="05919FFE" w14:textId="77777777" w:rsidR="00895D30" w:rsidRPr="00DC0AAE" w:rsidRDefault="00895D30" w:rsidP="00DC0AAE">
            <w:pPr>
              <w:rPr>
                <w:rStyle w:val="SuggestedOptional"/>
                <w:b/>
                <w:color w:val="auto"/>
                <w:sz w:val="18"/>
                <w:szCs w:val="18"/>
              </w:rPr>
            </w:pPr>
            <w:del w:id="2103" w:author="Powell, Deana" w:date="2026-03-05T15:34:00Z" w16du:dateUtc="2026-03-05T20:34:00Z">
              <w:r w:rsidRPr="00DC0AAE">
                <w:rPr>
                  <w:rStyle w:val="SuggestedOptional"/>
                  <w:b/>
                  <w:color w:val="auto"/>
                  <w:sz w:val="18"/>
                  <w:szCs w:val="18"/>
                </w:rPr>
                <w:delText>1</w:delText>
              </w:r>
            </w:del>
          </w:p>
        </w:tc>
        <w:tc>
          <w:tcPr>
            <w:tcW w:w="423" w:type="dxa"/>
            <w:cellDel w:id="2104" w:author="Powell, Deana" w:date="2026-03-05T15:34:00Z"/>
          </w:tcPr>
          <w:p w14:paraId="3EB38D7E" w14:textId="77777777" w:rsidR="00895D30" w:rsidRDefault="00895D30" w:rsidP="00DC0AAE">
            <w:pPr>
              <w:rPr>
                <w:rStyle w:val="SuggestedOptional"/>
                <w:b/>
                <w:color w:val="auto"/>
                <w:sz w:val="18"/>
                <w:szCs w:val="18"/>
              </w:rPr>
            </w:pPr>
            <w:del w:id="2105" w:author="Powell, Deana" w:date="2026-03-05T15:34:00Z" w16du:dateUtc="2026-03-05T20:34:00Z">
              <w:r>
                <w:rPr>
                  <w:rStyle w:val="SuggestedOptional"/>
                  <w:b/>
                  <w:color w:val="auto"/>
                  <w:sz w:val="18"/>
                  <w:szCs w:val="18"/>
                </w:rPr>
                <w:delText>8</w:delText>
              </w:r>
            </w:del>
          </w:p>
        </w:tc>
      </w:tr>
      <w:tr w:rsidR="00CA657C" w14:paraId="4CED9022" w14:textId="77777777" w:rsidTr="00E91DD5">
        <w:tc>
          <w:tcPr>
            <w:tcW w:w="5907" w:type="dxa"/>
            <w:vAlign w:val="center"/>
          </w:tcPr>
          <w:p w14:paraId="3E6A4374" w14:textId="77777777" w:rsidR="00D93BF3" w:rsidRPr="00DC0AAE" w:rsidRDefault="00526A29" w:rsidP="00D93BF3">
            <w:pPr>
              <w:rPr>
                <w:rStyle w:val="SuggestedOptional"/>
                <w:bCs/>
                <w:color w:val="auto"/>
                <w:sz w:val="18"/>
                <w:szCs w:val="18"/>
              </w:rPr>
            </w:pPr>
            <w:r w:rsidRPr="006D1151">
              <w:rPr>
                <w:sz w:val="18"/>
                <w:szCs w:val="18"/>
              </w:rPr>
              <w:t>Rituximab</w:t>
            </w:r>
            <w:r w:rsidR="00F768F1">
              <w:rPr>
                <w:sz w:val="18"/>
                <w:szCs w:val="18"/>
              </w:rPr>
              <w:t xml:space="preserve"> </w:t>
            </w:r>
            <w:ins w:id="2106" w:author="Powell, Deana" w:date="2026-03-05T15:34:00Z" w16du:dateUtc="2026-03-05T20:34:00Z">
              <w:r w:rsidR="00F768F1">
                <w:rPr>
                  <w:sz w:val="18"/>
                  <w:szCs w:val="18"/>
                </w:rPr>
                <w:t xml:space="preserve">or </w:t>
              </w:r>
              <w:r w:rsidR="00056CBC">
                <w:rPr>
                  <w:sz w:val="18"/>
                  <w:szCs w:val="18"/>
                </w:rPr>
                <w:t>Rituximab B</w:t>
              </w:r>
              <w:r w:rsidR="00F768F1">
                <w:rPr>
                  <w:sz w:val="18"/>
                  <w:szCs w:val="18"/>
                </w:rPr>
                <w:t>iosimilar</w:t>
              </w:r>
              <w:r w:rsidRPr="006D1151">
                <w:rPr>
                  <w:sz w:val="18"/>
                  <w:szCs w:val="18"/>
                </w:rPr>
                <w:t xml:space="preserve"> </w:t>
              </w:r>
            </w:ins>
            <w:r w:rsidRPr="006D1151">
              <w:rPr>
                <w:sz w:val="18"/>
                <w:szCs w:val="18"/>
              </w:rPr>
              <w:t>Administration</w:t>
            </w:r>
          </w:p>
        </w:tc>
        <w:tc>
          <w:tcPr>
            <w:tcW w:w="422" w:type="dxa"/>
            <w:cellDel w:id="2107" w:author="Powell, Deana" w:date="2026-03-05T15:34:00Z"/>
          </w:tcPr>
          <w:p w14:paraId="0A090F9A" w14:textId="77777777" w:rsidR="009602AE" w:rsidRPr="00DC0AAE" w:rsidRDefault="009602AE" w:rsidP="00DC0AAE">
            <w:pPr>
              <w:rPr>
                <w:rStyle w:val="SuggestedOptional"/>
                <w:bCs/>
                <w:color w:val="auto"/>
                <w:sz w:val="18"/>
                <w:szCs w:val="18"/>
              </w:rPr>
            </w:pPr>
          </w:p>
        </w:tc>
        <w:tc>
          <w:tcPr>
            <w:tcW w:w="422" w:type="dxa"/>
            <w:cellDel w:id="2108" w:author="Powell, Deana" w:date="2026-03-05T15:34:00Z"/>
          </w:tcPr>
          <w:p w14:paraId="18A848A9" w14:textId="77777777" w:rsidR="009602AE" w:rsidRPr="00DC0AAE" w:rsidRDefault="009602AE" w:rsidP="00DC0AAE">
            <w:pPr>
              <w:rPr>
                <w:rStyle w:val="SuggestedOptional"/>
                <w:bCs/>
                <w:color w:val="auto"/>
                <w:sz w:val="18"/>
                <w:szCs w:val="18"/>
              </w:rPr>
            </w:pPr>
          </w:p>
        </w:tc>
        <w:tc>
          <w:tcPr>
            <w:tcW w:w="422" w:type="dxa"/>
            <w:cellDel w:id="2109" w:author="Powell, Deana" w:date="2026-03-05T15:34:00Z"/>
          </w:tcPr>
          <w:p w14:paraId="0AF83A56" w14:textId="77777777" w:rsidR="009602AE" w:rsidRPr="00DC0AAE" w:rsidRDefault="009602AE" w:rsidP="00DC0AAE">
            <w:pPr>
              <w:rPr>
                <w:rStyle w:val="SuggestedOptional"/>
                <w:bCs/>
                <w:color w:val="auto"/>
                <w:sz w:val="18"/>
                <w:szCs w:val="18"/>
              </w:rPr>
            </w:pPr>
          </w:p>
        </w:tc>
        <w:tc>
          <w:tcPr>
            <w:tcW w:w="421" w:type="dxa"/>
            <w:cellDel w:id="2110" w:author="Powell, Deana" w:date="2026-03-05T15:34:00Z"/>
          </w:tcPr>
          <w:p w14:paraId="6FE2BEE5" w14:textId="77777777" w:rsidR="009602AE" w:rsidRPr="00DC0AAE" w:rsidRDefault="009602AE" w:rsidP="00DC0AAE">
            <w:pPr>
              <w:rPr>
                <w:rStyle w:val="SuggestedOptional"/>
                <w:bCs/>
                <w:color w:val="auto"/>
                <w:sz w:val="18"/>
                <w:szCs w:val="18"/>
              </w:rPr>
            </w:pPr>
          </w:p>
        </w:tc>
        <w:tc>
          <w:tcPr>
            <w:tcW w:w="421" w:type="dxa"/>
            <w:cellDel w:id="2111" w:author="Powell, Deana" w:date="2026-03-05T15:34:00Z"/>
          </w:tcPr>
          <w:p w14:paraId="68C2463C" w14:textId="77777777" w:rsidR="009602AE" w:rsidRPr="00DC0AAE" w:rsidRDefault="009602AE" w:rsidP="00DC0AAE">
            <w:pPr>
              <w:rPr>
                <w:rStyle w:val="SuggestedOptional"/>
                <w:bCs/>
                <w:color w:val="auto"/>
                <w:sz w:val="18"/>
                <w:szCs w:val="18"/>
              </w:rPr>
            </w:pPr>
          </w:p>
        </w:tc>
        <w:tc>
          <w:tcPr>
            <w:tcW w:w="1173" w:type="dxa"/>
            <w:vAlign w:val="center"/>
          </w:tcPr>
          <w:p w14:paraId="0DAA91B6" w14:textId="318F63BD" w:rsidR="00D93BF3" w:rsidRPr="00DC0AAE" w:rsidRDefault="00526A29" w:rsidP="00E91DD5">
            <w:pPr>
              <w:jc w:val="center"/>
              <w:rPr>
                <w:rStyle w:val="SuggestedOptional"/>
                <w:bCs/>
                <w:color w:val="auto"/>
                <w:sz w:val="18"/>
                <w:szCs w:val="18"/>
                <w:lang w:eastAsia="en-US"/>
              </w:rPr>
            </w:pPr>
            <w:r w:rsidRPr="00DC0AAE">
              <w:rPr>
                <w:rStyle w:val="SuggestedOptional"/>
                <w:bCs/>
                <w:color w:val="auto"/>
                <w:sz w:val="18"/>
                <w:szCs w:val="18"/>
              </w:rPr>
              <w:t>X</w:t>
            </w:r>
          </w:p>
        </w:tc>
        <w:tc>
          <w:tcPr>
            <w:tcW w:w="421" w:type="dxa"/>
            <w:cellDel w:id="2112" w:author="Powell, Deana" w:date="2026-03-05T15:34:00Z"/>
          </w:tcPr>
          <w:p w14:paraId="1954C2F5" w14:textId="77777777" w:rsidR="009602AE" w:rsidRPr="00DC0AAE" w:rsidRDefault="009602AE" w:rsidP="00DC0AAE">
            <w:pPr>
              <w:rPr>
                <w:rStyle w:val="SuggestedOptional"/>
                <w:bCs/>
                <w:color w:val="auto"/>
                <w:sz w:val="18"/>
                <w:szCs w:val="18"/>
              </w:rPr>
            </w:pPr>
          </w:p>
        </w:tc>
        <w:tc>
          <w:tcPr>
            <w:tcW w:w="421" w:type="dxa"/>
            <w:cellDel w:id="2113" w:author="Powell, Deana" w:date="2026-03-05T15:34:00Z"/>
          </w:tcPr>
          <w:p w14:paraId="63C7EDEC" w14:textId="77777777" w:rsidR="009602AE" w:rsidRPr="00DC0AAE" w:rsidRDefault="009602AE" w:rsidP="00DC0AAE">
            <w:pPr>
              <w:rPr>
                <w:rStyle w:val="SuggestedOptional"/>
                <w:bCs/>
                <w:color w:val="auto"/>
                <w:sz w:val="18"/>
                <w:szCs w:val="18"/>
              </w:rPr>
            </w:pPr>
          </w:p>
        </w:tc>
        <w:tc>
          <w:tcPr>
            <w:tcW w:w="421" w:type="dxa"/>
            <w:cellDel w:id="2114" w:author="Powell, Deana" w:date="2026-03-05T15:34:00Z"/>
          </w:tcPr>
          <w:p w14:paraId="07FF51B8" w14:textId="77777777" w:rsidR="009602AE" w:rsidRPr="00DC0AAE" w:rsidRDefault="009602AE" w:rsidP="00DC0AAE">
            <w:pPr>
              <w:rPr>
                <w:rStyle w:val="SuggestedOptional"/>
                <w:bCs/>
                <w:color w:val="auto"/>
                <w:sz w:val="18"/>
                <w:szCs w:val="18"/>
              </w:rPr>
            </w:pPr>
          </w:p>
        </w:tc>
        <w:tc>
          <w:tcPr>
            <w:tcW w:w="1174" w:type="dxa"/>
            <w:vAlign w:val="center"/>
          </w:tcPr>
          <w:p w14:paraId="63A49B0D" w14:textId="742B1F5A" w:rsidR="00D93BF3" w:rsidRPr="00DC0AAE" w:rsidRDefault="00526A29" w:rsidP="00E91DD5">
            <w:pPr>
              <w:jc w:val="center"/>
              <w:rPr>
                <w:rStyle w:val="SuggestedOptional"/>
                <w:bCs/>
                <w:color w:val="auto"/>
                <w:sz w:val="18"/>
                <w:szCs w:val="18"/>
                <w:lang w:eastAsia="en-US"/>
              </w:rPr>
            </w:pPr>
            <w:r w:rsidRPr="00DC0AAE">
              <w:rPr>
                <w:rStyle w:val="SuggestedOptional"/>
                <w:bCs/>
                <w:color w:val="auto"/>
                <w:sz w:val="18"/>
                <w:szCs w:val="18"/>
              </w:rPr>
              <w:t>X</w:t>
            </w:r>
          </w:p>
        </w:tc>
        <w:tc>
          <w:tcPr>
            <w:tcW w:w="461" w:type="dxa"/>
            <w:cellDel w:id="2115" w:author="Powell, Deana" w:date="2026-03-05T15:34:00Z"/>
          </w:tcPr>
          <w:p w14:paraId="2A256E29" w14:textId="77777777" w:rsidR="009602AE" w:rsidRPr="00DC0AAE" w:rsidRDefault="009602AE" w:rsidP="00DC0AAE">
            <w:pPr>
              <w:rPr>
                <w:rStyle w:val="SuggestedOptional"/>
                <w:bCs/>
                <w:color w:val="auto"/>
                <w:sz w:val="18"/>
                <w:szCs w:val="18"/>
              </w:rPr>
            </w:pPr>
          </w:p>
        </w:tc>
        <w:tc>
          <w:tcPr>
            <w:tcW w:w="461" w:type="dxa"/>
            <w:gridSpan w:val="2"/>
            <w:cellDel w:id="2116" w:author="Powell, Deana" w:date="2026-03-05T15:34:00Z"/>
          </w:tcPr>
          <w:p w14:paraId="78FFD316" w14:textId="77777777" w:rsidR="009602AE" w:rsidRPr="00DC0AAE" w:rsidRDefault="009602AE" w:rsidP="00DC0AAE">
            <w:pPr>
              <w:rPr>
                <w:rStyle w:val="SuggestedOptional"/>
                <w:bCs/>
                <w:color w:val="auto"/>
                <w:sz w:val="18"/>
                <w:szCs w:val="18"/>
              </w:rPr>
            </w:pPr>
          </w:p>
        </w:tc>
        <w:tc>
          <w:tcPr>
            <w:tcW w:w="461" w:type="dxa"/>
            <w:cellDel w:id="2117" w:author="Powell, Deana" w:date="2026-03-05T15:34:00Z"/>
          </w:tcPr>
          <w:p w14:paraId="0951FC0A" w14:textId="77777777" w:rsidR="009602AE" w:rsidRPr="00DC0AAE" w:rsidRDefault="009602AE" w:rsidP="00DC0AAE">
            <w:pPr>
              <w:rPr>
                <w:rStyle w:val="SuggestedOptional"/>
                <w:bCs/>
                <w:color w:val="auto"/>
                <w:sz w:val="18"/>
                <w:szCs w:val="18"/>
              </w:rPr>
            </w:pPr>
          </w:p>
        </w:tc>
        <w:tc>
          <w:tcPr>
            <w:tcW w:w="1174" w:type="dxa"/>
            <w:vAlign w:val="center"/>
          </w:tcPr>
          <w:p w14:paraId="3CDD3ACF" w14:textId="05655378" w:rsidR="00D93BF3" w:rsidRPr="00DC0AAE" w:rsidRDefault="00526A29" w:rsidP="00E91DD5">
            <w:pPr>
              <w:jc w:val="center"/>
              <w:rPr>
                <w:rStyle w:val="SuggestedOptional"/>
                <w:bCs/>
                <w:color w:val="auto"/>
                <w:sz w:val="18"/>
                <w:szCs w:val="18"/>
                <w:lang w:eastAsia="en-US"/>
              </w:rPr>
            </w:pPr>
            <w:r w:rsidRPr="00DC0AAE">
              <w:rPr>
                <w:rStyle w:val="SuggestedOptional"/>
                <w:bCs/>
                <w:color w:val="auto"/>
                <w:sz w:val="18"/>
                <w:szCs w:val="18"/>
              </w:rPr>
              <w:t>X</w:t>
            </w:r>
          </w:p>
        </w:tc>
        <w:tc>
          <w:tcPr>
            <w:tcW w:w="461" w:type="dxa"/>
            <w:cellDel w:id="2118" w:author="Powell, Deana" w:date="2026-03-05T15:34:00Z"/>
          </w:tcPr>
          <w:p w14:paraId="687E1819" w14:textId="77777777" w:rsidR="009602AE" w:rsidRPr="00DC0AAE" w:rsidRDefault="009602AE" w:rsidP="00DC0AAE">
            <w:pPr>
              <w:rPr>
                <w:rStyle w:val="SuggestedOptional"/>
                <w:bCs/>
                <w:color w:val="auto"/>
                <w:sz w:val="18"/>
                <w:szCs w:val="18"/>
              </w:rPr>
            </w:pPr>
          </w:p>
        </w:tc>
        <w:tc>
          <w:tcPr>
            <w:tcW w:w="461" w:type="dxa"/>
            <w:gridSpan w:val="2"/>
            <w:cellDel w:id="2119" w:author="Powell, Deana" w:date="2026-03-05T15:34:00Z"/>
          </w:tcPr>
          <w:p w14:paraId="486F6D65" w14:textId="77777777" w:rsidR="009602AE" w:rsidRPr="00DC0AAE" w:rsidRDefault="009602AE" w:rsidP="00DC0AAE">
            <w:pPr>
              <w:rPr>
                <w:rStyle w:val="SuggestedOptional"/>
                <w:bCs/>
                <w:color w:val="auto"/>
                <w:sz w:val="18"/>
                <w:szCs w:val="18"/>
              </w:rPr>
            </w:pPr>
          </w:p>
        </w:tc>
        <w:tc>
          <w:tcPr>
            <w:tcW w:w="461" w:type="dxa"/>
            <w:cellDel w:id="2120" w:author="Powell, Deana" w:date="2026-03-05T15:34:00Z"/>
          </w:tcPr>
          <w:p w14:paraId="75C48E42" w14:textId="77777777" w:rsidR="009602AE" w:rsidRPr="00DC0AAE" w:rsidRDefault="009602AE" w:rsidP="00DC0AAE">
            <w:pPr>
              <w:rPr>
                <w:rStyle w:val="SuggestedOptional"/>
                <w:bCs/>
                <w:color w:val="auto"/>
                <w:sz w:val="18"/>
                <w:szCs w:val="18"/>
              </w:rPr>
            </w:pPr>
          </w:p>
        </w:tc>
        <w:tc>
          <w:tcPr>
            <w:tcW w:w="1174" w:type="dxa"/>
            <w:vAlign w:val="center"/>
          </w:tcPr>
          <w:p w14:paraId="0E25DF0F" w14:textId="37DE8186" w:rsidR="00D93BF3" w:rsidRPr="00DC0AAE" w:rsidRDefault="00526A29" w:rsidP="00E91DD5">
            <w:pPr>
              <w:jc w:val="center"/>
              <w:rPr>
                <w:rStyle w:val="SuggestedOptional"/>
                <w:bCs/>
                <w:color w:val="auto"/>
                <w:sz w:val="18"/>
                <w:szCs w:val="18"/>
                <w:lang w:eastAsia="en-US"/>
              </w:rPr>
            </w:pPr>
            <w:r w:rsidRPr="00DC0AAE">
              <w:rPr>
                <w:rStyle w:val="SuggestedOptional"/>
                <w:bCs/>
                <w:color w:val="auto"/>
                <w:sz w:val="18"/>
                <w:szCs w:val="18"/>
              </w:rPr>
              <w:t>X</w:t>
            </w:r>
          </w:p>
        </w:tc>
        <w:tc>
          <w:tcPr>
            <w:tcW w:w="461" w:type="dxa"/>
            <w:cellDel w:id="2121" w:author="Powell, Deana" w:date="2026-03-05T15:34:00Z"/>
          </w:tcPr>
          <w:p w14:paraId="5F5D3D56" w14:textId="77777777" w:rsidR="009602AE" w:rsidRPr="00DC0AAE" w:rsidRDefault="009602AE" w:rsidP="00DC0AAE">
            <w:pPr>
              <w:rPr>
                <w:rStyle w:val="SuggestedOptional"/>
                <w:bCs/>
                <w:color w:val="auto"/>
                <w:sz w:val="18"/>
                <w:szCs w:val="18"/>
              </w:rPr>
            </w:pPr>
          </w:p>
        </w:tc>
        <w:tc>
          <w:tcPr>
            <w:tcW w:w="461" w:type="dxa"/>
            <w:cellDel w:id="2122" w:author="Powell, Deana" w:date="2026-03-05T15:34:00Z"/>
          </w:tcPr>
          <w:p w14:paraId="1706E376" w14:textId="77777777" w:rsidR="009602AE" w:rsidRPr="00DC0AAE" w:rsidRDefault="009602AE" w:rsidP="00DC0AAE">
            <w:pPr>
              <w:rPr>
                <w:rStyle w:val="SuggestedOptional"/>
                <w:bCs/>
                <w:color w:val="auto"/>
                <w:sz w:val="18"/>
                <w:szCs w:val="18"/>
              </w:rPr>
            </w:pPr>
          </w:p>
        </w:tc>
        <w:tc>
          <w:tcPr>
            <w:tcW w:w="461" w:type="dxa"/>
            <w:cellDel w:id="2123" w:author="Powell, Deana" w:date="2026-03-05T15:34:00Z"/>
          </w:tcPr>
          <w:p w14:paraId="7E50E9D3" w14:textId="77777777" w:rsidR="009602AE" w:rsidRPr="00DC0AAE" w:rsidRDefault="009602AE" w:rsidP="00DC0AAE">
            <w:pPr>
              <w:rPr>
                <w:rStyle w:val="SuggestedOptional"/>
                <w:bCs/>
                <w:color w:val="auto"/>
                <w:sz w:val="18"/>
                <w:szCs w:val="18"/>
              </w:rPr>
            </w:pPr>
          </w:p>
        </w:tc>
        <w:tc>
          <w:tcPr>
            <w:tcW w:w="1174" w:type="dxa"/>
            <w:vAlign w:val="center"/>
          </w:tcPr>
          <w:p w14:paraId="5DEAFD57" w14:textId="03998FDE" w:rsidR="00D93BF3" w:rsidRPr="00DC0AAE" w:rsidRDefault="00526A29" w:rsidP="00E91DD5">
            <w:pPr>
              <w:jc w:val="center"/>
              <w:rPr>
                <w:rStyle w:val="SuggestedOptional"/>
                <w:bCs/>
                <w:color w:val="auto"/>
                <w:sz w:val="18"/>
                <w:szCs w:val="18"/>
                <w:lang w:eastAsia="en-US"/>
              </w:rPr>
            </w:pPr>
            <w:r w:rsidRPr="00DC0AAE">
              <w:rPr>
                <w:rStyle w:val="SuggestedOptional"/>
                <w:bCs/>
                <w:color w:val="auto"/>
                <w:sz w:val="18"/>
                <w:szCs w:val="18"/>
              </w:rPr>
              <w:t>X</w:t>
            </w:r>
          </w:p>
        </w:tc>
        <w:tc>
          <w:tcPr>
            <w:tcW w:w="461" w:type="dxa"/>
            <w:cellDel w:id="2124" w:author="Powell, Deana" w:date="2026-03-05T15:34:00Z"/>
          </w:tcPr>
          <w:p w14:paraId="58F02B10" w14:textId="77777777" w:rsidR="009602AE" w:rsidRPr="00DC0AAE" w:rsidRDefault="009602AE" w:rsidP="00DC0AAE">
            <w:pPr>
              <w:rPr>
                <w:rStyle w:val="SuggestedOptional"/>
                <w:bCs/>
                <w:color w:val="auto"/>
                <w:sz w:val="18"/>
                <w:szCs w:val="18"/>
              </w:rPr>
            </w:pPr>
          </w:p>
        </w:tc>
        <w:tc>
          <w:tcPr>
            <w:tcW w:w="462" w:type="dxa"/>
            <w:cellDel w:id="2125" w:author="Powell, Deana" w:date="2026-03-05T15:34:00Z"/>
          </w:tcPr>
          <w:p w14:paraId="10B0E6AC" w14:textId="77777777" w:rsidR="009602AE" w:rsidRPr="00DC0AAE" w:rsidRDefault="009602AE" w:rsidP="00DC0AAE">
            <w:pPr>
              <w:rPr>
                <w:rStyle w:val="SuggestedOptional"/>
                <w:bCs/>
                <w:color w:val="auto"/>
                <w:sz w:val="18"/>
                <w:szCs w:val="18"/>
              </w:rPr>
            </w:pPr>
          </w:p>
        </w:tc>
        <w:tc>
          <w:tcPr>
            <w:tcW w:w="462" w:type="dxa"/>
            <w:cellDel w:id="2126" w:author="Powell, Deana" w:date="2026-03-05T15:34:00Z"/>
          </w:tcPr>
          <w:p w14:paraId="6D8E1BF7" w14:textId="77777777" w:rsidR="009602AE" w:rsidRPr="00DC0AAE" w:rsidRDefault="009602AE" w:rsidP="00DC0AAE">
            <w:pPr>
              <w:rPr>
                <w:rStyle w:val="SuggestedOptional"/>
                <w:bCs/>
                <w:color w:val="auto"/>
                <w:sz w:val="18"/>
                <w:szCs w:val="18"/>
              </w:rPr>
            </w:pPr>
          </w:p>
        </w:tc>
        <w:tc>
          <w:tcPr>
            <w:tcW w:w="1174" w:type="dxa"/>
            <w:gridSpan w:val="5"/>
            <w:vAlign w:val="center"/>
          </w:tcPr>
          <w:p w14:paraId="1B05E9F8" w14:textId="33204179" w:rsidR="00D93BF3" w:rsidRPr="00DC0AAE" w:rsidRDefault="00526A29" w:rsidP="00E91DD5">
            <w:pPr>
              <w:jc w:val="center"/>
              <w:rPr>
                <w:rStyle w:val="SuggestedOptional"/>
                <w:bCs/>
                <w:color w:val="auto"/>
                <w:sz w:val="18"/>
                <w:szCs w:val="18"/>
                <w:lang w:eastAsia="en-US"/>
              </w:rPr>
            </w:pPr>
            <w:r w:rsidRPr="00DC0AAE">
              <w:rPr>
                <w:rStyle w:val="SuggestedOptional"/>
                <w:bCs/>
                <w:color w:val="auto"/>
                <w:sz w:val="18"/>
                <w:szCs w:val="18"/>
              </w:rPr>
              <w:t>X</w:t>
            </w:r>
          </w:p>
        </w:tc>
      </w:tr>
      <w:tr w:rsidR="00CA657C" w14:paraId="301D8D27" w14:textId="77777777" w:rsidTr="00A41A08">
        <w:tc>
          <w:tcPr>
            <w:tcW w:w="5907" w:type="dxa"/>
            <w:vAlign w:val="center"/>
          </w:tcPr>
          <w:p w14:paraId="50BF354D" w14:textId="77777777" w:rsidR="001D445D" w:rsidRPr="006D1151" w:rsidRDefault="00526A29" w:rsidP="00D93BF3">
            <w:pPr>
              <w:rPr>
                <w:sz w:val="18"/>
                <w:szCs w:val="18"/>
              </w:rPr>
            </w:pPr>
            <w:r w:rsidRPr="006D1151">
              <w:rPr>
                <w:sz w:val="18"/>
                <w:szCs w:val="18"/>
              </w:rPr>
              <w:t>Premedication With Acetaminophen and an Antihistamine</w:t>
            </w:r>
          </w:p>
        </w:tc>
        <w:tc>
          <w:tcPr>
            <w:tcW w:w="422" w:type="dxa"/>
            <w:cellDel w:id="2127" w:author="Powell, Deana" w:date="2026-03-05T15:34:00Z"/>
          </w:tcPr>
          <w:p w14:paraId="1846B1E5" w14:textId="77777777" w:rsidR="009602AE" w:rsidRPr="00DC0AAE" w:rsidRDefault="009602AE" w:rsidP="00DC0AAE">
            <w:pPr>
              <w:rPr>
                <w:rStyle w:val="SuggestedOptional"/>
                <w:bCs/>
                <w:color w:val="auto"/>
                <w:sz w:val="18"/>
                <w:szCs w:val="18"/>
              </w:rPr>
            </w:pPr>
          </w:p>
        </w:tc>
        <w:tc>
          <w:tcPr>
            <w:tcW w:w="422" w:type="dxa"/>
            <w:cellDel w:id="2128" w:author="Powell, Deana" w:date="2026-03-05T15:34:00Z"/>
          </w:tcPr>
          <w:p w14:paraId="6B235DCE" w14:textId="77777777" w:rsidR="009602AE" w:rsidRPr="00DC0AAE" w:rsidRDefault="009602AE" w:rsidP="00DC0AAE">
            <w:pPr>
              <w:rPr>
                <w:rStyle w:val="SuggestedOptional"/>
                <w:bCs/>
                <w:color w:val="auto"/>
                <w:sz w:val="18"/>
                <w:szCs w:val="18"/>
              </w:rPr>
            </w:pPr>
          </w:p>
        </w:tc>
        <w:tc>
          <w:tcPr>
            <w:tcW w:w="422" w:type="dxa"/>
            <w:cellDel w:id="2129" w:author="Powell, Deana" w:date="2026-03-05T15:34:00Z"/>
          </w:tcPr>
          <w:p w14:paraId="46D289D8" w14:textId="77777777" w:rsidR="009602AE" w:rsidRPr="00DC0AAE" w:rsidRDefault="009602AE" w:rsidP="00DC0AAE">
            <w:pPr>
              <w:rPr>
                <w:rStyle w:val="SuggestedOptional"/>
                <w:bCs/>
                <w:color w:val="auto"/>
                <w:sz w:val="18"/>
                <w:szCs w:val="18"/>
              </w:rPr>
            </w:pPr>
          </w:p>
        </w:tc>
        <w:tc>
          <w:tcPr>
            <w:tcW w:w="421" w:type="dxa"/>
            <w:cellDel w:id="2130" w:author="Powell, Deana" w:date="2026-03-05T15:34:00Z"/>
          </w:tcPr>
          <w:p w14:paraId="15FEED6D" w14:textId="77777777" w:rsidR="009602AE" w:rsidRPr="00DC0AAE" w:rsidRDefault="009602AE" w:rsidP="00DC0AAE">
            <w:pPr>
              <w:rPr>
                <w:rStyle w:val="SuggestedOptional"/>
                <w:bCs/>
                <w:color w:val="auto"/>
                <w:sz w:val="18"/>
                <w:szCs w:val="18"/>
              </w:rPr>
            </w:pPr>
          </w:p>
        </w:tc>
        <w:tc>
          <w:tcPr>
            <w:tcW w:w="421" w:type="dxa"/>
            <w:cellDel w:id="2131" w:author="Powell, Deana" w:date="2026-03-05T15:34:00Z"/>
          </w:tcPr>
          <w:p w14:paraId="6FE72CC9" w14:textId="77777777" w:rsidR="009602AE" w:rsidRPr="00DC0AAE" w:rsidRDefault="009602AE" w:rsidP="00DC0AAE">
            <w:pPr>
              <w:rPr>
                <w:rStyle w:val="SuggestedOptional"/>
                <w:bCs/>
                <w:color w:val="auto"/>
                <w:sz w:val="18"/>
                <w:szCs w:val="18"/>
              </w:rPr>
            </w:pPr>
          </w:p>
        </w:tc>
        <w:tc>
          <w:tcPr>
            <w:tcW w:w="7043" w:type="dxa"/>
            <w:gridSpan w:val="27"/>
            <w:vAlign w:val="center"/>
            <w:cellMerge w:id="2132" w:author="Powell, Deana" w:date="2026-03-05T15:34:00Z" w:vMerge="rest"/>
          </w:tcPr>
          <w:p w14:paraId="526CB9B7" w14:textId="511C188B" w:rsidR="001D445D" w:rsidRPr="00DC0AAE" w:rsidRDefault="00526A29" w:rsidP="00E91DD5">
            <w:pPr>
              <w:jc w:val="center"/>
              <w:rPr>
                <w:rStyle w:val="SuggestedOptional"/>
                <w:bCs/>
                <w:color w:val="auto"/>
                <w:sz w:val="18"/>
                <w:szCs w:val="18"/>
                <w:lang w:eastAsia="en-US"/>
              </w:rPr>
            </w:pPr>
            <w:r w:rsidRPr="006D1151">
              <w:rPr>
                <w:sz w:val="18"/>
                <w:szCs w:val="18"/>
              </w:rPr>
              <w:t>See Section 6.5.4 for premedication requirements for rituximab (or rituximab biosimilar</w:t>
            </w:r>
            <w:del w:id="2133" w:author="Powell, Deana" w:date="2026-03-05T15:34:00Z" w16du:dateUtc="2026-03-05T20:34:00Z">
              <w:r w:rsidR="00895D30" w:rsidRPr="006D1151">
                <w:rPr>
                  <w:sz w:val="18"/>
                  <w:szCs w:val="18"/>
                </w:rPr>
                <w:delText>).</w:delText>
              </w:r>
              <w:r w:rsidR="00895D30" w:rsidRPr="00DC0AAE">
                <w:rPr>
                  <w:bCs/>
                  <w:noProof/>
                  <w:sz w:val="18"/>
                  <w:szCs w:val="18"/>
                </w:rPr>
                <mc:AlternateContent>
                  <mc:Choice Requires="wps">
                    <w:drawing>
                      <wp:anchor distT="0" distB="0" distL="114300" distR="114300" simplePos="0" relativeHeight="251734016" behindDoc="0" locked="0" layoutInCell="1" allowOverlap="1" wp14:anchorId="3DE67D1D" wp14:editId="4E5A9B99">
                        <wp:simplePos x="0" y="0"/>
                        <wp:positionH relativeFrom="column">
                          <wp:posOffset>32385</wp:posOffset>
                        </wp:positionH>
                        <wp:positionV relativeFrom="paragraph">
                          <wp:posOffset>149860</wp:posOffset>
                        </wp:positionV>
                        <wp:extent cx="5844540" cy="6985"/>
                        <wp:effectExtent l="38100" t="76200" r="99060" b="88265"/>
                        <wp:wrapNone/>
                        <wp:docPr id="26" name="Straight Arrow Connector 26"/>
                        <wp:cNvGraphicFramePr/>
                        <a:graphic xmlns:a="http://schemas.openxmlformats.org/drawingml/2006/main">
                          <a:graphicData uri="http://schemas.microsoft.com/office/word/2010/wordprocessingShape">
                            <wps:wsp>
                              <wps:cNvCnPr/>
                              <wps:spPr>
                                <a:xfrm>
                                  <a:off x="0" y="0"/>
                                  <a:ext cx="5844540" cy="6985"/>
                                </a:xfrm>
                                <a:prstGeom prst="straightConnector1">
                                  <a:avLst/>
                                </a:prstGeom>
                                <a:ln>
                                  <a:headEnd type="triangle"/>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id="Straight Arrow Connector 26" o:spid="_x0000_s1045" type="#_x0000_t32" style="width:460.2pt;height:0.55pt;margin-top:11.8pt;margin-left:2.55pt;mso-height-percent:0;mso-height-relative:margin;mso-width-percent:0;mso-width-relative:margin;mso-wrap-distance-bottom:0;mso-wrap-distance-left:9pt;mso-wrap-distance-right:9pt;mso-wrap-distance-top:0;position:absolute;v-text-anchor:top;z-index:251699200" fillcolor="this" stroked="t" strokecolor="black" strokeweight="0.75pt">
                        <v:stroke startarrow="block" endarrow="block"/>
                      </v:shape>
                    </w:pict>
                  </mc:Fallback>
                </mc:AlternateContent>
              </w:r>
            </w:del>
            <w:ins w:id="2134" w:author="Powell, Deana" w:date="2026-03-05T15:34:00Z" w16du:dateUtc="2026-03-05T20:34:00Z">
              <w:r w:rsidRPr="006D1151">
                <w:rPr>
                  <w:sz w:val="18"/>
                  <w:szCs w:val="18"/>
                </w:rPr>
                <w:t>)</w:t>
              </w:r>
            </w:ins>
          </w:p>
        </w:tc>
      </w:tr>
      <w:tr w:rsidR="00CA657C" w14:paraId="5CA14489" w14:textId="23CB64C6" w:rsidTr="001619E0">
        <w:tc>
          <w:tcPr>
            <w:tcW w:w="5907" w:type="dxa"/>
            <w:gridSpan w:val="6"/>
            <w:vAlign w:val="center"/>
          </w:tcPr>
          <w:p w14:paraId="78BCEBAE" w14:textId="77777777" w:rsidR="001D445D" w:rsidRPr="006D1151" w:rsidRDefault="00526A29" w:rsidP="00D93BF3">
            <w:pPr>
              <w:rPr>
                <w:sz w:val="18"/>
                <w:szCs w:val="18"/>
              </w:rPr>
            </w:pPr>
            <w:r w:rsidRPr="006D1151">
              <w:rPr>
                <w:sz w:val="18"/>
                <w:szCs w:val="18"/>
              </w:rPr>
              <w:t xml:space="preserve">Prophylaxis Treatment for </w:t>
            </w:r>
            <w:r w:rsidRPr="006D1151">
              <w:rPr>
                <w:i/>
                <w:iCs/>
                <w:sz w:val="18"/>
                <w:szCs w:val="18"/>
              </w:rPr>
              <w:t>Pneumocystis jirovecii</w:t>
            </w:r>
            <w:r w:rsidRPr="006D1151">
              <w:rPr>
                <w:sz w:val="18"/>
                <w:szCs w:val="18"/>
              </w:rPr>
              <w:t xml:space="preserve"> and Herpes Virus Infections</w:t>
            </w:r>
          </w:p>
        </w:tc>
        <w:tc>
          <w:tcPr>
            <w:tcW w:w="7043" w:type="dxa"/>
            <w:gridSpan w:val="11"/>
            <w:vAlign w:val="center"/>
            <w:cellMerge w:id="2135" w:author="Powell, Deana" w:date="2026-03-05T15:34:00Z" w:vMerge="cont"/>
          </w:tcPr>
          <w:p w14:paraId="02AA5C3D" w14:textId="77777777" w:rsidR="001D445D" w:rsidRPr="00DC0AAE" w:rsidRDefault="001D445D" w:rsidP="00017E02">
            <w:pPr>
              <w:jc w:val="center"/>
              <w:rPr>
                <w:rStyle w:val="SuggestedOptional"/>
                <w:bCs/>
                <w:color w:val="auto"/>
                <w:sz w:val="18"/>
                <w:szCs w:val="18"/>
                <w:lang w:eastAsia="en-US"/>
              </w:rPr>
            </w:pPr>
          </w:p>
        </w:tc>
        <w:tc>
          <w:tcPr>
            <w:tcW w:w="422" w:type="dxa"/>
            <w:cellDel w:id="2136" w:author="Powell, Deana" w:date="2026-03-05T15:34:00Z"/>
          </w:tcPr>
          <w:p w14:paraId="23B2246C" w14:textId="77777777" w:rsidR="009602AE" w:rsidRPr="00DC0AAE" w:rsidRDefault="009602AE" w:rsidP="00DC0AAE">
            <w:pPr>
              <w:rPr>
                <w:rStyle w:val="SuggestedOptional"/>
                <w:bCs/>
                <w:color w:val="auto"/>
                <w:sz w:val="18"/>
                <w:szCs w:val="18"/>
              </w:rPr>
            </w:pPr>
          </w:p>
        </w:tc>
        <w:tc>
          <w:tcPr>
            <w:tcW w:w="422" w:type="dxa"/>
            <w:gridSpan w:val="2"/>
            <w:cellDel w:id="2137" w:author="Powell, Deana" w:date="2026-03-05T15:34:00Z"/>
          </w:tcPr>
          <w:p w14:paraId="042BF990" w14:textId="77777777" w:rsidR="009602AE" w:rsidRPr="00DC0AAE" w:rsidRDefault="009602AE" w:rsidP="00DC0AAE">
            <w:pPr>
              <w:rPr>
                <w:rStyle w:val="SuggestedOptional"/>
                <w:bCs/>
                <w:color w:val="auto"/>
                <w:sz w:val="18"/>
                <w:szCs w:val="18"/>
              </w:rPr>
            </w:pPr>
          </w:p>
        </w:tc>
        <w:tc>
          <w:tcPr>
            <w:tcW w:w="421" w:type="dxa"/>
            <w:cellDel w:id="2138" w:author="Powell, Deana" w:date="2026-03-05T15:34:00Z"/>
          </w:tcPr>
          <w:p w14:paraId="2611B0E0" w14:textId="77777777" w:rsidR="009602AE" w:rsidRPr="00DC0AAE" w:rsidRDefault="009602AE" w:rsidP="00DC0AAE">
            <w:pPr>
              <w:rPr>
                <w:rStyle w:val="SuggestedOptional"/>
                <w:bCs/>
                <w:color w:val="auto"/>
                <w:sz w:val="18"/>
                <w:szCs w:val="18"/>
              </w:rPr>
            </w:pPr>
          </w:p>
        </w:tc>
        <w:tc>
          <w:tcPr>
            <w:tcW w:w="421" w:type="dxa"/>
            <w:cellDel w:id="2139" w:author="Powell, Deana" w:date="2026-03-05T15:34:00Z"/>
          </w:tcPr>
          <w:p w14:paraId="0FBB579F" w14:textId="77777777" w:rsidR="009602AE" w:rsidRPr="00DC0AAE" w:rsidRDefault="009602AE" w:rsidP="00DC0AAE">
            <w:pPr>
              <w:rPr>
                <w:rStyle w:val="SuggestedOptional"/>
                <w:bCs/>
                <w:color w:val="auto"/>
                <w:sz w:val="18"/>
                <w:szCs w:val="18"/>
              </w:rPr>
            </w:pPr>
          </w:p>
        </w:tc>
        <w:tc>
          <w:tcPr>
            <w:tcW w:w="9485" w:type="dxa"/>
            <w:gridSpan w:val="11"/>
            <w:cellDel w:id="2140" w:author="Powell, Deana" w:date="2026-03-05T15:34:00Z"/>
          </w:tcPr>
          <w:p w14:paraId="211D24DD" w14:textId="77777777" w:rsidR="00895D30" w:rsidRPr="006D1151" w:rsidRDefault="00895D30" w:rsidP="00DC0AAE">
            <w:pPr>
              <w:jc w:val="center"/>
              <w:rPr>
                <w:sz w:val="18"/>
                <w:szCs w:val="18"/>
              </w:rPr>
            </w:pPr>
            <w:del w:id="2141" w:author="Powell, Deana" w:date="2026-03-05T15:34:00Z" w16du:dateUtc="2026-03-05T20:34:00Z">
              <w:r w:rsidRPr="006D1151">
                <w:rPr>
                  <w:sz w:val="18"/>
                  <w:szCs w:val="18"/>
                </w:rPr>
                <w:delText>See Section 6.5.</w:delText>
              </w:r>
              <w:r>
                <w:rPr>
                  <w:sz w:val="18"/>
                  <w:szCs w:val="18"/>
                </w:rPr>
                <w:delText>4</w:delText>
              </w:r>
              <w:r w:rsidRPr="006D1151">
                <w:rPr>
                  <w:sz w:val="18"/>
                  <w:szCs w:val="18"/>
                </w:rPr>
                <w:delText xml:space="preserve"> for premedication requirements for rituximab (or rituximab biosimilar).</w:delText>
              </w:r>
              <w:r w:rsidRPr="00DC0AAE">
                <w:rPr>
                  <w:bCs/>
                  <w:noProof/>
                  <w:sz w:val="18"/>
                  <w:szCs w:val="18"/>
                </w:rPr>
                <mc:AlternateContent>
                  <mc:Choice Requires="wps">
                    <w:drawing>
                      <wp:anchor distT="0" distB="0" distL="114300" distR="114300" simplePos="0" relativeHeight="251736064" behindDoc="0" locked="0" layoutInCell="1" allowOverlap="1" wp14:anchorId="7437ADBE" wp14:editId="17113F0C">
                        <wp:simplePos x="0" y="0"/>
                        <wp:positionH relativeFrom="column">
                          <wp:posOffset>6985</wp:posOffset>
                        </wp:positionH>
                        <wp:positionV relativeFrom="paragraph">
                          <wp:posOffset>152400</wp:posOffset>
                        </wp:positionV>
                        <wp:extent cx="5844540" cy="6985"/>
                        <wp:effectExtent l="38100" t="76200" r="99060" b="88265"/>
                        <wp:wrapNone/>
                        <wp:docPr id="28" name="Straight Arrow Connector 28"/>
                        <wp:cNvGraphicFramePr/>
                        <a:graphic xmlns:a="http://schemas.openxmlformats.org/drawingml/2006/main">
                          <a:graphicData uri="http://schemas.microsoft.com/office/word/2010/wordprocessingShape">
                            <wps:wsp>
                              <wps:cNvCnPr/>
                              <wps:spPr>
                                <a:xfrm>
                                  <a:off x="0" y="0"/>
                                  <a:ext cx="5844540" cy="6985"/>
                                </a:xfrm>
                                <a:prstGeom prst="straightConnector1">
                                  <a:avLst/>
                                </a:prstGeom>
                                <a:ln>
                                  <a:headEnd type="triangle"/>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7C6B75EA" id="_x0000_t32" coordsize="21600,21600" o:spt="32" o:oned="t" path="m,l21600,21600e" filled="f">
                        <v:path arrowok="t" fillok="f" o:connecttype="none"/>
                        <o:lock v:ext="edit" shapetype="t"/>
                      </v:shapetype>
                      <v:shape id="Straight Arrow Connector 28" o:spid="_x0000_s1026" type="#_x0000_t32" style="position:absolute;margin-left:.55pt;margin-top:12pt;width:460.2pt;height:.55pt;z-index:2517360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" strokecolor="black [3040]">
                        <v:stroke startarrow="block" endarrow="block"/>
                      </v:shape>
                    </w:pict>
                  </mc:Fallback>
                </mc:AlternateContent>
              </w:r>
            </w:del>
          </w:p>
        </w:tc>
      </w:tr>
    </w:tbl>
    <w:p w14:paraId="31CF1457" w14:textId="77777777" w:rsidR="0074605C" w:rsidRDefault="0074605C" w:rsidP="001C1220">
      <w:pPr>
        <w:pStyle w:val="ListEnd"/>
        <w:rPr>
          <w:rStyle w:val="SuggestedOptional"/>
          <w:bCs/>
          <w:color w:val="auto"/>
        </w:rPr>
      </w:pPr>
    </w:p>
    <w:p w14:paraId="704C0C8B" w14:textId="77777777" w:rsidR="0074605C" w:rsidRDefault="00526A29">
      <w:pPr>
        <w:pStyle w:val="Heading3"/>
        <w:pageBreakBefore/>
        <w:ind w:left="958" w:hanging="958"/>
      </w:pPr>
      <w:bookmarkStart w:id="2142" w:name="_Toc212096919"/>
      <w:bookmarkStart w:id="2143" w:name="_Toc140132351"/>
      <w:r>
        <w:lastRenderedPageBreak/>
        <w:t>Treatment and Comparator Groups (Part 1 and Part 2) Schedule of Activities: Follow-up Phase</w:t>
      </w:r>
      <w:bookmarkEnd w:id="2142"/>
      <w:bookmarkEnd w:id="2143"/>
    </w:p>
    <w:p w14:paraId="308A2084" w14:textId="250ED836" w:rsidR="0074605C" w:rsidRDefault="00526A29">
      <w:pPr>
        <w:pStyle w:val="Caption"/>
        <w:rPr>
          <w:rStyle w:val="SuggestedOptional"/>
          <w:color w:val="auto"/>
        </w:rPr>
      </w:pPr>
      <w:bookmarkStart w:id="2144" w:name="_Ref211335114"/>
      <w:bookmarkStart w:id="2145" w:name="_Toc212022242"/>
      <w:bookmarkStart w:id="2146" w:name="_Toc140132611"/>
      <w:r>
        <w:rPr>
          <w:rStyle w:val="SuggestedOptional"/>
          <w:color w:val="auto"/>
        </w:rPr>
        <w:t>Table </w:t>
      </w:r>
      <w:r w:rsidR="00B16DC4">
        <w:rPr>
          <w:rStyle w:val="SuggestedOptional"/>
          <w:noProof/>
          <w:color w:val="auto"/>
        </w:rPr>
        <w:t>4</w:t>
      </w:r>
      <w:bookmarkEnd w:id="2144"/>
      <w:r>
        <w:rPr>
          <w:rStyle w:val="SuggestedOptional"/>
          <w:color w:val="auto"/>
        </w:rPr>
        <w:tab/>
        <w:t xml:space="preserve">Study Schedule of Activities: </w:t>
      </w:r>
      <w:del w:id="2147" w:author="Powell, Deana" w:date="2026-03-05T15:34:00Z" w16du:dateUtc="2026-03-05T20:34:00Z">
        <w:r w:rsidR="00895D30" w:rsidRPr="00817756">
          <w:rPr>
            <w:rStyle w:val="SuggestedOptional"/>
            <w:color w:val="auto"/>
          </w:rPr>
          <w:delText>Vital Status</w:delText>
        </w:r>
      </w:del>
      <w:bookmarkEnd w:id="2146"/>
      <w:ins w:id="2148" w:author="Powell, Deana" w:date="2026-03-05T15:34:00Z" w16du:dateUtc="2026-03-05T20:34:00Z">
        <w:r w:rsidR="00561FB4">
          <w:t>Follow-up Phase</w:t>
        </w:r>
      </w:ins>
      <w:bookmarkEnd w:id="2145"/>
    </w:p>
    <w:tbl>
      <w:tblPr>
        <w:tblW w:w="5033" w:type="pct"/>
        <w:tblLayout w:type="fixed"/>
        <w:tblLook w:val="01E0" w:firstRow="1" w:lastRow="1" w:firstColumn="1" w:lastColumn="1" w:noHBand="0" w:noVBand="0"/>
      </w:tblPr>
      <w:tblGrid>
        <w:gridCol w:w="1870"/>
        <w:gridCol w:w="1265"/>
        <w:gridCol w:w="1312"/>
        <w:gridCol w:w="1814"/>
        <w:gridCol w:w="1061"/>
        <w:gridCol w:w="5713"/>
      </w:tblGrid>
      <w:tr w:rsidR="00CA657C" w14:paraId="4610E24C" w14:textId="77777777" w:rsidTr="005F293F">
        <w:trPr>
          <w:trHeight w:val="306"/>
          <w:tblHeader/>
        </w:trPr>
        <w:tc>
          <w:tcPr>
            <w:tcW w:w="2031" w:type="dxa"/>
            <w:tcBorders>
              <w:top w:val="single" w:sz="6" w:space="0" w:color="auto"/>
              <w:left w:val="single" w:sz="4" w:space="0" w:color="auto"/>
              <w:bottom w:val="single" w:sz="6" w:space="0" w:color="auto"/>
              <w:right w:val="single" w:sz="6" w:space="0" w:color="auto"/>
            </w:tcBorders>
            <w:vAlign w:val="center"/>
            <w:hideMark/>
          </w:tcPr>
          <w:p w14:paraId="3E0E30B5" w14:textId="77777777" w:rsidR="008C7DA5" w:rsidRPr="00B703DD" w:rsidRDefault="00526A29" w:rsidP="00FB4E58">
            <w:pPr>
              <w:pStyle w:val="TableText0"/>
              <w:keepNext w:val="0"/>
              <w:rPr>
                <w:sz w:val="18"/>
                <w:szCs w:val="18"/>
              </w:rPr>
            </w:pPr>
            <w:r w:rsidRPr="00B65D8F">
              <w:rPr>
                <w:b/>
                <w:bCs/>
                <w:sz w:val="18"/>
                <w:szCs w:val="18"/>
              </w:rPr>
              <w:t>Study</w:t>
            </w:r>
            <w:r w:rsidRPr="00B703DD">
              <w:rPr>
                <w:sz w:val="18"/>
                <w:szCs w:val="18"/>
              </w:rPr>
              <w:t xml:space="preserve"> </w:t>
            </w:r>
            <w:r w:rsidRPr="00B65D8F">
              <w:rPr>
                <w:b/>
                <w:bCs/>
                <w:sz w:val="18"/>
                <w:szCs w:val="18"/>
              </w:rPr>
              <w:t>Period</w:t>
            </w:r>
            <w:r w:rsidRPr="00B703DD">
              <w:rPr>
                <w:sz w:val="18"/>
                <w:szCs w:val="18"/>
              </w:rPr>
              <w:t>:</w:t>
            </w:r>
          </w:p>
        </w:tc>
        <w:tc>
          <w:tcPr>
            <w:tcW w:w="1366" w:type="dxa"/>
            <w:tcBorders>
              <w:top w:val="single" w:sz="6" w:space="0" w:color="auto"/>
              <w:left w:val="single" w:sz="6" w:space="0" w:color="auto"/>
              <w:bottom w:val="single" w:sz="6" w:space="0" w:color="auto"/>
              <w:right w:val="single" w:sz="6" w:space="0" w:color="auto"/>
            </w:tcBorders>
          </w:tcPr>
          <w:p w14:paraId="416F77E8" w14:textId="77777777" w:rsidR="008C7DA5" w:rsidRPr="00B65D8F" w:rsidRDefault="008C7DA5" w:rsidP="00FB4E58">
            <w:pPr>
              <w:pStyle w:val="TableText0"/>
              <w:keepNext w:val="0"/>
              <w:jc w:val="center"/>
              <w:rPr>
                <w:b/>
                <w:bCs/>
                <w:sz w:val="18"/>
                <w:szCs w:val="18"/>
              </w:rPr>
            </w:pPr>
          </w:p>
        </w:tc>
        <w:tc>
          <w:tcPr>
            <w:tcW w:w="3387" w:type="dxa"/>
            <w:gridSpan w:val="3"/>
            <w:tcBorders>
              <w:top w:val="single" w:sz="6" w:space="0" w:color="auto"/>
              <w:left w:val="single" w:sz="6" w:space="0" w:color="auto"/>
              <w:bottom w:val="single" w:sz="6" w:space="0" w:color="auto"/>
              <w:right w:val="single" w:sz="6" w:space="0" w:color="auto"/>
            </w:tcBorders>
            <w:vAlign w:val="center"/>
          </w:tcPr>
          <w:p w14:paraId="6C57C530" w14:textId="77777777" w:rsidR="008C7DA5" w:rsidRPr="00B65D8F" w:rsidRDefault="00526A29" w:rsidP="00FB4E58">
            <w:pPr>
              <w:pStyle w:val="TableText0"/>
              <w:keepNext w:val="0"/>
              <w:jc w:val="center"/>
              <w:rPr>
                <w:b/>
                <w:bCs/>
                <w:sz w:val="18"/>
                <w:szCs w:val="18"/>
              </w:rPr>
            </w:pPr>
            <w:r>
              <w:rPr>
                <w:b/>
                <w:bCs/>
                <w:sz w:val="18"/>
                <w:szCs w:val="18"/>
              </w:rPr>
              <w:t>Follow-up Phase</w:t>
            </w:r>
          </w:p>
        </w:tc>
        <w:tc>
          <w:tcPr>
            <w:tcW w:w="6251" w:type="dxa"/>
            <w:tcBorders>
              <w:top w:val="single" w:sz="6" w:space="0" w:color="auto"/>
              <w:left w:val="single" w:sz="6" w:space="0" w:color="auto"/>
              <w:bottom w:val="single" w:sz="6" w:space="0" w:color="auto"/>
              <w:right w:val="single" w:sz="4" w:space="0" w:color="auto"/>
            </w:tcBorders>
            <w:vAlign w:val="center"/>
            <w:hideMark/>
          </w:tcPr>
          <w:p w14:paraId="7E34AE55" w14:textId="77777777" w:rsidR="008C7DA5" w:rsidRPr="00B65D8F" w:rsidRDefault="00526A29" w:rsidP="00FB4E58">
            <w:pPr>
              <w:pStyle w:val="TableText0"/>
              <w:keepNext w:val="0"/>
              <w:rPr>
                <w:b/>
                <w:bCs/>
                <w:sz w:val="18"/>
                <w:szCs w:val="18"/>
              </w:rPr>
            </w:pPr>
            <w:r w:rsidRPr="00B65D8F">
              <w:rPr>
                <w:b/>
                <w:bCs/>
                <w:sz w:val="18"/>
                <w:szCs w:val="18"/>
              </w:rPr>
              <w:t>Notes</w:t>
            </w:r>
          </w:p>
        </w:tc>
      </w:tr>
      <w:tr w:rsidR="00CA657C" w14:paraId="1B6A793D" w14:textId="77777777" w:rsidTr="005F293F">
        <w:trPr>
          <w:trHeight w:val="456"/>
          <w:tblHeader/>
        </w:trPr>
        <w:tc>
          <w:tcPr>
            <w:tcW w:w="2031" w:type="dxa"/>
            <w:tcBorders>
              <w:top w:val="single" w:sz="6" w:space="0" w:color="auto"/>
              <w:left w:val="single" w:sz="4" w:space="0" w:color="auto"/>
              <w:bottom w:val="single" w:sz="6" w:space="0" w:color="auto"/>
              <w:right w:val="single" w:sz="6" w:space="0" w:color="auto"/>
            </w:tcBorders>
            <w:vAlign w:val="center"/>
          </w:tcPr>
          <w:p w14:paraId="10C65B59" w14:textId="77777777" w:rsidR="008C7DA5" w:rsidRPr="00B703DD" w:rsidRDefault="008C7DA5" w:rsidP="00FB4E58">
            <w:pPr>
              <w:pStyle w:val="TableText0"/>
              <w:keepNext w:val="0"/>
              <w:widowControl w:val="0"/>
              <w:rPr>
                <w:sz w:val="18"/>
                <w:szCs w:val="18"/>
              </w:rPr>
            </w:pPr>
          </w:p>
        </w:tc>
        <w:tc>
          <w:tcPr>
            <w:tcW w:w="1366" w:type="dxa"/>
            <w:tcBorders>
              <w:top w:val="single" w:sz="6" w:space="0" w:color="auto"/>
              <w:left w:val="single" w:sz="6" w:space="0" w:color="auto"/>
              <w:bottom w:val="single" w:sz="6" w:space="0" w:color="auto"/>
              <w:right w:val="single" w:sz="4" w:space="0" w:color="auto"/>
            </w:tcBorders>
            <w:hideMark/>
          </w:tcPr>
          <w:p w14:paraId="24AB21BA" w14:textId="77777777" w:rsidR="008C7DA5" w:rsidRPr="00B65D8F" w:rsidRDefault="00526A29" w:rsidP="00FB4E58">
            <w:pPr>
              <w:pStyle w:val="TableText0"/>
              <w:keepNext w:val="0"/>
              <w:widowControl w:val="0"/>
              <w:jc w:val="center"/>
              <w:rPr>
                <w:b/>
                <w:bCs/>
                <w:sz w:val="18"/>
                <w:szCs w:val="18"/>
              </w:rPr>
            </w:pPr>
            <w:r>
              <w:rPr>
                <w:b/>
                <w:bCs/>
                <w:sz w:val="18"/>
                <w:szCs w:val="18"/>
              </w:rPr>
              <w:t>End of Treatment</w:t>
            </w:r>
          </w:p>
        </w:tc>
        <w:tc>
          <w:tcPr>
            <w:tcW w:w="1418" w:type="dxa"/>
            <w:tcBorders>
              <w:top w:val="single" w:sz="6" w:space="0" w:color="auto"/>
              <w:left w:val="single" w:sz="6" w:space="0" w:color="auto"/>
              <w:bottom w:val="single" w:sz="6" w:space="0" w:color="auto"/>
              <w:right w:val="single" w:sz="6" w:space="0" w:color="auto"/>
            </w:tcBorders>
            <w:hideMark/>
          </w:tcPr>
          <w:p w14:paraId="54399F7B" w14:textId="77777777" w:rsidR="008C7DA5" w:rsidRPr="00B65D8F" w:rsidRDefault="00526A29" w:rsidP="00FB4E58">
            <w:pPr>
              <w:pStyle w:val="TableText0"/>
              <w:keepNext w:val="0"/>
              <w:widowControl w:val="0"/>
              <w:jc w:val="center"/>
              <w:rPr>
                <w:b/>
                <w:bCs/>
                <w:sz w:val="18"/>
                <w:szCs w:val="18"/>
              </w:rPr>
            </w:pPr>
            <w:r w:rsidRPr="00B65D8F">
              <w:rPr>
                <w:b/>
                <w:bCs/>
                <w:sz w:val="18"/>
                <w:szCs w:val="18"/>
              </w:rPr>
              <w:t>Safety FU</w:t>
            </w:r>
          </w:p>
        </w:tc>
        <w:tc>
          <w:tcPr>
            <w:tcW w:w="992" w:type="dxa"/>
            <w:tcBorders>
              <w:top w:val="single" w:sz="6" w:space="0" w:color="auto"/>
              <w:left w:val="single" w:sz="6" w:space="0" w:color="auto"/>
              <w:bottom w:val="single" w:sz="6" w:space="0" w:color="auto"/>
              <w:right w:val="single" w:sz="6" w:space="0" w:color="auto"/>
            </w:tcBorders>
            <w:hideMark/>
          </w:tcPr>
          <w:p w14:paraId="41A81364" w14:textId="77777777" w:rsidR="008C7DA5" w:rsidRPr="00B65D8F" w:rsidRDefault="00526A29" w:rsidP="00FB4E58">
            <w:pPr>
              <w:pStyle w:val="TableText0"/>
              <w:keepNext w:val="0"/>
              <w:widowControl w:val="0"/>
              <w:jc w:val="center"/>
              <w:rPr>
                <w:b/>
                <w:bCs/>
                <w:sz w:val="18"/>
                <w:szCs w:val="18"/>
              </w:rPr>
            </w:pPr>
            <w:r w:rsidRPr="00B65D8F">
              <w:rPr>
                <w:b/>
                <w:bCs/>
                <w:sz w:val="18"/>
                <w:szCs w:val="18"/>
              </w:rPr>
              <w:t>Efficacy FU</w:t>
            </w:r>
          </w:p>
        </w:tc>
        <w:tc>
          <w:tcPr>
            <w:tcW w:w="977" w:type="dxa"/>
            <w:tcBorders>
              <w:top w:val="single" w:sz="6" w:space="0" w:color="auto"/>
              <w:left w:val="single" w:sz="6" w:space="0" w:color="auto"/>
              <w:bottom w:val="single" w:sz="6" w:space="0" w:color="auto"/>
              <w:right w:val="single" w:sz="6" w:space="0" w:color="auto"/>
            </w:tcBorders>
            <w:hideMark/>
          </w:tcPr>
          <w:p w14:paraId="67FCB7C5" w14:textId="77777777" w:rsidR="008C7DA5" w:rsidRPr="00B65D8F" w:rsidRDefault="00526A29" w:rsidP="00FB4E58">
            <w:pPr>
              <w:pStyle w:val="TableText0"/>
              <w:keepNext w:val="0"/>
              <w:widowControl w:val="0"/>
              <w:jc w:val="center"/>
              <w:rPr>
                <w:b/>
                <w:bCs/>
                <w:sz w:val="18"/>
                <w:szCs w:val="18"/>
              </w:rPr>
            </w:pPr>
            <w:r w:rsidRPr="00B65D8F">
              <w:rPr>
                <w:b/>
                <w:bCs/>
                <w:sz w:val="18"/>
                <w:szCs w:val="18"/>
              </w:rPr>
              <w:t>Survival FU</w:t>
            </w:r>
          </w:p>
        </w:tc>
        <w:tc>
          <w:tcPr>
            <w:tcW w:w="6251" w:type="dxa"/>
            <w:vMerge w:val="restart"/>
            <w:tcBorders>
              <w:top w:val="single" w:sz="6" w:space="0" w:color="auto"/>
              <w:left w:val="single" w:sz="6" w:space="0" w:color="auto"/>
              <w:bottom w:val="nil"/>
              <w:right w:val="single" w:sz="4" w:space="0" w:color="auto"/>
            </w:tcBorders>
            <w:vAlign w:val="center"/>
            <w:hideMark/>
          </w:tcPr>
          <w:p w14:paraId="6522F59A" w14:textId="77777777" w:rsidR="008C7DA5" w:rsidRPr="00B703DD" w:rsidRDefault="00526A29" w:rsidP="00FB4E58">
            <w:pPr>
              <w:pStyle w:val="TableText0"/>
              <w:keepNext w:val="0"/>
              <w:widowControl w:val="0"/>
              <w:rPr>
                <w:sz w:val="18"/>
                <w:szCs w:val="18"/>
              </w:rPr>
            </w:pPr>
            <w:r w:rsidRPr="00B703DD">
              <w:rPr>
                <w:sz w:val="18"/>
                <w:szCs w:val="18"/>
              </w:rPr>
              <w:t>Safety FU visits will be at clinic and are required for all participants.</w:t>
            </w:r>
          </w:p>
          <w:p w14:paraId="09350A83" w14:textId="77777777" w:rsidR="008C7DA5" w:rsidRPr="00B703DD" w:rsidRDefault="00526A29" w:rsidP="00FB4E58">
            <w:pPr>
              <w:pStyle w:val="TableText0"/>
              <w:keepNext w:val="0"/>
              <w:widowControl w:val="0"/>
              <w:rPr>
                <w:sz w:val="18"/>
                <w:szCs w:val="18"/>
              </w:rPr>
            </w:pPr>
            <w:r w:rsidRPr="00B703DD">
              <w:rPr>
                <w:sz w:val="18"/>
                <w:szCs w:val="18"/>
              </w:rPr>
              <w:t>Efficacy FU visits are required for participants who withdraw from treatment without disease progression and have not received new anticancer therapy.</w:t>
            </w:r>
          </w:p>
          <w:p w14:paraId="52E0F6D7" w14:textId="77777777" w:rsidR="008C7DA5" w:rsidRPr="00B703DD" w:rsidRDefault="00526A29" w:rsidP="00FB4E58">
            <w:pPr>
              <w:pStyle w:val="TableText0"/>
              <w:keepNext w:val="0"/>
              <w:widowControl w:val="0"/>
              <w:rPr>
                <w:sz w:val="18"/>
                <w:szCs w:val="18"/>
              </w:rPr>
            </w:pPr>
            <w:r>
              <w:rPr>
                <w:sz w:val="18"/>
                <w:szCs w:val="18"/>
              </w:rPr>
              <w:t>Survival FU visits are required for participants that withdraw from treatment for disease progression or have started other anticancer therapy. See Sections 8.11.3 and 8.11.4 for specific details.</w:t>
            </w:r>
          </w:p>
        </w:tc>
      </w:tr>
      <w:tr w:rsidR="00CA657C" w14:paraId="08CECCBA" w14:textId="77777777" w:rsidTr="005F293F">
        <w:trPr>
          <w:tblHeader/>
        </w:trPr>
        <w:tc>
          <w:tcPr>
            <w:tcW w:w="2031" w:type="dxa"/>
            <w:tcBorders>
              <w:top w:val="single" w:sz="6" w:space="0" w:color="auto"/>
              <w:left w:val="single" w:sz="4" w:space="0" w:color="auto"/>
              <w:bottom w:val="single" w:sz="6" w:space="0" w:color="auto"/>
              <w:right w:val="single" w:sz="6" w:space="0" w:color="auto"/>
            </w:tcBorders>
            <w:vAlign w:val="center"/>
            <w:hideMark/>
          </w:tcPr>
          <w:p w14:paraId="5EB9D88C" w14:textId="77777777" w:rsidR="008C7DA5" w:rsidRPr="00B65D8F" w:rsidRDefault="00526A29" w:rsidP="00FB4E58">
            <w:pPr>
              <w:pStyle w:val="TableText0"/>
              <w:keepNext w:val="0"/>
              <w:widowControl w:val="0"/>
              <w:rPr>
                <w:b/>
                <w:bCs/>
                <w:sz w:val="18"/>
                <w:szCs w:val="18"/>
              </w:rPr>
            </w:pPr>
            <w:r w:rsidRPr="00B65D8F">
              <w:rPr>
                <w:b/>
                <w:bCs/>
                <w:sz w:val="18"/>
                <w:szCs w:val="18"/>
              </w:rPr>
              <w:t>Visit Number:</w:t>
            </w:r>
          </w:p>
        </w:tc>
        <w:tc>
          <w:tcPr>
            <w:tcW w:w="1366" w:type="dxa"/>
            <w:tcBorders>
              <w:top w:val="single" w:sz="6" w:space="0" w:color="auto"/>
              <w:left w:val="single" w:sz="6" w:space="0" w:color="auto"/>
              <w:bottom w:val="single" w:sz="6" w:space="0" w:color="auto"/>
              <w:right w:val="single" w:sz="4" w:space="0" w:color="auto"/>
            </w:tcBorders>
            <w:hideMark/>
          </w:tcPr>
          <w:p w14:paraId="1AB56654" w14:textId="77777777" w:rsidR="008C7DA5" w:rsidRPr="00B65D8F" w:rsidRDefault="00526A29" w:rsidP="00FB4E58">
            <w:pPr>
              <w:pStyle w:val="TableText0"/>
              <w:keepNext w:val="0"/>
              <w:widowControl w:val="0"/>
              <w:ind w:left="-108" w:right="-158"/>
              <w:jc w:val="center"/>
              <w:rPr>
                <w:b/>
                <w:bCs/>
                <w:sz w:val="18"/>
                <w:szCs w:val="18"/>
              </w:rPr>
            </w:pPr>
            <w:r w:rsidRPr="00B65D8F">
              <w:rPr>
                <w:b/>
                <w:bCs/>
                <w:sz w:val="18"/>
                <w:szCs w:val="18"/>
              </w:rPr>
              <w:t>At Treatment Discontinuation</w:t>
            </w:r>
          </w:p>
        </w:tc>
        <w:tc>
          <w:tcPr>
            <w:tcW w:w="1418" w:type="dxa"/>
            <w:tcBorders>
              <w:top w:val="single" w:sz="6" w:space="0" w:color="auto"/>
              <w:left w:val="single" w:sz="6" w:space="0" w:color="auto"/>
              <w:bottom w:val="single" w:sz="6" w:space="0" w:color="auto"/>
              <w:right w:val="single" w:sz="6" w:space="0" w:color="auto"/>
            </w:tcBorders>
            <w:hideMark/>
          </w:tcPr>
          <w:p w14:paraId="3C235478" w14:textId="77777777" w:rsidR="008C7DA5" w:rsidRPr="00B65D8F" w:rsidRDefault="00526A29" w:rsidP="00FB4E58">
            <w:pPr>
              <w:pStyle w:val="TableText0"/>
              <w:keepNext w:val="0"/>
              <w:widowControl w:val="0"/>
              <w:ind w:left="-62" w:right="-173"/>
              <w:jc w:val="center"/>
              <w:rPr>
                <w:b/>
                <w:bCs/>
                <w:sz w:val="18"/>
                <w:szCs w:val="18"/>
              </w:rPr>
            </w:pPr>
            <w:r w:rsidRPr="00B65D8F">
              <w:rPr>
                <w:b/>
                <w:bCs/>
                <w:sz w:val="18"/>
                <w:szCs w:val="18"/>
              </w:rPr>
              <w:t>30 Days Post Discontinuation</w:t>
            </w:r>
          </w:p>
        </w:tc>
        <w:tc>
          <w:tcPr>
            <w:tcW w:w="992" w:type="dxa"/>
            <w:tcBorders>
              <w:top w:val="single" w:sz="6" w:space="0" w:color="auto"/>
              <w:left w:val="single" w:sz="6" w:space="0" w:color="auto"/>
              <w:bottom w:val="single" w:sz="6" w:space="0" w:color="auto"/>
              <w:right w:val="single" w:sz="6" w:space="0" w:color="auto"/>
            </w:tcBorders>
            <w:vAlign w:val="center"/>
            <w:hideMark/>
          </w:tcPr>
          <w:p w14:paraId="326C6306" w14:textId="77777777" w:rsidR="008C7DA5" w:rsidRPr="00B65D8F" w:rsidRDefault="00526A29" w:rsidP="00FB4E58">
            <w:pPr>
              <w:pStyle w:val="TableText0"/>
              <w:keepNext w:val="0"/>
              <w:widowControl w:val="0"/>
              <w:jc w:val="center"/>
              <w:rPr>
                <w:b/>
                <w:bCs/>
                <w:sz w:val="18"/>
                <w:szCs w:val="18"/>
              </w:rPr>
            </w:pPr>
            <w:r>
              <w:rPr>
                <w:b/>
                <w:bCs/>
                <w:sz w:val="18"/>
                <w:szCs w:val="18"/>
              </w:rPr>
              <w:t>See Notes</w:t>
            </w:r>
          </w:p>
        </w:tc>
        <w:tc>
          <w:tcPr>
            <w:tcW w:w="977" w:type="dxa"/>
            <w:tcBorders>
              <w:top w:val="single" w:sz="6" w:space="0" w:color="auto"/>
              <w:left w:val="single" w:sz="6" w:space="0" w:color="auto"/>
              <w:bottom w:val="single" w:sz="6" w:space="0" w:color="auto"/>
              <w:right w:val="single" w:sz="6" w:space="0" w:color="auto"/>
            </w:tcBorders>
            <w:vAlign w:val="center"/>
            <w:hideMark/>
          </w:tcPr>
          <w:p w14:paraId="031FB872" w14:textId="77777777" w:rsidR="008C7DA5" w:rsidRPr="00B65D8F" w:rsidRDefault="00526A29" w:rsidP="00FB4E58">
            <w:pPr>
              <w:pStyle w:val="TableText0"/>
              <w:keepNext w:val="0"/>
              <w:widowControl w:val="0"/>
              <w:jc w:val="center"/>
              <w:rPr>
                <w:b/>
                <w:bCs/>
                <w:sz w:val="18"/>
                <w:szCs w:val="18"/>
              </w:rPr>
            </w:pPr>
            <w:r>
              <w:rPr>
                <w:b/>
                <w:bCs/>
                <w:sz w:val="18"/>
                <w:szCs w:val="18"/>
              </w:rPr>
              <w:t>Q12W</w:t>
            </w:r>
          </w:p>
        </w:tc>
        <w:tc>
          <w:tcPr>
            <w:tcW w:w="6251" w:type="dxa"/>
            <w:vMerge/>
            <w:tcBorders>
              <w:top w:val="single" w:sz="6" w:space="0" w:color="auto"/>
              <w:left w:val="single" w:sz="6" w:space="0" w:color="auto"/>
              <w:bottom w:val="nil"/>
              <w:right w:val="single" w:sz="4" w:space="0" w:color="auto"/>
            </w:tcBorders>
            <w:vAlign w:val="center"/>
            <w:hideMark/>
          </w:tcPr>
          <w:p w14:paraId="72F3AA07" w14:textId="77777777" w:rsidR="008C7DA5" w:rsidRPr="00B703DD" w:rsidRDefault="008C7DA5" w:rsidP="00FB4E58">
            <w:pPr>
              <w:pStyle w:val="TableText0"/>
              <w:keepNext w:val="0"/>
              <w:widowControl w:val="0"/>
              <w:rPr>
                <w:sz w:val="18"/>
                <w:szCs w:val="18"/>
              </w:rPr>
            </w:pPr>
          </w:p>
        </w:tc>
      </w:tr>
      <w:tr w:rsidR="00CA657C" w14:paraId="7E1FF5BE" w14:textId="77777777" w:rsidTr="005F293F">
        <w:trPr>
          <w:trHeight w:val="273"/>
          <w:tblHeader/>
        </w:trPr>
        <w:tc>
          <w:tcPr>
            <w:tcW w:w="2031" w:type="dxa"/>
            <w:tcBorders>
              <w:top w:val="single" w:sz="6" w:space="0" w:color="auto"/>
              <w:left w:val="single" w:sz="4" w:space="0" w:color="auto"/>
              <w:bottom w:val="single" w:sz="6" w:space="0" w:color="auto"/>
              <w:right w:val="single" w:sz="6" w:space="0" w:color="auto"/>
            </w:tcBorders>
            <w:vAlign w:val="center"/>
            <w:hideMark/>
          </w:tcPr>
          <w:p w14:paraId="0090C1A2" w14:textId="77777777" w:rsidR="008C7DA5" w:rsidRPr="00B65D8F" w:rsidRDefault="00526A29" w:rsidP="00FB4E58">
            <w:pPr>
              <w:pStyle w:val="TableText0"/>
              <w:keepNext w:val="0"/>
              <w:widowControl w:val="0"/>
              <w:rPr>
                <w:b/>
                <w:bCs/>
                <w:sz w:val="18"/>
                <w:szCs w:val="18"/>
              </w:rPr>
            </w:pPr>
            <w:r w:rsidRPr="00B65D8F">
              <w:rPr>
                <w:b/>
                <w:bCs/>
                <w:sz w:val="18"/>
                <w:szCs w:val="18"/>
              </w:rPr>
              <w:t>Window (days):</w:t>
            </w:r>
          </w:p>
        </w:tc>
        <w:tc>
          <w:tcPr>
            <w:tcW w:w="1366" w:type="dxa"/>
            <w:tcBorders>
              <w:top w:val="single" w:sz="6" w:space="0" w:color="auto"/>
              <w:left w:val="single" w:sz="6" w:space="0" w:color="auto"/>
              <w:bottom w:val="single" w:sz="6" w:space="0" w:color="auto"/>
              <w:right w:val="single" w:sz="4" w:space="0" w:color="auto"/>
            </w:tcBorders>
            <w:vAlign w:val="center"/>
          </w:tcPr>
          <w:p w14:paraId="4C6110F5" w14:textId="77777777" w:rsidR="008C7DA5" w:rsidRPr="00B703DD" w:rsidRDefault="008C7DA5" w:rsidP="00FB4E58">
            <w:pPr>
              <w:pStyle w:val="TableText0"/>
              <w:keepNext w:val="0"/>
              <w:widowControl w:val="0"/>
              <w:jc w:val="center"/>
              <w:rPr>
                <w:sz w:val="18"/>
                <w:szCs w:val="18"/>
              </w:rPr>
            </w:pPr>
          </w:p>
        </w:tc>
        <w:tc>
          <w:tcPr>
            <w:tcW w:w="1418" w:type="dxa"/>
            <w:tcBorders>
              <w:top w:val="single" w:sz="6" w:space="0" w:color="auto"/>
              <w:left w:val="single" w:sz="6" w:space="0" w:color="auto"/>
              <w:bottom w:val="single" w:sz="6" w:space="0" w:color="auto"/>
              <w:right w:val="single" w:sz="6" w:space="0" w:color="auto"/>
            </w:tcBorders>
            <w:vAlign w:val="center"/>
            <w:hideMark/>
          </w:tcPr>
          <w:p w14:paraId="42D46E2E" w14:textId="77777777" w:rsidR="008C7DA5" w:rsidRPr="00B65D8F" w:rsidRDefault="00526A29" w:rsidP="00FB4E58">
            <w:pPr>
              <w:pStyle w:val="TableText0"/>
              <w:keepNext w:val="0"/>
              <w:widowControl w:val="0"/>
              <w:jc w:val="center"/>
              <w:rPr>
                <w:b/>
                <w:bCs/>
                <w:sz w:val="18"/>
                <w:szCs w:val="18"/>
              </w:rPr>
            </w:pPr>
            <w:r w:rsidRPr="00B65D8F">
              <w:rPr>
                <w:b/>
                <w:bCs/>
                <w:sz w:val="18"/>
                <w:szCs w:val="18"/>
              </w:rPr>
              <w:t>±3</w:t>
            </w:r>
          </w:p>
        </w:tc>
        <w:tc>
          <w:tcPr>
            <w:tcW w:w="992" w:type="dxa"/>
            <w:tcBorders>
              <w:top w:val="single" w:sz="6" w:space="0" w:color="auto"/>
              <w:left w:val="single" w:sz="6" w:space="0" w:color="auto"/>
              <w:bottom w:val="single" w:sz="6" w:space="0" w:color="auto"/>
              <w:right w:val="single" w:sz="6" w:space="0" w:color="auto"/>
            </w:tcBorders>
            <w:vAlign w:val="center"/>
            <w:hideMark/>
          </w:tcPr>
          <w:p w14:paraId="6A93C495" w14:textId="77777777" w:rsidR="008C7DA5" w:rsidRPr="00B65D8F" w:rsidRDefault="00526A29" w:rsidP="00FB4E58">
            <w:pPr>
              <w:pStyle w:val="TableText0"/>
              <w:keepNext w:val="0"/>
              <w:widowControl w:val="0"/>
              <w:jc w:val="center"/>
              <w:rPr>
                <w:b/>
                <w:bCs/>
                <w:sz w:val="18"/>
                <w:szCs w:val="18"/>
              </w:rPr>
            </w:pPr>
            <w:r>
              <w:rPr>
                <w:b/>
                <w:bCs/>
                <w:sz w:val="18"/>
                <w:szCs w:val="18"/>
              </w:rPr>
              <w:t>±7</w:t>
            </w:r>
          </w:p>
        </w:tc>
        <w:tc>
          <w:tcPr>
            <w:tcW w:w="977" w:type="dxa"/>
            <w:tcBorders>
              <w:top w:val="single" w:sz="6" w:space="0" w:color="auto"/>
              <w:left w:val="single" w:sz="6" w:space="0" w:color="auto"/>
              <w:bottom w:val="single" w:sz="6" w:space="0" w:color="auto"/>
              <w:right w:val="single" w:sz="6" w:space="0" w:color="auto"/>
            </w:tcBorders>
            <w:vAlign w:val="center"/>
            <w:hideMark/>
          </w:tcPr>
          <w:p w14:paraId="41E97B38" w14:textId="77777777" w:rsidR="008C7DA5" w:rsidRPr="00B65D8F" w:rsidRDefault="00526A29" w:rsidP="00FB4E58">
            <w:pPr>
              <w:pStyle w:val="TableText0"/>
              <w:keepNext w:val="0"/>
              <w:widowControl w:val="0"/>
              <w:jc w:val="center"/>
              <w:rPr>
                <w:b/>
                <w:bCs/>
                <w:sz w:val="18"/>
                <w:szCs w:val="18"/>
              </w:rPr>
            </w:pPr>
            <w:r w:rsidRPr="00B65D8F">
              <w:rPr>
                <w:b/>
                <w:bCs/>
                <w:sz w:val="18"/>
                <w:szCs w:val="18"/>
              </w:rPr>
              <w:t>±14</w:t>
            </w:r>
          </w:p>
        </w:tc>
        <w:tc>
          <w:tcPr>
            <w:tcW w:w="6251" w:type="dxa"/>
            <w:vMerge/>
            <w:tcBorders>
              <w:top w:val="single" w:sz="6" w:space="0" w:color="auto"/>
              <w:left w:val="single" w:sz="6" w:space="0" w:color="auto"/>
              <w:bottom w:val="nil"/>
              <w:right w:val="single" w:sz="4" w:space="0" w:color="auto"/>
            </w:tcBorders>
            <w:vAlign w:val="center"/>
            <w:hideMark/>
          </w:tcPr>
          <w:p w14:paraId="3528ED2F" w14:textId="77777777" w:rsidR="008C7DA5" w:rsidRPr="00B703DD" w:rsidRDefault="008C7DA5" w:rsidP="00FB4E58">
            <w:pPr>
              <w:pStyle w:val="TableText0"/>
              <w:keepNext w:val="0"/>
              <w:widowControl w:val="0"/>
              <w:rPr>
                <w:sz w:val="18"/>
                <w:szCs w:val="18"/>
              </w:rPr>
            </w:pPr>
          </w:p>
        </w:tc>
      </w:tr>
      <w:tr w:rsidR="00CA657C" w14:paraId="53A4D9E3" w14:textId="77777777" w:rsidTr="005F293F">
        <w:trPr>
          <w:trHeight w:val="273"/>
        </w:trPr>
        <w:tc>
          <w:tcPr>
            <w:tcW w:w="2031" w:type="dxa"/>
            <w:tcBorders>
              <w:top w:val="single" w:sz="6" w:space="0" w:color="auto"/>
              <w:left w:val="single" w:sz="4" w:space="0" w:color="auto"/>
              <w:bottom w:val="single" w:sz="4" w:space="0" w:color="auto"/>
              <w:right w:val="nil"/>
            </w:tcBorders>
            <w:vAlign w:val="center"/>
            <w:hideMark/>
          </w:tcPr>
          <w:p w14:paraId="2B2379C7" w14:textId="77777777" w:rsidR="008C7DA5" w:rsidRPr="00B65D8F" w:rsidRDefault="00526A29" w:rsidP="00FB4E58">
            <w:pPr>
              <w:pStyle w:val="TableText0"/>
              <w:keepNext w:val="0"/>
              <w:widowControl w:val="0"/>
              <w:rPr>
                <w:b/>
                <w:bCs/>
                <w:sz w:val="18"/>
                <w:szCs w:val="18"/>
              </w:rPr>
            </w:pPr>
            <w:r w:rsidRPr="00B65D8F">
              <w:rPr>
                <w:b/>
                <w:bCs/>
                <w:sz w:val="18"/>
                <w:szCs w:val="18"/>
              </w:rPr>
              <w:t>Efficacy Assessments</w:t>
            </w:r>
          </w:p>
        </w:tc>
        <w:tc>
          <w:tcPr>
            <w:tcW w:w="1366" w:type="dxa"/>
            <w:tcBorders>
              <w:top w:val="single" w:sz="6" w:space="0" w:color="auto"/>
              <w:left w:val="nil"/>
              <w:bottom w:val="single" w:sz="4" w:space="0" w:color="auto"/>
              <w:right w:val="nil"/>
            </w:tcBorders>
            <w:vAlign w:val="center"/>
          </w:tcPr>
          <w:p w14:paraId="0B039599" w14:textId="77777777" w:rsidR="008C7DA5" w:rsidRPr="00B703DD" w:rsidRDefault="008C7DA5" w:rsidP="00FB4E58">
            <w:pPr>
              <w:pStyle w:val="TableText0"/>
              <w:keepNext w:val="0"/>
              <w:widowControl w:val="0"/>
              <w:rPr>
                <w:sz w:val="18"/>
                <w:szCs w:val="18"/>
              </w:rPr>
            </w:pPr>
          </w:p>
        </w:tc>
        <w:tc>
          <w:tcPr>
            <w:tcW w:w="1418" w:type="dxa"/>
            <w:tcBorders>
              <w:top w:val="single" w:sz="6" w:space="0" w:color="auto"/>
              <w:left w:val="nil"/>
              <w:bottom w:val="single" w:sz="4" w:space="0" w:color="auto"/>
              <w:right w:val="nil"/>
            </w:tcBorders>
            <w:vAlign w:val="center"/>
          </w:tcPr>
          <w:p w14:paraId="238EBAF1" w14:textId="77777777" w:rsidR="008C7DA5" w:rsidRPr="00B703DD" w:rsidRDefault="008C7DA5" w:rsidP="00FB4E58">
            <w:pPr>
              <w:pStyle w:val="TableText0"/>
              <w:keepNext w:val="0"/>
              <w:widowControl w:val="0"/>
              <w:rPr>
                <w:sz w:val="18"/>
                <w:szCs w:val="18"/>
              </w:rPr>
            </w:pPr>
          </w:p>
        </w:tc>
        <w:tc>
          <w:tcPr>
            <w:tcW w:w="992" w:type="dxa"/>
            <w:tcBorders>
              <w:top w:val="single" w:sz="6" w:space="0" w:color="auto"/>
              <w:left w:val="nil"/>
              <w:bottom w:val="single" w:sz="4" w:space="0" w:color="auto"/>
              <w:right w:val="nil"/>
            </w:tcBorders>
            <w:vAlign w:val="center"/>
          </w:tcPr>
          <w:p w14:paraId="35A67768" w14:textId="77777777" w:rsidR="008C7DA5" w:rsidRPr="00B703DD" w:rsidRDefault="008C7DA5" w:rsidP="00FB4E58">
            <w:pPr>
              <w:pStyle w:val="TableText0"/>
              <w:keepNext w:val="0"/>
              <w:widowControl w:val="0"/>
              <w:rPr>
                <w:sz w:val="18"/>
                <w:szCs w:val="18"/>
              </w:rPr>
            </w:pPr>
          </w:p>
        </w:tc>
        <w:tc>
          <w:tcPr>
            <w:tcW w:w="977" w:type="dxa"/>
            <w:tcBorders>
              <w:top w:val="single" w:sz="6" w:space="0" w:color="auto"/>
              <w:left w:val="nil"/>
              <w:bottom w:val="single" w:sz="4" w:space="0" w:color="auto"/>
              <w:right w:val="single" w:sz="6" w:space="0" w:color="auto"/>
            </w:tcBorders>
            <w:vAlign w:val="center"/>
          </w:tcPr>
          <w:p w14:paraId="4E3FB20A" w14:textId="77777777" w:rsidR="008C7DA5" w:rsidRPr="00B703DD" w:rsidRDefault="008C7DA5" w:rsidP="00FB4E58">
            <w:pPr>
              <w:pStyle w:val="TableText0"/>
              <w:keepNext w:val="0"/>
              <w:widowControl w:val="0"/>
              <w:rPr>
                <w:sz w:val="18"/>
                <w:szCs w:val="18"/>
              </w:rPr>
            </w:pPr>
          </w:p>
        </w:tc>
        <w:tc>
          <w:tcPr>
            <w:tcW w:w="6251" w:type="dxa"/>
            <w:tcBorders>
              <w:top w:val="single" w:sz="4" w:space="0" w:color="auto"/>
              <w:left w:val="single" w:sz="6" w:space="0" w:color="auto"/>
              <w:bottom w:val="single" w:sz="4" w:space="0" w:color="auto"/>
              <w:right w:val="single" w:sz="4" w:space="0" w:color="auto"/>
            </w:tcBorders>
            <w:hideMark/>
          </w:tcPr>
          <w:p w14:paraId="7C9DFAA0" w14:textId="77777777" w:rsidR="008C7DA5" w:rsidRPr="00B703DD" w:rsidRDefault="00526A29" w:rsidP="00FB4E58">
            <w:pPr>
              <w:pStyle w:val="TableText0"/>
              <w:keepNext w:val="0"/>
              <w:widowControl w:val="0"/>
              <w:rPr>
                <w:sz w:val="18"/>
                <w:szCs w:val="18"/>
              </w:rPr>
            </w:pPr>
            <w:r w:rsidRPr="00B703DD">
              <w:rPr>
                <w:sz w:val="18"/>
                <w:szCs w:val="18"/>
              </w:rPr>
              <w:t>Required for participants who discontinued study intervention without disease progression.</w:t>
            </w:r>
          </w:p>
        </w:tc>
      </w:tr>
      <w:tr w:rsidR="00CA657C" w14:paraId="6D615C40" w14:textId="77777777" w:rsidTr="005F293F">
        <w:trPr>
          <w:trHeight w:val="1344"/>
        </w:trPr>
        <w:tc>
          <w:tcPr>
            <w:tcW w:w="2031" w:type="dxa"/>
            <w:tcBorders>
              <w:top w:val="single" w:sz="4" w:space="0" w:color="auto"/>
              <w:left w:val="single" w:sz="4" w:space="0" w:color="auto"/>
              <w:bottom w:val="single" w:sz="4" w:space="0" w:color="auto"/>
              <w:right w:val="single" w:sz="6" w:space="0" w:color="auto"/>
            </w:tcBorders>
            <w:vAlign w:val="center"/>
            <w:hideMark/>
          </w:tcPr>
          <w:p w14:paraId="7647CCC7" w14:textId="77777777" w:rsidR="008C7DA5" w:rsidRPr="00B703DD" w:rsidRDefault="00526A29" w:rsidP="00FB4E58">
            <w:pPr>
              <w:pStyle w:val="TableText0"/>
              <w:keepNext w:val="0"/>
              <w:widowControl w:val="0"/>
              <w:rPr>
                <w:sz w:val="18"/>
                <w:szCs w:val="18"/>
              </w:rPr>
            </w:pPr>
            <w:r w:rsidRPr="00B703DD">
              <w:rPr>
                <w:sz w:val="18"/>
                <w:szCs w:val="18"/>
              </w:rPr>
              <w:t>Treatment Response Assessment</w:t>
            </w:r>
          </w:p>
        </w:tc>
        <w:tc>
          <w:tcPr>
            <w:tcW w:w="1366" w:type="dxa"/>
            <w:tcBorders>
              <w:top w:val="single" w:sz="4" w:space="0" w:color="auto"/>
              <w:left w:val="single" w:sz="6" w:space="0" w:color="auto"/>
              <w:bottom w:val="single" w:sz="4" w:space="0" w:color="auto"/>
              <w:right w:val="single" w:sz="4" w:space="0" w:color="auto"/>
            </w:tcBorders>
            <w:vAlign w:val="center"/>
            <w:hideMark/>
          </w:tcPr>
          <w:p w14:paraId="3B87DD0A" w14:textId="77777777" w:rsidR="008C7DA5" w:rsidRPr="00B703DD" w:rsidRDefault="00526A29" w:rsidP="00FB4E58">
            <w:pPr>
              <w:pStyle w:val="TableText0"/>
              <w:keepNext w:val="0"/>
              <w:widowControl w:val="0"/>
              <w:jc w:val="center"/>
              <w:rPr>
                <w:sz w:val="18"/>
                <w:szCs w:val="18"/>
              </w:rPr>
            </w:pPr>
            <w:r w:rsidRPr="00B703DD">
              <w:rPr>
                <w:sz w:val="18"/>
                <w:szCs w:val="18"/>
              </w:rPr>
              <w:t>X</w:t>
            </w:r>
          </w:p>
        </w:tc>
        <w:tc>
          <w:tcPr>
            <w:tcW w:w="1418" w:type="dxa"/>
            <w:tcBorders>
              <w:top w:val="single" w:sz="4" w:space="0" w:color="auto"/>
              <w:left w:val="single" w:sz="6" w:space="0" w:color="auto"/>
              <w:bottom w:val="single" w:sz="4" w:space="0" w:color="auto"/>
              <w:right w:val="single" w:sz="6" w:space="0" w:color="auto"/>
            </w:tcBorders>
            <w:vAlign w:val="center"/>
          </w:tcPr>
          <w:p w14:paraId="66378E17" w14:textId="77777777" w:rsidR="008C7DA5" w:rsidRPr="00B703DD" w:rsidRDefault="008C7DA5" w:rsidP="00FB4E58">
            <w:pPr>
              <w:pStyle w:val="TableText0"/>
              <w:keepNext w:val="0"/>
              <w:widowControl w:val="0"/>
              <w:jc w:val="center"/>
              <w:rPr>
                <w:sz w:val="18"/>
                <w:szCs w:val="18"/>
              </w:rPr>
            </w:pPr>
          </w:p>
        </w:tc>
        <w:tc>
          <w:tcPr>
            <w:tcW w:w="992" w:type="dxa"/>
            <w:tcBorders>
              <w:top w:val="single" w:sz="4" w:space="0" w:color="auto"/>
              <w:left w:val="single" w:sz="6" w:space="0" w:color="auto"/>
              <w:bottom w:val="single" w:sz="4" w:space="0" w:color="auto"/>
              <w:right w:val="single" w:sz="6" w:space="0" w:color="auto"/>
            </w:tcBorders>
            <w:vAlign w:val="center"/>
            <w:hideMark/>
          </w:tcPr>
          <w:p w14:paraId="7C52F0CD" w14:textId="77777777" w:rsidR="008C7DA5" w:rsidRPr="00B703DD" w:rsidRDefault="00526A29" w:rsidP="00FB4E58">
            <w:pPr>
              <w:pStyle w:val="TableText0"/>
              <w:keepNext w:val="0"/>
              <w:widowControl w:val="0"/>
              <w:jc w:val="center"/>
              <w:rPr>
                <w:sz w:val="18"/>
                <w:szCs w:val="18"/>
              </w:rPr>
            </w:pPr>
            <w:r w:rsidRPr="00B703DD">
              <w:rPr>
                <w:sz w:val="18"/>
                <w:szCs w:val="18"/>
              </w:rPr>
              <w:t>X</w:t>
            </w:r>
          </w:p>
        </w:tc>
        <w:tc>
          <w:tcPr>
            <w:tcW w:w="977" w:type="dxa"/>
            <w:tcBorders>
              <w:top w:val="single" w:sz="4" w:space="0" w:color="auto"/>
              <w:left w:val="single" w:sz="6" w:space="0" w:color="auto"/>
              <w:bottom w:val="single" w:sz="4" w:space="0" w:color="auto"/>
              <w:right w:val="single" w:sz="6" w:space="0" w:color="auto"/>
            </w:tcBorders>
            <w:vAlign w:val="center"/>
          </w:tcPr>
          <w:p w14:paraId="14ECF09F" w14:textId="77777777" w:rsidR="008C7DA5" w:rsidRPr="00B703DD" w:rsidRDefault="008C7DA5" w:rsidP="00FB4E58">
            <w:pPr>
              <w:pStyle w:val="TableText0"/>
              <w:keepNext w:val="0"/>
              <w:widowControl w:val="0"/>
              <w:rPr>
                <w:sz w:val="18"/>
                <w:szCs w:val="18"/>
              </w:rPr>
            </w:pPr>
          </w:p>
        </w:tc>
        <w:tc>
          <w:tcPr>
            <w:tcW w:w="6251" w:type="dxa"/>
            <w:tcBorders>
              <w:top w:val="single" w:sz="4" w:space="0" w:color="auto"/>
              <w:left w:val="single" w:sz="6" w:space="0" w:color="auto"/>
              <w:bottom w:val="single" w:sz="4" w:space="0" w:color="auto"/>
              <w:right w:val="single" w:sz="4" w:space="0" w:color="auto"/>
            </w:tcBorders>
            <w:hideMark/>
          </w:tcPr>
          <w:p w14:paraId="60D7B8E2" w14:textId="77777777" w:rsidR="008C7DA5" w:rsidRPr="00B9602A" w:rsidRDefault="00526A29" w:rsidP="00E808B5">
            <w:pPr>
              <w:pStyle w:val="TableText0"/>
              <w:widowControl w:val="0"/>
              <w:rPr>
                <w:sz w:val="18"/>
                <w:szCs w:val="18"/>
              </w:rPr>
            </w:pPr>
            <w:r w:rsidRPr="00B9602A">
              <w:rPr>
                <w:sz w:val="18"/>
                <w:szCs w:val="18"/>
              </w:rPr>
              <w:t>Assessments to include PE, hematology, constitutional symptoms, CT, (neck, chest, abdomen, and pelvis), bone marrow biopsy and aspirate and peripheral blood (in the event of CR) as defined in Section 8.2.1 AND Appendix 14.</w:t>
            </w:r>
          </w:p>
          <w:p w14:paraId="4EDCADFC" w14:textId="77777777" w:rsidR="008C7DA5" w:rsidRPr="00B9602A" w:rsidRDefault="00526A29" w:rsidP="00FB4E58">
            <w:pPr>
              <w:pStyle w:val="TableText0"/>
              <w:widowControl w:val="0"/>
              <w:ind w:right="-191"/>
              <w:rPr>
                <w:sz w:val="18"/>
                <w:szCs w:val="18"/>
              </w:rPr>
            </w:pPr>
            <w:r w:rsidRPr="00B9602A">
              <w:rPr>
                <w:sz w:val="18"/>
                <w:szCs w:val="18"/>
              </w:rPr>
              <w:t>Efficacy FU requirements are specified in Section 8.11.4.2.</w:t>
            </w:r>
          </w:p>
          <w:p w14:paraId="030B8E5E" w14:textId="77777777" w:rsidR="008C7DA5" w:rsidRPr="00B703DD" w:rsidRDefault="00526A29" w:rsidP="00FB4E58">
            <w:pPr>
              <w:pStyle w:val="TableText0"/>
              <w:keepNext w:val="0"/>
              <w:widowControl w:val="0"/>
              <w:ind w:right="-191"/>
              <w:rPr>
                <w:sz w:val="18"/>
                <w:szCs w:val="18"/>
              </w:rPr>
            </w:pPr>
            <w:r>
              <w:rPr>
                <w:sz w:val="18"/>
                <w:szCs w:val="18"/>
              </w:rPr>
              <w:t>Efficacy FU timings are Q12W up to and including W97 (approximately 2 years post C1D1) and Q24W afterwards.</w:t>
            </w:r>
          </w:p>
        </w:tc>
      </w:tr>
      <w:tr w:rsidR="00CA657C" w14:paraId="5127D283" w14:textId="77777777" w:rsidTr="005F293F">
        <w:trPr>
          <w:trHeight w:val="273"/>
        </w:trPr>
        <w:tc>
          <w:tcPr>
            <w:tcW w:w="2031" w:type="dxa"/>
            <w:tcBorders>
              <w:top w:val="single" w:sz="4" w:space="0" w:color="auto"/>
              <w:left w:val="single" w:sz="4" w:space="0" w:color="auto"/>
              <w:bottom w:val="single" w:sz="4" w:space="0" w:color="auto"/>
              <w:right w:val="single" w:sz="6" w:space="0" w:color="auto"/>
            </w:tcBorders>
            <w:vAlign w:val="center"/>
            <w:hideMark/>
          </w:tcPr>
          <w:p w14:paraId="4B1CF49E" w14:textId="77777777" w:rsidR="008C7DA5" w:rsidRPr="00B703DD" w:rsidRDefault="00526A29" w:rsidP="00FB4E58">
            <w:pPr>
              <w:pStyle w:val="TableText0"/>
              <w:keepNext w:val="0"/>
              <w:widowControl w:val="0"/>
              <w:rPr>
                <w:sz w:val="18"/>
                <w:szCs w:val="18"/>
              </w:rPr>
            </w:pPr>
            <w:r w:rsidRPr="00B703DD">
              <w:rPr>
                <w:sz w:val="18"/>
                <w:szCs w:val="18"/>
              </w:rPr>
              <w:t>Constitutional Symptoms</w:t>
            </w:r>
          </w:p>
        </w:tc>
        <w:tc>
          <w:tcPr>
            <w:tcW w:w="1366" w:type="dxa"/>
            <w:tcBorders>
              <w:top w:val="single" w:sz="4" w:space="0" w:color="auto"/>
              <w:left w:val="single" w:sz="6" w:space="0" w:color="auto"/>
              <w:bottom w:val="single" w:sz="4" w:space="0" w:color="auto"/>
              <w:right w:val="single" w:sz="4" w:space="0" w:color="auto"/>
            </w:tcBorders>
            <w:vAlign w:val="center"/>
            <w:hideMark/>
          </w:tcPr>
          <w:p w14:paraId="30E13B6C" w14:textId="77777777" w:rsidR="008C7DA5" w:rsidRPr="00B703DD" w:rsidRDefault="00526A29" w:rsidP="00FB4E58">
            <w:pPr>
              <w:pStyle w:val="TableText0"/>
              <w:keepNext w:val="0"/>
              <w:widowControl w:val="0"/>
              <w:jc w:val="center"/>
              <w:rPr>
                <w:sz w:val="18"/>
                <w:szCs w:val="18"/>
              </w:rPr>
            </w:pPr>
            <w:r w:rsidRPr="00B703DD">
              <w:rPr>
                <w:sz w:val="18"/>
                <w:szCs w:val="18"/>
              </w:rPr>
              <w:t>X</w:t>
            </w:r>
          </w:p>
        </w:tc>
        <w:tc>
          <w:tcPr>
            <w:tcW w:w="1418" w:type="dxa"/>
            <w:tcBorders>
              <w:top w:val="single" w:sz="4" w:space="0" w:color="auto"/>
              <w:left w:val="single" w:sz="6" w:space="0" w:color="auto"/>
              <w:bottom w:val="single" w:sz="4" w:space="0" w:color="auto"/>
              <w:right w:val="single" w:sz="6" w:space="0" w:color="auto"/>
            </w:tcBorders>
            <w:vAlign w:val="center"/>
          </w:tcPr>
          <w:p w14:paraId="4BB178E6" w14:textId="77777777" w:rsidR="008C7DA5" w:rsidRPr="00B703DD" w:rsidRDefault="008C7DA5" w:rsidP="00FB4E58">
            <w:pPr>
              <w:pStyle w:val="TableText0"/>
              <w:keepNext w:val="0"/>
              <w:widowControl w:val="0"/>
              <w:jc w:val="center"/>
              <w:rPr>
                <w:sz w:val="18"/>
                <w:szCs w:val="18"/>
              </w:rPr>
            </w:pPr>
          </w:p>
        </w:tc>
        <w:tc>
          <w:tcPr>
            <w:tcW w:w="992" w:type="dxa"/>
            <w:tcBorders>
              <w:top w:val="single" w:sz="4" w:space="0" w:color="auto"/>
              <w:left w:val="single" w:sz="6" w:space="0" w:color="auto"/>
              <w:bottom w:val="single" w:sz="4" w:space="0" w:color="auto"/>
              <w:right w:val="single" w:sz="6" w:space="0" w:color="auto"/>
            </w:tcBorders>
            <w:vAlign w:val="center"/>
            <w:hideMark/>
          </w:tcPr>
          <w:p w14:paraId="7277E126" w14:textId="77777777" w:rsidR="008C7DA5" w:rsidRPr="00B703DD" w:rsidRDefault="00526A29" w:rsidP="00FB4E58">
            <w:pPr>
              <w:pStyle w:val="TableText0"/>
              <w:keepNext w:val="0"/>
              <w:widowControl w:val="0"/>
              <w:jc w:val="center"/>
              <w:rPr>
                <w:sz w:val="18"/>
                <w:szCs w:val="18"/>
              </w:rPr>
            </w:pPr>
            <w:r>
              <w:rPr>
                <w:sz w:val="18"/>
                <w:szCs w:val="18"/>
              </w:rPr>
              <w:t>X</w:t>
            </w:r>
          </w:p>
        </w:tc>
        <w:tc>
          <w:tcPr>
            <w:tcW w:w="977" w:type="dxa"/>
            <w:tcBorders>
              <w:top w:val="single" w:sz="4" w:space="0" w:color="auto"/>
              <w:left w:val="single" w:sz="6" w:space="0" w:color="auto"/>
              <w:bottom w:val="single" w:sz="4" w:space="0" w:color="auto"/>
              <w:right w:val="single" w:sz="6" w:space="0" w:color="auto"/>
            </w:tcBorders>
            <w:vAlign w:val="center"/>
          </w:tcPr>
          <w:p w14:paraId="7C056796" w14:textId="77777777" w:rsidR="008C7DA5" w:rsidRPr="00B703DD" w:rsidRDefault="008C7DA5" w:rsidP="00FB4E58">
            <w:pPr>
              <w:pStyle w:val="TableText0"/>
              <w:keepNext w:val="0"/>
              <w:widowControl w:val="0"/>
              <w:rPr>
                <w:sz w:val="18"/>
                <w:szCs w:val="18"/>
              </w:rPr>
            </w:pPr>
          </w:p>
        </w:tc>
        <w:tc>
          <w:tcPr>
            <w:tcW w:w="6251" w:type="dxa"/>
            <w:tcBorders>
              <w:top w:val="nil"/>
              <w:left w:val="single" w:sz="6" w:space="0" w:color="auto"/>
              <w:bottom w:val="single" w:sz="4" w:space="0" w:color="auto"/>
              <w:right w:val="single" w:sz="4" w:space="0" w:color="auto"/>
            </w:tcBorders>
          </w:tcPr>
          <w:p w14:paraId="7663DE33" w14:textId="77777777" w:rsidR="008C7DA5" w:rsidRDefault="00526A29" w:rsidP="00FB4E58">
            <w:pPr>
              <w:pStyle w:val="TableText0"/>
              <w:keepNext w:val="0"/>
              <w:widowControl w:val="0"/>
              <w:rPr>
                <w:sz w:val="18"/>
                <w:szCs w:val="18"/>
              </w:rPr>
            </w:pPr>
            <w:r w:rsidRPr="00C544A0">
              <w:rPr>
                <w:sz w:val="18"/>
                <w:szCs w:val="18"/>
              </w:rPr>
              <w:t>See Section 8.2.1.4 for details. Efficacy FU requirements are specified in Section 8.11.4.2.</w:t>
            </w:r>
          </w:p>
          <w:p w14:paraId="70503C57" w14:textId="77777777" w:rsidR="008C7DA5" w:rsidRPr="00B703DD" w:rsidRDefault="00526A29" w:rsidP="00FB4E58">
            <w:pPr>
              <w:pStyle w:val="TableText0"/>
              <w:keepNext w:val="0"/>
              <w:widowControl w:val="0"/>
              <w:rPr>
                <w:sz w:val="18"/>
                <w:szCs w:val="18"/>
              </w:rPr>
            </w:pPr>
            <w:r w:rsidRPr="00545C2B">
              <w:rPr>
                <w:sz w:val="18"/>
                <w:szCs w:val="18"/>
              </w:rPr>
              <w:t>Efficacy FU timings are Q12W up to and including W145 (approximately 3 years post C1D1) and Q24W afterwards.</w:t>
            </w:r>
          </w:p>
        </w:tc>
      </w:tr>
      <w:tr w:rsidR="00CA657C" w14:paraId="51ED3167" w14:textId="77777777" w:rsidTr="00B73232">
        <w:trPr>
          <w:trHeight w:val="273"/>
        </w:trPr>
        <w:tc>
          <w:tcPr>
            <w:tcW w:w="2031" w:type="dxa"/>
            <w:tcBorders>
              <w:top w:val="single" w:sz="4" w:space="0" w:color="auto"/>
              <w:left w:val="single" w:sz="4" w:space="0" w:color="auto"/>
              <w:bottom w:val="single" w:sz="4" w:space="0" w:color="auto"/>
              <w:right w:val="single" w:sz="6" w:space="0" w:color="auto"/>
            </w:tcBorders>
            <w:vAlign w:val="center"/>
          </w:tcPr>
          <w:p w14:paraId="7FC3BDA2" w14:textId="77777777" w:rsidR="00561FB4" w:rsidRDefault="00526A29" w:rsidP="00FB4E58">
            <w:pPr>
              <w:pStyle w:val="TableText0"/>
              <w:keepNext w:val="0"/>
              <w:widowControl w:val="0"/>
              <w:rPr>
                <w:sz w:val="18"/>
                <w:szCs w:val="18"/>
              </w:rPr>
            </w:pPr>
            <w:r w:rsidRPr="00B703DD">
              <w:rPr>
                <w:sz w:val="18"/>
                <w:szCs w:val="18"/>
              </w:rPr>
              <w:t>Vital Status</w:t>
            </w:r>
          </w:p>
        </w:tc>
        <w:tc>
          <w:tcPr>
            <w:tcW w:w="4753" w:type="dxa"/>
            <w:gridSpan w:val="3"/>
            <w:tcBorders>
              <w:top w:val="single" w:sz="4" w:space="0" w:color="auto"/>
              <w:left w:val="single" w:sz="6" w:space="0" w:color="auto"/>
              <w:bottom w:val="single" w:sz="4" w:space="0" w:color="auto"/>
              <w:right w:val="single" w:sz="6" w:space="0" w:color="auto"/>
            </w:tcBorders>
            <w:vAlign w:val="center"/>
          </w:tcPr>
          <w:p w14:paraId="134EEC16" w14:textId="458956B9" w:rsidR="00561FB4" w:rsidRPr="00B703DD" w:rsidRDefault="00895D30" w:rsidP="00FB4E58">
            <w:pPr>
              <w:pStyle w:val="TableText0"/>
              <w:keepNext w:val="0"/>
              <w:widowControl w:val="0"/>
              <w:rPr>
                <w:sz w:val="18"/>
                <w:szCs w:val="18"/>
              </w:rPr>
            </w:pPr>
            <w:del w:id="2149" w:author="Powell, Deana" w:date="2026-03-05T15:34:00Z" w16du:dateUtc="2026-03-05T20:34:00Z">
              <w:r w:rsidRPr="00902CFE">
                <w:rPr>
                  <w:noProof/>
                </w:rPr>
                <mc:AlternateContent>
                  <mc:Choice Requires="wps">
                    <w:drawing>
                      <wp:anchor distT="0" distB="0" distL="114300" distR="114300" simplePos="0" relativeHeight="251741184" behindDoc="0" locked="0" layoutInCell="1" allowOverlap="1" wp14:anchorId="40D0DF82" wp14:editId="281B5213">
                        <wp:simplePos x="0" y="0"/>
                        <wp:positionH relativeFrom="column">
                          <wp:posOffset>90170</wp:posOffset>
                        </wp:positionH>
                        <wp:positionV relativeFrom="paragraph">
                          <wp:posOffset>69215</wp:posOffset>
                        </wp:positionV>
                        <wp:extent cx="2110740" cy="0"/>
                        <wp:effectExtent l="38100" t="76200" r="22860" b="95250"/>
                        <wp:wrapNone/>
                        <wp:docPr id="21" name="Straight Arrow Connector 21"/>
                        <wp:cNvGraphicFramePr/>
                        <a:graphic xmlns:a="http://schemas.openxmlformats.org/drawingml/2006/main">
                          <a:graphicData uri="http://schemas.microsoft.com/office/word/2010/wordprocessingShape">
                            <wps:wsp>
                              <wps:cNvCnPr/>
                              <wps:spPr>
                                <a:xfrm>
                                  <a:off x="0" y="0"/>
                                  <a:ext cx="2110740" cy="0"/>
                                </a:xfrm>
                                <a:prstGeom prst="straightConnector1">
                                  <a:avLst/>
                                </a:prstGeom>
                                <a:noFill/>
                                <a:ln w="9525">
                                  <a:solidFill>
                                    <a:sysClr val="windowText" lastClr="000000">
                                      <a:shade val="95000"/>
                                      <a:satMod val="105000"/>
                                    </a:sysClr>
                                  </a:solidFill>
                                  <a:prstDash val="solid"/>
                                  <a:headEnd type="triangle"/>
                                  <a:tailEnd type="triangle"/>
                                </a:ln>
                                <a:effectLst/>
                              </wps:spPr>
                              <wps:bodyPr/>
                            </wps:wsp>
                          </a:graphicData>
                        </a:graphic>
                        <wp14:sizeRelH relativeFrom="margin">
                          <wp14:pctWidth>0</wp14:pctWidth>
                        </wp14:sizeRelH>
                        <wp14:sizeRelV relativeFrom="margin">
                          <wp14:pctHeight>0</wp14:pctHeight>
                        </wp14:sizeRelV>
                      </wp:anchor>
                    </w:drawing>
                  </mc:Choice>
                  <mc:Fallback>
                    <w:pict>
                      <v:shape w14:anchorId="20E6E069" id="Straight Arrow Connector 21" o:spid="_x0000_s1026" type="#_x0000_t32" style="position:absolute;margin-left:7.1pt;margin-top:5.45pt;width:166.2pt;height:0;z-index:2517411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">
                        <v:stroke startarrow="block" endarrow="block"/>
                      </v:shape>
                    </w:pict>
                  </mc:Fallback>
                </mc:AlternateContent>
              </w:r>
            </w:del>
            <w:ins w:id="2150" w:author="Powell, Deana" w:date="2026-03-05T15:34:00Z" w16du:dateUtc="2026-03-05T20:34:00Z">
              <w:r w:rsidR="00526A29">
                <w:rPr>
                  <w:noProof/>
                  <w:sz w:val="18"/>
                  <w:szCs w:val="18"/>
                </w:rPr>
                <mc:AlternateContent>
                  <mc:Choice Requires="wps">
                    <w:drawing>
                      <wp:anchor distT="0" distB="0" distL="114300" distR="114300" simplePos="0" relativeHeight="251740160" behindDoc="0" locked="0" layoutInCell="1" allowOverlap="1" wp14:anchorId="6C8E1AD6" wp14:editId="22A87A35">
                        <wp:simplePos x="0" y="0"/>
                        <wp:positionH relativeFrom="column">
                          <wp:posOffset>-51435</wp:posOffset>
                        </wp:positionH>
                        <wp:positionV relativeFrom="paragraph">
                          <wp:posOffset>71755</wp:posOffset>
                        </wp:positionV>
                        <wp:extent cx="2965450" cy="0"/>
                        <wp:effectExtent l="38100" t="76200" r="25400" b="95250"/>
                        <wp:wrapNone/>
                        <wp:docPr id="1412301547" name="Straight Arrow Connector 1412301547"/>
                        <wp:cNvGraphicFramePr/>
                        <a:graphic xmlns:a="http://schemas.openxmlformats.org/drawingml/2006/main">
                          <a:graphicData uri="http://schemas.microsoft.com/office/word/2010/wordprocessingShape">
                            <wps:wsp>
                              <wps:cNvCnPr/>
                              <wps:spPr>
                                <a:xfrm>
                                  <a:off x="0" y="0"/>
                                  <a:ext cx="2965450" cy="0"/>
                                </a:xfrm>
                                <a:prstGeom prst="straightConnector1">
                                  <a:avLst/>
                                </a:prstGeom>
                                <a:ln>
                                  <a:headEnd type="triangle"/>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0C0572A1" id="Straight Arrow Connector 1412301547" o:spid="_x0000_s1026" type="#_x0000_t32" style="position:absolute;margin-left:-4.05pt;margin-top:5.65pt;width:233.5pt;height:0;z-index:2517401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" strokecolor="black [3040]">
                        <v:stroke startarrow="block" endarrow="block"/>
                      </v:shape>
                    </w:pict>
                  </mc:Fallback>
                </mc:AlternateContent>
              </w:r>
            </w:ins>
          </w:p>
        </w:tc>
        <w:tc>
          <w:tcPr>
            <w:tcW w:w="1142" w:type="dxa"/>
            <w:tcBorders>
              <w:top w:val="single" w:sz="4" w:space="0" w:color="auto"/>
              <w:left w:val="single" w:sz="6" w:space="0" w:color="auto"/>
              <w:bottom w:val="single" w:sz="4" w:space="0" w:color="auto"/>
              <w:right w:val="single" w:sz="6" w:space="0" w:color="auto"/>
            </w:tcBorders>
            <w:cellDel w:id="2151" w:author="Powell, Deana" w:date="2026-03-05T15:34:00Z"/>
          </w:tcPr>
          <w:p w14:paraId="223C072A" w14:textId="77777777" w:rsidR="009602AE" w:rsidRPr="00B703DD" w:rsidRDefault="009602AE" w:rsidP="00FB4E58">
            <w:pPr>
              <w:pStyle w:val="TableText0"/>
              <w:keepNext w:val="0"/>
              <w:widowControl w:val="0"/>
              <w:rPr>
                <w:sz w:val="18"/>
                <w:szCs w:val="18"/>
              </w:rPr>
            </w:pPr>
          </w:p>
        </w:tc>
        <w:tc>
          <w:tcPr>
            <w:tcW w:w="6251" w:type="dxa"/>
            <w:tcBorders>
              <w:top w:val="nil"/>
              <w:left w:val="single" w:sz="6" w:space="0" w:color="auto"/>
              <w:bottom w:val="single" w:sz="4" w:space="0" w:color="auto"/>
              <w:right w:val="single" w:sz="4" w:space="0" w:color="auto"/>
            </w:tcBorders>
          </w:tcPr>
          <w:p w14:paraId="55C3C1C3" w14:textId="60FB5BB1" w:rsidR="00561FB4" w:rsidRPr="00902CFE" w:rsidRDefault="00526A29" w:rsidP="00FB4E58">
            <w:pPr>
              <w:pStyle w:val="TableText0"/>
              <w:keepNext w:val="0"/>
              <w:widowControl w:val="0"/>
              <w:rPr>
                <w:sz w:val="18"/>
                <w:szCs w:val="18"/>
              </w:rPr>
            </w:pPr>
            <w:r>
              <w:rPr>
                <w:sz w:val="18"/>
                <w:szCs w:val="18"/>
              </w:rPr>
              <w:t>Survival information (vital status) may be requested at the time during the study.</w:t>
            </w:r>
          </w:p>
        </w:tc>
      </w:tr>
      <w:tr w:rsidR="00CA657C" w14:paraId="265A973E" w14:textId="77777777" w:rsidTr="005F293F">
        <w:trPr>
          <w:trHeight w:val="380"/>
        </w:trPr>
        <w:tc>
          <w:tcPr>
            <w:tcW w:w="2031" w:type="dxa"/>
            <w:tcBorders>
              <w:top w:val="single" w:sz="4" w:space="0" w:color="auto"/>
              <w:left w:val="single" w:sz="4" w:space="0" w:color="auto"/>
              <w:bottom w:val="single" w:sz="4" w:space="0" w:color="auto"/>
              <w:right w:val="single" w:sz="4" w:space="0" w:color="auto"/>
            </w:tcBorders>
            <w:vAlign w:val="center"/>
            <w:hideMark/>
          </w:tcPr>
          <w:p w14:paraId="138D14E9" w14:textId="77777777" w:rsidR="008C7DA5" w:rsidRPr="00B703DD" w:rsidRDefault="00526A29" w:rsidP="00FB4E58">
            <w:pPr>
              <w:pStyle w:val="TableText0"/>
              <w:keepNext w:val="0"/>
              <w:widowControl w:val="0"/>
              <w:rPr>
                <w:sz w:val="18"/>
                <w:szCs w:val="18"/>
              </w:rPr>
            </w:pPr>
            <w:r w:rsidRPr="00B703DD">
              <w:rPr>
                <w:sz w:val="18"/>
                <w:szCs w:val="18"/>
              </w:rPr>
              <w:t>Subsequent Antineoplastic Therapy Status</w:t>
            </w:r>
          </w:p>
        </w:tc>
        <w:tc>
          <w:tcPr>
            <w:tcW w:w="4753" w:type="dxa"/>
            <w:gridSpan w:val="4"/>
            <w:tcBorders>
              <w:top w:val="single" w:sz="4" w:space="0" w:color="auto"/>
              <w:left w:val="single" w:sz="4" w:space="0" w:color="auto"/>
              <w:bottom w:val="single" w:sz="4" w:space="0" w:color="auto"/>
              <w:right w:val="single" w:sz="4" w:space="0" w:color="auto"/>
            </w:tcBorders>
            <w:vAlign w:val="center"/>
          </w:tcPr>
          <w:p w14:paraId="2667F5FA" w14:textId="70262759" w:rsidR="008C7DA5" w:rsidRPr="00B703DD" w:rsidRDefault="00895D30" w:rsidP="00FB4E58">
            <w:pPr>
              <w:pStyle w:val="TableText0"/>
              <w:keepNext w:val="0"/>
              <w:widowControl w:val="0"/>
              <w:jc w:val="center"/>
              <w:rPr>
                <w:sz w:val="18"/>
                <w:szCs w:val="18"/>
              </w:rPr>
            </w:pPr>
            <w:del w:id="2152" w:author="Powell, Deana" w:date="2026-03-05T15:34:00Z" w16du:dateUtc="2026-03-05T20:34:00Z">
              <w:r>
                <w:rPr>
                  <w:noProof/>
                  <w:sz w:val="18"/>
                  <w:szCs w:val="18"/>
                </w:rPr>
                <mc:AlternateContent>
                  <mc:Choice Requires="wps">
                    <w:drawing>
                      <wp:anchor distT="0" distB="0" distL="114300" distR="114300" simplePos="0" relativeHeight="251743232" behindDoc="0" locked="0" layoutInCell="1" allowOverlap="1" wp14:anchorId="02C06B0F" wp14:editId="2AD7DD51">
                        <wp:simplePos x="0" y="0"/>
                        <wp:positionH relativeFrom="column">
                          <wp:posOffset>-22860</wp:posOffset>
                        </wp:positionH>
                        <wp:positionV relativeFrom="paragraph">
                          <wp:posOffset>74295</wp:posOffset>
                        </wp:positionV>
                        <wp:extent cx="2965450" cy="0"/>
                        <wp:effectExtent l="38100" t="76200" r="25400" b="95250"/>
                        <wp:wrapNone/>
                        <wp:docPr id="2066903547" name="Straight Arrow Connector 2066903547"/>
                        <wp:cNvGraphicFramePr/>
                        <a:graphic xmlns:a="http://schemas.openxmlformats.org/drawingml/2006/main">
                          <a:graphicData uri="http://schemas.microsoft.com/office/word/2010/wordprocessingShape">
                            <wps:wsp>
                              <wps:cNvCnPr/>
                              <wps:spPr>
                                <a:xfrm>
                                  <a:off x="0" y="0"/>
                                  <a:ext cx="2965450" cy="0"/>
                                </a:xfrm>
                                <a:prstGeom prst="straightConnector1">
                                  <a:avLst/>
                                </a:prstGeom>
                                <a:ln>
                                  <a:headEnd type="triangle"/>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id="Straight Arrow Connector 321" o:spid="_x0000_s1048" type="#_x0000_t32" style="width:233.5pt;height:0;margin-top:5.85pt;margin-left:-1.8pt;mso-height-percent:0;mso-height-relative:margin;mso-width-percent:0;mso-width-relative:margin;mso-wrap-distance-bottom:0;mso-wrap-distance-left:9pt;mso-wrap-distance-right:9pt;mso-wrap-distance-top:0;position:absolute;v-text-anchor:top;z-index:251705344" fillcolor="this" stroked="t" strokecolor="black" strokeweight="0.75pt">
                        <v:stroke startarrow="block" endarrow="block"/>
                      </v:shape>
                    </w:pict>
                  </mc:Fallback>
                </mc:AlternateContent>
              </w:r>
            </w:del>
            <w:ins w:id="2153" w:author="Powell, Deana" w:date="2026-03-05T15:34:00Z" w16du:dateUtc="2026-03-05T20:34:00Z">
              <w:r w:rsidR="00526A29">
                <w:rPr>
                  <w:noProof/>
                  <w:sz w:val="18"/>
                  <w:szCs w:val="18"/>
                </w:rPr>
                <mc:AlternateContent>
                  <mc:Choice Requires="wps">
                    <w:drawing>
                      <wp:anchor distT="0" distB="0" distL="114300" distR="114300" simplePos="0" relativeHeight="251668480" behindDoc="0" locked="0" layoutInCell="1" allowOverlap="1" wp14:anchorId="3464FD79" wp14:editId="215CE9F8">
                        <wp:simplePos x="0" y="0"/>
                        <wp:positionH relativeFrom="column">
                          <wp:posOffset>-56515</wp:posOffset>
                        </wp:positionH>
                        <wp:positionV relativeFrom="paragraph">
                          <wp:posOffset>67310</wp:posOffset>
                        </wp:positionV>
                        <wp:extent cx="2965450" cy="0"/>
                        <wp:effectExtent l="38100" t="76200" r="25400" b="95250"/>
                        <wp:wrapNone/>
                        <wp:docPr id="321" name="Straight Arrow Connector 321"/>
                        <wp:cNvGraphicFramePr/>
                        <a:graphic xmlns:a="http://schemas.openxmlformats.org/drawingml/2006/main">
                          <a:graphicData uri="http://schemas.microsoft.com/office/word/2010/wordprocessingShape">
                            <wps:wsp>
                              <wps:cNvCnPr/>
                              <wps:spPr>
                                <a:xfrm>
                                  <a:off x="0" y="0"/>
                                  <a:ext cx="2965450" cy="0"/>
                                </a:xfrm>
                                <a:prstGeom prst="straightConnector1">
                                  <a:avLst/>
                                </a:prstGeom>
                                <a:ln>
                                  <a:headEnd type="triangle"/>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http://schemas.openxmlformats.org/drawingml/2006/main">
                    <w:pict w14:anchorId="0189B92C">
                      <v:shape id="Straight Arrow Connector 321" style="width:233.5pt;height:0;margin-top:5.3pt;margin-left:-4.45pt;mso-height-percent:0;mso-height-relative:margin;mso-width-percent:0;mso-width-relative:margin;mso-wrap-distance-bottom:0;mso-wrap-distance-left:9pt;mso-wrap-distance-right:9pt;mso-wrap-distance-top:0;mso-wrap-style:square;position:absolute;visibility:visible;z-index:251669504" o:spid="_x0000_s1039" strokecolor="black" type="#_x0000_t32">
                        <v:stroke startarrow="block" endarrow="block"/>
                      </v:shape>
                    </w:pict>
                  </mc:Fallback>
                </mc:AlternateContent>
              </w:r>
            </w:ins>
          </w:p>
        </w:tc>
        <w:tc>
          <w:tcPr>
            <w:tcW w:w="6251" w:type="dxa"/>
            <w:tcBorders>
              <w:top w:val="single" w:sz="4" w:space="0" w:color="auto"/>
              <w:left w:val="single" w:sz="4" w:space="0" w:color="auto"/>
              <w:bottom w:val="single" w:sz="4" w:space="0" w:color="auto"/>
              <w:right w:val="single" w:sz="4" w:space="0" w:color="auto"/>
            </w:tcBorders>
          </w:tcPr>
          <w:p w14:paraId="7D544EA9" w14:textId="77777777" w:rsidR="008C7DA5" w:rsidRPr="00B703DD" w:rsidRDefault="008C7DA5" w:rsidP="00FB4E58">
            <w:pPr>
              <w:pStyle w:val="TableText0"/>
              <w:keepNext w:val="0"/>
              <w:widowControl w:val="0"/>
              <w:rPr>
                <w:sz w:val="18"/>
                <w:szCs w:val="18"/>
              </w:rPr>
            </w:pPr>
          </w:p>
        </w:tc>
      </w:tr>
      <w:tr w:rsidR="00CA657C" w14:paraId="74A3DEB6" w14:textId="77777777" w:rsidTr="005F293F">
        <w:trPr>
          <w:trHeight w:val="332"/>
        </w:trPr>
        <w:tc>
          <w:tcPr>
            <w:tcW w:w="2031" w:type="dxa"/>
            <w:tcBorders>
              <w:top w:val="single" w:sz="4" w:space="0" w:color="auto"/>
              <w:left w:val="single" w:sz="4" w:space="0" w:color="auto"/>
              <w:bottom w:val="single" w:sz="4" w:space="0" w:color="auto"/>
              <w:right w:val="single" w:sz="4" w:space="0" w:color="auto"/>
            </w:tcBorders>
            <w:vAlign w:val="center"/>
          </w:tcPr>
          <w:p w14:paraId="7C68E416" w14:textId="77777777" w:rsidR="008C7DA5" w:rsidRPr="00B703DD" w:rsidRDefault="00526A29" w:rsidP="00FB4E58">
            <w:pPr>
              <w:pStyle w:val="TableText0"/>
              <w:keepNext w:val="0"/>
              <w:widowControl w:val="0"/>
              <w:rPr>
                <w:sz w:val="18"/>
                <w:szCs w:val="18"/>
              </w:rPr>
            </w:pPr>
            <w:r>
              <w:rPr>
                <w:sz w:val="18"/>
                <w:szCs w:val="18"/>
              </w:rPr>
              <w:t>SCT follow-up</w:t>
            </w:r>
          </w:p>
        </w:tc>
        <w:tc>
          <w:tcPr>
            <w:tcW w:w="1366" w:type="dxa"/>
            <w:tcBorders>
              <w:top w:val="single" w:sz="4" w:space="0" w:color="auto"/>
              <w:left w:val="single" w:sz="4" w:space="0" w:color="auto"/>
              <w:bottom w:val="single" w:sz="4" w:space="0" w:color="auto"/>
              <w:right w:val="single" w:sz="4" w:space="0" w:color="auto"/>
            </w:tcBorders>
            <w:vAlign w:val="center"/>
          </w:tcPr>
          <w:p w14:paraId="5F031388" w14:textId="77777777" w:rsidR="008C7DA5" w:rsidRPr="00B703DD" w:rsidRDefault="008C7DA5" w:rsidP="00FB4E58">
            <w:pPr>
              <w:pStyle w:val="TableText0"/>
              <w:keepNext w:val="0"/>
              <w:widowControl w:val="0"/>
              <w:jc w:val="center"/>
              <w:rPr>
                <w:noProof/>
                <w:sz w:val="18"/>
                <w:szCs w:val="18"/>
              </w:rPr>
            </w:pPr>
          </w:p>
        </w:tc>
        <w:tc>
          <w:tcPr>
            <w:tcW w:w="1418" w:type="dxa"/>
            <w:tcBorders>
              <w:top w:val="single" w:sz="4" w:space="0" w:color="auto"/>
              <w:left w:val="single" w:sz="4" w:space="0" w:color="auto"/>
              <w:bottom w:val="single" w:sz="4" w:space="0" w:color="auto"/>
              <w:right w:val="single" w:sz="4" w:space="0" w:color="auto"/>
            </w:tcBorders>
            <w:vAlign w:val="center"/>
          </w:tcPr>
          <w:p w14:paraId="141125D8" w14:textId="77777777" w:rsidR="008C7DA5" w:rsidRPr="00B703DD" w:rsidRDefault="00526A29" w:rsidP="00FB4E58">
            <w:pPr>
              <w:pStyle w:val="TableText0"/>
              <w:keepNext w:val="0"/>
              <w:widowControl w:val="0"/>
              <w:jc w:val="center"/>
              <w:rPr>
                <w:noProof/>
                <w:sz w:val="18"/>
                <w:szCs w:val="18"/>
              </w:rPr>
            </w:pPr>
            <w:r>
              <w:rPr>
                <w:noProof/>
                <w:sz w:val="18"/>
                <w:szCs w:val="18"/>
              </w:rPr>
              <w:t>X</w:t>
            </w:r>
          </w:p>
        </w:tc>
        <w:tc>
          <w:tcPr>
            <w:tcW w:w="992" w:type="dxa"/>
            <w:tcBorders>
              <w:top w:val="single" w:sz="4" w:space="0" w:color="auto"/>
              <w:left w:val="single" w:sz="4" w:space="0" w:color="auto"/>
              <w:bottom w:val="single" w:sz="4" w:space="0" w:color="auto"/>
              <w:right w:val="single" w:sz="4" w:space="0" w:color="auto"/>
            </w:tcBorders>
            <w:vAlign w:val="center"/>
          </w:tcPr>
          <w:p w14:paraId="70E59659" w14:textId="77777777" w:rsidR="008C7DA5" w:rsidRPr="00B703DD" w:rsidRDefault="00526A29" w:rsidP="00FB4E58">
            <w:pPr>
              <w:pStyle w:val="TableText0"/>
              <w:keepNext w:val="0"/>
              <w:widowControl w:val="0"/>
              <w:jc w:val="center"/>
              <w:rPr>
                <w:noProof/>
                <w:sz w:val="18"/>
                <w:szCs w:val="18"/>
              </w:rPr>
            </w:pPr>
            <w:r>
              <w:rPr>
                <w:noProof/>
                <w:sz w:val="18"/>
                <w:szCs w:val="18"/>
              </w:rPr>
              <w:t>X</w:t>
            </w:r>
          </w:p>
        </w:tc>
        <w:tc>
          <w:tcPr>
            <w:tcW w:w="977" w:type="dxa"/>
            <w:tcBorders>
              <w:top w:val="single" w:sz="4" w:space="0" w:color="auto"/>
              <w:left w:val="single" w:sz="4" w:space="0" w:color="auto"/>
              <w:bottom w:val="single" w:sz="4" w:space="0" w:color="auto"/>
              <w:right w:val="single" w:sz="4" w:space="0" w:color="auto"/>
            </w:tcBorders>
            <w:vAlign w:val="center"/>
          </w:tcPr>
          <w:p w14:paraId="32C5CE17" w14:textId="77777777" w:rsidR="008C7DA5" w:rsidRPr="00B703DD" w:rsidRDefault="00526A29" w:rsidP="00FB4E58">
            <w:pPr>
              <w:pStyle w:val="TableText0"/>
              <w:keepNext w:val="0"/>
              <w:widowControl w:val="0"/>
              <w:jc w:val="center"/>
              <w:rPr>
                <w:noProof/>
                <w:sz w:val="18"/>
                <w:szCs w:val="18"/>
              </w:rPr>
            </w:pPr>
            <w:r>
              <w:rPr>
                <w:noProof/>
                <w:sz w:val="18"/>
                <w:szCs w:val="18"/>
              </w:rPr>
              <w:t>X</w:t>
            </w:r>
          </w:p>
        </w:tc>
        <w:tc>
          <w:tcPr>
            <w:tcW w:w="6251" w:type="dxa"/>
            <w:tcBorders>
              <w:top w:val="single" w:sz="4" w:space="0" w:color="auto"/>
              <w:left w:val="single" w:sz="4" w:space="0" w:color="auto"/>
              <w:bottom w:val="single" w:sz="4" w:space="0" w:color="auto"/>
              <w:right w:val="single" w:sz="4" w:space="0" w:color="auto"/>
            </w:tcBorders>
            <w:vAlign w:val="center"/>
          </w:tcPr>
          <w:p w14:paraId="698028A3" w14:textId="77777777" w:rsidR="008C7DA5" w:rsidRPr="00B703DD" w:rsidRDefault="00526A29" w:rsidP="00FB4E58">
            <w:pPr>
              <w:pStyle w:val="TableText0"/>
              <w:keepNext w:val="0"/>
              <w:widowControl w:val="0"/>
              <w:rPr>
                <w:sz w:val="18"/>
                <w:szCs w:val="18"/>
              </w:rPr>
            </w:pPr>
            <w:r>
              <w:rPr>
                <w:sz w:val="18"/>
                <w:szCs w:val="18"/>
              </w:rPr>
              <w:t>See Section 8.11.4.4 for details.</w:t>
            </w:r>
          </w:p>
        </w:tc>
      </w:tr>
      <w:tr w:rsidR="00CA657C" w14:paraId="4D77EB64" w14:textId="77777777" w:rsidTr="005F293F">
        <w:trPr>
          <w:trHeight w:val="266"/>
        </w:trPr>
        <w:tc>
          <w:tcPr>
            <w:tcW w:w="2031" w:type="dxa"/>
            <w:tcBorders>
              <w:top w:val="single" w:sz="4" w:space="0" w:color="auto"/>
              <w:left w:val="single" w:sz="4" w:space="0" w:color="auto"/>
              <w:bottom w:val="single" w:sz="4" w:space="0" w:color="auto"/>
              <w:right w:val="single" w:sz="4" w:space="0" w:color="auto"/>
            </w:tcBorders>
            <w:vAlign w:val="center"/>
            <w:hideMark/>
          </w:tcPr>
          <w:p w14:paraId="4DA3E2BA" w14:textId="77777777" w:rsidR="008C7DA5" w:rsidRPr="00B703DD" w:rsidRDefault="00526A29" w:rsidP="00FB4E58">
            <w:pPr>
              <w:pStyle w:val="TableText0"/>
              <w:keepNext w:val="0"/>
              <w:widowControl w:val="0"/>
              <w:rPr>
                <w:sz w:val="18"/>
                <w:szCs w:val="18"/>
              </w:rPr>
            </w:pPr>
            <w:r w:rsidRPr="00B703DD">
              <w:rPr>
                <w:sz w:val="18"/>
                <w:szCs w:val="18"/>
              </w:rPr>
              <w:t>Survival FU</w:t>
            </w:r>
          </w:p>
        </w:tc>
        <w:tc>
          <w:tcPr>
            <w:tcW w:w="1366" w:type="dxa"/>
            <w:tcBorders>
              <w:top w:val="single" w:sz="4" w:space="0" w:color="auto"/>
              <w:left w:val="single" w:sz="4" w:space="0" w:color="auto"/>
              <w:bottom w:val="single" w:sz="4" w:space="0" w:color="auto"/>
              <w:right w:val="single" w:sz="4" w:space="0" w:color="auto"/>
            </w:tcBorders>
            <w:vAlign w:val="center"/>
          </w:tcPr>
          <w:p w14:paraId="233DE817" w14:textId="77777777" w:rsidR="008C7DA5" w:rsidRPr="00B703DD" w:rsidRDefault="008C7DA5" w:rsidP="00FB4E58">
            <w:pPr>
              <w:pStyle w:val="TableText0"/>
              <w:keepNext w:val="0"/>
              <w:widowControl w:val="0"/>
              <w:jc w:val="center"/>
              <w:rPr>
                <w:sz w:val="18"/>
                <w:szCs w:val="18"/>
              </w:rPr>
            </w:pPr>
          </w:p>
        </w:tc>
        <w:tc>
          <w:tcPr>
            <w:tcW w:w="1418" w:type="dxa"/>
            <w:tcBorders>
              <w:top w:val="single" w:sz="4" w:space="0" w:color="auto"/>
              <w:left w:val="single" w:sz="4" w:space="0" w:color="auto"/>
              <w:bottom w:val="single" w:sz="4" w:space="0" w:color="auto"/>
              <w:right w:val="single" w:sz="4" w:space="0" w:color="auto"/>
            </w:tcBorders>
            <w:vAlign w:val="center"/>
          </w:tcPr>
          <w:p w14:paraId="18FD9120" w14:textId="77777777" w:rsidR="008C7DA5" w:rsidRPr="00B703DD" w:rsidRDefault="008C7DA5" w:rsidP="00FB4E58">
            <w:pPr>
              <w:pStyle w:val="TableText0"/>
              <w:keepNext w:val="0"/>
              <w:widowControl w:val="0"/>
              <w:jc w:val="center"/>
              <w:rPr>
                <w:sz w:val="18"/>
                <w:szCs w:val="18"/>
              </w:rPr>
            </w:pPr>
          </w:p>
        </w:tc>
        <w:tc>
          <w:tcPr>
            <w:tcW w:w="992" w:type="dxa"/>
            <w:tcBorders>
              <w:top w:val="single" w:sz="4" w:space="0" w:color="auto"/>
              <w:left w:val="single" w:sz="4" w:space="0" w:color="auto"/>
              <w:bottom w:val="single" w:sz="4" w:space="0" w:color="auto"/>
              <w:right w:val="single" w:sz="4" w:space="0" w:color="auto"/>
            </w:tcBorders>
            <w:vAlign w:val="center"/>
          </w:tcPr>
          <w:p w14:paraId="52B53923" w14:textId="77777777" w:rsidR="008C7DA5" w:rsidRPr="00B703DD" w:rsidRDefault="008C7DA5" w:rsidP="00FB4E58">
            <w:pPr>
              <w:pStyle w:val="TableText0"/>
              <w:keepNext w:val="0"/>
              <w:widowControl w:val="0"/>
              <w:jc w:val="center"/>
              <w:rPr>
                <w:sz w:val="18"/>
                <w:szCs w:val="18"/>
              </w:rPr>
            </w:pPr>
          </w:p>
        </w:tc>
        <w:tc>
          <w:tcPr>
            <w:tcW w:w="977" w:type="dxa"/>
            <w:tcBorders>
              <w:top w:val="single" w:sz="4" w:space="0" w:color="auto"/>
              <w:left w:val="single" w:sz="4" w:space="0" w:color="auto"/>
              <w:bottom w:val="single" w:sz="4" w:space="0" w:color="auto"/>
              <w:right w:val="single" w:sz="4" w:space="0" w:color="auto"/>
            </w:tcBorders>
            <w:vAlign w:val="center"/>
            <w:hideMark/>
          </w:tcPr>
          <w:p w14:paraId="0D5DDC9E" w14:textId="77777777" w:rsidR="008C7DA5" w:rsidRPr="00B703DD" w:rsidRDefault="00526A29" w:rsidP="00FB4E58">
            <w:pPr>
              <w:pStyle w:val="TableText0"/>
              <w:keepNext w:val="0"/>
              <w:widowControl w:val="0"/>
              <w:jc w:val="center"/>
              <w:rPr>
                <w:sz w:val="18"/>
                <w:szCs w:val="18"/>
              </w:rPr>
            </w:pPr>
            <w:r w:rsidRPr="00B703DD">
              <w:rPr>
                <w:sz w:val="18"/>
                <w:szCs w:val="18"/>
              </w:rPr>
              <w:t>X</w:t>
            </w:r>
          </w:p>
        </w:tc>
        <w:tc>
          <w:tcPr>
            <w:tcW w:w="6251" w:type="dxa"/>
            <w:tcBorders>
              <w:top w:val="single" w:sz="4" w:space="0" w:color="auto"/>
              <w:left w:val="single" w:sz="4" w:space="0" w:color="auto"/>
              <w:bottom w:val="single" w:sz="4" w:space="0" w:color="auto"/>
              <w:right w:val="single" w:sz="4" w:space="0" w:color="auto"/>
            </w:tcBorders>
            <w:vAlign w:val="center"/>
            <w:hideMark/>
          </w:tcPr>
          <w:p w14:paraId="64E55843" w14:textId="77777777" w:rsidR="008C7DA5" w:rsidRPr="00B703DD" w:rsidRDefault="00526A29" w:rsidP="00FB4E58">
            <w:pPr>
              <w:pStyle w:val="TableText0"/>
              <w:keepNext w:val="0"/>
              <w:widowControl w:val="0"/>
              <w:rPr>
                <w:sz w:val="18"/>
                <w:szCs w:val="18"/>
              </w:rPr>
            </w:pPr>
            <w:r w:rsidRPr="00B703DD">
              <w:rPr>
                <w:sz w:val="18"/>
                <w:szCs w:val="18"/>
              </w:rPr>
              <w:t>After centrally verified disease progression or the start of new anticancer treatment.</w:t>
            </w:r>
          </w:p>
        </w:tc>
      </w:tr>
      <w:tr w:rsidR="00CA657C" w14:paraId="2C258E92" w14:textId="77777777" w:rsidTr="005F293F">
        <w:trPr>
          <w:trHeight w:val="269"/>
        </w:trPr>
        <w:tc>
          <w:tcPr>
            <w:tcW w:w="2031" w:type="dxa"/>
            <w:tcBorders>
              <w:top w:val="single" w:sz="4" w:space="0" w:color="auto"/>
              <w:left w:val="single" w:sz="4" w:space="0" w:color="auto"/>
              <w:bottom w:val="single" w:sz="4" w:space="0" w:color="auto"/>
              <w:right w:val="nil"/>
            </w:tcBorders>
            <w:vAlign w:val="center"/>
            <w:hideMark/>
          </w:tcPr>
          <w:p w14:paraId="0C8E2822" w14:textId="77777777" w:rsidR="008C7DA5" w:rsidRPr="00B65D8F" w:rsidRDefault="00526A29" w:rsidP="00FB4E58">
            <w:pPr>
              <w:pStyle w:val="TableText0"/>
              <w:keepNext w:val="0"/>
              <w:widowControl w:val="0"/>
              <w:rPr>
                <w:b/>
                <w:bCs/>
                <w:sz w:val="18"/>
                <w:szCs w:val="18"/>
              </w:rPr>
            </w:pPr>
            <w:r w:rsidRPr="00B65D8F">
              <w:rPr>
                <w:b/>
                <w:bCs/>
                <w:sz w:val="18"/>
                <w:szCs w:val="18"/>
              </w:rPr>
              <w:t>Patient-reported Outcomes</w:t>
            </w:r>
          </w:p>
        </w:tc>
        <w:tc>
          <w:tcPr>
            <w:tcW w:w="1366" w:type="dxa"/>
            <w:tcBorders>
              <w:top w:val="single" w:sz="4" w:space="0" w:color="auto"/>
              <w:left w:val="nil"/>
              <w:bottom w:val="single" w:sz="4" w:space="0" w:color="auto"/>
              <w:right w:val="nil"/>
            </w:tcBorders>
            <w:vAlign w:val="center"/>
          </w:tcPr>
          <w:p w14:paraId="44A65ACC" w14:textId="77777777" w:rsidR="008C7DA5" w:rsidRPr="00B703DD" w:rsidRDefault="008C7DA5" w:rsidP="00FB4E58">
            <w:pPr>
              <w:pStyle w:val="TableText0"/>
              <w:keepNext w:val="0"/>
              <w:widowControl w:val="0"/>
              <w:jc w:val="center"/>
              <w:rPr>
                <w:sz w:val="18"/>
                <w:szCs w:val="18"/>
              </w:rPr>
            </w:pPr>
          </w:p>
        </w:tc>
        <w:tc>
          <w:tcPr>
            <w:tcW w:w="1418" w:type="dxa"/>
            <w:tcBorders>
              <w:top w:val="single" w:sz="4" w:space="0" w:color="auto"/>
              <w:left w:val="nil"/>
              <w:bottom w:val="single" w:sz="4" w:space="0" w:color="auto"/>
              <w:right w:val="nil"/>
            </w:tcBorders>
            <w:vAlign w:val="center"/>
          </w:tcPr>
          <w:p w14:paraId="3CF611A9" w14:textId="77777777" w:rsidR="008C7DA5" w:rsidRPr="00B703DD" w:rsidRDefault="008C7DA5" w:rsidP="00FB4E58">
            <w:pPr>
              <w:pStyle w:val="TableText0"/>
              <w:keepNext w:val="0"/>
              <w:widowControl w:val="0"/>
              <w:jc w:val="center"/>
              <w:rPr>
                <w:sz w:val="18"/>
                <w:szCs w:val="18"/>
              </w:rPr>
            </w:pPr>
          </w:p>
        </w:tc>
        <w:tc>
          <w:tcPr>
            <w:tcW w:w="992" w:type="dxa"/>
            <w:tcBorders>
              <w:top w:val="single" w:sz="4" w:space="0" w:color="auto"/>
              <w:left w:val="nil"/>
              <w:bottom w:val="single" w:sz="4" w:space="0" w:color="auto"/>
              <w:right w:val="nil"/>
            </w:tcBorders>
            <w:vAlign w:val="center"/>
          </w:tcPr>
          <w:p w14:paraId="47105A29" w14:textId="77777777" w:rsidR="008C7DA5" w:rsidRPr="00B703DD" w:rsidRDefault="008C7DA5" w:rsidP="00FB4E58">
            <w:pPr>
              <w:pStyle w:val="TableText0"/>
              <w:keepNext w:val="0"/>
              <w:widowControl w:val="0"/>
              <w:jc w:val="center"/>
              <w:rPr>
                <w:sz w:val="18"/>
                <w:szCs w:val="18"/>
              </w:rPr>
            </w:pPr>
          </w:p>
        </w:tc>
        <w:tc>
          <w:tcPr>
            <w:tcW w:w="977" w:type="dxa"/>
            <w:tcBorders>
              <w:top w:val="single" w:sz="4" w:space="0" w:color="auto"/>
              <w:left w:val="nil"/>
              <w:bottom w:val="single" w:sz="4" w:space="0" w:color="auto"/>
              <w:right w:val="single" w:sz="6" w:space="0" w:color="auto"/>
            </w:tcBorders>
            <w:vAlign w:val="center"/>
          </w:tcPr>
          <w:p w14:paraId="595FA199" w14:textId="77777777" w:rsidR="008C7DA5" w:rsidRPr="00B703DD" w:rsidRDefault="008C7DA5" w:rsidP="00FB4E58">
            <w:pPr>
              <w:pStyle w:val="TableText0"/>
              <w:keepNext w:val="0"/>
              <w:widowControl w:val="0"/>
              <w:jc w:val="center"/>
              <w:rPr>
                <w:sz w:val="18"/>
                <w:szCs w:val="18"/>
              </w:rPr>
            </w:pPr>
          </w:p>
        </w:tc>
        <w:tc>
          <w:tcPr>
            <w:tcW w:w="6251" w:type="dxa"/>
            <w:tcBorders>
              <w:top w:val="single" w:sz="4" w:space="0" w:color="auto"/>
              <w:left w:val="single" w:sz="6" w:space="0" w:color="auto"/>
              <w:bottom w:val="single" w:sz="4" w:space="0" w:color="auto"/>
              <w:right w:val="single" w:sz="4" w:space="0" w:color="auto"/>
            </w:tcBorders>
            <w:vAlign w:val="center"/>
          </w:tcPr>
          <w:p w14:paraId="44C74818" w14:textId="77777777" w:rsidR="008C7DA5" w:rsidRPr="00B703DD" w:rsidRDefault="00526A29" w:rsidP="00FB4E58">
            <w:pPr>
              <w:pStyle w:val="TableText0"/>
              <w:keepNext w:val="0"/>
              <w:widowControl w:val="0"/>
              <w:rPr>
                <w:sz w:val="18"/>
                <w:szCs w:val="18"/>
              </w:rPr>
            </w:pPr>
            <w:r w:rsidRPr="00594D63">
              <w:rPr>
                <w:b/>
                <w:bCs/>
                <w:sz w:val="18"/>
                <w:szCs w:val="18"/>
              </w:rPr>
              <w:t>PROs will be completed in Part 2 participants only.</w:t>
            </w:r>
            <w:r>
              <w:rPr>
                <w:sz w:val="18"/>
                <w:szCs w:val="18"/>
              </w:rPr>
              <w:t xml:space="preserve"> PROs should be completed before other assessments.</w:t>
            </w:r>
          </w:p>
        </w:tc>
      </w:tr>
      <w:tr w:rsidR="00CA657C" w14:paraId="7B8B5252" w14:textId="77777777" w:rsidTr="005F293F">
        <w:trPr>
          <w:trHeight w:val="276"/>
        </w:trPr>
        <w:tc>
          <w:tcPr>
            <w:tcW w:w="2031" w:type="dxa"/>
            <w:tcBorders>
              <w:top w:val="single" w:sz="4" w:space="0" w:color="auto"/>
              <w:left w:val="single" w:sz="4" w:space="0" w:color="auto"/>
              <w:bottom w:val="single" w:sz="4" w:space="0" w:color="auto"/>
              <w:right w:val="single" w:sz="6" w:space="0" w:color="auto"/>
            </w:tcBorders>
            <w:vAlign w:val="center"/>
            <w:hideMark/>
          </w:tcPr>
          <w:p w14:paraId="37DB4650" w14:textId="77777777" w:rsidR="008C7DA5" w:rsidRPr="00B703DD" w:rsidRDefault="00526A29" w:rsidP="00FB4E58">
            <w:pPr>
              <w:pStyle w:val="TableText0"/>
              <w:keepNext w:val="0"/>
              <w:widowControl w:val="0"/>
              <w:rPr>
                <w:sz w:val="18"/>
                <w:szCs w:val="18"/>
              </w:rPr>
            </w:pPr>
            <w:r w:rsidRPr="00B703DD">
              <w:rPr>
                <w:sz w:val="18"/>
                <w:szCs w:val="18"/>
              </w:rPr>
              <w:t>EORTC QLQ-C30</w:t>
            </w:r>
          </w:p>
        </w:tc>
        <w:tc>
          <w:tcPr>
            <w:tcW w:w="1366" w:type="dxa"/>
            <w:tcBorders>
              <w:top w:val="single" w:sz="4" w:space="0" w:color="auto"/>
              <w:left w:val="single" w:sz="6" w:space="0" w:color="auto"/>
              <w:bottom w:val="single" w:sz="4" w:space="0" w:color="auto"/>
              <w:right w:val="single" w:sz="4" w:space="0" w:color="auto"/>
            </w:tcBorders>
            <w:vAlign w:val="center"/>
            <w:hideMark/>
          </w:tcPr>
          <w:p w14:paraId="72254BA4" w14:textId="77777777" w:rsidR="008C7DA5" w:rsidRPr="00B703DD" w:rsidRDefault="00526A29" w:rsidP="00FB4E58">
            <w:pPr>
              <w:pStyle w:val="TableText0"/>
              <w:keepNext w:val="0"/>
              <w:widowControl w:val="0"/>
              <w:jc w:val="center"/>
              <w:rPr>
                <w:sz w:val="18"/>
                <w:szCs w:val="18"/>
              </w:rPr>
            </w:pPr>
            <w:r w:rsidRPr="00B703DD">
              <w:rPr>
                <w:sz w:val="18"/>
                <w:szCs w:val="18"/>
              </w:rPr>
              <w:t>X</w:t>
            </w:r>
          </w:p>
        </w:tc>
        <w:tc>
          <w:tcPr>
            <w:tcW w:w="1418" w:type="dxa"/>
            <w:tcBorders>
              <w:top w:val="single" w:sz="4" w:space="0" w:color="auto"/>
              <w:left w:val="single" w:sz="6" w:space="0" w:color="auto"/>
              <w:bottom w:val="single" w:sz="4" w:space="0" w:color="auto"/>
              <w:right w:val="single" w:sz="4" w:space="0" w:color="auto"/>
            </w:tcBorders>
            <w:vAlign w:val="center"/>
            <w:hideMark/>
          </w:tcPr>
          <w:p w14:paraId="1BD3D7F4" w14:textId="77777777" w:rsidR="008C7DA5" w:rsidRPr="00B703DD" w:rsidRDefault="00526A29" w:rsidP="00FB4E58">
            <w:pPr>
              <w:pStyle w:val="TableText0"/>
              <w:keepNext w:val="0"/>
              <w:widowControl w:val="0"/>
              <w:jc w:val="center"/>
              <w:rPr>
                <w:sz w:val="18"/>
                <w:szCs w:val="18"/>
              </w:rPr>
            </w:pPr>
            <w:r w:rsidRPr="00B703DD">
              <w:rPr>
                <w:sz w:val="18"/>
                <w:szCs w:val="18"/>
              </w:rPr>
              <w:t>X</w:t>
            </w:r>
          </w:p>
        </w:tc>
        <w:tc>
          <w:tcPr>
            <w:tcW w:w="992" w:type="dxa"/>
            <w:tcBorders>
              <w:top w:val="single" w:sz="4" w:space="0" w:color="auto"/>
              <w:left w:val="single" w:sz="4" w:space="0" w:color="auto"/>
              <w:bottom w:val="single" w:sz="4" w:space="0" w:color="auto"/>
              <w:right w:val="single" w:sz="4" w:space="0" w:color="auto"/>
            </w:tcBorders>
            <w:vAlign w:val="center"/>
          </w:tcPr>
          <w:p w14:paraId="29106B68" w14:textId="77777777" w:rsidR="008C7DA5" w:rsidRPr="00B703DD" w:rsidRDefault="00526A29" w:rsidP="00FB4E58">
            <w:pPr>
              <w:pStyle w:val="TableText0"/>
              <w:widowControl w:val="0"/>
              <w:jc w:val="center"/>
              <w:rPr>
                <w:sz w:val="18"/>
                <w:szCs w:val="18"/>
              </w:rPr>
            </w:pPr>
            <w:r>
              <w:rPr>
                <w:sz w:val="18"/>
                <w:szCs w:val="18"/>
              </w:rPr>
              <w:t>X</w:t>
            </w:r>
          </w:p>
        </w:tc>
        <w:tc>
          <w:tcPr>
            <w:tcW w:w="977" w:type="dxa"/>
            <w:tcBorders>
              <w:top w:val="single" w:sz="4" w:space="0" w:color="auto"/>
              <w:left w:val="single" w:sz="4" w:space="0" w:color="auto"/>
              <w:bottom w:val="single" w:sz="4" w:space="0" w:color="auto"/>
              <w:right w:val="single" w:sz="6" w:space="0" w:color="auto"/>
            </w:tcBorders>
            <w:vAlign w:val="center"/>
          </w:tcPr>
          <w:p w14:paraId="75F53E5C" w14:textId="77777777" w:rsidR="008C7DA5" w:rsidRPr="00B703DD" w:rsidRDefault="008C7DA5" w:rsidP="00FB4E58">
            <w:pPr>
              <w:pStyle w:val="TableText0"/>
              <w:keepNext w:val="0"/>
              <w:widowControl w:val="0"/>
              <w:jc w:val="center"/>
              <w:rPr>
                <w:sz w:val="18"/>
                <w:szCs w:val="18"/>
              </w:rPr>
            </w:pPr>
          </w:p>
        </w:tc>
        <w:tc>
          <w:tcPr>
            <w:tcW w:w="6251" w:type="dxa"/>
            <w:vMerge w:val="restart"/>
            <w:tcBorders>
              <w:top w:val="single" w:sz="4" w:space="0" w:color="auto"/>
              <w:left w:val="single" w:sz="6" w:space="0" w:color="auto"/>
              <w:right w:val="single" w:sz="4" w:space="0" w:color="auto"/>
            </w:tcBorders>
            <w:vAlign w:val="center"/>
            <w:hideMark/>
          </w:tcPr>
          <w:p w14:paraId="5C66377F" w14:textId="77777777" w:rsidR="008C7DA5" w:rsidRPr="00FE12D6" w:rsidRDefault="00526A29" w:rsidP="00FB4E58">
            <w:pPr>
              <w:pStyle w:val="TableText0"/>
              <w:widowControl w:val="0"/>
              <w:rPr>
                <w:sz w:val="18"/>
                <w:szCs w:val="18"/>
              </w:rPr>
            </w:pPr>
            <w:r w:rsidRPr="00FE12D6">
              <w:rPr>
                <w:sz w:val="18"/>
                <w:szCs w:val="18"/>
              </w:rPr>
              <w:t>See Section 8.2.2 for specific requirements and the order in which the questionnaires should be completed.</w:t>
            </w:r>
          </w:p>
          <w:p w14:paraId="586BE883" w14:textId="77777777" w:rsidR="008C7DA5" w:rsidRPr="00FE12D6" w:rsidRDefault="00526A29" w:rsidP="00FB4E58">
            <w:pPr>
              <w:pStyle w:val="TableText0"/>
              <w:widowControl w:val="0"/>
              <w:rPr>
                <w:sz w:val="18"/>
                <w:szCs w:val="18"/>
              </w:rPr>
            </w:pPr>
            <w:r w:rsidRPr="00FE12D6">
              <w:rPr>
                <w:sz w:val="18"/>
                <w:szCs w:val="18"/>
              </w:rPr>
              <w:t>Efficacy FU requirements are specified in Section 8.11.4.2.</w:t>
            </w:r>
          </w:p>
          <w:p w14:paraId="3EC3E094" w14:textId="77777777" w:rsidR="008C7DA5" w:rsidRPr="00B703DD" w:rsidRDefault="00526A29" w:rsidP="00FB4E58">
            <w:pPr>
              <w:pStyle w:val="TableText0"/>
              <w:keepNext w:val="0"/>
              <w:widowControl w:val="0"/>
              <w:rPr>
                <w:sz w:val="18"/>
                <w:szCs w:val="18"/>
              </w:rPr>
            </w:pPr>
            <w:r w:rsidRPr="00FE12D6">
              <w:rPr>
                <w:sz w:val="18"/>
                <w:szCs w:val="18"/>
              </w:rPr>
              <w:t>Efficacy FU timings are Q12W up to and including W97 (approximately 2 years post C1D1) and Q24W afterwards.</w:t>
            </w:r>
          </w:p>
        </w:tc>
      </w:tr>
      <w:tr w:rsidR="00CA657C" w14:paraId="6D4131C5" w14:textId="77777777" w:rsidTr="005F293F">
        <w:trPr>
          <w:trHeight w:val="273"/>
        </w:trPr>
        <w:tc>
          <w:tcPr>
            <w:tcW w:w="2031" w:type="dxa"/>
            <w:tcBorders>
              <w:top w:val="single" w:sz="4" w:space="0" w:color="auto"/>
              <w:left w:val="single" w:sz="4" w:space="0" w:color="auto"/>
              <w:bottom w:val="single" w:sz="4" w:space="0" w:color="auto"/>
              <w:right w:val="single" w:sz="6" w:space="0" w:color="auto"/>
            </w:tcBorders>
            <w:vAlign w:val="center"/>
            <w:hideMark/>
          </w:tcPr>
          <w:p w14:paraId="2AE21BB6" w14:textId="77777777" w:rsidR="008C7DA5" w:rsidRPr="00B703DD" w:rsidRDefault="00526A29" w:rsidP="00FB4E58">
            <w:pPr>
              <w:pStyle w:val="TableText0"/>
              <w:keepNext w:val="0"/>
              <w:widowControl w:val="0"/>
              <w:rPr>
                <w:sz w:val="18"/>
                <w:szCs w:val="18"/>
              </w:rPr>
            </w:pPr>
            <w:r w:rsidRPr="00B703DD">
              <w:rPr>
                <w:sz w:val="18"/>
                <w:szCs w:val="18"/>
              </w:rPr>
              <w:t>EORTC QLQ-CLL17</w:t>
            </w:r>
          </w:p>
        </w:tc>
        <w:tc>
          <w:tcPr>
            <w:tcW w:w="1366" w:type="dxa"/>
            <w:tcBorders>
              <w:top w:val="single" w:sz="4" w:space="0" w:color="auto"/>
              <w:left w:val="single" w:sz="6" w:space="0" w:color="auto"/>
              <w:bottom w:val="single" w:sz="4" w:space="0" w:color="auto"/>
              <w:right w:val="single" w:sz="4" w:space="0" w:color="auto"/>
            </w:tcBorders>
            <w:vAlign w:val="center"/>
            <w:hideMark/>
          </w:tcPr>
          <w:p w14:paraId="3F4DDBC6" w14:textId="77777777" w:rsidR="008C7DA5" w:rsidRPr="00B703DD" w:rsidRDefault="00526A29" w:rsidP="00FB4E58">
            <w:pPr>
              <w:pStyle w:val="TableText0"/>
              <w:keepNext w:val="0"/>
              <w:widowControl w:val="0"/>
              <w:jc w:val="center"/>
              <w:rPr>
                <w:sz w:val="18"/>
                <w:szCs w:val="18"/>
              </w:rPr>
            </w:pPr>
            <w:r w:rsidRPr="00B703DD">
              <w:rPr>
                <w:sz w:val="18"/>
                <w:szCs w:val="18"/>
              </w:rPr>
              <w:t>X</w:t>
            </w:r>
          </w:p>
        </w:tc>
        <w:tc>
          <w:tcPr>
            <w:tcW w:w="1418" w:type="dxa"/>
            <w:tcBorders>
              <w:top w:val="single" w:sz="4" w:space="0" w:color="auto"/>
              <w:left w:val="single" w:sz="6" w:space="0" w:color="auto"/>
              <w:bottom w:val="single" w:sz="4" w:space="0" w:color="auto"/>
              <w:right w:val="single" w:sz="4" w:space="0" w:color="auto"/>
            </w:tcBorders>
            <w:vAlign w:val="center"/>
            <w:hideMark/>
          </w:tcPr>
          <w:p w14:paraId="28F51FC9" w14:textId="77777777" w:rsidR="008C7DA5" w:rsidRPr="00B703DD" w:rsidRDefault="00526A29" w:rsidP="00FB4E58">
            <w:pPr>
              <w:pStyle w:val="TableText0"/>
              <w:keepNext w:val="0"/>
              <w:widowControl w:val="0"/>
              <w:jc w:val="center"/>
              <w:rPr>
                <w:sz w:val="18"/>
                <w:szCs w:val="18"/>
              </w:rPr>
            </w:pPr>
            <w:r w:rsidRPr="00B703DD">
              <w:rPr>
                <w:sz w:val="18"/>
                <w:szCs w:val="18"/>
              </w:rPr>
              <w:t>X</w:t>
            </w:r>
          </w:p>
        </w:tc>
        <w:tc>
          <w:tcPr>
            <w:tcW w:w="992" w:type="dxa"/>
            <w:tcBorders>
              <w:top w:val="single" w:sz="4" w:space="0" w:color="auto"/>
              <w:left w:val="single" w:sz="4" w:space="0" w:color="auto"/>
              <w:bottom w:val="single" w:sz="4" w:space="0" w:color="auto"/>
              <w:right w:val="single" w:sz="4" w:space="0" w:color="auto"/>
            </w:tcBorders>
            <w:vAlign w:val="center"/>
          </w:tcPr>
          <w:p w14:paraId="5ED1283A" w14:textId="77777777" w:rsidR="008C7DA5" w:rsidRPr="00B703DD" w:rsidRDefault="00526A29" w:rsidP="00FB4E58">
            <w:pPr>
              <w:pStyle w:val="TableText0"/>
              <w:widowControl w:val="0"/>
              <w:jc w:val="center"/>
              <w:rPr>
                <w:sz w:val="18"/>
                <w:szCs w:val="18"/>
              </w:rPr>
            </w:pPr>
            <w:r>
              <w:rPr>
                <w:sz w:val="18"/>
                <w:szCs w:val="18"/>
              </w:rPr>
              <w:t>X</w:t>
            </w:r>
          </w:p>
        </w:tc>
        <w:tc>
          <w:tcPr>
            <w:tcW w:w="977" w:type="dxa"/>
            <w:tcBorders>
              <w:top w:val="single" w:sz="4" w:space="0" w:color="auto"/>
              <w:left w:val="single" w:sz="4" w:space="0" w:color="auto"/>
              <w:bottom w:val="single" w:sz="4" w:space="0" w:color="auto"/>
              <w:right w:val="single" w:sz="6" w:space="0" w:color="auto"/>
            </w:tcBorders>
            <w:vAlign w:val="center"/>
          </w:tcPr>
          <w:p w14:paraId="19011A7B" w14:textId="77777777" w:rsidR="008C7DA5" w:rsidRPr="00B703DD" w:rsidRDefault="008C7DA5" w:rsidP="00FB4E58">
            <w:pPr>
              <w:pStyle w:val="TableText0"/>
              <w:keepNext w:val="0"/>
              <w:widowControl w:val="0"/>
              <w:jc w:val="center"/>
              <w:rPr>
                <w:sz w:val="18"/>
                <w:szCs w:val="18"/>
              </w:rPr>
            </w:pPr>
          </w:p>
        </w:tc>
        <w:tc>
          <w:tcPr>
            <w:tcW w:w="6251" w:type="dxa"/>
            <w:vMerge/>
            <w:tcBorders>
              <w:left w:val="single" w:sz="6" w:space="0" w:color="auto"/>
              <w:right w:val="single" w:sz="4" w:space="0" w:color="auto"/>
            </w:tcBorders>
            <w:vAlign w:val="center"/>
            <w:hideMark/>
          </w:tcPr>
          <w:p w14:paraId="5A619941" w14:textId="77777777" w:rsidR="008C7DA5" w:rsidRPr="00B703DD" w:rsidRDefault="008C7DA5" w:rsidP="00FB4E58">
            <w:pPr>
              <w:pStyle w:val="TableText0"/>
              <w:keepNext w:val="0"/>
              <w:widowControl w:val="0"/>
              <w:rPr>
                <w:sz w:val="18"/>
                <w:szCs w:val="18"/>
              </w:rPr>
            </w:pPr>
          </w:p>
        </w:tc>
      </w:tr>
      <w:tr w:rsidR="00CA657C" w14:paraId="5B638E9B" w14:textId="77777777" w:rsidTr="005F293F">
        <w:trPr>
          <w:trHeight w:val="273"/>
        </w:trPr>
        <w:tc>
          <w:tcPr>
            <w:tcW w:w="2031" w:type="dxa"/>
            <w:tcBorders>
              <w:top w:val="single" w:sz="4" w:space="0" w:color="auto"/>
              <w:left w:val="single" w:sz="4" w:space="0" w:color="auto"/>
              <w:bottom w:val="single" w:sz="4" w:space="0" w:color="auto"/>
              <w:right w:val="single" w:sz="6" w:space="0" w:color="auto"/>
            </w:tcBorders>
            <w:vAlign w:val="center"/>
            <w:hideMark/>
          </w:tcPr>
          <w:p w14:paraId="791F46A1" w14:textId="77777777" w:rsidR="008C7DA5" w:rsidRPr="00B703DD" w:rsidRDefault="00526A29" w:rsidP="00FB4E58">
            <w:pPr>
              <w:pStyle w:val="TableText0"/>
              <w:keepNext w:val="0"/>
              <w:widowControl w:val="0"/>
              <w:rPr>
                <w:sz w:val="18"/>
                <w:szCs w:val="18"/>
              </w:rPr>
            </w:pPr>
            <w:r w:rsidRPr="00B703DD">
              <w:rPr>
                <w:sz w:val="18"/>
                <w:szCs w:val="18"/>
              </w:rPr>
              <w:t>EQ-5D-5L</w:t>
            </w:r>
          </w:p>
        </w:tc>
        <w:tc>
          <w:tcPr>
            <w:tcW w:w="1366" w:type="dxa"/>
            <w:tcBorders>
              <w:top w:val="single" w:sz="4" w:space="0" w:color="auto"/>
              <w:left w:val="single" w:sz="6" w:space="0" w:color="auto"/>
              <w:bottom w:val="single" w:sz="4" w:space="0" w:color="auto"/>
              <w:right w:val="single" w:sz="4" w:space="0" w:color="auto"/>
            </w:tcBorders>
            <w:vAlign w:val="center"/>
            <w:hideMark/>
          </w:tcPr>
          <w:p w14:paraId="3FE57644" w14:textId="77777777" w:rsidR="008C7DA5" w:rsidRPr="00B703DD" w:rsidRDefault="00526A29" w:rsidP="00FB4E58">
            <w:pPr>
              <w:pStyle w:val="TableText0"/>
              <w:keepNext w:val="0"/>
              <w:widowControl w:val="0"/>
              <w:jc w:val="center"/>
              <w:rPr>
                <w:sz w:val="18"/>
                <w:szCs w:val="18"/>
              </w:rPr>
            </w:pPr>
            <w:r w:rsidRPr="00B703DD">
              <w:rPr>
                <w:sz w:val="18"/>
                <w:szCs w:val="18"/>
              </w:rPr>
              <w:t>X</w:t>
            </w:r>
          </w:p>
        </w:tc>
        <w:tc>
          <w:tcPr>
            <w:tcW w:w="1418" w:type="dxa"/>
            <w:tcBorders>
              <w:top w:val="single" w:sz="4" w:space="0" w:color="auto"/>
              <w:left w:val="single" w:sz="6" w:space="0" w:color="auto"/>
              <w:bottom w:val="single" w:sz="4" w:space="0" w:color="auto"/>
              <w:right w:val="single" w:sz="4" w:space="0" w:color="auto"/>
            </w:tcBorders>
            <w:vAlign w:val="center"/>
            <w:hideMark/>
          </w:tcPr>
          <w:p w14:paraId="60F6D835" w14:textId="77777777" w:rsidR="008C7DA5" w:rsidRPr="00B703DD" w:rsidRDefault="00526A29" w:rsidP="00FB4E58">
            <w:pPr>
              <w:pStyle w:val="TableText0"/>
              <w:keepNext w:val="0"/>
              <w:widowControl w:val="0"/>
              <w:jc w:val="center"/>
              <w:rPr>
                <w:sz w:val="18"/>
                <w:szCs w:val="18"/>
              </w:rPr>
            </w:pPr>
            <w:r w:rsidRPr="00B703DD">
              <w:rPr>
                <w:sz w:val="18"/>
                <w:szCs w:val="18"/>
              </w:rPr>
              <w:t>X</w:t>
            </w:r>
          </w:p>
        </w:tc>
        <w:tc>
          <w:tcPr>
            <w:tcW w:w="992" w:type="dxa"/>
            <w:tcBorders>
              <w:top w:val="single" w:sz="4" w:space="0" w:color="auto"/>
              <w:left w:val="single" w:sz="4" w:space="0" w:color="auto"/>
              <w:bottom w:val="single" w:sz="4" w:space="0" w:color="auto"/>
              <w:right w:val="single" w:sz="4" w:space="0" w:color="auto"/>
            </w:tcBorders>
            <w:vAlign w:val="center"/>
          </w:tcPr>
          <w:p w14:paraId="78D14A5C" w14:textId="77777777" w:rsidR="008C7DA5" w:rsidRPr="00B703DD" w:rsidRDefault="00526A29" w:rsidP="00FB4E58">
            <w:pPr>
              <w:pStyle w:val="TableText0"/>
              <w:widowControl w:val="0"/>
              <w:jc w:val="center"/>
              <w:rPr>
                <w:sz w:val="18"/>
                <w:szCs w:val="18"/>
              </w:rPr>
            </w:pPr>
            <w:r>
              <w:rPr>
                <w:sz w:val="18"/>
                <w:szCs w:val="18"/>
              </w:rPr>
              <w:t>X</w:t>
            </w:r>
          </w:p>
        </w:tc>
        <w:tc>
          <w:tcPr>
            <w:tcW w:w="977" w:type="dxa"/>
            <w:tcBorders>
              <w:top w:val="single" w:sz="4" w:space="0" w:color="auto"/>
              <w:left w:val="single" w:sz="4" w:space="0" w:color="auto"/>
              <w:bottom w:val="single" w:sz="4" w:space="0" w:color="auto"/>
              <w:right w:val="single" w:sz="6" w:space="0" w:color="auto"/>
            </w:tcBorders>
            <w:vAlign w:val="center"/>
          </w:tcPr>
          <w:p w14:paraId="101E94D9" w14:textId="77777777" w:rsidR="008C7DA5" w:rsidRPr="00B703DD" w:rsidRDefault="008C7DA5" w:rsidP="00FB4E58">
            <w:pPr>
              <w:pStyle w:val="TableText0"/>
              <w:keepNext w:val="0"/>
              <w:widowControl w:val="0"/>
              <w:jc w:val="center"/>
              <w:rPr>
                <w:sz w:val="18"/>
                <w:szCs w:val="18"/>
              </w:rPr>
            </w:pPr>
          </w:p>
        </w:tc>
        <w:tc>
          <w:tcPr>
            <w:tcW w:w="6251" w:type="dxa"/>
            <w:vMerge/>
            <w:tcBorders>
              <w:left w:val="single" w:sz="6" w:space="0" w:color="auto"/>
              <w:right w:val="single" w:sz="4" w:space="0" w:color="auto"/>
            </w:tcBorders>
            <w:vAlign w:val="center"/>
            <w:hideMark/>
          </w:tcPr>
          <w:p w14:paraId="00411231" w14:textId="77777777" w:rsidR="008C7DA5" w:rsidRPr="00B703DD" w:rsidRDefault="008C7DA5" w:rsidP="00FB4E58">
            <w:pPr>
              <w:pStyle w:val="TableText0"/>
              <w:keepNext w:val="0"/>
              <w:widowControl w:val="0"/>
              <w:rPr>
                <w:sz w:val="18"/>
                <w:szCs w:val="18"/>
              </w:rPr>
            </w:pPr>
          </w:p>
        </w:tc>
      </w:tr>
      <w:tr w:rsidR="00CA657C" w14:paraId="4AEB651C" w14:textId="77777777" w:rsidTr="00E108A9">
        <w:trPr>
          <w:trHeight w:val="273"/>
        </w:trPr>
        <w:tc>
          <w:tcPr>
            <w:tcW w:w="2031" w:type="dxa"/>
            <w:tcBorders>
              <w:top w:val="single" w:sz="4" w:space="0" w:color="auto"/>
              <w:left w:val="single" w:sz="4" w:space="0" w:color="auto"/>
              <w:bottom w:val="single" w:sz="4" w:space="0" w:color="auto"/>
              <w:right w:val="single" w:sz="6" w:space="0" w:color="auto"/>
            </w:tcBorders>
            <w:vAlign w:val="center"/>
          </w:tcPr>
          <w:p w14:paraId="1562C1FB" w14:textId="77777777" w:rsidR="008C7DA5" w:rsidRPr="00B703DD" w:rsidRDefault="00526A29" w:rsidP="00FB4E58">
            <w:pPr>
              <w:pStyle w:val="TableText0"/>
              <w:keepNext w:val="0"/>
              <w:widowControl w:val="0"/>
              <w:rPr>
                <w:sz w:val="18"/>
                <w:szCs w:val="18"/>
              </w:rPr>
            </w:pPr>
            <w:r>
              <w:rPr>
                <w:rFonts w:eastAsia="Times New Roman"/>
                <w:sz w:val="18"/>
                <w:szCs w:val="18"/>
              </w:rPr>
              <w:t>FACT-G (Item GP5)</w:t>
            </w:r>
          </w:p>
        </w:tc>
        <w:tc>
          <w:tcPr>
            <w:tcW w:w="1366" w:type="dxa"/>
            <w:tcBorders>
              <w:top w:val="single" w:sz="4" w:space="0" w:color="auto"/>
              <w:left w:val="single" w:sz="6" w:space="0" w:color="auto"/>
              <w:bottom w:val="single" w:sz="4" w:space="0" w:color="auto"/>
              <w:right w:val="single" w:sz="4" w:space="0" w:color="auto"/>
            </w:tcBorders>
            <w:vAlign w:val="center"/>
          </w:tcPr>
          <w:p w14:paraId="08B86ABE" w14:textId="77777777" w:rsidR="008C7DA5" w:rsidRPr="00B703DD" w:rsidRDefault="00526A29" w:rsidP="00FB4E58">
            <w:pPr>
              <w:pStyle w:val="TableText0"/>
              <w:keepNext w:val="0"/>
              <w:widowControl w:val="0"/>
              <w:jc w:val="center"/>
              <w:rPr>
                <w:sz w:val="18"/>
                <w:szCs w:val="18"/>
              </w:rPr>
            </w:pPr>
            <w:r w:rsidRPr="00B703DD">
              <w:rPr>
                <w:sz w:val="18"/>
                <w:szCs w:val="18"/>
              </w:rPr>
              <w:t>X</w:t>
            </w:r>
          </w:p>
        </w:tc>
        <w:tc>
          <w:tcPr>
            <w:tcW w:w="1418" w:type="dxa"/>
            <w:tcBorders>
              <w:top w:val="single" w:sz="4" w:space="0" w:color="auto"/>
              <w:left w:val="single" w:sz="6" w:space="0" w:color="auto"/>
              <w:bottom w:val="single" w:sz="4" w:space="0" w:color="auto"/>
              <w:right w:val="single" w:sz="4" w:space="0" w:color="auto"/>
            </w:tcBorders>
            <w:vAlign w:val="center"/>
          </w:tcPr>
          <w:p w14:paraId="25E3A31D" w14:textId="77777777" w:rsidR="008C7DA5" w:rsidRPr="00B703DD" w:rsidRDefault="00526A29" w:rsidP="00FB4E58">
            <w:pPr>
              <w:pStyle w:val="TableText0"/>
              <w:keepNext w:val="0"/>
              <w:widowControl w:val="0"/>
              <w:jc w:val="center"/>
              <w:rPr>
                <w:sz w:val="18"/>
                <w:szCs w:val="18"/>
              </w:rPr>
            </w:pPr>
            <w:r w:rsidRPr="00B703DD">
              <w:rPr>
                <w:sz w:val="18"/>
                <w:szCs w:val="18"/>
              </w:rPr>
              <w:t>X</w:t>
            </w:r>
          </w:p>
        </w:tc>
        <w:tc>
          <w:tcPr>
            <w:tcW w:w="992" w:type="dxa"/>
            <w:tcBorders>
              <w:top w:val="single" w:sz="4" w:space="0" w:color="auto"/>
              <w:left w:val="single" w:sz="4" w:space="0" w:color="auto"/>
              <w:bottom w:val="single" w:sz="4" w:space="0" w:color="auto"/>
              <w:right w:val="single" w:sz="4" w:space="0" w:color="auto"/>
            </w:tcBorders>
            <w:vAlign w:val="center"/>
          </w:tcPr>
          <w:p w14:paraId="28F549D5" w14:textId="77777777" w:rsidR="008C7DA5" w:rsidRDefault="00526A29" w:rsidP="00FB4E58">
            <w:pPr>
              <w:pStyle w:val="TableText0"/>
              <w:widowControl w:val="0"/>
              <w:jc w:val="center"/>
              <w:rPr>
                <w:sz w:val="18"/>
                <w:szCs w:val="18"/>
              </w:rPr>
            </w:pPr>
            <w:r>
              <w:rPr>
                <w:sz w:val="18"/>
                <w:szCs w:val="18"/>
              </w:rPr>
              <w:t>X</w:t>
            </w:r>
          </w:p>
        </w:tc>
        <w:tc>
          <w:tcPr>
            <w:tcW w:w="977" w:type="dxa"/>
            <w:tcBorders>
              <w:top w:val="single" w:sz="4" w:space="0" w:color="auto"/>
              <w:left w:val="single" w:sz="4" w:space="0" w:color="auto"/>
              <w:bottom w:val="single" w:sz="4" w:space="0" w:color="auto"/>
              <w:right w:val="single" w:sz="6" w:space="0" w:color="auto"/>
            </w:tcBorders>
            <w:vAlign w:val="center"/>
          </w:tcPr>
          <w:p w14:paraId="651E2FFE" w14:textId="77777777" w:rsidR="008C7DA5" w:rsidRPr="00B703DD" w:rsidRDefault="008C7DA5" w:rsidP="00FB4E58">
            <w:pPr>
              <w:pStyle w:val="TableText0"/>
              <w:keepNext w:val="0"/>
              <w:widowControl w:val="0"/>
              <w:jc w:val="center"/>
              <w:rPr>
                <w:sz w:val="18"/>
                <w:szCs w:val="18"/>
              </w:rPr>
            </w:pPr>
          </w:p>
        </w:tc>
        <w:tc>
          <w:tcPr>
            <w:tcW w:w="6251" w:type="dxa"/>
            <w:vMerge/>
            <w:tcBorders>
              <w:left w:val="single" w:sz="6" w:space="0" w:color="auto"/>
              <w:bottom w:val="single" w:sz="4" w:space="0" w:color="auto"/>
              <w:right w:val="single" w:sz="4" w:space="0" w:color="auto"/>
            </w:tcBorders>
            <w:vAlign w:val="center"/>
          </w:tcPr>
          <w:p w14:paraId="52240547" w14:textId="77777777" w:rsidR="008C7DA5" w:rsidRPr="00B703DD" w:rsidRDefault="008C7DA5" w:rsidP="00FB4E58">
            <w:pPr>
              <w:pStyle w:val="TableText0"/>
              <w:keepNext w:val="0"/>
              <w:widowControl w:val="0"/>
              <w:rPr>
                <w:sz w:val="18"/>
                <w:szCs w:val="18"/>
              </w:rPr>
            </w:pPr>
          </w:p>
        </w:tc>
      </w:tr>
      <w:tr w:rsidR="00CA657C" w14:paraId="55E043B3" w14:textId="77777777" w:rsidTr="00E108A9">
        <w:trPr>
          <w:trHeight w:val="273"/>
        </w:trPr>
        <w:tc>
          <w:tcPr>
            <w:tcW w:w="2031" w:type="dxa"/>
            <w:tcBorders>
              <w:top w:val="single" w:sz="4" w:space="0" w:color="auto"/>
              <w:left w:val="single" w:sz="4" w:space="0" w:color="auto"/>
              <w:bottom w:val="single" w:sz="4" w:space="0" w:color="auto"/>
              <w:right w:val="single" w:sz="6" w:space="0" w:color="auto"/>
            </w:tcBorders>
            <w:vAlign w:val="center"/>
            <w:hideMark/>
          </w:tcPr>
          <w:p w14:paraId="4392C7BA" w14:textId="77777777" w:rsidR="008C7DA5" w:rsidRPr="00B703DD" w:rsidRDefault="00526A29" w:rsidP="00E108A9">
            <w:pPr>
              <w:pStyle w:val="TableText0"/>
              <w:keepNext w:val="0"/>
              <w:rPr>
                <w:sz w:val="18"/>
                <w:szCs w:val="18"/>
              </w:rPr>
            </w:pPr>
            <w:r w:rsidRPr="00B703DD">
              <w:rPr>
                <w:sz w:val="18"/>
                <w:szCs w:val="18"/>
              </w:rPr>
              <w:lastRenderedPageBreak/>
              <w:t>Health Resource Utilization</w:t>
            </w:r>
          </w:p>
        </w:tc>
        <w:tc>
          <w:tcPr>
            <w:tcW w:w="1366" w:type="dxa"/>
            <w:tcBorders>
              <w:top w:val="single" w:sz="4" w:space="0" w:color="auto"/>
              <w:left w:val="single" w:sz="6" w:space="0" w:color="auto"/>
              <w:bottom w:val="single" w:sz="4" w:space="0" w:color="auto"/>
              <w:right w:val="single" w:sz="4" w:space="0" w:color="auto"/>
            </w:tcBorders>
            <w:vAlign w:val="center"/>
            <w:hideMark/>
          </w:tcPr>
          <w:p w14:paraId="7104FB44" w14:textId="77777777" w:rsidR="008C7DA5" w:rsidRPr="00B703DD" w:rsidRDefault="00526A29" w:rsidP="00E91DD5">
            <w:pPr>
              <w:pStyle w:val="TableText0"/>
              <w:jc w:val="center"/>
              <w:rPr>
                <w:sz w:val="18"/>
                <w:szCs w:val="18"/>
              </w:rPr>
            </w:pPr>
            <w:r w:rsidRPr="00B703DD">
              <w:rPr>
                <w:sz w:val="18"/>
                <w:szCs w:val="18"/>
              </w:rPr>
              <w:t>X</w:t>
            </w:r>
          </w:p>
        </w:tc>
        <w:tc>
          <w:tcPr>
            <w:tcW w:w="1418" w:type="dxa"/>
            <w:tcBorders>
              <w:top w:val="single" w:sz="4" w:space="0" w:color="auto"/>
              <w:left w:val="single" w:sz="6" w:space="0" w:color="auto"/>
              <w:bottom w:val="single" w:sz="4" w:space="0" w:color="auto"/>
              <w:right w:val="single" w:sz="4" w:space="0" w:color="auto"/>
            </w:tcBorders>
            <w:vAlign w:val="center"/>
            <w:hideMark/>
          </w:tcPr>
          <w:p w14:paraId="67285198" w14:textId="77777777" w:rsidR="008C7DA5" w:rsidRPr="00B703DD" w:rsidRDefault="00526A29" w:rsidP="00E91DD5">
            <w:pPr>
              <w:pStyle w:val="TableText0"/>
              <w:jc w:val="center"/>
              <w:rPr>
                <w:sz w:val="18"/>
                <w:szCs w:val="18"/>
              </w:rPr>
            </w:pPr>
            <w:r w:rsidRPr="00B703DD">
              <w:rPr>
                <w:sz w:val="18"/>
                <w:szCs w:val="18"/>
              </w:rPr>
              <w:t>X</w:t>
            </w:r>
          </w:p>
        </w:tc>
        <w:tc>
          <w:tcPr>
            <w:tcW w:w="992" w:type="dxa"/>
            <w:tcBorders>
              <w:top w:val="single" w:sz="4" w:space="0" w:color="auto"/>
              <w:left w:val="single" w:sz="4" w:space="0" w:color="auto"/>
              <w:bottom w:val="single" w:sz="4" w:space="0" w:color="auto"/>
              <w:right w:val="single" w:sz="4" w:space="0" w:color="auto"/>
            </w:tcBorders>
            <w:vAlign w:val="center"/>
          </w:tcPr>
          <w:p w14:paraId="10CF11A8" w14:textId="77777777" w:rsidR="008C7DA5" w:rsidRPr="00B703DD" w:rsidRDefault="00526A29" w:rsidP="00E91DD5">
            <w:pPr>
              <w:pStyle w:val="TableText0"/>
              <w:jc w:val="center"/>
              <w:rPr>
                <w:sz w:val="18"/>
                <w:szCs w:val="18"/>
              </w:rPr>
            </w:pPr>
            <w:r>
              <w:rPr>
                <w:sz w:val="18"/>
                <w:szCs w:val="18"/>
              </w:rPr>
              <w:t>X</w:t>
            </w:r>
          </w:p>
        </w:tc>
        <w:tc>
          <w:tcPr>
            <w:tcW w:w="977" w:type="dxa"/>
            <w:tcBorders>
              <w:top w:val="single" w:sz="4" w:space="0" w:color="auto"/>
              <w:left w:val="single" w:sz="4" w:space="0" w:color="auto"/>
              <w:bottom w:val="single" w:sz="4" w:space="0" w:color="auto"/>
              <w:right w:val="single" w:sz="6" w:space="0" w:color="auto"/>
            </w:tcBorders>
            <w:vAlign w:val="center"/>
          </w:tcPr>
          <w:p w14:paraId="72E520E9" w14:textId="77777777" w:rsidR="008C7DA5" w:rsidRPr="00B703DD" w:rsidRDefault="008C7DA5" w:rsidP="00E91DD5">
            <w:pPr>
              <w:pStyle w:val="TableText0"/>
              <w:jc w:val="center"/>
              <w:rPr>
                <w:sz w:val="18"/>
                <w:szCs w:val="18"/>
              </w:rPr>
            </w:pPr>
          </w:p>
        </w:tc>
        <w:tc>
          <w:tcPr>
            <w:tcW w:w="6251" w:type="dxa"/>
            <w:tcBorders>
              <w:top w:val="single" w:sz="4" w:space="0" w:color="auto"/>
              <w:left w:val="single" w:sz="6" w:space="0" w:color="auto"/>
              <w:bottom w:val="single" w:sz="4" w:space="0" w:color="auto"/>
              <w:right w:val="single" w:sz="4" w:space="0" w:color="auto"/>
            </w:tcBorders>
            <w:vAlign w:val="center"/>
            <w:hideMark/>
          </w:tcPr>
          <w:p w14:paraId="5B2C8467" w14:textId="77777777" w:rsidR="008C7DA5" w:rsidRPr="00B703DD" w:rsidRDefault="008C7DA5" w:rsidP="00E91DD5">
            <w:pPr>
              <w:pStyle w:val="TableText0"/>
              <w:rPr>
                <w:sz w:val="18"/>
                <w:szCs w:val="18"/>
              </w:rPr>
            </w:pPr>
          </w:p>
        </w:tc>
      </w:tr>
      <w:tr w:rsidR="00CA657C" w14:paraId="0280A936" w14:textId="77777777" w:rsidTr="00E108A9">
        <w:trPr>
          <w:trHeight w:val="273"/>
        </w:trPr>
        <w:tc>
          <w:tcPr>
            <w:tcW w:w="2031" w:type="dxa"/>
            <w:tcBorders>
              <w:top w:val="single" w:sz="4" w:space="0" w:color="auto"/>
              <w:left w:val="single" w:sz="4" w:space="0" w:color="auto"/>
              <w:bottom w:val="single" w:sz="4" w:space="0" w:color="auto"/>
              <w:right w:val="nil"/>
            </w:tcBorders>
            <w:vAlign w:val="center"/>
            <w:hideMark/>
          </w:tcPr>
          <w:p w14:paraId="17921387" w14:textId="77777777" w:rsidR="008C7DA5" w:rsidRPr="00C779AE" w:rsidRDefault="00526A29" w:rsidP="00E108A9">
            <w:pPr>
              <w:pStyle w:val="TableText0"/>
              <w:keepNext w:val="0"/>
              <w:pageBreakBefore/>
              <w:widowControl w:val="0"/>
              <w:rPr>
                <w:b/>
                <w:bCs/>
                <w:sz w:val="18"/>
                <w:szCs w:val="18"/>
              </w:rPr>
            </w:pPr>
            <w:r w:rsidRPr="00C779AE">
              <w:rPr>
                <w:b/>
                <w:bCs/>
                <w:sz w:val="18"/>
                <w:szCs w:val="18"/>
              </w:rPr>
              <w:lastRenderedPageBreak/>
              <w:t>Laboratory Assessments</w:t>
            </w:r>
          </w:p>
        </w:tc>
        <w:tc>
          <w:tcPr>
            <w:tcW w:w="1366" w:type="dxa"/>
            <w:tcBorders>
              <w:top w:val="single" w:sz="4" w:space="0" w:color="auto"/>
              <w:left w:val="nil"/>
              <w:bottom w:val="single" w:sz="4" w:space="0" w:color="auto"/>
              <w:right w:val="nil"/>
            </w:tcBorders>
            <w:vAlign w:val="center"/>
          </w:tcPr>
          <w:p w14:paraId="5A03F24A" w14:textId="77777777" w:rsidR="008C7DA5" w:rsidRPr="00B703DD" w:rsidRDefault="008C7DA5" w:rsidP="00FB4E58">
            <w:pPr>
              <w:pStyle w:val="TableText0"/>
              <w:keepNext w:val="0"/>
              <w:widowControl w:val="0"/>
              <w:jc w:val="center"/>
              <w:rPr>
                <w:sz w:val="18"/>
                <w:szCs w:val="18"/>
              </w:rPr>
            </w:pPr>
          </w:p>
        </w:tc>
        <w:tc>
          <w:tcPr>
            <w:tcW w:w="1418" w:type="dxa"/>
            <w:tcBorders>
              <w:top w:val="single" w:sz="4" w:space="0" w:color="auto"/>
              <w:left w:val="nil"/>
              <w:bottom w:val="single" w:sz="4" w:space="0" w:color="auto"/>
              <w:right w:val="nil"/>
            </w:tcBorders>
            <w:vAlign w:val="center"/>
          </w:tcPr>
          <w:p w14:paraId="6472EF53" w14:textId="77777777" w:rsidR="008C7DA5" w:rsidRPr="00B703DD" w:rsidRDefault="008C7DA5" w:rsidP="00FB4E58">
            <w:pPr>
              <w:pStyle w:val="TableText0"/>
              <w:keepNext w:val="0"/>
              <w:widowControl w:val="0"/>
              <w:jc w:val="center"/>
              <w:rPr>
                <w:sz w:val="18"/>
                <w:szCs w:val="18"/>
              </w:rPr>
            </w:pPr>
          </w:p>
        </w:tc>
        <w:tc>
          <w:tcPr>
            <w:tcW w:w="992" w:type="dxa"/>
            <w:tcBorders>
              <w:top w:val="single" w:sz="4" w:space="0" w:color="auto"/>
              <w:left w:val="nil"/>
              <w:bottom w:val="single" w:sz="4" w:space="0" w:color="auto"/>
              <w:right w:val="nil"/>
            </w:tcBorders>
            <w:vAlign w:val="center"/>
          </w:tcPr>
          <w:p w14:paraId="28543951" w14:textId="77777777" w:rsidR="008C7DA5" w:rsidRPr="00B703DD" w:rsidRDefault="008C7DA5" w:rsidP="00FB4E58">
            <w:pPr>
              <w:pStyle w:val="TableText0"/>
              <w:keepNext w:val="0"/>
              <w:widowControl w:val="0"/>
              <w:jc w:val="center"/>
              <w:rPr>
                <w:sz w:val="18"/>
                <w:szCs w:val="18"/>
              </w:rPr>
            </w:pPr>
          </w:p>
        </w:tc>
        <w:tc>
          <w:tcPr>
            <w:tcW w:w="977" w:type="dxa"/>
            <w:tcBorders>
              <w:top w:val="single" w:sz="4" w:space="0" w:color="auto"/>
              <w:left w:val="nil"/>
              <w:bottom w:val="single" w:sz="4" w:space="0" w:color="auto"/>
              <w:right w:val="single" w:sz="6" w:space="0" w:color="auto"/>
            </w:tcBorders>
            <w:vAlign w:val="center"/>
          </w:tcPr>
          <w:p w14:paraId="42279D0F" w14:textId="77777777" w:rsidR="008C7DA5" w:rsidRPr="00B703DD" w:rsidRDefault="008C7DA5" w:rsidP="00FB4E58">
            <w:pPr>
              <w:pStyle w:val="TableText0"/>
              <w:keepNext w:val="0"/>
              <w:widowControl w:val="0"/>
              <w:jc w:val="center"/>
              <w:rPr>
                <w:sz w:val="18"/>
                <w:szCs w:val="18"/>
              </w:rPr>
            </w:pPr>
          </w:p>
        </w:tc>
        <w:tc>
          <w:tcPr>
            <w:tcW w:w="6251" w:type="dxa"/>
            <w:tcBorders>
              <w:top w:val="single" w:sz="4" w:space="0" w:color="auto"/>
              <w:left w:val="single" w:sz="6" w:space="0" w:color="auto"/>
              <w:bottom w:val="single" w:sz="4" w:space="0" w:color="auto"/>
              <w:right w:val="single" w:sz="4" w:space="0" w:color="auto"/>
            </w:tcBorders>
          </w:tcPr>
          <w:p w14:paraId="04C130FA" w14:textId="77777777" w:rsidR="008C7DA5" w:rsidRPr="00B703DD" w:rsidRDefault="008C7DA5" w:rsidP="00FB4E58">
            <w:pPr>
              <w:pStyle w:val="TableText0"/>
              <w:keepNext w:val="0"/>
              <w:widowControl w:val="0"/>
              <w:rPr>
                <w:sz w:val="18"/>
                <w:szCs w:val="18"/>
              </w:rPr>
            </w:pPr>
          </w:p>
        </w:tc>
      </w:tr>
      <w:tr w:rsidR="00CA657C" w14:paraId="02892DD0" w14:textId="77777777" w:rsidTr="005F293F">
        <w:trPr>
          <w:trHeight w:val="273"/>
        </w:trPr>
        <w:tc>
          <w:tcPr>
            <w:tcW w:w="2031" w:type="dxa"/>
            <w:tcBorders>
              <w:top w:val="single" w:sz="4" w:space="0" w:color="auto"/>
              <w:left w:val="single" w:sz="4" w:space="0" w:color="auto"/>
              <w:bottom w:val="single" w:sz="4" w:space="0" w:color="auto"/>
              <w:right w:val="single" w:sz="4" w:space="0" w:color="auto"/>
            </w:tcBorders>
            <w:vAlign w:val="center"/>
            <w:hideMark/>
          </w:tcPr>
          <w:p w14:paraId="1CE82D8C" w14:textId="77777777" w:rsidR="008C7DA5" w:rsidRPr="00B703DD" w:rsidRDefault="00526A29" w:rsidP="00FB4E58">
            <w:pPr>
              <w:pStyle w:val="TableText0"/>
              <w:keepNext w:val="0"/>
              <w:widowControl w:val="0"/>
              <w:rPr>
                <w:sz w:val="18"/>
                <w:szCs w:val="18"/>
              </w:rPr>
            </w:pPr>
            <w:r w:rsidRPr="00B703DD">
              <w:rPr>
                <w:sz w:val="18"/>
                <w:szCs w:val="18"/>
              </w:rPr>
              <w:t>Hematology, Serum Chemistry</w:t>
            </w:r>
          </w:p>
        </w:tc>
        <w:tc>
          <w:tcPr>
            <w:tcW w:w="1366" w:type="dxa"/>
            <w:tcBorders>
              <w:top w:val="single" w:sz="4" w:space="0" w:color="auto"/>
              <w:left w:val="single" w:sz="4" w:space="0" w:color="auto"/>
              <w:bottom w:val="single" w:sz="4" w:space="0" w:color="auto"/>
              <w:right w:val="single" w:sz="4" w:space="0" w:color="auto"/>
            </w:tcBorders>
            <w:vAlign w:val="center"/>
            <w:hideMark/>
          </w:tcPr>
          <w:p w14:paraId="12281ECB" w14:textId="77777777" w:rsidR="008C7DA5" w:rsidRPr="00B703DD" w:rsidRDefault="00526A29" w:rsidP="00FB4E58">
            <w:pPr>
              <w:pStyle w:val="TableText0"/>
              <w:keepNext w:val="0"/>
              <w:widowControl w:val="0"/>
              <w:jc w:val="center"/>
              <w:rPr>
                <w:sz w:val="18"/>
                <w:szCs w:val="18"/>
              </w:rPr>
            </w:pPr>
            <w:r w:rsidRPr="00B703DD">
              <w:rPr>
                <w:sz w:val="18"/>
                <w:szCs w:val="18"/>
              </w:rPr>
              <w:t>X</w:t>
            </w:r>
          </w:p>
        </w:tc>
        <w:tc>
          <w:tcPr>
            <w:tcW w:w="1418" w:type="dxa"/>
            <w:tcBorders>
              <w:top w:val="single" w:sz="4" w:space="0" w:color="auto"/>
              <w:left w:val="single" w:sz="4" w:space="0" w:color="auto"/>
              <w:bottom w:val="single" w:sz="4" w:space="0" w:color="auto"/>
              <w:right w:val="single" w:sz="4" w:space="0" w:color="auto"/>
            </w:tcBorders>
            <w:vAlign w:val="center"/>
          </w:tcPr>
          <w:p w14:paraId="28320E71" w14:textId="77777777" w:rsidR="008C7DA5" w:rsidRPr="00B703DD" w:rsidRDefault="00526A29" w:rsidP="00FB4E58">
            <w:pPr>
              <w:pStyle w:val="TableText0"/>
              <w:keepNext w:val="0"/>
              <w:widowControl w:val="0"/>
              <w:jc w:val="center"/>
              <w:rPr>
                <w:sz w:val="18"/>
                <w:szCs w:val="18"/>
              </w:rPr>
            </w:pPr>
            <w:r w:rsidRPr="00B703DD">
              <w:rPr>
                <w:sz w:val="18"/>
                <w:szCs w:val="18"/>
              </w:rPr>
              <w:t>X</w:t>
            </w:r>
          </w:p>
        </w:tc>
        <w:tc>
          <w:tcPr>
            <w:tcW w:w="992" w:type="dxa"/>
            <w:tcBorders>
              <w:top w:val="single" w:sz="4" w:space="0" w:color="auto"/>
              <w:left w:val="single" w:sz="4" w:space="0" w:color="auto"/>
              <w:bottom w:val="single" w:sz="4" w:space="0" w:color="auto"/>
              <w:right w:val="single" w:sz="4" w:space="0" w:color="auto"/>
            </w:tcBorders>
            <w:vAlign w:val="center"/>
          </w:tcPr>
          <w:p w14:paraId="2360BD79" w14:textId="77777777" w:rsidR="008C7DA5" w:rsidRPr="00B703DD" w:rsidRDefault="00526A29" w:rsidP="00FB4E58">
            <w:pPr>
              <w:pStyle w:val="TableText0"/>
              <w:widowControl w:val="0"/>
              <w:jc w:val="center"/>
              <w:rPr>
                <w:sz w:val="18"/>
                <w:szCs w:val="18"/>
              </w:rPr>
            </w:pPr>
            <w:r>
              <w:rPr>
                <w:sz w:val="18"/>
                <w:szCs w:val="18"/>
              </w:rPr>
              <w:t>X</w:t>
            </w:r>
          </w:p>
        </w:tc>
        <w:tc>
          <w:tcPr>
            <w:tcW w:w="977" w:type="dxa"/>
            <w:tcBorders>
              <w:top w:val="single" w:sz="4" w:space="0" w:color="auto"/>
              <w:left w:val="single" w:sz="4" w:space="0" w:color="auto"/>
              <w:bottom w:val="single" w:sz="4" w:space="0" w:color="auto"/>
              <w:right w:val="single" w:sz="4" w:space="0" w:color="auto"/>
            </w:tcBorders>
            <w:vAlign w:val="center"/>
          </w:tcPr>
          <w:p w14:paraId="51519C2E" w14:textId="77777777" w:rsidR="008C7DA5" w:rsidRPr="00B703DD" w:rsidRDefault="008C7DA5" w:rsidP="00FB4E58">
            <w:pPr>
              <w:pStyle w:val="TableText0"/>
              <w:keepNext w:val="0"/>
              <w:widowControl w:val="0"/>
              <w:jc w:val="center"/>
              <w:rPr>
                <w:sz w:val="18"/>
                <w:szCs w:val="18"/>
              </w:rPr>
            </w:pPr>
          </w:p>
        </w:tc>
        <w:tc>
          <w:tcPr>
            <w:tcW w:w="6251" w:type="dxa"/>
            <w:tcBorders>
              <w:top w:val="single" w:sz="4" w:space="0" w:color="auto"/>
              <w:left w:val="single" w:sz="4" w:space="0" w:color="auto"/>
              <w:bottom w:val="single" w:sz="4" w:space="0" w:color="auto"/>
              <w:right w:val="single" w:sz="4" w:space="0" w:color="auto"/>
            </w:tcBorders>
          </w:tcPr>
          <w:p w14:paraId="42E166A7" w14:textId="77777777" w:rsidR="008C7DA5" w:rsidRPr="004A6C7A" w:rsidRDefault="00526A29" w:rsidP="00FB4E58">
            <w:pPr>
              <w:pStyle w:val="TableText0"/>
              <w:widowControl w:val="0"/>
              <w:rPr>
                <w:sz w:val="18"/>
                <w:szCs w:val="18"/>
              </w:rPr>
            </w:pPr>
            <w:r w:rsidRPr="004A6C7A">
              <w:rPr>
                <w:sz w:val="18"/>
                <w:szCs w:val="18"/>
              </w:rPr>
              <w:t>See Appendix 2 for parameters.</w:t>
            </w:r>
          </w:p>
          <w:p w14:paraId="5C2BFB9E" w14:textId="77777777" w:rsidR="008C7DA5" w:rsidRPr="004A6C7A" w:rsidRDefault="00526A29" w:rsidP="00FB4E58">
            <w:pPr>
              <w:pStyle w:val="TableText0"/>
              <w:widowControl w:val="0"/>
              <w:rPr>
                <w:sz w:val="18"/>
                <w:szCs w:val="18"/>
              </w:rPr>
            </w:pPr>
            <w:r w:rsidRPr="004A6C7A">
              <w:rPr>
                <w:sz w:val="18"/>
                <w:szCs w:val="18"/>
              </w:rPr>
              <w:t>Efficacy FU requirements are specified in Section 8.11.4.2.</w:t>
            </w:r>
          </w:p>
          <w:p w14:paraId="1E60CC45" w14:textId="77777777" w:rsidR="008C7DA5" w:rsidRPr="00B703DD" w:rsidRDefault="00526A29" w:rsidP="00FB4E58">
            <w:pPr>
              <w:pStyle w:val="TableText0"/>
              <w:keepNext w:val="0"/>
              <w:widowControl w:val="0"/>
              <w:rPr>
                <w:sz w:val="18"/>
                <w:szCs w:val="18"/>
              </w:rPr>
            </w:pPr>
            <w:r w:rsidRPr="004A6C7A">
              <w:rPr>
                <w:sz w:val="18"/>
                <w:szCs w:val="18"/>
              </w:rPr>
              <w:t>Efficacy FU timings are Q12W up to and including W145 (approximately 3 years post C1D1) and Q24W afterwards.</w:t>
            </w:r>
          </w:p>
        </w:tc>
      </w:tr>
      <w:tr w:rsidR="00CA657C" w14:paraId="4E6807A1" w14:textId="77777777" w:rsidTr="005F293F">
        <w:trPr>
          <w:trHeight w:val="273"/>
        </w:trPr>
        <w:tc>
          <w:tcPr>
            <w:tcW w:w="2031" w:type="dxa"/>
            <w:tcBorders>
              <w:top w:val="single" w:sz="4" w:space="0" w:color="auto"/>
              <w:left w:val="single" w:sz="4" w:space="0" w:color="auto"/>
              <w:bottom w:val="single" w:sz="4" w:space="0" w:color="auto"/>
              <w:right w:val="single" w:sz="4" w:space="0" w:color="auto"/>
            </w:tcBorders>
            <w:vAlign w:val="center"/>
            <w:hideMark/>
          </w:tcPr>
          <w:p w14:paraId="63AF479F" w14:textId="77777777" w:rsidR="008C7DA5" w:rsidRPr="00B703DD" w:rsidRDefault="00526A29" w:rsidP="00FB4E58">
            <w:pPr>
              <w:pStyle w:val="TableText0"/>
              <w:keepNext w:val="0"/>
              <w:widowControl w:val="0"/>
              <w:rPr>
                <w:sz w:val="18"/>
                <w:szCs w:val="18"/>
              </w:rPr>
            </w:pPr>
            <w:r w:rsidRPr="00B703DD">
              <w:rPr>
                <w:sz w:val="18"/>
                <w:szCs w:val="18"/>
              </w:rPr>
              <w:t>Urinalysis</w:t>
            </w:r>
          </w:p>
        </w:tc>
        <w:tc>
          <w:tcPr>
            <w:tcW w:w="1366" w:type="dxa"/>
            <w:tcBorders>
              <w:top w:val="single" w:sz="4" w:space="0" w:color="auto"/>
              <w:left w:val="single" w:sz="4" w:space="0" w:color="auto"/>
              <w:bottom w:val="single" w:sz="4" w:space="0" w:color="auto"/>
              <w:right w:val="single" w:sz="4" w:space="0" w:color="auto"/>
            </w:tcBorders>
            <w:vAlign w:val="center"/>
            <w:hideMark/>
          </w:tcPr>
          <w:p w14:paraId="565B8E68" w14:textId="77777777" w:rsidR="008C7DA5" w:rsidRPr="00B703DD" w:rsidRDefault="00526A29" w:rsidP="00FB4E58">
            <w:pPr>
              <w:pStyle w:val="TableText0"/>
              <w:keepNext w:val="0"/>
              <w:widowControl w:val="0"/>
              <w:jc w:val="center"/>
              <w:rPr>
                <w:sz w:val="18"/>
                <w:szCs w:val="18"/>
              </w:rPr>
            </w:pPr>
            <w:r w:rsidRPr="00B703DD">
              <w:rPr>
                <w:sz w:val="18"/>
                <w:szCs w:val="18"/>
              </w:rPr>
              <w:t>X</w:t>
            </w:r>
          </w:p>
        </w:tc>
        <w:tc>
          <w:tcPr>
            <w:tcW w:w="1418" w:type="dxa"/>
            <w:tcBorders>
              <w:top w:val="single" w:sz="4" w:space="0" w:color="auto"/>
              <w:left w:val="single" w:sz="4" w:space="0" w:color="auto"/>
              <w:bottom w:val="single" w:sz="4" w:space="0" w:color="auto"/>
              <w:right w:val="single" w:sz="4" w:space="0" w:color="auto"/>
            </w:tcBorders>
            <w:vAlign w:val="center"/>
          </w:tcPr>
          <w:p w14:paraId="11730EFD" w14:textId="77777777" w:rsidR="008C7DA5" w:rsidRPr="00B703DD" w:rsidRDefault="00526A29" w:rsidP="00FB4E58">
            <w:pPr>
              <w:pStyle w:val="TableText0"/>
              <w:keepNext w:val="0"/>
              <w:widowControl w:val="0"/>
              <w:jc w:val="center"/>
              <w:rPr>
                <w:sz w:val="18"/>
                <w:szCs w:val="18"/>
              </w:rPr>
            </w:pPr>
            <w:r w:rsidRPr="00B703DD">
              <w:rPr>
                <w:sz w:val="18"/>
                <w:szCs w:val="18"/>
              </w:rPr>
              <w:t>X</w:t>
            </w:r>
          </w:p>
        </w:tc>
        <w:tc>
          <w:tcPr>
            <w:tcW w:w="992" w:type="dxa"/>
            <w:tcBorders>
              <w:top w:val="single" w:sz="4" w:space="0" w:color="auto"/>
              <w:left w:val="single" w:sz="4" w:space="0" w:color="auto"/>
              <w:bottom w:val="single" w:sz="4" w:space="0" w:color="auto"/>
              <w:right w:val="single" w:sz="4" w:space="0" w:color="auto"/>
            </w:tcBorders>
            <w:vAlign w:val="center"/>
          </w:tcPr>
          <w:p w14:paraId="0612C646" w14:textId="77777777" w:rsidR="008C7DA5" w:rsidRPr="00B703DD" w:rsidRDefault="008C7DA5" w:rsidP="00FB4E58">
            <w:pPr>
              <w:pStyle w:val="TableText0"/>
              <w:keepNext w:val="0"/>
              <w:widowControl w:val="0"/>
              <w:jc w:val="center"/>
              <w:rPr>
                <w:sz w:val="18"/>
                <w:szCs w:val="18"/>
              </w:rPr>
            </w:pPr>
          </w:p>
        </w:tc>
        <w:tc>
          <w:tcPr>
            <w:tcW w:w="977" w:type="dxa"/>
            <w:tcBorders>
              <w:top w:val="single" w:sz="4" w:space="0" w:color="auto"/>
              <w:left w:val="single" w:sz="4" w:space="0" w:color="auto"/>
              <w:bottom w:val="single" w:sz="4" w:space="0" w:color="auto"/>
              <w:right w:val="single" w:sz="4" w:space="0" w:color="auto"/>
            </w:tcBorders>
            <w:vAlign w:val="center"/>
          </w:tcPr>
          <w:p w14:paraId="194D0E0D" w14:textId="77777777" w:rsidR="008C7DA5" w:rsidRPr="00B703DD" w:rsidRDefault="008C7DA5" w:rsidP="00FB4E58">
            <w:pPr>
              <w:pStyle w:val="TableText0"/>
              <w:keepNext w:val="0"/>
              <w:widowControl w:val="0"/>
              <w:jc w:val="center"/>
              <w:rPr>
                <w:sz w:val="18"/>
                <w:szCs w:val="18"/>
              </w:rPr>
            </w:pPr>
          </w:p>
        </w:tc>
        <w:tc>
          <w:tcPr>
            <w:tcW w:w="6251" w:type="dxa"/>
            <w:tcBorders>
              <w:top w:val="single" w:sz="4" w:space="0" w:color="auto"/>
              <w:left w:val="single" w:sz="4" w:space="0" w:color="auto"/>
              <w:bottom w:val="single" w:sz="4" w:space="0" w:color="auto"/>
              <w:right w:val="single" w:sz="4" w:space="0" w:color="auto"/>
            </w:tcBorders>
          </w:tcPr>
          <w:p w14:paraId="3C20B90D" w14:textId="77777777" w:rsidR="008C7DA5" w:rsidRPr="00B703DD" w:rsidRDefault="00526A29" w:rsidP="00FB4E58">
            <w:pPr>
              <w:pStyle w:val="TableText0"/>
              <w:keepNext w:val="0"/>
              <w:widowControl w:val="0"/>
              <w:rPr>
                <w:sz w:val="18"/>
                <w:szCs w:val="18"/>
              </w:rPr>
            </w:pPr>
            <w:r w:rsidRPr="00D60264">
              <w:rPr>
                <w:sz w:val="18"/>
                <w:szCs w:val="18"/>
              </w:rPr>
              <w:t>See Appendix 2 for parameters.</w:t>
            </w:r>
          </w:p>
        </w:tc>
      </w:tr>
      <w:tr w:rsidR="00CA657C" w14:paraId="78E974FD" w14:textId="77777777" w:rsidTr="005F293F">
        <w:trPr>
          <w:trHeight w:val="273"/>
        </w:trPr>
        <w:tc>
          <w:tcPr>
            <w:tcW w:w="2031" w:type="dxa"/>
            <w:tcBorders>
              <w:top w:val="single" w:sz="4" w:space="0" w:color="auto"/>
              <w:left w:val="single" w:sz="4" w:space="0" w:color="auto"/>
              <w:bottom w:val="single" w:sz="4" w:space="0" w:color="auto"/>
              <w:right w:val="single" w:sz="4" w:space="0" w:color="auto"/>
            </w:tcBorders>
            <w:vAlign w:val="center"/>
            <w:hideMark/>
          </w:tcPr>
          <w:p w14:paraId="07F99883" w14:textId="77777777" w:rsidR="008C7DA5" w:rsidRPr="00B703DD" w:rsidRDefault="00526A29" w:rsidP="00FB4E58">
            <w:pPr>
              <w:pStyle w:val="TableText0"/>
              <w:keepNext w:val="0"/>
              <w:widowControl w:val="0"/>
              <w:rPr>
                <w:sz w:val="18"/>
                <w:szCs w:val="18"/>
              </w:rPr>
            </w:pPr>
            <w:r w:rsidRPr="00B703DD">
              <w:rPr>
                <w:sz w:val="18"/>
                <w:szCs w:val="18"/>
              </w:rPr>
              <w:t>Pregnancy Test (POCBP only)</w:t>
            </w:r>
          </w:p>
        </w:tc>
        <w:tc>
          <w:tcPr>
            <w:tcW w:w="1366" w:type="dxa"/>
            <w:tcBorders>
              <w:top w:val="single" w:sz="4" w:space="0" w:color="auto"/>
              <w:left w:val="single" w:sz="4" w:space="0" w:color="auto"/>
              <w:bottom w:val="single" w:sz="4" w:space="0" w:color="auto"/>
              <w:right w:val="single" w:sz="4" w:space="0" w:color="auto"/>
            </w:tcBorders>
            <w:vAlign w:val="center"/>
            <w:hideMark/>
          </w:tcPr>
          <w:p w14:paraId="0D5C9815" w14:textId="77777777" w:rsidR="008C7DA5" w:rsidRPr="00B703DD" w:rsidRDefault="00526A29" w:rsidP="00FB4E58">
            <w:pPr>
              <w:pStyle w:val="TableText0"/>
              <w:keepNext w:val="0"/>
              <w:widowControl w:val="0"/>
              <w:jc w:val="center"/>
              <w:rPr>
                <w:sz w:val="18"/>
                <w:szCs w:val="18"/>
              </w:rPr>
            </w:pPr>
            <w:r w:rsidRPr="00B703DD">
              <w:rPr>
                <w:sz w:val="18"/>
                <w:szCs w:val="18"/>
              </w:rPr>
              <w:t>X</w:t>
            </w:r>
          </w:p>
        </w:tc>
        <w:tc>
          <w:tcPr>
            <w:tcW w:w="1418" w:type="dxa"/>
            <w:tcBorders>
              <w:top w:val="single" w:sz="4" w:space="0" w:color="auto"/>
              <w:left w:val="single" w:sz="4" w:space="0" w:color="auto"/>
              <w:bottom w:val="single" w:sz="4" w:space="0" w:color="auto"/>
              <w:right w:val="single" w:sz="4" w:space="0" w:color="auto"/>
            </w:tcBorders>
            <w:vAlign w:val="center"/>
          </w:tcPr>
          <w:p w14:paraId="344323D6" w14:textId="77777777" w:rsidR="008C7DA5" w:rsidRPr="00B703DD" w:rsidRDefault="00526A29" w:rsidP="00FB4E58">
            <w:pPr>
              <w:pStyle w:val="TableText0"/>
              <w:keepNext w:val="0"/>
              <w:widowControl w:val="0"/>
              <w:jc w:val="center"/>
              <w:rPr>
                <w:sz w:val="18"/>
                <w:szCs w:val="18"/>
              </w:rPr>
            </w:pPr>
            <w:r>
              <w:rPr>
                <w:sz w:val="18"/>
                <w:szCs w:val="18"/>
              </w:rPr>
              <w:t>X</w:t>
            </w:r>
          </w:p>
        </w:tc>
        <w:tc>
          <w:tcPr>
            <w:tcW w:w="992" w:type="dxa"/>
            <w:tcBorders>
              <w:top w:val="single" w:sz="4" w:space="0" w:color="auto"/>
              <w:left w:val="single" w:sz="4" w:space="0" w:color="auto"/>
              <w:bottom w:val="single" w:sz="4" w:space="0" w:color="auto"/>
              <w:right w:val="single" w:sz="4" w:space="0" w:color="auto"/>
            </w:tcBorders>
            <w:vAlign w:val="center"/>
          </w:tcPr>
          <w:p w14:paraId="0EC2AA27" w14:textId="77777777" w:rsidR="008C7DA5" w:rsidRPr="00B703DD" w:rsidRDefault="008C7DA5" w:rsidP="00FB4E58">
            <w:pPr>
              <w:pStyle w:val="TableText0"/>
              <w:keepNext w:val="0"/>
              <w:widowControl w:val="0"/>
              <w:jc w:val="center"/>
              <w:rPr>
                <w:sz w:val="18"/>
                <w:szCs w:val="18"/>
              </w:rPr>
            </w:pPr>
          </w:p>
        </w:tc>
        <w:tc>
          <w:tcPr>
            <w:tcW w:w="977" w:type="dxa"/>
            <w:tcBorders>
              <w:top w:val="single" w:sz="4" w:space="0" w:color="auto"/>
              <w:left w:val="single" w:sz="4" w:space="0" w:color="auto"/>
              <w:bottom w:val="single" w:sz="4" w:space="0" w:color="auto"/>
              <w:right w:val="single" w:sz="4" w:space="0" w:color="auto"/>
            </w:tcBorders>
            <w:vAlign w:val="center"/>
          </w:tcPr>
          <w:p w14:paraId="5D0652BD" w14:textId="77777777" w:rsidR="008C7DA5" w:rsidRPr="00B703DD" w:rsidRDefault="008C7DA5" w:rsidP="00FB4E58">
            <w:pPr>
              <w:pStyle w:val="TableText0"/>
              <w:keepNext w:val="0"/>
              <w:widowControl w:val="0"/>
              <w:jc w:val="center"/>
              <w:rPr>
                <w:sz w:val="18"/>
                <w:szCs w:val="18"/>
              </w:rPr>
            </w:pPr>
          </w:p>
        </w:tc>
        <w:tc>
          <w:tcPr>
            <w:tcW w:w="6251" w:type="dxa"/>
            <w:tcBorders>
              <w:top w:val="single" w:sz="4" w:space="0" w:color="auto"/>
              <w:left w:val="single" w:sz="4" w:space="0" w:color="auto"/>
              <w:bottom w:val="single" w:sz="4" w:space="0" w:color="auto"/>
              <w:right w:val="single" w:sz="4" w:space="0" w:color="auto"/>
            </w:tcBorders>
          </w:tcPr>
          <w:p w14:paraId="56A0FBD1" w14:textId="36522F1D" w:rsidR="008C7DA5" w:rsidRPr="00B703DD" w:rsidRDefault="00526A29" w:rsidP="00FB4E58">
            <w:pPr>
              <w:pStyle w:val="TableText0"/>
              <w:keepNext w:val="0"/>
              <w:widowControl w:val="0"/>
              <w:rPr>
                <w:sz w:val="18"/>
                <w:szCs w:val="18"/>
              </w:rPr>
            </w:pPr>
            <w:r w:rsidRPr="008E3F90">
              <w:rPr>
                <w:sz w:val="18"/>
                <w:szCs w:val="18"/>
              </w:rPr>
              <w:t xml:space="preserve">See Section 5.1, inclusion criterion </w:t>
            </w:r>
            <w:del w:id="2154" w:author="Powell, Deana" w:date="2026-03-05T15:34:00Z" w16du:dateUtc="2026-03-05T20:34:00Z">
              <w:r w:rsidR="00895D30">
                <w:rPr>
                  <w:sz w:val="18"/>
                  <w:szCs w:val="18"/>
                </w:rPr>
                <w:delText>15</w:delText>
              </w:r>
            </w:del>
            <w:ins w:id="2155" w:author="Powell, Deana" w:date="2026-03-05T15:34:00Z" w16du:dateUtc="2026-03-05T20:34:00Z">
              <w:r w:rsidRPr="008E3F90">
                <w:rPr>
                  <w:sz w:val="18"/>
                  <w:szCs w:val="18"/>
                </w:rPr>
                <w:t>14</w:t>
              </w:r>
            </w:ins>
            <w:r w:rsidRPr="008E3F90">
              <w:rPr>
                <w:sz w:val="18"/>
                <w:szCs w:val="18"/>
              </w:rPr>
              <w:t xml:space="preserve"> for contraception requirements post study treatment discontinuation. Monthly pregnancy test will be required during the post-treatment contraception period.</w:t>
            </w:r>
            <w:ins w:id="2156" w:author="Powell, Deana" w:date="2026-03-05T15:34:00Z" w16du:dateUtc="2026-03-05T20:34:00Z">
              <w:r w:rsidRPr="008E3F90">
                <w:rPr>
                  <w:sz w:val="18"/>
                  <w:szCs w:val="18"/>
                </w:rPr>
                <w:t xml:space="preserve"> See Appendix 7 for country-specific requirements.</w:t>
              </w:r>
            </w:ins>
          </w:p>
        </w:tc>
      </w:tr>
      <w:tr w:rsidR="00CA657C" w14:paraId="64C2B7DC" w14:textId="77777777" w:rsidTr="005F293F">
        <w:trPr>
          <w:trHeight w:val="273"/>
        </w:trPr>
        <w:tc>
          <w:tcPr>
            <w:tcW w:w="2031" w:type="dxa"/>
            <w:tcBorders>
              <w:top w:val="single" w:sz="4" w:space="0" w:color="auto"/>
              <w:left w:val="single" w:sz="4" w:space="0" w:color="auto"/>
              <w:bottom w:val="single" w:sz="4" w:space="0" w:color="auto"/>
              <w:right w:val="single" w:sz="4" w:space="0" w:color="auto"/>
            </w:tcBorders>
            <w:vAlign w:val="center"/>
          </w:tcPr>
          <w:p w14:paraId="2F39F59D" w14:textId="77777777" w:rsidR="008C7DA5" w:rsidRPr="00B703DD" w:rsidRDefault="00526A29" w:rsidP="00FB4E58">
            <w:pPr>
              <w:pStyle w:val="TableText0"/>
              <w:keepNext w:val="0"/>
              <w:widowControl w:val="0"/>
              <w:rPr>
                <w:sz w:val="18"/>
                <w:szCs w:val="18"/>
              </w:rPr>
            </w:pPr>
            <w:r w:rsidRPr="004D1172">
              <w:rPr>
                <w:rFonts w:eastAsia="Times New Roman"/>
                <w:bCs/>
                <w:sz w:val="18"/>
                <w:szCs w:val="18"/>
              </w:rPr>
              <w:t>HBV Reaction Monitoring</w:t>
            </w:r>
          </w:p>
        </w:tc>
        <w:tc>
          <w:tcPr>
            <w:tcW w:w="4753" w:type="dxa"/>
            <w:gridSpan w:val="4"/>
            <w:tcBorders>
              <w:top w:val="single" w:sz="4" w:space="0" w:color="auto"/>
              <w:left w:val="single" w:sz="4" w:space="0" w:color="auto"/>
              <w:bottom w:val="single" w:sz="4" w:space="0" w:color="auto"/>
              <w:right w:val="single" w:sz="4" w:space="0" w:color="auto"/>
            </w:tcBorders>
            <w:vAlign w:val="center"/>
          </w:tcPr>
          <w:p w14:paraId="5D904A7F" w14:textId="09E64F58" w:rsidR="008C7DA5" w:rsidRPr="00B703DD" w:rsidRDefault="00895D30" w:rsidP="00FB4E58">
            <w:pPr>
              <w:pStyle w:val="TableText0"/>
              <w:keepNext w:val="0"/>
              <w:widowControl w:val="0"/>
              <w:jc w:val="center"/>
              <w:rPr>
                <w:sz w:val="18"/>
                <w:szCs w:val="18"/>
              </w:rPr>
            </w:pPr>
            <w:del w:id="2157" w:author="Powell, Deana" w:date="2026-03-05T15:34:00Z" w16du:dateUtc="2026-03-05T20:34:00Z">
              <w:r>
                <w:rPr>
                  <w:noProof/>
                  <w:sz w:val="18"/>
                  <w:szCs w:val="18"/>
                </w:rPr>
                <mc:AlternateContent>
                  <mc:Choice Requires="wps">
                    <w:drawing>
                      <wp:anchor distT="0" distB="0" distL="114300" distR="114300" simplePos="0" relativeHeight="251745280" behindDoc="0" locked="0" layoutInCell="1" allowOverlap="1" wp14:anchorId="637E9458" wp14:editId="0A0DE8B6">
                        <wp:simplePos x="0" y="0"/>
                        <wp:positionH relativeFrom="column">
                          <wp:posOffset>-53340</wp:posOffset>
                        </wp:positionH>
                        <wp:positionV relativeFrom="paragraph">
                          <wp:posOffset>93345</wp:posOffset>
                        </wp:positionV>
                        <wp:extent cx="2965450" cy="0"/>
                        <wp:effectExtent l="38100" t="76200" r="25400" b="95250"/>
                        <wp:wrapNone/>
                        <wp:docPr id="38827181" name="Straight Arrow Connector 38827181"/>
                        <wp:cNvGraphicFramePr/>
                        <a:graphic xmlns:a="http://schemas.openxmlformats.org/drawingml/2006/main">
                          <a:graphicData uri="http://schemas.microsoft.com/office/word/2010/wordprocessingShape">
                            <wps:wsp>
                              <wps:cNvCnPr/>
                              <wps:spPr>
                                <a:xfrm>
                                  <a:off x="0" y="0"/>
                                  <a:ext cx="2965450" cy="0"/>
                                </a:xfrm>
                                <a:prstGeom prst="straightConnector1">
                                  <a:avLst/>
                                </a:prstGeom>
                                <a:ln>
                                  <a:headEnd type="triangle"/>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id="Straight Arrow Connector 2" o:spid="_x0000_s1049" type="#_x0000_t32" style="width:233.5pt;height:0;margin-top:7.35pt;margin-left:-4.2pt;mso-height-percent:0;mso-height-relative:margin;mso-width-percent:0;mso-width-relative:margin;mso-wrap-distance-bottom:0;mso-wrap-distance-left:9pt;mso-wrap-distance-right:9pt;mso-wrap-distance-top:0;position:absolute;v-text-anchor:top;z-index:251707392" fillcolor="this" stroked="t" strokecolor="black" strokeweight="0.75pt">
                        <v:stroke startarrow="block" endarrow="block"/>
                      </v:shape>
                    </w:pict>
                  </mc:Fallback>
                </mc:AlternateContent>
              </w:r>
            </w:del>
            <w:ins w:id="2158" w:author="Powell, Deana" w:date="2026-03-05T15:34:00Z" w16du:dateUtc="2026-03-05T20:34:00Z">
              <w:r w:rsidR="00526A29">
                <w:rPr>
                  <w:noProof/>
                  <w:sz w:val="18"/>
                  <w:szCs w:val="18"/>
                </w:rPr>
                <mc:AlternateContent>
                  <mc:Choice Requires="wps">
                    <w:drawing>
                      <wp:anchor distT="0" distB="0" distL="114300" distR="114300" simplePos="0" relativeHeight="251671552" behindDoc="0" locked="0" layoutInCell="1" allowOverlap="1" wp14:anchorId="04888EDD" wp14:editId="05DD5781">
                        <wp:simplePos x="0" y="0"/>
                        <wp:positionH relativeFrom="column">
                          <wp:posOffset>-53340</wp:posOffset>
                        </wp:positionH>
                        <wp:positionV relativeFrom="paragraph">
                          <wp:posOffset>93345</wp:posOffset>
                        </wp:positionV>
                        <wp:extent cx="2965450" cy="0"/>
                        <wp:effectExtent l="38100" t="76200" r="25400" b="95250"/>
                        <wp:wrapNone/>
                        <wp:docPr id="2" name="Straight Arrow Connector 2"/>
                        <wp:cNvGraphicFramePr/>
                        <a:graphic xmlns:a="http://schemas.openxmlformats.org/drawingml/2006/main">
                          <a:graphicData uri="http://schemas.microsoft.com/office/word/2010/wordprocessingShape">
                            <wps:wsp>
                              <wps:cNvCnPr/>
                              <wps:spPr>
                                <a:xfrm>
                                  <a:off x="0" y="0"/>
                                  <a:ext cx="2965450" cy="0"/>
                                </a:xfrm>
                                <a:prstGeom prst="straightConnector1">
                                  <a:avLst/>
                                </a:prstGeom>
                                <a:ln>
                                  <a:headEnd type="triangle"/>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http://schemas.openxmlformats.org/drawingml/2006/main">
                    <w:pict w14:anchorId="14B8353D">
                      <v:shape id="Straight Arrow Connector 2" style="width:233.5pt;height:0;margin-top:7.35pt;margin-left:-4.2pt;mso-height-percent:0;mso-height-relative:margin;mso-width-percent:0;mso-width-relative:margin;mso-wrap-distance-bottom:0;mso-wrap-distance-left:9pt;mso-wrap-distance-right:9pt;mso-wrap-distance-top:0;position:absolute;v-text-anchor:top;z-index:251670528" o:spid="_x0000_s1040" fillcolor="this" stroked="t" strokecolor="black" strokeweight="0.75pt" type="#_x0000_t32">
                        <v:stroke startarrow="block" endarrow="block"/>
                      </v:shape>
                    </w:pict>
                  </mc:Fallback>
                </mc:AlternateContent>
              </w:r>
            </w:ins>
          </w:p>
        </w:tc>
        <w:tc>
          <w:tcPr>
            <w:tcW w:w="6251" w:type="dxa"/>
            <w:tcBorders>
              <w:top w:val="single" w:sz="4" w:space="0" w:color="auto"/>
              <w:left w:val="single" w:sz="4" w:space="0" w:color="auto"/>
              <w:bottom w:val="single" w:sz="4" w:space="0" w:color="auto"/>
              <w:right w:val="single" w:sz="4" w:space="0" w:color="auto"/>
            </w:tcBorders>
          </w:tcPr>
          <w:p w14:paraId="0386C867" w14:textId="77777777" w:rsidR="008C7DA5" w:rsidRDefault="00526A29" w:rsidP="00FB4E58">
            <w:pPr>
              <w:pStyle w:val="TableText0"/>
              <w:keepNext w:val="0"/>
              <w:widowControl w:val="0"/>
              <w:rPr>
                <w:sz w:val="18"/>
                <w:szCs w:val="18"/>
              </w:rPr>
            </w:pPr>
            <w:r>
              <w:rPr>
                <w:rFonts w:eastAsia="Times New Roman"/>
                <w:sz w:val="18"/>
                <w:szCs w:val="18"/>
              </w:rPr>
              <w:t>For participants who have received rituximab or specified approved rituximab biosimilar see Section 8.3.5 for requirements.</w:t>
            </w:r>
          </w:p>
        </w:tc>
      </w:tr>
      <w:tr w:rsidR="00CA657C" w14:paraId="6079EAB9" w14:textId="77777777" w:rsidTr="005F293F">
        <w:trPr>
          <w:trHeight w:val="273"/>
        </w:trPr>
        <w:tc>
          <w:tcPr>
            <w:tcW w:w="2031" w:type="dxa"/>
            <w:tcBorders>
              <w:top w:val="single" w:sz="4" w:space="0" w:color="auto"/>
              <w:left w:val="single" w:sz="4" w:space="0" w:color="auto"/>
              <w:bottom w:val="single" w:sz="4" w:space="0" w:color="auto"/>
              <w:right w:val="nil"/>
            </w:tcBorders>
            <w:vAlign w:val="center"/>
            <w:hideMark/>
          </w:tcPr>
          <w:p w14:paraId="1D1465B7" w14:textId="77777777" w:rsidR="008C7DA5" w:rsidRPr="00B65D8F" w:rsidRDefault="00526A29" w:rsidP="00FB4E58">
            <w:pPr>
              <w:pStyle w:val="TableText0"/>
              <w:keepNext w:val="0"/>
              <w:widowControl w:val="0"/>
              <w:rPr>
                <w:b/>
                <w:bCs/>
                <w:sz w:val="18"/>
                <w:szCs w:val="18"/>
              </w:rPr>
            </w:pPr>
            <w:r w:rsidRPr="00B65D8F">
              <w:rPr>
                <w:b/>
                <w:bCs/>
                <w:sz w:val="18"/>
                <w:szCs w:val="18"/>
              </w:rPr>
              <w:t>Safety Assessments</w:t>
            </w:r>
          </w:p>
        </w:tc>
        <w:tc>
          <w:tcPr>
            <w:tcW w:w="1366" w:type="dxa"/>
            <w:tcBorders>
              <w:top w:val="single" w:sz="4" w:space="0" w:color="auto"/>
              <w:left w:val="nil"/>
              <w:bottom w:val="single" w:sz="4" w:space="0" w:color="auto"/>
              <w:right w:val="nil"/>
            </w:tcBorders>
            <w:vAlign w:val="center"/>
          </w:tcPr>
          <w:p w14:paraId="328EDB73" w14:textId="77777777" w:rsidR="008C7DA5" w:rsidRPr="00B703DD" w:rsidRDefault="008C7DA5" w:rsidP="00FB4E58">
            <w:pPr>
              <w:pStyle w:val="TableText0"/>
              <w:keepNext w:val="0"/>
              <w:widowControl w:val="0"/>
              <w:jc w:val="center"/>
              <w:rPr>
                <w:sz w:val="18"/>
                <w:szCs w:val="18"/>
              </w:rPr>
            </w:pPr>
          </w:p>
        </w:tc>
        <w:tc>
          <w:tcPr>
            <w:tcW w:w="1418" w:type="dxa"/>
            <w:tcBorders>
              <w:top w:val="single" w:sz="4" w:space="0" w:color="auto"/>
              <w:left w:val="nil"/>
              <w:bottom w:val="single" w:sz="4" w:space="0" w:color="auto"/>
              <w:right w:val="nil"/>
            </w:tcBorders>
            <w:vAlign w:val="center"/>
          </w:tcPr>
          <w:p w14:paraId="2D858692" w14:textId="77777777" w:rsidR="008C7DA5" w:rsidRPr="00B703DD" w:rsidRDefault="008C7DA5" w:rsidP="00FB4E58">
            <w:pPr>
              <w:pStyle w:val="TableText0"/>
              <w:keepNext w:val="0"/>
              <w:widowControl w:val="0"/>
              <w:jc w:val="center"/>
              <w:rPr>
                <w:sz w:val="18"/>
                <w:szCs w:val="18"/>
              </w:rPr>
            </w:pPr>
          </w:p>
        </w:tc>
        <w:tc>
          <w:tcPr>
            <w:tcW w:w="992" w:type="dxa"/>
            <w:tcBorders>
              <w:top w:val="single" w:sz="4" w:space="0" w:color="auto"/>
              <w:left w:val="nil"/>
              <w:bottom w:val="single" w:sz="4" w:space="0" w:color="auto"/>
              <w:right w:val="nil"/>
            </w:tcBorders>
            <w:vAlign w:val="center"/>
          </w:tcPr>
          <w:p w14:paraId="768866ED" w14:textId="77777777" w:rsidR="008C7DA5" w:rsidRPr="00B703DD" w:rsidRDefault="008C7DA5" w:rsidP="00FB4E58">
            <w:pPr>
              <w:pStyle w:val="TableText0"/>
              <w:keepNext w:val="0"/>
              <w:widowControl w:val="0"/>
              <w:jc w:val="center"/>
              <w:rPr>
                <w:sz w:val="18"/>
                <w:szCs w:val="18"/>
              </w:rPr>
            </w:pPr>
          </w:p>
        </w:tc>
        <w:tc>
          <w:tcPr>
            <w:tcW w:w="977" w:type="dxa"/>
            <w:tcBorders>
              <w:top w:val="single" w:sz="4" w:space="0" w:color="auto"/>
              <w:left w:val="nil"/>
              <w:bottom w:val="single" w:sz="4" w:space="0" w:color="auto"/>
              <w:right w:val="single" w:sz="6" w:space="0" w:color="auto"/>
            </w:tcBorders>
            <w:vAlign w:val="center"/>
          </w:tcPr>
          <w:p w14:paraId="69E194C5" w14:textId="77777777" w:rsidR="008C7DA5" w:rsidRPr="00B703DD" w:rsidRDefault="008C7DA5" w:rsidP="00FB4E58">
            <w:pPr>
              <w:pStyle w:val="TableText0"/>
              <w:keepNext w:val="0"/>
              <w:widowControl w:val="0"/>
              <w:jc w:val="center"/>
              <w:rPr>
                <w:sz w:val="18"/>
                <w:szCs w:val="18"/>
              </w:rPr>
            </w:pPr>
          </w:p>
        </w:tc>
        <w:tc>
          <w:tcPr>
            <w:tcW w:w="6251" w:type="dxa"/>
            <w:tcBorders>
              <w:top w:val="single" w:sz="4" w:space="0" w:color="auto"/>
              <w:left w:val="single" w:sz="6" w:space="0" w:color="auto"/>
              <w:bottom w:val="single" w:sz="4" w:space="0" w:color="auto"/>
              <w:right w:val="single" w:sz="4" w:space="0" w:color="auto"/>
            </w:tcBorders>
          </w:tcPr>
          <w:p w14:paraId="0E154161" w14:textId="77777777" w:rsidR="008C7DA5" w:rsidRPr="00B703DD" w:rsidRDefault="008C7DA5" w:rsidP="00FB4E58">
            <w:pPr>
              <w:pStyle w:val="TableText0"/>
              <w:keepNext w:val="0"/>
              <w:widowControl w:val="0"/>
              <w:rPr>
                <w:sz w:val="18"/>
                <w:szCs w:val="18"/>
              </w:rPr>
            </w:pPr>
          </w:p>
        </w:tc>
      </w:tr>
      <w:tr w:rsidR="00CA657C" w14:paraId="1784D7F7" w14:textId="77777777" w:rsidTr="005F293F">
        <w:trPr>
          <w:trHeight w:val="273"/>
        </w:trPr>
        <w:tc>
          <w:tcPr>
            <w:tcW w:w="2031" w:type="dxa"/>
            <w:tcBorders>
              <w:top w:val="single" w:sz="4" w:space="0" w:color="auto"/>
              <w:left w:val="single" w:sz="4" w:space="0" w:color="auto"/>
              <w:bottom w:val="single" w:sz="4" w:space="0" w:color="auto"/>
              <w:right w:val="single" w:sz="6" w:space="0" w:color="auto"/>
            </w:tcBorders>
            <w:vAlign w:val="center"/>
            <w:hideMark/>
          </w:tcPr>
          <w:p w14:paraId="402E95CC" w14:textId="77777777" w:rsidR="008C7DA5" w:rsidRPr="00B703DD" w:rsidRDefault="00526A29" w:rsidP="00FB4E58">
            <w:pPr>
              <w:pStyle w:val="TableText0"/>
              <w:keepNext w:val="0"/>
              <w:widowControl w:val="0"/>
              <w:rPr>
                <w:sz w:val="18"/>
                <w:szCs w:val="18"/>
              </w:rPr>
            </w:pPr>
            <w:r w:rsidRPr="00B703DD">
              <w:rPr>
                <w:sz w:val="18"/>
                <w:szCs w:val="18"/>
              </w:rPr>
              <w:t>12-lead ECG</w:t>
            </w:r>
          </w:p>
        </w:tc>
        <w:tc>
          <w:tcPr>
            <w:tcW w:w="1366" w:type="dxa"/>
            <w:tcBorders>
              <w:top w:val="single" w:sz="4" w:space="0" w:color="auto"/>
              <w:left w:val="single" w:sz="6" w:space="0" w:color="auto"/>
              <w:bottom w:val="single" w:sz="4" w:space="0" w:color="auto"/>
              <w:right w:val="single" w:sz="4" w:space="0" w:color="auto"/>
            </w:tcBorders>
            <w:vAlign w:val="center"/>
            <w:hideMark/>
          </w:tcPr>
          <w:p w14:paraId="56357DBD" w14:textId="77777777" w:rsidR="008C7DA5" w:rsidRPr="00B703DD" w:rsidRDefault="00526A29" w:rsidP="00FB4E58">
            <w:pPr>
              <w:pStyle w:val="TableText0"/>
              <w:keepNext w:val="0"/>
              <w:widowControl w:val="0"/>
              <w:jc w:val="center"/>
              <w:rPr>
                <w:sz w:val="18"/>
                <w:szCs w:val="18"/>
              </w:rPr>
            </w:pPr>
            <w:r>
              <w:rPr>
                <w:sz w:val="18"/>
                <w:szCs w:val="18"/>
              </w:rPr>
              <w:t>X</w:t>
            </w:r>
          </w:p>
        </w:tc>
        <w:tc>
          <w:tcPr>
            <w:tcW w:w="1418" w:type="dxa"/>
            <w:tcBorders>
              <w:top w:val="single" w:sz="4" w:space="0" w:color="auto"/>
              <w:left w:val="single" w:sz="6" w:space="0" w:color="auto"/>
              <w:bottom w:val="single" w:sz="4" w:space="0" w:color="auto"/>
              <w:right w:val="single" w:sz="6" w:space="0" w:color="auto"/>
            </w:tcBorders>
            <w:vAlign w:val="center"/>
          </w:tcPr>
          <w:p w14:paraId="5D259233" w14:textId="77777777" w:rsidR="008C7DA5" w:rsidRPr="00B703DD" w:rsidRDefault="008C7DA5" w:rsidP="00FB4E58">
            <w:pPr>
              <w:pStyle w:val="TableText0"/>
              <w:keepNext w:val="0"/>
              <w:widowControl w:val="0"/>
              <w:jc w:val="center"/>
              <w:rPr>
                <w:sz w:val="18"/>
                <w:szCs w:val="18"/>
              </w:rPr>
            </w:pPr>
          </w:p>
        </w:tc>
        <w:tc>
          <w:tcPr>
            <w:tcW w:w="992" w:type="dxa"/>
            <w:tcBorders>
              <w:top w:val="single" w:sz="4" w:space="0" w:color="auto"/>
              <w:left w:val="single" w:sz="6" w:space="0" w:color="auto"/>
              <w:bottom w:val="single" w:sz="4" w:space="0" w:color="auto"/>
              <w:right w:val="single" w:sz="6" w:space="0" w:color="auto"/>
            </w:tcBorders>
            <w:vAlign w:val="center"/>
          </w:tcPr>
          <w:p w14:paraId="0566A6DE" w14:textId="77777777" w:rsidR="008C7DA5" w:rsidRPr="00B703DD" w:rsidRDefault="008C7DA5" w:rsidP="00FB4E58">
            <w:pPr>
              <w:pStyle w:val="TableText0"/>
              <w:keepNext w:val="0"/>
              <w:widowControl w:val="0"/>
              <w:jc w:val="center"/>
              <w:rPr>
                <w:sz w:val="18"/>
                <w:szCs w:val="18"/>
              </w:rPr>
            </w:pPr>
          </w:p>
        </w:tc>
        <w:tc>
          <w:tcPr>
            <w:tcW w:w="977" w:type="dxa"/>
            <w:tcBorders>
              <w:top w:val="single" w:sz="4" w:space="0" w:color="auto"/>
              <w:left w:val="single" w:sz="6" w:space="0" w:color="auto"/>
              <w:bottom w:val="single" w:sz="4" w:space="0" w:color="auto"/>
              <w:right w:val="single" w:sz="6" w:space="0" w:color="auto"/>
            </w:tcBorders>
            <w:vAlign w:val="center"/>
          </w:tcPr>
          <w:p w14:paraId="4E1C3B2F" w14:textId="77777777" w:rsidR="008C7DA5" w:rsidRPr="00B703DD" w:rsidRDefault="008C7DA5" w:rsidP="00FB4E58">
            <w:pPr>
              <w:pStyle w:val="TableText0"/>
              <w:keepNext w:val="0"/>
              <w:widowControl w:val="0"/>
              <w:jc w:val="center"/>
              <w:rPr>
                <w:sz w:val="18"/>
                <w:szCs w:val="18"/>
              </w:rPr>
            </w:pPr>
          </w:p>
        </w:tc>
        <w:tc>
          <w:tcPr>
            <w:tcW w:w="6251" w:type="dxa"/>
            <w:tcBorders>
              <w:top w:val="single" w:sz="4" w:space="0" w:color="auto"/>
              <w:left w:val="single" w:sz="6" w:space="0" w:color="auto"/>
              <w:bottom w:val="single" w:sz="4" w:space="0" w:color="auto"/>
              <w:right w:val="single" w:sz="4" w:space="0" w:color="auto"/>
            </w:tcBorders>
          </w:tcPr>
          <w:p w14:paraId="2C175E2E" w14:textId="77777777" w:rsidR="008C7DA5" w:rsidRPr="00B703DD" w:rsidRDefault="008C7DA5" w:rsidP="00FB4E58">
            <w:pPr>
              <w:pStyle w:val="TableText0"/>
              <w:keepNext w:val="0"/>
              <w:widowControl w:val="0"/>
              <w:rPr>
                <w:sz w:val="18"/>
                <w:szCs w:val="18"/>
              </w:rPr>
            </w:pPr>
          </w:p>
        </w:tc>
      </w:tr>
      <w:tr w:rsidR="00CA657C" w14:paraId="6B427390" w14:textId="77777777" w:rsidTr="005F293F">
        <w:trPr>
          <w:trHeight w:val="273"/>
        </w:trPr>
        <w:tc>
          <w:tcPr>
            <w:tcW w:w="2031" w:type="dxa"/>
            <w:tcBorders>
              <w:top w:val="single" w:sz="4" w:space="0" w:color="auto"/>
              <w:left w:val="single" w:sz="4" w:space="0" w:color="auto"/>
              <w:bottom w:val="single" w:sz="4" w:space="0" w:color="auto"/>
              <w:right w:val="single" w:sz="6" w:space="0" w:color="auto"/>
            </w:tcBorders>
            <w:vAlign w:val="center"/>
            <w:hideMark/>
          </w:tcPr>
          <w:p w14:paraId="5E5DDC9F" w14:textId="77777777" w:rsidR="008C7DA5" w:rsidRPr="00B703DD" w:rsidRDefault="00526A29" w:rsidP="00FB4E58">
            <w:pPr>
              <w:pStyle w:val="TableText0"/>
              <w:keepNext w:val="0"/>
              <w:widowControl w:val="0"/>
              <w:rPr>
                <w:sz w:val="18"/>
                <w:szCs w:val="18"/>
              </w:rPr>
            </w:pPr>
            <w:r w:rsidRPr="00B703DD">
              <w:rPr>
                <w:sz w:val="18"/>
                <w:szCs w:val="18"/>
              </w:rPr>
              <w:t>Full Physical Examination</w:t>
            </w:r>
          </w:p>
        </w:tc>
        <w:tc>
          <w:tcPr>
            <w:tcW w:w="1366" w:type="dxa"/>
            <w:tcBorders>
              <w:top w:val="single" w:sz="4" w:space="0" w:color="auto"/>
              <w:left w:val="single" w:sz="6" w:space="0" w:color="auto"/>
              <w:bottom w:val="single" w:sz="4" w:space="0" w:color="auto"/>
              <w:right w:val="single" w:sz="4" w:space="0" w:color="auto"/>
            </w:tcBorders>
            <w:vAlign w:val="center"/>
            <w:hideMark/>
          </w:tcPr>
          <w:p w14:paraId="51E59AF3" w14:textId="77777777" w:rsidR="008C7DA5" w:rsidRPr="00B703DD" w:rsidRDefault="00526A29" w:rsidP="00FB4E58">
            <w:pPr>
              <w:pStyle w:val="TableText0"/>
              <w:keepNext w:val="0"/>
              <w:widowControl w:val="0"/>
              <w:jc w:val="center"/>
              <w:rPr>
                <w:sz w:val="18"/>
                <w:szCs w:val="18"/>
              </w:rPr>
            </w:pPr>
            <w:r w:rsidRPr="00B703DD">
              <w:rPr>
                <w:sz w:val="18"/>
                <w:szCs w:val="18"/>
              </w:rPr>
              <w:t>X</w:t>
            </w:r>
          </w:p>
        </w:tc>
        <w:tc>
          <w:tcPr>
            <w:tcW w:w="1418" w:type="dxa"/>
            <w:tcBorders>
              <w:top w:val="single" w:sz="4" w:space="0" w:color="auto"/>
              <w:left w:val="single" w:sz="6" w:space="0" w:color="auto"/>
              <w:bottom w:val="single" w:sz="4" w:space="0" w:color="auto"/>
              <w:right w:val="single" w:sz="6" w:space="0" w:color="auto"/>
            </w:tcBorders>
            <w:vAlign w:val="center"/>
          </w:tcPr>
          <w:p w14:paraId="70763849" w14:textId="77777777" w:rsidR="008C7DA5" w:rsidRPr="00B703DD" w:rsidRDefault="008C7DA5" w:rsidP="00FB4E58">
            <w:pPr>
              <w:pStyle w:val="TableText0"/>
              <w:keepNext w:val="0"/>
              <w:widowControl w:val="0"/>
              <w:jc w:val="center"/>
              <w:rPr>
                <w:sz w:val="18"/>
                <w:szCs w:val="18"/>
              </w:rPr>
            </w:pPr>
          </w:p>
        </w:tc>
        <w:tc>
          <w:tcPr>
            <w:tcW w:w="992" w:type="dxa"/>
            <w:tcBorders>
              <w:top w:val="single" w:sz="4" w:space="0" w:color="auto"/>
              <w:left w:val="single" w:sz="6" w:space="0" w:color="auto"/>
              <w:bottom w:val="single" w:sz="4" w:space="0" w:color="auto"/>
              <w:right w:val="single" w:sz="6" w:space="0" w:color="auto"/>
            </w:tcBorders>
            <w:vAlign w:val="center"/>
          </w:tcPr>
          <w:p w14:paraId="025A4AD3" w14:textId="77777777" w:rsidR="008C7DA5" w:rsidRPr="00B703DD" w:rsidRDefault="008C7DA5" w:rsidP="00FB4E58">
            <w:pPr>
              <w:pStyle w:val="TableText0"/>
              <w:keepNext w:val="0"/>
              <w:widowControl w:val="0"/>
              <w:jc w:val="center"/>
              <w:rPr>
                <w:sz w:val="18"/>
                <w:szCs w:val="18"/>
              </w:rPr>
            </w:pPr>
          </w:p>
        </w:tc>
        <w:tc>
          <w:tcPr>
            <w:tcW w:w="977" w:type="dxa"/>
            <w:tcBorders>
              <w:top w:val="single" w:sz="4" w:space="0" w:color="auto"/>
              <w:left w:val="single" w:sz="6" w:space="0" w:color="auto"/>
              <w:bottom w:val="single" w:sz="4" w:space="0" w:color="auto"/>
              <w:right w:val="single" w:sz="6" w:space="0" w:color="auto"/>
            </w:tcBorders>
            <w:vAlign w:val="center"/>
          </w:tcPr>
          <w:p w14:paraId="5CF52F55" w14:textId="77777777" w:rsidR="008C7DA5" w:rsidRPr="00B703DD" w:rsidRDefault="008C7DA5" w:rsidP="00FB4E58">
            <w:pPr>
              <w:pStyle w:val="TableText0"/>
              <w:keepNext w:val="0"/>
              <w:widowControl w:val="0"/>
              <w:jc w:val="center"/>
              <w:rPr>
                <w:sz w:val="18"/>
                <w:szCs w:val="18"/>
              </w:rPr>
            </w:pPr>
          </w:p>
        </w:tc>
        <w:tc>
          <w:tcPr>
            <w:tcW w:w="6251" w:type="dxa"/>
            <w:tcBorders>
              <w:top w:val="single" w:sz="4" w:space="0" w:color="auto"/>
              <w:left w:val="single" w:sz="6" w:space="0" w:color="auto"/>
              <w:bottom w:val="single" w:sz="4" w:space="0" w:color="auto"/>
              <w:right w:val="single" w:sz="4" w:space="0" w:color="auto"/>
            </w:tcBorders>
            <w:hideMark/>
          </w:tcPr>
          <w:p w14:paraId="4525AFF0" w14:textId="77777777" w:rsidR="008C7DA5" w:rsidRPr="00B703DD" w:rsidRDefault="00526A29" w:rsidP="00FB4E58">
            <w:pPr>
              <w:pStyle w:val="TableText0"/>
              <w:keepNext w:val="0"/>
              <w:widowControl w:val="0"/>
              <w:rPr>
                <w:sz w:val="18"/>
                <w:szCs w:val="18"/>
              </w:rPr>
            </w:pPr>
            <w:r w:rsidRPr="00B703DD">
              <w:rPr>
                <w:sz w:val="18"/>
                <w:szCs w:val="18"/>
              </w:rPr>
              <w:t>Physical examination to include liver and/or spleen size.</w:t>
            </w:r>
          </w:p>
          <w:p w14:paraId="51DB75C9" w14:textId="77777777" w:rsidR="008C7DA5" w:rsidRPr="00B703DD" w:rsidRDefault="00526A29" w:rsidP="00FB4E58">
            <w:pPr>
              <w:pStyle w:val="TableText0"/>
              <w:keepNext w:val="0"/>
              <w:widowControl w:val="0"/>
              <w:rPr>
                <w:sz w:val="18"/>
                <w:szCs w:val="18"/>
              </w:rPr>
            </w:pPr>
            <w:r>
              <w:rPr>
                <w:sz w:val="18"/>
                <w:szCs w:val="18"/>
              </w:rPr>
              <w:t>Other system-based examinations should be included if clinically indicated.</w:t>
            </w:r>
          </w:p>
        </w:tc>
      </w:tr>
      <w:tr w:rsidR="00CA657C" w14:paraId="707A5708" w14:textId="77777777" w:rsidTr="005F293F">
        <w:trPr>
          <w:trHeight w:val="273"/>
        </w:trPr>
        <w:tc>
          <w:tcPr>
            <w:tcW w:w="2031" w:type="dxa"/>
            <w:tcBorders>
              <w:top w:val="single" w:sz="4" w:space="0" w:color="auto"/>
              <w:left w:val="single" w:sz="4" w:space="0" w:color="auto"/>
              <w:bottom w:val="single" w:sz="4" w:space="0" w:color="auto"/>
              <w:right w:val="single" w:sz="6" w:space="0" w:color="auto"/>
            </w:tcBorders>
            <w:vAlign w:val="center"/>
          </w:tcPr>
          <w:p w14:paraId="6F584974" w14:textId="77777777" w:rsidR="008C7DA5" w:rsidRPr="00B703DD" w:rsidRDefault="00526A29" w:rsidP="00FB4E58">
            <w:pPr>
              <w:pStyle w:val="TableText0"/>
              <w:keepNext w:val="0"/>
              <w:widowControl w:val="0"/>
              <w:rPr>
                <w:sz w:val="18"/>
                <w:szCs w:val="18"/>
              </w:rPr>
            </w:pPr>
            <w:r>
              <w:rPr>
                <w:sz w:val="18"/>
                <w:szCs w:val="18"/>
              </w:rPr>
              <w:t>Directed Physical Exam</w:t>
            </w:r>
          </w:p>
        </w:tc>
        <w:tc>
          <w:tcPr>
            <w:tcW w:w="1366" w:type="dxa"/>
            <w:tcBorders>
              <w:top w:val="single" w:sz="4" w:space="0" w:color="auto"/>
              <w:left w:val="single" w:sz="6" w:space="0" w:color="auto"/>
              <w:bottom w:val="single" w:sz="4" w:space="0" w:color="auto"/>
              <w:right w:val="single" w:sz="4" w:space="0" w:color="auto"/>
            </w:tcBorders>
            <w:vAlign w:val="center"/>
          </w:tcPr>
          <w:p w14:paraId="2906E7F2" w14:textId="77777777" w:rsidR="008C7DA5" w:rsidRPr="00B703DD" w:rsidRDefault="008C7DA5" w:rsidP="00FB4E58">
            <w:pPr>
              <w:pStyle w:val="TableText0"/>
              <w:keepNext w:val="0"/>
              <w:widowControl w:val="0"/>
              <w:jc w:val="center"/>
              <w:rPr>
                <w:sz w:val="18"/>
                <w:szCs w:val="18"/>
              </w:rPr>
            </w:pPr>
          </w:p>
        </w:tc>
        <w:tc>
          <w:tcPr>
            <w:tcW w:w="1418" w:type="dxa"/>
            <w:tcBorders>
              <w:top w:val="single" w:sz="4" w:space="0" w:color="auto"/>
              <w:left w:val="single" w:sz="6" w:space="0" w:color="auto"/>
              <w:bottom w:val="single" w:sz="4" w:space="0" w:color="auto"/>
              <w:right w:val="single" w:sz="6" w:space="0" w:color="auto"/>
            </w:tcBorders>
            <w:vAlign w:val="center"/>
          </w:tcPr>
          <w:p w14:paraId="08FCEBAF" w14:textId="77777777" w:rsidR="008C7DA5" w:rsidRPr="00B703DD" w:rsidRDefault="008C7DA5" w:rsidP="00FB4E58">
            <w:pPr>
              <w:pStyle w:val="TableText0"/>
              <w:keepNext w:val="0"/>
              <w:widowControl w:val="0"/>
              <w:jc w:val="center"/>
              <w:rPr>
                <w:sz w:val="18"/>
                <w:szCs w:val="18"/>
              </w:rPr>
            </w:pPr>
          </w:p>
        </w:tc>
        <w:tc>
          <w:tcPr>
            <w:tcW w:w="992" w:type="dxa"/>
            <w:tcBorders>
              <w:top w:val="single" w:sz="4" w:space="0" w:color="auto"/>
              <w:left w:val="single" w:sz="6" w:space="0" w:color="auto"/>
              <w:bottom w:val="single" w:sz="4" w:space="0" w:color="auto"/>
              <w:right w:val="single" w:sz="6" w:space="0" w:color="auto"/>
            </w:tcBorders>
            <w:vAlign w:val="center"/>
          </w:tcPr>
          <w:p w14:paraId="69EA57F6" w14:textId="77777777" w:rsidR="008C7DA5" w:rsidRPr="00B703DD" w:rsidRDefault="00526A29" w:rsidP="00FB4E58">
            <w:pPr>
              <w:pStyle w:val="TableText0"/>
              <w:keepNext w:val="0"/>
              <w:widowControl w:val="0"/>
              <w:jc w:val="center"/>
              <w:rPr>
                <w:sz w:val="18"/>
                <w:szCs w:val="18"/>
              </w:rPr>
            </w:pPr>
            <w:r>
              <w:rPr>
                <w:sz w:val="18"/>
                <w:szCs w:val="18"/>
              </w:rPr>
              <w:t>X</w:t>
            </w:r>
          </w:p>
        </w:tc>
        <w:tc>
          <w:tcPr>
            <w:tcW w:w="977" w:type="dxa"/>
            <w:tcBorders>
              <w:top w:val="single" w:sz="4" w:space="0" w:color="auto"/>
              <w:left w:val="single" w:sz="6" w:space="0" w:color="auto"/>
              <w:bottom w:val="single" w:sz="4" w:space="0" w:color="auto"/>
              <w:right w:val="single" w:sz="6" w:space="0" w:color="auto"/>
            </w:tcBorders>
            <w:vAlign w:val="center"/>
          </w:tcPr>
          <w:p w14:paraId="5E3D6BD5" w14:textId="77777777" w:rsidR="008C7DA5" w:rsidRPr="00B703DD" w:rsidRDefault="008C7DA5" w:rsidP="00FB4E58">
            <w:pPr>
              <w:pStyle w:val="TableText0"/>
              <w:keepNext w:val="0"/>
              <w:widowControl w:val="0"/>
              <w:jc w:val="center"/>
              <w:rPr>
                <w:sz w:val="18"/>
                <w:szCs w:val="18"/>
              </w:rPr>
            </w:pPr>
          </w:p>
        </w:tc>
        <w:tc>
          <w:tcPr>
            <w:tcW w:w="6251" w:type="dxa"/>
            <w:tcBorders>
              <w:top w:val="single" w:sz="4" w:space="0" w:color="auto"/>
              <w:left w:val="single" w:sz="6" w:space="0" w:color="auto"/>
              <w:bottom w:val="single" w:sz="4" w:space="0" w:color="auto"/>
              <w:right w:val="single" w:sz="4" w:space="0" w:color="auto"/>
            </w:tcBorders>
          </w:tcPr>
          <w:p w14:paraId="755EA0B2" w14:textId="77777777" w:rsidR="008C7DA5" w:rsidRPr="004A6C7A" w:rsidRDefault="00526A29" w:rsidP="00FB4E58">
            <w:pPr>
              <w:pStyle w:val="TableText0"/>
              <w:widowControl w:val="0"/>
              <w:rPr>
                <w:sz w:val="18"/>
                <w:szCs w:val="18"/>
              </w:rPr>
            </w:pPr>
            <w:r w:rsidRPr="004A6C7A">
              <w:rPr>
                <w:sz w:val="18"/>
                <w:szCs w:val="18"/>
              </w:rPr>
              <w:t>Review of new clinically significant abnormal findings. See Section 8.3.1 for specific requirements.</w:t>
            </w:r>
          </w:p>
          <w:p w14:paraId="4A47B018" w14:textId="77777777" w:rsidR="008C7DA5" w:rsidRPr="004A6C7A" w:rsidRDefault="00526A29" w:rsidP="00FB4E58">
            <w:pPr>
              <w:pStyle w:val="TableText0"/>
              <w:widowControl w:val="0"/>
              <w:rPr>
                <w:sz w:val="18"/>
                <w:szCs w:val="18"/>
              </w:rPr>
            </w:pPr>
            <w:r w:rsidRPr="004A6C7A">
              <w:rPr>
                <w:sz w:val="18"/>
                <w:szCs w:val="18"/>
              </w:rPr>
              <w:t>Efficacy FU requirements are specified in Section 8.11.4.2.</w:t>
            </w:r>
          </w:p>
          <w:p w14:paraId="3B3B640F" w14:textId="77777777" w:rsidR="008C7DA5" w:rsidRPr="00B703DD" w:rsidRDefault="00526A29" w:rsidP="00FB4E58">
            <w:pPr>
              <w:pStyle w:val="TableText0"/>
              <w:widowControl w:val="0"/>
              <w:rPr>
                <w:sz w:val="18"/>
                <w:szCs w:val="18"/>
              </w:rPr>
            </w:pPr>
            <w:r>
              <w:rPr>
                <w:sz w:val="18"/>
                <w:szCs w:val="18"/>
              </w:rPr>
              <w:t>Efficacy FU timings are Q12W up to and including W145 (approximately 3 years post C1D1) and Q24W afterwards.</w:t>
            </w:r>
          </w:p>
        </w:tc>
      </w:tr>
      <w:tr w:rsidR="00CA657C" w14:paraId="0DEB9F4D" w14:textId="77777777" w:rsidTr="005F293F">
        <w:trPr>
          <w:trHeight w:val="273"/>
        </w:trPr>
        <w:tc>
          <w:tcPr>
            <w:tcW w:w="2031" w:type="dxa"/>
            <w:tcBorders>
              <w:top w:val="single" w:sz="4" w:space="0" w:color="auto"/>
              <w:left w:val="single" w:sz="4" w:space="0" w:color="auto"/>
              <w:bottom w:val="single" w:sz="4" w:space="0" w:color="auto"/>
              <w:right w:val="single" w:sz="6" w:space="0" w:color="auto"/>
            </w:tcBorders>
            <w:vAlign w:val="center"/>
          </w:tcPr>
          <w:p w14:paraId="2069C7F7" w14:textId="77777777" w:rsidR="008C7DA5" w:rsidRPr="00B703DD" w:rsidRDefault="00526A29" w:rsidP="00FB4E58">
            <w:pPr>
              <w:pStyle w:val="TableText0"/>
              <w:keepNext w:val="0"/>
              <w:widowControl w:val="0"/>
              <w:rPr>
                <w:sz w:val="18"/>
                <w:szCs w:val="18"/>
              </w:rPr>
            </w:pPr>
            <w:r>
              <w:rPr>
                <w:sz w:val="18"/>
                <w:szCs w:val="18"/>
              </w:rPr>
              <w:t>Vital Signs</w:t>
            </w:r>
          </w:p>
        </w:tc>
        <w:tc>
          <w:tcPr>
            <w:tcW w:w="1366" w:type="dxa"/>
            <w:tcBorders>
              <w:top w:val="single" w:sz="4" w:space="0" w:color="auto"/>
              <w:left w:val="single" w:sz="6" w:space="0" w:color="auto"/>
              <w:bottom w:val="single" w:sz="4" w:space="0" w:color="auto"/>
              <w:right w:val="single" w:sz="4" w:space="0" w:color="auto"/>
            </w:tcBorders>
            <w:vAlign w:val="center"/>
          </w:tcPr>
          <w:p w14:paraId="15292487" w14:textId="77777777" w:rsidR="008C7DA5" w:rsidRPr="00B703DD" w:rsidRDefault="00526A29" w:rsidP="00FB4E58">
            <w:pPr>
              <w:pStyle w:val="TableText0"/>
              <w:keepNext w:val="0"/>
              <w:widowControl w:val="0"/>
              <w:jc w:val="center"/>
              <w:rPr>
                <w:sz w:val="18"/>
                <w:szCs w:val="18"/>
              </w:rPr>
            </w:pPr>
            <w:r>
              <w:rPr>
                <w:sz w:val="18"/>
                <w:szCs w:val="18"/>
              </w:rPr>
              <w:t>X</w:t>
            </w:r>
          </w:p>
        </w:tc>
        <w:tc>
          <w:tcPr>
            <w:tcW w:w="1418" w:type="dxa"/>
            <w:tcBorders>
              <w:top w:val="single" w:sz="4" w:space="0" w:color="auto"/>
              <w:left w:val="single" w:sz="6" w:space="0" w:color="auto"/>
              <w:bottom w:val="single" w:sz="4" w:space="0" w:color="auto"/>
              <w:right w:val="single" w:sz="6" w:space="0" w:color="auto"/>
            </w:tcBorders>
            <w:vAlign w:val="center"/>
          </w:tcPr>
          <w:p w14:paraId="666B01B1" w14:textId="77777777" w:rsidR="008C7DA5" w:rsidRPr="00B703DD" w:rsidRDefault="008C7DA5" w:rsidP="00FB4E58">
            <w:pPr>
              <w:pStyle w:val="TableText0"/>
              <w:keepNext w:val="0"/>
              <w:widowControl w:val="0"/>
              <w:jc w:val="center"/>
              <w:rPr>
                <w:sz w:val="18"/>
                <w:szCs w:val="18"/>
              </w:rPr>
            </w:pPr>
          </w:p>
        </w:tc>
        <w:tc>
          <w:tcPr>
            <w:tcW w:w="992" w:type="dxa"/>
            <w:tcBorders>
              <w:top w:val="single" w:sz="4" w:space="0" w:color="auto"/>
              <w:left w:val="single" w:sz="6" w:space="0" w:color="auto"/>
              <w:bottom w:val="single" w:sz="4" w:space="0" w:color="auto"/>
              <w:right w:val="single" w:sz="6" w:space="0" w:color="auto"/>
            </w:tcBorders>
            <w:vAlign w:val="center"/>
          </w:tcPr>
          <w:p w14:paraId="322CDB69" w14:textId="77777777" w:rsidR="008C7DA5" w:rsidRPr="00B703DD" w:rsidRDefault="00526A29" w:rsidP="00FB4E58">
            <w:pPr>
              <w:pStyle w:val="TableText0"/>
              <w:keepNext w:val="0"/>
              <w:widowControl w:val="0"/>
              <w:jc w:val="center"/>
              <w:rPr>
                <w:sz w:val="18"/>
                <w:szCs w:val="18"/>
              </w:rPr>
            </w:pPr>
            <w:r>
              <w:rPr>
                <w:sz w:val="18"/>
                <w:szCs w:val="18"/>
              </w:rPr>
              <w:t>X</w:t>
            </w:r>
          </w:p>
        </w:tc>
        <w:tc>
          <w:tcPr>
            <w:tcW w:w="977" w:type="dxa"/>
            <w:tcBorders>
              <w:top w:val="single" w:sz="4" w:space="0" w:color="auto"/>
              <w:left w:val="single" w:sz="6" w:space="0" w:color="auto"/>
              <w:bottom w:val="single" w:sz="4" w:space="0" w:color="auto"/>
              <w:right w:val="single" w:sz="6" w:space="0" w:color="auto"/>
            </w:tcBorders>
            <w:vAlign w:val="center"/>
          </w:tcPr>
          <w:p w14:paraId="7DEA2B80" w14:textId="77777777" w:rsidR="008C7DA5" w:rsidRPr="00B703DD" w:rsidRDefault="008C7DA5" w:rsidP="00FB4E58">
            <w:pPr>
              <w:pStyle w:val="TableText0"/>
              <w:keepNext w:val="0"/>
              <w:widowControl w:val="0"/>
              <w:jc w:val="center"/>
              <w:rPr>
                <w:sz w:val="18"/>
                <w:szCs w:val="18"/>
              </w:rPr>
            </w:pPr>
          </w:p>
        </w:tc>
        <w:tc>
          <w:tcPr>
            <w:tcW w:w="6251" w:type="dxa"/>
            <w:tcBorders>
              <w:top w:val="single" w:sz="4" w:space="0" w:color="auto"/>
              <w:left w:val="single" w:sz="6" w:space="0" w:color="auto"/>
              <w:bottom w:val="single" w:sz="4" w:space="0" w:color="auto"/>
              <w:right w:val="single" w:sz="4" w:space="0" w:color="auto"/>
            </w:tcBorders>
          </w:tcPr>
          <w:p w14:paraId="1B93BDF8" w14:textId="77777777" w:rsidR="008C7DA5" w:rsidRPr="00B703DD" w:rsidRDefault="00526A29" w:rsidP="00FB4E58">
            <w:pPr>
              <w:pStyle w:val="TableText0"/>
              <w:keepNext w:val="0"/>
              <w:widowControl w:val="0"/>
              <w:rPr>
                <w:sz w:val="18"/>
                <w:szCs w:val="18"/>
              </w:rPr>
            </w:pPr>
            <w:r w:rsidRPr="00A65F86">
              <w:rPr>
                <w:rFonts w:eastAsia="Times New Roman"/>
                <w:sz w:val="18"/>
                <w:szCs w:val="18"/>
              </w:rPr>
              <w:t>Temperature, respiration rate, pulse, and blood pressure.</w:t>
            </w:r>
          </w:p>
        </w:tc>
      </w:tr>
      <w:tr w:rsidR="00CA657C" w14:paraId="19FE2E02" w14:textId="77777777" w:rsidTr="005F293F">
        <w:trPr>
          <w:trHeight w:val="273"/>
        </w:trPr>
        <w:tc>
          <w:tcPr>
            <w:tcW w:w="2031" w:type="dxa"/>
            <w:tcBorders>
              <w:top w:val="single" w:sz="4" w:space="0" w:color="auto"/>
              <w:left w:val="single" w:sz="4" w:space="0" w:color="auto"/>
              <w:bottom w:val="single" w:sz="4" w:space="0" w:color="auto"/>
              <w:right w:val="single" w:sz="6" w:space="0" w:color="auto"/>
            </w:tcBorders>
            <w:vAlign w:val="center"/>
            <w:hideMark/>
          </w:tcPr>
          <w:p w14:paraId="234AF609" w14:textId="77777777" w:rsidR="008C7DA5" w:rsidRPr="00B703DD" w:rsidRDefault="00526A29" w:rsidP="00FB4E58">
            <w:pPr>
              <w:pStyle w:val="TableText0"/>
              <w:keepNext w:val="0"/>
              <w:widowControl w:val="0"/>
              <w:rPr>
                <w:sz w:val="18"/>
                <w:szCs w:val="18"/>
              </w:rPr>
            </w:pPr>
            <w:r w:rsidRPr="00B703DD">
              <w:rPr>
                <w:sz w:val="18"/>
                <w:szCs w:val="18"/>
              </w:rPr>
              <w:t>ECOG PS</w:t>
            </w:r>
          </w:p>
        </w:tc>
        <w:tc>
          <w:tcPr>
            <w:tcW w:w="1366" w:type="dxa"/>
            <w:tcBorders>
              <w:top w:val="single" w:sz="4" w:space="0" w:color="auto"/>
              <w:left w:val="single" w:sz="6" w:space="0" w:color="auto"/>
              <w:bottom w:val="single" w:sz="4" w:space="0" w:color="auto"/>
              <w:right w:val="single" w:sz="4" w:space="0" w:color="auto"/>
            </w:tcBorders>
            <w:vAlign w:val="center"/>
            <w:hideMark/>
          </w:tcPr>
          <w:p w14:paraId="0DCD7F6E" w14:textId="77777777" w:rsidR="008C7DA5" w:rsidRPr="00B703DD" w:rsidRDefault="00526A29" w:rsidP="00FB4E58">
            <w:pPr>
              <w:pStyle w:val="TableText0"/>
              <w:keepNext w:val="0"/>
              <w:widowControl w:val="0"/>
              <w:jc w:val="center"/>
              <w:rPr>
                <w:sz w:val="18"/>
                <w:szCs w:val="18"/>
              </w:rPr>
            </w:pPr>
            <w:r w:rsidRPr="00B703DD">
              <w:rPr>
                <w:sz w:val="18"/>
                <w:szCs w:val="18"/>
              </w:rPr>
              <w:t>X</w:t>
            </w:r>
          </w:p>
        </w:tc>
        <w:tc>
          <w:tcPr>
            <w:tcW w:w="1418" w:type="dxa"/>
            <w:tcBorders>
              <w:top w:val="single" w:sz="4" w:space="0" w:color="auto"/>
              <w:left w:val="single" w:sz="6" w:space="0" w:color="auto"/>
              <w:bottom w:val="single" w:sz="4" w:space="0" w:color="auto"/>
              <w:right w:val="single" w:sz="6" w:space="0" w:color="auto"/>
            </w:tcBorders>
            <w:vAlign w:val="center"/>
          </w:tcPr>
          <w:p w14:paraId="1F9E4F5E" w14:textId="77777777" w:rsidR="008C7DA5" w:rsidRPr="00B703DD" w:rsidRDefault="008C7DA5" w:rsidP="00FB4E58">
            <w:pPr>
              <w:pStyle w:val="TableText0"/>
              <w:keepNext w:val="0"/>
              <w:widowControl w:val="0"/>
              <w:jc w:val="center"/>
              <w:rPr>
                <w:sz w:val="18"/>
                <w:szCs w:val="18"/>
              </w:rPr>
            </w:pPr>
          </w:p>
        </w:tc>
        <w:tc>
          <w:tcPr>
            <w:tcW w:w="992" w:type="dxa"/>
            <w:tcBorders>
              <w:top w:val="single" w:sz="4" w:space="0" w:color="auto"/>
              <w:left w:val="single" w:sz="6" w:space="0" w:color="auto"/>
              <w:bottom w:val="single" w:sz="4" w:space="0" w:color="auto"/>
              <w:right w:val="single" w:sz="6" w:space="0" w:color="auto"/>
            </w:tcBorders>
            <w:vAlign w:val="center"/>
          </w:tcPr>
          <w:p w14:paraId="175789AA" w14:textId="77777777" w:rsidR="008C7DA5" w:rsidRPr="00B703DD" w:rsidRDefault="00526A29" w:rsidP="00FB4E58">
            <w:pPr>
              <w:pStyle w:val="TableText0"/>
              <w:keepNext w:val="0"/>
              <w:widowControl w:val="0"/>
              <w:jc w:val="center"/>
              <w:rPr>
                <w:sz w:val="18"/>
                <w:szCs w:val="18"/>
              </w:rPr>
            </w:pPr>
            <w:r>
              <w:rPr>
                <w:sz w:val="18"/>
                <w:szCs w:val="18"/>
              </w:rPr>
              <w:t>X</w:t>
            </w:r>
          </w:p>
        </w:tc>
        <w:tc>
          <w:tcPr>
            <w:tcW w:w="977" w:type="dxa"/>
            <w:tcBorders>
              <w:top w:val="single" w:sz="4" w:space="0" w:color="auto"/>
              <w:left w:val="single" w:sz="6" w:space="0" w:color="auto"/>
              <w:bottom w:val="single" w:sz="4" w:space="0" w:color="auto"/>
              <w:right w:val="single" w:sz="6" w:space="0" w:color="auto"/>
            </w:tcBorders>
            <w:vAlign w:val="center"/>
          </w:tcPr>
          <w:p w14:paraId="1449014C" w14:textId="77777777" w:rsidR="008C7DA5" w:rsidRPr="00B703DD" w:rsidRDefault="008C7DA5" w:rsidP="00FB4E58">
            <w:pPr>
              <w:pStyle w:val="TableText0"/>
              <w:keepNext w:val="0"/>
              <w:widowControl w:val="0"/>
              <w:jc w:val="center"/>
              <w:rPr>
                <w:sz w:val="18"/>
                <w:szCs w:val="18"/>
              </w:rPr>
            </w:pPr>
          </w:p>
        </w:tc>
        <w:tc>
          <w:tcPr>
            <w:tcW w:w="6251" w:type="dxa"/>
            <w:tcBorders>
              <w:top w:val="single" w:sz="4" w:space="0" w:color="auto"/>
              <w:left w:val="single" w:sz="6" w:space="0" w:color="auto"/>
              <w:bottom w:val="single" w:sz="4" w:space="0" w:color="auto"/>
              <w:right w:val="single" w:sz="4" w:space="0" w:color="auto"/>
            </w:tcBorders>
          </w:tcPr>
          <w:p w14:paraId="4FC37F79" w14:textId="77777777" w:rsidR="008C7DA5" w:rsidRPr="00B703DD" w:rsidRDefault="00526A29" w:rsidP="00FB4E58">
            <w:pPr>
              <w:pStyle w:val="TableText0"/>
              <w:keepNext w:val="0"/>
              <w:widowControl w:val="0"/>
              <w:rPr>
                <w:sz w:val="18"/>
                <w:szCs w:val="18"/>
              </w:rPr>
            </w:pPr>
            <w:r>
              <w:rPr>
                <w:sz w:val="18"/>
                <w:szCs w:val="18"/>
              </w:rPr>
              <w:t>Efficacy FU collect Q12W after 3 years from randomization.</w:t>
            </w:r>
          </w:p>
        </w:tc>
      </w:tr>
      <w:tr w:rsidR="00CA657C" w14:paraId="5B449B4F" w14:textId="77777777" w:rsidTr="005F293F">
        <w:trPr>
          <w:trHeight w:val="273"/>
        </w:trPr>
        <w:tc>
          <w:tcPr>
            <w:tcW w:w="2031" w:type="dxa"/>
            <w:tcBorders>
              <w:top w:val="single" w:sz="4" w:space="0" w:color="auto"/>
              <w:left w:val="single" w:sz="4" w:space="0" w:color="auto"/>
              <w:bottom w:val="single" w:sz="4" w:space="0" w:color="auto"/>
              <w:right w:val="single" w:sz="6" w:space="0" w:color="auto"/>
            </w:tcBorders>
            <w:vAlign w:val="center"/>
            <w:hideMark/>
          </w:tcPr>
          <w:p w14:paraId="4737CF87" w14:textId="77777777" w:rsidR="008C7DA5" w:rsidRPr="00B703DD" w:rsidRDefault="00526A29" w:rsidP="00FB4E58">
            <w:pPr>
              <w:pStyle w:val="TableText0"/>
              <w:keepNext w:val="0"/>
              <w:widowControl w:val="0"/>
              <w:rPr>
                <w:sz w:val="18"/>
                <w:szCs w:val="18"/>
              </w:rPr>
            </w:pPr>
            <w:r w:rsidRPr="00B703DD">
              <w:rPr>
                <w:sz w:val="18"/>
                <w:szCs w:val="18"/>
              </w:rPr>
              <w:t>AE/SAE Review</w:t>
            </w:r>
          </w:p>
        </w:tc>
        <w:tc>
          <w:tcPr>
            <w:tcW w:w="1366" w:type="dxa"/>
            <w:tcBorders>
              <w:top w:val="single" w:sz="4" w:space="0" w:color="auto"/>
              <w:left w:val="single" w:sz="6" w:space="0" w:color="auto"/>
              <w:bottom w:val="single" w:sz="4" w:space="0" w:color="auto"/>
              <w:right w:val="single" w:sz="4" w:space="0" w:color="auto"/>
            </w:tcBorders>
            <w:vAlign w:val="center"/>
            <w:hideMark/>
          </w:tcPr>
          <w:p w14:paraId="43214EDA" w14:textId="77777777" w:rsidR="008C7DA5" w:rsidRPr="00B703DD" w:rsidRDefault="00526A29" w:rsidP="00FB4E58">
            <w:pPr>
              <w:pStyle w:val="TableText0"/>
              <w:keepNext w:val="0"/>
              <w:widowControl w:val="0"/>
              <w:jc w:val="center"/>
              <w:rPr>
                <w:sz w:val="18"/>
                <w:szCs w:val="18"/>
              </w:rPr>
            </w:pPr>
            <w:r w:rsidRPr="00B703DD">
              <w:rPr>
                <w:sz w:val="18"/>
                <w:szCs w:val="18"/>
              </w:rPr>
              <w:t>X</w:t>
            </w:r>
          </w:p>
        </w:tc>
        <w:tc>
          <w:tcPr>
            <w:tcW w:w="1418" w:type="dxa"/>
            <w:tcBorders>
              <w:top w:val="single" w:sz="4" w:space="0" w:color="auto"/>
              <w:left w:val="single" w:sz="6" w:space="0" w:color="auto"/>
              <w:bottom w:val="single" w:sz="4" w:space="0" w:color="auto"/>
              <w:right w:val="single" w:sz="6" w:space="0" w:color="auto"/>
            </w:tcBorders>
            <w:vAlign w:val="center"/>
            <w:hideMark/>
          </w:tcPr>
          <w:p w14:paraId="6FDACEBE" w14:textId="77777777" w:rsidR="008C7DA5" w:rsidRPr="00B703DD" w:rsidRDefault="00526A29" w:rsidP="00FB4E58">
            <w:pPr>
              <w:pStyle w:val="TableText0"/>
              <w:keepNext w:val="0"/>
              <w:widowControl w:val="0"/>
              <w:jc w:val="center"/>
              <w:rPr>
                <w:sz w:val="18"/>
                <w:szCs w:val="18"/>
              </w:rPr>
            </w:pPr>
            <w:r w:rsidRPr="00B703DD">
              <w:rPr>
                <w:sz w:val="18"/>
                <w:szCs w:val="18"/>
              </w:rPr>
              <w:t>X</w:t>
            </w:r>
          </w:p>
        </w:tc>
        <w:tc>
          <w:tcPr>
            <w:tcW w:w="992" w:type="dxa"/>
            <w:tcBorders>
              <w:top w:val="single" w:sz="4" w:space="0" w:color="auto"/>
              <w:left w:val="single" w:sz="6" w:space="0" w:color="auto"/>
              <w:bottom w:val="single" w:sz="4" w:space="0" w:color="auto"/>
              <w:right w:val="single" w:sz="6" w:space="0" w:color="auto"/>
            </w:tcBorders>
            <w:vAlign w:val="center"/>
          </w:tcPr>
          <w:p w14:paraId="383A4F27" w14:textId="77777777" w:rsidR="008C7DA5" w:rsidRPr="00B703DD" w:rsidRDefault="008C7DA5" w:rsidP="00FB4E58">
            <w:pPr>
              <w:pStyle w:val="TableText0"/>
              <w:keepNext w:val="0"/>
              <w:widowControl w:val="0"/>
              <w:jc w:val="center"/>
              <w:rPr>
                <w:sz w:val="18"/>
                <w:szCs w:val="18"/>
              </w:rPr>
            </w:pPr>
          </w:p>
        </w:tc>
        <w:tc>
          <w:tcPr>
            <w:tcW w:w="977" w:type="dxa"/>
            <w:tcBorders>
              <w:top w:val="single" w:sz="4" w:space="0" w:color="auto"/>
              <w:left w:val="single" w:sz="6" w:space="0" w:color="auto"/>
              <w:bottom w:val="single" w:sz="4" w:space="0" w:color="auto"/>
              <w:right w:val="single" w:sz="6" w:space="0" w:color="auto"/>
            </w:tcBorders>
            <w:vAlign w:val="center"/>
          </w:tcPr>
          <w:p w14:paraId="2FFB5606" w14:textId="77777777" w:rsidR="008C7DA5" w:rsidRPr="00B703DD" w:rsidRDefault="008C7DA5" w:rsidP="00FB4E58">
            <w:pPr>
              <w:pStyle w:val="TableText0"/>
              <w:keepNext w:val="0"/>
              <w:widowControl w:val="0"/>
              <w:jc w:val="center"/>
              <w:rPr>
                <w:sz w:val="18"/>
                <w:szCs w:val="18"/>
              </w:rPr>
            </w:pPr>
          </w:p>
        </w:tc>
        <w:tc>
          <w:tcPr>
            <w:tcW w:w="6251" w:type="dxa"/>
            <w:tcBorders>
              <w:top w:val="single" w:sz="4" w:space="0" w:color="auto"/>
              <w:left w:val="single" w:sz="6" w:space="0" w:color="auto"/>
              <w:bottom w:val="single" w:sz="4" w:space="0" w:color="auto"/>
              <w:right w:val="single" w:sz="4" w:space="0" w:color="auto"/>
            </w:tcBorders>
            <w:hideMark/>
          </w:tcPr>
          <w:p w14:paraId="581FE943" w14:textId="77777777" w:rsidR="008C7DA5" w:rsidRPr="00B703DD" w:rsidRDefault="00526A29" w:rsidP="00FB4E58">
            <w:pPr>
              <w:pStyle w:val="TableText0"/>
              <w:keepNext w:val="0"/>
              <w:widowControl w:val="0"/>
              <w:rPr>
                <w:sz w:val="18"/>
                <w:szCs w:val="18"/>
              </w:rPr>
            </w:pPr>
            <w:r>
              <w:rPr>
                <w:sz w:val="18"/>
                <w:szCs w:val="18"/>
              </w:rPr>
              <w:t>Record all AEs occurring within 30 days after last dose of study treatment. After 30 days, record all SAEs occurring up to 90 days after last dose of study treatment or 30 days following last dose if the participant initiates new anticancer therapy, whichever comes first. Any treatment-related SAEs must be reported regardless of time they occur.</w:t>
            </w:r>
          </w:p>
        </w:tc>
      </w:tr>
      <w:tr w:rsidR="00CA657C" w14:paraId="6F102B1F" w14:textId="77777777" w:rsidTr="005F293F">
        <w:trPr>
          <w:trHeight w:val="273"/>
        </w:trPr>
        <w:tc>
          <w:tcPr>
            <w:tcW w:w="2031" w:type="dxa"/>
            <w:tcBorders>
              <w:top w:val="single" w:sz="4" w:space="0" w:color="auto"/>
              <w:left w:val="single" w:sz="4" w:space="0" w:color="auto"/>
              <w:bottom w:val="single" w:sz="4" w:space="0" w:color="auto"/>
              <w:right w:val="single" w:sz="6" w:space="0" w:color="auto"/>
            </w:tcBorders>
            <w:vAlign w:val="center"/>
            <w:hideMark/>
          </w:tcPr>
          <w:p w14:paraId="72071C15" w14:textId="77777777" w:rsidR="008C7DA5" w:rsidRPr="00B703DD" w:rsidRDefault="00526A29" w:rsidP="00FB4E58">
            <w:pPr>
              <w:pStyle w:val="TableText0"/>
              <w:keepNext w:val="0"/>
              <w:widowControl w:val="0"/>
              <w:rPr>
                <w:sz w:val="18"/>
                <w:szCs w:val="18"/>
              </w:rPr>
            </w:pPr>
            <w:r w:rsidRPr="00B703DD">
              <w:rPr>
                <w:sz w:val="18"/>
                <w:szCs w:val="18"/>
              </w:rPr>
              <w:t>Concomitant Medication</w:t>
            </w:r>
          </w:p>
        </w:tc>
        <w:tc>
          <w:tcPr>
            <w:tcW w:w="1366" w:type="dxa"/>
            <w:tcBorders>
              <w:top w:val="single" w:sz="4" w:space="0" w:color="auto"/>
              <w:left w:val="single" w:sz="6" w:space="0" w:color="auto"/>
              <w:bottom w:val="single" w:sz="4" w:space="0" w:color="auto"/>
              <w:right w:val="single" w:sz="4" w:space="0" w:color="auto"/>
            </w:tcBorders>
            <w:vAlign w:val="center"/>
            <w:hideMark/>
          </w:tcPr>
          <w:p w14:paraId="15CD5189" w14:textId="77777777" w:rsidR="008C7DA5" w:rsidRPr="00B703DD" w:rsidRDefault="00526A29" w:rsidP="00FB4E58">
            <w:pPr>
              <w:pStyle w:val="TableText0"/>
              <w:keepNext w:val="0"/>
              <w:widowControl w:val="0"/>
              <w:jc w:val="center"/>
              <w:rPr>
                <w:sz w:val="18"/>
                <w:szCs w:val="18"/>
              </w:rPr>
            </w:pPr>
            <w:r w:rsidRPr="00B703DD">
              <w:rPr>
                <w:sz w:val="18"/>
                <w:szCs w:val="18"/>
              </w:rPr>
              <w:t>X</w:t>
            </w:r>
          </w:p>
        </w:tc>
        <w:tc>
          <w:tcPr>
            <w:tcW w:w="1418" w:type="dxa"/>
            <w:tcBorders>
              <w:top w:val="single" w:sz="4" w:space="0" w:color="auto"/>
              <w:left w:val="single" w:sz="6" w:space="0" w:color="auto"/>
              <w:bottom w:val="single" w:sz="4" w:space="0" w:color="auto"/>
              <w:right w:val="single" w:sz="6" w:space="0" w:color="auto"/>
            </w:tcBorders>
            <w:vAlign w:val="center"/>
          </w:tcPr>
          <w:p w14:paraId="00BDAAA6" w14:textId="77777777" w:rsidR="008C7DA5" w:rsidRPr="00B703DD" w:rsidRDefault="00526A29" w:rsidP="00FB4E58">
            <w:pPr>
              <w:pStyle w:val="TableText0"/>
              <w:keepNext w:val="0"/>
              <w:widowControl w:val="0"/>
              <w:jc w:val="center"/>
              <w:rPr>
                <w:sz w:val="18"/>
                <w:szCs w:val="18"/>
              </w:rPr>
            </w:pPr>
            <w:r>
              <w:rPr>
                <w:sz w:val="18"/>
                <w:szCs w:val="18"/>
              </w:rPr>
              <w:t>X</w:t>
            </w:r>
          </w:p>
        </w:tc>
        <w:tc>
          <w:tcPr>
            <w:tcW w:w="992" w:type="dxa"/>
            <w:tcBorders>
              <w:top w:val="single" w:sz="4" w:space="0" w:color="auto"/>
              <w:left w:val="single" w:sz="6" w:space="0" w:color="auto"/>
              <w:bottom w:val="single" w:sz="4" w:space="0" w:color="auto"/>
              <w:right w:val="single" w:sz="6" w:space="0" w:color="auto"/>
            </w:tcBorders>
            <w:vAlign w:val="center"/>
          </w:tcPr>
          <w:p w14:paraId="0748466D" w14:textId="77777777" w:rsidR="008C7DA5" w:rsidRPr="00B703DD" w:rsidRDefault="008C7DA5" w:rsidP="00FB4E58">
            <w:pPr>
              <w:pStyle w:val="TableText0"/>
              <w:keepNext w:val="0"/>
              <w:widowControl w:val="0"/>
              <w:jc w:val="center"/>
              <w:rPr>
                <w:sz w:val="18"/>
                <w:szCs w:val="18"/>
              </w:rPr>
            </w:pPr>
          </w:p>
        </w:tc>
        <w:tc>
          <w:tcPr>
            <w:tcW w:w="977" w:type="dxa"/>
            <w:tcBorders>
              <w:top w:val="single" w:sz="4" w:space="0" w:color="auto"/>
              <w:left w:val="single" w:sz="6" w:space="0" w:color="auto"/>
              <w:bottom w:val="single" w:sz="4" w:space="0" w:color="auto"/>
              <w:right w:val="single" w:sz="6" w:space="0" w:color="auto"/>
            </w:tcBorders>
            <w:vAlign w:val="center"/>
          </w:tcPr>
          <w:p w14:paraId="7AC265D6" w14:textId="77777777" w:rsidR="008C7DA5" w:rsidRPr="00B703DD" w:rsidRDefault="008C7DA5" w:rsidP="00FB4E58">
            <w:pPr>
              <w:pStyle w:val="TableText0"/>
              <w:keepNext w:val="0"/>
              <w:widowControl w:val="0"/>
              <w:jc w:val="center"/>
              <w:rPr>
                <w:sz w:val="18"/>
                <w:szCs w:val="18"/>
              </w:rPr>
            </w:pPr>
          </w:p>
        </w:tc>
        <w:tc>
          <w:tcPr>
            <w:tcW w:w="6251" w:type="dxa"/>
            <w:tcBorders>
              <w:top w:val="single" w:sz="4" w:space="0" w:color="auto"/>
              <w:left w:val="single" w:sz="6" w:space="0" w:color="auto"/>
              <w:bottom w:val="single" w:sz="4" w:space="0" w:color="auto"/>
              <w:right w:val="single" w:sz="4" w:space="0" w:color="auto"/>
            </w:tcBorders>
          </w:tcPr>
          <w:p w14:paraId="0EC9CED3" w14:textId="77777777" w:rsidR="008C7DA5" w:rsidRPr="00B703DD" w:rsidRDefault="008C7DA5" w:rsidP="00FB4E58">
            <w:pPr>
              <w:pStyle w:val="TableText0"/>
              <w:keepNext w:val="0"/>
              <w:widowControl w:val="0"/>
              <w:rPr>
                <w:sz w:val="18"/>
                <w:szCs w:val="18"/>
              </w:rPr>
            </w:pPr>
          </w:p>
        </w:tc>
      </w:tr>
      <w:tr w:rsidR="00CA657C" w14:paraId="176531DA" w14:textId="77777777" w:rsidTr="005F293F">
        <w:trPr>
          <w:trHeight w:val="273"/>
        </w:trPr>
        <w:tc>
          <w:tcPr>
            <w:tcW w:w="2031" w:type="dxa"/>
            <w:tcBorders>
              <w:top w:val="single" w:sz="4" w:space="0" w:color="auto"/>
              <w:left w:val="single" w:sz="4" w:space="0" w:color="auto"/>
              <w:bottom w:val="single" w:sz="4" w:space="0" w:color="auto"/>
              <w:right w:val="nil"/>
            </w:tcBorders>
            <w:vAlign w:val="center"/>
            <w:hideMark/>
          </w:tcPr>
          <w:p w14:paraId="5A53467C" w14:textId="77777777" w:rsidR="008C7DA5" w:rsidRPr="00C779AE" w:rsidRDefault="00526A29" w:rsidP="00E108A9">
            <w:pPr>
              <w:pStyle w:val="TableText0"/>
              <w:keepNext w:val="0"/>
              <w:pageBreakBefore/>
              <w:widowControl w:val="0"/>
              <w:rPr>
                <w:b/>
                <w:bCs/>
                <w:sz w:val="18"/>
                <w:szCs w:val="18"/>
              </w:rPr>
            </w:pPr>
            <w:r w:rsidRPr="00C779AE">
              <w:rPr>
                <w:b/>
                <w:bCs/>
                <w:sz w:val="18"/>
                <w:szCs w:val="18"/>
              </w:rPr>
              <w:lastRenderedPageBreak/>
              <w:t>Biomarkers</w:t>
            </w:r>
          </w:p>
        </w:tc>
        <w:tc>
          <w:tcPr>
            <w:tcW w:w="1366" w:type="dxa"/>
            <w:tcBorders>
              <w:top w:val="single" w:sz="4" w:space="0" w:color="auto"/>
              <w:left w:val="nil"/>
              <w:bottom w:val="single" w:sz="4" w:space="0" w:color="auto"/>
              <w:right w:val="nil"/>
            </w:tcBorders>
            <w:vAlign w:val="center"/>
          </w:tcPr>
          <w:p w14:paraId="47C3F78F" w14:textId="77777777" w:rsidR="008C7DA5" w:rsidRPr="00B703DD" w:rsidRDefault="008C7DA5" w:rsidP="00FB4E58">
            <w:pPr>
              <w:pStyle w:val="TableText0"/>
              <w:keepNext w:val="0"/>
              <w:widowControl w:val="0"/>
              <w:jc w:val="center"/>
              <w:rPr>
                <w:sz w:val="18"/>
                <w:szCs w:val="18"/>
              </w:rPr>
            </w:pPr>
          </w:p>
        </w:tc>
        <w:tc>
          <w:tcPr>
            <w:tcW w:w="1418" w:type="dxa"/>
            <w:tcBorders>
              <w:top w:val="single" w:sz="4" w:space="0" w:color="auto"/>
              <w:left w:val="nil"/>
              <w:bottom w:val="single" w:sz="4" w:space="0" w:color="auto"/>
              <w:right w:val="nil"/>
            </w:tcBorders>
            <w:vAlign w:val="center"/>
          </w:tcPr>
          <w:p w14:paraId="43FD1419" w14:textId="77777777" w:rsidR="008C7DA5" w:rsidRPr="00B703DD" w:rsidRDefault="008C7DA5" w:rsidP="00FB4E58">
            <w:pPr>
              <w:pStyle w:val="TableText0"/>
              <w:keepNext w:val="0"/>
              <w:widowControl w:val="0"/>
              <w:jc w:val="center"/>
              <w:rPr>
                <w:sz w:val="18"/>
                <w:szCs w:val="18"/>
              </w:rPr>
            </w:pPr>
          </w:p>
        </w:tc>
        <w:tc>
          <w:tcPr>
            <w:tcW w:w="992" w:type="dxa"/>
            <w:tcBorders>
              <w:top w:val="single" w:sz="4" w:space="0" w:color="auto"/>
              <w:left w:val="nil"/>
              <w:bottom w:val="single" w:sz="4" w:space="0" w:color="auto"/>
              <w:right w:val="nil"/>
            </w:tcBorders>
            <w:vAlign w:val="center"/>
          </w:tcPr>
          <w:p w14:paraId="5EF8D32E" w14:textId="77777777" w:rsidR="008C7DA5" w:rsidRPr="00B703DD" w:rsidRDefault="008C7DA5" w:rsidP="00FB4E58">
            <w:pPr>
              <w:pStyle w:val="TableText0"/>
              <w:keepNext w:val="0"/>
              <w:widowControl w:val="0"/>
              <w:jc w:val="center"/>
              <w:rPr>
                <w:sz w:val="18"/>
                <w:szCs w:val="18"/>
              </w:rPr>
            </w:pPr>
          </w:p>
        </w:tc>
        <w:tc>
          <w:tcPr>
            <w:tcW w:w="977" w:type="dxa"/>
            <w:tcBorders>
              <w:top w:val="single" w:sz="4" w:space="0" w:color="auto"/>
              <w:left w:val="nil"/>
              <w:bottom w:val="single" w:sz="4" w:space="0" w:color="auto"/>
              <w:right w:val="single" w:sz="6" w:space="0" w:color="auto"/>
            </w:tcBorders>
            <w:vAlign w:val="center"/>
          </w:tcPr>
          <w:p w14:paraId="0ACA6C39" w14:textId="77777777" w:rsidR="008C7DA5" w:rsidRPr="00B703DD" w:rsidRDefault="008C7DA5" w:rsidP="00FB4E58">
            <w:pPr>
              <w:pStyle w:val="TableText0"/>
              <w:keepNext w:val="0"/>
              <w:widowControl w:val="0"/>
              <w:jc w:val="center"/>
              <w:rPr>
                <w:sz w:val="18"/>
                <w:szCs w:val="18"/>
              </w:rPr>
            </w:pPr>
          </w:p>
        </w:tc>
        <w:tc>
          <w:tcPr>
            <w:tcW w:w="6251" w:type="dxa"/>
            <w:tcBorders>
              <w:top w:val="single" w:sz="4" w:space="0" w:color="auto"/>
              <w:left w:val="single" w:sz="6" w:space="0" w:color="auto"/>
              <w:bottom w:val="single" w:sz="4" w:space="0" w:color="auto"/>
              <w:right w:val="single" w:sz="4" w:space="0" w:color="auto"/>
            </w:tcBorders>
            <w:hideMark/>
          </w:tcPr>
          <w:p w14:paraId="12A67863" w14:textId="77777777" w:rsidR="008C7DA5" w:rsidRPr="00B703DD" w:rsidRDefault="00526A29" w:rsidP="00FB4E58">
            <w:pPr>
              <w:pStyle w:val="TableText0"/>
              <w:keepNext w:val="0"/>
              <w:widowControl w:val="0"/>
              <w:rPr>
                <w:sz w:val="18"/>
                <w:szCs w:val="18"/>
              </w:rPr>
            </w:pPr>
            <w:r w:rsidRPr="00B703DD">
              <w:rPr>
                <w:sz w:val="18"/>
                <w:szCs w:val="18"/>
              </w:rPr>
              <w:t>All samples will be analyzed at the central laboratories.</w:t>
            </w:r>
          </w:p>
        </w:tc>
      </w:tr>
      <w:tr w:rsidR="00CA657C" w14:paraId="5F038C9D" w14:textId="77777777" w:rsidTr="005F293F">
        <w:trPr>
          <w:trHeight w:val="273"/>
        </w:trPr>
        <w:tc>
          <w:tcPr>
            <w:tcW w:w="2031" w:type="dxa"/>
            <w:tcBorders>
              <w:top w:val="single" w:sz="4" w:space="0" w:color="auto"/>
              <w:left w:val="single" w:sz="4" w:space="0" w:color="auto"/>
              <w:bottom w:val="single" w:sz="4" w:space="0" w:color="auto"/>
              <w:right w:val="single" w:sz="4" w:space="0" w:color="auto"/>
            </w:tcBorders>
            <w:vAlign w:val="center"/>
          </w:tcPr>
          <w:p w14:paraId="20364167" w14:textId="77777777" w:rsidR="008C7DA5" w:rsidRPr="00C779AE" w:rsidRDefault="00526A29" w:rsidP="00D60E87">
            <w:pPr>
              <w:pStyle w:val="TableText0"/>
              <w:widowControl w:val="0"/>
              <w:rPr>
                <w:b/>
                <w:bCs/>
                <w:sz w:val="18"/>
                <w:szCs w:val="18"/>
              </w:rPr>
            </w:pPr>
            <w:r>
              <w:rPr>
                <w:sz w:val="18"/>
                <w:szCs w:val="18"/>
              </w:rPr>
              <w:t>Blood for Genomic Profiling</w:t>
            </w:r>
          </w:p>
        </w:tc>
        <w:tc>
          <w:tcPr>
            <w:tcW w:w="1366" w:type="dxa"/>
            <w:tcBorders>
              <w:top w:val="single" w:sz="4" w:space="0" w:color="auto"/>
              <w:left w:val="single" w:sz="4" w:space="0" w:color="auto"/>
              <w:bottom w:val="single" w:sz="4" w:space="0" w:color="auto"/>
              <w:right w:val="single" w:sz="4" w:space="0" w:color="auto"/>
            </w:tcBorders>
            <w:vAlign w:val="center"/>
          </w:tcPr>
          <w:p w14:paraId="5C77D1A6" w14:textId="77777777" w:rsidR="008C7DA5" w:rsidRPr="00B703DD" w:rsidRDefault="00526A29" w:rsidP="006949F8">
            <w:pPr>
              <w:pStyle w:val="TableText0"/>
              <w:widowControl w:val="0"/>
              <w:jc w:val="center"/>
              <w:rPr>
                <w:sz w:val="18"/>
                <w:szCs w:val="18"/>
              </w:rPr>
            </w:pPr>
            <w:r>
              <w:rPr>
                <w:noProof/>
              </w:rPr>
              <w:t>X</w:t>
            </w:r>
          </w:p>
        </w:tc>
        <w:tc>
          <w:tcPr>
            <w:tcW w:w="1418" w:type="dxa"/>
            <w:tcBorders>
              <w:top w:val="single" w:sz="4" w:space="0" w:color="auto"/>
              <w:left w:val="single" w:sz="4" w:space="0" w:color="auto"/>
              <w:bottom w:val="single" w:sz="4" w:space="0" w:color="auto"/>
              <w:right w:val="single" w:sz="4" w:space="0" w:color="auto"/>
            </w:tcBorders>
            <w:vAlign w:val="center"/>
          </w:tcPr>
          <w:p w14:paraId="7BB2C736" w14:textId="77777777" w:rsidR="008C7DA5" w:rsidRPr="00B703DD" w:rsidRDefault="00526A29" w:rsidP="006949F8">
            <w:pPr>
              <w:pStyle w:val="TableText0"/>
              <w:widowControl w:val="0"/>
              <w:jc w:val="center"/>
              <w:rPr>
                <w:sz w:val="18"/>
                <w:szCs w:val="18"/>
              </w:rPr>
            </w:pPr>
            <w:ins w:id="2159" w:author="Powell, Deana" w:date="2026-03-05T15:34:00Z" w16du:dateUtc="2026-03-05T20:34:00Z">
              <w:r>
                <w:rPr>
                  <w:sz w:val="18"/>
                  <w:szCs w:val="18"/>
                </w:rPr>
                <w:t>X</w:t>
              </w:r>
            </w:ins>
          </w:p>
        </w:tc>
        <w:tc>
          <w:tcPr>
            <w:tcW w:w="992" w:type="dxa"/>
            <w:tcBorders>
              <w:top w:val="single" w:sz="4" w:space="0" w:color="auto"/>
              <w:left w:val="single" w:sz="4" w:space="0" w:color="auto"/>
              <w:bottom w:val="single" w:sz="4" w:space="0" w:color="auto"/>
              <w:right w:val="single" w:sz="4" w:space="0" w:color="auto"/>
            </w:tcBorders>
            <w:vAlign w:val="center"/>
          </w:tcPr>
          <w:p w14:paraId="149150C4" w14:textId="77777777" w:rsidR="008C7DA5" w:rsidRPr="00B703DD" w:rsidRDefault="008C7DA5" w:rsidP="006949F8">
            <w:pPr>
              <w:pStyle w:val="TableText0"/>
              <w:widowControl w:val="0"/>
              <w:jc w:val="center"/>
              <w:rPr>
                <w:sz w:val="18"/>
                <w:szCs w:val="18"/>
              </w:rPr>
            </w:pPr>
          </w:p>
        </w:tc>
        <w:tc>
          <w:tcPr>
            <w:tcW w:w="977" w:type="dxa"/>
            <w:tcBorders>
              <w:top w:val="single" w:sz="4" w:space="0" w:color="auto"/>
              <w:left w:val="single" w:sz="4" w:space="0" w:color="auto"/>
              <w:bottom w:val="single" w:sz="4" w:space="0" w:color="auto"/>
              <w:right w:val="single" w:sz="4" w:space="0" w:color="auto"/>
            </w:tcBorders>
          </w:tcPr>
          <w:p w14:paraId="25D42348" w14:textId="77777777" w:rsidR="008C7DA5" w:rsidRPr="00B703DD" w:rsidRDefault="008C7DA5" w:rsidP="00D60E87">
            <w:pPr>
              <w:pStyle w:val="TableText0"/>
              <w:widowControl w:val="0"/>
              <w:jc w:val="center"/>
              <w:rPr>
                <w:sz w:val="18"/>
                <w:szCs w:val="18"/>
              </w:rPr>
            </w:pPr>
          </w:p>
        </w:tc>
        <w:tc>
          <w:tcPr>
            <w:tcW w:w="6251" w:type="dxa"/>
            <w:tcBorders>
              <w:top w:val="single" w:sz="4" w:space="0" w:color="auto"/>
              <w:left w:val="single" w:sz="4" w:space="0" w:color="auto"/>
              <w:bottom w:val="single" w:sz="4" w:space="0" w:color="auto"/>
              <w:right w:val="single" w:sz="4" w:space="0" w:color="auto"/>
            </w:tcBorders>
          </w:tcPr>
          <w:p w14:paraId="565A3DD9" w14:textId="77777777" w:rsidR="008C7DA5" w:rsidRPr="00957AF8" w:rsidRDefault="00526A29" w:rsidP="00D60E87">
            <w:pPr>
              <w:pStyle w:val="TableText0"/>
              <w:widowControl w:val="0"/>
              <w:rPr>
                <w:sz w:val="18"/>
                <w:szCs w:val="18"/>
              </w:rPr>
            </w:pPr>
            <w:r w:rsidRPr="00957AF8">
              <w:rPr>
                <w:sz w:val="18"/>
                <w:szCs w:val="18"/>
              </w:rPr>
              <w:t>Collection and timepoints are indication specific, see Appendix 14 for specific requirements.</w:t>
            </w:r>
            <w:ins w:id="2160" w:author="Powell, Deana" w:date="2026-03-05T15:34:00Z" w16du:dateUtc="2026-03-05T20:34:00Z">
              <w:r w:rsidR="00F15505" w:rsidRPr="00CA7C73">
                <w:rPr>
                  <w:sz w:val="18"/>
                  <w:szCs w:val="18"/>
                </w:rPr>
                <w:t xml:space="preserve"> If the sample is not collected at EOT, a sample should be collected at Safety FU (sample is not required at both EOT and Safety FU visits).</w:t>
              </w:r>
            </w:ins>
          </w:p>
        </w:tc>
      </w:tr>
      <w:tr w:rsidR="00CA657C" w14:paraId="4F8D36CF" w14:textId="77777777" w:rsidTr="005F293F">
        <w:trPr>
          <w:trHeight w:val="273"/>
        </w:trPr>
        <w:tc>
          <w:tcPr>
            <w:tcW w:w="2031" w:type="dxa"/>
            <w:tcBorders>
              <w:top w:val="single" w:sz="4" w:space="0" w:color="auto"/>
              <w:left w:val="single" w:sz="4" w:space="0" w:color="auto"/>
              <w:bottom w:val="single" w:sz="4" w:space="0" w:color="auto"/>
              <w:right w:val="single" w:sz="4" w:space="0" w:color="auto"/>
            </w:tcBorders>
            <w:vAlign w:val="center"/>
          </w:tcPr>
          <w:p w14:paraId="26365A9F" w14:textId="77777777" w:rsidR="00927BBE" w:rsidRDefault="00526A29" w:rsidP="00F15505">
            <w:pPr>
              <w:pStyle w:val="TableText0"/>
              <w:widowControl w:val="0"/>
              <w:rPr>
                <w:sz w:val="18"/>
                <w:szCs w:val="18"/>
              </w:rPr>
            </w:pPr>
            <w:r>
              <w:rPr>
                <w:sz w:val="18"/>
                <w:szCs w:val="18"/>
              </w:rPr>
              <w:t>Blood for MRD Biomarker Analysis</w:t>
            </w:r>
          </w:p>
        </w:tc>
        <w:tc>
          <w:tcPr>
            <w:tcW w:w="1366" w:type="dxa"/>
            <w:tcBorders>
              <w:top w:val="single" w:sz="4" w:space="0" w:color="auto"/>
              <w:left w:val="single" w:sz="4" w:space="0" w:color="auto"/>
              <w:bottom w:val="single" w:sz="4" w:space="0" w:color="auto"/>
              <w:right w:val="single" w:sz="4" w:space="0" w:color="auto"/>
            </w:tcBorders>
            <w:vAlign w:val="center"/>
          </w:tcPr>
          <w:p w14:paraId="0E3F5BB5" w14:textId="52A54171" w:rsidR="00927BBE" w:rsidRDefault="00895D30" w:rsidP="006949F8">
            <w:pPr>
              <w:pStyle w:val="TableText0"/>
              <w:widowControl w:val="0"/>
              <w:jc w:val="center"/>
              <w:rPr>
                <w:noProof/>
              </w:rPr>
            </w:pPr>
            <w:del w:id="2161" w:author="Powell, Deana" w:date="2026-03-05T15:34:00Z" w16du:dateUtc="2026-03-05T20:34:00Z">
              <w:r w:rsidRPr="00902CFE">
                <w:rPr>
                  <w:noProof/>
                </w:rPr>
                <mc:AlternateContent>
                  <mc:Choice Requires="wps">
                    <w:drawing>
                      <wp:anchor distT="0" distB="0" distL="114300" distR="114300" simplePos="0" relativeHeight="251747328" behindDoc="0" locked="0" layoutInCell="1" allowOverlap="1" wp14:anchorId="28CC7627" wp14:editId="46DD7170">
                        <wp:simplePos x="0" y="0"/>
                        <wp:positionH relativeFrom="column">
                          <wp:posOffset>34144</wp:posOffset>
                        </wp:positionH>
                        <wp:positionV relativeFrom="paragraph">
                          <wp:posOffset>107120</wp:posOffset>
                        </wp:positionV>
                        <wp:extent cx="2808432" cy="0"/>
                        <wp:effectExtent l="38100" t="76200" r="11430" b="95250"/>
                        <wp:wrapNone/>
                        <wp:docPr id="1408493175" name="Straight Arrow Connector 1408493175"/>
                        <wp:cNvGraphicFramePr/>
                        <a:graphic xmlns:a="http://schemas.openxmlformats.org/drawingml/2006/main">
                          <a:graphicData uri="http://schemas.microsoft.com/office/word/2010/wordprocessingShape">
                            <wps:wsp>
                              <wps:cNvCnPr/>
                              <wps:spPr>
                                <a:xfrm>
                                  <a:off x="0" y="0"/>
                                  <a:ext cx="2808432" cy="0"/>
                                </a:xfrm>
                                <a:prstGeom prst="straightConnector1">
                                  <a:avLst/>
                                </a:prstGeom>
                                <a:noFill/>
                                <a:ln w="9525">
                                  <a:solidFill>
                                    <a:sysClr val="windowText" lastClr="000000">
                                      <a:shade val="95000"/>
                                      <a:satMod val="105000"/>
                                    </a:sysClr>
                                  </a:solidFill>
                                  <a:prstDash val="solid"/>
                                  <a:headEnd type="triangle"/>
                                  <a:tailEnd type="triangle"/>
                                </a:ln>
                                <a:effectLst/>
                              </wps:spPr>
                              <wps:bodyPr/>
                            </wps:wsp>
                          </a:graphicData>
                        </a:graphic>
                        <wp14:sizeRelH relativeFrom="margin">
                          <wp14:pctWidth>0</wp14:pctWidth>
                        </wp14:sizeRelH>
                        <wp14:sizeRelV relativeFrom="margin">
                          <wp14:pctHeight>0</wp14:pctHeight>
                        </wp14:sizeRelV>
                      </wp:anchor>
                    </w:drawing>
                  </mc:Choice>
                  <mc:Fallback>
                    <w:pict>
                      <v:shape id="Straight Arrow Connector 22" o:spid="_x0000_s1050" type="#_x0000_t32" style="width:221.14pt;height:0;margin-top:8.43pt;margin-left:2.69pt;mso-height-percent:0;mso-height-relative:margin;mso-width-percent:0;mso-width-relative:margin;mso-wrap-distance-bottom:0;mso-wrap-distance-left:9pt;mso-wrap-distance-right:9pt;mso-wrap-distance-top:0;position:absolute;v-text-anchor:top;z-index:251709440" filled="f" fillcolor="this" stroked="t" strokecolor="black" strokeweight="0.75pt">
                        <v:stroke startarrow="block" endarrow="block"/>
                      </v:shape>
                    </w:pict>
                  </mc:Fallback>
                </mc:AlternateContent>
              </w:r>
            </w:del>
            <w:ins w:id="2162" w:author="Powell, Deana" w:date="2026-03-05T15:34:00Z" w16du:dateUtc="2026-03-05T20:34:00Z">
              <w:r w:rsidR="00526A29">
                <w:rPr>
                  <w:noProof/>
                </w:rPr>
                <w:t>X</w:t>
              </w:r>
            </w:ins>
          </w:p>
        </w:tc>
        <w:tc>
          <w:tcPr>
            <w:tcW w:w="1418" w:type="dxa"/>
            <w:tcBorders>
              <w:top w:val="single" w:sz="4" w:space="0" w:color="auto"/>
              <w:left w:val="single" w:sz="4" w:space="0" w:color="auto"/>
              <w:bottom w:val="single" w:sz="4" w:space="0" w:color="auto"/>
              <w:right w:val="single" w:sz="4" w:space="0" w:color="auto"/>
            </w:tcBorders>
            <w:vAlign w:val="center"/>
            <w:cellIns w:id="2163" w:author="Powell, Deana" w:date="2026-03-05T15:34:00Z"/>
          </w:tcPr>
          <w:p w14:paraId="2FADEF58" w14:textId="77777777" w:rsidR="00927BBE" w:rsidRDefault="00526A29" w:rsidP="006949F8">
            <w:pPr>
              <w:pStyle w:val="TableText0"/>
              <w:widowControl w:val="0"/>
              <w:jc w:val="center"/>
              <w:rPr>
                <w:sz w:val="18"/>
                <w:szCs w:val="18"/>
              </w:rPr>
            </w:pPr>
            <w:ins w:id="2164" w:author="Powell, Deana" w:date="2026-03-05T15:34:00Z" w16du:dateUtc="2026-03-05T20:34:00Z">
              <w:r>
                <w:rPr>
                  <w:sz w:val="18"/>
                  <w:szCs w:val="18"/>
                </w:rPr>
                <w:t>X</w:t>
              </w:r>
            </w:ins>
          </w:p>
        </w:tc>
        <w:tc>
          <w:tcPr>
            <w:tcW w:w="992" w:type="dxa"/>
            <w:tcBorders>
              <w:top w:val="single" w:sz="4" w:space="0" w:color="auto"/>
              <w:left w:val="single" w:sz="4" w:space="0" w:color="auto"/>
              <w:bottom w:val="single" w:sz="4" w:space="0" w:color="auto"/>
              <w:right w:val="single" w:sz="4" w:space="0" w:color="auto"/>
            </w:tcBorders>
            <w:vAlign w:val="center"/>
            <w:cellIns w:id="2165" w:author="Powell, Deana" w:date="2026-03-05T15:34:00Z"/>
          </w:tcPr>
          <w:p w14:paraId="3EC3CC79" w14:textId="77777777" w:rsidR="00927BBE" w:rsidRDefault="00526A29" w:rsidP="006949F8">
            <w:pPr>
              <w:pStyle w:val="TableText0"/>
              <w:widowControl w:val="0"/>
              <w:jc w:val="center"/>
              <w:rPr>
                <w:rFonts w:eastAsia="Times New Roman"/>
              </w:rPr>
            </w:pPr>
            <w:ins w:id="2166" w:author="Powell, Deana" w:date="2026-03-05T15:34:00Z" w16du:dateUtc="2026-03-05T20:34:00Z">
              <w:r>
                <w:rPr>
                  <w:rFonts w:eastAsia="Times New Roman"/>
                </w:rPr>
                <w:t>See Note</w:t>
              </w:r>
            </w:ins>
          </w:p>
        </w:tc>
        <w:tc>
          <w:tcPr>
            <w:tcW w:w="977" w:type="dxa"/>
            <w:tcBorders>
              <w:top w:val="single" w:sz="4" w:space="0" w:color="auto"/>
              <w:left w:val="single" w:sz="4" w:space="0" w:color="auto"/>
              <w:bottom w:val="single" w:sz="4" w:space="0" w:color="auto"/>
              <w:right w:val="single" w:sz="4" w:space="0" w:color="auto"/>
            </w:tcBorders>
            <w:cellIns w:id="2167" w:author="Powell, Deana" w:date="2026-03-05T15:34:00Z"/>
          </w:tcPr>
          <w:p w14:paraId="78881F10" w14:textId="77777777" w:rsidR="00927BBE" w:rsidRDefault="00927BBE" w:rsidP="00F15505">
            <w:pPr>
              <w:pStyle w:val="TableText0"/>
              <w:widowControl w:val="0"/>
              <w:jc w:val="center"/>
              <w:rPr>
                <w:rFonts w:eastAsia="Times New Roman"/>
              </w:rPr>
            </w:pPr>
          </w:p>
        </w:tc>
        <w:tc>
          <w:tcPr>
            <w:tcW w:w="6251" w:type="dxa"/>
            <w:tcBorders>
              <w:top w:val="single" w:sz="4" w:space="0" w:color="auto"/>
              <w:left w:val="single" w:sz="4" w:space="0" w:color="auto"/>
              <w:bottom w:val="single" w:sz="4" w:space="0" w:color="auto"/>
              <w:right w:val="single" w:sz="4" w:space="0" w:color="auto"/>
            </w:tcBorders>
          </w:tcPr>
          <w:p w14:paraId="191C923D" w14:textId="77777777" w:rsidR="00927BBE" w:rsidRPr="00CA7C73" w:rsidRDefault="00526A29" w:rsidP="00F15505">
            <w:pPr>
              <w:pStyle w:val="TableText0"/>
              <w:widowControl w:val="0"/>
              <w:rPr>
                <w:ins w:id="2168" w:author="Powell, Deana" w:date="2026-03-05T15:34:00Z" w16du:dateUtc="2026-03-05T20:34:00Z"/>
                <w:sz w:val="18"/>
                <w:szCs w:val="18"/>
              </w:rPr>
            </w:pPr>
            <w:r w:rsidRPr="00957AF8">
              <w:rPr>
                <w:sz w:val="18"/>
                <w:szCs w:val="18"/>
              </w:rPr>
              <w:t>Collection and timepoints are indication specific, see Appendix 14 for specific requirements.</w:t>
            </w:r>
            <w:ins w:id="2169" w:author="Powell, Deana" w:date="2026-03-05T15:34:00Z" w16du:dateUtc="2026-03-05T20:34:00Z">
              <w:r w:rsidRPr="00CA7C73">
                <w:rPr>
                  <w:sz w:val="18"/>
                  <w:szCs w:val="18"/>
                </w:rPr>
                <w:t xml:space="preserve"> </w:t>
              </w:r>
            </w:ins>
          </w:p>
          <w:p w14:paraId="7822F783" w14:textId="77777777" w:rsidR="00927BBE" w:rsidRPr="00CA7C73" w:rsidRDefault="00526A29" w:rsidP="00F15505">
            <w:pPr>
              <w:pStyle w:val="TableText0"/>
              <w:widowControl w:val="0"/>
              <w:rPr>
                <w:ins w:id="2170" w:author="Powell, Deana" w:date="2026-03-05T15:34:00Z" w16du:dateUtc="2026-03-05T20:34:00Z"/>
                <w:sz w:val="18"/>
                <w:szCs w:val="18"/>
              </w:rPr>
            </w:pPr>
            <w:ins w:id="2171" w:author="Powell, Deana" w:date="2026-03-05T15:34:00Z" w16du:dateUtc="2026-03-05T20:34:00Z">
              <w:r w:rsidRPr="00CA7C73">
                <w:rPr>
                  <w:sz w:val="18"/>
                  <w:szCs w:val="18"/>
                </w:rPr>
                <w:t>Peripheral blood sample and if available bone marrow sample.</w:t>
              </w:r>
            </w:ins>
          </w:p>
          <w:p w14:paraId="707E561F" w14:textId="77777777" w:rsidR="00927BBE" w:rsidRPr="00CA7C73" w:rsidRDefault="00526A29" w:rsidP="00F15505">
            <w:pPr>
              <w:pStyle w:val="TableText0"/>
              <w:widowControl w:val="0"/>
              <w:rPr>
                <w:ins w:id="2172" w:author="Powell, Deana" w:date="2026-03-05T15:34:00Z" w16du:dateUtc="2026-03-05T20:34:00Z"/>
                <w:sz w:val="18"/>
                <w:szCs w:val="18"/>
              </w:rPr>
            </w:pPr>
            <w:ins w:id="2173" w:author="Powell, Deana" w:date="2026-03-05T15:34:00Z" w16du:dateUtc="2026-03-05T20:34:00Z">
              <w:r w:rsidRPr="00CA7C73">
                <w:rPr>
                  <w:sz w:val="18"/>
                  <w:szCs w:val="18"/>
                </w:rPr>
                <w:t>EOS samples for central and local analysis are required. If the sample is not collected at EOT, a sample should be collected at Safety FU (sample is not required at both EOT and Safety FU visits).</w:t>
              </w:r>
            </w:ins>
          </w:p>
          <w:p w14:paraId="39BAD514" w14:textId="77777777" w:rsidR="00927BBE" w:rsidRPr="00957AF8" w:rsidRDefault="00526A29" w:rsidP="00F15505">
            <w:pPr>
              <w:pStyle w:val="TableText0"/>
              <w:widowControl w:val="0"/>
              <w:rPr>
                <w:sz w:val="18"/>
                <w:szCs w:val="18"/>
              </w:rPr>
            </w:pPr>
            <w:ins w:id="2174" w:author="Powell, Deana" w:date="2026-03-05T15:34:00Z" w16du:dateUtc="2026-03-05T20:34:00Z">
              <w:r w:rsidRPr="00CA7C73">
                <w:rPr>
                  <w:sz w:val="18"/>
                  <w:szCs w:val="18"/>
                </w:rPr>
                <w:t>For Efficacy FU</w:t>
              </w:r>
              <w:r w:rsidR="00AE35A8" w:rsidRPr="00CA7C73">
                <w:rPr>
                  <w:sz w:val="18"/>
                  <w:szCs w:val="18"/>
                </w:rPr>
                <w:t>, a</w:t>
              </w:r>
              <w:r w:rsidR="00BD31F7">
                <w:rPr>
                  <w:sz w:val="18"/>
                  <w:szCs w:val="18"/>
                </w:rPr>
                <w:t>n</w:t>
              </w:r>
              <w:r w:rsidRPr="00CA7C73">
                <w:rPr>
                  <w:sz w:val="18"/>
                  <w:szCs w:val="18"/>
                </w:rPr>
                <w:t xml:space="preserve"> MRD </w:t>
              </w:r>
              <w:r w:rsidR="00367499" w:rsidRPr="00CA7C73">
                <w:rPr>
                  <w:sz w:val="18"/>
                  <w:szCs w:val="18"/>
                </w:rPr>
                <w:t xml:space="preserve">sample is required </w:t>
              </w:r>
              <w:r w:rsidR="00367499" w:rsidRPr="00CA7C73">
                <w:rPr>
                  <w:sz w:val="18"/>
                  <w:szCs w:val="18"/>
                  <w:u w:val="single"/>
                </w:rPr>
                <w:t>for Part 1 participants</w:t>
              </w:r>
              <w:r w:rsidR="00367499" w:rsidRPr="00CA7C73">
                <w:rPr>
                  <w:sz w:val="18"/>
                  <w:szCs w:val="18"/>
                </w:rPr>
                <w:t xml:space="preserve"> at the first available sampling timepoint </w:t>
              </w:r>
              <w:r w:rsidRPr="00CA7C73">
                <w:rPr>
                  <w:sz w:val="18"/>
                  <w:szCs w:val="18"/>
                </w:rPr>
                <w:t xml:space="preserve">(PB and if available, BM). </w:t>
              </w:r>
              <w:r w:rsidR="00561FB4">
                <w:rPr>
                  <w:sz w:val="18"/>
                  <w:szCs w:val="18"/>
                </w:rPr>
                <w:t>This test will be performed locally</w:t>
              </w:r>
              <w:r w:rsidRPr="00CA7C73">
                <w:rPr>
                  <w:sz w:val="18"/>
                  <w:szCs w:val="18"/>
                </w:rPr>
                <w:t>.</w:t>
              </w:r>
            </w:ins>
          </w:p>
        </w:tc>
      </w:tr>
      <w:tr w:rsidR="00CA657C" w14:paraId="1A3F7774" w14:textId="77777777">
        <w:trPr>
          <w:trHeight w:val="273"/>
        </w:trPr>
        <w:tc>
          <w:tcPr>
            <w:tcW w:w="2031" w:type="dxa"/>
            <w:tcBorders>
              <w:top w:val="single" w:sz="4" w:space="0" w:color="auto"/>
              <w:left w:val="single" w:sz="4" w:space="0" w:color="auto"/>
              <w:bottom w:val="single" w:sz="4" w:space="0" w:color="auto"/>
              <w:right w:val="single" w:sz="4" w:space="0" w:color="auto"/>
            </w:tcBorders>
            <w:vAlign w:val="center"/>
          </w:tcPr>
          <w:p w14:paraId="777C752B" w14:textId="77777777" w:rsidR="00F15505" w:rsidRDefault="00526A29" w:rsidP="00F15505">
            <w:pPr>
              <w:pStyle w:val="TableText0"/>
              <w:widowControl w:val="0"/>
              <w:rPr>
                <w:sz w:val="18"/>
                <w:szCs w:val="18"/>
              </w:rPr>
            </w:pPr>
            <w:r>
              <w:rPr>
                <w:sz w:val="18"/>
                <w:szCs w:val="18"/>
              </w:rPr>
              <w:t>Bone marrow aspirate for biomarkers</w:t>
            </w:r>
          </w:p>
        </w:tc>
        <w:tc>
          <w:tcPr>
            <w:tcW w:w="4753" w:type="dxa"/>
            <w:gridSpan w:val="4"/>
            <w:tcBorders>
              <w:top w:val="single" w:sz="4" w:space="0" w:color="auto"/>
              <w:left w:val="single" w:sz="4" w:space="0" w:color="auto"/>
              <w:bottom w:val="single" w:sz="4" w:space="0" w:color="auto"/>
              <w:right w:val="single" w:sz="4" w:space="0" w:color="auto"/>
            </w:tcBorders>
          </w:tcPr>
          <w:p w14:paraId="7CA7E7E1" w14:textId="3855A32A" w:rsidR="00F15505" w:rsidRDefault="00895D30" w:rsidP="00F15505">
            <w:pPr>
              <w:pStyle w:val="TableText0"/>
              <w:widowControl w:val="0"/>
              <w:jc w:val="center"/>
              <w:rPr>
                <w:rFonts w:eastAsia="Times New Roman"/>
              </w:rPr>
            </w:pPr>
            <w:del w:id="2175" w:author="Powell, Deana" w:date="2026-03-05T15:34:00Z" w16du:dateUtc="2026-03-05T20:34:00Z">
              <w:r w:rsidRPr="00902CFE">
                <w:rPr>
                  <w:noProof/>
                </w:rPr>
                <mc:AlternateContent>
                  <mc:Choice Requires="wps">
                    <w:drawing>
                      <wp:anchor distT="0" distB="0" distL="114300" distR="114300" simplePos="0" relativeHeight="251749376" behindDoc="0" locked="0" layoutInCell="1" allowOverlap="1" wp14:anchorId="4861550E" wp14:editId="5908C8E9">
                        <wp:simplePos x="0" y="0"/>
                        <wp:positionH relativeFrom="column">
                          <wp:posOffset>34144</wp:posOffset>
                        </wp:positionH>
                        <wp:positionV relativeFrom="paragraph">
                          <wp:posOffset>107120</wp:posOffset>
                        </wp:positionV>
                        <wp:extent cx="2808432" cy="0"/>
                        <wp:effectExtent l="38100" t="76200" r="11430" b="95250"/>
                        <wp:wrapNone/>
                        <wp:docPr id="6" name="Straight Arrow Connector 6"/>
                        <wp:cNvGraphicFramePr/>
                        <a:graphic xmlns:a="http://schemas.openxmlformats.org/drawingml/2006/main">
                          <a:graphicData uri="http://schemas.microsoft.com/office/word/2010/wordprocessingShape">
                            <wps:wsp>
                              <wps:cNvCnPr/>
                              <wps:spPr>
                                <a:xfrm>
                                  <a:off x="0" y="0"/>
                                  <a:ext cx="2808432" cy="0"/>
                                </a:xfrm>
                                <a:prstGeom prst="straightConnector1">
                                  <a:avLst/>
                                </a:prstGeom>
                                <a:noFill/>
                                <a:ln w="9525">
                                  <a:solidFill>
                                    <a:sysClr val="windowText" lastClr="000000">
                                      <a:shade val="95000"/>
                                      <a:satMod val="105000"/>
                                    </a:sysClr>
                                  </a:solidFill>
                                  <a:prstDash val="solid"/>
                                  <a:headEnd type="triangle"/>
                                  <a:tailEnd type="triangle"/>
                                </a:ln>
                                <a:effectLst/>
                              </wps:spPr>
                              <wps:bodyPr/>
                            </wps:wsp>
                          </a:graphicData>
                        </a:graphic>
                        <wp14:sizeRelH relativeFrom="margin">
                          <wp14:pctWidth>0</wp14:pctWidth>
                        </wp14:sizeRelH>
                        <wp14:sizeRelV relativeFrom="margin">
                          <wp14:pctHeight>0</wp14:pctHeight>
                        </wp14:sizeRelV>
                      </wp:anchor>
                    </w:drawing>
                  </mc:Choice>
                  <mc:Fallback>
                    <w:pict>
                      <v:shape id="Straight Arrow Connector 6" o:spid="_x0000_s1051" type="#_x0000_t32" style="width:221.14pt;height:0;margin-top:8.43pt;margin-left:2.69pt;mso-height-percent:0;mso-height-relative:margin;mso-width-percent:0;mso-width-relative:margin;mso-wrap-distance-bottom:0;mso-wrap-distance-left:9pt;mso-wrap-distance-right:9pt;mso-wrap-distance-top:0;position:absolute;v-text-anchor:top;z-index:251711488" filled="f" fillcolor="this" stroked="t" strokecolor="black" strokeweight="0.75pt">
                        <v:stroke startarrow="block" endarrow="block"/>
                      </v:shape>
                    </w:pict>
                  </mc:Fallback>
                </mc:AlternateContent>
              </w:r>
            </w:del>
            <w:ins w:id="2176" w:author="Powell, Deana" w:date="2026-03-05T15:34:00Z" w16du:dateUtc="2026-03-05T20:34:00Z">
              <w:r w:rsidR="00526A29" w:rsidRPr="00902CFE">
                <w:rPr>
                  <w:noProof/>
                </w:rPr>
                <mc:AlternateContent>
                  <mc:Choice Requires="wps">
                    <w:drawing>
                      <wp:anchor distT="0" distB="0" distL="114300" distR="114300" simplePos="0" relativeHeight="251672576" behindDoc="0" locked="0" layoutInCell="1" allowOverlap="1" wp14:anchorId="1772B194" wp14:editId="261339B5">
                        <wp:simplePos x="0" y="0"/>
                        <wp:positionH relativeFrom="column">
                          <wp:posOffset>50377</wp:posOffset>
                        </wp:positionH>
                        <wp:positionV relativeFrom="paragraph">
                          <wp:posOffset>189442</wp:posOffset>
                        </wp:positionV>
                        <wp:extent cx="2808432" cy="0"/>
                        <wp:effectExtent l="38100" t="76200" r="11430" b="95250"/>
                        <wp:wrapNone/>
                        <wp:docPr id="22" name="Straight Arrow Connector 22"/>
                        <wp:cNvGraphicFramePr/>
                        <a:graphic xmlns:a="http://schemas.openxmlformats.org/drawingml/2006/main">
                          <a:graphicData uri="http://schemas.microsoft.com/office/word/2010/wordprocessingShape">
                            <wps:wsp>
                              <wps:cNvCnPr/>
                              <wps:spPr>
                                <a:xfrm>
                                  <a:off x="0" y="0"/>
                                  <a:ext cx="2808432" cy="0"/>
                                </a:xfrm>
                                <a:prstGeom prst="straightConnector1">
                                  <a:avLst/>
                                </a:prstGeom>
                                <a:noFill/>
                                <a:ln w="9525">
                                  <a:solidFill>
                                    <a:sysClr val="windowText" lastClr="000000">
                                      <a:shade val="95000"/>
                                      <a:satMod val="105000"/>
                                    </a:sysClr>
                                  </a:solidFill>
                                  <a:prstDash val="solid"/>
                                  <a:headEnd type="triangle"/>
                                  <a:tailEnd type="triangle"/>
                                </a:ln>
                                <a:effectLst/>
                              </wps:spPr>
                              <wps:bodyPr/>
                            </wps:ws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http://schemas.openxmlformats.org/drawingml/2006/main">
                    <w:pict w14:anchorId="7EA5C0E7">
                      <v:shape id="Straight Arrow Connector 22" style="width:221.15pt;height:0;margin-top:14.9pt;margin-left:3.95pt;mso-height-percent:0;mso-height-relative:margin;mso-width-percent:0;mso-width-relative:margin;mso-wrap-distance-bottom:0;mso-wrap-distance-left:9pt;mso-wrap-distance-right:9pt;mso-wrap-distance-top:0;mso-wrap-style:square;position:absolute;visibility:visible;z-index:251673600" o:spid="_x0000_s1041" type="#_x0000_t32">
                        <v:stroke startarrow="block" endarrow="block"/>
                      </v:shape>
                    </w:pict>
                  </mc:Fallback>
                </mc:AlternateContent>
              </w:r>
              <w:r w:rsidR="00A43761">
                <w:rPr>
                  <w:rFonts w:eastAsia="Times New Roman"/>
                </w:rPr>
                <w:t>CLL and SLL participants</w:t>
              </w:r>
            </w:ins>
          </w:p>
        </w:tc>
        <w:tc>
          <w:tcPr>
            <w:tcW w:w="6251" w:type="dxa"/>
            <w:tcBorders>
              <w:top w:val="single" w:sz="4" w:space="0" w:color="auto"/>
              <w:left w:val="single" w:sz="4" w:space="0" w:color="auto"/>
              <w:bottom w:val="single" w:sz="4" w:space="0" w:color="auto"/>
              <w:right w:val="single" w:sz="4" w:space="0" w:color="auto"/>
            </w:tcBorders>
          </w:tcPr>
          <w:p w14:paraId="5077AD48" w14:textId="77777777" w:rsidR="00F15505" w:rsidRPr="00102DD8" w:rsidRDefault="00526A29" w:rsidP="00F15505">
            <w:pPr>
              <w:pStyle w:val="TableText0"/>
              <w:widowControl w:val="0"/>
              <w:rPr>
                <w:sz w:val="18"/>
                <w:szCs w:val="18"/>
              </w:rPr>
            </w:pPr>
            <w:r w:rsidRPr="00102DD8">
              <w:rPr>
                <w:sz w:val="18"/>
                <w:szCs w:val="18"/>
              </w:rPr>
              <w:t>Collection and timepoints are indication specific, see Appendix 14 for specific requirements.</w:t>
            </w:r>
          </w:p>
        </w:tc>
      </w:tr>
      <w:tr w:rsidR="00CA657C" w14:paraId="2DDC582E" w14:textId="77777777" w:rsidTr="00772017">
        <w:trPr>
          <w:trHeight w:val="273"/>
        </w:trPr>
        <w:tc>
          <w:tcPr>
            <w:tcW w:w="13035" w:type="dxa"/>
            <w:gridSpan w:val="6"/>
            <w:tcBorders>
              <w:top w:val="single" w:sz="4" w:space="0" w:color="auto"/>
              <w:left w:val="single" w:sz="4" w:space="0" w:color="auto"/>
              <w:bottom w:val="single" w:sz="4" w:space="0" w:color="auto"/>
              <w:right w:val="single" w:sz="4" w:space="0" w:color="auto"/>
            </w:tcBorders>
            <w:vAlign w:val="center"/>
          </w:tcPr>
          <w:p w14:paraId="0FD65DE2" w14:textId="77777777" w:rsidR="00F15505" w:rsidRPr="00AC2A5C" w:rsidRDefault="00526A29">
            <w:pPr>
              <w:pStyle w:val="TableFootnote"/>
              <w:ind w:left="0"/>
              <w:rPr>
                <w:sz w:val="16"/>
                <w:szCs w:val="16"/>
              </w:rPr>
            </w:pPr>
            <w:r w:rsidRPr="00E86FCD">
              <w:rPr>
                <w:sz w:val="16"/>
                <w:szCs w:val="16"/>
              </w:rPr>
              <w:t>AE=adverse event; C=cycle; CLL=chronic lymphocytic leukemia; CR=complete response; CT=computed tomography; D=day; ECG=electrocardiogram; ECOG PS=Eastern Cooperative Oncology Group performance status; EORTC=Eastern Cooperative Oncology Group; EQ-5D=EuroQol-5D; FACT=Functional Assessment of Cancer Therapy;</w:t>
            </w:r>
            <w:r>
              <w:t xml:space="preserve"> </w:t>
            </w:r>
            <w:r w:rsidRPr="00AC2A5C">
              <w:rPr>
                <w:sz w:val="16"/>
                <w:szCs w:val="16"/>
              </w:rPr>
              <w:t xml:space="preserve">FU=follow-up; MRD=minimal residual disease; PE=physical examination; POCBP=participant of childbearing potential; PRO=patient-reported outcome; Q12W=every 12 weeks; QLQ=quality of life questionnaire; SAE=serious adverse events; SCT=stem cell transplantation; </w:t>
            </w:r>
            <w:ins w:id="2177" w:author="Powell, Deana" w:date="2026-03-05T15:34:00Z" w16du:dateUtc="2026-03-05T20:34:00Z">
              <w:r w:rsidR="00CA7C73">
                <w:rPr>
                  <w:sz w:val="16"/>
                  <w:szCs w:val="16"/>
                </w:rPr>
                <w:t xml:space="preserve">SLL=small lymphocytic lymphoma; </w:t>
              </w:r>
            </w:ins>
            <w:r w:rsidRPr="00AC2A5C">
              <w:rPr>
                <w:sz w:val="16"/>
                <w:szCs w:val="16"/>
              </w:rPr>
              <w:t>W=week.</w:t>
            </w:r>
          </w:p>
        </w:tc>
      </w:tr>
    </w:tbl>
    <w:p w14:paraId="792FB593" w14:textId="77777777" w:rsidR="0074605C" w:rsidRDefault="0074605C" w:rsidP="001C1220">
      <w:pPr>
        <w:pStyle w:val="ListEnd"/>
      </w:pPr>
    </w:p>
    <w:p w14:paraId="3655B294" w14:textId="77777777" w:rsidR="00E4762A" w:rsidRPr="00757414" w:rsidRDefault="00E4762A" w:rsidP="00757414">
      <w:pPr>
        <w:pStyle w:val="Paragraph"/>
        <w:spacing w:before="0" w:after="0" w:line="20" w:lineRule="exact"/>
        <w:rPr>
          <w:bCs/>
          <w:sz w:val="2"/>
        </w:rPr>
      </w:pPr>
    </w:p>
    <w:p w14:paraId="10B09A15" w14:textId="77777777" w:rsidR="00E4762A" w:rsidRPr="00757414" w:rsidRDefault="00E4762A" w:rsidP="00757414">
      <w:pPr>
        <w:pStyle w:val="Paragraph"/>
        <w:spacing w:before="0" w:after="0" w:line="20" w:lineRule="exact"/>
        <w:rPr>
          <w:bCs/>
          <w:sz w:val="2"/>
        </w:rPr>
        <w:sectPr w:rsidR="00E4762A" w:rsidRPr="00757414" w:rsidSect="00771B96">
          <w:pgSz w:w="15840" w:h="12240" w:orient="landscape" w:code="1"/>
          <w:pgMar w:top="1800" w:right="1440" w:bottom="1440" w:left="1440" w:header="720" w:footer="720" w:gutter="0"/>
          <w:cols w:space="708"/>
          <w:docGrid w:linePitch="360"/>
        </w:sectPr>
      </w:pPr>
    </w:p>
    <w:p w14:paraId="6213C196" w14:textId="77777777" w:rsidR="00E4762A" w:rsidRDefault="00526A29" w:rsidP="00E4762A">
      <w:pPr>
        <w:pStyle w:val="Heading1"/>
      </w:pPr>
      <w:bookmarkStart w:id="2178" w:name="_Toc212096920"/>
      <w:bookmarkStart w:id="2179" w:name="_Toc140132352"/>
      <w:r w:rsidRPr="00E4762A">
        <w:lastRenderedPageBreak/>
        <w:t>INTRODUCTION</w:t>
      </w:r>
      <w:bookmarkEnd w:id="2178"/>
      <w:bookmarkEnd w:id="2179"/>
    </w:p>
    <w:p w14:paraId="2AF68CE8" w14:textId="77777777" w:rsidR="0074605C" w:rsidRDefault="00526A29" w:rsidP="001C1220">
      <w:pPr>
        <w:pStyle w:val="Paragraph"/>
      </w:pPr>
      <w:r>
        <w:t>BTK is a key regulator of the BCR signaling pathway, and regulates all aspects of B-cell development, including proliferation, maturation, differentiation, apoptosis, and cell migration. BTK is critical for the survival and proliferation of CLL. This Phase 3 randomized study will compare a novel BTKi, nemtabrutinib (MK-1026; formerly ARQ531), in combination with the BCL2i, venetoclax, with VR in participants with CLL/SLL who have failed at least 1 prior therapy.</w:t>
      </w:r>
    </w:p>
    <w:p w14:paraId="4F886BF5" w14:textId="77777777" w:rsidR="00307BD9" w:rsidRDefault="00526A29" w:rsidP="00307BD9">
      <w:pPr>
        <w:pStyle w:val="Heading2"/>
      </w:pPr>
      <w:bookmarkStart w:id="2180" w:name="_Toc212096921"/>
      <w:bookmarkStart w:id="2181" w:name="_Toc140132353"/>
      <w:r w:rsidRPr="00307BD9">
        <w:t>Study Rationale</w:t>
      </w:r>
      <w:bookmarkEnd w:id="2180"/>
      <w:bookmarkEnd w:id="2181"/>
    </w:p>
    <w:p w14:paraId="3FA28160" w14:textId="41106FC8" w:rsidR="0074605C" w:rsidRDefault="00526A29" w:rsidP="001C1220">
      <w:pPr>
        <w:pStyle w:val="Paragraph"/>
      </w:pPr>
      <w:r>
        <w:t>CLL is the most common leukemia in western countries and is characterized by the clonal proliferation and accumulation of mature, typically CD5-positive B</w:t>
      </w:r>
      <w:r w:rsidR="00F2158B">
        <w:t xml:space="preserve"> </w:t>
      </w:r>
      <w:del w:id="2182" w:author="Powell, Deana" w:date="2026-03-05T15:34:00Z" w16du:dateUtc="2026-03-05T20:34:00Z">
        <w:r w:rsidR="00895D30">
          <w:delText>-</w:delText>
        </w:r>
      </w:del>
      <w:r>
        <w:t xml:space="preserve">cells within the blood, bone marrow, lymph nodes, and spleen </w:t>
      </w:r>
      <w:r w:rsidR="00B16DC4">
        <w:t>[Hallek, M. 2019]</w:t>
      </w:r>
      <w:r>
        <w:t xml:space="preserve">. Survival after diagnosis ranges from months to decades. To date, allogeneic SCT is the only curative option, but few selected patients are considered appropriate candidates for this treatment modality </w:t>
      </w:r>
      <w:r w:rsidR="00B16DC4">
        <w:t>[Fischer, K., et al 2011]</w:t>
      </w:r>
      <w:r>
        <w:t xml:space="preserve">, which is also associated with considerable morbidity. Alkylating agents, purine analogs, and monoclonal CD20 antibodies are effective for improving PFS, but are not curative, and patients receiving these therapies continue to experience successive relapses </w:t>
      </w:r>
      <w:r w:rsidR="00B16DC4">
        <w:t>[Fischer, K., et al 2011]</w:t>
      </w:r>
      <w:r>
        <w:t>.</w:t>
      </w:r>
    </w:p>
    <w:p w14:paraId="584A24E1" w14:textId="4CC74687" w:rsidR="0074605C" w:rsidRDefault="00526A29" w:rsidP="001C1220">
      <w:pPr>
        <w:pStyle w:val="Paragraph"/>
      </w:pPr>
      <w:r>
        <w:t xml:space="preserve">More recently, inhibitors interrupting important pathways for CLL cell survival have been approved (eg, ibrutinib, venetoclax) </w:t>
      </w:r>
      <w:r w:rsidR="00B16DC4">
        <w:t>[Hallek, M. 2019]</w:t>
      </w:r>
      <w:r>
        <w:t>. BTK is a critical signaling molecule in the B-cell receptor signaling pathway and in the pathogenesis of CLL, and inhibitors of BTK have brought forth significant improvements in survival for CLL patients. Nemtabrutinib is a novel, orally administered reversible non-covalent ATP competitive inhibitor of BTK.</w:t>
      </w:r>
    </w:p>
    <w:p w14:paraId="2F759FE2" w14:textId="5C6F796C" w:rsidR="0074605C" w:rsidRDefault="00526A29" w:rsidP="001C1220">
      <w:pPr>
        <w:pStyle w:val="Paragraph"/>
      </w:pPr>
      <w:r>
        <w:t>Preliminary data (data cutoff date of 08-APR-2022) for nemtabrutinib are available from an open-label, single arm, Phase 1/2, dose</w:t>
      </w:r>
      <w:ins w:id="2183" w:author="Powell, Deana" w:date="2026-03-05T15:34:00Z" w16du:dateUtc="2026-03-05T20:34:00Z">
        <w:r w:rsidR="000F57BA">
          <w:t>-</w:t>
        </w:r>
      </w:ins>
      <w:r>
        <w:t xml:space="preserve">escalation study (MK-1026-001) in selected participants with relapsed or refractory hematologic malignancies (including CLL/SLL, Richter’s Transformation, FL, MCL, DLBCL, MZL, and WM). The results showed ORR (including PRL) of 56.1% (95% CI: 42.4, 69.3) in participants with CLL/SLL treated with 65 mg of nemtabrutinib </w:t>
      </w:r>
      <w:del w:id="2184" w:author="Powell, Deana" w:date="2026-03-05T15:34:00Z" w16du:dateUtc="2026-03-05T20:34:00Z">
        <w:r w:rsidR="00895D30">
          <w:delText>QD</w:delText>
        </w:r>
      </w:del>
      <w:ins w:id="2185" w:author="Powell, Deana" w:date="2026-03-05T15:34:00Z" w16du:dateUtc="2026-03-05T20:34:00Z">
        <w:r w:rsidR="00071ED3">
          <w:t>qd</w:t>
        </w:r>
      </w:ins>
      <w:r>
        <w:t xml:space="preserve"> (N=57). In addition, participants responded to nemtabrutinib treatment regardless of whether the BTK-C481 mutation was present (Expansion Phase Cohort A ORR of 60.0%) or not (Cohort B ORR of 40.0%). Both Cohorts A and B included participants who had failed or not tolerated prior BTKi therapy. Of the CLL/SLL participants, 2 had a CR. Overall, this study treated 136 participants with relapsed or refractory hematologic malignancies with nemtabrutinib at doses ranging from 5 mg to 75 mg; 112 participants received 65 mg nemtabrutinib and 57 had CLL/SLL. The most common (≥10%) treatment-related AEs observed across all doses included dysgeusia (18.4%), neutrophil count decreased (17.6%), nausea and fatigue (both at 12.5% each), and platelet count decreased (10.3%). SAEs were reported in 47.1% participants, of </w:t>
      </w:r>
      <w:r w:rsidR="00CA7C73">
        <w:t>which</w:t>
      </w:r>
      <w:del w:id="2186" w:author="Powell, Deana" w:date="2026-03-05T15:34:00Z" w16du:dateUtc="2026-03-05T20:34:00Z">
        <w:r w:rsidR="00895D30">
          <w:delText>,</w:delText>
        </w:r>
      </w:del>
      <w:r>
        <w:t xml:space="preserve"> 8.1% were assessed by the investigator as treatment related. There were 7 reported deaths; none were assessed as related to nemtabrutinib. Further information is provided in Section 2.2.3. A Phase 2, open-label, dose</w:t>
      </w:r>
      <w:ins w:id="2187" w:author="Powell, Deana" w:date="2026-03-05T15:34:00Z" w16du:dateUtc="2026-03-05T20:34:00Z">
        <w:r w:rsidR="000F57BA">
          <w:t>-</w:t>
        </w:r>
      </w:ins>
      <w:r>
        <w:t xml:space="preserve">escalation study (MK-1026-003) in participants with various hematological malignancies is currently enrolling participants (see Section 2.2.3). </w:t>
      </w:r>
      <w:r>
        <w:lastRenderedPageBreak/>
        <w:t>Nemtabrutinib has demonstrated preliminary evidence of antitumor activity, and the safety information thus far does not raise any new safety signals or concerns for participant safety relative to what has been reported for the currently approved BTKi.</w:t>
      </w:r>
    </w:p>
    <w:p w14:paraId="4E837A44" w14:textId="77777777" w:rsidR="0074605C" w:rsidRDefault="00526A29" w:rsidP="001C1220">
      <w:pPr>
        <w:pStyle w:val="Paragraph"/>
      </w:pPr>
      <w:r>
        <w:t>The purpose of this study is to evaluate the efficacy and safety of nemtabrutinib plus venetoclax compared with VR in participants aged at least 18 years who have relapsed/refractory CLL/SLL following at least 1 line of prior therapy. In this study rituximab or rituximab biosimilar (see Appendix 13 for details) will be used.</w:t>
      </w:r>
    </w:p>
    <w:p w14:paraId="24F66263" w14:textId="77777777" w:rsidR="0074605C" w:rsidRDefault="00526A29" w:rsidP="001C1220">
      <w:pPr>
        <w:pStyle w:val="Paragraph"/>
      </w:pPr>
      <w:r>
        <w:t>VR is a standard therapy among patients who have relapsed after at least 1 line of prior therapy. VR has a high response rate and DOR and is therefore considered a competitive comparator against the study therapy of nemtabrutinib plus venetoclax. Further details on the choice of comparator are provided in Section 4.2.2.</w:t>
      </w:r>
    </w:p>
    <w:p w14:paraId="1B294815" w14:textId="77777777" w:rsidR="0074605C" w:rsidRDefault="00526A29" w:rsidP="001C1220">
      <w:pPr>
        <w:pStyle w:val="Paragraph"/>
      </w:pPr>
      <w:r>
        <w:t>A more comprehensive review of nonclinical and clinical data is included in the MK-1026 (nemtabrutinib) IB.</w:t>
      </w:r>
    </w:p>
    <w:p w14:paraId="19BF187C" w14:textId="77777777" w:rsidR="00307BD9" w:rsidRDefault="00526A29" w:rsidP="00307BD9">
      <w:pPr>
        <w:pStyle w:val="Heading2"/>
      </w:pPr>
      <w:bookmarkStart w:id="2188" w:name="_Toc212096922"/>
      <w:bookmarkStart w:id="2189" w:name="_Toc140132354"/>
      <w:r w:rsidRPr="00307BD9">
        <w:t>Background</w:t>
      </w:r>
      <w:bookmarkEnd w:id="2188"/>
      <w:bookmarkEnd w:id="2189"/>
    </w:p>
    <w:p w14:paraId="531B1221" w14:textId="77777777" w:rsidR="00E91DD5" w:rsidRDefault="00526A29" w:rsidP="00E91DD5">
      <w:pPr>
        <w:pStyle w:val="Heading3"/>
        <w:numPr>
          <w:ilvl w:val="2"/>
          <w:numId w:val="4"/>
        </w:numPr>
        <w:tabs>
          <w:tab w:val="left" w:pos="960"/>
        </w:tabs>
      </w:pPr>
      <w:bookmarkStart w:id="2190" w:name="_Toc212096923"/>
      <w:bookmarkStart w:id="2191" w:name="_Toc140132355"/>
      <w:r>
        <w:t>Disease Background</w:t>
      </w:r>
      <w:bookmarkEnd w:id="2190"/>
      <w:bookmarkEnd w:id="2191"/>
    </w:p>
    <w:p w14:paraId="509367F6" w14:textId="3B9202F2" w:rsidR="00E91DD5" w:rsidRPr="007015E1" w:rsidRDefault="00526A29" w:rsidP="001C1220">
      <w:pPr>
        <w:pStyle w:val="Paragraph"/>
      </w:pPr>
      <w:r w:rsidRPr="007015E1">
        <w:t>CLL is the most common type of leukemia in western countries. It is characterized by the clonal proliferation and accumulation of mature, typically CD5-positive B</w:t>
      </w:r>
      <w:r w:rsidR="00F2158B">
        <w:t xml:space="preserve"> </w:t>
      </w:r>
      <w:del w:id="2192" w:author="Powell, Deana" w:date="2026-03-05T15:34:00Z" w16du:dateUtc="2026-03-05T20:34:00Z">
        <w:r w:rsidR="00895D30" w:rsidRPr="007015E1">
          <w:delText>-</w:delText>
        </w:r>
      </w:del>
      <w:r w:rsidRPr="007015E1">
        <w:t xml:space="preserve">cells within the blood, bone marrow, lymph nodes, and spleen </w:t>
      </w:r>
      <w:r w:rsidR="00B16DC4">
        <w:t>[Hallek, M. 2019]</w:t>
      </w:r>
      <w:r w:rsidRPr="007015E1">
        <w:t xml:space="preserve">. The estimated 5-year age-adjusted incidence rate (2014 to 2018) from the Surveillance, Epidemiology, and End Results Program is 4.9 per 100,000 among the US population </w:t>
      </w:r>
      <w:r w:rsidR="00B16DC4">
        <w:t>[National Cancer Institute 2021]</w:t>
      </w:r>
      <w:r w:rsidRPr="007015E1">
        <w:t xml:space="preserve">. The term CLL and SLL are sometimes used interchangeably, but refer to the same population of participants. SLL and CLL have similar treatment paradigms and expected clinical outcomes </w:t>
      </w:r>
      <w:r w:rsidR="00B16DC4">
        <w:t xml:space="preserve">[Rizzo, K. </w:t>
      </w:r>
      <w:ins w:id="2193" w:author="Powell, Deana" w:date="2026-03-05T15:34:00Z" w16du:dateUtc="2026-03-05T20:34:00Z">
        <w:r w:rsidR="00B16DC4">
          <w:t xml:space="preserve">and Nassiri, M. </w:t>
        </w:r>
      </w:ins>
      <w:r w:rsidR="00B16DC4">
        <w:t>2012]</w:t>
      </w:r>
      <w:r w:rsidRPr="007015E1">
        <w:t xml:space="preserve">. CLL/SLL affects mainly elderly individuals, with </w:t>
      </w:r>
      <w:r>
        <w:t xml:space="preserve">the median age at diagnosis of 72 years </w:t>
      </w:r>
      <w:r w:rsidR="00B16DC4">
        <w:t>[Hallek, M. 2019]</w:t>
      </w:r>
      <w:r w:rsidRPr="007015E1">
        <w:t>.</w:t>
      </w:r>
    </w:p>
    <w:p w14:paraId="42081864" w14:textId="73EDAF91" w:rsidR="00E91DD5" w:rsidRPr="007015E1" w:rsidRDefault="00526A29" w:rsidP="001C1220">
      <w:pPr>
        <w:pStyle w:val="Paragraph"/>
      </w:pPr>
      <w:r w:rsidRPr="007015E1">
        <w:t xml:space="preserve">In CLL, a significant number of abnormal lymphocytes are found in the bone marrow and blood, while in SLL the abnormal lymphocytes are predominantly found in the lymph nodes and bone marrow </w:t>
      </w:r>
      <w:r w:rsidR="00B16DC4">
        <w:t>[Zelenetz, A. D., et al 2015]</w:t>
      </w:r>
      <w:r w:rsidRPr="007015E1">
        <w:t xml:space="preserve">. The incidence of SLL is low relative to CLL, as about 10% of patients have only nodal involvement </w:t>
      </w:r>
      <w:r w:rsidR="00B16DC4">
        <w:t>[Le, C., et al 2020]</w:t>
      </w:r>
      <w:r w:rsidRPr="007015E1">
        <w:t>.</w:t>
      </w:r>
    </w:p>
    <w:p w14:paraId="4B9C8DDE" w14:textId="2BC470CD" w:rsidR="00E91DD5" w:rsidRDefault="00526A29" w:rsidP="001C1220">
      <w:pPr>
        <w:pStyle w:val="Paragraph"/>
      </w:pPr>
      <w:r w:rsidRPr="007015E1">
        <w:t xml:space="preserve">CLL and SLL have similar expected clinical outcomes </w:t>
      </w:r>
      <w:r w:rsidR="00B16DC4">
        <w:t>[Rizzo, K.</w:t>
      </w:r>
      <w:ins w:id="2194" w:author="Powell, Deana" w:date="2026-03-05T15:34:00Z" w16du:dateUtc="2026-03-05T20:34:00Z">
        <w:r w:rsidR="00B16DC4">
          <w:t xml:space="preserve"> and Nassiri, M.</w:t>
        </w:r>
      </w:ins>
      <w:r w:rsidR="00B16DC4">
        <w:t xml:space="preserve"> 2012]</w:t>
      </w:r>
      <w:r w:rsidRPr="007015E1">
        <w:t xml:space="preserve">. Survival after diagnosis ranges from months to decades, and to date allogeneic </w:t>
      </w:r>
      <w:r>
        <w:t>SCT</w:t>
      </w:r>
      <w:r w:rsidRPr="007015E1">
        <w:t xml:space="preserve"> is the only curative option, but few patients are considered appropriate candidates for this treatment modality </w:t>
      </w:r>
      <w:r w:rsidR="00B16DC4">
        <w:t>[Fischer, K., et al 2011]</w:t>
      </w:r>
      <w:r w:rsidRPr="007015E1">
        <w:t xml:space="preserve">. Survival, and choice of therapy, are influenced by disease stage, presence of poor prognostic molecular features such as 17p13.1 deletions [del(17p)], or </w:t>
      </w:r>
      <w:r w:rsidRPr="007015E1">
        <w:rPr>
          <w:i/>
        </w:rPr>
        <w:t>TP53</w:t>
      </w:r>
      <w:r w:rsidRPr="007015E1">
        <w:t xml:space="preserve"> mutations, and the comorbidities and performance status of individual patients. Del(17p) is found in 5% to 8% of treatment-naïve patients. These deletions almost always include the prominent tumor suppressor gene </w:t>
      </w:r>
      <w:r w:rsidRPr="007015E1">
        <w:rPr>
          <w:i/>
        </w:rPr>
        <w:t>TP53</w:t>
      </w:r>
      <w:r w:rsidRPr="007015E1">
        <w:t xml:space="preserve">, and patients with del(17p) are more likely to have resistance to chemotherapy </w:t>
      </w:r>
      <w:r w:rsidR="00B16DC4">
        <w:t>[Hallek, M. 2019]</w:t>
      </w:r>
      <w:r w:rsidRPr="007015E1">
        <w:t xml:space="preserve">. Another molecular marker is the presence or absence of mutated Ig variable region genes. Patients with unmutated IGHV genes have significantly worse survival, irrespective of stage </w:t>
      </w:r>
      <w:r w:rsidR="00B16DC4">
        <w:t>[Hamblin, T. J., et al 1999]</w:t>
      </w:r>
      <w:r w:rsidRPr="007015E1">
        <w:t>.</w:t>
      </w:r>
    </w:p>
    <w:p w14:paraId="4FFB59CF" w14:textId="366CE21E" w:rsidR="00E91DD5" w:rsidRDefault="00526A29" w:rsidP="001C1220">
      <w:pPr>
        <w:pStyle w:val="Paragraph"/>
      </w:pPr>
      <w:bookmarkStart w:id="2195" w:name="_Hlk111037479"/>
      <w:r w:rsidRPr="007015E1">
        <w:lastRenderedPageBreak/>
        <w:t xml:space="preserve">In terms of therapy, alkylating agents, purine analogs, and monoclonal CD20 antibodies have markedly improved treatment success in CLL/SLL </w:t>
      </w:r>
      <w:r w:rsidR="00B16DC4">
        <w:t>[Fischer, K., et al 2011]</w:t>
      </w:r>
      <w:r w:rsidRPr="007015E1">
        <w:t xml:space="preserve">. Front-line </w:t>
      </w:r>
      <w:r w:rsidR="00507C82" w:rsidRPr="007015E1">
        <w:t>chemoimmunotherap</w:t>
      </w:r>
      <w:r w:rsidR="00BD31F7">
        <w:t>ie</w:t>
      </w:r>
      <w:r w:rsidR="00507C82" w:rsidRPr="007015E1">
        <w:t>s</w:t>
      </w:r>
      <w:r w:rsidRPr="007015E1">
        <w:t xml:space="preserve"> such as fludarabine, cyclophosphamide, and rituximab or chlorambucil with obinutuzumab have improved </w:t>
      </w:r>
      <w:r>
        <w:t>OS</w:t>
      </w:r>
      <w:r w:rsidRPr="007015E1">
        <w:t xml:space="preserve">. More recently, inhibitors interrupting important pathways for CLL cell survival have been approved (eg, ibrutinib, venetoclax) in the front-line setting </w:t>
      </w:r>
      <w:r w:rsidR="00B16DC4">
        <w:t>[Hallek, M. 2019]</w:t>
      </w:r>
      <w:r w:rsidRPr="007015E1">
        <w:t>.</w:t>
      </w:r>
    </w:p>
    <w:bookmarkEnd w:id="2195"/>
    <w:p w14:paraId="78B14412" w14:textId="517C55B0" w:rsidR="00E91DD5" w:rsidRDefault="00526A29" w:rsidP="001C1220">
      <w:pPr>
        <w:pStyle w:val="Paragraph"/>
      </w:pPr>
      <w:r>
        <w:t xml:space="preserve">Therapeutic options for relapsed/refractory CLL are numerous, and include combination regimens such as BR or </w:t>
      </w:r>
      <w:r w:rsidRPr="007015E1">
        <w:t xml:space="preserve">venetoclax with or without rituximab </w:t>
      </w:r>
      <w:bookmarkStart w:id="2196" w:name="_Hlk92338310"/>
      <w:r w:rsidR="00B16DC4" w:rsidRPr="00B16DC4">
        <w:rPr>
          <w:bCs/>
        </w:rPr>
        <w:t>[Stilgenbauer, S., et al</w:t>
      </w:r>
      <w:r w:rsidR="00B16DC4">
        <w:t xml:space="preserve"> 2016] [Seymour, J. F., et al 2018]</w:t>
      </w:r>
      <w:r w:rsidRPr="007015E1">
        <w:t xml:space="preserve">, and single agents such as BTKi or the BCL2i venetoclax. Ibrutinib, a first-generation BTKi, demonstrated activity in relapsed/refractory </w:t>
      </w:r>
      <w:r>
        <w:t>high-risk</w:t>
      </w:r>
      <w:r w:rsidRPr="007015E1">
        <w:t xml:space="preserve"> CLL </w:t>
      </w:r>
      <w:r>
        <w:t xml:space="preserve">(those with del[17p], </w:t>
      </w:r>
      <w:r w:rsidRPr="001C7D3D">
        <w:rPr>
          <w:i/>
          <w:iCs/>
        </w:rPr>
        <w:t>TP53</w:t>
      </w:r>
      <w:r>
        <w:t xml:space="preserve"> mutation, del[11q]</w:t>
      </w:r>
      <w:r w:rsidRPr="00A74652">
        <w:t xml:space="preserve"> </w:t>
      </w:r>
      <w:r>
        <w:t xml:space="preserve">and/or unmutated IGHV status) </w:t>
      </w:r>
      <w:r w:rsidRPr="007015E1">
        <w:t xml:space="preserve">based on the RESONATE </w:t>
      </w:r>
      <w:r>
        <w:t>study</w:t>
      </w:r>
      <w:r w:rsidRPr="007015E1">
        <w:t xml:space="preserve">. </w:t>
      </w:r>
      <w:r>
        <w:t>A</w:t>
      </w:r>
      <w:r w:rsidRPr="007015E1">
        <w:t xml:space="preserve">t a median follow-up of </w:t>
      </w:r>
      <w:r>
        <w:t>65.3 months (range, 0.3 to 71.6) in the ibrutinib arm</w:t>
      </w:r>
      <w:r w:rsidRPr="007015E1">
        <w:t>, the median PFS was 44</w:t>
      </w:r>
      <w:r>
        <w:t>.1</w:t>
      </w:r>
      <w:r w:rsidRPr="007015E1">
        <w:t xml:space="preserve"> months </w:t>
      </w:r>
      <w:r w:rsidR="00B16DC4">
        <w:t>[Munir, T., et al 2019]</w:t>
      </w:r>
      <w:r w:rsidRPr="007015E1">
        <w:t xml:space="preserve">. Acalabrutinib, a covalent BTKi, has shown PFS benefit in patients with or without del(17p) </w:t>
      </w:r>
      <w:r w:rsidR="00B16DC4">
        <w:t>[Byrd, J. C., et al 2020]</w:t>
      </w:r>
      <w:r w:rsidRPr="007015E1">
        <w:t xml:space="preserve">. Zanubrutinib is another </w:t>
      </w:r>
      <w:r>
        <w:t xml:space="preserve">treatment </w:t>
      </w:r>
      <w:r w:rsidRPr="007015E1">
        <w:t xml:space="preserve">option; in a cohort of 56 patients with relapsed/refractory CLL, the ORR was 95% </w:t>
      </w:r>
      <w:r w:rsidR="00B16DC4">
        <w:t>[Tam, C. S., et al 2019]</w:t>
      </w:r>
      <w:r w:rsidRPr="007015E1">
        <w:t>.</w:t>
      </w:r>
    </w:p>
    <w:bookmarkEnd w:id="2196"/>
    <w:p w14:paraId="438D59A1" w14:textId="1DA74B36" w:rsidR="00E91DD5" w:rsidRPr="007015E1" w:rsidRDefault="00526A29" w:rsidP="001C1220">
      <w:pPr>
        <w:pStyle w:val="Paragraph"/>
      </w:pPr>
      <w:r w:rsidRPr="007015E1">
        <w:t>Almost all patients will eventually experience relapse. Multipl</w:t>
      </w:r>
      <w:r>
        <w:t>e</w:t>
      </w:r>
      <w:r w:rsidRPr="007015E1">
        <w:t xml:space="preserve"> relapsed patients have a poor prognosis and have limited response to salvage chemotherapy, with response rates ranging between 22% and 34%</w:t>
      </w:r>
      <w:r>
        <w:t>,</w:t>
      </w:r>
      <w:r w:rsidRPr="007015E1">
        <w:t xml:space="preserve"> and median OS times ranging between 10 and 19 months </w:t>
      </w:r>
      <w:r w:rsidR="00B16DC4">
        <w:t>[Fischer, K., et al 2011]</w:t>
      </w:r>
      <w:r w:rsidRPr="007015E1">
        <w:t xml:space="preserve">. Given that the median age at diagnosis of CLL is 65 to 70 years, a substantial number of patients have comorbidities that limit the use of certain therapies. There continues to be an urgent need for less toxic treatments </w:t>
      </w:r>
      <w:r w:rsidR="00B16DC4">
        <w:t>[Bewarder, M., et al 2021]</w:t>
      </w:r>
      <w:r w:rsidRPr="007015E1">
        <w:t>.</w:t>
      </w:r>
    </w:p>
    <w:p w14:paraId="20B44F54" w14:textId="37500EE3" w:rsidR="00E91DD5" w:rsidRPr="00CD0039" w:rsidRDefault="00526A29" w:rsidP="001C1220">
      <w:pPr>
        <w:pStyle w:val="Paragraph"/>
      </w:pPr>
      <w:r w:rsidRPr="007015E1">
        <w:t xml:space="preserve">While BTKi are highly effective and have dramatically altered the therapeutic landscape of CLL/SLL, resistance can develop </w:t>
      </w:r>
      <w:r w:rsidR="00B16DC4" w:rsidRPr="00B16DC4">
        <w:rPr>
          <w:bCs/>
        </w:rPr>
        <w:t>[Farooqui, M. Z. H</w:t>
      </w:r>
      <w:r w:rsidR="00B16DC4">
        <w:t>., et al 2015] [O'Brien, S., et al 2018]</w:t>
      </w:r>
      <w:r w:rsidRPr="007015E1">
        <w:t xml:space="preserve">. In CLL, resistance to ibrutinib can occur either early (≤12 months) where </w:t>
      </w:r>
      <w:r>
        <w:t>Richter’s Transformation</w:t>
      </w:r>
      <w:r w:rsidRPr="007015E1">
        <w:t xml:space="preserve"> is most often observed, or later (&gt;12 months) where CLL disease progression is common </w:t>
      </w:r>
      <w:r w:rsidR="00B16DC4">
        <w:t>[Byrd, J. C., et al 2018]</w:t>
      </w:r>
      <w:r w:rsidRPr="007015E1">
        <w:t>.</w:t>
      </w:r>
      <w:r w:rsidRPr="00C24206">
        <w:t xml:space="preserve"> </w:t>
      </w:r>
      <w:r>
        <w:t>This resistance has been</w:t>
      </w:r>
      <w:r w:rsidRPr="00C24206">
        <w:t xml:space="preserve"> </w:t>
      </w:r>
      <w:r>
        <w:t>attributed to</w:t>
      </w:r>
      <w:r w:rsidRPr="00C24206">
        <w:t xml:space="preserve"> BTK-C481 mutations (mainly C481S</w:t>
      </w:r>
      <w:r>
        <w:t>,</w:t>
      </w:r>
      <w:r w:rsidRPr="00C24206">
        <w:t xml:space="preserve"> but less common substitutions at this position have </w:t>
      </w:r>
      <w:r>
        <w:t xml:space="preserve">also </w:t>
      </w:r>
      <w:r w:rsidRPr="00C24206">
        <w:t xml:space="preserve">been </w:t>
      </w:r>
      <w:r>
        <w:t>described</w:t>
      </w:r>
      <w:r w:rsidRPr="00C24206">
        <w:t>) and/</w:t>
      </w:r>
      <w:r w:rsidRPr="007015E1">
        <w:t xml:space="preserve">or PLCγ2 mutations. These abnormalities appear several months </w:t>
      </w:r>
      <w:r>
        <w:t>before</w:t>
      </w:r>
      <w:r w:rsidRPr="007015E1">
        <w:t xml:space="preserve"> relapse. The BTK-C481S mutation disrupts the irreversible covalent binding between ibrutinib and BTK, thereby reducing the binding affinity of the drug for the enzyme </w:t>
      </w:r>
      <w:r w:rsidR="00B16DC4">
        <w:t>[Woyach, J. A., et al 2017]</w:t>
      </w:r>
      <w:r w:rsidRPr="007015E1">
        <w:t xml:space="preserve">. Gain-of-function mutations (R665W and L845F) in PLCγ2, a downstream target of BTK, induces activation of BCR signaling pathway. In addition to these acquired secondary resistance mechanisms, patients with increased genomic instability, including those with del(17p13.1), del(11q22.3), or a complex karyotype are at increased risk for relapse to ibrutinib </w:t>
      </w:r>
      <w:r w:rsidR="00B16DC4">
        <w:t>[Woyach, J. A., et al 2014]</w:t>
      </w:r>
      <w:r w:rsidRPr="007015E1">
        <w:t>. There is an ongoing need to develop novel BTK-targeted therapies to overcome drug resistance.</w:t>
      </w:r>
    </w:p>
    <w:p w14:paraId="40541B30" w14:textId="77777777" w:rsidR="00E864AC" w:rsidRPr="00CD0039" w:rsidRDefault="00526A29" w:rsidP="00CD0039">
      <w:pPr>
        <w:pStyle w:val="Heading3"/>
        <w:rPr>
          <w:rStyle w:val="SuggestedOptional"/>
          <w:color w:val="auto"/>
        </w:rPr>
      </w:pPr>
      <w:bookmarkStart w:id="2197" w:name="_Toc212096924"/>
      <w:bookmarkStart w:id="2198" w:name="_Toc140132356"/>
      <w:r w:rsidRPr="00CD0039">
        <w:rPr>
          <w:rStyle w:val="SuggestedOptional"/>
          <w:color w:val="auto"/>
        </w:rPr>
        <w:t>Pharmaceutical and Therapeutic Background</w:t>
      </w:r>
      <w:bookmarkEnd w:id="2197"/>
      <w:bookmarkEnd w:id="2198"/>
    </w:p>
    <w:p w14:paraId="75A3D9D3" w14:textId="43FCD02D" w:rsidR="00D86676" w:rsidRPr="00CD0039" w:rsidRDefault="00526A29" w:rsidP="001C1220">
      <w:pPr>
        <w:pStyle w:val="Paragraph"/>
      </w:pPr>
      <w:r w:rsidRPr="00CD0039">
        <w:t>Nemtabrutinib is a reversible, non-covalent ATP competitive inhibitor of BTK that does not require the C481 residue of BTK for binding and inhibition of kinase activity. Nemtabrutinib can target both the wild-type and C481 mutant forms of BTK and therefore offers a potential treatment for ibrutinib resistant B</w:t>
      </w:r>
      <w:ins w:id="2199" w:author="Powell, Deana" w:date="2026-03-05T15:34:00Z" w16du:dateUtc="2026-03-05T20:34:00Z">
        <w:r w:rsidR="000F57BA">
          <w:t>-</w:t>
        </w:r>
      </w:ins>
      <w:r w:rsidRPr="00CD0039">
        <w:t xml:space="preserve">cell malignancies in patients who harbor the BTK-C481 </w:t>
      </w:r>
      <w:r w:rsidRPr="00CD0039">
        <w:lastRenderedPageBreak/>
        <w:t xml:space="preserve">mutation. Another known mechanism of resistance in CLL has been attributed to the acquisition of PLCγ2 mutation. Cells harboring this mutation appear to bypass BTK dependency and propagate downstream survival signals. Preclinical work has shown that nemtabrutinib inhibits both the upstream and downstream signaling pathways and can thereby overcome resistance </w:t>
      </w:r>
      <w:r w:rsidR="00B16DC4">
        <w:t>[Reiff, S. D., et al 2018]</w:t>
      </w:r>
      <w:r w:rsidRPr="00CD0039">
        <w:t>. Refer to the nemtabrutinib (MK-1026) IB for additional information.</w:t>
      </w:r>
    </w:p>
    <w:p w14:paraId="29E8683E" w14:textId="77777777" w:rsidR="00E864AC" w:rsidRPr="00CD0039" w:rsidRDefault="00526A29" w:rsidP="00CD0039">
      <w:pPr>
        <w:pStyle w:val="Heading3"/>
        <w:rPr>
          <w:rStyle w:val="SuggestedOptional"/>
          <w:color w:val="auto"/>
        </w:rPr>
      </w:pPr>
      <w:bookmarkStart w:id="2200" w:name="_Toc212096925"/>
      <w:bookmarkStart w:id="2201" w:name="_Toc140132357"/>
      <w:r w:rsidRPr="00CD0039">
        <w:rPr>
          <w:rStyle w:val="SuggestedOptional"/>
          <w:color w:val="auto"/>
        </w:rPr>
        <w:t>Preclinical and Clinical Studies</w:t>
      </w:r>
      <w:bookmarkEnd w:id="2200"/>
      <w:bookmarkEnd w:id="2201"/>
    </w:p>
    <w:p w14:paraId="53F3DE46" w14:textId="77777777" w:rsidR="0074605C" w:rsidRDefault="00526A29" w:rsidP="001C1220">
      <w:pPr>
        <w:pStyle w:val="Paragraph"/>
      </w:pPr>
      <w:r>
        <w:t>A comprehensive review of nonclinical data is included in the nemtabrutinib (MK-1026) IB.</w:t>
      </w:r>
    </w:p>
    <w:p w14:paraId="4DA315C5" w14:textId="77777777" w:rsidR="0074605C" w:rsidRDefault="00526A29">
      <w:pPr>
        <w:pStyle w:val="Heading4"/>
      </w:pPr>
      <w:bookmarkStart w:id="2202" w:name="_Toc212096926"/>
      <w:bookmarkStart w:id="2203" w:name="_Toc140132358"/>
      <w:r>
        <w:t>Nonclinical Pharmacology</w:t>
      </w:r>
      <w:bookmarkEnd w:id="2202"/>
      <w:bookmarkEnd w:id="2203"/>
    </w:p>
    <w:p w14:paraId="04870774" w14:textId="6B87C82A" w:rsidR="0074605C" w:rsidRDefault="00526A29" w:rsidP="001C1220">
      <w:pPr>
        <w:pStyle w:val="Paragraph"/>
      </w:pPr>
      <w:bookmarkStart w:id="2204" w:name="_Hlk116547375"/>
      <w:r>
        <w:t>The pharmacological activity of nemtabrutinib has been studied in both in vitro and in vivo models. Nemtabrutinib has displayed a distinct kinase selectivity profile, showing specificity for additional kinases that are oncogenic drivers in B-cell malignancies. In vitro treatment of patient-derived CLL cells with nemtabrutinib decreased BTK-mediated functions including BCR signaling, viability, migration, CD40 and CD86 expression, and NF-κB gene transcription. In vivo, nemtabrutinib was found to increase survival over ibrutinib in a murine Eμ-TCL1 engraftment model of CLL and a murine Eμ-MYC/TCL1 engraftment model resembling Richter’s Transformation. Additionally, nemtabrutinib inhibited CLL cell survival and suppressed BCR-mediated activation of C481S BTK and PLCγ2 mutations, which facilitate clinical resistance to ibrutinib. In DLBCL tumor models, nemtabrutinib suppressed BCR signaling, downregulated the expression of c-MYC, BCL6, antiapoptotic MCL-1 proteins and showed potent antitumor activity in the mouse xenograft tumor models of activated B</w:t>
      </w:r>
      <w:r w:rsidR="00D86676">
        <w:t xml:space="preserve"> </w:t>
      </w:r>
      <w:del w:id="2205" w:author="Powell, Deana" w:date="2026-03-05T15:34:00Z" w16du:dateUtc="2026-03-05T20:34:00Z">
        <w:r w:rsidR="00895D30" w:rsidRPr="00C9448C">
          <w:delText>-</w:delText>
        </w:r>
      </w:del>
      <w:r>
        <w:t>cell and germinal center B-cell DLBCL subtypes.</w:t>
      </w:r>
    </w:p>
    <w:p w14:paraId="4B359B4C" w14:textId="34AC7616" w:rsidR="0074605C" w:rsidRDefault="00526A29">
      <w:pPr>
        <w:pStyle w:val="Heading4"/>
      </w:pPr>
      <w:bookmarkStart w:id="2206" w:name="_Toc212096927"/>
      <w:bookmarkStart w:id="2207" w:name="_Hlk113372848"/>
      <w:bookmarkStart w:id="2208" w:name="_Toc140132359"/>
      <w:bookmarkEnd w:id="2204"/>
      <w:r>
        <w:t>Nonclinical Pharmacokinetics</w:t>
      </w:r>
      <w:bookmarkEnd w:id="2206"/>
      <w:bookmarkEnd w:id="2208"/>
    </w:p>
    <w:bookmarkEnd w:id="2207"/>
    <w:p w14:paraId="62938840" w14:textId="77777777" w:rsidR="0074605C" w:rsidRDefault="00526A29" w:rsidP="001C1220">
      <w:pPr>
        <w:pStyle w:val="Paragraph"/>
      </w:pPr>
      <w:r>
        <w:t>Overall, nemtabrutinib showed good absolute bioavailability in monkeys (72%) and low to moderate absolute bioavailability in rats (22%) and dogs (38%). Nemtabrutinib showed low clearance across species, and low (rat) to moderate (dog and monkey) volume of distribution. The half-life following IV administration varied across species with values of 2.9, 9.3, and 13.6 hours in rats, dogs, and monkeys, respectively. Nemtabrutinib was highly bound to proteins in rat (99.8%), dog (99.9%), monkey (99.8%), and human (99.8%) plasma.</w:t>
      </w:r>
    </w:p>
    <w:p w14:paraId="50DEF0B1" w14:textId="3F37E689" w:rsidR="0074605C" w:rsidRDefault="00526A29" w:rsidP="001C1220">
      <w:pPr>
        <w:pStyle w:val="Paragraph"/>
      </w:pPr>
      <w:r>
        <w:t xml:space="preserve">In vitro, nemtabrutinib was metabolized primarily by glucuronidation and to a lesser extent by oxidation (largely by CYP3A). Approximately 30% of the in vitro nemtabrutinib metabolism was mediated by CYP enzymes, primarily CYP3A (approximately 20% of in vitro metabolism). Recombinant human UGT1A3, 1A4, 1A8 and/or 1A9 catalyzed nemtabrutinib glucuronidation. In vitro data suggest an overall low risk for clinically meaningful DDIs with inhibitors of CYP enzymes, with a possible exception of strong CYP3A inhibitors. The impact of UGT1A3, 1A4, or 1A9 inhibitors may also be mitigated by multiple metabolic pathways and isozymes expected to be involved in nemtabrutinib elimination and typically low magnitude of DDIs reported via inhibition of these UGTs. A clinically meaningful effect of CYP3A strong inducers cannot be excluded because they may induce (via activation of pregnane X receptor) multiple enzymes involved in nemtabrutinib </w:t>
      </w:r>
      <w:r>
        <w:lastRenderedPageBreak/>
        <w:t>metabolism. While nemtabrutinib is a substrate of human P-gp and BCRP in vitro, given good passive permeability, DDIs with inhibitors of these transporters are not expected.</w:t>
      </w:r>
    </w:p>
    <w:p w14:paraId="13C4904B" w14:textId="5316F3AF" w:rsidR="0074605C" w:rsidRDefault="00526A29" w:rsidP="001C1220">
      <w:pPr>
        <w:pStyle w:val="Paragraph"/>
      </w:pPr>
      <w:r>
        <w:t xml:space="preserve">At exposures up to 65 mg </w:t>
      </w:r>
      <w:del w:id="2209" w:author="Powell, Deana" w:date="2026-03-05T15:34:00Z" w16du:dateUtc="2026-03-05T20:34:00Z">
        <w:r w:rsidR="00895D30" w:rsidRPr="005642F8">
          <w:delText>QD</w:delText>
        </w:r>
      </w:del>
      <w:ins w:id="2210" w:author="Powell, Deana" w:date="2026-03-05T15:34:00Z" w16du:dateUtc="2026-03-05T20:34:00Z">
        <w:r w:rsidR="00071ED3">
          <w:t>qd</w:t>
        </w:r>
      </w:ins>
      <w:r>
        <w:t xml:space="preserve"> dose (mean steady-state unbound C</w:t>
      </w:r>
      <w:r>
        <w:rPr>
          <w:vertAlign w:val="subscript"/>
        </w:rPr>
        <w:t>max</w:t>
      </w:r>
      <w:r>
        <w:t xml:space="preserve"> of approximately 0.005 µM) nemtabrutinib is not expected to cause clinically meaningful DDIs via CYP induction or inhibition. Nemtabrutinib inhibited P-gp and BCRP in vitro. Overall, the likelihood of clinically meaningful DDIs via the inhibition of these transporters in the gut is considered to be low, although a meaningful effect on PK of orally coadministered sensitive P-gp substrates with a narrow therapeutic index (such as digoxin) cannot be excluded. Nemtabrutinib is not expected to inhibit BSEP, MRP2, OAT1, OAT3, and OCT2. The risk of clinically meaningful DDIs via inhibition of OATP1B1, OATP1B3, OCT1, MATE1 and MATE2K at doses up to 65 mg is also considered low.</w:t>
      </w:r>
    </w:p>
    <w:p w14:paraId="76E0467D" w14:textId="77777777" w:rsidR="0074605C" w:rsidRDefault="00526A29" w:rsidP="001C1220">
      <w:pPr>
        <w:pStyle w:val="Paragraph"/>
      </w:pPr>
      <w:r>
        <w:t>Overall, the PK and ADME properties of nemtabrutinib did not raise any safety concerns for the planned clinical study.</w:t>
      </w:r>
    </w:p>
    <w:p w14:paraId="14FD20EC" w14:textId="77777777" w:rsidR="0074605C" w:rsidRDefault="00526A29">
      <w:pPr>
        <w:pStyle w:val="Heading4"/>
      </w:pPr>
      <w:bookmarkStart w:id="2211" w:name="_Toc212096928"/>
      <w:bookmarkStart w:id="2212" w:name="_Toc140132360"/>
      <w:r>
        <w:t>Nonclinical Toxicology and Safety Pharmacology</w:t>
      </w:r>
      <w:bookmarkEnd w:id="2211"/>
      <w:bookmarkEnd w:id="2212"/>
    </w:p>
    <w:p w14:paraId="4DE4CCC8" w14:textId="734DAEBF" w:rsidR="0074605C" w:rsidRDefault="00526A29" w:rsidP="001C1220">
      <w:pPr>
        <w:pStyle w:val="Paragraph"/>
      </w:pPr>
      <w:r>
        <w:t>The toxicity profile of orally administered nemtabrutinib in both rats and monkeys was characterized principally by findings in the GI tract, hematopoietic system, and brain (rats only, &gt;MTD only), some of which were secondary to reduced food consumption, weight loss, inflammation, and/or dehydration.</w:t>
      </w:r>
    </w:p>
    <w:p w14:paraId="5D9106B2" w14:textId="77777777" w:rsidR="0074605C" w:rsidRDefault="00526A29" w:rsidP="001C1220">
      <w:pPr>
        <w:pStyle w:val="Paragraph"/>
      </w:pPr>
      <w:r>
        <w:t>Nemtabrutinib was not mutagenic in an in vitro bacterial reverse mutation (Ames) assay and was not phototoxic in an in vitro assay. Respiratory and CNS safety pharmacology studies showed there was no effect of nemtabrutinib on respiratory or neurological function in rats at single oral dose levels tested. The hERG IC</w:t>
      </w:r>
      <w:r>
        <w:rPr>
          <w:vertAlign w:val="subscript"/>
        </w:rPr>
        <w:t>50</w:t>
      </w:r>
      <w:r>
        <w:t xml:space="preserve"> of nemtabrutinib was determined to be &gt;30 µM. In a cardiovascular safety pharmacology study in telemeterized male monkeys, administration of ≥1.5 mg/kg was associated with effects on quantitative cardiovascular telemetry parameters. These changes included increased arterial pressure parameters (systolic, diastolic, and mean arterial pressure; and arterial pulse pressure), decreased heart rate (with secondary increase in QT interval), and decreased QTc interval. In the 14-day and 4-week toxicity studies in monkeys, there were no reported nemtabrutinib effects on ECGs in monkeys dosed up to 25 mg/kg. Most, if not all, findings in the toxicity and safety pharmacology studies conducted to date appear to be consistent with those expected with small molecule inhibitors of the receptor tyrosine kinase BTK, and further, are consistent with the mechanism of action and pharmacology of these class of inhibitors.</w:t>
      </w:r>
    </w:p>
    <w:p w14:paraId="1FBAC60A" w14:textId="77777777" w:rsidR="00E864AC" w:rsidRPr="00CD0039" w:rsidRDefault="00526A29" w:rsidP="00CD0039">
      <w:pPr>
        <w:pStyle w:val="Heading3"/>
        <w:rPr>
          <w:rStyle w:val="SuggestedOptional"/>
          <w:color w:val="auto"/>
        </w:rPr>
      </w:pPr>
      <w:bookmarkStart w:id="2213" w:name="_Toc212096929"/>
      <w:bookmarkStart w:id="2214" w:name="_Toc140132361"/>
      <w:r w:rsidRPr="00CD0039">
        <w:rPr>
          <w:rStyle w:val="SuggestedOptional"/>
          <w:color w:val="auto"/>
        </w:rPr>
        <w:t>Ongoing Clinical Studies</w:t>
      </w:r>
      <w:bookmarkEnd w:id="2213"/>
      <w:bookmarkEnd w:id="2214"/>
    </w:p>
    <w:p w14:paraId="5B4C2C46" w14:textId="427ACFF0" w:rsidR="0074605C" w:rsidRDefault="00895D30" w:rsidP="001C1220">
      <w:pPr>
        <w:pStyle w:val="Paragraph"/>
      </w:pPr>
      <w:del w:id="2215" w:author="Powell, Deana" w:date="2026-03-05T15:34:00Z" w16du:dateUtc="2026-03-05T20:34:00Z">
        <w:r>
          <w:delText>As of November 2022,</w:delText>
        </w:r>
      </w:del>
      <w:ins w:id="2216" w:author="Powell, Deana" w:date="2026-03-05T15:34:00Z" w16du:dateUtc="2026-03-05T20:34:00Z">
        <w:r w:rsidR="00526A29">
          <w:t>Data from two clinical studies is available from</w:t>
        </w:r>
      </w:ins>
      <w:r w:rsidR="00526A29">
        <w:t xml:space="preserve"> the nemtabrutinib clinical program</w:t>
      </w:r>
      <w:del w:id="2217" w:author="Powell, Deana" w:date="2026-03-05T15:34:00Z" w16du:dateUtc="2026-03-05T20:34:00Z">
        <w:r>
          <w:delText xml:space="preserve"> includes 2 ongoing studies examining the use of nemtabrutinib in various hematological malignancies</w:delText>
        </w:r>
      </w:del>
      <w:r w:rsidR="00526A29">
        <w:t>.</w:t>
      </w:r>
    </w:p>
    <w:p w14:paraId="144B4D94" w14:textId="77777777" w:rsidR="0074605C" w:rsidRDefault="00526A29" w:rsidP="001C1220">
      <w:pPr>
        <w:pStyle w:val="ParagraphBold"/>
      </w:pPr>
      <w:r>
        <w:t>MK-1026-001 (BELLWAVE-001)</w:t>
      </w:r>
    </w:p>
    <w:p w14:paraId="27EBD992" w14:textId="7C87F14B" w:rsidR="0074605C" w:rsidRDefault="00526A29" w:rsidP="001C1220">
      <w:pPr>
        <w:pStyle w:val="Paragraph"/>
      </w:pPr>
      <w:r>
        <w:t>This is an ongoing, open-label, single arm, Phase 1/2 dose</w:t>
      </w:r>
      <w:ins w:id="2218" w:author="Powell, Deana" w:date="2026-03-05T15:34:00Z" w16du:dateUtc="2026-03-05T20:34:00Z">
        <w:r w:rsidR="000F57BA">
          <w:t>-</w:t>
        </w:r>
      </w:ins>
      <w:r>
        <w:t xml:space="preserve">escalation study of nemtabrutinib in selected participants with relapsed or refractory hematologic malignancies. The study </w:t>
      </w:r>
      <w:r>
        <w:lastRenderedPageBreak/>
        <w:t>consists of 2 parts: Part 1 dose escalation (exploring 5 to 75 mg</w:t>
      </w:r>
      <w:r w:rsidR="00071ED3">
        <w:t xml:space="preserve"> </w:t>
      </w:r>
      <w:del w:id="2219" w:author="Powell, Deana" w:date="2026-03-05T15:34:00Z" w16du:dateUtc="2026-03-05T20:34:00Z">
        <w:r w:rsidR="00895D30">
          <w:delText>QD</w:delText>
        </w:r>
      </w:del>
      <w:ins w:id="2220" w:author="Powell, Deana" w:date="2026-03-05T15:34:00Z" w16du:dateUtc="2026-03-05T20:34:00Z">
        <w:r w:rsidR="00071ED3">
          <w:t>qd</w:t>
        </w:r>
      </w:ins>
      <w:r>
        <w:t xml:space="preserve"> dosing) and Part 2 cohort expansion. The results thus far show that nemtabrutinib has a manageable safety profile and preliminary antitumor activity in both CLL/SLL (BTK-C481 mutant and wild-type) and NHL participants (including Richter’s Transformation, FL, MCL, DLBCL, MZL, and WM). Cohorts A and B include CLL/SLL participants who have failed or not tolerated prior BTKi therapy, with the BKI-C481 mutation (Cohort A) or without (Cohort B). The study will assess ECG at PK time points to determine whether further information is needed to monitor ECGs at more frequent intervals, and the effect of food on the rate and extent of nemtabrutinib absorption. The results of these evaluations are not yet available, but may result in amendments to the MK-1026-010 protocol assessments and administration.</w:t>
      </w:r>
    </w:p>
    <w:p w14:paraId="384C1750" w14:textId="77777777" w:rsidR="00CD0039" w:rsidRDefault="00526A29" w:rsidP="009D10CD">
      <w:pPr>
        <w:pStyle w:val="paragraph0"/>
        <w:rPr>
          <w:del w:id="2221" w:author="Powell, Deana" w:date="2026-03-05T15:34:00Z" w16du:dateUtc="2026-03-05T20:34:00Z"/>
        </w:rPr>
      </w:pPr>
      <w:r>
        <w:t xml:space="preserve">As of the data cutoff of </w:t>
      </w:r>
      <w:bookmarkStart w:id="2222" w:name="_Hlk210906496"/>
      <w:del w:id="2223" w:author="Powell, Deana" w:date="2026-03-05T15:34:00Z" w16du:dateUtc="2026-03-05T20:34:00Z">
        <w:r w:rsidR="00895D30">
          <w:delText>08</w:delText>
        </w:r>
      </w:del>
      <w:ins w:id="2224" w:author="Powell, Deana" w:date="2026-03-05T15:34:00Z" w16du:dateUtc="2026-03-05T20:34:00Z">
        <w:r>
          <w:t>14</w:t>
        </w:r>
      </w:ins>
      <w:r>
        <w:t>-APR-</w:t>
      </w:r>
      <w:bookmarkEnd w:id="2222"/>
      <w:del w:id="2225" w:author="Powell, Deana" w:date="2026-03-05T15:34:00Z" w16du:dateUtc="2026-03-05T20:34:00Z">
        <w:r w:rsidR="00895D30">
          <w:delText>2022</w:delText>
        </w:r>
      </w:del>
      <w:ins w:id="2226" w:author="Powell, Deana" w:date="2026-03-05T15:34:00Z" w16du:dateUtc="2026-03-05T20:34:00Z">
        <w:r w:rsidR="00DD0951">
          <w:t>2025</w:t>
        </w:r>
      </w:ins>
      <w:r>
        <w:t xml:space="preserve">, 138 participants with </w:t>
      </w:r>
      <w:ins w:id="2227" w:author="Powell, Deana" w:date="2026-03-05T15:34:00Z" w16du:dateUtc="2026-03-05T20:34:00Z">
        <w:r>
          <w:t xml:space="preserve">R/R </w:t>
        </w:r>
      </w:ins>
      <w:r>
        <w:t xml:space="preserve">B-cell malignancies have been enrolled and 136 treated in the study. </w:t>
      </w:r>
      <w:del w:id="2228" w:author="Powell, Deana" w:date="2026-03-05T15:34:00Z" w16du:dateUtc="2026-03-05T20:34:00Z">
        <w:r w:rsidR="00895D30">
          <w:delText xml:space="preserve">A total of 107 (78.7%) treated participants discontinued the study treatment, primarily due to clinical disease progression (23.5%) or radiological disease progression (19.1%). </w:delText>
        </w:r>
      </w:del>
      <w:r>
        <w:t xml:space="preserve">Of the 136 treated participants, 112 participants received 65 mg nemtabrutinib </w:t>
      </w:r>
      <w:del w:id="2229" w:author="Powell, Deana" w:date="2026-03-05T15:34:00Z" w16du:dateUtc="2026-03-05T20:34:00Z">
        <w:r w:rsidR="00895D30">
          <w:delText xml:space="preserve">QD and 57 were CLL/SLL participants. </w:delText>
        </w:r>
      </w:del>
    </w:p>
    <w:p w14:paraId="1E066F5D" w14:textId="1241226D" w:rsidR="0074605C" w:rsidRDefault="00895D30" w:rsidP="001C1220">
      <w:pPr>
        <w:pStyle w:val="Paragraph"/>
      </w:pPr>
      <w:del w:id="2230" w:author="Powell, Deana" w:date="2026-03-05T15:34:00Z" w16du:dateUtc="2026-03-05T20:34:00Z">
        <w:r>
          <w:delText>Six participants treated at 65 mg QD (either</w:delText>
        </w:r>
      </w:del>
      <w:ins w:id="2231" w:author="Powell, Deana" w:date="2026-03-05T15:34:00Z" w16du:dateUtc="2026-03-05T20:34:00Z">
        <w:r w:rsidR="00071ED3">
          <w:t>qd</w:t>
        </w:r>
        <w:r w:rsidR="00526A29">
          <w:t xml:space="preserve"> (the RP2D)</w:t>
        </w:r>
      </w:ins>
      <w:r w:rsidR="00526A29">
        <w:t xml:space="preserve"> in </w:t>
      </w:r>
      <w:ins w:id="2232" w:author="Powell, Deana" w:date="2026-03-05T15:34:00Z" w16du:dateUtc="2026-03-05T20:34:00Z">
        <w:r w:rsidR="00526A29">
          <w:t xml:space="preserve">both </w:t>
        </w:r>
      </w:ins>
      <w:r w:rsidR="00526A29">
        <w:t>dose escalation</w:t>
      </w:r>
      <w:del w:id="2233" w:author="Powell, Deana" w:date="2026-03-05T15:34:00Z" w16du:dateUtc="2026-03-05T20:34:00Z">
        <w:r>
          <w:delText>,</w:delText>
        </w:r>
      </w:del>
      <w:ins w:id="2234" w:author="Powell, Deana" w:date="2026-03-05T15:34:00Z" w16du:dateUtc="2026-03-05T20:34:00Z">
        <w:r w:rsidR="00526A29">
          <w:t xml:space="preserve"> and</w:t>
        </w:r>
      </w:ins>
      <w:r w:rsidR="00526A29">
        <w:t xml:space="preserve"> cohort expansion</w:t>
      </w:r>
      <w:del w:id="2235" w:author="Powell, Deana" w:date="2026-03-05T15:34:00Z" w16du:dateUtc="2026-03-05T20:34:00Z">
        <w:r>
          <w:delText xml:space="preserve">, or in various cohorts) reported 8 DLTs; 7 </w:delText>
        </w:r>
      </w:del>
      <w:ins w:id="2236" w:author="Powell, Deana" w:date="2026-03-05T15:34:00Z" w16du:dateUtc="2026-03-05T20:34:00Z">
        <w:r w:rsidR="00526A29">
          <w:t xml:space="preserve"> phases (57 were participants with CLL/SLL participants, 49 </w:t>
        </w:r>
      </w:ins>
      <w:r w:rsidR="00526A29">
        <w:t xml:space="preserve">were </w:t>
      </w:r>
      <w:del w:id="2237" w:author="Powell, Deana" w:date="2026-03-05T15:34:00Z" w16du:dateUtc="2026-03-05T20:34:00Z">
        <w:r>
          <w:delText xml:space="preserve">considered related to </w:delText>
        </w:r>
      </w:del>
      <w:ins w:id="2238" w:author="Powell, Deana" w:date="2026-03-05T15:34:00Z" w16du:dateUtc="2026-03-05T20:34:00Z">
        <w:r w:rsidR="00526A29">
          <w:t xml:space="preserve">participants with B-cell NHL, </w:t>
        </w:r>
      </w:ins>
      <w:r w:rsidR="00526A29">
        <w:t xml:space="preserve">and </w:t>
      </w:r>
      <w:del w:id="2239" w:author="Powell, Deana" w:date="2026-03-05T15:34:00Z" w16du:dateUtc="2026-03-05T20:34:00Z">
        <w:r>
          <w:delText>1 was considered unrelated to nemtabrutinib by the investigator. Of these, 1 participant experienced neutropenia (Grade 4), 1 participant experienced neutropenia twice (Grade 2 and Grade 3), 1 participant experienced platelet count decreased (Grade 4), 1 participant experienced rash (Grade 3), 1 participant experienced pruritus (Grade 3) and maculopapular rash (Grade 3), and 1 participant experienced supraventricular tachycardia (Grade 3). No MTD was defined.</w:delText>
        </w:r>
      </w:del>
      <w:ins w:id="2240" w:author="Powell, Deana" w:date="2026-03-05T15:34:00Z" w16du:dateUtc="2026-03-05T20:34:00Z">
        <w:r w:rsidR="00526A29">
          <w:t>6 were participants with WM).</w:t>
        </w:r>
      </w:ins>
    </w:p>
    <w:p w14:paraId="77EAF489" w14:textId="09D0FC19" w:rsidR="0074605C" w:rsidRDefault="00526A29">
      <w:pPr>
        <w:pStyle w:val="Paragraph"/>
        <w:rPr>
          <w:ins w:id="2241" w:author="Powell, Deana" w:date="2026-03-05T15:34:00Z" w16du:dateUtc="2026-03-05T20:34:00Z"/>
        </w:rPr>
      </w:pPr>
      <w:ins w:id="2242" w:author="Powell, Deana" w:date="2026-03-05T15:34:00Z" w16du:dateUtc="2026-03-05T20:34:00Z">
        <w:r>
          <w:t>Prior treatment, for those participants treated with 65 mg nemtabrutinib, included a BTKi in all CLL/SLL participants. Prior treatment with both a BTKi and a BCL2i was reported in 47.4% of CLL/SLL participants. The median number of prior lines of therapy was 4 for CLL/SLL participants.</w:t>
        </w:r>
      </w:ins>
    </w:p>
    <w:p w14:paraId="0BB41CFD" w14:textId="316407C6" w:rsidR="0074605C" w:rsidRDefault="00526A29">
      <w:pPr>
        <w:pStyle w:val="Paragraph"/>
        <w:rPr>
          <w:ins w:id="2243" w:author="Powell, Deana" w:date="2026-03-05T15:34:00Z" w16du:dateUtc="2026-03-05T20:34:00Z"/>
        </w:rPr>
      </w:pPr>
      <w:ins w:id="2244" w:author="Powell, Deana" w:date="2026-03-05T15:34:00Z" w16du:dateUtc="2026-03-05T20:34:00Z">
        <w:r>
          <w:t>The median follow-up of 57 participants with CLL/SLL that received 65 mg qd nemtabrutinib was 9.4 months (range: 0.13 to 58.02). Responses in these participants included: 1 (1.8%) participants had a CR, 16 (28.1%) had a PR, and 15 (26.3%) had PRL as a BOR. The ORR for CLL/SLL participants was 56.1% and 29.8% excluding PRL. Median DOR for responding participants was 26.0 months (95% CI: 13.9 to 35.8). Among these CLL/SLL participants, a total of 29 participants had PFS events. The median PFS was 15.9 months (95% CI: 10.1, 27.8).</w:t>
        </w:r>
      </w:ins>
    </w:p>
    <w:p w14:paraId="17C8DB12" w14:textId="77777777" w:rsidR="0074605C" w:rsidRDefault="00526A29">
      <w:pPr>
        <w:pStyle w:val="Paragraph"/>
        <w:rPr>
          <w:ins w:id="2245" w:author="Powell, Deana" w:date="2026-03-05T15:34:00Z" w16du:dateUtc="2026-03-05T20:34:00Z"/>
        </w:rPr>
      </w:pPr>
      <w:ins w:id="2246" w:author="Powell, Deana" w:date="2026-03-05T15:34:00Z" w16du:dateUtc="2026-03-05T20:34:00Z">
        <w:r>
          <w:t>The median follow-up of the 49 participants with B-cell NHL that received 65 mg qd nemtabrutinib was 3.7 months (range: 0.30 to 24.77). The overall ORR was 18.4% and by B</w:t>
        </w:r>
        <w:r>
          <w:noBreakHyphen/>
          <w:t xml:space="preserve">cell category was: 21.1% (4/19 participants) for those with RT, 10.0% (1/10 participants) for those with FL, 22.2% (2/9 participants) for those with MCL, 28.6% (2/7 participants) for those with MZL, and 0.0% for those with high-grade B-cell/DLBCL. Responses in these participants included: 3 (6.1%) participants had a CR, and 6 (12.2%) participants had a PR. </w:t>
        </w:r>
        <w:r>
          <w:rPr>
            <w:spacing w:val="-2"/>
          </w:rPr>
          <w:t>Median DOR for responding participants was 9.7 months (95% CI: 2.3 to NE).</w:t>
        </w:r>
      </w:ins>
    </w:p>
    <w:p w14:paraId="0F890E1E" w14:textId="77777777" w:rsidR="0074605C" w:rsidRDefault="00526A29">
      <w:pPr>
        <w:pStyle w:val="Paragraph"/>
        <w:rPr>
          <w:ins w:id="2247" w:author="Powell, Deana" w:date="2026-03-05T15:34:00Z" w16du:dateUtc="2026-03-05T20:34:00Z"/>
        </w:rPr>
      </w:pPr>
      <w:ins w:id="2248" w:author="Powell, Deana" w:date="2026-03-05T15:34:00Z" w16du:dateUtc="2026-03-05T20:34:00Z">
        <w:r>
          <w:lastRenderedPageBreak/>
          <w:t xml:space="preserve">The median follow-up of the 6 participants with WM that received 65 mg qd nemtabrutinib was 3.5 months (range: 2.37 to 57.53). The ORR rate in WM participants was 33.3% and 16.7% excluding PRL. Responses in these participants included: 1 (16.7%) participant had a very good PR and 1 (16.7%) participant had an MR. </w:t>
        </w:r>
        <w:r>
          <w:rPr>
            <w:spacing w:val="-2"/>
          </w:rPr>
          <w:t>Median DOR for responding participants was 16.6 months (95% CI: NE, NE).</w:t>
        </w:r>
      </w:ins>
    </w:p>
    <w:p w14:paraId="17EF60CE" w14:textId="77777777" w:rsidR="0074605C" w:rsidRDefault="00526A29">
      <w:pPr>
        <w:pStyle w:val="Paragraph"/>
        <w:rPr>
          <w:ins w:id="2249" w:author="Powell, Deana" w:date="2026-03-05T15:34:00Z" w16du:dateUtc="2026-03-05T20:34:00Z"/>
        </w:rPr>
      </w:pPr>
      <w:ins w:id="2250" w:author="Powell, Deana" w:date="2026-03-05T15:34:00Z" w16du:dateUtc="2026-03-05T20:34:00Z">
        <w:r>
          <w:t>The median exposure for participants treated in this study is 140 days (range: 4 to 1762). In this study, the MTD was not reached; at least 1 DLT was reported in 5 (3.7%) participants (N=136). DLTs were only reported in participants treated with nemtabrutinib 65 mg. All DLTs were reported in individual participants (events of leukocytosis, platelet count decreased, erythematous rash, and maculopapular rash), with the exception of 1 participant who experienced DLTs of cellulitis and neutropenia.</w:t>
        </w:r>
      </w:ins>
    </w:p>
    <w:p w14:paraId="55617263" w14:textId="10F0CCB7" w:rsidR="0074605C" w:rsidRDefault="00526A29" w:rsidP="001C1220">
      <w:pPr>
        <w:pStyle w:val="Paragraph"/>
      </w:pPr>
      <w:r>
        <w:t>The most common (≥25%) AEs observed across all doses included fatigue (</w:t>
      </w:r>
      <w:del w:id="2251" w:author="Powell, Deana" w:date="2026-03-05T15:34:00Z" w16du:dateUtc="2026-03-05T20:34:00Z">
        <w:r w:rsidR="00895D30">
          <w:delText>33.8</w:delText>
        </w:r>
      </w:del>
      <w:ins w:id="2252" w:author="Powell, Deana" w:date="2026-03-05T15:34:00Z" w16du:dateUtc="2026-03-05T20:34:00Z">
        <w:r>
          <w:t>39.0</w:t>
        </w:r>
      </w:ins>
      <w:r>
        <w:t>%), constipation (</w:t>
      </w:r>
      <w:del w:id="2253" w:author="Powell, Deana" w:date="2026-03-05T15:34:00Z" w16du:dateUtc="2026-03-05T20:34:00Z">
        <w:r w:rsidR="00895D30">
          <w:delText>33.1</w:delText>
        </w:r>
      </w:del>
      <w:ins w:id="2254" w:author="Powell, Deana" w:date="2026-03-05T15:34:00Z" w16du:dateUtc="2026-03-05T20:34:00Z">
        <w:r>
          <w:t>35.3</w:t>
        </w:r>
      </w:ins>
      <w:r>
        <w:t>%), dysgeusia (</w:t>
      </w:r>
      <w:del w:id="2255" w:author="Powell, Deana" w:date="2026-03-05T15:34:00Z" w16du:dateUtc="2026-03-05T20:34:00Z">
        <w:r w:rsidR="00895D30">
          <w:delText>31.6%), pyrexia (29.</w:delText>
        </w:r>
      </w:del>
      <w:ins w:id="2256" w:author="Powell, Deana" w:date="2026-03-05T15:34:00Z" w16du:dateUtc="2026-03-05T20:34:00Z">
        <w:r>
          <w:t>32.</w:t>
        </w:r>
      </w:ins>
      <w:r>
        <w:t>4%), peripheral edema</w:t>
      </w:r>
      <w:del w:id="2257" w:author="Powell, Deana" w:date="2026-03-05T15:34:00Z" w16du:dateUtc="2026-03-05T20:34:00Z">
        <w:r w:rsidR="00895D30">
          <w:delText>,</w:delText>
        </w:r>
      </w:del>
      <w:ins w:id="2258" w:author="Powell, Deana" w:date="2026-03-05T15:34:00Z" w16du:dateUtc="2026-03-05T20:34:00Z">
        <w:r>
          <w:t xml:space="preserve"> and hypertension (30.1% each), cough (29.4%), pyrexia and</w:t>
        </w:r>
      </w:ins>
      <w:r>
        <w:t xml:space="preserve"> neutrophil count decreased</w:t>
      </w:r>
      <w:del w:id="2259" w:author="Powell, Deana" w:date="2026-03-05T15:34:00Z" w16du:dateUtc="2026-03-05T20:34:00Z">
        <w:r w:rsidR="00895D30">
          <w:delText xml:space="preserve">, and cough (all at </w:delText>
        </w:r>
      </w:del>
      <w:ins w:id="2260" w:author="Powell, Deana" w:date="2026-03-05T15:34:00Z" w16du:dateUtc="2026-03-05T20:34:00Z">
        <w:r>
          <w:t xml:space="preserve"> (</w:t>
        </w:r>
      </w:ins>
      <w:r>
        <w:t>28.7</w:t>
      </w:r>
      <w:del w:id="2261" w:author="Powell, Deana" w:date="2026-03-05T15:34:00Z" w16du:dateUtc="2026-03-05T20:34:00Z">
        <w:r w:rsidR="00895D30">
          <w:delText>%), and</w:delText>
        </w:r>
      </w:del>
      <w:ins w:id="2262" w:author="Powell, Deana" w:date="2026-03-05T15:34:00Z" w16du:dateUtc="2026-03-05T20:34:00Z">
        <w:r>
          <w:t>% each),</w:t>
        </w:r>
      </w:ins>
      <w:r>
        <w:t xml:space="preserve"> nausea </w:t>
      </w:r>
      <w:del w:id="2263" w:author="Powell, Deana" w:date="2026-03-05T15:34:00Z" w16du:dateUtc="2026-03-05T20:34:00Z">
        <w:r w:rsidR="00895D30">
          <w:delText>and hypertension (both at 27.2</w:delText>
        </w:r>
      </w:del>
      <w:ins w:id="2264" w:author="Powell, Deana" w:date="2026-03-05T15:34:00Z" w16du:dateUtc="2026-03-05T20:34:00Z">
        <w:r>
          <w:t xml:space="preserve">(27.2%), </w:t>
        </w:r>
        <w:r>
          <w:rPr>
            <w:spacing w:val="-2"/>
          </w:rPr>
          <w:t>diarrhea (25.7%), and dizziness (25.0</w:t>
        </w:r>
      </w:ins>
      <w:r>
        <w:rPr>
          <w:spacing w:val="-2"/>
        </w:rPr>
        <w:t>%)</w:t>
      </w:r>
      <w:r>
        <w:t>. The most common (≥10%) treatment-related AEs (as per investigator assessment) included dysgeusia (18.4%), neutrophil count decreased (</w:t>
      </w:r>
      <w:del w:id="2265" w:author="Powell, Deana" w:date="2026-03-05T15:34:00Z" w16du:dateUtc="2026-03-05T20:34:00Z">
        <w:r w:rsidR="00895D30">
          <w:delText>17.6</w:delText>
        </w:r>
      </w:del>
      <w:ins w:id="2266" w:author="Powell, Deana" w:date="2026-03-05T15:34:00Z" w16du:dateUtc="2026-03-05T20:34:00Z">
        <w:r>
          <w:t>16.9</w:t>
        </w:r>
      </w:ins>
      <w:r>
        <w:t xml:space="preserve">%), nausea and fatigue (both at 12.5% each), and </w:t>
      </w:r>
      <w:del w:id="2267" w:author="Powell, Deana" w:date="2026-03-05T15:34:00Z" w16du:dateUtc="2026-03-05T20:34:00Z">
        <w:r w:rsidR="00895D30">
          <w:delText>platelet count decreased (10.3%).</w:delText>
        </w:r>
      </w:del>
      <w:ins w:id="2268" w:author="Powell, Deana" w:date="2026-03-05T15:34:00Z" w16du:dateUtc="2026-03-05T20:34:00Z">
        <w:r>
          <w:t>diarrhea (11.0%).</w:t>
        </w:r>
      </w:ins>
      <w:r>
        <w:t xml:space="preserve"> SAEs were reported in </w:t>
      </w:r>
      <w:del w:id="2269" w:author="Powell, Deana" w:date="2026-03-05T15:34:00Z" w16du:dateUtc="2026-03-05T20:34:00Z">
        <w:r w:rsidR="00895D30">
          <w:delText>47.1</w:delText>
        </w:r>
      </w:del>
      <w:ins w:id="2270" w:author="Powell, Deana" w:date="2026-03-05T15:34:00Z" w16du:dateUtc="2026-03-05T20:34:00Z">
        <w:r>
          <w:t>49.3</w:t>
        </w:r>
      </w:ins>
      <w:r>
        <w:t xml:space="preserve">% participants, of </w:t>
      </w:r>
      <w:r w:rsidR="00CA7C73">
        <w:t>which</w:t>
      </w:r>
      <w:del w:id="2271" w:author="Powell, Deana" w:date="2026-03-05T15:34:00Z" w16du:dateUtc="2026-03-05T20:34:00Z">
        <w:r w:rsidR="00895D30">
          <w:delText>,</w:delText>
        </w:r>
      </w:del>
      <w:r>
        <w:t xml:space="preserve"> 8.1% were assessed by the investigator as treatment-related. SAEs that were assessed by the investigator as related to nemtabrutinib included 2 cases of rash maculopapular and singular events of febrile neutropenia, neutrophil count decreased, supraventricular tachycardia, blood creatinine increased, lipase increased, bradycardia, cellulitis, diarrhea, drug reaction with eosinophilia and systemic symptoms, and rash erythematous. </w:t>
      </w:r>
      <w:del w:id="2272" w:author="Powell, Deana" w:date="2026-03-05T15:34:00Z" w16du:dateUtc="2026-03-05T20:34:00Z">
        <w:r w:rsidR="00895D30">
          <w:delText>A total of 28 (20.6%)</w:delText>
        </w:r>
      </w:del>
      <w:ins w:id="2273" w:author="Powell, Deana" w:date="2026-03-05T15:34:00Z" w16du:dateUtc="2026-03-05T20:34:00Z">
        <w:r>
          <w:t>Overall, 26.5%</w:t>
        </w:r>
      </w:ins>
      <w:r>
        <w:t xml:space="preserve"> participants discontinued study treatment due to an AE; </w:t>
      </w:r>
      <w:del w:id="2274" w:author="Powell, Deana" w:date="2026-03-05T15:34:00Z" w16du:dateUtc="2026-03-05T20:34:00Z">
        <w:r w:rsidR="00895D30">
          <w:delText>16 (11.8</w:delText>
        </w:r>
      </w:del>
      <w:ins w:id="2275" w:author="Powell, Deana" w:date="2026-03-05T15:34:00Z" w16du:dateUtc="2026-03-05T20:34:00Z">
        <w:r>
          <w:t>14.0</w:t>
        </w:r>
      </w:ins>
      <w:r>
        <w:t>%) were considered to be related to study treatment.</w:t>
      </w:r>
      <w:ins w:id="2276" w:author="Powell, Deana" w:date="2026-03-05T15:34:00Z" w16du:dateUtc="2026-03-05T20:34:00Z">
        <w:r>
          <w:t xml:space="preserve"> The most common (&gt;1% incidence) treatment-related TEAEs that led to treatment discontinuation were maculopapular rash (2.9%), and platelet count decreased, rash, and hypertension (1.5% each).</w:t>
        </w:r>
      </w:ins>
      <w:r>
        <w:t xml:space="preserve"> There were 7 reported deaths; none were assessed as related to nemtabrutinib or met the definition of DLT. </w:t>
      </w:r>
      <w:del w:id="2277" w:author="Powell, Deana" w:date="2026-03-05T15:34:00Z" w16du:dateUtc="2026-03-05T20:34:00Z">
        <w:r w:rsidR="00895D30">
          <w:delText>Of the 7 deaths, 4 were due to respiratory failure and there were individual events of dyspnea, fall, and sepsis</w:delText>
        </w:r>
      </w:del>
      <w:ins w:id="2278" w:author="Powell, Deana" w:date="2026-03-05T15:34:00Z" w16du:dateUtc="2026-03-05T20:34:00Z">
        <w:r>
          <w:t>Of the 9 (6.6%) deaths</w:t>
        </w:r>
        <w:r w:rsidR="00CE108B">
          <w:t xml:space="preserve"> reported, a</w:t>
        </w:r>
        <w:r>
          <w:t xml:space="preserve"> single event of septic shock was considered to be related to study intervention, as per investigator assessment. The participant with the fatal event of septic shock had neutropenia, which was considered to be related to study treatment by the investigator, and then developed COVID-19, acute respiratory distress syndrome and died. Because of the initial event of treatment-related neutropenia, the investigator considered this death to be related to study treatment</w:t>
        </w:r>
      </w:ins>
      <w:r>
        <w:t>.</w:t>
      </w:r>
    </w:p>
    <w:p w14:paraId="00EA5164" w14:textId="77777777" w:rsidR="00CD0039" w:rsidRDefault="00895D30" w:rsidP="009D10CD">
      <w:pPr>
        <w:pStyle w:val="paragraph0"/>
        <w:rPr>
          <w:del w:id="2279" w:author="Powell, Deana" w:date="2026-03-05T15:34:00Z" w16du:dateUtc="2026-03-05T20:34:00Z"/>
        </w:rPr>
      </w:pPr>
      <w:del w:id="2280" w:author="Powell, Deana" w:date="2026-03-05T15:34:00Z" w16du:dateUtc="2026-03-05T20:34:00Z">
        <w:r>
          <w:delText>The efficacy results for the 57 CLL/SLL participants treated with 65 mg nemtabrutinib showed an ORR of 56.1% (95% CI: 42.4, 69.3). In addition, participants responded to nemtabrutinib treatment regardless of whether the BTK-C481 mutation was present (Cohort A ORR of 60.0% [15 of 25 participants]) or not (Cohort B ORR of 40.0% [4 of 10 participants]). Of the CLL/SLL participants, 2 (3.5%) had a CR. The number of participants achieving a PR was 15 (26.3%) or SD was 16 (28.1%).</w:delText>
        </w:r>
      </w:del>
    </w:p>
    <w:p w14:paraId="384112B0" w14:textId="77777777" w:rsidR="00CD0039" w:rsidRDefault="00895D30" w:rsidP="009D10CD">
      <w:pPr>
        <w:pStyle w:val="paragraph0"/>
        <w:rPr>
          <w:del w:id="2281" w:author="Powell, Deana" w:date="2026-03-05T15:34:00Z" w16du:dateUtc="2026-03-05T20:34:00Z"/>
        </w:rPr>
      </w:pPr>
      <w:del w:id="2282" w:author="Powell, Deana" w:date="2026-03-05T15:34:00Z" w16du:dateUtc="2026-03-05T20:34:00Z">
        <w:r>
          <w:lastRenderedPageBreak/>
          <w:delText>Overall, preliminary data demonstrate that nemtabrutinib has a manageable safety profile, favorable PK profile, and demonstrates preliminary signs of antitumor activity in CLL/SLL, including both ibrutinib-resistant BTK-C481S mutant CLL/SLL and B-cell NHL participants.</w:delText>
        </w:r>
      </w:del>
    </w:p>
    <w:p w14:paraId="166E189C" w14:textId="77777777" w:rsidR="0074605C" w:rsidRDefault="00526A29" w:rsidP="001C1220">
      <w:pPr>
        <w:pStyle w:val="Paragraph"/>
        <w:rPr>
          <w:b/>
          <w:bCs/>
        </w:rPr>
      </w:pPr>
      <w:r>
        <w:rPr>
          <w:b/>
          <w:bCs/>
        </w:rPr>
        <w:t>MK-1026-003 (BELLWAVE-003)</w:t>
      </w:r>
    </w:p>
    <w:p w14:paraId="18B2C794" w14:textId="24B07DE9" w:rsidR="0074605C" w:rsidRDefault="00526A29" w:rsidP="001C1220">
      <w:pPr>
        <w:pStyle w:val="Paragraph"/>
      </w:pPr>
      <w:r>
        <w:t>This is a Phase 2, open-label, dose escalation and expansion study evaluating the safety and efficacy of nemtabrutinib in participants with hematologic malignancies including CLL/SLL, Richter’s Transformation, MZL, MCL, FL, and WM. The study is divided into 2 parts: dose escalation and confirmation of a RP2D in CLL/SLL participants (Part 1) and cohort expansion (Part 2).</w:t>
      </w:r>
    </w:p>
    <w:p w14:paraId="3376CDF8" w14:textId="77777777" w:rsidR="00CD0039" w:rsidRDefault="00895D30" w:rsidP="009D10CD">
      <w:pPr>
        <w:pStyle w:val="paragraph0"/>
        <w:rPr>
          <w:del w:id="2283" w:author="Powell, Deana" w:date="2026-03-05T15:34:00Z" w16du:dateUtc="2026-03-05T20:34:00Z"/>
        </w:rPr>
      </w:pPr>
      <w:del w:id="2284" w:author="Powell, Deana" w:date="2026-03-05T15:34:00Z" w16du:dateUtc="2026-03-05T20:34:00Z">
        <w:r>
          <w:delText>As of the database cutoff date of 07-APR-2022, a total of 25 participants have been enrolled in the study (Part 1 has enrolled 16 participants and Part 2 has enrolled 9 participants as of data cutoff) and were treated with at least 1 dose of nemtabrutinib at 80 mg QD. Two participants have discontinued treatment: 1 due to subcapsular splenic hematoma and 1 due to hematoma.</w:delText>
        </w:r>
      </w:del>
    </w:p>
    <w:p w14:paraId="6FC874D7" w14:textId="77777777" w:rsidR="00CD0039" w:rsidRDefault="00895D30" w:rsidP="009D10CD">
      <w:pPr>
        <w:pStyle w:val="paragraph0"/>
        <w:rPr>
          <w:del w:id="2285" w:author="Powell, Deana" w:date="2026-03-05T15:34:00Z" w16du:dateUtc="2026-03-05T20:34:00Z"/>
        </w:rPr>
      </w:pPr>
      <w:del w:id="2286" w:author="Powell, Deana" w:date="2026-03-05T15:34:00Z" w16du:dateUtc="2026-03-05T20:34:00Z">
        <w:r>
          <w:delText>A total of 3 participants treated at 80 mg QD experienced 5 DLTs (2 events of hematoma and 1 fatal event of hemorrhage intracranial occurred in 1 participant, and single events of drug eruption and lipase increased). Based on the mTPI design, the MTD was not defined.</w:delText>
        </w:r>
      </w:del>
    </w:p>
    <w:p w14:paraId="78373C76" w14:textId="77777777" w:rsidR="00CD0039" w:rsidRDefault="00895D30" w:rsidP="009D10CD">
      <w:pPr>
        <w:pStyle w:val="paragraph0"/>
        <w:rPr>
          <w:del w:id="2287" w:author="Powell, Deana" w:date="2026-03-05T15:34:00Z" w16du:dateUtc="2026-03-05T20:34:00Z"/>
        </w:rPr>
      </w:pPr>
      <w:del w:id="2288" w:author="Powell, Deana" w:date="2026-03-05T15:34:00Z" w16du:dateUtc="2026-03-05T20:34:00Z">
        <w:r>
          <w:delText>The most common (&gt;15% incidence) AEs included anemia and peripheral edema (both 24.0% each), constipation and dysgeusia (both 20.0% each), and fatigue (16.0%). Dysgeusia (16.0%) and anemia and peripheral edema (both 12.0% each) were considered to be treatment-related by the investigator. SAEs were reported in 36.0% participants, of which, 8.0% (2 participants) were assessed by the investigator as treatment related. One participant experienced hematoma and hemorrhage intercranial, the other participant experienced drug eruption. A total of 2 (8.0%) participants discontinued study treatment due to an AE; 1 (4.0%) event of hematoma was considered to be related to study treatment. There were 2 reported deaths: 1 event of sepsis (considered to be not related to treatment) and 1 event of hemorrhage intercranial that was assessed as related to nemtabrutinib.</w:delText>
        </w:r>
      </w:del>
    </w:p>
    <w:p w14:paraId="7A176B7B" w14:textId="77777777" w:rsidR="00CD0039" w:rsidRDefault="00895D30" w:rsidP="009D10CD">
      <w:pPr>
        <w:pStyle w:val="paragraph0"/>
        <w:rPr>
          <w:del w:id="2289" w:author="Powell, Deana" w:date="2026-03-05T15:34:00Z" w16du:dateUtc="2026-03-05T20:34:00Z"/>
        </w:rPr>
      </w:pPr>
      <w:del w:id="2290" w:author="Powell, Deana" w:date="2026-03-05T15:34:00Z" w16du:dateUtc="2026-03-05T20:34:00Z">
        <w:r>
          <w:delText>A total of 16 participants from Part 1 were evaluable for efficacy. The efficacy results showed ORR of 56.3% (95% CI: 29.9, 80.2) (9 participants of 16). The ORR excluding PRL was 50.0% (8 participants of 16). A total of 8 participants achieved a PR (50.0%), 1 participant achieved PRL (6.3%), and 2 participants achieved SD (12.5%).</w:delText>
        </w:r>
      </w:del>
    </w:p>
    <w:p w14:paraId="1D9F475E" w14:textId="21DB1176" w:rsidR="0074605C" w:rsidRDefault="00526A29">
      <w:pPr>
        <w:pStyle w:val="Paragraph"/>
        <w:rPr>
          <w:ins w:id="2291" w:author="Powell, Deana" w:date="2026-03-05T15:34:00Z" w16du:dateUtc="2026-03-05T20:34:00Z"/>
        </w:rPr>
      </w:pPr>
      <w:ins w:id="2292" w:author="Powell, Deana" w:date="2026-03-05T15:34:00Z" w16du:dateUtc="2026-03-05T20:34:00Z">
        <w:r>
          <w:t xml:space="preserve">As of the database cutoff date of 06-APR-2025, a total of 14 participants were treated with nemtabrutinib 45 mg, 380 participants were treated with nemtabrutinib 65 mg, and 107 participants were treated with nemtabrutinib 80 mg in Parts 1 and 2. Overall, the median number of prior lines of therapy was 3 (range: 1 to 11) across the 3 doses. Prior treatments included a covalent irreversible BTKi in 68.9%, BCL2i in 28.9%, both BTKi and BCL2i in 25.5%, and PI3K in 8.0%. The median follow-up was 14.1 months (range: 0.3, 47.3): 11.1 months (range: 1.6 to 13.0) for participants treatment with 45 mg nemtabrutinib in Part 1, 14.2 months (range: 0.3 to 29.4) for participants treated with 65 mg nemtabrutinib in Part 2, </w:t>
        </w:r>
        <w:r>
          <w:lastRenderedPageBreak/>
          <w:t>and 16.0 months (range: 0.3 to 47.3) for participants treatment with 80 mg nemtabrutinib in Parts 1 and 2.</w:t>
        </w:r>
      </w:ins>
    </w:p>
    <w:p w14:paraId="0A62DE58" w14:textId="77777777" w:rsidR="00E108A9" w:rsidRDefault="00E108A9">
      <w:pPr>
        <w:pStyle w:val="Paragraph"/>
        <w:rPr>
          <w:ins w:id="2293" w:author="Powell, Deana" w:date="2026-03-05T15:34:00Z" w16du:dateUtc="2026-03-05T20:34:00Z"/>
        </w:rPr>
      </w:pPr>
    </w:p>
    <w:p w14:paraId="0281A962" w14:textId="77777777" w:rsidR="0074605C" w:rsidRDefault="00526A29">
      <w:pPr>
        <w:pStyle w:val="Paragraph"/>
        <w:rPr>
          <w:ins w:id="2294" w:author="Powell, Deana" w:date="2026-03-05T15:34:00Z" w16du:dateUtc="2026-03-05T20:34:00Z"/>
          <w:b/>
          <w:bCs/>
        </w:rPr>
      </w:pPr>
      <w:ins w:id="2295" w:author="Powell, Deana" w:date="2026-03-05T15:34:00Z" w16du:dateUtc="2026-03-05T20:34:00Z">
        <w:r>
          <w:rPr>
            <w:b/>
            <w:bCs/>
          </w:rPr>
          <w:t>Part 1</w:t>
        </w:r>
      </w:ins>
    </w:p>
    <w:p w14:paraId="434BCBF9" w14:textId="77777777" w:rsidR="0074605C" w:rsidRDefault="00526A29">
      <w:pPr>
        <w:pStyle w:val="Paragraph"/>
        <w:rPr>
          <w:ins w:id="2296" w:author="Powell, Deana" w:date="2026-03-05T15:34:00Z" w16du:dateUtc="2026-03-05T20:34:00Z"/>
        </w:rPr>
      </w:pPr>
      <w:ins w:id="2297" w:author="Powell, Deana" w:date="2026-03-05T15:34:00Z" w16du:dateUtc="2026-03-05T20:34:00Z">
        <w:r>
          <w:t>DLTs were evaluated in Part 1 and MTD was not defined. As of the database cutoff date, at least 1 DLT was reported in 7 (46.7%) participants treated with nemtabrutinib 80 mg dose in Part 1 and 1 participant (7.7%) participants treated with nemtabrutinib 45 mg dose in Part 1. For participants with a starting dose of 80 mg, 1 participant experienced 3 DLTs: hematoma muscle, pain in the extremity (all Grade 3 events), and a fatal event of hemorrhage intracranial. The remaining 6 participants experienced individual DLTs of COVID-19 pneumonia, lipase increased, febrile neutropenia, asthenia, drug eruption, and enterocolitis. For participants with a starting dose of 45 mg, 1 participant experienced a DLT of acute kidney injury (Grade 3).</w:t>
        </w:r>
      </w:ins>
    </w:p>
    <w:p w14:paraId="4DDCF237" w14:textId="77777777" w:rsidR="0074605C" w:rsidRDefault="00526A29">
      <w:pPr>
        <w:pStyle w:val="Paragraph"/>
        <w:rPr>
          <w:ins w:id="2298" w:author="Powell, Deana" w:date="2026-03-05T15:34:00Z" w16du:dateUtc="2026-03-05T20:34:00Z"/>
        </w:rPr>
      </w:pPr>
      <w:ins w:id="2299" w:author="Powell, Deana" w:date="2026-03-05T15:34:00Z" w16du:dateUtc="2026-03-05T20:34:00Z">
        <w:r>
          <w:t>Of the 16 participants treated with 80 mg qd nemtabrutinib, the ORR (per investigator assessment) was 56.3% (all 9 participants achieved a PR).</w:t>
        </w:r>
        <w:r>
          <w:rPr>
            <w:spacing w:val="-2"/>
          </w:rPr>
          <w:t xml:space="preserve"> </w:t>
        </w:r>
        <w:r>
          <w:t xml:space="preserve">Most participants responding to treatment had a reduction in their tumor burden. Median DOR for responders was 11.1 month (range: 2.8 to 38.4+). </w:t>
        </w:r>
        <w:r>
          <w:rPr>
            <w:spacing w:val="-2"/>
          </w:rPr>
          <w:t>Of the 16 CLL/SLL participants treated in Part 1 with a starting dose of 80 mg nemtabrutinib, a total of 12 participants had PFS events resulting in a median PFS of 10.8 months (95% CI: 2.8, 16.7). The estimated PFS rate at 12 months was 43.8%.</w:t>
        </w:r>
      </w:ins>
    </w:p>
    <w:p w14:paraId="304501E5" w14:textId="77777777" w:rsidR="0074605C" w:rsidRDefault="00526A29">
      <w:pPr>
        <w:pStyle w:val="Paragraph"/>
        <w:rPr>
          <w:ins w:id="2300" w:author="Powell, Deana" w:date="2026-03-05T15:34:00Z" w16du:dateUtc="2026-03-05T20:34:00Z"/>
          <w:spacing w:val="-2"/>
        </w:rPr>
      </w:pPr>
      <w:ins w:id="2301" w:author="Powell, Deana" w:date="2026-03-05T15:34:00Z" w16du:dateUtc="2026-03-05T20:34:00Z">
        <w:r>
          <w:t xml:space="preserve">Of the 14 participants treated with 45 mg qd nemtabrutinib, the ORR (per investigator assessment) was 42.9% (6 participants achieved a PR). ORR including PRL was 50.0% (7 participants; 6 PR and 1 PRL). Most participants responding to treatment had a reduction in their tumor burden. Median DOR for responders has not been reached (range: 0.0+ to 8.2+). </w:t>
        </w:r>
        <w:r>
          <w:rPr>
            <w:spacing w:val="-2"/>
          </w:rPr>
          <w:t>Of the 14 CLL/SLL participants treated in Part 1 with 45 mg nemtabrutinib, a total of 6 participants had PFS events resulting in a median PFS was 11.3 months (95% CI: 3.1, NR). The estimated PFS rate at 6 months was 71.4%.</w:t>
        </w:r>
      </w:ins>
    </w:p>
    <w:p w14:paraId="626686D4" w14:textId="77777777" w:rsidR="0074605C" w:rsidRDefault="00526A29">
      <w:pPr>
        <w:pStyle w:val="Paragraph"/>
        <w:rPr>
          <w:ins w:id="2302" w:author="Powell, Deana" w:date="2026-03-05T15:34:00Z" w16du:dateUtc="2026-03-05T20:34:00Z"/>
          <w:b/>
          <w:bCs/>
        </w:rPr>
      </w:pPr>
      <w:ins w:id="2303" w:author="Powell, Deana" w:date="2026-03-05T15:34:00Z" w16du:dateUtc="2026-03-05T20:34:00Z">
        <w:r>
          <w:rPr>
            <w:b/>
            <w:bCs/>
          </w:rPr>
          <w:t>Part 2</w:t>
        </w:r>
      </w:ins>
    </w:p>
    <w:p w14:paraId="124F6EA7" w14:textId="77777777" w:rsidR="0074605C" w:rsidRDefault="00526A29">
      <w:pPr>
        <w:pStyle w:val="Paragraph"/>
        <w:rPr>
          <w:ins w:id="2304" w:author="Powell, Deana" w:date="2026-03-05T15:34:00Z" w16du:dateUtc="2026-03-05T20:34:00Z"/>
        </w:rPr>
      </w:pPr>
      <w:ins w:id="2305" w:author="Powell, Deana" w:date="2026-03-05T15:34:00Z" w16du:dateUtc="2026-03-05T20:34:00Z">
        <w:r>
          <w:t>For participants treated with 65 mg nemtabrutinib (N=379) the key results were:</w:t>
        </w:r>
      </w:ins>
    </w:p>
    <w:p w14:paraId="0C54A4E8" w14:textId="77777777" w:rsidR="0074605C" w:rsidRPr="001C1220" w:rsidRDefault="00526A29" w:rsidP="001C1220">
      <w:pPr>
        <w:pStyle w:val="ListBullet"/>
        <w:rPr>
          <w:ins w:id="2306" w:author="Powell, Deana" w:date="2026-03-05T15:34:00Z" w16du:dateUtc="2026-03-05T20:34:00Z"/>
        </w:rPr>
      </w:pPr>
      <w:bookmarkStart w:id="2307" w:name="_Hlk210909177"/>
      <w:ins w:id="2308" w:author="Powell, Deana" w:date="2026-03-05T15:34:00Z" w16du:dateUtc="2026-03-05T20:34:00Z">
        <w:r w:rsidRPr="001C1220">
          <w:t>CLL/SLL participants (N=155), for participants in Cohort A the ORR was 28.4% and ORR including PRL was 49.3%; 19 participants had a PR and 14 had a PRL as the BOR. The median DOR for responding participants was not reached and median PFS was 8.3 months (12-month PFS estimate was 38.5%). For Cohort B participants, the ORR was 52.3% and ORR including PRL was 72.7%; 23 participants had a PR and 9 had a PRL as BOR. The median DOR for responding participants was 19.4 months and median PFS was also 19.4 months (12-month PFS estimate was 72.5%). For Cohort C participants, the ORR was 34.1% and ORR including PRL was 56.8%; 15 participants had a PR and 10 had a PRL as BOR. The median DOR for responding participants was not reached and median PFS was 11.1 months (12-month PFS estimate was 46.7%).</w:t>
        </w:r>
      </w:ins>
    </w:p>
    <w:p w14:paraId="26472084" w14:textId="77777777" w:rsidR="0074605C" w:rsidRPr="001C1220" w:rsidRDefault="00526A29" w:rsidP="001C1220">
      <w:pPr>
        <w:pStyle w:val="ListBullet"/>
        <w:rPr>
          <w:ins w:id="2309" w:author="Powell, Deana" w:date="2026-03-05T15:34:00Z" w16du:dateUtc="2026-03-05T20:34:00Z"/>
        </w:rPr>
      </w:pPr>
      <w:ins w:id="2310" w:author="Powell, Deana" w:date="2026-03-05T15:34:00Z" w16du:dateUtc="2026-03-05T20:34:00Z">
        <w:r w:rsidRPr="001C1220">
          <w:lastRenderedPageBreak/>
          <w:t>B-cell NHL participants (N=171), for participants in Cohort D (R/R RT) the ORR was 10.3%; 1 participant had a CR and 2 had a PR as BOR. For participants in Cohort E (R/R MCL), the ORR was 22.2%; 7 participants had a CR and 7 had a PR as BOR. For participants in Cohort F (R/R MZL), the ORR was 44.4%; 5 participants had a CR and 7 had a PR as BOR. For participants in Cohort G (R/R FL), the ORR was 32.7%; 2 participants had a CR and 15 had a PR as BOR.</w:t>
        </w:r>
      </w:ins>
    </w:p>
    <w:p w14:paraId="11B71F54" w14:textId="77777777" w:rsidR="0074605C" w:rsidRPr="001C1220" w:rsidRDefault="00526A29" w:rsidP="001C1220">
      <w:pPr>
        <w:pStyle w:val="ListBullet"/>
        <w:rPr>
          <w:ins w:id="2311" w:author="Powell, Deana" w:date="2026-03-05T15:34:00Z" w16du:dateUtc="2026-03-05T20:34:00Z"/>
        </w:rPr>
      </w:pPr>
      <w:ins w:id="2312" w:author="Powell, Deana" w:date="2026-03-05T15:34:00Z" w16du:dateUtc="2026-03-05T20:34:00Z">
        <w:r w:rsidRPr="001C1220">
          <w:t>WM participants (N=53) for participants in Cohort H (R/R WM) the ORR was 22.2% and ORR including MR was 38.9%; 12 participants had a PR and 9 had a MR as BOR.</w:t>
        </w:r>
      </w:ins>
    </w:p>
    <w:p w14:paraId="7C251C1F" w14:textId="77777777" w:rsidR="001C1220" w:rsidRDefault="001C1220" w:rsidP="001C1220">
      <w:pPr>
        <w:pStyle w:val="ListEnd"/>
        <w:rPr>
          <w:ins w:id="2313" w:author="Powell, Deana" w:date="2026-03-05T15:34:00Z" w16du:dateUtc="2026-03-05T20:34:00Z"/>
        </w:rPr>
      </w:pPr>
    </w:p>
    <w:bookmarkEnd w:id="2307"/>
    <w:p w14:paraId="393995E9" w14:textId="77777777" w:rsidR="0074605C" w:rsidRDefault="00526A29" w:rsidP="001C1220">
      <w:pPr>
        <w:pStyle w:val="Paragraph"/>
        <w:rPr>
          <w:ins w:id="2314" w:author="Powell, Deana" w:date="2026-03-05T15:34:00Z" w16du:dateUtc="2026-03-05T20:34:00Z"/>
        </w:rPr>
      </w:pPr>
      <w:ins w:id="2315" w:author="Powell, Deana" w:date="2026-03-05T15:34:00Z" w16du:dateUtc="2026-03-05T20:34:00Z">
        <w:r>
          <w:t>The most common TEAEs associated with nemtabrutinib monotherapy were dysgeusia, constipation, myelosuppression, and fatigue. Common treatment-related, severe (≥Grade 3) TEAEs included myelosuppression and rash, and these were the most common events that also resulted in the discontinuation of nemtabrutinib treatment. A comparison of the safety profile between the 45, 65, and 80 mg doses showed that although the most frequently reported TEAEs were similar, more severe and serious events were reported with 80 mg and the risk of major bleeding were increased with the 80 mg dose.</w:t>
        </w:r>
      </w:ins>
    </w:p>
    <w:p w14:paraId="7138CE8E" w14:textId="77777777" w:rsidR="0074605C" w:rsidRDefault="00526A29" w:rsidP="001C1220">
      <w:pPr>
        <w:pStyle w:val="Paragraph"/>
        <w:rPr>
          <w:ins w:id="2316" w:author="Powell, Deana" w:date="2026-03-05T15:34:00Z" w16du:dateUtc="2026-03-05T20:34:00Z"/>
        </w:rPr>
      </w:pPr>
      <w:ins w:id="2317" w:author="Powell, Deana" w:date="2026-03-05T15:34:00Z" w16du:dateUtc="2026-03-05T20:34:00Z">
        <w:r>
          <w:t xml:space="preserve">A preliminary </w:t>
        </w:r>
        <w:r w:rsidR="00C30FF2">
          <w:t xml:space="preserve">concentration </w:t>
        </w:r>
        <w:r>
          <w:t xml:space="preserve">QTc analysis was performed using data from participants, including Part 1 (CLL/SLL participants R/R to BTKi and at least 2 lines of prior therapy) dosed at 80 mg </w:t>
        </w:r>
        <w:r w:rsidR="00071ED3">
          <w:t>qd</w:t>
        </w:r>
        <w:r>
          <w:t>, Part 2 Cohort B (CLL/SLL participants R/R to BTKi and a BCL2i), and Part 2 Cohort C (CLL/SLL participants R/R to at least 1 line of prior therapy and BTKi naïve) dosed 80 mg and 65 mg. Time-matched central triplicate ECGs and PK were collected predose, at multiple timepoints after a single dose (C1D1) as well as after multiple doses (C2D1 and C3D1) at steady state, and encompassed a range of exposures at the 65 and 80 mg dose levels and timepoints, including the T</w:t>
        </w:r>
        <w:r>
          <w:rPr>
            <w:vertAlign w:val="subscript"/>
          </w:rPr>
          <w:t>max</w:t>
        </w:r>
        <w:r>
          <w:t xml:space="preserve">. A total of 68 participants administered 65 mg </w:t>
        </w:r>
        <w:r w:rsidR="00071ED3">
          <w:t xml:space="preserve">qd </w:t>
        </w:r>
        <w:r>
          <w:t xml:space="preserve">and 51 participants administered 80 mg </w:t>
        </w:r>
        <w:r w:rsidR="00071ED3">
          <w:t>qd</w:t>
        </w:r>
        <w:r>
          <w:t xml:space="preserve"> had at least 1 pre- and post-dose timepoint for evaluation in the preliminary c-QTc evaluation. Neither a statistically significant nor clinically relevant relationship between nemtabrutinib exposure and </w:t>
        </w:r>
        <w:r w:rsidR="00C30FF2">
          <w:t xml:space="preserve">delta </w:t>
        </w:r>
        <w:r>
          <w:t xml:space="preserve">QTcF was identified from this preliminary analysis. The </w:t>
        </w:r>
        <w:r w:rsidR="00C30FF2">
          <w:t xml:space="preserve">delta QTcF </w:t>
        </w:r>
        <w:r>
          <w:t>estimate at C</w:t>
        </w:r>
        <w:r>
          <w:rPr>
            <w:vertAlign w:val="subscript"/>
          </w:rPr>
          <w:t>max</w:t>
        </w:r>
        <w:r>
          <w:t xml:space="preserve"> and corresponding 90% CIs at all doses studied fell below 10 msec.</w:t>
        </w:r>
      </w:ins>
    </w:p>
    <w:p w14:paraId="2B58FF4B" w14:textId="18E6D29E" w:rsidR="0074605C" w:rsidRDefault="00526A29" w:rsidP="001C1220">
      <w:pPr>
        <w:pStyle w:val="Paragraph"/>
      </w:pPr>
      <w:r>
        <w:t xml:space="preserve">Based on the totality of data reviewed (including safety, efficacy, PK, PD, and nonclinical toxicology), the benefit/risk profile favors 65 mg </w:t>
      </w:r>
      <w:del w:id="2318" w:author="Powell, Deana" w:date="2026-03-05T15:34:00Z" w16du:dateUtc="2026-03-05T20:34:00Z">
        <w:r w:rsidR="00895D30">
          <w:delText>QD</w:delText>
        </w:r>
      </w:del>
      <w:ins w:id="2319" w:author="Powell, Deana" w:date="2026-03-05T15:34:00Z" w16du:dateUtc="2026-03-05T20:34:00Z">
        <w:r w:rsidR="00071ED3">
          <w:t>qd</w:t>
        </w:r>
      </w:ins>
      <w:r>
        <w:t xml:space="preserve"> as it demonstrated comparable efficacy with 80 mg </w:t>
      </w:r>
      <w:del w:id="2320" w:author="Powell, Deana" w:date="2026-03-05T15:34:00Z" w16du:dateUtc="2026-03-05T20:34:00Z">
        <w:r w:rsidR="00895D30">
          <w:delText>QD</w:delText>
        </w:r>
      </w:del>
      <w:ins w:id="2321" w:author="Powell, Deana" w:date="2026-03-05T15:34:00Z" w16du:dateUtc="2026-03-05T20:34:00Z">
        <w:r w:rsidR="00071ED3">
          <w:t>qd</w:t>
        </w:r>
      </w:ins>
      <w:r>
        <w:t xml:space="preserve">, and more tolerable safety profile; therefore, the RP2D for nemtabrutinib when given as monotherapy is 65 mg </w:t>
      </w:r>
      <w:del w:id="2322" w:author="Powell, Deana" w:date="2026-03-05T15:34:00Z" w16du:dateUtc="2026-03-05T20:34:00Z">
        <w:r w:rsidR="00895D30">
          <w:delText>QD</w:delText>
        </w:r>
      </w:del>
      <w:ins w:id="2323" w:author="Powell, Deana" w:date="2026-03-05T15:34:00Z" w16du:dateUtc="2026-03-05T20:34:00Z">
        <w:r w:rsidR="00071ED3">
          <w:t>qd</w:t>
        </w:r>
      </w:ins>
      <w:r>
        <w:t>. Further details are provided in Section 4.3.3.</w:t>
      </w:r>
    </w:p>
    <w:p w14:paraId="1046B4B2" w14:textId="77777777" w:rsidR="0074605C" w:rsidRDefault="00526A29" w:rsidP="001C1220">
      <w:pPr>
        <w:pStyle w:val="Paragraph"/>
      </w:pPr>
      <w:r>
        <w:t>Refer to the current nemtabrutinib (MK-1026) IB for further details.</w:t>
      </w:r>
    </w:p>
    <w:p w14:paraId="038EB8FB" w14:textId="77777777" w:rsidR="00E864AC" w:rsidRPr="00CD0039" w:rsidRDefault="00526A29" w:rsidP="00CD0039">
      <w:pPr>
        <w:pStyle w:val="Heading3"/>
        <w:rPr>
          <w:rStyle w:val="SuggestedOptional"/>
          <w:color w:val="auto"/>
        </w:rPr>
      </w:pPr>
      <w:bookmarkStart w:id="2324" w:name="_Toc212096930"/>
      <w:bookmarkStart w:id="2325" w:name="_Toc140132362"/>
      <w:r w:rsidRPr="00CD0039">
        <w:rPr>
          <w:rStyle w:val="SuggestedOptional"/>
          <w:color w:val="auto"/>
        </w:rPr>
        <w:t>Information on Other Study-related Therapy</w:t>
      </w:r>
      <w:bookmarkEnd w:id="2324"/>
      <w:bookmarkEnd w:id="2325"/>
    </w:p>
    <w:p w14:paraId="155B1E06" w14:textId="77777777" w:rsidR="0074605C" w:rsidRDefault="00526A29" w:rsidP="001C1220">
      <w:pPr>
        <w:pStyle w:val="Paragraph"/>
      </w:pPr>
      <w:r>
        <w:t>Venetoclax and rituximab are approved for use in CLL. This protocol will permit the use of specified rituximab biosimilars (see Appendix 13). Rationale for the chosen comparators and supporting data is provided in Section 4.2.2.</w:t>
      </w:r>
    </w:p>
    <w:p w14:paraId="639B7F6E" w14:textId="77777777" w:rsidR="00307BD9" w:rsidRPr="00E864AC" w:rsidRDefault="00526A29" w:rsidP="0005199C">
      <w:pPr>
        <w:pStyle w:val="Heading2"/>
      </w:pPr>
      <w:bookmarkStart w:id="2326" w:name="_Toc212096931"/>
      <w:bookmarkStart w:id="2327" w:name="_Toc140132363"/>
      <w:r w:rsidRPr="00E864AC">
        <w:lastRenderedPageBreak/>
        <w:t>Benefit/Risk Assessment</w:t>
      </w:r>
      <w:bookmarkEnd w:id="2326"/>
      <w:bookmarkEnd w:id="2327"/>
    </w:p>
    <w:p w14:paraId="5F748217" w14:textId="77777777" w:rsidR="0074605C" w:rsidRDefault="00526A29" w:rsidP="001C1220">
      <w:pPr>
        <w:pStyle w:val="Paragraph"/>
      </w:pPr>
      <w:r>
        <w:t>It cannot be guaranteed that participants in clinical studies will directly benefit from treatment during participation, as clinical studies are designed to provide information about the safety and effectiveness of an investigational medicine. Current experience with nemtabrutinib in the clinical setting is summarized in Section 2.2.3 and the nemtabrutinib (MK-1026) IB.</w:t>
      </w:r>
    </w:p>
    <w:p w14:paraId="13AF921C" w14:textId="4A5583D1" w:rsidR="0074605C" w:rsidRDefault="00526A29" w:rsidP="001C1220">
      <w:pPr>
        <w:pStyle w:val="Paragraph"/>
      </w:pPr>
      <w:r>
        <w:t>The combination of VR for 6 months, followed by venetoclax monotherapy for 18 months, has been shown to improve outcomes for patients with CLL. Common Grade 3 to 4 events (≥10% incidence) observed with VR treatment in the MURANO study include neutropenia, infections and infestations, and anemia</w:t>
      </w:r>
      <w:r w:rsidR="00AA4CA2">
        <w:t xml:space="preserve"> </w:t>
      </w:r>
      <w:r w:rsidR="00B16DC4">
        <w:t>[Kater, A. P., et al 2020]</w:t>
      </w:r>
      <w:r>
        <w:t xml:space="preserve">. Common SAEs (&gt;2% incidence) in the VR arm included pneumonia, febrile neutropenia, and pyrexia </w:t>
      </w:r>
      <w:r w:rsidR="00B16DC4">
        <w:t>[Seymour, J. F., et al 2018]</w:t>
      </w:r>
      <w:r>
        <w:t>.</w:t>
      </w:r>
    </w:p>
    <w:p w14:paraId="51850946" w14:textId="77777777" w:rsidR="0074605C" w:rsidRDefault="00526A29" w:rsidP="001C1220">
      <w:pPr>
        <w:pStyle w:val="Paragraph"/>
      </w:pPr>
      <w:r>
        <w:t>The proposed study will enroll participants with relapsed or refractory CLL/SLL. As described in Section 2.2.2, nemtabrutinib is a non-covalent ATP competitive inhibitor of BTK. Preclinical studies and clinical data (see Section 2.2.3 and Section 2.2.4) demonstrate encouraging antitumor activity for nemtabrutinib, and support further investigation. Given the high risk of progression of disease and development of resistance to currently available BTKi’s in patients with CLL/SLL, there is an unmet medical need for more effective and tolerable treatment.</w:t>
      </w:r>
    </w:p>
    <w:p w14:paraId="77C198BE" w14:textId="77777777" w:rsidR="0074605C" w:rsidRDefault="00526A29" w:rsidP="001C1220">
      <w:pPr>
        <w:pStyle w:val="Paragraph"/>
      </w:pPr>
      <w:r>
        <w:t>Nemtabrutinib and venetoclax are generally well tolerated as monotherapy. Although the risks of neutropenia, anemia, thrombocytopenia, and diarrhea are common AEs to both nemtabrutinib and venetoclax, these risks can be monitored and are manageable. To mitigate these risks, the starting dose of nemtabrutinib will be lower than the monotherapy RP2D (discussed in Section 4.1.1), and dose modification guidance (Section 6.6.2) has been developed for this combination, in addition to careful monitoring of participants. The potential for synergistic activity for this combination together with the low likelihood of major overlapping toxicities presents a favorable benefit-risk assessment for this combination.</w:t>
      </w:r>
    </w:p>
    <w:p w14:paraId="590DBAD1" w14:textId="13D62EEE" w:rsidR="0074605C" w:rsidRDefault="00895D30" w:rsidP="001C1220">
      <w:pPr>
        <w:pStyle w:val="Paragraph"/>
        <w:rPr>
          <w:ins w:id="2328" w:author="Powell, Deana" w:date="2026-03-05T15:34:00Z" w16du:dateUtc="2026-03-05T20:34:00Z"/>
        </w:rPr>
      </w:pPr>
      <w:del w:id="2329" w:author="Powell, Deana" w:date="2026-03-05T15:34:00Z" w16du:dateUtc="2026-03-05T20:34:00Z">
        <w:r>
          <w:delText>To date, 161</w:delText>
        </w:r>
      </w:del>
      <w:ins w:id="2330" w:author="Powell, Deana" w:date="2026-03-05T15:34:00Z" w16du:dateUtc="2026-03-05T20:34:00Z">
        <w:r w:rsidR="00526A29">
          <w:rPr>
            <w:lang w:val="en"/>
          </w:rPr>
          <w:t>As per data cut off of 06-APR-2025, 1090</w:t>
        </w:r>
      </w:ins>
      <w:r w:rsidR="00526A29">
        <w:rPr>
          <w:lang w:val="en"/>
        </w:rPr>
        <w:t xml:space="preserve"> </w:t>
      </w:r>
      <w:r w:rsidR="00526A29">
        <w:t>participants have received nemtabrutinib at various doses (5 mg to 80 mg</w:t>
      </w:r>
      <w:del w:id="2331" w:author="Powell, Deana" w:date="2026-03-05T15:34:00Z" w16du:dateUtc="2026-03-05T20:34:00Z">
        <w:r>
          <w:delText>).</w:delText>
        </w:r>
      </w:del>
      <w:ins w:id="2332" w:author="Powell, Deana" w:date="2026-03-05T15:34:00Z" w16du:dateUtc="2026-03-05T20:34:00Z">
        <w:r w:rsidR="00526A29">
          <w:t>)</w:t>
        </w:r>
        <w:r w:rsidR="00526A29">
          <w:rPr>
            <w:lang w:val="en"/>
          </w:rPr>
          <w:t xml:space="preserve"> for a variety of hematological malignancies</w:t>
        </w:r>
        <w:r w:rsidR="00526A29">
          <w:t>.</w:t>
        </w:r>
      </w:ins>
      <w:r w:rsidR="00526A29">
        <w:t xml:space="preserve"> For MK-1026-001 (BELLWAVE-001), the most common (≥25%) TEAEs were fatigue (</w:t>
      </w:r>
      <w:del w:id="2333" w:author="Powell, Deana" w:date="2026-03-05T15:34:00Z" w16du:dateUtc="2026-03-05T20:34:00Z">
        <w:r>
          <w:delText>33.8</w:delText>
        </w:r>
      </w:del>
      <w:ins w:id="2334" w:author="Powell, Deana" w:date="2026-03-05T15:34:00Z" w16du:dateUtc="2026-03-05T20:34:00Z">
        <w:r w:rsidR="00526A29">
          <w:t>39.0</w:t>
        </w:r>
      </w:ins>
      <w:r w:rsidR="00526A29">
        <w:t>%), constipation (</w:t>
      </w:r>
      <w:del w:id="2335" w:author="Powell, Deana" w:date="2026-03-05T15:34:00Z" w16du:dateUtc="2026-03-05T20:34:00Z">
        <w:r>
          <w:delText>33.1</w:delText>
        </w:r>
      </w:del>
      <w:ins w:id="2336" w:author="Powell, Deana" w:date="2026-03-05T15:34:00Z" w16du:dateUtc="2026-03-05T20:34:00Z">
        <w:r w:rsidR="00526A29">
          <w:t>35.3</w:t>
        </w:r>
      </w:ins>
      <w:r w:rsidR="00526A29">
        <w:t>%), dysgeusia (</w:t>
      </w:r>
      <w:del w:id="2337" w:author="Powell, Deana" w:date="2026-03-05T15:34:00Z" w16du:dateUtc="2026-03-05T20:34:00Z">
        <w:r>
          <w:delText>31.6%), pyrexia (29</w:delText>
        </w:r>
      </w:del>
      <w:ins w:id="2338" w:author="Powell, Deana" w:date="2026-03-05T15:34:00Z" w16du:dateUtc="2026-03-05T20:34:00Z">
        <w:r w:rsidR="00526A29">
          <w:t>32</w:t>
        </w:r>
      </w:ins>
      <w:r w:rsidR="00526A29">
        <w:t xml:space="preserve">.4%), </w:t>
      </w:r>
      <w:r w:rsidR="00526A29">
        <w:rPr>
          <w:lang w:val="en"/>
        </w:rPr>
        <w:t>peripheral edema</w:t>
      </w:r>
      <w:del w:id="2339" w:author="Powell, Deana" w:date="2026-03-05T15:34:00Z" w16du:dateUtc="2026-03-05T20:34:00Z">
        <w:r>
          <w:delText xml:space="preserve">, </w:delText>
        </w:r>
      </w:del>
      <w:ins w:id="2340" w:author="Powell, Deana" w:date="2026-03-05T15:34:00Z" w16du:dateUtc="2026-03-05T20:34:00Z">
        <w:r w:rsidR="00526A29">
          <w:rPr>
            <w:lang w:val="en"/>
          </w:rPr>
          <w:t xml:space="preserve"> and hypertension (30.1% each), cough (29.4%), </w:t>
        </w:r>
        <w:r w:rsidR="00526A29">
          <w:t xml:space="preserve">pyrexia </w:t>
        </w:r>
        <w:r w:rsidR="00526A29">
          <w:rPr>
            <w:lang w:val="en"/>
          </w:rPr>
          <w:t xml:space="preserve">and </w:t>
        </w:r>
      </w:ins>
      <w:r w:rsidR="00526A29">
        <w:rPr>
          <w:lang w:val="en"/>
        </w:rPr>
        <w:t>neutrophil count decreased</w:t>
      </w:r>
      <w:del w:id="2341" w:author="Powell, Deana" w:date="2026-03-05T15:34:00Z" w16du:dateUtc="2026-03-05T20:34:00Z">
        <w:r>
          <w:delText xml:space="preserve">, and cough (all </w:delText>
        </w:r>
      </w:del>
      <w:ins w:id="2342" w:author="Powell, Deana" w:date="2026-03-05T15:34:00Z" w16du:dateUtc="2026-03-05T20:34:00Z">
        <w:r w:rsidR="00526A29">
          <w:t xml:space="preserve"> (</w:t>
        </w:r>
      </w:ins>
      <w:r w:rsidR="00526A29">
        <w:t>28.7</w:t>
      </w:r>
      <w:del w:id="2343" w:author="Powell, Deana" w:date="2026-03-05T15:34:00Z" w16du:dateUtc="2026-03-05T20:34:00Z">
        <w:r>
          <w:delText>% each), and</w:delText>
        </w:r>
      </w:del>
      <w:ins w:id="2344" w:author="Powell, Deana" w:date="2026-03-05T15:34:00Z" w16du:dateUtc="2026-03-05T20:34:00Z">
        <w:r w:rsidR="00526A29">
          <w:t>%),</w:t>
        </w:r>
      </w:ins>
      <w:r w:rsidR="00526A29">
        <w:t xml:space="preserve"> nausea </w:t>
      </w:r>
      <w:del w:id="2345" w:author="Powell, Deana" w:date="2026-03-05T15:34:00Z" w16du:dateUtc="2026-03-05T20:34:00Z">
        <w:r>
          <w:delText xml:space="preserve">and hypertension (both </w:delText>
        </w:r>
      </w:del>
      <w:ins w:id="2346" w:author="Powell, Deana" w:date="2026-03-05T15:34:00Z" w16du:dateUtc="2026-03-05T20:34:00Z">
        <w:r w:rsidR="00526A29">
          <w:rPr>
            <w:lang w:val="en"/>
          </w:rPr>
          <w:t>(</w:t>
        </w:r>
      </w:ins>
      <w:r w:rsidR="00526A29">
        <w:rPr>
          <w:lang w:val="en"/>
        </w:rPr>
        <w:t>27.2</w:t>
      </w:r>
      <w:del w:id="2347" w:author="Powell, Deana" w:date="2026-03-05T15:34:00Z" w16du:dateUtc="2026-03-05T20:34:00Z">
        <w:r>
          <w:delText>% each).</w:delText>
        </w:r>
      </w:del>
      <w:ins w:id="2348" w:author="Powell, Deana" w:date="2026-03-05T15:34:00Z" w16du:dateUtc="2026-03-05T20:34:00Z">
        <w:r w:rsidR="00526A29">
          <w:rPr>
            <w:lang w:val="en"/>
          </w:rPr>
          <w:t>.%), diarrhea (25.7%), and dizziness (25.0%)</w:t>
        </w:r>
        <w:r w:rsidR="00526A29">
          <w:t>.</w:t>
        </w:r>
      </w:ins>
      <w:r w:rsidR="00526A29">
        <w:t xml:space="preserve"> For MK-1026-003 (BELLWAVE-003), the most common (≥</w:t>
      </w:r>
      <w:del w:id="2349" w:author="Powell, Deana" w:date="2026-03-05T15:34:00Z" w16du:dateUtc="2026-03-05T20:34:00Z">
        <w:r>
          <w:delText>15</w:delText>
        </w:r>
      </w:del>
      <w:ins w:id="2350" w:author="Powell, Deana" w:date="2026-03-05T15:34:00Z" w16du:dateUtc="2026-03-05T20:34:00Z">
        <w:r w:rsidR="00526A29">
          <w:t>25</w:t>
        </w:r>
      </w:ins>
      <w:r w:rsidR="00526A29">
        <w:t>%) TEAEs were</w:t>
      </w:r>
      <w:del w:id="2351" w:author="Powell, Deana" w:date="2026-03-05T15:34:00Z" w16du:dateUtc="2026-03-05T20:34:00Z">
        <w:r>
          <w:delText xml:space="preserve"> anemia and edema peripheral (both 24.0% each), </w:delText>
        </w:r>
      </w:del>
      <w:ins w:id="2352" w:author="Powell, Deana" w:date="2026-03-05T15:34:00Z" w16du:dateUtc="2026-03-05T20:34:00Z">
        <w:r w:rsidR="00526A29">
          <w:t>:</w:t>
        </w:r>
      </w:ins>
    </w:p>
    <w:p w14:paraId="7EC4BF43" w14:textId="0432D1AA" w:rsidR="0074605C" w:rsidRDefault="00526A29" w:rsidP="001C1220">
      <w:pPr>
        <w:pStyle w:val="ListBullet"/>
        <w:rPr>
          <w:ins w:id="2353" w:author="Powell, Deana" w:date="2026-03-05T15:34:00Z" w16du:dateUtc="2026-03-05T20:34:00Z"/>
        </w:rPr>
      </w:pPr>
      <w:ins w:id="2354" w:author="Powell, Deana" w:date="2026-03-05T15:34:00Z" w16du:dateUtc="2026-03-05T20:34:00Z">
        <w:r w:rsidRPr="679CC04D">
          <w:t xml:space="preserve">80 mg nemtabrutinib: </w:t>
        </w:r>
      </w:ins>
      <w:r w:rsidRPr="679CC04D">
        <w:t xml:space="preserve">constipation </w:t>
      </w:r>
      <w:del w:id="2355" w:author="Powell, Deana" w:date="2026-03-05T15:34:00Z" w16du:dateUtc="2026-03-05T20:34:00Z">
        <w:r w:rsidR="00895D30">
          <w:delText>and dysgeusia (both 20.0% each), and fatigue (16</w:delText>
        </w:r>
      </w:del>
      <w:ins w:id="2356" w:author="Powell, Deana" w:date="2026-03-05T15:34:00Z" w16du:dateUtc="2026-03-05T20:34:00Z">
        <w:r w:rsidRPr="679CC04D">
          <w:t>(33.6%), pyrexia (28</w:t>
        </w:r>
      </w:ins>
      <w:r w:rsidRPr="679CC04D">
        <w:t>.0</w:t>
      </w:r>
      <w:del w:id="2357" w:author="Powell, Deana" w:date="2026-03-05T15:34:00Z" w16du:dateUtc="2026-03-05T20:34:00Z">
        <w:r w:rsidR="00895D30">
          <w:delText>%). Common SAEs included pyrexia (6.6%),</w:delText>
        </w:r>
      </w:del>
      <w:ins w:id="2358" w:author="Powell, Deana" w:date="2026-03-05T15:34:00Z" w16du:dateUtc="2026-03-05T20:34:00Z">
        <w:r w:rsidRPr="679CC04D">
          <w:t>%), peripheral edema (22.4%), and anemia,</w:t>
        </w:r>
      </w:ins>
      <w:r w:rsidRPr="679CC04D">
        <w:t xml:space="preserve"> pneumonia</w:t>
      </w:r>
      <w:del w:id="2359" w:author="Powell, Deana" w:date="2026-03-05T15:34:00Z" w16du:dateUtc="2026-03-05T20:34:00Z">
        <w:r w:rsidR="00895D30">
          <w:delText xml:space="preserve"> (6.6%),</w:delText>
        </w:r>
      </w:del>
      <w:ins w:id="2360" w:author="Powell, Deana" w:date="2026-03-05T15:34:00Z" w16du:dateUtc="2026-03-05T20:34:00Z">
        <w:r w:rsidRPr="679CC04D">
          <w:t>, and COVID-19 (21.5% each).</w:t>
        </w:r>
      </w:ins>
    </w:p>
    <w:p w14:paraId="5CEA5749" w14:textId="77777777" w:rsidR="0074605C" w:rsidRDefault="00526A29" w:rsidP="001C1220">
      <w:pPr>
        <w:pStyle w:val="ListBullet"/>
        <w:rPr>
          <w:ins w:id="2361" w:author="Powell, Deana" w:date="2026-03-05T15:34:00Z" w16du:dateUtc="2026-03-05T20:34:00Z"/>
        </w:rPr>
      </w:pPr>
      <w:ins w:id="2362" w:author="Powell, Deana" w:date="2026-03-05T15:34:00Z" w16du:dateUtc="2026-03-05T20:34:00Z">
        <w:r w:rsidRPr="679CC04D">
          <w:t>65 mg nemtabrutinib: constipation (26.1%), pyrexia (22.4%), and anemia (20.8%).</w:t>
        </w:r>
      </w:ins>
    </w:p>
    <w:p w14:paraId="252385BB" w14:textId="61DDE114" w:rsidR="0074605C" w:rsidRDefault="00526A29" w:rsidP="001C1220">
      <w:pPr>
        <w:pStyle w:val="ListBullet"/>
        <w:rPr>
          <w:ins w:id="2363" w:author="Powell, Deana" w:date="2026-03-05T15:34:00Z" w16du:dateUtc="2026-03-05T20:34:00Z"/>
        </w:rPr>
      </w:pPr>
      <w:ins w:id="2364" w:author="Powell, Deana" w:date="2026-03-05T15:34:00Z" w16du:dateUtc="2026-03-05T20:34:00Z">
        <w:r w:rsidRPr="679CC04D">
          <w:lastRenderedPageBreak/>
          <w:t>45 mg nemtabrutinib: constipation (50.0%), thrombocytopenia</w:t>
        </w:r>
      </w:ins>
      <w:r w:rsidRPr="679CC04D">
        <w:t xml:space="preserve"> and </w:t>
      </w:r>
      <w:del w:id="2365" w:author="Powell, Deana" w:date="2026-03-05T15:34:00Z" w16du:dateUtc="2026-03-05T20:34:00Z">
        <w:r w:rsidR="00895D30">
          <w:delText xml:space="preserve">febrile neutropenia (5.1%) in the MK-1026-001 (BELLWAVE-001) study, </w:delText>
        </w:r>
      </w:del>
      <w:ins w:id="2366" w:author="Powell, Deana" w:date="2026-03-05T15:34:00Z" w16du:dateUtc="2026-03-05T20:34:00Z">
        <w:r w:rsidRPr="679CC04D">
          <w:t xml:space="preserve">dizziness (28.6% each), </w:t>
        </w:r>
      </w:ins>
      <w:r w:rsidRPr="679CC04D">
        <w:t xml:space="preserve">and </w:t>
      </w:r>
      <w:del w:id="2367" w:author="Powell, Deana" w:date="2026-03-05T15:34:00Z" w16du:dateUtc="2026-03-05T20:34:00Z">
        <w:r w:rsidR="00895D30">
          <w:delText>sepsis (12.0%) in the MK-1026-003 (BELLWAVE-003) study.</w:delText>
        </w:r>
      </w:del>
      <w:ins w:id="2368" w:author="Powell, Deana" w:date="2026-03-05T15:34:00Z" w16du:dateUtc="2026-03-05T20:34:00Z">
        <w:r w:rsidRPr="679CC04D">
          <w:t>cough, headache, UTI, leukocytosis (21.4% each).</w:t>
        </w:r>
      </w:ins>
    </w:p>
    <w:p w14:paraId="36FA6653" w14:textId="77777777" w:rsidR="001C1220" w:rsidRDefault="001C1220" w:rsidP="001C1220">
      <w:pPr>
        <w:pStyle w:val="ListEnd"/>
      </w:pPr>
    </w:p>
    <w:p w14:paraId="5ECE1439" w14:textId="0B272111" w:rsidR="0074605C" w:rsidRDefault="00526A29" w:rsidP="001C1220">
      <w:pPr>
        <w:pStyle w:val="Paragraph"/>
      </w:pPr>
      <w:r>
        <w:t>Participants taking nemtabrutinib should be monitored for signs and symptoms of hemorrhages (including major and fatal bleeds), hematopoietic cytopenia, hypertension, infection, hypersensitivity, and cardiac arrhythmia. These events are considered either identified risks (based on available safety data for nemtabrutinib as of cutoff date) or potential risks (based on the class effects of BTK inhibitors). Nemtabrutinib and other BTK inhibitors have reported life-threatening and fatal hemorrhagic AEs and infections.</w:t>
      </w:r>
    </w:p>
    <w:p w14:paraId="22EABEE0" w14:textId="77777777" w:rsidR="0074605C" w:rsidRDefault="00526A29" w:rsidP="001C1220">
      <w:pPr>
        <w:pStyle w:val="Paragraph"/>
      </w:pPr>
      <w:r>
        <w:t>Risks and benefits of anticoagulant or antiplatelet therapies should be considered when coadministered with nemtabrutinib due to the risk of hemorrhage.</w:t>
      </w:r>
    </w:p>
    <w:p w14:paraId="22A96DFF" w14:textId="77777777" w:rsidR="0074605C" w:rsidRDefault="00526A29" w:rsidP="001C1220">
      <w:pPr>
        <w:pStyle w:val="Paragraph"/>
      </w:pPr>
      <w:r>
        <w:t>Patients who have bulky adenopathy are at risk of developing TLS. Studies utilizing venetoclax have allowed for the administration of tumor reducing agents before venetoclax. In this study, initial treatment with nemtabrutinib is expected to reduce the size of bulky adenopathy, which would improve tolerability to venetoclax and reduce the risk for tumor lysis.</w:t>
      </w:r>
    </w:p>
    <w:p w14:paraId="58ED8236" w14:textId="77777777" w:rsidR="0074605C" w:rsidRDefault="00526A29" w:rsidP="001C1220">
      <w:pPr>
        <w:pStyle w:val="Paragraph"/>
      </w:pPr>
      <w:r>
        <w:t>Additional details regarding specific benefits and risks for participants participating in this clinical study may be found in the nemtabrutinib (MK-1026) IB and informed consent documents.</w:t>
      </w:r>
    </w:p>
    <w:p w14:paraId="2AA942C3" w14:textId="77777777" w:rsidR="0074605C" w:rsidRDefault="00526A29" w:rsidP="001C1220">
      <w:pPr>
        <w:pStyle w:val="Paragraph"/>
      </w:pPr>
      <w:r>
        <w:rPr>
          <w:rFonts w:eastAsia="Calibri"/>
          <w:lang w:val="en-GB"/>
        </w:rPr>
        <w:t xml:space="preserve">The investigator will follow standard of care practice and follow-up for all participants enrolled in this study at their institution with respect to the </w:t>
      </w:r>
      <w:r>
        <w:rPr>
          <w:bCs/>
          <w:lang w:val="en-GB"/>
        </w:rPr>
        <w:t xml:space="preserve">COVID-19 (Coronavirus) pandemic. </w:t>
      </w:r>
      <w:r>
        <w:rPr>
          <w:rFonts w:eastAsia="Calibri"/>
          <w:lang w:val="en-GB"/>
        </w:rPr>
        <w:t xml:space="preserve">The Sponsor will implement measures, if required, to allow </w:t>
      </w:r>
      <w:r>
        <w:rPr>
          <w:lang w:val="en-GB"/>
        </w:rPr>
        <w:t>telemedicine, video or phone visits, using local services for procedures/study assessments, and assist with transport, etc.</w:t>
      </w:r>
    </w:p>
    <w:p w14:paraId="3A72F0F5" w14:textId="77777777" w:rsidR="00F91D62" w:rsidRDefault="00526A29" w:rsidP="00F91D62">
      <w:pPr>
        <w:pStyle w:val="Heading1"/>
        <w:pageBreakBefore/>
        <w:ind w:left="475" w:hanging="475"/>
      </w:pPr>
      <w:bookmarkStart w:id="2369" w:name="_Toc212096932"/>
      <w:bookmarkStart w:id="2370" w:name="_Toc140132364"/>
      <w:r w:rsidRPr="00F91D62">
        <w:lastRenderedPageBreak/>
        <w:t>HYPOTHESES, OBJECTIVES, AND ENDPOINTS</w:t>
      </w:r>
      <w:bookmarkEnd w:id="2369"/>
      <w:bookmarkEnd w:id="2370"/>
    </w:p>
    <w:p w14:paraId="6692B0BB" w14:textId="77777777" w:rsidR="00AA4CA2" w:rsidRDefault="00526A29">
      <w:pPr>
        <w:pStyle w:val="Paragraph"/>
      </w:pPr>
      <w:r>
        <w:t>Hypotheses are aligned with objectives in the Objectives and Endpoints table.</w:t>
      </w:r>
    </w:p>
    <w:p w14:paraId="2492EBF3" w14:textId="77777777" w:rsidR="00AA4CA2" w:rsidRDefault="00526A29" w:rsidP="001C1220">
      <w:pPr>
        <w:pStyle w:val="Paragraph"/>
      </w:pPr>
      <w:r>
        <w:t>In participants aged at least 18 years with relapsed or refractory CLL/SLL who have failed at least 1 prior line of therapy:</w:t>
      </w:r>
    </w:p>
    <w:p w14:paraId="33727FFA" w14:textId="77777777" w:rsidR="000A2AC1" w:rsidRPr="005D2FF3" w:rsidRDefault="000A2AC1" w:rsidP="005D2FF3">
      <w:pPr>
        <w:pStyle w:val="Paragraph"/>
        <w:keepNext/>
        <w:spacing w:before="0" w:after="0" w:line="20" w:lineRule="exact"/>
        <w:rPr>
          <w:sz w:val="2"/>
          <w:szCs w:val="2"/>
        </w:rPr>
      </w:pPr>
    </w:p>
    <w:tbl>
      <w:tblPr>
        <w:tblW w:w="898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600" w:firstRow="0" w:lastRow="0" w:firstColumn="0" w:lastColumn="0" w:noHBand="1" w:noVBand="1"/>
      </w:tblPr>
      <w:tblGrid>
        <w:gridCol w:w="4493"/>
        <w:gridCol w:w="4493"/>
      </w:tblGrid>
      <w:tr w:rsidR="00CA657C" w14:paraId="35C4EC17" w14:textId="77777777" w:rsidTr="00656D07">
        <w:tc>
          <w:tcPr>
            <w:tcW w:w="4493" w:type="dxa"/>
          </w:tcPr>
          <w:p w14:paraId="4AA46439" w14:textId="77777777" w:rsidR="000A2AC1" w:rsidRPr="006B45B8" w:rsidRDefault="00526A29" w:rsidP="006E7BD1">
            <w:pPr>
              <w:pStyle w:val="TableLeft"/>
              <w:keepNext/>
              <w:rPr>
                <w:b/>
                <w:bCs w:val="0"/>
              </w:rPr>
            </w:pPr>
            <w:r w:rsidRPr="006B45B8">
              <w:rPr>
                <w:b/>
                <w:bCs w:val="0"/>
              </w:rPr>
              <w:t>Primary Objective</w:t>
            </w:r>
          </w:p>
        </w:tc>
        <w:tc>
          <w:tcPr>
            <w:tcW w:w="4493" w:type="dxa"/>
          </w:tcPr>
          <w:p w14:paraId="1FA5C6B6" w14:textId="77777777" w:rsidR="000A2AC1" w:rsidRPr="006B45B8" w:rsidRDefault="00526A29" w:rsidP="006E7BD1">
            <w:pPr>
              <w:pStyle w:val="TableLeft"/>
              <w:keepNext/>
              <w:rPr>
                <w:b/>
                <w:bCs w:val="0"/>
              </w:rPr>
            </w:pPr>
            <w:r w:rsidRPr="006B45B8">
              <w:rPr>
                <w:b/>
                <w:bCs w:val="0"/>
              </w:rPr>
              <w:t>Primary Endpoint</w:t>
            </w:r>
          </w:p>
        </w:tc>
      </w:tr>
      <w:tr w:rsidR="00CA657C" w14:paraId="3801AB1D" w14:textId="77777777" w:rsidTr="00656D07">
        <w:tc>
          <w:tcPr>
            <w:tcW w:w="4493" w:type="dxa"/>
          </w:tcPr>
          <w:p w14:paraId="5EA1FC21" w14:textId="77777777" w:rsidR="000A2AC1" w:rsidRPr="00442D89" w:rsidRDefault="00526A29" w:rsidP="00442D89">
            <w:pPr>
              <w:rPr>
                <w:sz w:val="20"/>
                <w:szCs w:val="20"/>
              </w:rPr>
            </w:pPr>
            <w:r>
              <w:t>Objective (Part 1): To evaluate the safety and tolerability and to confirm the dose of nemtabrutinib in combination with venetoclax</w:t>
            </w:r>
          </w:p>
        </w:tc>
        <w:tc>
          <w:tcPr>
            <w:tcW w:w="4493" w:type="dxa"/>
          </w:tcPr>
          <w:p w14:paraId="07526CA9" w14:textId="77777777" w:rsidR="00AA4CA2" w:rsidRDefault="00526A29">
            <w:pPr>
              <w:pStyle w:val="TableLeft"/>
            </w:pPr>
            <w:r>
              <w:t>- DLTs</w:t>
            </w:r>
          </w:p>
          <w:p w14:paraId="001F4DBD" w14:textId="77777777" w:rsidR="00AA4CA2" w:rsidRDefault="00526A29">
            <w:pPr>
              <w:pStyle w:val="TableLeft"/>
            </w:pPr>
            <w:r>
              <w:t>- AEs</w:t>
            </w:r>
          </w:p>
          <w:p w14:paraId="4BF603EE" w14:textId="77777777" w:rsidR="000A2AC1" w:rsidRPr="00442D89" w:rsidRDefault="00526A29" w:rsidP="00442D89">
            <w:pPr>
              <w:rPr>
                <w:sz w:val="20"/>
                <w:szCs w:val="20"/>
              </w:rPr>
            </w:pPr>
            <w:r>
              <w:t>- Study intervention discontinuations due to AEs</w:t>
            </w:r>
          </w:p>
        </w:tc>
      </w:tr>
      <w:tr w:rsidR="00CA657C" w14:paraId="370DBD5A" w14:textId="77777777" w:rsidTr="00656D07">
        <w:tc>
          <w:tcPr>
            <w:tcW w:w="4493" w:type="dxa"/>
          </w:tcPr>
          <w:p w14:paraId="330E3DBE" w14:textId="77777777" w:rsidR="005C62BE" w:rsidRDefault="00526A29" w:rsidP="000162B5">
            <w:pPr>
              <w:pStyle w:val="TableLeft"/>
            </w:pPr>
            <w:r>
              <w:t>Objective (Part 2): To compare nemtabrutinib + venetoclax to VR with respect to PFS per 2018 iwCLL criteria, as assessed by BICR</w:t>
            </w:r>
          </w:p>
          <w:p w14:paraId="4463836E" w14:textId="77777777" w:rsidR="001D59DF" w:rsidRPr="00442D89" w:rsidRDefault="00526A29" w:rsidP="00442D89">
            <w:pPr>
              <w:rPr>
                <w:sz w:val="20"/>
                <w:szCs w:val="20"/>
              </w:rPr>
            </w:pPr>
            <w:r>
              <w:t>Hypothesis (H1): Nemtabrutinib + venetoclax is superior to VR with respect to PFS per 2018 iwCLL criteria as assessed by BICR</w:t>
            </w:r>
          </w:p>
        </w:tc>
        <w:tc>
          <w:tcPr>
            <w:tcW w:w="4493" w:type="dxa"/>
          </w:tcPr>
          <w:p w14:paraId="38B5F1E5" w14:textId="77777777" w:rsidR="001D59DF" w:rsidRPr="00442D89" w:rsidRDefault="00526A29" w:rsidP="00442D89">
            <w:pPr>
              <w:rPr>
                <w:sz w:val="20"/>
                <w:szCs w:val="20"/>
              </w:rPr>
            </w:pPr>
            <w:r>
              <w:t xml:space="preserve">- </w:t>
            </w:r>
            <w:r w:rsidRPr="000162B5">
              <w:t>PFS, defined as the time from randomization to the first documented disease progression or death due to any cause, whichever occurs first</w:t>
            </w:r>
          </w:p>
        </w:tc>
      </w:tr>
      <w:tr w:rsidR="00CA657C" w14:paraId="19FA5228" w14:textId="77777777" w:rsidTr="00656D07">
        <w:tc>
          <w:tcPr>
            <w:tcW w:w="4493" w:type="dxa"/>
          </w:tcPr>
          <w:p w14:paraId="2525F366" w14:textId="77777777" w:rsidR="000A2AC1" w:rsidRPr="006B45B8" w:rsidRDefault="00526A29" w:rsidP="006E7BD1">
            <w:pPr>
              <w:pStyle w:val="TableLeft"/>
              <w:keepNext/>
              <w:rPr>
                <w:b/>
                <w:bCs w:val="0"/>
              </w:rPr>
            </w:pPr>
            <w:r w:rsidRPr="006B45B8">
              <w:rPr>
                <w:b/>
                <w:bCs w:val="0"/>
              </w:rPr>
              <w:t>Secondary Objective</w:t>
            </w:r>
            <w:r w:rsidR="00640E59" w:rsidRPr="006B45B8">
              <w:rPr>
                <w:b/>
                <w:bCs w:val="0"/>
              </w:rPr>
              <w:t>s</w:t>
            </w:r>
          </w:p>
        </w:tc>
        <w:tc>
          <w:tcPr>
            <w:tcW w:w="4493" w:type="dxa"/>
          </w:tcPr>
          <w:p w14:paraId="3BF75165" w14:textId="77777777" w:rsidR="000A2AC1" w:rsidRPr="006B45B8" w:rsidRDefault="00526A29" w:rsidP="006E7BD1">
            <w:pPr>
              <w:pStyle w:val="TableLeft"/>
              <w:keepNext/>
              <w:rPr>
                <w:b/>
                <w:bCs w:val="0"/>
              </w:rPr>
            </w:pPr>
            <w:r w:rsidRPr="006B45B8">
              <w:rPr>
                <w:b/>
                <w:bCs w:val="0"/>
              </w:rPr>
              <w:t>Secondary Endpoint</w:t>
            </w:r>
            <w:r w:rsidR="00640E59" w:rsidRPr="006B45B8">
              <w:rPr>
                <w:b/>
                <w:bCs w:val="0"/>
              </w:rPr>
              <w:t>s</w:t>
            </w:r>
          </w:p>
        </w:tc>
      </w:tr>
      <w:tr w:rsidR="00CA657C" w14:paraId="3733B39A" w14:textId="77777777" w:rsidTr="00656D07">
        <w:tc>
          <w:tcPr>
            <w:tcW w:w="4493" w:type="dxa"/>
          </w:tcPr>
          <w:p w14:paraId="332E806E" w14:textId="77777777" w:rsidR="00AA4CA2" w:rsidRDefault="00526A29">
            <w:pPr>
              <w:pStyle w:val="TableLeft"/>
            </w:pPr>
            <w:r>
              <w:t>Objective (Part 2): To compare nemtabrutinib + venetoclax to VR with respect to undetectable MRD rate in bone marrow at month 14 as assessed by central laboratory</w:t>
            </w:r>
          </w:p>
          <w:p w14:paraId="1A01C2C5" w14:textId="77777777" w:rsidR="000A2AC1" w:rsidRPr="00442D89" w:rsidRDefault="00526A29" w:rsidP="00442D89">
            <w:pPr>
              <w:rPr>
                <w:sz w:val="20"/>
                <w:szCs w:val="20"/>
              </w:rPr>
            </w:pPr>
            <w:r>
              <w:t>Hypothesis (H2): Nemtabrutinib + venetoclax is superior to VR with respect to undetectable MRD rate in bone marrow at month 14 as assessed by central laboratory</w:t>
            </w:r>
          </w:p>
        </w:tc>
        <w:tc>
          <w:tcPr>
            <w:tcW w:w="4493" w:type="dxa"/>
          </w:tcPr>
          <w:p w14:paraId="5099CBFE" w14:textId="77777777" w:rsidR="000A2AC1" w:rsidRPr="00442D89" w:rsidRDefault="00526A29" w:rsidP="00442D89">
            <w:pPr>
              <w:rPr>
                <w:sz w:val="20"/>
                <w:szCs w:val="20"/>
              </w:rPr>
            </w:pPr>
            <w:r>
              <w:t>- Undetectable MRD, defined as &lt;1 leukemic cell per 10,000 cells (MRD &lt;10</w:t>
            </w:r>
            <w:r>
              <w:rPr>
                <w:vertAlign w:val="superscript"/>
              </w:rPr>
              <w:t xml:space="preserve"> -4</w:t>
            </w:r>
            <w:r>
              <w:t>) in bone marrow</w:t>
            </w:r>
          </w:p>
        </w:tc>
      </w:tr>
      <w:tr w:rsidR="00CA657C" w14:paraId="04A1D209" w14:textId="77777777" w:rsidTr="00656D07">
        <w:tc>
          <w:tcPr>
            <w:tcW w:w="4493" w:type="dxa"/>
          </w:tcPr>
          <w:p w14:paraId="557DFD1A" w14:textId="77777777" w:rsidR="005C62BE" w:rsidRDefault="00526A29" w:rsidP="00A537C6">
            <w:pPr>
              <w:pStyle w:val="TableLeft"/>
            </w:pPr>
            <w:r>
              <w:t>Objective (Part 2): To compare nemtabrutinib + venetoclax to VR with respect to OS</w:t>
            </w:r>
          </w:p>
          <w:p w14:paraId="5D63A656" w14:textId="77777777" w:rsidR="00086A4B" w:rsidRPr="00442D89" w:rsidRDefault="00526A29" w:rsidP="00442D89">
            <w:pPr>
              <w:rPr>
                <w:sz w:val="20"/>
                <w:szCs w:val="20"/>
              </w:rPr>
            </w:pPr>
            <w:r>
              <w:t>Hypothesis (H3): Nemtabrutinib + venetoclax is superior to VR with respect to OS</w:t>
            </w:r>
          </w:p>
        </w:tc>
        <w:tc>
          <w:tcPr>
            <w:tcW w:w="4493" w:type="dxa"/>
          </w:tcPr>
          <w:p w14:paraId="52F10D8E" w14:textId="77777777" w:rsidR="00086A4B" w:rsidRPr="00442D89" w:rsidRDefault="00526A29" w:rsidP="00442D89">
            <w:pPr>
              <w:rPr>
                <w:sz w:val="20"/>
                <w:szCs w:val="20"/>
              </w:rPr>
            </w:pPr>
            <w:r>
              <w:t xml:space="preserve">- </w:t>
            </w:r>
            <w:r w:rsidRPr="00A537C6">
              <w:t>OS, defined as the time from randomization to death due to any cause</w:t>
            </w:r>
          </w:p>
        </w:tc>
      </w:tr>
      <w:tr w:rsidR="00CA657C" w14:paraId="5D1B435B" w14:textId="77777777" w:rsidTr="00656D07">
        <w:tc>
          <w:tcPr>
            <w:tcW w:w="4493" w:type="dxa"/>
          </w:tcPr>
          <w:p w14:paraId="4F0367C1" w14:textId="77777777" w:rsidR="005C62BE" w:rsidRDefault="00526A29" w:rsidP="0083706A">
            <w:pPr>
              <w:pStyle w:val="TableLeft"/>
              <w:keepNext/>
            </w:pPr>
            <w:r>
              <w:lastRenderedPageBreak/>
              <w:t>Objective (Part 2): To compare nemtabrutinib + venetoclax to VR with respect to ORR per iwCLL criteria 2018 as assessed by BICR</w:t>
            </w:r>
          </w:p>
          <w:p w14:paraId="50B031B3" w14:textId="77777777" w:rsidR="00E24BCE" w:rsidRPr="00442D89" w:rsidRDefault="00526A29" w:rsidP="0083706A">
            <w:pPr>
              <w:keepNext/>
              <w:rPr>
                <w:sz w:val="20"/>
                <w:szCs w:val="20"/>
              </w:rPr>
            </w:pPr>
            <w:r>
              <w:t>Hypothesis (H4): Nemtabrutinib + venetoclax is superior to VR with respect to ORR per 2018 iwCLL criteria as assessed by BICR</w:t>
            </w:r>
          </w:p>
        </w:tc>
        <w:tc>
          <w:tcPr>
            <w:tcW w:w="4493" w:type="dxa"/>
          </w:tcPr>
          <w:p w14:paraId="126F9106" w14:textId="77777777" w:rsidR="00E24BCE" w:rsidRPr="00442D89" w:rsidRDefault="00526A29" w:rsidP="0083706A">
            <w:pPr>
              <w:keepNext/>
              <w:rPr>
                <w:sz w:val="20"/>
                <w:szCs w:val="20"/>
              </w:rPr>
            </w:pPr>
            <w:r>
              <w:t xml:space="preserve">- </w:t>
            </w:r>
            <w:r w:rsidRPr="00A537C6">
              <w:t>OR, defined as CR, CRi, nPR, or PR</w:t>
            </w:r>
          </w:p>
        </w:tc>
      </w:tr>
      <w:tr w:rsidR="00CA657C" w14:paraId="0243140A" w14:textId="77777777" w:rsidTr="00656D07">
        <w:tc>
          <w:tcPr>
            <w:tcW w:w="4493" w:type="dxa"/>
          </w:tcPr>
          <w:p w14:paraId="79F3F264" w14:textId="77777777" w:rsidR="005C1C29" w:rsidRPr="00442D89" w:rsidRDefault="00526A29" w:rsidP="00442D89">
            <w:pPr>
              <w:rPr>
                <w:sz w:val="20"/>
                <w:szCs w:val="20"/>
              </w:rPr>
            </w:pPr>
            <w:r w:rsidRPr="00A537C6">
              <w:t>Objective (Part 2): To evaluate DOR per 2018 iwCLL criteria as assessed by BICR</w:t>
            </w:r>
          </w:p>
        </w:tc>
        <w:tc>
          <w:tcPr>
            <w:tcW w:w="4493" w:type="dxa"/>
          </w:tcPr>
          <w:p w14:paraId="1EA6DB98" w14:textId="77777777" w:rsidR="005C1C29" w:rsidRPr="00442D89" w:rsidRDefault="00526A29" w:rsidP="00442D89">
            <w:pPr>
              <w:rPr>
                <w:sz w:val="20"/>
                <w:szCs w:val="20"/>
              </w:rPr>
            </w:pPr>
            <w:r>
              <w:t xml:space="preserve">- </w:t>
            </w:r>
            <w:r w:rsidRPr="00A537C6">
              <w:t>DOR, defined as the time from the first documented evidence of CR, CRi, nPR, or PR that led to response until disease progression or death due to any cause, whichever occurs first</w:t>
            </w:r>
          </w:p>
        </w:tc>
      </w:tr>
      <w:tr w:rsidR="00CA657C" w14:paraId="475C683D" w14:textId="77777777" w:rsidTr="00656D07">
        <w:tc>
          <w:tcPr>
            <w:tcW w:w="4493" w:type="dxa"/>
          </w:tcPr>
          <w:p w14:paraId="6264717D" w14:textId="77777777" w:rsidR="005D1F1F" w:rsidRPr="00442D89" w:rsidRDefault="00526A29" w:rsidP="00442D89">
            <w:pPr>
              <w:rPr>
                <w:sz w:val="20"/>
                <w:szCs w:val="20"/>
              </w:rPr>
            </w:pPr>
            <w:r w:rsidRPr="00A537C6">
              <w:t>Objective (Part 2): To evaluate the safety and tolerability of nemtabrutinib + venetoclax</w:t>
            </w:r>
          </w:p>
        </w:tc>
        <w:tc>
          <w:tcPr>
            <w:tcW w:w="4493" w:type="dxa"/>
          </w:tcPr>
          <w:p w14:paraId="4262A88C" w14:textId="77777777" w:rsidR="005C62BE" w:rsidRDefault="00526A29" w:rsidP="00A537C6">
            <w:pPr>
              <w:pStyle w:val="TableLeft"/>
            </w:pPr>
            <w:r>
              <w:rPr>
                <w:rFonts w:eastAsia="Times New Roman" w:cs="Times New Roman"/>
                <w:bCs w:val="0"/>
              </w:rPr>
              <w:t xml:space="preserve">- </w:t>
            </w:r>
            <w:r>
              <w:t>AEs</w:t>
            </w:r>
          </w:p>
          <w:p w14:paraId="5DE8CF0F" w14:textId="77777777" w:rsidR="005D1F1F" w:rsidRPr="00442D89" w:rsidRDefault="00526A29" w:rsidP="00442D89">
            <w:pPr>
              <w:rPr>
                <w:sz w:val="20"/>
                <w:szCs w:val="20"/>
              </w:rPr>
            </w:pPr>
            <w:r>
              <w:t>- Study intervention discontinuations due to AEs</w:t>
            </w:r>
          </w:p>
        </w:tc>
      </w:tr>
      <w:tr w:rsidR="00CA657C" w14:paraId="7DC364AD" w14:textId="77777777" w:rsidTr="00656D07">
        <w:tc>
          <w:tcPr>
            <w:tcW w:w="4493" w:type="dxa"/>
          </w:tcPr>
          <w:p w14:paraId="3F17B451" w14:textId="77777777" w:rsidR="000A2AC1" w:rsidRPr="006B45B8" w:rsidRDefault="00526A29" w:rsidP="006E7BD1">
            <w:pPr>
              <w:pStyle w:val="TableLeft"/>
              <w:keepNext/>
              <w:rPr>
                <w:b/>
                <w:bCs w:val="0"/>
              </w:rPr>
            </w:pPr>
            <w:r w:rsidRPr="006B45B8">
              <w:rPr>
                <w:b/>
                <w:bCs w:val="0"/>
              </w:rPr>
              <w:t>Tertiary</w:t>
            </w:r>
            <w:r w:rsidR="00640E59" w:rsidRPr="006B45B8">
              <w:rPr>
                <w:b/>
                <w:bCs w:val="0"/>
              </w:rPr>
              <w:t>/</w:t>
            </w:r>
            <w:r w:rsidRPr="006B45B8">
              <w:rPr>
                <w:b/>
                <w:bCs w:val="0"/>
              </w:rPr>
              <w:t>Exploratory Objective</w:t>
            </w:r>
            <w:r w:rsidR="00640E59" w:rsidRPr="006B45B8">
              <w:rPr>
                <w:b/>
                <w:bCs w:val="0"/>
              </w:rPr>
              <w:t>s</w:t>
            </w:r>
          </w:p>
        </w:tc>
        <w:tc>
          <w:tcPr>
            <w:tcW w:w="4493" w:type="dxa"/>
          </w:tcPr>
          <w:p w14:paraId="0B6D5E32" w14:textId="77777777" w:rsidR="000A2AC1" w:rsidRPr="006B45B8" w:rsidRDefault="00526A29" w:rsidP="006E7BD1">
            <w:pPr>
              <w:pStyle w:val="TableLeft"/>
              <w:keepNext/>
              <w:rPr>
                <w:b/>
                <w:bCs w:val="0"/>
              </w:rPr>
            </w:pPr>
            <w:r w:rsidRPr="006B45B8">
              <w:rPr>
                <w:b/>
                <w:bCs w:val="0"/>
              </w:rPr>
              <w:t>Tertiary</w:t>
            </w:r>
            <w:r w:rsidR="00640E59" w:rsidRPr="006B45B8">
              <w:rPr>
                <w:b/>
                <w:bCs w:val="0"/>
              </w:rPr>
              <w:t>/</w:t>
            </w:r>
            <w:r w:rsidRPr="006B45B8">
              <w:rPr>
                <w:b/>
                <w:bCs w:val="0"/>
              </w:rPr>
              <w:t>Exploratory Endpoint</w:t>
            </w:r>
            <w:r w:rsidR="00640E59" w:rsidRPr="006B45B8">
              <w:rPr>
                <w:b/>
                <w:bCs w:val="0"/>
              </w:rPr>
              <w:t>s</w:t>
            </w:r>
          </w:p>
        </w:tc>
      </w:tr>
      <w:tr w:rsidR="00CA657C" w14:paraId="11809516" w14:textId="77777777" w:rsidTr="00656D07">
        <w:tc>
          <w:tcPr>
            <w:tcW w:w="4493" w:type="dxa"/>
          </w:tcPr>
          <w:p w14:paraId="4BFA29BF" w14:textId="77777777" w:rsidR="0074605C" w:rsidRDefault="00526A29" w:rsidP="00442D89">
            <w:pPr>
              <w:pStyle w:val="TableLeft"/>
            </w:pPr>
            <w:r>
              <w:t>Objective (Part 2): To evaluate nemtabrutinib + venetoclax compared to VR with respect to ORR, including PRL as a response category per 2018 iwCLL criteria as assessed by BICR</w:t>
            </w:r>
          </w:p>
        </w:tc>
        <w:tc>
          <w:tcPr>
            <w:tcW w:w="4493" w:type="dxa"/>
          </w:tcPr>
          <w:p w14:paraId="5720699D" w14:textId="77777777" w:rsidR="0074605C" w:rsidRDefault="00526A29" w:rsidP="00442D89">
            <w:pPr>
              <w:pStyle w:val="TableLeft"/>
            </w:pPr>
            <w:r>
              <w:t>- OR including PRL, defined as CR, CRi, nPR, PR, or PRL</w:t>
            </w:r>
          </w:p>
        </w:tc>
      </w:tr>
      <w:tr w:rsidR="00CA657C" w14:paraId="3AFF7363" w14:textId="77777777" w:rsidTr="00656D07">
        <w:tc>
          <w:tcPr>
            <w:tcW w:w="4493" w:type="dxa"/>
          </w:tcPr>
          <w:p w14:paraId="2A8A018E" w14:textId="1F901585" w:rsidR="0074605C" w:rsidRDefault="00526A29" w:rsidP="0083706A">
            <w:pPr>
              <w:pStyle w:val="TableLeft"/>
            </w:pPr>
            <w:r w:rsidRPr="00517B31">
              <w:t>Objective (Part 2): To characterize the pharmacokinetics of nemtabrutinib</w:t>
            </w:r>
          </w:p>
        </w:tc>
        <w:tc>
          <w:tcPr>
            <w:tcW w:w="4493" w:type="dxa"/>
          </w:tcPr>
          <w:p w14:paraId="0DA9827B" w14:textId="75965BF7" w:rsidR="0074605C" w:rsidRDefault="00526A29" w:rsidP="0083706A">
            <w:pPr>
              <w:pStyle w:val="TableLeft"/>
            </w:pPr>
            <w:r>
              <w:t xml:space="preserve">- </w:t>
            </w:r>
            <w:r w:rsidRPr="000440A5">
              <w:t>Steady-state maximum concentration (C</w:t>
            </w:r>
            <w:r w:rsidRPr="000440A5">
              <w:rPr>
                <w:vertAlign w:val="subscript"/>
              </w:rPr>
              <w:t>max</w:t>
            </w:r>
            <w:r w:rsidRPr="000440A5">
              <w:t>) and area under the curve (AUC)</w:t>
            </w:r>
          </w:p>
        </w:tc>
      </w:tr>
      <w:tr w:rsidR="00CA657C" w14:paraId="0AB48503" w14:textId="77777777" w:rsidTr="00656D07">
        <w:tc>
          <w:tcPr>
            <w:tcW w:w="4493" w:type="dxa"/>
          </w:tcPr>
          <w:p w14:paraId="74FA7A79" w14:textId="77777777" w:rsidR="005C62BE" w:rsidRDefault="00526A29" w:rsidP="00A03D12">
            <w:pPr>
              <w:pStyle w:val="TableLeft"/>
            </w:pPr>
            <w:r w:rsidRPr="000440A5">
              <w:t>Objective (Part 2): To evaluate nemtabrutinib + venetoclax compared to VR with respect to health-related QoL using the EORTC QLQ-C30</w:t>
            </w:r>
          </w:p>
          <w:p w14:paraId="4839682C" w14:textId="77777777" w:rsidR="0074605C" w:rsidRDefault="0074605C" w:rsidP="005C62BE">
            <w:pPr>
              <w:spacing w:before="60" w:after="60"/>
            </w:pPr>
          </w:p>
        </w:tc>
        <w:tc>
          <w:tcPr>
            <w:tcW w:w="4493" w:type="dxa"/>
          </w:tcPr>
          <w:p w14:paraId="5D5E2F55" w14:textId="77777777" w:rsidR="005C62BE" w:rsidRDefault="00526A29" w:rsidP="000440A5">
            <w:pPr>
              <w:pStyle w:val="TableLeft"/>
            </w:pPr>
            <w:r>
              <w:t>- Change in scores from baseline in EORTC QLQ-C30 scores:</w:t>
            </w:r>
          </w:p>
          <w:p w14:paraId="014AB76F" w14:textId="77777777" w:rsidR="005C62BE" w:rsidRDefault="00526A29" w:rsidP="00F73545">
            <w:pPr>
              <w:pStyle w:val="TableLeft"/>
              <w:ind w:left="356"/>
            </w:pPr>
            <w:r>
              <w:t>Global Health Status/QoL (Items 29-30)</w:t>
            </w:r>
          </w:p>
          <w:p w14:paraId="2A6BD1DA" w14:textId="77777777" w:rsidR="005C62BE" w:rsidRDefault="00526A29" w:rsidP="00F73545">
            <w:pPr>
              <w:pStyle w:val="TableLeft"/>
              <w:ind w:left="356"/>
            </w:pPr>
            <w:r>
              <w:t>Physical functioning (Items 1-5)</w:t>
            </w:r>
          </w:p>
          <w:p w14:paraId="055E5857" w14:textId="77777777" w:rsidR="005C62BE" w:rsidRDefault="00526A29" w:rsidP="00F73545">
            <w:pPr>
              <w:pStyle w:val="TableLeft"/>
              <w:ind w:left="356"/>
            </w:pPr>
            <w:r>
              <w:t>Fatigue (Items 10, 12, and 18)</w:t>
            </w:r>
          </w:p>
          <w:p w14:paraId="0F6FACCE" w14:textId="77777777" w:rsidR="005C62BE" w:rsidRDefault="00526A29" w:rsidP="00F73545">
            <w:pPr>
              <w:pStyle w:val="TableLeft"/>
              <w:ind w:left="356"/>
            </w:pPr>
            <w:r>
              <w:t>Nausea and vomiting (Items 14, 15)</w:t>
            </w:r>
          </w:p>
          <w:p w14:paraId="4A451697" w14:textId="77777777" w:rsidR="005C62BE" w:rsidRDefault="00526A29" w:rsidP="00F73545">
            <w:pPr>
              <w:pStyle w:val="TableLeft"/>
              <w:ind w:left="356"/>
            </w:pPr>
            <w:r>
              <w:t xml:space="preserve">Diarrhea (Item 17) </w:t>
            </w:r>
          </w:p>
          <w:p w14:paraId="57808671" w14:textId="77777777" w:rsidR="005C62BE" w:rsidRDefault="00526A29" w:rsidP="00F73545">
            <w:pPr>
              <w:pStyle w:val="TableLeft"/>
              <w:ind w:left="356"/>
            </w:pPr>
            <w:r>
              <w:t xml:space="preserve">Pain (Items 9, 19) </w:t>
            </w:r>
          </w:p>
          <w:p w14:paraId="78B28EA4" w14:textId="77777777" w:rsidR="005C62BE" w:rsidRDefault="00526A29" w:rsidP="000440A5">
            <w:pPr>
              <w:pStyle w:val="TableLeft"/>
            </w:pPr>
            <w:r>
              <w:t>- TTD: time from start of treatment to the first onset of deterioration in EORTC QLQ-C30 scores:</w:t>
            </w:r>
          </w:p>
          <w:p w14:paraId="75171180" w14:textId="77777777" w:rsidR="005C62BE" w:rsidRDefault="00526A29" w:rsidP="000440A5">
            <w:pPr>
              <w:pStyle w:val="TableLeft"/>
              <w:ind w:left="356"/>
            </w:pPr>
            <w:r>
              <w:t>Physical functioning (Items 1-5)</w:t>
            </w:r>
          </w:p>
          <w:p w14:paraId="1107594F" w14:textId="77777777" w:rsidR="005C62BE" w:rsidRDefault="00526A29" w:rsidP="000440A5">
            <w:pPr>
              <w:pStyle w:val="TableLeft"/>
              <w:ind w:left="356"/>
            </w:pPr>
            <w:r>
              <w:t>Fatigue (Items 10, 12, and 18)</w:t>
            </w:r>
          </w:p>
          <w:p w14:paraId="61F9DE46" w14:textId="77777777" w:rsidR="005C62BE" w:rsidRDefault="00526A29" w:rsidP="000440A5">
            <w:pPr>
              <w:pStyle w:val="TableLeft"/>
              <w:ind w:left="356"/>
            </w:pPr>
            <w:r>
              <w:t>Nausea and vomiting (Items 14, 15)</w:t>
            </w:r>
          </w:p>
          <w:p w14:paraId="49D11492" w14:textId="77777777" w:rsidR="005C62BE" w:rsidRDefault="00526A29" w:rsidP="000440A5">
            <w:pPr>
              <w:pStyle w:val="TableLeft"/>
              <w:ind w:left="356"/>
            </w:pPr>
            <w:r>
              <w:t xml:space="preserve">Diarrhea (Item 17) </w:t>
            </w:r>
          </w:p>
          <w:p w14:paraId="5CECFD0B" w14:textId="24530BF7" w:rsidR="0074605C" w:rsidRDefault="00526A29" w:rsidP="0083706A">
            <w:pPr>
              <w:pStyle w:val="TableLeft"/>
              <w:ind w:left="356"/>
            </w:pPr>
            <w:r>
              <w:t>Pain (Items 9, 19)</w:t>
            </w:r>
          </w:p>
        </w:tc>
      </w:tr>
      <w:tr w:rsidR="00CA657C" w14:paraId="06CCC6FF" w14:textId="77777777" w:rsidTr="00656D07">
        <w:tc>
          <w:tcPr>
            <w:tcW w:w="4493" w:type="dxa"/>
          </w:tcPr>
          <w:p w14:paraId="4A5F7ACA" w14:textId="77777777" w:rsidR="005C62BE" w:rsidRDefault="00526A29" w:rsidP="00FB4001">
            <w:pPr>
              <w:pStyle w:val="TableLeft"/>
            </w:pPr>
            <w:r w:rsidRPr="00517B31">
              <w:lastRenderedPageBreak/>
              <w:t>Objective (Part 2): To evaluate nemtabrutinib + venetoclax compared to VR with respect to health-related QoL using the EORTC QLQ-CLL17</w:t>
            </w:r>
          </w:p>
          <w:p w14:paraId="4BF661C9" w14:textId="77777777" w:rsidR="0074605C" w:rsidRDefault="0074605C" w:rsidP="005C62BE">
            <w:pPr>
              <w:spacing w:before="60" w:after="60"/>
            </w:pPr>
          </w:p>
        </w:tc>
        <w:tc>
          <w:tcPr>
            <w:tcW w:w="4493" w:type="dxa"/>
          </w:tcPr>
          <w:p w14:paraId="46124405" w14:textId="77777777" w:rsidR="005C62BE" w:rsidRDefault="00526A29" w:rsidP="00517B31">
            <w:pPr>
              <w:pStyle w:val="TableLeft"/>
            </w:pPr>
            <w:r>
              <w:t>- Change from baseline in EORTC QLQ-CLL17 scores:</w:t>
            </w:r>
          </w:p>
          <w:p w14:paraId="45C85227" w14:textId="77777777" w:rsidR="005C62BE" w:rsidRDefault="00526A29" w:rsidP="00517B31">
            <w:pPr>
              <w:pStyle w:val="TableLeft"/>
              <w:ind w:left="356"/>
            </w:pPr>
            <w:r>
              <w:t>Symptom burden (Items 31-36)</w:t>
            </w:r>
          </w:p>
          <w:p w14:paraId="31046FF2" w14:textId="77777777" w:rsidR="005C62BE" w:rsidRDefault="00526A29" w:rsidP="00517B31">
            <w:pPr>
              <w:pStyle w:val="TableLeft"/>
              <w:ind w:left="356"/>
            </w:pPr>
            <w:r>
              <w:t>Physical condition/fatigue (Items 37-40)</w:t>
            </w:r>
          </w:p>
          <w:p w14:paraId="571CCC0C" w14:textId="20FED8AD" w:rsidR="0074605C" w:rsidRDefault="00526A29" w:rsidP="0083706A">
            <w:pPr>
              <w:pStyle w:val="TableLeft"/>
              <w:ind w:left="356"/>
            </w:pPr>
            <w:r>
              <w:t>Worries/fears related to health and functioning (Items 41-47)</w:t>
            </w:r>
          </w:p>
        </w:tc>
      </w:tr>
      <w:tr w:rsidR="00CA657C" w14:paraId="010A5620" w14:textId="77777777" w:rsidTr="00656D07">
        <w:tc>
          <w:tcPr>
            <w:tcW w:w="4493" w:type="dxa"/>
          </w:tcPr>
          <w:p w14:paraId="4CA026EB" w14:textId="6ADDE17D" w:rsidR="0074605C" w:rsidRDefault="00526A29" w:rsidP="0083706A">
            <w:pPr>
              <w:pStyle w:val="TableLeft"/>
            </w:pPr>
            <w:r w:rsidRPr="00517B31">
              <w:t>Objective (Part 2): To evaluate nemtabrutinib + venetoclax compared to VR with respect to health-related QoL using the EQ-5D-5L</w:t>
            </w:r>
          </w:p>
        </w:tc>
        <w:tc>
          <w:tcPr>
            <w:tcW w:w="4493" w:type="dxa"/>
          </w:tcPr>
          <w:p w14:paraId="3701EBA6" w14:textId="77777777" w:rsidR="005C62BE" w:rsidRDefault="00526A29" w:rsidP="004D09AE">
            <w:pPr>
              <w:pStyle w:val="TableLeft"/>
            </w:pPr>
            <w:r>
              <w:t xml:space="preserve">- </w:t>
            </w:r>
            <w:r w:rsidRPr="00517B31">
              <w:t>Change from baseline in EQ-5D VAS scores</w:t>
            </w:r>
          </w:p>
          <w:p w14:paraId="5FBA16D2" w14:textId="77777777" w:rsidR="0074605C" w:rsidRDefault="0074605C" w:rsidP="005C62BE">
            <w:pPr>
              <w:spacing w:before="60" w:after="60"/>
            </w:pPr>
          </w:p>
        </w:tc>
      </w:tr>
      <w:tr w:rsidR="00CA657C" w14:paraId="7676D5B1" w14:textId="77777777" w:rsidTr="00656D07">
        <w:tc>
          <w:tcPr>
            <w:tcW w:w="4493" w:type="dxa"/>
          </w:tcPr>
          <w:p w14:paraId="27B5EB0A" w14:textId="5D205DCA" w:rsidR="0074605C" w:rsidRDefault="00526A29" w:rsidP="0083706A">
            <w:pPr>
              <w:pStyle w:val="TableLeft"/>
            </w:pPr>
            <w:r w:rsidRPr="00517B31">
              <w:t>Objective (Part 2): To evaluate nemtabrutinib + venetoclax compared to VR with respect to overall side-effect bother using the Functional Assessment of Cancer Therapy-General (FACT-G [Item GP5])</w:t>
            </w:r>
          </w:p>
        </w:tc>
        <w:tc>
          <w:tcPr>
            <w:tcW w:w="4493" w:type="dxa"/>
          </w:tcPr>
          <w:p w14:paraId="0906AFF7" w14:textId="77777777" w:rsidR="005C62BE" w:rsidRDefault="00526A29" w:rsidP="0054051A">
            <w:pPr>
              <w:pStyle w:val="TableLeft"/>
            </w:pPr>
            <w:r>
              <w:t xml:space="preserve">- </w:t>
            </w:r>
            <w:r w:rsidRPr="000440A5">
              <w:t>Score for FACT-G (Item GP5)</w:t>
            </w:r>
          </w:p>
          <w:p w14:paraId="60995C4D" w14:textId="77777777" w:rsidR="0074605C" w:rsidRDefault="0074605C" w:rsidP="005C62BE">
            <w:pPr>
              <w:spacing w:before="60" w:after="60"/>
            </w:pPr>
          </w:p>
        </w:tc>
      </w:tr>
      <w:tr w:rsidR="00CA657C" w14:paraId="10009130" w14:textId="77777777" w:rsidTr="00656D07">
        <w:tc>
          <w:tcPr>
            <w:tcW w:w="4493" w:type="dxa"/>
          </w:tcPr>
          <w:p w14:paraId="7D504FD1" w14:textId="3DBAEA9F" w:rsidR="0074605C" w:rsidRDefault="00526A29" w:rsidP="0083706A">
            <w:pPr>
              <w:pStyle w:val="TableLeft"/>
            </w:pPr>
            <w:r w:rsidRPr="000440A5">
              <w:t>Objective (Part 2): To evaluate the correlation between known molecular resistance (eg, BTK C481, rarely L528W, T474I/C481S, T474M/C481S and T474M/C481T, PCLG2, and others as applicable) with clinical outcomes of nemtabrutinib + venetoclax</w:t>
            </w:r>
          </w:p>
        </w:tc>
        <w:tc>
          <w:tcPr>
            <w:tcW w:w="4493" w:type="dxa"/>
          </w:tcPr>
          <w:p w14:paraId="0D12ED61" w14:textId="77777777" w:rsidR="005C62BE" w:rsidRDefault="00526A29" w:rsidP="00000D43">
            <w:pPr>
              <w:pStyle w:val="TableLeft"/>
            </w:pPr>
            <w:r>
              <w:t xml:space="preserve">- </w:t>
            </w:r>
            <w:r w:rsidRPr="000440A5">
              <w:t>Molecular resistance and clinical outcomes</w:t>
            </w:r>
          </w:p>
          <w:p w14:paraId="2A295DCF" w14:textId="77777777" w:rsidR="0074605C" w:rsidRDefault="0074605C" w:rsidP="005C62BE">
            <w:pPr>
              <w:spacing w:before="60" w:after="60"/>
            </w:pPr>
          </w:p>
        </w:tc>
      </w:tr>
      <w:tr w:rsidR="00CA657C" w14:paraId="2A0E63F3" w14:textId="77777777" w:rsidTr="00656D07">
        <w:tc>
          <w:tcPr>
            <w:tcW w:w="4493" w:type="dxa"/>
          </w:tcPr>
          <w:p w14:paraId="11F9B614" w14:textId="46C7A03E" w:rsidR="0074605C" w:rsidRDefault="00526A29" w:rsidP="0083706A">
            <w:pPr>
              <w:pStyle w:val="TableLeft"/>
            </w:pPr>
            <w:r w:rsidRPr="000440A5">
              <w:t>Objective (Part 2): To identify molecular (genomic, metabolic, and/or proteomic) biomarkers that may be indicative of clinical response/resistance, safety, and/or the mechanism of action of nemtabrutinib + venetoclax</w:t>
            </w:r>
          </w:p>
        </w:tc>
        <w:tc>
          <w:tcPr>
            <w:tcW w:w="4493" w:type="dxa"/>
          </w:tcPr>
          <w:p w14:paraId="33CAC5F4" w14:textId="77777777" w:rsidR="005C62BE" w:rsidRDefault="00526A29" w:rsidP="006B45B8">
            <w:pPr>
              <w:pStyle w:val="TableLeft"/>
            </w:pPr>
            <w:r>
              <w:t xml:space="preserve">- </w:t>
            </w:r>
            <w:r w:rsidRPr="000440A5">
              <w:t>Molecular (genomic, metabolic, and/or proteomic) determinants of response or resistance to treatments, using blood and/or tumor tissue</w:t>
            </w:r>
          </w:p>
          <w:p w14:paraId="0518F8D3" w14:textId="77777777" w:rsidR="0074605C" w:rsidRDefault="0074605C" w:rsidP="005C62BE">
            <w:pPr>
              <w:spacing w:before="60" w:after="60"/>
            </w:pPr>
          </w:p>
        </w:tc>
      </w:tr>
    </w:tbl>
    <w:p w14:paraId="051D2055" w14:textId="77777777" w:rsidR="00D427B6" w:rsidRDefault="00D427B6" w:rsidP="005D2FF3">
      <w:pPr>
        <w:pStyle w:val="Paragraph"/>
        <w:spacing w:before="0" w:after="0" w:line="20" w:lineRule="exact"/>
        <w:rPr>
          <w:sz w:val="2"/>
          <w:szCs w:val="2"/>
        </w:rPr>
      </w:pPr>
    </w:p>
    <w:p w14:paraId="496E1DCE" w14:textId="77777777" w:rsidR="00747FF6" w:rsidRPr="005D2FF3" w:rsidRDefault="00747FF6" w:rsidP="005D2FF3">
      <w:pPr>
        <w:pStyle w:val="Paragraph"/>
        <w:spacing w:before="0" w:after="0" w:line="20" w:lineRule="exact"/>
        <w:rPr>
          <w:sz w:val="2"/>
          <w:szCs w:val="2"/>
        </w:rPr>
      </w:pPr>
    </w:p>
    <w:p w14:paraId="7ACE3392" w14:textId="77777777" w:rsidR="001C1220" w:rsidRDefault="001C1220" w:rsidP="001C1220">
      <w:pPr>
        <w:pStyle w:val="ListEnd"/>
      </w:pPr>
    </w:p>
    <w:p w14:paraId="207A3D85" w14:textId="27120ECA" w:rsidR="0074605C" w:rsidRDefault="00526A29" w:rsidP="001C1220">
      <w:pPr>
        <w:pStyle w:val="Paragraph"/>
      </w:pPr>
      <w:r>
        <w:t>The study will be considered to have met its primary objective if the primary hypothesis test is statistically significant.</w:t>
      </w:r>
    </w:p>
    <w:p w14:paraId="0C96D2AA" w14:textId="77777777" w:rsidR="00F91D62" w:rsidRPr="00F91D62" w:rsidRDefault="00526A29" w:rsidP="00F103D9">
      <w:pPr>
        <w:pStyle w:val="Heading1"/>
        <w:pageBreakBefore/>
        <w:ind w:left="475" w:hanging="475"/>
      </w:pPr>
      <w:bookmarkStart w:id="2371" w:name="_Toc212096933"/>
      <w:bookmarkStart w:id="2372" w:name="_Toc140132365"/>
      <w:r w:rsidRPr="00F103D9">
        <w:lastRenderedPageBreak/>
        <w:t>STUDY DESIGN</w:t>
      </w:r>
      <w:bookmarkEnd w:id="2371"/>
      <w:bookmarkEnd w:id="2372"/>
    </w:p>
    <w:p w14:paraId="111C71D8" w14:textId="77777777" w:rsidR="00F91D62" w:rsidRDefault="00526A29" w:rsidP="00F103D9">
      <w:pPr>
        <w:pStyle w:val="Heading2"/>
      </w:pPr>
      <w:bookmarkStart w:id="2373" w:name="_Toc212096934"/>
      <w:bookmarkStart w:id="2374" w:name="_Toc140132366"/>
      <w:r w:rsidRPr="00F103D9">
        <w:t>Overall Design</w:t>
      </w:r>
      <w:bookmarkEnd w:id="2373"/>
      <w:bookmarkEnd w:id="2374"/>
    </w:p>
    <w:p w14:paraId="0B4813C9" w14:textId="77777777" w:rsidR="0074605C" w:rsidRDefault="00526A29" w:rsidP="001C1220">
      <w:pPr>
        <w:pStyle w:val="Paragraph"/>
      </w:pPr>
      <w:r>
        <w:t>This study has 2 parts: Part 1, a dose escalation and confirmation component, designed to evaluate the safety and determine optimal dosing of nemtabrutinib in combination with venetoclax; and Part 2, a randomized study comparing the efficacy and safety of nemtabrutinib plus venetoclax with VR. Approximately 720 participants with relapsed/refractory CLL/SLL will be enrolled in the study.</w:t>
      </w:r>
    </w:p>
    <w:p w14:paraId="672BAEDA" w14:textId="77777777" w:rsidR="0074605C" w:rsidRDefault="00526A29" w:rsidP="001C1220">
      <w:pPr>
        <w:pStyle w:val="Paragraph"/>
      </w:pPr>
      <w:r>
        <w:t>Part 2 of the study, a randomized, active-controlled component comparing nemtabrutinib plus venetoclax with VR, will not commence until Part 1 DLT evaluation has been completed and the combination dose of nemtabrutinib plus venetoclax has been confirmed.</w:t>
      </w:r>
    </w:p>
    <w:p w14:paraId="11DFE12D" w14:textId="77777777" w:rsidR="0074605C" w:rsidRDefault="00526A29" w:rsidP="001C1220">
      <w:pPr>
        <w:pStyle w:val="Paragraph"/>
      </w:pPr>
      <w:r>
        <w:t xml:space="preserve">After providing documented informed consent, suitable candidates will be screened to assess </w:t>
      </w:r>
      <w:ins w:id="2375" w:author="Powell, Deana" w:date="2026-03-05T15:34:00Z" w16du:dateUtc="2026-03-05T20:34:00Z">
        <w:r>
          <w:t xml:space="preserve">whether </w:t>
        </w:r>
      </w:ins>
      <w:r>
        <w:t>they meet all study eligibility criteria. The study will be conducted in conformance with GCP.</w:t>
      </w:r>
    </w:p>
    <w:p w14:paraId="54CE381D" w14:textId="77777777" w:rsidR="0074605C" w:rsidRPr="001C1220" w:rsidRDefault="002422EC" w:rsidP="001C1220">
      <w:pPr>
        <w:pStyle w:val="Paragraph"/>
        <w:rPr>
          <w:rStyle w:val="SuggestedOptional"/>
          <w:color w:val="auto"/>
        </w:rPr>
      </w:pPr>
      <w:r>
        <w:t>Specific procedures to be performed during the study, including prescribed times and associated visit windows, are outlined in Section 1.3 of the SoA. Details of each procedure are provided in Section 8.</w:t>
      </w:r>
    </w:p>
    <w:p w14:paraId="064B964B" w14:textId="77777777" w:rsidR="00DB5C5E" w:rsidRDefault="00526A29" w:rsidP="001C1220">
      <w:pPr>
        <w:pStyle w:val="Paragraph"/>
      </w:pPr>
      <w:r>
        <w:t>See Appendix 7 for country-specific requirements.</w:t>
      </w:r>
    </w:p>
    <w:p w14:paraId="1CD161FD" w14:textId="77777777" w:rsidR="0074605C" w:rsidRDefault="00526A29">
      <w:pPr>
        <w:pStyle w:val="Heading3"/>
      </w:pPr>
      <w:bookmarkStart w:id="2376" w:name="_Toc212096935"/>
      <w:bookmarkStart w:id="2377" w:name="_Toc140132367"/>
      <w:r>
        <w:t>Part 1 (Dose Escalation and Confirmation) Design</w:t>
      </w:r>
      <w:bookmarkEnd w:id="2376"/>
      <w:bookmarkEnd w:id="2377"/>
    </w:p>
    <w:p w14:paraId="27A8D6DE" w14:textId="532F8F61" w:rsidR="0074605C" w:rsidRDefault="00526A29" w:rsidP="001C1220">
      <w:pPr>
        <w:pStyle w:val="Paragraph"/>
      </w:pPr>
      <w:r>
        <w:t xml:space="preserve">Part 1 includes an open-label, non-randomized, dose escalation and confirmation design, with the aim to confirm the optimal dose of nemtabrutinib to be used in combination with venetoclax that will be evaluated in Part 2. Up to approximately 30 participants, 15 participants per dose level, will be enrolled in Part 1. The starting dose of nemtabrutinib will be 45 mg </w:t>
      </w:r>
      <w:del w:id="2378" w:author="Powell, Deana" w:date="2026-03-05T15:34:00Z" w16du:dateUtc="2026-03-05T20:34:00Z">
        <w:r w:rsidR="00895D30">
          <w:delText>QD</w:delText>
        </w:r>
      </w:del>
      <w:ins w:id="2379" w:author="Powell, Deana" w:date="2026-03-05T15:34:00Z" w16du:dateUtc="2026-03-05T20:34:00Z">
        <w:r w:rsidR="00071ED3">
          <w:t>qd</w:t>
        </w:r>
      </w:ins>
      <w:r>
        <w:t xml:space="preserve">, which is below the nemtabrutinib monotherapy RP2D (65 mg </w:t>
      </w:r>
      <w:del w:id="2380" w:author="Powell, Deana" w:date="2026-03-05T15:34:00Z" w16du:dateUtc="2026-03-05T20:34:00Z">
        <w:r w:rsidR="00895D30">
          <w:delText>QD</w:delText>
        </w:r>
      </w:del>
      <w:ins w:id="2381" w:author="Powell, Deana" w:date="2026-03-05T15:34:00Z" w16du:dateUtc="2026-03-05T20:34:00Z">
        <w:r w:rsidR="00071ED3">
          <w:t>qd</w:t>
        </w:r>
      </w:ins>
      <w:r>
        <w:t>), and was selected due to the risk of overlapping toxicities and drug interactions between nemtabrutinib and venetoclax (as described in Section 4.3.3). The safety of nemtabrutinib in combination with venetoclax will be evaluated through DLTs and AEs. The dose escalation and confirmation part of the study will follow the mTPI design, as described in Section 4.3.2.</w:t>
      </w:r>
    </w:p>
    <w:p w14:paraId="1347BFB8" w14:textId="77777777" w:rsidR="0074605C" w:rsidRDefault="00526A29" w:rsidP="001C1220">
      <w:pPr>
        <w:pStyle w:val="Paragraph"/>
        <w:rPr>
          <w:ins w:id="2382" w:author="Powell, Deana" w:date="2026-03-05T15:34:00Z" w16du:dateUtc="2026-03-05T20:34:00Z"/>
        </w:rPr>
      </w:pPr>
      <w:ins w:id="2383" w:author="Powell, Deana" w:date="2026-03-05T15:34:00Z" w16du:dateUtc="2026-03-05T20:34:00Z">
        <w:r>
          <w:t xml:space="preserve">Following implementation of Protocol Amendment 4, an additional 15 participants will be enrolled into Part 1 to receive 45 mg </w:t>
        </w:r>
        <w:r w:rsidR="00071ED3">
          <w:t>qd</w:t>
        </w:r>
        <w:r>
          <w:t xml:space="preserve"> nemtabrutinib in combination with venetoclax to provide additional safety and PK data at this dose level. These additional 15 participants will not be subject to DLT evaluation.</w:t>
        </w:r>
      </w:ins>
    </w:p>
    <w:p w14:paraId="4292AABE" w14:textId="77777777" w:rsidR="0074605C" w:rsidRDefault="00526A29" w:rsidP="001C1220">
      <w:pPr>
        <w:pStyle w:val="Paragraph"/>
      </w:pPr>
      <w:r>
        <w:t>Two predetermined dose levels of nemtabrutinib will be evaluated in combination with venetoclax:</w:t>
      </w:r>
    </w:p>
    <w:p w14:paraId="0FAD1E02" w14:textId="77777777" w:rsidR="0074605C" w:rsidRPr="001C1220" w:rsidRDefault="00526A29" w:rsidP="001C1220">
      <w:pPr>
        <w:pStyle w:val="ListBullet"/>
      </w:pPr>
      <w:r w:rsidRPr="001C1220">
        <w:t>DL1: 45 mg (this will be the starting dose level)</w:t>
      </w:r>
    </w:p>
    <w:p w14:paraId="7F64E42D" w14:textId="77777777" w:rsidR="0074605C" w:rsidRDefault="00526A29" w:rsidP="001C1220">
      <w:pPr>
        <w:pStyle w:val="ListBullet"/>
      </w:pPr>
      <w:r w:rsidRPr="001C1220">
        <w:t>DL2: 65 mg</w:t>
      </w:r>
    </w:p>
    <w:p w14:paraId="51693B36" w14:textId="77777777" w:rsidR="001C1220" w:rsidRPr="001C1220" w:rsidRDefault="001C1220" w:rsidP="001C1220">
      <w:pPr>
        <w:pStyle w:val="ListEnd"/>
      </w:pPr>
    </w:p>
    <w:p w14:paraId="5C928E0E" w14:textId="1F629892" w:rsidR="0074605C" w:rsidRDefault="00526A29" w:rsidP="001C1220">
      <w:pPr>
        <w:pStyle w:val="Paragraph"/>
      </w:pPr>
      <w:r>
        <w:lastRenderedPageBreak/>
        <w:t xml:space="preserve">All prior toxicities must have resolved to Grade 1 or less before starting combination therapy on C2D1. </w:t>
      </w:r>
      <w:del w:id="2384" w:author="Powell, Deana" w:date="2026-03-05T15:34:00Z" w16du:dateUtc="2026-03-05T20:34:00Z">
        <w:r w:rsidR="00895D30">
          <w:delText>The</w:delText>
        </w:r>
      </w:del>
      <w:ins w:id="2385" w:author="Powell, Deana" w:date="2026-03-05T15:34:00Z" w16du:dateUtc="2026-03-05T20:34:00Z">
        <w:r>
          <w:t>If the</w:t>
        </w:r>
      </w:ins>
      <w:r>
        <w:t xml:space="preserve"> window between resolution of prior toxicities and beginning of combination therapy </w:t>
      </w:r>
      <w:del w:id="2386" w:author="Powell, Deana" w:date="2026-03-05T15:34:00Z" w16du:dateUtc="2026-03-05T20:34:00Z">
        <w:r w:rsidR="00895D30">
          <w:delText xml:space="preserve">should not be </w:delText>
        </w:r>
      </w:del>
      <w:ins w:id="2387" w:author="Powell, Deana" w:date="2026-03-05T15:34:00Z" w16du:dateUtc="2026-03-05T20:34:00Z">
        <w:r>
          <w:t xml:space="preserve">is </w:t>
        </w:r>
      </w:ins>
      <w:r>
        <w:t>more than 1 week</w:t>
      </w:r>
      <w:del w:id="2388" w:author="Powell, Deana" w:date="2026-03-05T15:34:00Z" w16du:dateUtc="2026-03-05T20:34:00Z">
        <w:r w:rsidR="00895D30">
          <w:delText xml:space="preserve">. </w:delText>
        </w:r>
      </w:del>
      <w:ins w:id="2389" w:author="Powell, Deana" w:date="2026-03-05T15:34:00Z" w16du:dateUtc="2026-03-05T20:34:00Z">
        <w:r>
          <w:t>, Sponsor consultation should be obtained.</w:t>
        </w:r>
      </w:ins>
    </w:p>
    <w:p w14:paraId="7D6084BA" w14:textId="7212958D" w:rsidR="0074605C" w:rsidRDefault="00526A29" w:rsidP="001C1220">
      <w:pPr>
        <w:pStyle w:val="Paragraph"/>
      </w:pPr>
      <w:r>
        <w:t>An AE will be considered a DLT if it meets at least 1 of the criteria described in Section</w:t>
      </w:r>
      <w:r w:rsidR="002A7ECD">
        <w:t> </w:t>
      </w:r>
      <w:r>
        <w:t>4.3.1 and occurs during the prespecified DLT evaluation time period of 8 weeks after the first dose of the combination treatment of nemtabrutinib plus venetoclax (C2D1). The end of the DLT evaluation window will correspond to approximately 12 weeks after the participant has received the first dose of nemtabrutinib at C1D1. Participants may be replaced if they meet the criteria described in Section 5.5.1. Dose</w:t>
      </w:r>
      <w:ins w:id="2390" w:author="Powell, Deana" w:date="2026-03-05T15:34:00Z" w16du:dateUtc="2026-03-05T20:34:00Z">
        <w:r w:rsidR="000F57BA">
          <w:t>-</w:t>
        </w:r>
      </w:ins>
      <w:r>
        <w:t>escalation rules are based on the mTPI design as described in Section 4.3.2. The decision to escalate will be based on safety; however, the totality of the available data, including PK, PD, and efficacy data will be considered. If a dose</w:t>
      </w:r>
      <w:ins w:id="2391" w:author="Powell, Deana" w:date="2026-03-05T15:34:00Z" w16du:dateUtc="2026-03-05T20:34:00Z">
        <w:r w:rsidR="000F57BA">
          <w:t>-</w:t>
        </w:r>
      </w:ins>
      <w:r>
        <w:t xml:space="preserve">escalation decision is made after &lt;15 participants are treated at DL1, additional participants will continue to be enrolled in order to have a total of approximately 15 participants at DL1. Enrollment in Part 1 will be managed through the IRT system. After the DLT evaluation period, the participants will continue to be followed for safety and efficacy evaluation </w:t>
      </w:r>
      <w:del w:id="2392" w:author="Powell, Deana" w:date="2026-03-05T15:34:00Z" w16du:dateUtc="2026-03-05T20:34:00Z">
        <w:r w:rsidR="00895D30">
          <w:delText>whilst</w:delText>
        </w:r>
      </w:del>
      <w:ins w:id="2393" w:author="Powell, Deana" w:date="2026-03-05T15:34:00Z" w16du:dateUtc="2026-03-05T20:34:00Z">
        <w:r>
          <w:t>whil</w:t>
        </w:r>
        <w:r w:rsidR="007E788C">
          <w:t>e</w:t>
        </w:r>
      </w:ins>
      <w:r>
        <w:t xml:space="preserve"> on</w:t>
      </w:r>
      <w:r w:rsidR="007E788C">
        <w:t xml:space="preserve"> </w:t>
      </w:r>
      <w:del w:id="2394" w:author="Powell, Deana" w:date="2026-03-05T15:34:00Z" w16du:dateUtc="2026-03-05T20:34:00Z">
        <w:r w:rsidR="00895D30">
          <w:delText>-</w:delText>
        </w:r>
      </w:del>
      <w:r>
        <w:t>study.</w:t>
      </w:r>
    </w:p>
    <w:p w14:paraId="7AD0C502" w14:textId="77777777" w:rsidR="0074605C" w:rsidRDefault="00526A29" w:rsidP="001C1220">
      <w:pPr>
        <w:pStyle w:val="Paragraph"/>
      </w:pPr>
      <w:r>
        <w:t>A safety IA will be conducted and the totality of data, including preliminary activity, safety, tolerability, PD, and PK will be evaluated by the Sponsor to determine the final dose of nemtabrutinib (in combination with venetoclax) before opening enrollment of Part 2. The safety IA will include up to approximately 15 participants per dose level if dose escalation occurs, or up to approximately 15 participants at the 45-mg dose level if no dose escalation. Further details are provided in Section 9.7.1.</w:t>
      </w:r>
    </w:p>
    <w:p w14:paraId="3622DE3B" w14:textId="77777777" w:rsidR="0074605C" w:rsidRDefault="00526A29" w:rsidP="001C1220">
      <w:pPr>
        <w:pStyle w:val="Paragraph"/>
      </w:pPr>
      <w:r>
        <w:t>Study treatment will be administered for 2 years or until unacceptable toxicity, verified disease progression (imaging or non-imaging progression), or another discontinuation criterion is met (as defined in Section 7.1).</w:t>
      </w:r>
    </w:p>
    <w:p w14:paraId="72B444B0" w14:textId="77777777" w:rsidR="0074605C" w:rsidRDefault="00526A29">
      <w:pPr>
        <w:pStyle w:val="Heading3"/>
      </w:pPr>
      <w:bookmarkStart w:id="2395" w:name="_Toc212096936"/>
      <w:bookmarkStart w:id="2396" w:name="_Toc140132368"/>
      <w:r>
        <w:t>Part 2 Design</w:t>
      </w:r>
      <w:bookmarkEnd w:id="2395"/>
      <w:bookmarkEnd w:id="2396"/>
    </w:p>
    <w:p w14:paraId="08BC0A2E" w14:textId="77777777" w:rsidR="0074605C" w:rsidRDefault="00526A29" w:rsidP="001C1220">
      <w:pPr>
        <w:pStyle w:val="Paragraph"/>
      </w:pPr>
      <w:r>
        <w:t xml:space="preserve">Part 2 is a randomized, active-controlled, parallel-group, multisite, open-label study of nemtabrutinib plus venetoclax in participants with relapsed/refractory CLL/SLL. </w:t>
      </w:r>
      <w:ins w:id="2397" w:author="Powell, Deana" w:date="2026-03-05T15:34:00Z" w16du:dateUtc="2026-03-05T20:34:00Z">
        <w:r>
          <w:t xml:space="preserve">The dose of nemtabrutinib selected to be used in combination with venetoclax, based on the evaluation of Part 1 data, is 45 mg </w:t>
        </w:r>
        <w:r w:rsidR="00626F25">
          <w:t>qd</w:t>
        </w:r>
        <w:r>
          <w:t>. Further information regarding the selection of this dose is presented in Section 4.3.4.</w:t>
        </w:r>
      </w:ins>
    </w:p>
    <w:p w14:paraId="30DF2C1A" w14:textId="77777777" w:rsidR="0074605C" w:rsidRDefault="00526A29" w:rsidP="001C1220">
      <w:pPr>
        <w:pStyle w:val="Paragraph"/>
      </w:pPr>
      <w:r>
        <w:t>Approximately 690 eligible participants will be enrolled and randomized to 1 of 2 groups:</w:t>
      </w:r>
    </w:p>
    <w:p w14:paraId="7CABAD6B" w14:textId="77777777" w:rsidR="0074605C" w:rsidRPr="001C1220" w:rsidRDefault="00526A29" w:rsidP="001C1220">
      <w:pPr>
        <w:pStyle w:val="ListBullet"/>
      </w:pPr>
      <w:r w:rsidRPr="001C1220">
        <w:t>Treatment Group: Nemtabrutinib + venetoclax</w:t>
      </w:r>
    </w:p>
    <w:p w14:paraId="7983F87D" w14:textId="53559D8C" w:rsidR="0074605C" w:rsidRDefault="00526A29" w:rsidP="001C1220">
      <w:pPr>
        <w:pStyle w:val="ListBullet"/>
      </w:pPr>
      <w:r w:rsidRPr="001C1220">
        <w:t>Comparator Group: VR (or rituximab biosimilar [see Appendix 13]).</w:t>
      </w:r>
    </w:p>
    <w:p w14:paraId="40C8FC2F" w14:textId="4E002966" w:rsidR="001C1220" w:rsidRPr="001C1220" w:rsidRDefault="00895D30" w:rsidP="001C1220">
      <w:pPr>
        <w:pStyle w:val="ListEnd"/>
      </w:pPr>
      <w:del w:id="2398" w:author="Powell, Deana" w:date="2026-03-05T15:34:00Z" w16du:dateUtc="2026-03-05T20:34:00Z">
        <w:r>
          <w:delText xml:space="preserve"> Once a rituximab biosimilar is selected by the investigator, the participant must remain on this treatment for the duration of the study</w:delText>
        </w:r>
        <w:r w:rsidR="000F733F">
          <w:delText>.</w:delText>
        </w:r>
      </w:del>
    </w:p>
    <w:p w14:paraId="56E0D662" w14:textId="77777777" w:rsidR="0074605C" w:rsidRDefault="00526A29" w:rsidP="001C1220">
      <w:pPr>
        <w:pStyle w:val="Paragraph"/>
      </w:pPr>
      <w:r>
        <w:t xml:space="preserve">In the treatment group, administration of nemtabrutinib commences on C1D1 and continues for up to 2 years post C2D1. Administration of venetoclax commences at C2D1 and increases over 4 weeks until a dose of 400 mg is reached by C3D1. In the comparator group, </w:t>
      </w:r>
      <w:r>
        <w:lastRenderedPageBreak/>
        <w:t>administration of venetoclax commences at C1D1 and increases over 4 weeks until a dose of 400 mg is reached at C2D1. Rituximab administration commences at C2D8 (Week 6) (375 mg/m</w:t>
      </w:r>
      <w:r>
        <w:rPr>
          <w:vertAlign w:val="superscript"/>
        </w:rPr>
        <w:t>2</w:t>
      </w:r>
      <w:r>
        <w:t>) and increases to 500 mg/m</w:t>
      </w:r>
      <w:r>
        <w:rPr>
          <w:vertAlign w:val="superscript"/>
        </w:rPr>
        <w:t>2</w:t>
      </w:r>
      <w:r>
        <w:t xml:space="preserve"> for subsequent doses.</w:t>
      </w:r>
    </w:p>
    <w:p w14:paraId="0A8D5AED" w14:textId="77410C89" w:rsidR="0074605C" w:rsidRDefault="00526A29" w:rsidP="001C1220">
      <w:pPr>
        <w:pStyle w:val="Paragraph"/>
      </w:pPr>
      <w:r>
        <w:t xml:space="preserve">Randomization will be stratified by </w:t>
      </w:r>
      <w:del w:id="2399" w:author="Powell, Deana" w:date="2026-03-05T15:34:00Z" w16du:dateUtc="2026-03-05T20:34:00Z">
        <w:r w:rsidR="00895D30">
          <w:delText>BTK-C481 mutation status (</w:delText>
        </w:r>
        <w:r w:rsidR="009047D0">
          <w:delText xml:space="preserve">detected vs not detected, </w:delText>
        </w:r>
        <w:r w:rsidR="00895D30">
          <w:delText>as determined by central laboratory assessment),</w:delText>
        </w:r>
      </w:del>
      <w:ins w:id="2400" w:author="Powell, Deana" w:date="2026-03-05T15:34:00Z" w16du:dateUtc="2026-03-05T20:34:00Z">
        <w:r>
          <w:t>prior BCL2i treatment, prior BTKi treatment,</w:t>
        </w:r>
      </w:ins>
      <w:r>
        <w:t xml:space="preserve"> risk (high risk [defined as del(17p) and/or TP53-mutated and/or IGHV-unmutated status] vs low risk [defined as the absence of high-risk factors listed above] as determined by central testing), and geographic region (US/Canada vs Europe vs Rest of World). Approximately 5% of SLL participants are expected to be enrolled.</w:t>
      </w:r>
    </w:p>
    <w:p w14:paraId="6BE5EA18" w14:textId="1D56461F" w:rsidR="0074605C" w:rsidRDefault="00526A29" w:rsidP="001C1220">
      <w:pPr>
        <w:pStyle w:val="Paragraph"/>
      </w:pPr>
      <w:r>
        <w:t>PFS is the primary endpoint in Part 2 and is defined as the time from randomization to the first documented disease progression or death due to any cause, whichever occurs first as assessed per 2018 iwCLL criteria by BICR as defined in Section 3.</w:t>
      </w:r>
    </w:p>
    <w:p w14:paraId="6E529D2B" w14:textId="77777777" w:rsidR="0074605C" w:rsidRDefault="00526A29" w:rsidP="001C1220">
      <w:pPr>
        <w:pStyle w:val="Paragraph"/>
      </w:pPr>
      <w:r>
        <w:t>Secondary endpoints include undetectable MRD in bone marrow at Month 14 as assessed by central laboratory, OS, OR, DOR, and safety. Exploratory efficacy endpoints will include OR with response category including PRL.</w:t>
      </w:r>
    </w:p>
    <w:p w14:paraId="72645D99" w14:textId="77777777" w:rsidR="0074605C" w:rsidRDefault="00526A29" w:rsidP="001C1220">
      <w:pPr>
        <w:pStyle w:val="Paragraph"/>
      </w:pPr>
      <w:r>
        <w:t>Study treatment will be administered for 2 years or until unacceptable toxicity, verified disease progression (imaging or non-imaging progression), or another discontinuation criterion is met (as defined in Section 7.1).</w:t>
      </w:r>
    </w:p>
    <w:p w14:paraId="0F67B4D7" w14:textId="77777777" w:rsidR="00F103D9" w:rsidRDefault="00526A29" w:rsidP="001E6946">
      <w:pPr>
        <w:pStyle w:val="Heading2"/>
      </w:pPr>
      <w:bookmarkStart w:id="2401" w:name="_Toc212096937"/>
      <w:bookmarkStart w:id="2402" w:name="_Toc140132369"/>
      <w:r w:rsidRPr="001E6946">
        <w:t>Scientific Rationale for Study Design</w:t>
      </w:r>
      <w:bookmarkEnd w:id="2401"/>
      <w:bookmarkEnd w:id="2402"/>
    </w:p>
    <w:p w14:paraId="18915222" w14:textId="6F7C73F0" w:rsidR="0074605C" w:rsidRDefault="00526A29" w:rsidP="00741418">
      <w:pPr>
        <w:pStyle w:val="Paragraph"/>
      </w:pPr>
      <w:r>
        <w:t xml:space="preserve">This is a randomized, active-controlled, parallel-group, open-label, Phase 3 study designed to evaluate nemtabrutinib, a reversible non-covalent ATP competitive inhibitor of BTK, plus venetoclax, compared to VR in participants with CLL/SLL who are relapsed or refractory to at least 1 prior therapy. BTKi are approved for the treatment of CLL/SLL; however, resistance is known to develop, with one prevalent mechanism being the acquisition of BTK-C481 mutations. In CLL/SLL, resistance mutations occur in approximately 35% to 85% of patients following treatment with covalent, irreversible inhibitors </w:t>
      </w:r>
      <w:r w:rsidR="00B16DC4" w:rsidRPr="00B16DC4">
        <w:rPr>
          <w:bCs/>
        </w:rPr>
        <w:t>[Gango, A., et al</w:t>
      </w:r>
      <w:r w:rsidR="00B16DC4">
        <w:t xml:space="preserve"> 2020] [Quinquenel, A., et al 2019] [Woyach, J. A., et al 2017] [Kanagal-Shamanna, R., et al 2019]</w:t>
      </w:r>
      <w:r>
        <w:t>. There is a need for more effective therapies for patients who have failed 1 or more prior therapies. Nemtabrutinib can inhibit wild-type BTK as well as the BTK-C481 mutant form of the enzyme. Preliminary data from the first-in-human Phase 1 study of nemtabrutinib have shown responses in a variety of hematologic malignancies, including CLL/SLL, as summarized in Section 2.2.3.</w:t>
      </w:r>
    </w:p>
    <w:p w14:paraId="1A089468" w14:textId="158AE5D9" w:rsidR="0074605C" w:rsidRDefault="00526A29" w:rsidP="00741418">
      <w:pPr>
        <w:pStyle w:val="Paragraph"/>
      </w:pPr>
      <w:r>
        <w:t xml:space="preserve">There is a precedent for the use of BTKi in combination with venetoclax in relapsed/refractory CLL to achieve undetectable MRD and CR rates. In the Phase 2 CLARITY trial, the covalent, first-generation BTKi ibrutinib was combined with venetoclax. Ibrutinib was administered as monotherapy for 8 weeks (420 mg </w:t>
      </w:r>
      <w:del w:id="2403" w:author="Powell, Deana" w:date="2026-03-05T15:34:00Z" w16du:dateUtc="2026-03-05T20:34:00Z">
        <w:r w:rsidR="00895D30">
          <w:delText>QD</w:delText>
        </w:r>
      </w:del>
      <w:ins w:id="2404" w:author="Powell, Deana" w:date="2026-03-05T15:34:00Z" w16du:dateUtc="2026-03-05T20:34:00Z">
        <w:r w:rsidR="00626F25">
          <w:t>qd</w:t>
        </w:r>
      </w:ins>
      <w:r>
        <w:t xml:space="preserve">) (N=54), and venetoclax was then added with a weekly ramp-up as per label (20 mg, 50 mg, 100 mg, 200 mg, 400 mg) (N=50). Of note, both ibrutinib and venetoclax were administered at their approved monotherapy doses. The primary endpoint was the proportion of patients with MRD-negative bone marrow at Month 14 (12 months of combined ibrutinib plus venetoclax </w:t>
      </w:r>
      <w:r>
        <w:lastRenderedPageBreak/>
        <w:t xml:space="preserve">treatment). MRD-negativity was achieved in the bone marrow of 36% of participants (53% achieved MRD-negativity in peripheral blood and 81% had no morphologically evident CLL in the bone marrow biopsy). Fifty-one percent of participants achieved CR or CRi; 38% of participants achieved PR; 89% of participants responded to treatment. A single case of biochemical TLS was observed. Other adverse effects were mild and/or manageable and most commonly were neutropenia or GI events </w:t>
      </w:r>
      <w:r w:rsidR="00B16DC4">
        <w:t>[Hillmen, P., et al 2019]</w:t>
      </w:r>
      <w:r>
        <w:t>.</w:t>
      </w:r>
    </w:p>
    <w:p w14:paraId="56321A25" w14:textId="0CA075E6" w:rsidR="0074605C" w:rsidRDefault="00526A29" w:rsidP="00741418">
      <w:pPr>
        <w:pStyle w:val="Paragraph"/>
      </w:pPr>
      <w:r>
        <w:t xml:space="preserve">Venetoclax with or without rituximab is considered standard therapy among patients who have received at least 1 prior line of therapy </w:t>
      </w:r>
      <w:r w:rsidR="00B16DC4">
        <w:t>[National Comprehensive Cancer Network 2021]</w:t>
      </w:r>
      <w:r>
        <w:t xml:space="preserve">. Due to differences in administration of nemtabrutinib and venetoclax, and venetoclax and rituximab, this study will remain unblinded and participants, investigators, and the </w:t>
      </w:r>
      <w:del w:id="2405" w:author="Powell, Deana" w:date="2026-03-05T15:34:00Z" w16du:dateUtc="2026-03-05T20:34:00Z">
        <w:r w:rsidR="00895D30">
          <w:delText>sponsor</w:delText>
        </w:r>
      </w:del>
      <w:ins w:id="2406" w:author="Powell, Deana" w:date="2026-03-05T15:34:00Z" w16du:dateUtc="2026-03-05T20:34:00Z">
        <w:r w:rsidR="000F57BA">
          <w:t>S</w:t>
        </w:r>
        <w:r>
          <w:t>ponsor</w:t>
        </w:r>
      </w:ins>
      <w:r>
        <w:t xml:space="preserve"> will be aware of treatment randomization.</w:t>
      </w:r>
    </w:p>
    <w:p w14:paraId="5B21D867" w14:textId="77777777" w:rsidR="0074605C" w:rsidRDefault="00526A29" w:rsidP="00741418">
      <w:pPr>
        <w:pStyle w:val="Paragraph"/>
      </w:pPr>
      <w:r>
        <w:t>Currently, there remains significant unmet medical need in relapsed/refractory CLL/SLL. This study will examine whether a novel BTKi in combination with venetoclax can improve outcomes for this patient population.</w:t>
      </w:r>
    </w:p>
    <w:p w14:paraId="3C77D4E4" w14:textId="77777777" w:rsidR="0074605C" w:rsidRDefault="00526A29" w:rsidP="00741418">
      <w:pPr>
        <w:pStyle w:val="Paragraph"/>
      </w:pPr>
      <w:r>
        <w:t>The rationale for comparator selection is provided in Section 4.2.2.</w:t>
      </w:r>
    </w:p>
    <w:p w14:paraId="5C2EF0C3" w14:textId="77777777" w:rsidR="000127EC" w:rsidRDefault="008F7EB8" w:rsidP="000127EC">
      <w:pPr>
        <w:pStyle w:val="Heading3"/>
      </w:pPr>
      <w:bookmarkStart w:id="2407" w:name="_Toc212096938"/>
      <w:bookmarkStart w:id="2408" w:name="_Toc140132370"/>
      <w:r w:rsidRPr="000127EC">
        <w:t>Rationale for Endpoints</w:t>
      </w:r>
      <w:bookmarkEnd w:id="2407"/>
      <w:bookmarkEnd w:id="2408"/>
    </w:p>
    <w:p w14:paraId="0FD7630D" w14:textId="77777777" w:rsidR="000127EC" w:rsidRPr="00EA524E" w:rsidRDefault="00526A29" w:rsidP="00EA524E">
      <w:pPr>
        <w:pStyle w:val="Heading4"/>
        <w:rPr>
          <w:rStyle w:val="SuggestedOptional"/>
          <w:color w:val="auto"/>
        </w:rPr>
      </w:pPr>
      <w:bookmarkStart w:id="2409" w:name="_Toc212096939"/>
      <w:bookmarkStart w:id="2410" w:name="_Toc140132371"/>
      <w:r w:rsidRPr="00EA524E">
        <w:rPr>
          <w:rStyle w:val="SuggestedOptional"/>
          <w:color w:val="auto"/>
        </w:rPr>
        <w:t>Efficacy Endpoints</w:t>
      </w:r>
      <w:bookmarkEnd w:id="2409"/>
      <w:bookmarkEnd w:id="2410"/>
    </w:p>
    <w:p w14:paraId="54FFA703" w14:textId="5C86845A" w:rsidR="0074605C" w:rsidRDefault="00526A29" w:rsidP="00741418">
      <w:pPr>
        <w:pStyle w:val="Paragraph"/>
      </w:pPr>
      <w:r>
        <w:t xml:space="preserve">PFS based on 2018 iwCLL criteria as assessed by BICR is the primary efficacy endpoint for Part 2 of this study. PFS offers a direct comparison of the ability of the agents tested in this study to inhibit disease growth and prolong the time to progression or death because it is not confounded by post-progression therapies. It is an endpoint that reflects tumor growth and includes death; PFS therefore correlates to OS in CLL/SLL </w:t>
      </w:r>
      <w:r w:rsidR="00B16DC4">
        <w:t>[Beauchemin, C., et al 2015]</w:t>
      </w:r>
      <w:r>
        <w:t xml:space="preserve"> and is well recognized and accepted as an efficacy endpoint of other similar approved therapies for CLL/SLL </w:t>
      </w:r>
      <w:r w:rsidR="00B16DC4">
        <w:t>[Food and Drug Administration 2020]</w:t>
      </w:r>
      <w:r>
        <w:t>.</w:t>
      </w:r>
    </w:p>
    <w:p w14:paraId="6EB70E41" w14:textId="77777777" w:rsidR="0074605C" w:rsidRDefault="00526A29" w:rsidP="00741418">
      <w:pPr>
        <w:pStyle w:val="Paragraph"/>
      </w:pPr>
      <w:r>
        <w:t xml:space="preserve">Undetectable MRD in bone marrow at Month 14 as assessed by central laboratory, OS, OR, and DOR are the secondary efficacy endpoints for this study: </w:t>
      </w:r>
    </w:p>
    <w:p w14:paraId="7FAAD097" w14:textId="060802EA" w:rsidR="0074605C" w:rsidRPr="00741418" w:rsidRDefault="00526A29" w:rsidP="00741418">
      <w:pPr>
        <w:pStyle w:val="ListBullet"/>
      </w:pPr>
      <w:r w:rsidRPr="00741418">
        <w:t xml:space="preserve">Undetectable MRD is an endpoint for CLL, and current literature suggests that there is an association between undetectable MRD and OS/PFS, though this is yet to be established in the therapeutic paradigm with small molecule inhibitors of the BCR signaling pathway </w:t>
      </w:r>
      <w:r w:rsidR="00B16DC4">
        <w:t>[Food and Drug Administration 2020]</w:t>
      </w:r>
      <w:r w:rsidRPr="00741418">
        <w:t>.</w:t>
      </w:r>
    </w:p>
    <w:p w14:paraId="57113028" w14:textId="77777777" w:rsidR="0074605C" w:rsidRPr="00741418" w:rsidRDefault="00526A29" w:rsidP="00741418">
      <w:pPr>
        <w:pStyle w:val="ListBullet"/>
      </w:pPr>
      <w:r w:rsidRPr="00741418">
        <w:t xml:space="preserve">OS represents a precise and reliable measure of time to event endpoint. </w:t>
      </w:r>
    </w:p>
    <w:p w14:paraId="49715FBF" w14:textId="77777777" w:rsidR="0074605C" w:rsidRPr="00741418" w:rsidRDefault="00526A29" w:rsidP="00741418">
      <w:pPr>
        <w:pStyle w:val="ListBullet"/>
      </w:pPr>
      <w:r w:rsidRPr="00741418">
        <w:t xml:space="preserve">Treatment effect measured by OR can represent direct clinical benefit based on the specific disease, context of use, magnitude of the effect, number of CRs, durability of response, disease setting, location of the tumors, available therapy, and risk-benefit relationship. </w:t>
      </w:r>
    </w:p>
    <w:p w14:paraId="1D730DD6" w14:textId="04C5101F" w:rsidR="0074605C" w:rsidRDefault="00526A29" w:rsidP="00741418">
      <w:pPr>
        <w:pStyle w:val="ListBullet"/>
      </w:pPr>
      <w:r w:rsidRPr="00741418">
        <w:t>Improved DOR can result in a meaningful delay in disease progression as opposed to a temporary response without lasting benefit.</w:t>
      </w:r>
    </w:p>
    <w:p w14:paraId="2D3E0149" w14:textId="77777777" w:rsidR="00741418" w:rsidRPr="00741418" w:rsidRDefault="00741418" w:rsidP="00741418">
      <w:pPr>
        <w:pStyle w:val="ListEnd"/>
      </w:pPr>
    </w:p>
    <w:p w14:paraId="61E69059" w14:textId="77777777" w:rsidR="0074605C" w:rsidRDefault="00526A29" w:rsidP="00741418">
      <w:pPr>
        <w:pStyle w:val="Paragraph"/>
      </w:pPr>
      <w:r>
        <w:lastRenderedPageBreak/>
        <w:t>OR including PRL is an exploratory efficacy endpoint for this study. PRL is an additional response category used in CLL, to capture scenarios where the requirements for PR have been satisfied during the initial phase of treatment, but circulating lymphocytes remain elevated or have increased, and none of the other parameters show worsening.</w:t>
      </w:r>
    </w:p>
    <w:p w14:paraId="653C9CB7" w14:textId="77777777" w:rsidR="0074605C" w:rsidRDefault="00526A29" w:rsidP="00741418">
      <w:pPr>
        <w:pStyle w:val="Paragraph"/>
      </w:pPr>
      <w:r>
        <w:t>Definitions of CR, PR, CRi, nPR, PRL, and MRD are provided in Appendix 10.</w:t>
      </w:r>
    </w:p>
    <w:p w14:paraId="61551862" w14:textId="77777777" w:rsidR="000127EC" w:rsidRPr="00EA524E" w:rsidRDefault="00526A29" w:rsidP="00EA524E">
      <w:pPr>
        <w:pStyle w:val="Heading4"/>
        <w:rPr>
          <w:rStyle w:val="SuggestedOptional"/>
          <w:color w:val="auto"/>
        </w:rPr>
      </w:pPr>
      <w:bookmarkStart w:id="2411" w:name="_Toc212096940"/>
      <w:bookmarkStart w:id="2412" w:name="_Toc140132372"/>
      <w:r w:rsidRPr="00EA524E">
        <w:rPr>
          <w:rStyle w:val="SuggestedOptional"/>
          <w:color w:val="auto"/>
        </w:rPr>
        <w:t>Safety Endpoints</w:t>
      </w:r>
      <w:bookmarkEnd w:id="2411"/>
      <w:bookmarkEnd w:id="2412"/>
    </w:p>
    <w:p w14:paraId="189543C4" w14:textId="77777777" w:rsidR="0074605C" w:rsidRDefault="00526A29" w:rsidP="00741418">
      <w:pPr>
        <w:pStyle w:val="Paragraph"/>
      </w:pPr>
      <w:r>
        <w:t>The safety data for nemtabrutinib to date have been described in detail in the MK-1026 (nemtabrutinib) IB.</w:t>
      </w:r>
    </w:p>
    <w:p w14:paraId="315579B7" w14:textId="02D7B7A6" w:rsidR="0074605C" w:rsidRDefault="00526A29" w:rsidP="00741418">
      <w:pPr>
        <w:pStyle w:val="Paragraph"/>
      </w:pPr>
      <w:r>
        <w:t xml:space="preserve">In support of the objective to evaluate the safety and tolerability profile of nemtabrutinib plus venetoclax, the safety and tolerability endpoints will be assessed by clinical evaluation of AEs and inspection of other study parameters including vital signs, physical examination, ECG, and laboratory safety tests at time points specified in the SoA. AEs are graded and recorded according to Section 8.4 and Appendix 3. In participants with CLL, hematologic toxicities will be graded in severity according to the guidelines provided in (Appendix 11, </w:t>
      </w:r>
      <w:r w:rsidR="00B16DC4" w:rsidRPr="008F5E7E">
        <w:t xml:space="preserve">Table </w:t>
      </w:r>
      <w:del w:id="2413" w:author="Powell, Deana" w:date="2026-03-05T15:34:00Z" w16du:dateUtc="2026-03-05T20:34:00Z">
        <w:r w:rsidR="00B55DCA">
          <w:rPr>
            <w:noProof/>
          </w:rPr>
          <w:delText>41</w:delText>
        </w:r>
      </w:del>
      <w:ins w:id="2414" w:author="Powell, Deana" w:date="2026-03-05T15:34:00Z" w16du:dateUtc="2026-03-05T20:34:00Z">
        <w:r w:rsidR="00B16DC4">
          <w:rPr>
            <w:noProof/>
          </w:rPr>
          <w:t>42</w:t>
        </w:r>
      </w:ins>
      <w:r>
        <w:t>).</w:t>
      </w:r>
    </w:p>
    <w:p w14:paraId="372B2E35" w14:textId="77777777" w:rsidR="00887179" w:rsidRPr="005A57FD" w:rsidRDefault="00526A29" w:rsidP="00887179">
      <w:pPr>
        <w:pStyle w:val="Heading4"/>
      </w:pPr>
      <w:bookmarkStart w:id="2415" w:name="_Toc212096941"/>
      <w:bookmarkStart w:id="2416" w:name="_Toc140132373"/>
      <w:r>
        <w:t>Patient-reported Outcomes</w:t>
      </w:r>
      <w:bookmarkEnd w:id="2415"/>
      <w:bookmarkEnd w:id="2416"/>
    </w:p>
    <w:p w14:paraId="0E988119" w14:textId="6A6D9A70" w:rsidR="005C62BE" w:rsidRDefault="00526A29" w:rsidP="00741418">
      <w:pPr>
        <w:pStyle w:val="Paragraph"/>
      </w:pPr>
      <w:r>
        <w:t>Symptomatic improvement is considered a clinical benefit and accepted by health authorities as additional evidence of the risk-benefit profile of any new study intervention. In this study, HRQoL and disease-related symptoms will be investigated as tertiary objectives via the following assessment tools: EORTC QLQ-C30, EORTC QLQ-CLL17, and FACT-G (</w:t>
      </w:r>
      <w:r w:rsidRPr="001C2E05">
        <w:t>Item GP5)</w:t>
      </w:r>
      <w:r>
        <w:t xml:space="preserve">  questionnaires. Health utilities will be evaluated using the EQ-5D-5L PRO instrument. These measures are not pure efficacy or safety endpoints because they are affected by both disease progression and treatment tolerability.</w:t>
      </w:r>
    </w:p>
    <w:p w14:paraId="0B9D4765" w14:textId="77777777" w:rsidR="005C62BE" w:rsidRDefault="00526A29" w:rsidP="00741418">
      <w:pPr>
        <w:pStyle w:val="Paragraph"/>
      </w:pPr>
      <w:r>
        <w:t>The EORTC QLQ-CLL17 is a disease-specific questionnaire developed and validated to address measurements specific to CLL. It is one of multiple disease-specific modules developed by the EORTC Quality of Life Group designed for use in clinical trials, to be administered in addition to the EORTC QLQ-C30 to assess disease-specific treatment measurements. It contains 17 items, divided into symptom burden due to disease and/or treatment, physical condition/fatigue, and worries/fears about health and functioning. FACT-G (item GP5) evaluates if the participant is</w:t>
      </w:r>
      <w:r w:rsidRPr="007D6BF8">
        <w:t xml:space="preserve"> bothered by the side effects of their treatment</w:t>
      </w:r>
      <w:r>
        <w:t>.</w:t>
      </w:r>
    </w:p>
    <w:p w14:paraId="2BC8A0B8" w14:textId="77777777" w:rsidR="005C62BE" w:rsidRDefault="00526A29" w:rsidP="005C62BE">
      <w:pPr>
        <w:pStyle w:val="Heading5"/>
        <w:numPr>
          <w:ilvl w:val="4"/>
          <w:numId w:val="4"/>
        </w:numPr>
        <w:tabs>
          <w:tab w:val="left" w:pos="1440"/>
        </w:tabs>
      </w:pPr>
      <w:bookmarkStart w:id="2417" w:name="_Toc212096942"/>
      <w:bookmarkStart w:id="2418" w:name="_Toc140132374"/>
      <w:r>
        <w:t>EORTC QLQ-C30</w:t>
      </w:r>
      <w:bookmarkEnd w:id="2417"/>
      <w:bookmarkEnd w:id="2418"/>
    </w:p>
    <w:p w14:paraId="4ACA8112" w14:textId="58C3C91E" w:rsidR="005C62BE" w:rsidRDefault="00526A29" w:rsidP="00741418">
      <w:pPr>
        <w:pStyle w:val="Paragraph"/>
      </w:pPr>
      <w:r w:rsidRPr="00AD136F">
        <w:t xml:space="preserve">EORTC QLQ-C30 is a </w:t>
      </w:r>
      <w:r w:rsidRPr="00661911">
        <w:t xml:space="preserve">psychometrically and clinically validated instrument appropriate for assessing HRQoL in oncology studies </w:t>
      </w:r>
      <w:r w:rsidR="00B16DC4">
        <w:t>[Aaronson, N. K., et al 1993]</w:t>
      </w:r>
      <w:r w:rsidRPr="00661911">
        <w:t>. The EORTC QLQ-C30 is the most widely used cancer-specific HRQoL instrument, which contains 30 items and measures 5 functional dimensions (physical, role, emotional, cognitive</w:t>
      </w:r>
      <w:r>
        <w:t>,</w:t>
      </w:r>
      <w:r w:rsidRPr="00661911">
        <w:t xml:space="preserve"> and social), 3 symptom items (fatigue, nausea/vomiting, and pain), 6 single items (dyspnea, sleep disturbance, appetite loss, constipation, diarrhea, and financial impact), and a global health and QoL scale </w:t>
      </w:r>
      <w:r w:rsidR="00B16DC4">
        <w:t>[Aaronson, N. K., et al 1993]</w:t>
      </w:r>
      <w:r w:rsidRPr="00661911">
        <w:t>.</w:t>
      </w:r>
      <w:r w:rsidRPr="00AD136F">
        <w:t xml:space="preserve"> For the global health status or QoL and function scales, a higher value indicates a better level of function; for symptom scales and items, a </w:t>
      </w:r>
      <w:r w:rsidRPr="00AD136F">
        <w:lastRenderedPageBreak/>
        <w:t>higher value indicates increased severity of symptoms. TTD and mean change from baseline in global health status or QoL scale of the EORTC QLQ-C30 will be evaluated as tertiary objectives.</w:t>
      </w:r>
    </w:p>
    <w:p w14:paraId="55C65B4A" w14:textId="77777777" w:rsidR="005C62BE" w:rsidRDefault="00526A29" w:rsidP="005C62BE">
      <w:pPr>
        <w:pStyle w:val="Heading5"/>
        <w:numPr>
          <w:ilvl w:val="4"/>
          <w:numId w:val="4"/>
        </w:numPr>
        <w:tabs>
          <w:tab w:val="left" w:pos="1440"/>
        </w:tabs>
      </w:pPr>
      <w:bookmarkStart w:id="2419" w:name="_Toc212096943"/>
      <w:bookmarkStart w:id="2420" w:name="_Toc140132375"/>
      <w:r>
        <w:t>EORTC QLQ-CLL17</w:t>
      </w:r>
      <w:bookmarkEnd w:id="2419"/>
      <w:bookmarkEnd w:id="2420"/>
    </w:p>
    <w:p w14:paraId="35A91839" w14:textId="4EEB5EAC" w:rsidR="005C62BE" w:rsidRDefault="00526A29" w:rsidP="00741418">
      <w:pPr>
        <w:pStyle w:val="Paragraph"/>
      </w:pPr>
      <w:r w:rsidRPr="00AD136F">
        <w:t>EORTC QLQ-CLL17 is a Chronic Lymphocytic Leukaemia Module to the EORTC Core Questionnaire QLQ-C30. It is a standardized instrument to assess disease-specific QoL among patients with CL</w:t>
      </w:r>
      <w:r>
        <w:t xml:space="preserve">L </w:t>
      </w:r>
      <w:r w:rsidR="00B16DC4">
        <w:t>[van de Poll-Franse, L., et al 2018]</w:t>
      </w:r>
      <w:r w:rsidRPr="00AD136F">
        <w:t>. EORTC QLQ-CLL17 is a module with 17</w:t>
      </w:r>
      <w:r>
        <w:t> </w:t>
      </w:r>
      <w:r w:rsidRPr="00AD136F">
        <w:t>items for CLL, divided into 3 multi-item scales: symptom burden due to disease and/or treatment (6</w:t>
      </w:r>
      <w:r>
        <w:t> </w:t>
      </w:r>
      <w:r w:rsidRPr="00AD136F">
        <w:t>items), physical condition/fatigue (4 items), and worries/fears about health and functioning (7</w:t>
      </w:r>
      <w:r>
        <w:t> </w:t>
      </w:r>
      <w:r w:rsidRPr="00AD136F">
        <w:t>items). Each item is scored on a 4-point Likert scale (1</w:t>
      </w:r>
      <w:r>
        <w:t> </w:t>
      </w:r>
      <w:r w:rsidRPr="00AD136F">
        <w:t>=</w:t>
      </w:r>
      <w:r>
        <w:t> </w:t>
      </w:r>
      <w:r w:rsidRPr="00AD136F">
        <w:t>not at all, 2</w:t>
      </w:r>
      <w:r>
        <w:t> </w:t>
      </w:r>
      <w:r w:rsidRPr="00AD136F">
        <w:t>=</w:t>
      </w:r>
      <w:r>
        <w:t> </w:t>
      </w:r>
      <w:r w:rsidRPr="00AD136F">
        <w:t>a little, 3</w:t>
      </w:r>
      <w:r>
        <w:t> </w:t>
      </w:r>
      <w:r w:rsidRPr="00AD136F">
        <w:t>=</w:t>
      </w:r>
      <w:r>
        <w:t> </w:t>
      </w:r>
      <w:r w:rsidRPr="00AD136F">
        <w:t>quite a bit, 4</w:t>
      </w:r>
      <w:r>
        <w:t> </w:t>
      </w:r>
      <w:r w:rsidRPr="00AD136F">
        <w:t>=</w:t>
      </w:r>
      <w:r>
        <w:t> </w:t>
      </w:r>
      <w:r w:rsidRPr="00AD136F">
        <w:t>very much). The CLL17 module has been translated into over 15</w:t>
      </w:r>
      <w:r>
        <w:t> </w:t>
      </w:r>
      <w:r w:rsidRPr="00AD136F">
        <w:t>languages, following the EORTC Translation Procedure.</w:t>
      </w:r>
    </w:p>
    <w:p w14:paraId="33132397" w14:textId="77777777" w:rsidR="005C62BE" w:rsidRDefault="00526A29" w:rsidP="005C62BE">
      <w:pPr>
        <w:pStyle w:val="Heading5"/>
        <w:numPr>
          <w:ilvl w:val="4"/>
          <w:numId w:val="4"/>
        </w:numPr>
        <w:tabs>
          <w:tab w:val="left" w:pos="1440"/>
        </w:tabs>
      </w:pPr>
      <w:bookmarkStart w:id="2421" w:name="_Toc212096944"/>
      <w:bookmarkStart w:id="2422" w:name="_Toc140132376"/>
      <w:r>
        <w:t>EQ-5D-5L</w:t>
      </w:r>
      <w:bookmarkEnd w:id="2421"/>
      <w:bookmarkEnd w:id="2422"/>
    </w:p>
    <w:p w14:paraId="00492C61" w14:textId="362F8DE4" w:rsidR="005C62BE" w:rsidRDefault="00526A29" w:rsidP="00741418">
      <w:pPr>
        <w:pStyle w:val="Paragraph"/>
      </w:pPr>
      <w:r w:rsidRPr="00AD136F">
        <w:t xml:space="preserve">The EQ-5D-5L is a standardized instrument for use as a measure of health outcome and will provide data to develop health utilities for use in health </w:t>
      </w:r>
      <w:r w:rsidRPr="00661911">
        <w:t xml:space="preserve">economic analyses </w:t>
      </w:r>
      <w:r w:rsidR="00B16DC4">
        <w:t>[Rabin, R. and de Charro, F. 2001]</w:t>
      </w:r>
      <w:r w:rsidRPr="00661911">
        <w:t xml:space="preserve">. The 5 health state dimensions in the EQ-5D-5L include the following: Mobility, Self-Care, Usual Activities, Pain/Discomfort, and Anxiety/Depression. Each dimension is rated on a 5-point scale from 1 (no problem) to 5 (unable to/extreme problems). The EQ-5D-5L also includes a graded (0 to 100) vertical </w:t>
      </w:r>
      <w:r>
        <w:t>VAS</w:t>
      </w:r>
      <w:r w:rsidRPr="00661911">
        <w:t xml:space="preserve"> on which the participant rates </w:t>
      </w:r>
      <w:r>
        <w:t>their</w:t>
      </w:r>
      <w:r w:rsidRPr="00661911">
        <w:t xml:space="preserve"> general state of health at the time of the assessment. This instrument has been used extensively in cancer studies and published results from these studies support its validity and reliability </w:t>
      </w:r>
      <w:r w:rsidR="00B16DC4">
        <w:t>[Pickard, A. S., et al 2007]</w:t>
      </w:r>
      <w:r w:rsidRPr="00661911">
        <w:t>.</w:t>
      </w:r>
    </w:p>
    <w:p w14:paraId="12383485" w14:textId="77777777" w:rsidR="005C62BE" w:rsidRDefault="00526A29" w:rsidP="005C62BE">
      <w:pPr>
        <w:pStyle w:val="Heading5"/>
        <w:numPr>
          <w:ilvl w:val="4"/>
          <w:numId w:val="4"/>
        </w:numPr>
        <w:tabs>
          <w:tab w:val="left" w:pos="1440"/>
        </w:tabs>
      </w:pPr>
      <w:bookmarkStart w:id="2423" w:name="_Toc212096945"/>
      <w:bookmarkStart w:id="2424" w:name="_Toc140132377"/>
      <w:r w:rsidRPr="001C2E05">
        <w:t>FACT-G (Item GP5)</w:t>
      </w:r>
      <w:bookmarkEnd w:id="2423"/>
      <w:bookmarkEnd w:id="2424"/>
    </w:p>
    <w:p w14:paraId="11439D66" w14:textId="2E571A75" w:rsidR="005C62BE" w:rsidRDefault="00526A29" w:rsidP="00741418">
      <w:pPr>
        <w:pStyle w:val="Paragraph"/>
      </w:pPr>
      <w:r w:rsidRPr="001C2E05">
        <w:t xml:space="preserve">Within the Physical Well-Being subscale of the FACT-G instrument, there is a single item question evaluating the degree to which the participant is bothered by the side effects of their treatment (Item GP5: “I am bothered by side effects of treatment”) </w:t>
      </w:r>
      <w:r w:rsidR="00B16DC4">
        <w:t>[Cella, D. F., et al 1993]</w:t>
      </w:r>
      <w:r w:rsidRPr="001C2E05">
        <w:t xml:space="preserve">. The GP5 is rated on a 5-point Likert scale from “not at all” to “very much” with a recall period of the “past </w:t>
      </w:r>
      <w:r>
        <w:t>7</w:t>
      </w:r>
      <w:r w:rsidRPr="001C2E05">
        <w:t xml:space="preserve"> days.” This single question can be a useful summary index of side effect impact or burden to the individual patient </w:t>
      </w:r>
      <w:r w:rsidR="00B16DC4">
        <w:t>[Pearman, T. P., et al 2018]</w:t>
      </w:r>
      <w:r w:rsidRPr="001C2E05">
        <w:t xml:space="preserve"> and is recommended by the FDA as a core PRO measure in cancer clinical trials </w:t>
      </w:r>
      <w:r w:rsidR="00B16DC4">
        <w:t>[Food and Drug Administration 2021]</w:t>
      </w:r>
      <w:r w:rsidRPr="001C2E05">
        <w:t xml:space="preserve">. Prior research focused on this item identified associations with clinician-reported AEs, PROs relating to HRQoL </w:t>
      </w:r>
      <w:r w:rsidR="00B16DC4">
        <w:t>[Pearman, T. P., et al 2018]</w:t>
      </w:r>
      <w:r w:rsidRPr="001C2E05">
        <w:t xml:space="preserve">, and risk of early treatment discontinuation </w:t>
      </w:r>
      <w:r w:rsidR="00B16DC4">
        <w:t>[Wagner, L. I., et al 2018]</w:t>
      </w:r>
      <w:r>
        <w:t>.</w:t>
      </w:r>
    </w:p>
    <w:p w14:paraId="69FA140C" w14:textId="77777777" w:rsidR="00685369" w:rsidRDefault="00526A29" w:rsidP="00EA524E">
      <w:pPr>
        <w:pStyle w:val="Heading4"/>
      </w:pPr>
      <w:bookmarkStart w:id="2425" w:name="_Toc212096946"/>
      <w:bookmarkStart w:id="2426" w:name="_Toc140132378"/>
      <w:r>
        <w:t>Health Economics and Medical Resource Utilization</w:t>
      </w:r>
      <w:bookmarkEnd w:id="2425"/>
      <w:bookmarkEnd w:id="2426"/>
    </w:p>
    <w:p w14:paraId="39DFF306" w14:textId="77777777" w:rsidR="005C62BE" w:rsidRDefault="00526A29" w:rsidP="00741418">
      <w:pPr>
        <w:pStyle w:val="Paragraph"/>
      </w:pPr>
      <w:r w:rsidRPr="00983C77">
        <w:t>Economic analyses will be performed using medical resource utilization and health economics data, which will be collected regarding all-cause hospitalization and emergency room visits, inpatient and outpatient medical encounters</w:t>
      </w:r>
      <w:r>
        <w:t>,</w:t>
      </w:r>
      <w:r w:rsidRPr="00983C77">
        <w:t xml:space="preserve"> and treatment.</w:t>
      </w:r>
    </w:p>
    <w:p w14:paraId="5F7AF0FD" w14:textId="77777777" w:rsidR="000127EC" w:rsidRPr="005A57FD" w:rsidRDefault="00526A29" w:rsidP="00EA524E">
      <w:pPr>
        <w:pStyle w:val="Heading4"/>
      </w:pPr>
      <w:bookmarkStart w:id="2427" w:name="_Toc212096947"/>
      <w:bookmarkStart w:id="2428" w:name="_Toc140132379"/>
      <w:r w:rsidRPr="005A57FD">
        <w:lastRenderedPageBreak/>
        <w:t>Pharmacokinetic Endpoints</w:t>
      </w:r>
      <w:bookmarkEnd w:id="2427"/>
      <w:bookmarkEnd w:id="2428"/>
    </w:p>
    <w:p w14:paraId="0A7C0283" w14:textId="77777777" w:rsidR="0074605C" w:rsidRDefault="00526A29" w:rsidP="00741418">
      <w:pPr>
        <w:pStyle w:val="Paragraph"/>
      </w:pPr>
      <w:r>
        <w:t>C</w:t>
      </w:r>
      <w:r>
        <w:rPr>
          <w:vertAlign w:val="subscript"/>
        </w:rPr>
        <w:t>trough</w:t>
      </w:r>
      <w:r>
        <w:t xml:space="preserve"> and concentrations measured at other time points will be summarized. Additionally, population PK and exposure-response analysis may be conducted to evaluate the efficacy and safety endpoints.</w:t>
      </w:r>
    </w:p>
    <w:p w14:paraId="527924F2" w14:textId="77777777" w:rsidR="000127EC" w:rsidRPr="00043A4D" w:rsidRDefault="008F7EB8" w:rsidP="000127EC">
      <w:pPr>
        <w:pStyle w:val="Heading4"/>
      </w:pPr>
      <w:bookmarkStart w:id="2429" w:name="_Toc212096948"/>
      <w:bookmarkStart w:id="2430" w:name="_Toc140132380"/>
      <w:r w:rsidRPr="000127EC">
        <w:t>Planned Exploratory Biomarker Research</w:t>
      </w:r>
      <w:bookmarkEnd w:id="2429"/>
      <w:bookmarkEnd w:id="2430"/>
    </w:p>
    <w:p w14:paraId="0C8B2B17" w14:textId="77777777" w:rsidR="0074605C" w:rsidRDefault="00526A29" w:rsidP="00741418">
      <w:pPr>
        <w:pStyle w:val="Paragraph"/>
      </w:pPr>
      <w:r>
        <w:t>The mechanism of action of many antitumor agents is not completely understood and much remains to be learned regarding how best to leverage new drugs in treating patients. Thus, to aid future patients, it is important to investigate the determinants of response or resistance to cancer treatments administered, as well as determinants of AEs in the course of our clinical studies. These efforts may identify novel predictive/pharmacodynamic biomarkers and generate information that may better guide single-agent and combination therapy with antineoplastic drugs. To identify novel biomarkers, biospecimens (ie, blood components, tumor material) will be collected to support analyses of cellular components (eg, protein, DNA, RNA, metabolites) and other circulating molecules. Investigations may include, but are not limited to:</w:t>
      </w:r>
    </w:p>
    <w:p w14:paraId="5200B64B" w14:textId="28AD0C89" w:rsidR="0074605C" w:rsidRDefault="00895D30" w:rsidP="00741418">
      <w:pPr>
        <w:pStyle w:val="Paragraph"/>
        <w:rPr>
          <w:i/>
          <w:iCs/>
        </w:rPr>
      </w:pPr>
      <w:del w:id="2431" w:author="Powell, Deana" w:date="2026-03-05T15:34:00Z" w16du:dateUtc="2026-03-05T20:34:00Z">
        <w:r w:rsidRPr="00A838E7">
          <w:rPr>
            <w:i/>
            <w:iCs/>
          </w:rPr>
          <w:delText>Germline (blood) genetic</w:delText>
        </w:r>
      </w:del>
      <w:ins w:id="2432" w:author="Powell, Deana" w:date="2026-03-05T15:34:00Z" w16du:dateUtc="2026-03-05T20:34:00Z">
        <w:r w:rsidR="00526A29">
          <w:rPr>
            <w:i/>
            <w:iCs/>
          </w:rPr>
          <w:t>Genetic</w:t>
        </w:r>
      </w:ins>
      <w:r w:rsidR="00526A29">
        <w:rPr>
          <w:i/>
          <w:iCs/>
        </w:rPr>
        <w:t xml:space="preserve"> analyses (eg, SNP analyses, whole exome sequencing, whole genome sequencing)</w:t>
      </w:r>
    </w:p>
    <w:p w14:paraId="005E4A25" w14:textId="77777777" w:rsidR="0074605C" w:rsidRDefault="00526A29" w:rsidP="00741418">
      <w:pPr>
        <w:pStyle w:val="Paragraph"/>
      </w:pPr>
      <w:r>
        <w:t>This research may evaluate whether genetic variation within a clinical study population correlates with response to the treatment(s) under evaluation. Genome- and exome-wide approaches may be used for this effort. In addition, epigenetic characterization techniques (ie, DNA methylation status, histone profiling) may also be explored. If genetic and/or epigenetic variation is found to predict efficacy or AEs, the data might inform optimal use of therapies in the patient population.</w:t>
      </w:r>
    </w:p>
    <w:p w14:paraId="3C4F1A53" w14:textId="77777777" w:rsidR="0074605C" w:rsidRDefault="00526A29" w:rsidP="00741418">
      <w:pPr>
        <w:pStyle w:val="Paragraph"/>
        <w:rPr>
          <w:i/>
          <w:iCs/>
        </w:rPr>
      </w:pPr>
      <w:r>
        <w:rPr>
          <w:i/>
          <w:iCs/>
        </w:rPr>
        <w:t>Genetic (DNA) analyses from tumor</w:t>
      </w:r>
    </w:p>
    <w:p w14:paraId="41B1B46D" w14:textId="77777777" w:rsidR="0074605C" w:rsidRDefault="00526A29" w:rsidP="00741418">
      <w:pPr>
        <w:pStyle w:val="Paragraph"/>
      </w:pPr>
      <w:r>
        <w:t>The application of new technologies, such as next generation sequencing, has provided scientists the opportunity to identify tumor-specific DNA changes (ie, mutations, methylation status, microsatellite instability). Key molecular changes of interest to immuno-oncology drug development include the mutational burden of tumors and the clonality of T-cells in the tumor microenvironment. Increased mutational burden (sometimes called a ‘hyper-mutated’ state) may generate neoantigen presentation in the tumor microenvironment. To conduct this type of research, it is important to identify tumor-specific mutations that occur across all genes in the tumor genome. Thus, genome-wide approaches may be used for this effort. Note that to understand tumor-specific mutations, it is necessary to compare the tumor genome with the germline genome. Microsatellite instability may also be evaluated as this is an important biomarker for some cancers (ie, colorectal cancer). Circulating tumor DNA and/or RNA may also be evaluated from blood samples.</w:t>
      </w:r>
    </w:p>
    <w:p w14:paraId="59638C64" w14:textId="77777777" w:rsidR="0074605C" w:rsidRDefault="00526A29" w:rsidP="00741418">
      <w:pPr>
        <w:pStyle w:val="Paragraph"/>
        <w:rPr>
          <w:i/>
          <w:iCs/>
        </w:rPr>
      </w:pPr>
      <w:r>
        <w:rPr>
          <w:i/>
          <w:iCs/>
        </w:rPr>
        <w:t xml:space="preserve">Tumor and/or blood RNA analyses </w:t>
      </w:r>
    </w:p>
    <w:p w14:paraId="5B0DCD84" w14:textId="0C967E31" w:rsidR="0074605C" w:rsidRDefault="00526A29" w:rsidP="00741418">
      <w:pPr>
        <w:pStyle w:val="Paragraph"/>
      </w:pPr>
      <w:r>
        <w:t xml:space="preserve">Both genome-wide and targeted mRNA expression profiling and sequencing in tumor tissue and/or in blood may be performed to define gene signatures that correlate to clinical response </w:t>
      </w:r>
      <w:r>
        <w:lastRenderedPageBreak/>
        <w:t xml:space="preserve">to treatment with antitumor therapies. Specific gene sets (ie, those capturing interferon-gamma transcriptional pathways) may be evaluated and new signatures may be identified. </w:t>
      </w:r>
      <w:del w:id="2433" w:author="Powell, Deana" w:date="2026-03-05T15:34:00Z" w16du:dateUtc="2026-03-05T20:34:00Z">
        <w:r w:rsidR="00895D30">
          <w:delText>Individual</w:delText>
        </w:r>
      </w:del>
      <w:ins w:id="2434" w:author="Powell, Deana" w:date="2026-03-05T15:34:00Z" w16du:dateUtc="2026-03-05T20:34:00Z">
        <w:r>
          <w:t>Expression of individual</w:t>
        </w:r>
      </w:ins>
      <w:r>
        <w:t xml:space="preserve"> genes may also be evaluated</w:t>
      </w:r>
      <w:del w:id="2435" w:author="Powell, Deana" w:date="2026-03-05T15:34:00Z" w16du:dateUtc="2026-03-05T20:34:00Z">
        <w:r w:rsidR="00895D30">
          <w:delText xml:space="preserve"> (eg, IL-10).</w:delText>
        </w:r>
      </w:del>
      <w:ins w:id="2436" w:author="Powell, Deana" w:date="2026-03-05T15:34:00Z" w16du:dateUtc="2026-03-05T20:34:00Z">
        <w:r>
          <w:t>.</w:t>
        </w:r>
      </w:ins>
      <w:r>
        <w:t xml:space="preserve"> MicroRNA profiling may also be pursued as well as exosomal profiling.</w:t>
      </w:r>
      <w:ins w:id="2437" w:author="Powell, Deana" w:date="2026-03-05T15:34:00Z" w16du:dateUtc="2026-03-05T20:34:00Z">
        <w:r>
          <w:t xml:space="preserve"> </w:t>
        </w:r>
        <w:r w:rsidR="00BC756F">
          <w:t>C</w:t>
        </w:r>
        <w:r>
          <w:t>irculating tumor RNA may also be evaluated from biospecimens (eg, blood, urine, etc.).</w:t>
        </w:r>
      </w:ins>
    </w:p>
    <w:p w14:paraId="3B921E17" w14:textId="6B279757" w:rsidR="0074605C" w:rsidRDefault="00895D30" w:rsidP="00741418">
      <w:pPr>
        <w:pStyle w:val="Paragraph"/>
        <w:rPr>
          <w:i/>
          <w:iCs/>
        </w:rPr>
      </w:pPr>
      <w:del w:id="2438" w:author="Powell, Deana" w:date="2026-03-05T15:34:00Z" w16du:dateUtc="2026-03-05T20:34:00Z">
        <w:r w:rsidRPr="00A838E7">
          <w:rPr>
            <w:i/>
            <w:iCs/>
          </w:rPr>
          <w:delText>Proteomics and IHC</w:delText>
        </w:r>
      </w:del>
      <w:ins w:id="2439" w:author="Powell, Deana" w:date="2026-03-05T15:34:00Z" w16du:dateUtc="2026-03-05T20:34:00Z">
        <w:r w:rsidR="00526A29">
          <w:rPr>
            <w:i/>
            <w:iCs/>
          </w:rPr>
          <w:t>Immunohistochemical and/or proteomic analysis</w:t>
        </w:r>
      </w:ins>
      <w:r w:rsidR="00526A29">
        <w:rPr>
          <w:i/>
          <w:iCs/>
        </w:rPr>
        <w:t xml:space="preserve"> using </w:t>
      </w:r>
      <w:del w:id="2440" w:author="Powell, Deana" w:date="2026-03-05T15:34:00Z" w16du:dateUtc="2026-03-05T20:34:00Z">
        <w:r w:rsidRPr="00A838E7">
          <w:rPr>
            <w:i/>
            <w:iCs/>
          </w:rPr>
          <w:delText xml:space="preserve">blood and/or </w:delText>
        </w:r>
      </w:del>
      <w:r w:rsidR="00526A29">
        <w:rPr>
          <w:i/>
          <w:iCs/>
        </w:rPr>
        <w:t xml:space="preserve">tumor </w:t>
      </w:r>
    </w:p>
    <w:p w14:paraId="6F9929BA" w14:textId="5517BB80" w:rsidR="0074605C" w:rsidRPr="002579BB" w:rsidRDefault="00526A29" w:rsidP="00741418">
      <w:pPr>
        <w:pStyle w:val="Paragraph"/>
      </w:pPr>
      <w:r w:rsidRPr="002579BB">
        <w:t xml:space="preserve">Tumor </w:t>
      </w:r>
      <w:del w:id="2441" w:author="Powell, Deana" w:date="2026-03-05T15:34:00Z" w16du:dateUtc="2026-03-05T20:34:00Z">
        <w:r w:rsidR="00895D30">
          <w:delText xml:space="preserve">and/or blood </w:delText>
        </w:r>
      </w:del>
      <w:r w:rsidRPr="002579BB">
        <w:t xml:space="preserve">samples from this study may undergo </w:t>
      </w:r>
      <w:ins w:id="2442" w:author="Powell, Deana" w:date="2026-03-05T15:34:00Z" w16du:dateUtc="2026-03-05T20:34:00Z">
        <w:r w:rsidRPr="002579BB">
          <w:t xml:space="preserve">histopathological, </w:t>
        </w:r>
      </w:ins>
      <w:r w:rsidRPr="002579BB">
        <w:t>proteomic</w:t>
      </w:r>
      <w:ins w:id="2443" w:author="Powell, Deana" w:date="2026-03-05T15:34:00Z" w16du:dateUtc="2026-03-05T20:34:00Z">
        <w:r w:rsidRPr="002579BB">
          <w:t>, and/or immunological</w:t>
        </w:r>
      </w:ins>
      <w:r w:rsidRPr="002579BB">
        <w:t xml:space="preserve"> analyses</w:t>
      </w:r>
      <w:del w:id="2444" w:author="Powell, Deana" w:date="2026-03-05T15:34:00Z" w16du:dateUtc="2026-03-05T20:34:00Z">
        <w:r w:rsidR="00895D30">
          <w:delText xml:space="preserve"> (eg, PD-L1 IHC). Therefore, tumor tissue may be subjected to proteomic analyses using a variety of platforms that could include, but are not limited to, immunoassays and liquid chromatography/mass spectrometry. This approach</w:delText>
        </w:r>
      </w:del>
      <w:ins w:id="2445" w:author="Powell, Deana" w:date="2026-03-05T15:34:00Z" w16du:dateUtc="2026-03-05T20:34:00Z">
        <w:r w:rsidRPr="002579BB">
          <w:t>. These approaches</w:t>
        </w:r>
      </w:ins>
      <w:r w:rsidRPr="002579BB">
        <w:t xml:space="preserve"> could identify novel protein biomarkers that could aid in patient selection for antitumor therapy. </w:t>
      </w:r>
    </w:p>
    <w:p w14:paraId="61E2A873" w14:textId="0A80F445" w:rsidR="0074605C" w:rsidRDefault="00526A29" w:rsidP="00741418">
      <w:pPr>
        <w:pStyle w:val="Paragraph"/>
        <w:rPr>
          <w:i/>
          <w:iCs/>
        </w:rPr>
      </w:pPr>
      <w:r>
        <w:rPr>
          <w:i/>
          <w:iCs/>
        </w:rPr>
        <w:t xml:space="preserve">Other </w:t>
      </w:r>
      <w:del w:id="2446" w:author="Powell, Deana" w:date="2026-03-05T15:34:00Z" w16du:dateUtc="2026-03-05T20:34:00Z">
        <w:r w:rsidR="00895D30" w:rsidRPr="00A838E7">
          <w:rPr>
            <w:i/>
            <w:iCs/>
          </w:rPr>
          <w:delText xml:space="preserve">blood-derived </w:delText>
        </w:r>
      </w:del>
      <w:r>
        <w:rPr>
          <w:i/>
          <w:iCs/>
        </w:rPr>
        <w:t>biomarkers</w:t>
      </w:r>
    </w:p>
    <w:p w14:paraId="4F652290" w14:textId="356A2FFD" w:rsidR="0074605C" w:rsidRPr="002579BB" w:rsidRDefault="00526A29" w:rsidP="00741418">
      <w:pPr>
        <w:pStyle w:val="Paragraph"/>
      </w:pPr>
      <w:r w:rsidRPr="002579BB">
        <w:t xml:space="preserve">In addition to expression on the tumor tissue, </w:t>
      </w:r>
      <w:del w:id="2447" w:author="Powell, Deana" w:date="2026-03-05T15:34:00Z" w16du:dateUtc="2026-03-05T20:34:00Z">
        <w:r w:rsidR="00895D30">
          <w:delText xml:space="preserve">PD-L1 and other </w:delText>
        </w:r>
      </w:del>
      <w:r w:rsidRPr="002579BB">
        <w:t>tumor</w:t>
      </w:r>
      <w:ins w:id="2448" w:author="Powell, Deana" w:date="2026-03-05T15:34:00Z" w16du:dateUtc="2026-03-05T20:34:00Z">
        <w:r w:rsidRPr="002579BB">
          <w:t>-</w:t>
        </w:r>
      </w:ins>
      <w:r w:rsidRPr="002579BB">
        <w:t xml:space="preserve">derived proteins can be shed from tumor and released into the blood. </w:t>
      </w:r>
      <w:del w:id="2449" w:author="Powell, Deana" w:date="2026-03-05T15:34:00Z" w16du:dateUtc="2026-03-05T20:34:00Z">
        <w:r w:rsidR="007F14B9" w:rsidRPr="00CC7437">
          <w:delText>Furthermore, specific cytokines, such as CCL3, have been demonstrated to be elevated in many cancers.</w:delText>
        </w:r>
        <w:r w:rsidR="007F14B9">
          <w:delText xml:space="preserve"> </w:delText>
        </w:r>
      </w:del>
      <w:r w:rsidRPr="002579BB">
        <w:t xml:space="preserve">Assays such as ELISA </w:t>
      </w:r>
      <w:ins w:id="2450" w:author="Powell, Deana" w:date="2026-03-05T15:34:00Z" w16du:dateUtc="2026-03-05T20:34:00Z">
        <w:r w:rsidRPr="002579BB">
          <w:t xml:space="preserve">may be used to </w:t>
        </w:r>
      </w:ins>
      <w:r w:rsidRPr="002579BB">
        <w:t>measure such proteins in serum</w:t>
      </w:r>
      <w:ins w:id="2451" w:author="Powell, Deana" w:date="2026-03-05T15:34:00Z" w16du:dateUtc="2026-03-05T20:34:00Z">
        <w:r w:rsidRPr="002579BB">
          <w:t xml:space="preserve"> and/or plasma</w:t>
        </w:r>
      </w:ins>
      <w:r w:rsidRPr="002579BB">
        <w:t>. Correlation of expression with response to therapy may identify new approaches for predictive biomarkers in blood, representing a major advance from today’s reliance on assessing tumor biomarkers.  </w:t>
      </w:r>
      <w:del w:id="2452" w:author="Powell, Deana" w:date="2026-03-05T15:34:00Z" w16du:dateUtc="2026-03-05T20:34:00Z">
        <w:r w:rsidR="00895D30">
          <w:delText>This research would serve to develop such assays for future clinical use.</w:delText>
        </w:r>
        <w:r w:rsidR="007F14B9">
          <w:delText xml:space="preserve"> </w:delText>
        </w:r>
        <w:r w:rsidR="007F14B9" w:rsidRPr="00CC7437">
          <w:delText>Thus, soluble blood derived markers such as CCL3 may be assayed in participants.</w:delText>
        </w:r>
      </w:del>
    </w:p>
    <w:p w14:paraId="45BFBF99" w14:textId="77777777" w:rsidR="00EE6876" w:rsidRPr="000127EC" w:rsidRDefault="00895D30" w:rsidP="00224EA0">
      <w:pPr>
        <w:pStyle w:val="paragraph0"/>
        <w:rPr>
          <w:del w:id="2453" w:author="Powell, Deana" w:date="2026-03-05T15:34:00Z" w16du:dateUtc="2026-03-05T20:34:00Z"/>
        </w:rPr>
      </w:pPr>
      <w:del w:id="2454" w:author="Powell, Deana" w:date="2026-03-05T15:34:00Z" w16du:dateUtc="2026-03-05T20:34:00Z">
        <w:r>
          <w:delText>Other molecular changes of interest include the subtype of T-cells in the tumor microenvironment. The T-cell repertoire from tumor tissue and blood components may be evaluated.</w:delText>
        </w:r>
      </w:del>
    </w:p>
    <w:p w14:paraId="75EBBF88" w14:textId="5A90B317" w:rsidR="0074605C" w:rsidRDefault="00526A29" w:rsidP="00741418">
      <w:pPr>
        <w:pStyle w:val="Paragraph"/>
        <w:rPr>
          <w:ins w:id="2455" w:author="Powell, Deana" w:date="2026-03-05T15:34:00Z" w16du:dateUtc="2026-03-05T20:34:00Z"/>
        </w:rPr>
      </w:pPr>
      <w:ins w:id="2456" w:author="Powell, Deana" w:date="2026-03-05T15:34:00Z" w16du:dateUtc="2026-03-05T20:34:00Z">
        <w:r w:rsidRPr="002579BB">
          <w:t>Furthermore, when applicable, cell populations may be also separated by either flow cytometry or mass cytometry-based sorting. These approaches may be used to quantify cell- and/or tissue-based analytes to further elucidate mechanism of action and/or assess disease-related parameters</w:t>
        </w:r>
        <w:r w:rsidR="002A7ECD">
          <w:t>.</w:t>
        </w:r>
      </w:ins>
    </w:p>
    <w:p w14:paraId="701FC0B6" w14:textId="77777777" w:rsidR="000127EC" w:rsidRDefault="008F7EB8" w:rsidP="000127EC">
      <w:pPr>
        <w:pStyle w:val="Heading4"/>
      </w:pPr>
      <w:bookmarkStart w:id="2457" w:name="_Toc212096949"/>
      <w:bookmarkStart w:id="2458" w:name="_Toc140132381"/>
      <w:r w:rsidRPr="000127EC">
        <w:t>Future Biomedical Research</w:t>
      </w:r>
      <w:bookmarkEnd w:id="2457"/>
      <w:bookmarkEnd w:id="2458"/>
    </w:p>
    <w:p w14:paraId="0D30ED26" w14:textId="77777777" w:rsidR="0074605C" w:rsidRDefault="00526A29" w:rsidP="00741418">
      <w:pPr>
        <w:pStyle w:val="Paragraph"/>
      </w:pPr>
      <w:r>
        <w:t>The Sponsor will conduct FBR on specimens for which consent was provided during this clinical study. This research may include genetic analyses (DNA), gene expression profiling (RNA), proteomics, metabolomics (serum, plasma), and/or the measurement of other analytes, depending on which specimens are consented for FBR.</w:t>
      </w:r>
    </w:p>
    <w:p w14:paraId="290674FE" w14:textId="77777777" w:rsidR="0074605C" w:rsidRDefault="00526A29" w:rsidP="00741418">
      <w:pPr>
        <w:pStyle w:val="Paragraph"/>
      </w:pPr>
      <w:r>
        <w:t xml:space="preserve">Such research is for biomarker testing to address emergent questions not described elsewhere in the protocol and will only be conducted on specimens from appropriately consented participants. The objective of collecting/retaining specimens for FBR is to explore and identify biomarkers that inform the scientific understanding of diseases and/or their </w:t>
      </w:r>
      <w:r>
        <w:lastRenderedPageBreak/>
        <w:t>therapeutic treatments. The overarching goal is to use such information to develop safer, more effective drugs/vaccines, and/or to ensure participants receive the correct dose of the correct drug/vaccine at the correct time. The details of FBR are presented in Appendix 6.</w:t>
      </w:r>
    </w:p>
    <w:p w14:paraId="77C2F1DD" w14:textId="77777777" w:rsidR="0074605C" w:rsidRDefault="00526A29" w:rsidP="00741418">
      <w:pPr>
        <w:pStyle w:val="Paragraph"/>
      </w:pPr>
      <w:r>
        <w:t>See Appendix 7 for country-specific requirements.</w:t>
      </w:r>
    </w:p>
    <w:p w14:paraId="0CC590F7" w14:textId="77777777" w:rsidR="002B76AA" w:rsidRPr="00A838E7" w:rsidRDefault="00526A29" w:rsidP="00A838E7">
      <w:pPr>
        <w:pStyle w:val="Heading3"/>
        <w:rPr>
          <w:rStyle w:val="SuggestedOptional"/>
          <w:color w:val="auto"/>
        </w:rPr>
      </w:pPr>
      <w:bookmarkStart w:id="2459" w:name="_Toc212096950"/>
      <w:bookmarkStart w:id="2460" w:name="_Toc140132382"/>
      <w:r w:rsidRPr="00A838E7">
        <w:rPr>
          <w:rStyle w:val="SuggestedOptional"/>
          <w:color w:val="auto"/>
        </w:rPr>
        <w:t>Rationale for the Use of Comparator/Placebo</w:t>
      </w:r>
      <w:bookmarkEnd w:id="2459"/>
      <w:bookmarkEnd w:id="2460"/>
    </w:p>
    <w:p w14:paraId="125719F1" w14:textId="7935EC6D" w:rsidR="0074605C" w:rsidRDefault="00526A29" w:rsidP="00741418">
      <w:pPr>
        <w:pStyle w:val="Paragraph"/>
      </w:pPr>
      <w:r>
        <w:t xml:space="preserve">Venetoclax is a selective, small molecule inhibitor of the antiapoptotic protein BCL2. Inhibition of BCL2 primes cancer cells for cell death. CLL cells express high levels of pro-apoptotic proteins belonging to the BH3-only class of proteins (BIM, BID, PUMA, HRK, NOXA, BAD) that are sequestered by BCL2. High levels of BCL2 in CLL cells maintain the survival of these cells </w:t>
      </w:r>
      <w:r w:rsidR="00B16DC4">
        <w:t>[Del Gaizo Moore, V., et al 2007]</w:t>
      </w:r>
      <w:r>
        <w:t xml:space="preserve">. Selective inhibition of BCL2 by venetoclax circumvents the antiapoptotic function of BCL2. Rituximab is a monoclonal antibody </w:t>
      </w:r>
      <w:del w:id="2461" w:author="Powell, Deana" w:date="2026-03-05T15:34:00Z" w16du:dateUtc="2026-03-05T20:34:00Z">
        <w:r w:rsidR="00895D30">
          <w:delText>that binds</w:delText>
        </w:r>
      </w:del>
      <w:ins w:id="2462" w:author="Powell, Deana" w:date="2026-03-05T15:34:00Z" w16du:dateUtc="2026-03-05T20:34:00Z">
        <w:r>
          <w:t>targeting</w:t>
        </w:r>
      </w:ins>
      <w:r>
        <w:t xml:space="preserve"> the </w:t>
      </w:r>
      <w:del w:id="2463" w:author="Powell, Deana" w:date="2026-03-05T15:34:00Z" w16du:dateUtc="2026-03-05T20:34:00Z">
        <w:r w:rsidR="00895D30">
          <w:delText xml:space="preserve">cell surface protein </w:delText>
        </w:r>
      </w:del>
      <w:r>
        <w:t>CD20</w:t>
      </w:r>
      <w:del w:id="2464" w:author="Powell, Deana" w:date="2026-03-05T15:34:00Z" w16du:dateUtc="2026-03-05T20:34:00Z">
        <w:r w:rsidR="00895D30">
          <w:delText>, which is widely</w:delText>
        </w:r>
      </w:del>
      <w:ins w:id="2465" w:author="Powell, Deana" w:date="2026-03-05T15:34:00Z" w16du:dateUtc="2026-03-05T20:34:00Z">
        <w:r>
          <w:t xml:space="preserve"> antigen</w:t>
        </w:r>
      </w:ins>
      <w:r>
        <w:t xml:space="preserve"> expressed on </w:t>
      </w:r>
      <w:ins w:id="2466" w:author="Powell, Deana" w:date="2026-03-05T15:34:00Z" w16du:dateUtc="2026-03-05T20:34:00Z">
        <w:r>
          <w:t>the surface of pre-</w:t>
        </w:r>
      </w:ins>
      <w:r>
        <w:t xml:space="preserve">B </w:t>
      </w:r>
      <w:del w:id="2467" w:author="Powell, Deana" w:date="2026-03-05T15:34:00Z" w16du:dateUtc="2026-03-05T20:34:00Z">
        <w:r w:rsidR="00895D30">
          <w:delText>cells</w:delText>
        </w:r>
      </w:del>
      <w:ins w:id="2468" w:author="Powell, Deana" w:date="2026-03-05T15:34:00Z" w16du:dateUtc="2026-03-05T20:34:00Z">
        <w:r>
          <w:t>and mature B-lymphocytes. Upon binding to CD20, rituximab mediates B-cell lysis and depletion</w:t>
        </w:r>
      </w:ins>
      <w:r>
        <w:t xml:space="preserve">. Venetoclax is approved with or without rituximab as second-line therapy for CLL/SLL. </w:t>
      </w:r>
    </w:p>
    <w:p w14:paraId="328AED98" w14:textId="4FF4AB4A" w:rsidR="0074605C" w:rsidRDefault="00526A29" w:rsidP="00741418">
      <w:pPr>
        <w:pStyle w:val="Paragraph"/>
      </w:pPr>
      <w:r>
        <w:t xml:space="preserve">Results from the Phase 3, randomized, multicenter, open-label, active-controlled MURANO trial led to the approval of VR for the treatment of CLL/SLL in patients who have received at least 1 prior therapy. In this study, 389 patients who had received at least 1 prior therapy were randomly assigned to receive 2 years of VR or 6 cycles of BR. After a median follow-up for PFS of 48 months, investigator-assessed PFS was longer in the VR group; the 4-year PFS estimates were 57.3% (95% CI: 49.4%, 65.3%) for VR and 4.6% (95% CI: 0.1%, 9.2%) for BR (HR=0.19, 95% CI: 0.14, 0.25). The PFS estimates 18 and 24 months after VR treatment cessation were 75.5% (95% CI: 67.4, 83.7) and 68.0% (95% CI: 57.6, 78.4), respectively. Four-year OS rates were also higher in the VR group (85.3%) than the BR group (66.8% [HR=0.41, 95% CI: 0.26, 0.65]). Notably, patients in the VR arm who received the BTKi ibrutinib as the first therapy after progression (n=10 evaluable patients) had a reported 100% response rate </w:t>
      </w:r>
      <w:r w:rsidR="00B16DC4">
        <w:t>[Kater, A. P., et al 2020]</w:t>
      </w:r>
      <w:r>
        <w:t>.</w:t>
      </w:r>
    </w:p>
    <w:p w14:paraId="16C9BF28" w14:textId="77777777" w:rsidR="002B76AA" w:rsidRPr="00224B70" w:rsidRDefault="00526A29" w:rsidP="002B76AA">
      <w:pPr>
        <w:pStyle w:val="Heading3"/>
        <w:rPr>
          <w:rStyle w:val="SuggestedOptional"/>
          <w:color w:val="auto"/>
        </w:rPr>
      </w:pPr>
      <w:bookmarkStart w:id="2469" w:name="_Toc212096951"/>
      <w:bookmarkStart w:id="2470" w:name="_Toc140132383"/>
      <w:r>
        <w:t>Rationale for Stratification Factors</w:t>
      </w:r>
      <w:bookmarkEnd w:id="2469"/>
      <w:bookmarkEnd w:id="2470"/>
    </w:p>
    <w:p w14:paraId="54B71A53" w14:textId="5BBF1158" w:rsidR="0074605C" w:rsidRDefault="00526A29" w:rsidP="00741418">
      <w:pPr>
        <w:pStyle w:val="Paragraph"/>
      </w:pPr>
      <w:r>
        <w:t xml:space="preserve">This study will enroll participants in Part 2 of the study stratified by </w:t>
      </w:r>
      <w:del w:id="2471" w:author="Powell, Deana" w:date="2026-03-05T15:34:00Z" w16du:dateUtc="2026-03-05T20:34:00Z">
        <w:r w:rsidR="0098462C">
          <w:delText>BTK-C481 mutation status (detected vs not detected, as determined by central laboratory assessment),</w:delText>
        </w:r>
      </w:del>
      <w:ins w:id="2472" w:author="Powell, Deana" w:date="2026-03-05T15:34:00Z" w16du:dateUtc="2026-03-05T20:34:00Z">
        <w:r>
          <w:t>prior BCL2i (includes venetoclax) treatment, prior BTKi treatment,</w:t>
        </w:r>
      </w:ins>
      <w:r>
        <w:t xml:space="preserve"> risk (high risk [defined as del(17p) and/or TP53-mutated and/or IGHV-unmutated status] vs low risk [defined as the absence of high-risk factors listed above] as determined by central testing) and geographic region (US/Canada vs Europe vs Rest of World). Prior Phase 3 studies in CLL/SLL have included 3 to 4 stratification factors, including MURANO (3 factors; 389 participants); ECOG1912 (4 factors; 529 participants), and ALLIANCE (3 factors; 365 participants) </w:t>
      </w:r>
      <w:r w:rsidR="00B16DC4" w:rsidRPr="00B16DC4">
        <w:rPr>
          <w:bCs/>
        </w:rPr>
        <w:t xml:space="preserve">[Seymour, J. F., </w:t>
      </w:r>
      <w:r w:rsidR="00B16DC4">
        <w:t>et al 2018] [Woyach, J. A., et al 2018] [Shanafelt, T. D., et al 2019]</w:t>
      </w:r>
      <w:r>
        <w:t xml:space="preserve">. With a sample size of approximately 690 participants in the current study, the use of </w:t>
      </w:r>
      <w:del w:id="2473" w:author="Powell, Deana" w:date="2026-03-05T15:34:00Z" w16du:dateUtc="2026-03-05T20:34:00Z">
        <w:r w:rsidR="00AE234B">
          <w:delText>12</w:delText>
        </w:r>
      </w:del>
      <w:ins w:id="2474" w:author="Powell, Deana" w:date="2026-03-05T15:34:00Z" w16du:dateUtc="2026-03-05T20:34:00Z">
        <w:r>
          <w:t>up to 24</w:t>
        </w:r>
      </w:ins>
      <w:r>
        <w:t xml:space="preserve"> strata is operationally and analytically acceptable. </w:t>
      </w:r>
    </w:p>
    <w:p w14:paraId="0F79D638" w14:textId="08D10810" w:rsidR="0074605C" w:rsidRDefault="00895D30" w:rsidP="00741418">
      <w:pPr>
        <w:pStyle w:val="Paragraph"/>
      </w:pPr>
      <w:del w:id="2475" w:author="Powell, Deana" w:date="2026-03-05T15:34:00Z" w16du:dateUtc="2026-03-05T20:34:00Z">
        <w:r>
          <w:lastRenderedPageBreak/>
          <w:delText>H</w:delText>
        </w:r>
        <w:r w:rsidR="000E18D6">
          <w:delText>igh</w:delText>
        </w:r>
      </w:del>
      <w:ins w:id="2476" w:author="Powell, Deana" w:date="2026-03-05T15:34:00Z" w16du:dateUtc="2026-03-05T20:34:00Z">
        <w:r w:rsidR="00526A29">
          <w:t>Prior treatment with BCL2i (includes venetoclax) and high</w:t>
        </w:r>
      </w:ins>
      <w:r w:rsidR="00526A29">
        <w:t xml:space="preserve"> risk versus low risk, defined by del(17p) and/or TP53-mutated and/or IGHV-unmutated status</w:t>
      </w:r>
      <w:del w:id="2477" w:author="Powell, Deana" w:date="2026-03-05T15:34:00Z" w16du:dateUtc="2026-03-05T20:34:00Z">
        <w:r>
          <w:delText xml:space="preserve"> is a</w:delText>
        </w:r>
      </w:del>
      <w:ins w:id="2478" w:author="Powell, Deana" w:date="2026-03-05T15:34:00Z" w16du:dateUtc="2026-03-05T20:34:00Z">
        <w:r w:rsidR="00526A29">
          <w:t>, are</w:t>
        </w:r>
      </w:ins>
      <w:r w:rsidR="00526A29">
        <w:t xml:space="preserve"> known prognostic </w:t>
      </w:r>
      <w:del w:id="2479" w:author="Powell, Deana" w:date="2026-03-05T15:34:00Z" w16du:dateUtc="2026-03-05T20:34:00Z">
        <w:r>
          <w:delText>factor</w:delText>
        </w:r>
      </w:del>
      <w:ins w:id="2480" w:author="Powell, Deana" w:date="2026-03-05T15:34:00Z" w16du:dateUtc="2026-03-05T20:34:00Z">
        <w:r w:rsidR="00526A29">
          <w:t>factors</w:t>
        </w:r>
      </w:ins>
      <w:r w:rsidR="00526A29">
        <w:t xml:space="preserve">. Patients with a detectable del(17p) have the poorest prognosis in the era of chemoimmunotherapy, with a median OS of 2 to 5 years </w:t>
      </w:r>
      <w:r w:rsidR="00B16DC4">
        <w:t>[Hallek, M. 2013]</w:t>
      </w:r>
      <w:r w:rsidR="00526A29">
        <w:t xml:space="preserve">. </w:t>
      </w:r>
      <w:del w:id="2481" w:author="Powell, Deana" w:date="2026-03-05T15:34:00Z" w16du:dateUtc="2026-03-05T20:34:00Z">
        <w:r w:rsidR="000E18D6">
          <w:delText>Using the strong predictability of BTK mutation as a prognostic indicator</w:delText>
        </w:r>
        <w:r w:rsidR="000E18D6" w:rsidRPr="00E405F4">
          <w:delText xml:space="preserve"> </w:delText>
        </w:r>
        <w:r w:rsidR="000E18D6">
          <w:delText>to response to covalent BTKi, potential differences can be observed in the DOR between BTK mutant and wild-type groups. Given the mechanism of nemtabrutinib as a BTK inhibitor, stratification by BTK mutation status will be useful to analyz</w:delText>
        </w:r>
        <w:r w:rsidR="000E18D6" w:rsidRPr="00224B70">
          <w:delText>e.</w:delText>
        </w:r>
      </w:del>
    </w:p>
    <w:p w14:paraId="501BE3AE" w14:textId="77777777" w:rsidR="0074605C" w:rsidRDefault="00526A29" w:rsidP="00741418">
      <w:pPr>
        <w:pStyle w:val="Paragraph"/>
      </w:pPr>
      <w:r>
        <w:t>The use of CLL/SLL therapies differs across regions, and geographic region is included as a stratification factor at randomization to account for these differences and will help ensure the selected regions are balanced between the treatment groups. As of early 2023, there has been a greater use of chemoimmunotherapy in Europe, Asia Pacific, and the rest of world compared to the US, and greater heterogeneity within these regions with regards to regimens used, compared to prescribed treatments in the US.</w:t>
      </w:r>
    </w:p>
    <w:p w14:paraId="58FA7309" w14:textId="77777777" w:rsidR="00E20725" w:rsidRDefault="00526A29" w:rsidP="002255C4">
      <w:pPr>
        <w:pStyle w:val="Heading2"/>
      </w:pPr>
      <w:bookmarkStart w:id="2482" w:name="_Toc212096952"/>
      <w:bookmarkStart w:id="2483" w:name="_Toc140132384"/>
      <w:r w:rsidRPr="002B76AA">
        <w:t>Justification for Dose</w:t>
      </w:r>
      <w:bookmarkEnd w:id="2482"/>
      <w:bookmarkEnd w:id="2483"/>
    </w:p>
    <w:p w14:paraId="1B1BFE88" w14:textId="77777777" w:rsidR="0074605C" w:rsidRDefault="00526A29">
      <w:pPr>
        <w:pStyle w:val="Heading3"/>
      </w:pPr>
      <w:bookmarkStart w:id="2484" w:name="_Toc212096953"/>
      <w:bookmarkStart w:id="2485" w:name="_Toc140132385"/>
      <w:r>
        <w:t>Dose-limiting Toxicity Definition</w:t>
      </w:r>
      <w:bookmarkEnd w:id="2484"/>
      <w:bookmarkEnd w:id="2485"/>
    </w:p>
    <w:p w14:paraId="1C006E37" w14:textId="4C5E481D" w:rsidR="0074605C" w:rsidRDefault="00526A29" w:rsidP="00741418">
      <w:pPr>
        <w:pStyle w:val="Paragraph"/>
      </w:pPr>
      <w:r>
        <w:t>DLTs will be defined from toxicities observed during the DLT evaluation period, defined as beginning at the first dose of the combination treatment of nemtabrutinib plus venetoclax and ending 8 weeks after this dose (</w:t>
      </w:r>
      <w:r>
        <w:rPr>
          <w:rFonts w:eastAsiaTheme="minorHAnsi"/>
        </w:rPr>
        <w:t>C2D1; the end of the DLT evaluation window will correspond to approximately 12 weeks after the participant has received the first dose of nemtabrutinib at C1D1</w:t>
      </w:r>
      <w:r>
        <w:t>) in Part 1. The occurrence of any of the toxicities listed below will be considered a DLT unless the investigator assessment determines the toxicity to be clearly and incontrovertibly unrelated to nemtabrutinib or venetoclax. The CTCAE 5.0 will be used to grade the severity of AEs in this study. Hematologic toxicities in participants with CLL</w:t>
      </w:r>
      <w:del w:id="2486" w:author="Powell, Deana" w:date="2026-03-05T15:34:00Z" w16du:dateUtc="2026-03-05T20:34:00Z">
        <w:r w:rsidR="00895D30">
          <w:delText>/SLL</w:delText>
        </w:r>
      </w:del>
      <w:r>
        <w:t xml:space="preserve"> will be assessed according to the </w:t>
      </w:r>
      <w:ins w:id="2487" w:author="Powell, Deana" w:date="2026-03-05T15:34:00Z" w16du:dateUtc="2026-03-05T20:34:00Z">
        <w:r>
          <w:t xml:space="preserve">grading scales in the </w:t>
        </w:r>
      </w:ins>
      <w:r>
        <w:t xml:space="preserve">iwCLL </w:t>
      </w:r>
      <w:del w:id="2488" w:author="Powell, Deana" w:date="2026-03-05T15:34:00Z" w16du:dateUtc="2026-03-05T20:34:00Z">
        <w:r w:rsidR="00895D30" w:rsidRPr="00AB1138">
          <w:delText>criteria as</w:delText>
        </w:r>
      </w:del>
      <w:ins w:id="2489" w:author="Powell, Deana" w:date="2026-03-05T15:34:00Z" w16du:dateUtc="2026-03-05T20:34:00Z">
        <w:r>
          <w:t>guidelines</w:t>
        </w:r>
      </w:ins>
      <w:r>
        <w:t xml:space="preserve"> described in Appendix 11 (</w:t>
      </w:r>
      <w:r w:rsidR="00B16DC4" w:rsidRPr="008F5E7E">
        <w:t xml:space="preserve">Table </w:t>
      </w:r>
      <w:del w:id="2490" w:author="Powell, Deana" w:date="2026-03-05T15:34:00Z" w16du:dateUtc="2026-03-05T20:34:00Z">
        <w:r w:rsidR="00B55DCA">
          <w:rPr>
            <w:noProof/>
          </w:rPr>
          <w:delText>41</w:delText>
        </w:r>
      </w:del>
      <w:ins w:id="2491" w:author="Powell, Deana" w:date="2026-03-05T15:34:00Z" w16du:dateUtc="2026-03-05T20:34:00Z">
        <w:r w:rsidR="00B16DC4">
          <w:rPr>
            <w:noProof/>
          </w:rPr>
          <w:t>42</w:t>
        </w:r>
      </w:ins>
      <w:r>
        <w:t>).</w:t>
      </w:r>
    </w:p>
    <w:p w14:paraId="57910068" w14:textId="77777777" w:rsidR="0074605C" w:rsidRDefault="00526A29" w:rsidP="00741418">
      <w:pPr>
        <w:pStyle w:val="Paragraph"/>
        <w:rPr>
          <w:b/>
          <w:bCs/>
        </w:rPr>
      </w:pPr>
      <w:bookmarkStart w:id="2492" w:name="_Hlk119326662"/>
      <w:r>
        <w:rPr>
          <w:b/>
          <w:bCs/>
        </w:rPr>
        <w:t>Nonhematologic Events:</w:t>
      </w:r>
    </w:p>
    <w:p w14:paraId="70C97A1C" w14:textId="77777777" w:rsidR="0074605C" w:rsidRPr="00741418" w:rsidRDefault="00526A29" w:rsidP="00741418">
      <w:pPr>
        <w:pStyle w:val="ListBullet"/>
      </w:pPr>
      <w:r w:rsidRPr="00741418">
        <w:t xml:space="preserve">Grade ≥3 nonhematologic toxicity, with exception of: </w:t>
      </w:r>
    </w:p>
    <w:p w14:paraId="7C5E6653" w14:textId="369EBD6D" w:rsidR="0074605C" w:rsidRDefault="00526A29" w:rsidP="00404370">
      <w:pPr>
        <w:pStyle w:val="ListBullet2"/>
        <w:numPr>
          <w:ilvl w:val="0"/>
          <w:numId w:val="68"/>
        </w:numPr>
        <w:ind w:left="720"/>
      </w:pPr>
      <w:r>
        <w:t>Grade 3 nausea, vomiting, diarrhea, which will not be considered a DLT unless lasting more than 72 hours despite optimal supportive care</w:t>
      </w:r>
      <w:ins w:id="2493" w:author="Powell, Deana" w:date="2026-03-05T15:34:00Z" w16du:dateUtc="2026-03-05T20:34:00Z">
        <w:r w:rsidR="002A7ECD">
          <w:t>.</w:t>
        </w:r>
      </w:ins>
      <w:r>
        <w:t xml:space="preserve"> </w:t>
      </w:r>
    </w:p>
    <w:p w14:paraId="4C887C8E" w14:textId="02D5C662" w:rsidR="0074605C" w:rsidRDefault="00526A29" w:rsidP="00404370">
      <w:pPr>
        <w:pStyle w:val="ListBullet2"/>
        <w:numPr>
          <w:ilvl w:val="0"/>
          <w:numId w:val="68"/>
        </w:numPr>
        <w:ind w:left="720"/>
      </w:pPr>
      <w:r>
        <w:t>Grade 3 hypertension, which will not be considered a DLT unless lasting more than 72 hours despite optimal supportive care</w:t>
      </w:r>
      <w:ins w:id="2494" w:author="Powell, Deana" w:date="2026-03-05T15:34:00Z" w16du:dateUtc="2026-03-05T20:34:00Z">
        <w:r w:rsidR="002A7ECD">
          <w:t>.</w:t>
        </w:r>
      </w:ins>
    </w:p>
    <w:p w14:paraId="2B1F3DE9" w14:textId="5E285186" w:rsidR="0074605C" w:rsidRDefault="00526A29" w:rsidP="00404370">
      <w:pPr>
        <w:pStyle w:val="ListBullet2"/>
        <w:numPr>
          <w:ilvl w:val="0"/>
          <w:numId w:val="68"/>
        </w:numPr>
        <w:ind w:left="720"/>
      </w:pPr>
      <w:r>
        <w:t>Grade 3 fatigue, which will not be considered a DLT unless lasting more than 7 days</w:t>
      </w:r>
      <w:ins w:id="2495" w:author="Powell, Deana" w:date="2026-03-05T15:34:00Z" w16du:dateUtc="2026-03-05T20:34:00Z">
        <w:r w:rsidR="002A7ECD">
          <w:t>.</w:t>
        </w:r>
      </w:ins>
    </w:p>
    <w:p w14:paraId="6896E3D1" w14:textId="4BCC7D2A" w:rsidR="0074605C" w:rsidRDefault="00526A29" w:rsidP="00404370">
      <w:pPr>
        <w:pStyle w:val="ListBullet2"/>
        <w:numPr>
          <w:ilvl w:val="0"/>
          <w:numId w:val="68"/>
        </w:numPr>
        <w:ind w:left="720"/>
      </w:pPr>
      <w:r>
        <w:t>Grade 3 rash, which will not be considered a DLT unless lasting more than 7 days and not resolving with appropriate clinical management</w:t>
      </w:r>
      <w:ins w:id="2496" w:author="Powell, Deana" w:date="2026-03-05T15:34:00Z" w16du:dateUtc="2026-03-05T20:34:00Z">
        <w:r w:rsidR="002A7ECD">
          <w:t>.</w:t>
        </w:r>
      </w:ins>
    </w:p>
    <w:p w14:paraId="7FAEB066" w14:textId="77777777" w:rsidR="0074605C" w:rsidRPr="00741418" w:rsidRDefault="00526A29" w:rsidP="00741418">
      <w:pPr>
        <w:pStyle w:val="ListBullet"/>
      </w:pPr>
      <w:r w:rsidRPr="00741418">
        <w:t>Any Grade 3 or Grade 4 nonhematologic laboratory abnormality, if:</w:t>
      </w:r>
    </w:p>
    <w:p w14:paraId="6BB23356" w14:textId="77777777" w:rsidR="0074605C" w:rsidRDefault="00526A29" w:rsidP="00404370">
      <w:pPr>
        <w:pStyle w:val="ListBullet2"/>
        <w:numPr>
          <w:ilvl w:val="0"/>
          <w:numId w:val="69"/>
        </w:numPr>
      </w:pPr>
      <w:r>
        <w:t>Values result in DILI (see Section 8.4.7 for laboratory criteria), or</w:t>
      </w:r>
    </w:p>
    <w:p w14:paraId="2E6854DE" w14:textId="77777777" w:rsidR="0074605C" w:rsidRDefault="00526A29" w:rsidP="00404370">
      <w:pPr>
        <w:pStyle w:val="ListBullet2"/>
        <w:numPr>
          <w:ilvl w:val="0"/>
          <w:numId w:val="69"/>
        </w:numPr>
      </w:pPr>
      <w:r>
        <w:t>Medical intervention is required, or</w:t>
      </w:r>
    </w:p>
    <w:p w14:paraId="738C8E67" w14:textId="77777777" w:rsidR="0074605C" w:rsidRDefault="00526A29" w:rsidP="00404370">
      <w:pPr>
        <w:pStyle w:val="ListBullet2"/>
        <w:numPr>
          <w:ilvl w:val="0"/>
          <w:numId w:val="69"/>
        </w:numPr>
      </w:pPr>
      <w:r>
        <w:t>The abnormality leads to hospitalization, or</w:t>
      </w:r>
    </w:p>
    <w:p w14:paraId="724009BD" w14:textId="7EEA8BEC" w:rsidR="0074605C" w:rsidRDefault="00526A29" w:rsidP="00404370">
      <w:pPr>
        <w:pStyle w:val="ListBullet2"/>
        <w:numPr>
          <w:ilvl w:val="0"/>
          <w:numId w:val="69"/>
        </w:numPr>
      </w:pPr>
      <w:r>
        <w:lastRenderedPageBreak/>
        <w:t>The abnormality persists for &gt;1 week</w:t>
      </w:r>
      <w:ins w:id="2497" w:author="Powell, Deana" w:date="2026-03-05T15:34:00Z" w16du:dateUtc="2026-03-05T20:34:00Z">
        <w:r w:rsidR="002A7ECD">
          <w:t>.</w:t>
        </w:r>
      </w:ins>
    </w:p>
    <w:p w14:paraId="1D527164" w14:textId="77777777" w:rsidR="00741418" w:rsidRDefault="00741418" w:rsidP="00741418">
      <w:pPr>
        <w:pStyle w:val="ListEnd"/>
      </w:pPr>
    </w:p>
    <w:p w14:paraId="1DC28F79" w14:textId="2AF576CB" w:rsidR="00E108A9" w:rsidRDefault="00526A29" w:rsidP="00741418">
      <w:pPr>
        <w:pStyle w:val="Paragraph"/>
      </w:pPr>
      <w:r>
        <w:t>Exceptions: Clinically nonsignificant, treatable, or reversible laboratory abnormalities including liver function tests, uric acid, etc. (see Appendix 3).</w:t>
      </w:r>
    </w:p>
    <w:p w14:paraId="7BBA08ED" w14:textId="5E7336E5" w:rsidR="0074605C" w:rsidRPr="00E108A9" w:rsidRDefault="00E108A9" w:rsidP="00E108A9">
      <w:pPr>
        <w:rPr>
          <w:rFonts w:eastAsia="MS Gothic"/>
        </w:rPr>
      </w:pPr>
      <w:r>
        <w:br w:type="page"/>
      </w:r>
    </w:p>
    <w:p w14:paraId="4C06D984" w14:textId="58014B8A" w:rsidR="0074605C" w:rsidRDefault="00526A29" w:rsidP="00741418">
      <w:pPr>
        <w:pStyle w:val="Paragraph"/>
        <w:rPr>
          <w:b/>
          <w:bCs/>
        </w:rPr>
      </w:pPr>
      <w:r>
        <w:rPr>
          <w:b/>
          <w:bCs/>
        </w:rPr>
        <w:lastRenderedPageBreak/>
        <w:t xml:space="preserve">Hematologic Events (per iwCLL Criteria, </w:t>
      </w:r>
      <w:r w:rsidR="00B16DC4" w:rsidRPr="008F5E7E">
        <w:t xml:space="preserve">Table </w:t>
      </w:r>
      <w:del w:id="2498" w:author="Powell, Deana" w:date="2026-03-05T15:34:00Z" w16du:dateUtc="2026-03-05T20:34:00Z">
        <w:r w:rsidR="00B55DCA">
          <w:rPr>
            <w:noProof/>
          </w:rPr>
          <w:delText>41</w:delText>
        </w:r>
      </w:del>
      <w:ins w:id="2499" w:author="Powell, Deana" w:date="2026-03-05T15:34:00Z" w16du:dateUtc="2026-03-05T20:34:00Z">
        <w:r w:rsidR="00B16DC4">
          <w:rPr>
            <w:noProof/>
          </w:rPr>
          <w:t>42</w:t>
        </w:r>
      </w:ins>
      <w:r>
        <w:rPr>
          <w:b/>
          <w:bCs/>
        </w:rPr>
        <w:t>):</w:t>
      </w:r>
    </w:p>
    <w:p w14:paraId="3DD37E83" w14:textId="44BBC027" w:rsidR="0074605C" w:rsidRPr="00741418" w:rsidRDefault="00526A29" w:rsidP="00741418">
      <w:pPr>
        <w:pStyle w:val="ListBullet"/>
      </w:pPr>
      <w:r w:rsidRPr="00741418">
        <w:t>Grade 4 neutropenia lasting &gt;7 days (irrespective of adequate growth factor support</w:t>
      </w:r>
      <w:del w:id="2500" w:author="Powell, Deana" w:date="2026-03-05T15:34:00Z" w16du:dateUtc="2026-03-05T20:34:00Z">
        <w:r w:rsidR="00895D30">
          <w:delText>)</w:delText>
        </w:r>
      </w:del>
      <w:ins w:id="2501" w:author="Powell, Deana" w:date="2026-03-05T15:34:00Z" w16du:dateUtc="2026-03-05T20:34:00Z">
        <w:r w:rsidRPr="00741418">
          <w:t>)</w:t>
        </w:r>
        <w:r w:rsidR="002A7ECD">
          <w:t>.</w:t>
        </w:r>
      </w:ins>
    </w:p>
    <w:p w14:paraId="75A92E18" w14:textId="5B4D1154" w:rsidR="0074605C" w:rsidRPr="00741418" w:rsidRDefault="00526A29" w:rsidP="00741418">
      <w:pPr>
        <w:pStyle w:val="ListBullet"/>
      </w:pPr>
      <w:r w:rsidRPr="00741418">
        <w:t>Grade 4 platelet count decreased lasting &gt;7 days</w:t>
      </w:r>
      <w:ins w:id="2502" w:author="Powell, Deana" w:date="2026-03-05T15:34:00Z" w16du:dateUtc="2026-03-05T20:34:00Z">
        <w:r w:rsidR="002A7ECD">
          <w:t>.</w:t>
        </w:r>
      </w:ins>
    </w:p>
    <w:p w14:paraId="765A4BFF" w14:textId="77777777" w:rsidR="0074605C" w:rsidRPr="00741418" w:rsidRDefault="00526A29" w:rsidP="00741418">
      <w:pPr>
        <w:pStyle w:val="ListBullet"/>
      </w:pPr>
      <w:r w:rsidRPr="00741418">
        <w:t>Grade 3 platelet count decreased if associated with clinically significant bleeding</w:t>
      </w:r>
    </w:p>
    <w:p w14:paraId="01226A74" w14:textId="77777777" w:rsidR="0074605C" w:rsidRDefault="00526A29" w:rsidP="00741418">
      <w:pPr>
        <w:pStyle w:val="ListContinue"/>
      </w:pPr>
      <w:r>
        <w:t xml:space="preserve">NOTE: For participants with bone marrow involvement, numerical value of decreased platelet count for Grade 3 or Grade 4 will not be considered a DLT unless the participant developed new or worsening clinical symptoms based on investigator assessment as compared with baseline and associated with low platelet counts. </w:t>
      </w:r>
    </w:p>
    <w:p w14:paraId="43113878" w14:textId="06B02040" w:rsidR="00741418" w:rsidRDefault="00526A29" w:rsidP="00741418">
      <w:pPr>
        <w:pStyle w:val="ListContinue"/>
        <w:spacing w:after="0"/>
      </w:pPr>
      <w:r>
        <w:t>NOTE: Grade 3 lymphocytosis, considered to be an expected outcome of BTK inhibition, is not considered a DLT.</w:t>
      </w:r>
    </w:p>
    <w:p w14:paraId="5EA6DF45" w14:textId="77777777" w:rsidR="00741418" w:rsidRDefault="00741418" w:rsidP="00741418">
      <w:pPr>
        <w:pStyle w:val="ListEnd"/>
      </w:pPr>
    </w:p>
    <w:p w14:paraId="4F7FCE2C" w14:textId="77777777" w:rsidR="0074605C" w:rsidRPr="00741418" w:rsidRDefault="00526A29" w:rsidP="00741418">
      <w:pPr>
        <w:pStyle w:val="Paragraph"/>
        <w:rPr>
          <w:b/>
          <w:bCs/>
        </w:rPr>
      </w:pPr>
      <w:r w:rsidRPr="00741418">
        <w:rPr>
          <w:b/>
          <w:bCs/>
        </w:rPr>
        <w:t>Any Event:</w:t>
      </w:r>
    </w:p>
    <w:p w14:paraId="7515575E" w14:textId="0706CA82" w:rsidR="0074605C" w:rsidRPr="00741418" w:rsidRDefault="00526A29" w:rsidP="00741418">
      <w:pPr>
        <w:pStyle w:val="ListBullet"/>
      </w:pPr>
      <w:r w:rsidRPr="00741418">
        <w:t>Grade 5 toxicity</w:t>
      </w:r>
      <w:ins w:id="2503" w:author="Powell, Deana" w:date="2026-03-05T15:34:00Z" w16du:dateUtc="2026-03-05T20:34:00Z">
        <w:r w:rsidR="002A7ECD">
          <w:t>.</w:t>
        </w:r>
      </w:ins>
    </w:p>
    <w:p w14:paraId="4EC5B087" w14:textId="2A9394C0" w:rsidR="0074605C" w:rsidRPr="00741418" w:rsidRDefault="00526A29" w:rsidP="00741418">
      <w:pPr>
        <w:pStyle w:val="ListBullet"/>
      </w:pPr>
      <w:r w:rsidRPr="00741418">
        <w:t>Missing &gt;25% of nemtabrutinib or venetoclax doses (in terms of number of doses) as a result of drug-related AEs during the DLT evaluation period</w:t>
      </w:r>
      <w:ins w:id="2504" w:author="Powell, Deana" w:date="2026-03-05T15:34:00Z" w16du:dateUtc="2026-03-05T20:34:00Z">
        <w:r w:rsidR="002A7ECD">
          <w:t>.</w:t>
        </w:r>
      </w:ins>
    </w:p>
    <w:p w14:paraId="1111FCCB" w14:textId="77777777" w:rsidR="0074605C" w:rsidRDefault="0074605C">
      <w:pPr>
        <w:pStyle w:val="ListEnd"/>
      </w:pPr>
    </w:p>
    <w:p w14:paraId="7A1BB1BD" w14:textId="77777777" w:rsidR="0074605C" w:rsidRDefault="00526A29">
      <w:pPr>
        <w:pStyle w:val="Heading3"/>
      </w:pPr>
      <w:bookmarkStart w:id="2505" w:name="_Toc212096954"/>
      <w:bookmarkStart w:id="2506" w:name="_Toc140132386"/>
      <w:bookmarkEnd w:id="2492"/>
      <w:r>
        <w:t>Dose Finding Using a Modified Toxicity Probability Interval Design</w:t>
      </w:r>
      <w:bookmarkEnd w:id="2505"/>
      <w:bookmarkEnd w:id="2506"/>
    </w:p>
    <w:p w14:paraId="137E9021" w14:textId="042879D3" w:rsidR="0074605C" w:rsidRDefault="00526A29" w:rsidP="00741418">
      <w:pPr>
        <w:pStyle w:val="Paragraph"/>
      </w:pPr>
      <w:r>
        <w:t xml:space="preserve">Dose finding will follow the mTPI design </w:t>
      </w:r>
      <w:r w:rsidR="00B16DC4">
        <w:t>[Ji, Y., et al 2007]</w:t>
      </w:r>
      <w:r>
        <w:t xml:space="preserve"> with a target DLT rate of 30%. Dose-escalation decisions are based on the mTPI design and depend on the number of participants enrolled and number of participants with at least 1 DLT observed at the current dose level. The decision to escalate will be based on safety; however, the totality of the available data, including PK, PD, and efficacy data will be taken into consideration.</w:t>
      </w:r>
    </w:p>
    <w:p w14:paraId="796C0E30" w14:textId="71C77BE5" w:rsidR="0074605C" w:rsidRDefault="00526A29" w:rsidP="00741418">
      <w:pPr>
        <w:pStyle w:val="Paragraph"/>
      </w:pPr>
      <w:r>
        <w:rPr>
          <w:rFonts w:eastAsiaTheme="minorHAnsi"/>
        </w:rPr>
        <w:t xml:space="preserve">A minimum of 6 to a maximum of approximately 15 participants at 1 or both dose </w:t>
      </w:r>
      <w:r w:rsidR="00EE1C59">
        <w:rPr>
          <w:rFonts w:eastAsiaTheme="minorHAnsi"/>
        </w:rPr>
        <w:t>levels</w:t>
      </w:r>
      <w:del w:id="2507" w:author="Powell, Deana" w:date="2026-03-05T15:34:00Z" w16du:dateUtc="2026-03-05T20:34:00Z">
        <w:r w:rsidR="00895D30">
          <w:rPr>
            <w:rFonts w:eastAsiaTheme="minorHAnsi"/>
          </w:rPr>
          <w:delText>,</w:delText>
        </w:r>
      </w:del>
      <w:r>
        <w:rPr>
          <w:rFonts w:eastAsiaTheme="minorHAnsi"/>
        </w:rPr>
        <w:t xml:space="preserve"> will be enrolled in Part 1. </w:t>
      </w:r>
      <w:r>
        <w:t xml:space="preserve">Dose escalation to the next dose level will be based on a minimum of 6 participants for at least 8 weeks during the DLT observation period. In </w:t>
      </w:r>
      <w:r w:rsidR="00B16DC4">
        <w:t>Table 5</w:t>
      </w:r>
      <w:r>
        <w:t>, the columns indicate the numbers of participants treated at the current dose level, and the rows indicate the numbers of participants experiencing a DLT. The entries of the table are the dose-finding decisions: E, S, and DU represent escalating the dose, staying at the same dose, and de-escalating the dose and excluding the dose from the study due to unacceptable toxicity, respectively. A dose is deemed as unacceptably toxic if the posterior probability of DLT rate being greater than 30% is greater than 85%. For example, if 0 or 1 of 6 participants at a given dose level develop a DLT, then the dose can escalate to the next level. If ≥3 of 6 participants develop a DLT, this indicates an unacceptable toxicity at this dose. The dose should be de-escalated, and the current dose will not be explored further. If 2 of 6 participants at a given dose level develop a DLT, then additional participants should be enrolled at that dose level following the rules below.</w:t>
      </w:r>
    </w:p>
    <w:p w14:paraId="41693D3A" w14:textId="33B17294" w:rsidR="0074605C" w:rsidRDefault="00526A29" w:rsidP="00741418">
      <w:pPr>
        <w:pStyle w:val="Paragraph"/>
      </w:pPr>
      <w:r>
        <w:t xml:space="preserve">When adding participants to a dose level in response to a “stay” decision, the number of additional participants to be enrolled is capped to minimize the exposure to a dose that may be unacceptably toxic (denoted as DU in </w:t>
      </w:r>
      <w:r w:rsidR="00B16DC4">
        <w:t>Table 5</w:t>
      </w:r>
      <w:r>
        <w:t xml:space="preserve">). Second, to determine how many more participants can be enrolled at the dose level, one can count steps in diagonal direction (down and to the right) from the current cell to the first cell marked DU. For example, if 2 of 6 </w:t>
      </w:r>
      <w:r>
        <w:lastRenderedPageBreak/>
        <w:t xml:space="preserve">participants have experienced a DLT at a given dose level, no more than an additional 2 participants should be enrolled at this dose level until additional DLT data are available. This is because this dose level would be considered unacceptably toxic if all 2 additional participants experience a DLT (ie, 4/8 participants with DLT in </w:t>
      </w:r>
      <w:r w:rsidR="00B16DC4">
        <w:t>Table 5</w:t>
      </w:r>
      <w:r>
        <w:t>).</w:t>
      </w:r>
    </w:p>
    <w:p w14:paraId="7D5EA239" w14:textId="77777777" w:rsidR="0074605C" w:rsidRDefault="00526A29" w:rsidP="00741418">
      <w:pPr>
        <w:pStyle w:val="Paragraph"/>
      </w:pPr>
      <w:r>
        <w:t>A DU decision at the lowest dose level will stop Part 1 of the study. An E decision at the highest dose level will result in staying at that level. During dose finding, it may be acceptable to de-escalate to an intermediate dose, which was not previously defined or studied if evaluation of toxicity at such a dose is desired. If this is the case, 6 new participants may be enrolled at the new intermediate dose, and the rules should be used for further enrollment at this dose level.</w:t>
      </w:r>
    </w:p>
    <w:p w14:paraId="328261D7" w14:textId="77777777" w:rsidR="0074605C" w:rsidRDefault="00526A29" w:rsidP="00741418">
      <w:pPr>
        <w:pStyle w:val="Paragraph"/>
      </w:pPr>
      <w:r>
        <w:t>After 15 participants have been enrolled at any of the tested doses (including intermediate doses), dose finding will stop if the mTPI table indicates “S” for staying at current dose. Otherwise, up to 15 new participants may be enrolled at a lower dose if “DU” is indicated, or at a higher dose if “E” is indicated.</w:t>
      </w:r>
    </w:p>
    <w:p w14:paraId="4EF035C5" w14:textId="77777777" w:rsidR="0074605C" w:rsidRDefault="00526A29" w:rsidP="00741418">
      <w:pPr>
        <w:pStyle w:val="Paragraph"/>
      </w:pPr>
      <w:r>
        <w:rPr>
          <w:rFonts w:eastAsiaTheme="minorHAnsi"/>
        </w:rPr>
        <w:t>If a dose escalation decision is made after &lt;15 participants are treated at the 45-mg dose level, additional participants will continue to be enrolled in order to have a total of approximately 15 participants at the 45-mg dose level. Enrollment in Part 1 will be managed through the IRT system.</w:t>
      </w:r>
    </w:p>
    <w:p w14:paraId="704B9709" w14:textId="0DD23602" w:rsidR="0074605C" w:rsidRDefault="00526A29" w:rsidP="00741418">
      <w:pPr>
        <w:pStyle w:val="Paragraph"/>
      </w:pPr>
      <w:r>
        <w:t xml:space="preserve">The pool-adjacent-violators-algorithm </w:t>
      </w:r>
      <w:r w:rsidR="00B16DC4">
        <w:t>[Ji, Y., et al 2007]</w:t>
      </w:r>
      <w:r>
        <w:t xml:space="preserve"> will be used to estimate the DLT rates across doses. After DLT evaluation period, the participants will continue to be followed for a total of 12 weeks for safety and efficacy evaluation. The totality of the data will be considered before deciding on the final nemtabrutinib dose to carry forward to Part 2 of this study.</w:t>
      </w:r>
    </w:p>
    <w:p w14:paraId="1EEE379F" w14:textId="59FEB436" w:rsidR="00E108A9" w:rsidRDefault="00526A29" w:rsidP="00741418">
      <w:pPr>
        <w:pStyle w:val="Paragraph"/>
      </w:pPr>
      <w:r>
        <w:t xml:space="preserve">Note that although 30% was the target toxicity rate used to generate the guidelines in </w:t>
      </w:r>
      <w:r w:rsidR="00B16DC4">
        <w:t>Table 5</w:t>
      </w:r>
      <w:r>
        <w:t>, the observed rates of participants with DLTs at the MTD may be slightly above or below 30%.</w:t>
      </w:r>
    </w:p>
    <w:p w14:paraId="7CA6CC6B" w14:textId="1FA803FC" w:rsidR="0074605C" w:rsidRPr="00E108A9" w:rsidRDefault="00E108A9" w:rsidP="00E108A9">
      <w:pPr>
        <w:rPr>
          <w:rFonts w:eastAsia="MS Gothic"/>
        </w:rPr>
      </w:pPr>
      <w:r>
        <w:br w:type="page"/>
      </w:r>
    </w:p>
    <w:p w14:paraId="33D89246" w14:textId="3084D28E" w:rsidR="0074605C" w:rsidRDefault="00526A29">
      <w:pPr>
        <w:pStyle w:val="Caption"/>
      </w:pPr>
      <w:bookmarkStart w:id="2508" w:name="_Ref113544043"/>
      <w:bookmarkStart w:id="2509" w:name="_Toc212022243"/>
      <w:bookmarkStart w:id="2510" w:name="_Toc140132612"/>
      <w:r>
        <w:lastRenderedPageBreak/>
        <w:t>Table </w:t>
      </w:r>
      <w:r w:rsidR="00B16DC4">
        <w:rPr>
          <w:noProof/>
        </w:rPr>
        <w:t>5</w:t>
      </w:r>
      <w:bookmarkEnd w:id="2508"/>
      <w:r>
        <w:tab/>
        <w:t>Dose-finding Rules Per mTPI Design</w:t>
      </w:r>
      <w:bookmarkEnd w:id="2509"/>
      <w:bookmarkEnd w:id="2510"/>
    </w:p>
    <w:tbl>
      <w:tblPr>
        <w:tblStyle w:val="TableGrid60"/>
        <w:tblW w:w="5000" w:type="pct"/>
        <w:tblLayout w:type="fixed"/>
        <w:tblLook w:val="04A0" w:firstRow="1" w:lastRow="0" w:firstColumn="1" w:lastColumn="0" w:noHBand="0" w:noVBand="1"/>
      </w:tblPr>
      <w:tblGrid>
        <w:gridCol w:w="1992"/>
        <w:gridCol w:w="699"/>
        <w:gridCol w:w="699"/>
        <w:gridCol w:w="699"/>
        <w:gridCol w:w="699"/>
        <w:gridCol w:w="700"/>
        <w:gridCol w:w="699"/>
        <w:gridCol w:w="699"/>
        <w:gridCol w:w="699"/>
        <w:gridCol w:w="699"/>
        <w:gridCol w:w="700"/>
        <w:gridCol w:w="6"/>
      </w:tblGrid>
      <w:tr w:rsidR="00CA657C" w14:paraId="75397A2E" w14:textId="77777777" w:rsidTr="003C3864">
        <w:trPr>
          <w:trHeight w:val="341"/>
          <w:tblHeader/>
        </w:trPr>
        <w:tc>
          <w:tcPr>
            <w:tcW w:w="1985" w:type="dxa"/>
            <w:vMerge w:val="restart"/>
            <w:vAlign w:val="center"/>
          </w:tcPr>
          <w:p w14:paraId="16705429" w14:textId="77777777" w:rsidR="001D1D15" w:rsidRPr="0024015F" w:rsidRDefault="00526A29" w:rsidP="00FB4E58">
            <w:pPr>
              <w:pStyle w:val="TableText"/>
              <w:ind w:left="-107" w:right="-111"/>
              <w:rPr>
                <w:rFonts w:eastAsia="MS Gothic"/>
                <w:b/>
                <w:sz w:val="20"/>
              </w:rPr>
            </w:pPr>
            <w:r w:rsidRPr="0024015F">
              <w:rPr>
                <w:rFonts w:eastAsia="MS Gothic"/>
                <w:b/>
                <w:bCs/>
                <w:sz w:val="20"/>
              </w:rPr>
              <w:t xml:space="preserve">Number of </w:t>
            </w:r>
            <w:r w:rsidRPr="0024015F">
              <w:rPr>
                <w:rFonts w:eastAsiaTheme="majorEastAsia"/>
                <w:b/>
                <w:bCs/>
                <w:sz w:val="20"/>
              </w:rPr>
              <w:t>participants</w:t>
            </w:r>
            <w:r w:rsidRPr="0024015F">
              <w:rPr>
                <w:rFonts w:eastAsia="MS Gothic"/>
                <w:b/>
                <w:bCs/>
                <w:sz w:val="20"/>
              </w:rPr>
              <w:t xml:space="preserve"> with at least 1 DLT</w:t>
            </w:r>
          </w:p>
        </w:tc>
        <w:tc>
          <w:tcPr>
            <w:tcW w:w="6977" w:type="dxa"/>
            <w:gridSpan w:val="11"/>
            <w:vAlign w:val="center"/>
          </w:tcPr>
          <w:p w14:paraId="6E595C5E" w14:textId="77777777" w:rsidR="001D1D15" w:rsidRPr="0024015F" w:rsidRDefault="00526A29" w:rsidP="00FB4E58">
            <w:pPr>
              <w:pStyle w:val="TableText"/>
              <w:rPr>
                <w:rFonts w:eastAsia="MS Gothic"/>
                <w:b/>
                <w:sz w:val="20"/>
              </w:rPr>
            </w:pPr>
            <w:r w:rsidRPr="0024015F">
              <w:rPr>
                <w:rFonts w:eastAsia="MS Gothic"/>
                <w:b/>
                <w:sz w:val="20"/>
              </w:rPr>
              <w:t xml:space="preserve">Number of </w:t>
            </w:r>
            <w:r w:rsidRPr="0024015F">
              <w:rPr>
                <w:rFonts w:eastAsiaTheme="majorEastAsia"/>
                <w:b/>
                <w:sz w:val="20"/>
              </w:rPr>
              <w:t>Participants</w:t>
            </w:r>
            <w:r w:rsidRPr="0024015F">
              <w:rPr>
                <w:rFonts w:eastAsia="MS Gothic"/>
                <w:b/>
                <w:sz w:val="20"/>
              </w:rPr>
              <w:t xml:space="preserve"> Evaluable for DLT at Current Dose</w:t>
            </w:r>
            <w:r w:rsidRPr="0024015F">
              <w:rPr>
                <w:rFonts w:eastAsia="MS Gothic"/>
                <w:b/>
                <w:sz w:val="20"/>
                <w:vertAlign w:val="superscript"/>
              </w:rPr>
              <w:t>a</w:t>
            </w:r>
          </w:p>
        </w:tc>
      </w:tr>
      <w:tr w:rsidR="00CA657C" w14:paraId="6A53886C" w14:textId="77777777" w:rsidTr="003C3864">
        <w:trPr>
          <w:gridAfter w:val="1"/>
          <w:wAfter w:w="6" w:type="dxa"/>
          <w:trHeight w:val="357"/>
          <w:tblHeader/>
        </w:trPr>
        <w:tc>
          <w:tcPr>
            <w:tcW w:w="1985" w:type="dxa"/>
            <w:vMerge/>
            <w:vAlign w:val="center"/>
          </w:tcPr>
          <w:p w14:paraId="3911369D" w14:textId="77777777" w:rsidR="001D1D15" w:rsidRPr="00C12C76" w:rsidRDefault="001D1D15" w:rsidP="00FB4E58">
            <w:pPr>
              <w:pStyle w:val="TableText"/>
              <w:ind w:left="-107" w:right="-111"/>
              <w:rPr>
                <w:rFonts w:eastAsia="MS Gothic"/>
                <w:b/>
                <w:sz w:val="20"/>
              </w:rPr>
            </w:pPr>
          </w:p>
        </w:tc>
        <w:tc>
          <w:tcPr>
            <w:tcW w:w="696" w:type="dxa"/>
            <w:vAlign w:val="center"/>
          </w:tcPr>
          <w:p w14:paraId="64690145" w14:textId="77777777" w:rsidR="001D1D15" w:rsidRPr="00C12C76" w:rsidRDefault="00526A29" w:rsidP="00FB4E58">
            <w:pPr>
              <w:pStyle w:val="TableText"/>
              <w:ind w:left="-101" w:right="-105"/>
              <w:rPr>
                <w:rFonts w:eastAsia="MS Gothic"/>
                <w:b/>
                <w:sz w:val="20"/>
              </w:rPr>
            </w:pPr>
            <w:r w:rsidRPr="00C12C76">
              <w:rPr>
                <w:rFonts w:eastAsia="MS Gothic"/>
                <w:b/>
                <w:sz w:val="20"/>
              </w:rPr>
              <w:t>6</w:t>
            </w:r>
          </w:p>
        </w:tc>
        <w:tc>
          <w:tcPr>
            <w:tcW w:w="697" w:type="dxa"/>
            <w:vAlign w:val="center"/>
          </w:tcPr>
          <w:p w14:paraId="2B62A4E9" w14:textId="77777777" w:rsidR="001D1D15" w:rsidRPr="00C12C76" w:rsidRDefault="00526A29" w:rsidP="00FB4E58">
            <w:pPr>
              <w:pStyle w:val="TableText"/>
              <w:rPr>
                <w:rFonts w:eastAsia="MS Gothic"/>
                <w:b/>
                <w:sz w:val="20"/>
              </w:rPr>
            </w:pPr>
            <w:r w:rsidRPr="00C12C76">
              <w:rPr>
                <w:rFonts w:eastAsia="MS Gothic"/>
                <w:b/>
                <w:sz w:val="20"/>
              </w:rPr>
              <w:t>7</w:t>
            </w:r>
          </w:p>
        </w:tc>
        <w:tc>
          <w:tcPr>
            <w:tcW w:w="697" w:type="dxa"/>
            <w:vAlign w:val="center"/>
          </w:tcPr>
          <w:p w14:paraId="025D4741" w14:textId="77777777" w:rsidR="001D1D15" w:rsidRPr="00C12C76" w:rsidRDefault="00526A29" w:rsidP="00FB4E58">
            <w:pPr>
              <w:pStyle w:val="TableText"/>
              <w:rPr>
                <w:rFonts w:eastAsia="MS Gothic"/>
                <w:b/>
                <w:sz w:val="20"/>
              </w:rPr>
            </w:pPr>
            <w:r w:rsidRPr="00C12C76">
              <w:rPr>
                <w:rFonts w:eastAsia="MS Gothic"/>
                <w:b/>
                <w:sz w:val="20"/>
              </w:rPr>
              <w:t>8</w:t>
            </w:r>
          </w:p>
        </w:tc>
        <w:tc>
          <w:tcPr>
            <w:tcW w:w="697" w:type="dxa"/>
            <w:vAlign w:val="center"/>
          </w:tcPr>
          <w:p w14:paraId="4F833C77" w14:textId="77777777" w:rsidR="001D1D15" w:rsidRPr="00C12C76" w:rsidRDefault="00526A29" w:rsidP="00FB4E58">
            <w:pPr>
              <w:pStyle w:val="TableText"/>
              <w:rPr>
                <w:rFonts w:eastAsia="MS Gothic"/>
                <w:b/>
                <w:sz w:val="20"/>
              </w:rPr>
            </w:pPr>
            <w:r w:rsidRPr="00C12C76">
              <w:rPr>
                <w:rFonts w:eastAsia="MS Gothic"/>
                <w:b/>
                <w:sz w:val="20"/>
              </w:rPr>
              <w:t>9</w:t>
            </w:r>
          </w:p>
        </w:tc>
        <w:tc>
          <w:tcPr>
            <w:tcW w:w="698" w:type="dxa"/>
            <w:vAlign w:val="center"/>
          </w:tcPr>
          <w:p w14:paraId="78B36F61" w14:textId="77777777" w:rsidR="001D1D15" w:rsidRPr="00C12C76" w:rsidRDefault="00526A29" w:rsidP="00FB4E58">
            <w:pPr>
              <w:pStyle w:val="TableText"/>
              <w:rPr>
                <w:rFonts w:eastAsia="MS Gothic"/>
                <w:b/>
                <w:sz w:val="20"/>
              </w:rPr>
            </w:pPr>
            <w:r w:rsidRPr="00C12C76">
              <w:rPr>
                <w:rFonts w:eastAsia="MS Gothic"/>
                <w:b/>
                <w:sz w:val="20"/>
              </w:rPr>
              <w:t>10</w:t>
            </w:r>
          </w:p>
        </w:tc>
        <w:tc>
          <w:tcPr>
            <w:tcW w:w="697" w:type="dxa"/>
            <w:vAlign w:val="center"/>
          </w:tcPr>
          <w:p w14:paraId="16C4DE64" w14:textId="77777777" w:rsidR="001D1D15" w:rsidRPr="00C12C76" w:rsidRDefault="00526A29" w:rsidP="00FB4E58">
            <w:pPr>
              <w:pStyle w:val="TableText"/>
              <w:rPr>
                <w:rFonts w:eastAsia="MS Gothic"/>
                <w:b/>
                <w:sz w:val="20"/>
              </w:rPr>
            </w:pPr>
            <w:r w:rsidRPr="00C12C76">
              <w:rPr>
                <w:rFonts w:eastAsia="MS Gothic"/>
                <w:b/>
                <w:sz w:val="20"/>
              </w:rPr>
              <w:t>11</w:t>
            </w:r>
          </w:p>
        </w:tc>
        <w:tc>
          <w:tcPr>
            <w:tcW w:w="697" w:type="dxa"/>
            <w:vAlign w:val="center"/>
          </w:tcPr>
          <w:p w14:paraId="19946970" w14:textId="77777777" w:rsidR="001D1D15" w:rsidRPr="00C12C76" w:rsidRDefault="00526A29" w:rsidP="00FB4E58">
            <w:pPr>
              <w:pStyle w:val="TableText"/>
              <w:rPr>
                <w:rFonts w:eastAsia="MS Gothic"/>
                <w:b/>
                <w:sz w:val="20"/>
              </w:rPr>
            </w:pPr>
            <w:r w:rsidRPr="00C12C76">
              <w:rPr>
                <w:rFonts w:eastAsia="MS Gothic"/>
                <w:b/>
                <w:sz w:val="20"/>
              </w:rPr>
              <w:t>12</w:t>
            </w:r>
          </w:p>
        </w:tc>
        <w:tc>
          <w:tcPr>
            <w:tcW w:w="697" w:type="dxa"/>
            <w:vAlign w:val="center"/>
          </w:tcPr>
          <w:p w14:paraId="6D9DAF9F" w14:textId="77777777" w:rsidR="001D1D15" w:rsidRPr="00C12C76" w:rsidRDefault="00526A29" w:rsidP="00FB4E58">
            <w:pPr>
              <w:pStyle w:val="TableText"/>
              <w:rPr>
                <w:rFonts w:eastAsia="MS Gothic"/>
                <w:b/>
                <w:sz w:val="20"/>
              </w:rPr>
            </w:pPr>
            <w:r w:rsidRPr="00C12C76">
              <w:rPr>
                <w:rFonts w:eastAsia="MS Gothic"/>
                <w:b/>
                <w:sz w:val="20"/>
              </w:rPr>
              <w:t>13</w:t>
            </w:r>
          </w:p>
        </w:tc>
        <w:tc>
          <w:tcPr>
            <w:tcW w:w="697" w:type="dxa"/>
            <w:vAlign w:val="center"/>
          </w:tcPr>
          <w:p w14:paraId="556760F8" w14:textId="77777777" w:rsidR="001D1D15" w:rsidRPr="00C12C76" w:rsidRDefault="00526A29" w:rsidP="00FB4E58">
            <w:pPr>
              <w:pStyle w:val="TableText"/>
              <w:rPr>
                <w:rFonts w:eastAsia="MS Gothic"/>
                <w:b/>
                <w:sz w:val="20"/>
              </w:rPr>
            </w:pPr>
            <w:r w:rsidRPr="00C12C76">
              <w:rPr>
                <w:rFonts w:eastAsia="MS Gothic"/>
                <w:b/>
                <w:sz w:val="20"/>
              </w:rPr>
              <w:t>14</w:t>
            </w:r>
          </w:p>
        </w:tc>
        <w:tc>
          <w:tcPr>
            <w:tcW w:w="698" w:type="dxa"/>
            <w:vAlign w:val="center"/>
          </w:tcPr>
          <w:p w14:paraId="79FFEDD2" w14:textId="77777777" w:rsidR="001D1D15" w:rsidRPr="00C12C76" w:rsidRDefault="00526A29" w:rsidP="00FB4E58">
            <w:pPr>
              <w:pStyle w:val="TableText"/>
              <w:rPr>
                <w:rFonts w:eastAsia="MS Gothic"/>
                <w:b/>
                <w:sz w:val="20"/>
              </w:rPr>
            </w:pPr>
            <w:r w:rsidRPr="00C12C76">
              <w:rPr>
                <w:rFonts w:eastAsia="MS Gothic"/>
                <w:b/>
                <w:sz w:val="20"/>
              </w:rPr>
              <w:t>15</w:t>
            </w:r>
          </w:p>
        </w:tc>
      </w:tr>
      <w:tr w:rsidR="00CA657C" w14:paraId="65F98814" w14:textId="77777777" w:rsidTr="003C3864">
        <w:trPr>
          <w:gridAfter w:val="1"/>
          <w:wAfter w:w="6" w:type="dxa"/>
          <w:trHeight w:val="341"/>
        </w:trPr>
        <w:tc>
          <w:tcPr>
            <w:tcW w:w="1985" w:type="dxa"/>
          </w:tcPr>
          <w:p w14:paraId="21A5903F" w14:textId="77777777" w:rsidR="001D1D15" w:rsidRPr="00CC7F63" w:rsidRDefault="00526A29" w:rsidP="00FB4E58">
            <w:pPr>
              <w:pStyle w:val="TableText"/>
              <w:rPr>
                <w:rFonts w:eastAsia="MS Gothic"/>
                <w:sz w:val="20"/>
              </w:rPr>
            </w:pPr>
            <w:r w:rsidRPr="00CC7F63">
              <w:rPr>
                <w:rFonts w:eastAsia="MS Gothic"/>
                <w:sz w:val="20"/>
              </w:rPr>
              <w:t>0</w:t>
            </w:r>
          </w:p>
        </w:tc>
        <w:tc>
          <w:tcPr>
            <w:tcW w:w="696" w:type="dxa"/>
          </w:tcPr>
          <w:p w14:paraId="679B81C6" w14:textId="77777777" w:rsidR="001D1D15" w:rsidRPr="00CC7F63" w:rsidRDefault="00526A29" w:rsidP="00FB4E58">
            <w:pPr>
              <w:pStyle w:val="TableText"/>
              <w:ind w:left="-101" w:right="-105"/>
              <w:rPr>
                <w:rFonts w:eastAsia="MS Gothic"/>
                <w:sz w:val="20"/>
              </w:rPr>
            </w:pPr>
            <w:r>
              <w:rPr>
                <w:rFonts w:eastAsia="MS Gothic"/>
                <w:sz w:val="20"/>
              </w:rPr>
              <w:t>E</w:t>
            </w:r>
          </w:p>
        </w:tc>
        <w:tc>
          <w:tcPr>
            <w:tcW w:w="697" w:type="dxa"/>
          </w:tcPr>
          <w:p w14:paraId="53CE6E4F" w14:textId="77777777" w:rsidR="001D1D15" w:rsidRPr="00CC7F63" w:rsidRDefault="00526A29" w:rsidP="00FB4E58">
            <w:pPr>
              <w:pStyle w:val="TableText"/>
              <w:rPr>
                <w:rFonts w:eastAsia="MS Gothic"/>
                <w:sz w:val="20"/>
              </w:rPr>
            </w:pPr>
            <w:r>
              <w:rPr>
                <w:rFonts w:eastAsia="MS Gothic"/>
                <w:sz w:val="20"/>
              </w:rPr>
              <w:t>E</w:t>
            </w:r>
          </w:p>
        </w:tc>
        <w:tc>
          <w:tcPr>
            <w:tcW w:w="697" w:type="dxa"/>
          </w:tcPr>
          <w:p w14:paraId="316A9D53" w14:textId="77777777" w:rsidR="001D1D15" w:rsidRPr="00CC7F63" w:rsidRDefault="00526A29" w:rsidP="00FB4E58">
            <w:pPr>
              <w:pStyle w:val="TableText"/>
              <w:rPr>
                <w:rFonts w:eastAsia="MS Gothic"/>
                <w:sz w:val="20"/>
              </w:rPr>
            </w:pPr>
            <w:r>
              <w:rPr>
                <w:rFonts w:eastAsia="MS Gothic"/>
                <w:sz w:val="20"/>
              </w:rPr>
              <w:t>E</w:t>
            </w:r>
          </w:p>
        </w:tc>
        <w:tc>
          <w:tcPr>
            <w:tcW w:w="697" w:type="dxa"/>
          </w:tcPr>
          <w:p w14:paraId="62223DB6" w14:textId="77777777" w:rsidR="001D1D15" w:rsidRPr="00CC7F63" w:rsidRDefault="00526A29" w:rsidP="00FB4E58">
            <w:pPr>
              <w:pStyle w:val="TableText"/>
              <w:rPr>
                <w:rFonts w:eastAsia="MS Gothic"/>
                <w:sz w:val="20"/>
              </w:rPr>
            </w:pPr>
            <w:r>
              <w:rPr>
                <w:rFonts w:eastAsia="MS Gothic"/>
                <w:sz w:val="20"/>
              </w:rPr>
              <w:t>E</w:t>
            </w:r>
          </w:p>
        </w:tc>
        <w:tc>
          <w:tcPr>
            <w:tcW w:w="698" w:type="dxa"/>
          </w:tcPr>
          <w:p w14:paraId="56A650AC" w14:textId="77777777" w:rsidR="001D1D15" w:rsidRPr="00CC7F63" w:rsidRDefault="00526A29" w:rsidP="00FB4E58">
            <w:pPr>
              <w:pStyle w:val="TableText"/>
              <w:rPr>
                <w:rFonts w:eastAsia="MS Gothic"/>
                <w:sz w:val="20"/>
              </w:rPr>
            </w:pPr>
            <w:r w:rsidRPr="00CC7F63">
              <w:rPr>
                <w:rFonts w:eastAsia="MS Gothic"/>
                <w:sz w:val="20"/>
              </w:rPr>
              <w:t>E</w:t>
            </w:r>
          </w:p>
        </w:tc>
        <w:tc>
          <w:tcPr>
            <w:tcW w:w="697" w:type="dxa"/>
          </w:tcPr>
          <w:p w14:paraId="4571C35B" w14:textId="77777777" w:rsidR="001D1D15" w:rsidRPr="00CC7F63" w:rsidRDefault="00526A29" w:rsidP="00FB4E58">
            <w:pPr>
              <w:pStyle w:val="TableText"/>
              <w:rPr>
                <w:rFonts w:eastAsia="MS Gothic"/>
                <w:sz w:val="20"/>
              </w:rPr>
            </w:pPr>
            <w:r w:rsidRPr="00CC7F63">
              <w:rPr>
                <w:rFonts w:eastAsia="MS Gothic"/>
                <w:sz w:val="20"/>
              </w:rPr>
              <w:t>E</w:t>
            </w:r>
          </w:p>
        </w:tc>
        <w:tc>
          <w:tcPr>
            <w:tcW w:w="697" w:type="dxa"/>
          </w:tcPr>
          <w:p w14:paraId="386050FA" w14:textId="77777777" w:rsidR="001D1D15" w:rsidRPr="00CC7F63" w:rsidRDefault="00526A29" w:rsidP="00FB4E58">
            <w:pPr>
              <w:pStyle w:val="TableText"/>
              <w:rPr>
                <w:rFonts w:eastAsia="MS Gothic"/>
                <w:sz w:val="20"/>
              </w:rPr>
            </w:pPr>
            <w:r w:rsidRPr="00CC7F63">
              <w:rPr>
                <w:rFonts w:eastAsia="MS Gothic"/>
                <w:sz w:val="20"/>
              </w:rPr>
              <w:t>E</w:t>
            </w:r>
          </w:p>
        </w:tc>
        <w:tc>
          <w:tcPr>
            <w:tcW w:w="697" w:type="dxa"/>
          </w:tcPr>
          <w:p w14:paraId="620F5545" w14:textId="77777777" w:rsidR="001D1D15" w:rsidRPr="00CC7F63" w:rsidRDefault="00526A29" w:rsidP="00FB4E58">
            <w:pPr>
              <w:pStyle w:val="TableText"/>
              <w:rPr>
                <w:rFonts w:eastAsia="MS Gothic"/>
                <w:sz w:val="20"/>
              </w:rPr>
            </w:pPr>
            <w:r w:rsidRPr="00CC7F63">
              <w:rPr>
                <w:rFonts w:eastAsia="MS Gothic"/>
                <w:sz w:val="20"/>
              </w:rPr>
              <w:t>E</w:t>
            </w:r>
          </w:p>
        </w:tc>
        <w:tc>
          <w:tcPr>
            <w:tcW w:w="697" w:type="dxa"/>
          </w:tcPr>
          <w:p w14:paraId="014718BA" w14:textId="77777777" w:rsidR="001D1D15" w:rsidRPr="00CC7F63" w:rsidRDefault="00526A29" w:rsidP="00FB4E58">
            <w:pPr>
              <w:pStyle w:val="TableText"/>
              <w:rPr>
                <w:rFonts w:eastAsia="MS Gothic"/>
                <w:sz w:val="20"/>
              </w:rPr>
            </w:pPr>
            <w:r w:rsidRPr="00CC7F63">
              <w:rPr>
                <w:rFonts w:eastAsia="MS Gothic"/>
                <w:sz w:val="20"/>
              </w:rPr>
              <w:t>E</w:t>
            </w:r>
          </w:p>
        </w:tc>
        <w:tc>
          <w:tcPr>
            <w:tcW w:w="698" w:type="dxa"/>
          </w:tcPr>
          <w:p w14:paraId="1F8C5730" w14:textId="77777777" w:rsidR="001D1D15" w:rsidRPr="00CC7F63" w:rsidRDefault="00526A29" w:rsidP="00FB4E58">
            <w:pPr>
              <w:pStyle w:val="TableText"/>
              <w:rPr>
                <w:rFonts w:eastAsia="MS Gothic"/>
                <w:sz w:val="20"/>
              </w:rPr>
            </w:pPr>
            <w:r>
              <w:rPr>
                <w:rFonts w:eastAsia="MS Gothic"/>
                <w:sz w:val="20"/>
              </w:rPr>
              <w:t>E</w:t>
            </w:r>
          </w:p>
        </w:tc>
      </w:tr>
      <w:tr w:rsidR="00CA657C" w14:paraId="206BE6E2" w14:textId="77777777" w:rsidTr="003C3864">
        <w:trPr>
          <w:gridAfter w:val="1"/>
          <w:wAfter w:w="6" w:type="dxa"/>
          <w:trHeight w:val="341"/>
        </w:trPr>
        <w:tc>
          <w:tcPr>
            <w:tcW w:w="1985" w:type="dxa"/>
          </w:tcPr>
          <w:p w14:paraId="30E66316" w14:textId="77777777" w:rsidR="001D1D15" w:rsidRPr="00CC7F63" w:rsidRDefault="00526A29" w:rsidP="00FB4E58">
            <w:pPr>
              <w:pStyle w:val="TableText"/>
              <w:rPr>
                <w:rFonts w:eastAsia="MS Gothic"/>
                <w:sz w:val="20"/>
              </w:rPr>
            </w:pPr>
            <w:r w:rsidRPr="00CC7F63">
              <w:rPr>
                <w:rFonts w:eastAsia="MS Gothic"/>
                <w:sz w:val="20"/>
              </w:rPr>
              <w:t>1</w:t>
            </w:r>
          </w:p>
        </w:tc>
        <w:tc>
          <w:tcPr>
            <w:tcW w:w="696" w:type="dxa"/>
          </w:tcPr>
          <w:p w14:paraId="11740FDF" w14:textId="77777777" w:rsidR="001D1D15" w:rsidRPr="00CC7F63" w:rsidRDefault="00526A29" w:rsidP="00FB4E58">
            <w:pPr>
              <w:pStyle w:val="TableText"/>
              <w:ind w:left="-101" w:right="-105"/>
              <w:rPr>
                <w:rFonts w:eastAsia="MS Gothic"/>
                <w:sz w:val="20"/>
              </w:rPr>
            </w:pPr>
            <w:r>
              <w:rPr>
                <w:rFonts w:eastAsia="MS Gothic"/>
                <w:sz w:val="20"/>
              </w:rPr>
              <w:t>E</w:t>
            </w:r>
          </w:p>
        </w:tc>
        <w:tc>
          <w:tcPr>
            <w:tcW w:w="697" w:type="dxa"/>
          </w:tcPr>
          <w:p w14:paraId="2C919F6D" w14:textId="77777777" w:rsidR="001D1D15" w:rsidRPr="00CC7F63" w:rsidRDefault="00526A29" w:rsidP="00FB4E58">
            <w:pPr>
              <w:pStyle w:val="TableText"/>
              <w:rPr>
                <w:rFonts w:eastAsia="MS Gothic"/>
                <w:sz w:val="20"/>
              </w:rPr>
            </w:pPr>
            <w:r>
              <w:rPr>
                <w:rFonts w:eastAsia="MS Gothic"/>
                <w:sz w:val="20"/>
              </w:rPr>
              <w:t>E</w:t>
            </w:r>
          </w:p>
        </w:tc>
        <w:tc>
          <w:tcPr>
            <w:tcW w:w="697" w:type="dxa"/>
          </w:tcPr>
          <w:p w14:paraId="699DE206" w14:textId="77777777" w:rsidR="001D1D15" w:rsidRPr="00CC7F63" w:rsidRDefault="00526A29" w:rsidP="00FB4E58">
            <w:pPr>
              <w:pStyle w:val="TableText"/>
              <w:rPr>
                <w:rFonts w:eastAsia="MS Gothic"/>
                <w:sz w:val="20"/>
              </w:rPr>
            </w:pPr>
            <w:r>
              <w:rPr>
                <w:rFonts w:eastAsia="MS Gothic"/>
                <w:sz w:val="20"/>
              </w:rPr>
              <w:t>E</w:t>
            </w:r>
          </w:p>
        </w:tc>
        <w:tc>
          <w:tcPr>
            <w:tcW w:w="697" w:type="dxa"/>
          </w:tcPr>
          <w:p w14:paraId="68F500AE" w14:textId="77777777" w:rsidR="001D1D15" w:rsidRPr="00CC7F63" w:rsidRDefault="00526A29" w:rsidP="00FB4E58">
            <w:pPr>
              <w:pStyle w:val="TableText"/>
              <w:rPr>
                <w:rFonts w:eastAsia="MS Gothic"/>
                <w:sz w:val="20"/>
              </w:rPr>
            </w:pPr>
            <w:r>
              <w:rPr>
                <w:rFonts w:eastAsia="MS Gothic"/>
                <w:sz w:val="20"/>
              </w:rPr>
              <w:t>E</w:t>
            </w:r>
          </w:p>
        </w:tc>
        <w:tc>
          <w:tcPr>
            <w:tcW w:w="698" w:type="dxa"/>
          </w:tcPr>
          <w:p w14:paraId="1A2800C2" w14:textId="77777777" w:rsidR="001D1D15" w:rsidRPr="00CC7F63" w:rsidRDefault="00526A29" w:rsidP="00FB4E58">
            <w:pPr>
              <w:pStyle w:val="TableText"/>
              <w:rPr>
                <w:rFonts w:eastAsia="MS Gothic"/>
                <w:sz w:val="20"/>
              </w:rPr>
            </w:pPr>
            <w:r w:rsidRPr="00CC7F63">
              <w:rPr>
                <w:rFonts w:eastAsia="MS Gothic"/>
                <w:sz w:val="20"/>
              </w:rPr>
              <w:t>E</w:t>
            </w:r>
          </w:p>
        </w:tc>
        <w:tc>
          <w:tcPr>
            <w:tcW w:w="697" w:type="dxa"/>
          </w:tcPr>
          <w:p w14:paraId="0BB1DB63" w14:textId="77777777" w:rsidR="001D1D15" w:rsidRPr="00CC7F63" w:rsidRDefault="00526A29" w:rsidP="00FB4E58">
            <w:pPr>
              <w:pStyle w:val="TableText"/>
              <w:rPr>
                <w:rFonts w:eastAsia="MS Gothic"/>
                <w:sz w:val="20"/>
              </w:rPr>
            </w:pPr>
            <w:r w:rsidRPr="00CC7F63">
              <w:rPr>
                <w:rFonts w:eastAsia="MS Gothic"/>
                <w:sz w:val="20"/>
              </w:rPr>
              <w:t>E</w:t>
            </w:r>
          </w:p>
        </w:tc>
        <w:tc>
          <w:tcPr>
            <w:tcW w:w="697" w:type="dxa"/>
          </w:tcPr>
          <w:p w14:paraId="413A0E53" w14:textId="77777777" w:rsidR="001D1D15" w:rsidRPr="00CC7F63" w:rsidRDefault="00526A29" w:rsidP="00FB4E58">
            <w:pPr>
              <w:pStyle w:val="TableText"/>
              <w:rPr>
                <w:rFonts w:eastAsia="MS Gothic"/>
                <w:sz w:val="20"/>
              </w:rPr>
            </w:pPr>
            <w:r w:rsidRPr="00CC7F63">
              <w:rPr>
                <w:rFonts w:eastAsia="MS Gothic"/>
                <w:sz w:val="20"/>
              </w:rPr>
              <w:t>E</w:t>
            </w:r>
          </w:p>
        </w:tc>
        <w:tc>
          <w:tcPr>
            <w:tcW w:w="697" w:type="dxa"/>
          </w:tcPr>
          <w:p w14:paraId="6B446A2E" w14:textId="77777777" w:rsidR="001D1D15" w:rsidRPr="00CC7F63" w:rsidRDefault="00526A29" w:rsidP="00FB4E58">
            <w:pPr>
              <w:pStyle w:val="TableText"/>
              <w:rPr>
                <w:rFonts w:eastAsia="MS Gothic"/>
                <w:sz w:val="20"/>
              </w:rPr>
            </w:pPr>
            <w:r w:rsidRPr="00CC7F63">
              <w:rPr>
                <w:rFonts w:eastAsia="MS Gothic"/>
                <w:sz w:val="20"/>
              </w:rPr>
              <w:t>E</w:t>
            </w:r>
          </w:p>
        </w:tc>
        <w:tc>
          <w:tcPr>
            <w:tcW w:w="697" w:type="dxa"/>
          </w:tcPr>
          <w:p w14:paraId="3AAA535C" w14:textId="77777777" w:rsidR="001D1D15" w:rsidRPr="00CC7F63" w:rsidRDefault="00526A29" w:rsidP="00FB4E58">
            <w:pPr>
              <w:pStyle w:val="TableText"/>
              <w:rPr>
                <w:rFonts w:eastAsia="MS Gothic"/>
                <w:sz w:val="20"/>
              </w:rPr>
            </w:pPr>
            <w:r w:rsidRPr="00CC7F63">
              <w:rPr>
                <w:rFonts w:eastAsia="MS Gothic"/>
                <w:sz w:val="20"/>
              </w:rPr>
              <w:t>E</w:t>
            </w:r>
          </w:p>
        </w:tc>
        <w:tc>
          <w:tcPr>
            <w:tcW w:w="698" w:type="dxa"/>
          </w:tcPr>
          <w:p w14:paraId="334CB296" w14:textId="77777777" w:rsidR="001D1D15" w:rsidRPr="00CC7F63" w:rsidRDefault="00526A29" w:rsidP="00FB4E58">
            <w:pPr>
              <w:pStyle w:val="TableText"/>
              <w:rPr>
                <w:rFonts w:eastAsia="MS Gothic"/>
                <w:sz w:val="20"/>
              </w:rPr>
            </w:pPr>
            <w:r>
              <w:rPr>
                <w:rFonts w:eastAsia="MS Gothic"/>
                <w:sz w:val="20"/>
              </w:rPr>
              <w:t>E</w:t>
            </w:r>
          </w:p>
        </w:tc>
      </w:tr>
      <w:tr w:rsidR="00CA657C" w14:paraId="7E32AA52" w14:textId="77777777" w:rsidTr="003C3864">
        <w:trPr>
          <w:gridAfter w:val="1"/>
          <w:wAfter w:w="6" w:type="dxa"/>
          <w:trHeight w:val="341"/>
        </w:trPr>
        <w:tc>
          <w:tcPr>
            <w:tcW w:w="1985" w:type="dxa"/>
          </w:tcPr>
          <w:p w14:paraId="66851D07" w14:textId="77777777" w:rsidR="001D1D15" w:rsidRPr="00CC7F63" w:rsidRDefault="00526A29" w:rsidP="00FB4E58">
            <w:pPr>
              <w:pStyle w:val="TableText"/>
              <w:rPr>
                <w:rFonts w:eastAsia="MS Gothic"/>
                <w:sz w:val="20"/>
              </w:rPr>
            </w:pPr>
            <w:r w:rsidRPr="00CC7F63">
              <w:rPr>
                <w:rFonts w:eastAsia="MS Gothic"/>
                <w:sz w:val="20"/>
              </w:rPr>
              <w:t>2</w:t>
            </w:r>
          </w:p>
        </w:tc>
        <w:tc>
          <w:tcPr>
            <w:tcW w:w="696" w:type="dxa"/>
          </w:tcPr>
          <w:p w14:paraId="1BB786D6" w14:textId="77777777" w:rsidR="001D1D15" w:rsidRPr="00CC7F63" w:rsidRDefault="00526A29" w:rsidP="00FB4E58">
            <w:pPr>
              <w:pStyle w:val="TableText"/>
              <w:ind w:left="-101" w:right="-105"/>
              <w:rPr>
                <w:rFonts w:eastAsia="MS Gothic"/>
                <w:sz w:val="20"/>
              </w:rPr>
            </w:pPr>
            <w:r w:rsidRPr="00CC7F63">
              <w:rPr>
                <w:rFonts w:eastAsia="MS Gothic"/>
                <w:sz w:val="20"/>
              </w:rPr>
              <w:t>S</w:t>
            </w:r>
          </w:p>
        </w:tc>
        <w:tc>
          <w:tcPr>
            <w:tcW w:w="697" w:type="dxa"/>
          </w:tcPr>
          <w:p w14:paraId="6ABC8BCB" w14:textId="77777777" w:rsidR="001D1D15" w:rsidRPr="00CC7F63" w:rsidRDefault="00526A29" w:rsidP="00FB4E58">
            <w:pPr>
              <w:pStyle w:val="TableText"/>
              <w:rPr>
                <w:rFonts w:eastAsia="MS Gothic"/>
                <w:sz w:val="20"/>
              </w:rPr>
            </w:pPr>
            <w:r w:rsidRPr="00CC7F63">
              <w:rPr>
                <w:rFonts w:eastAsia="MS Gothic"/>
                <w:sz w:val="20"/>
              </w:rPr>
              <w:t>S</w:t>
            </w:r>
          </w:p>
        </w:tc>
        <w:tc>
          <w:tcPr>
            <w:tcW w:w="697" w:type="dxa"/>
          </w:tcPr>
          <w:p w14:paraId="5E4BD298" w14:textId="77777777" w:rsidR="001D1D15" w:rsidRPr="00CC7F63" w:rsidRDefault="00526A29" w:rsidP="00FB4E58">
            <w:pPr>
              <w:pStyle w:val="TableText"/>
              <w:rPr>
                <w:rFonts w:eastAsia="MS Gothic"/>
                <w:sz w:val="20"/>
              </w:rPr>
            </w:pPr>
            <w:r w:rsidRPr="00CC7F63">
              <w:rPr>
                <w:rFonts w:eastAsia="MS Gothic"/>
                <w:sz w:val="20"/>
              </w:rPr>
              <w:t>S</w:t>
            </w:r>
          </w:p>
        </w:tc>
        <w:tc>
          <w:tcPr>
            <w:tcW w:w="697" w:type="dxa"/>
          </w:tcPr>
          <w:p w14:paraId="1DDB07FC" w14:textId="77777777" w:rsidR="001D1D15" w:rsidRPr="00CC7F63" w:rsidRDefault="00526A29" w:rsidP="00FB4E58">
            <w:pPr>
              <w:pStyle w:val="TableText"/>
              <w:rPr>
                <w:rFonts w:eastAsia="MS Gothic"/>
                <w:sz w:val="20"/>
              </w:rPr>
            </w:pPr>
            <w:r w:rsidRPr="00CC7F63">
              <w:rPr>
                <w:rFonts w:eastAsia="MS Gothic"/>
                <w:sz w:val="20"/>
              </w:rPr>
              <w:t>S</w:t>
            </w:r>
          </w:p>
        </w:tc>
        <w:tc>
          <w:tcPr>
            <w:tcW w:w="698" w:type="dxa"/>
          </w:tcPr>
          <w:p w14:paraId="76CDFE33" w14:textId="77777777" w:rsidR="001D1D15" w:rsidRPr="00CC7F63" w:rsidRDefault="00526A29" w:rsidP="00FB4E58">
            <w:pPr>
              <w:pStyle w:val="TableText"/>
              <w:rPr>
                <w:rFonts w:eastAsia="MS Gothic"/>
                <w:sz w:val="20"/>
              </w:rPr>
            </w:pPr>
            <w:r w:rsidRPr="00CC7F63">
              <w:rPr>
                <w:rFonts w:eastAsia="MS Gothic"/>
                <w:sz w:val="20"/>
              </w:rPr>
              <w:t>S</w:t>
            </w:r>
          </w:p>
        </w:tc>
        <w:tc>
          <w:tcPr>
            <w:tcW w:w="697" w:type="dxa"/>
          </w:tcPr>
          <w:p w14:paraId="579DD872" w14:textId="77777777" w:rsidR="001D1D15" w:rsidRPr="00CC7F63" w:rsidRDefault="00526A29" w:rsidP="00FB4E58">
            <w:pPr>
              <w:pStyle w:val="TableText"/>
              <w:rPr>
                <w:rFonts w:eastAsia="MS Gothic"/>
                <w:sz w:val="20"/>
              </w:rPr>
            </w:pPr>
            <w:r w:rsidRPr="00CC7F63">
              <w:rPr>
                <w:rFonts w:eastAsia="MS Gothic"/>
                <w:sz w:val="20"/>
              </w:rPr>
              <w:t>E</w:t>
            </w:r>
          </w:p>
        </w:tc>
        <w:tc>
          <w:tcPr>
            <w:tcW w:w="697" w:type="dxa"/>
          </w:tcPr>
          <w:p w14:paraId="5D85793C" w14:textId="77777777" w:rsidR="001D1D15" w:rsidRPr="00CC7F63" w:rsidRDefault="00526A29" w:rsidP="00FB4E58">
            <w:pPr>
              <w:pStyle w:val="TableText"/>
              <w:rPr>
                <w:rFonts w:eastAsia="MS Gothic"/>
                <w:sz w:val="20"/>
              </w:rPr>
            </w:pPr>
            <w:r w:rsidRPr="00CC7F63">
              <w:rPr>
                <w:rFonts w:eastAsia="MS Gothic"/>
                <w:sz w:val="20"/>
              </w:rPr>
              <w:t>E</w:t>
            </w:r>
          </w:p>
        </w:tc>
        <w:tc>
          <w:tcPr>
            <w:tcW w:w="697" w:type="dxa"/>
          </w:tcPr>
          <w:p w14:paraId="6488DB3F" w14:textId="77777777" w:rsidR="001D1D15" w:rsidRPr="00CC7F63" w:rsidRDefault="00526A29" w:rsidP="00FB4E58">
            <w:pPr>
              <w:pStyle w:val="TableText"/>
              <w:rPr>
                <w:rFonts w:eastAsia="MS Gothic"/>
                <w:sz w:val="20"/>
              </w:rPr>
            </w:pPr>
            <w:r w:rsidRPr="00CC7F63">
              <w:rPr>
                <w:rFonts w:eastAsia="MS Gothic"/>
                <w:sz w:val="20"/>
              </w:rPr>
              <w:t>E</w:t>
            </w:r>
          </w:p>
        </w:tc>
        <w:tc>
          <w:tcPr>
            <w:tcW w:w="697" w:type="dxa"/>
          </w:tcPr>
          <w:p w14:paraId="714FE1AA" w14:textId="77777777" w:rsidR="001D1D15" w:rsidRPr="00CC7F63" w:rsidRDefault="00526A29" w:rsidP="00FB4E58">
            <w:pPr>
              <w:pStyle w:val="TableText"/>
              <w:rPr>
                <w:rFonts w:eastAsia="MS Gothic"/>
                <w:sz w:val="20"/>
              </w:rPr>
            </w:pPr>
            <w:r w:rsidRPr="00CC7F63">
              <w:rPr>
                <w:rFonts w:eastAsia="MS Gothic"/>
                <w:sz w:val="20"/>
              </w:rPr>
              <w:t>E</w:t>
            </w:r>
          </w:p>
        </w:tc>
        <w:tc>
          <w:tcPr>
            <w:tcW w:w="698" w:type="dxa"/>
          </w:tcPr>
          <w:p w14:paraId="20913889" w14:textId="77777777" w:rsidR="001D1D15" w:rsidRPr="00CC7F63" w:rsidRDefault="00526A29" w:rsidP="00FB4E58">
            <w:pPr>
              <w:pStyle w:val="TableText"/>
              <w:rPr>
                <w:rFonts w:eastAsia="MS Gothic"/>
                <w:sz w:val="20"/>
              </w:rPr>
            </w:pPr>
            <w:r>
              <w:rPr>
                <w:rFonts w:eastAsia="MS Gothic"/>
                <w:sz w:val="20"/>
              </w:rPr>
              <w:t>E</w:t>
            </w:r>
          </w:p>
        </w:tc>
      </w:tr>
      <w:tr w:rsidR="00CA657C" w14:paraId="7E2A6AA7" w14:textId="77777777" w:rsidTr="003C3864">
        <w:trPr>
          <w:gridAfter w:val="1"/>
          <w:wAfter w:w="6" w:type="dxa"/>
          <w:trHeight w:val="341"/>
        </w:trPr>
        <w:tc>
          <w:tcPr>
            <w:tcW w:w="1985" w:type="dxa"/>
          </w:tcPr>
          <w:p w14:paraId="78BD01B9" w14:textId="77777777" w:rsidR="001D1D15" w:rsidRPr="00CC7F63" w:rsidRDefault="00526A29" w:rsidP="00FB4E58">
            <w:pPr>
              <w:pStyle w:val="TableText"/>
              <w:rPr>
                <w:rFonts w:eastAsia="MS Gothic"/>
                <w:sz w:val="20"/>
              </w:rPr>
            </w:pPr>
            <w:r w:rsidRPr="00CC7F63">
              <w:rPr>
                <w:rFonts w:eastAsia="MS Gothic"/>
                <w:sz w:val="20"/>
              </w:rPr>
              <w:t>3</w:t>
            </w:r>
          </w:p>
        </w:tc>
        <w:tc>
          <w:tcPr>
            <w:tcW w:w="696" w:type="dxa"/>
          </w:tcPr>
          <w:p w14:paraId="05F812D1" w14:textId="77777777" w:rsidR="001D1D15" w:rsidRPr="00CC7F63" w:rsidRDefault="00526A29" w:rsidP="00FB4E58">
            <w:pPr>
              <w:pStyle w:val="TableText"/>
              <w:ind w:left="-101" w:right="-105"/>
              <w:rPr>
                <w:rFonts w:eastAsia="MS Gothic"/>
                <w:sz w:val="20"/>
              </w:rPr>
            </w:pPr>
            <w:r>
              <w:rPr>
                <w:rFonts w:eastAsia="MS Gothic"/>
                <w:sz w:val="20"/>
              </w:rPr>
              <w:t>DU</w:t>
            </w:r>
          </w:p>
        </w:tc>
        <w:tc>
          <w:tcPr>
            <w:tcW w:w="697" w:type="dxa"/>
          </w:tcPr>
          <w:p w14:paraId="18F6921A" w14:textId="77777777" w:rsidR="001D1D15" w:rsidRPr="00CC7F63" w:rsidRDefault="00526A29" w:rsidP="00FB4E58">
            <w:pPr>
              <w:pStyle w:val="TableText"/>
              <w:rPr>
                <w:rFonts w:eastAsia="MS Gothic"/>
                <w:sz w:val="20"/>
              </w:rPr>
            </w:pPr>
            <w:r w:rsidRPr="00CC7F63">
              <w:rPr>
                <w:rFonts w:eastAsia="MS Gothic"/>
                <w:sz w:val="20"/>
              </w:rPr>
              <w:t>S</w:t>
            </w:r>
          </w:p>
        </w:tc>
        <w:tc>
          <w:tcPr>
            <w:tcW w:w="697" w:type="dxa"/>
          </w:tcPr>
          <w:p w14:paraId="464FAF6F" w14:textId="77777777" w:rsidR="001D1D15" w:rsidRPr="00CC7F63" w:rsidRDefault="00526A29" w:rsidP="00FB4E58">
            <w:pPr>
              <w:pStyle w:val="TableText"/>
              <w:rPr>
                <w:rFonts w:eastAsia="MS Gothic"/>
                <w:sz w:val="20"/>
              </w:rPr>
            </w:pPr>
            <w:r w:rsidRPr="00CC7F63">
              <w:rPr>
                <w:rFonts w:eastAsia="MS Gothic"/>
                <w:sz w:val="20"/>
              </w:rPr>
              <w:t>S</w:t>
            </w:r>
          </w:p>
        </w:tc>
        <w:tc>
          <w:tcPr>
            <w:tcW w:w="697" w:type="dxa"/>
          </w:tcPr>
          <w:p w14:paraId="7A0A13CE" w14:textId="77777777" w:rsidR="001D1D15" w:rsidRPr="00CC7F63" w:rsidRDefault="00526A29" w:rsidP="00FB4E58">
            <w:pPr>
              <w:pStyle w:val="TableText"/>
              <w:rPr>
                <w:rFonts w:eastAsia="MS Gothic"/>
                <w:sz w:val="20"/>
              </w:rPr>
            </w:pPr>
            <w:r w:rsidRPr="00CC7F63">
              <w:rPr>
                <w:rFonts w:eastAsia="MS Gothic"/>
                <w:sz w:val="20"/>
              </w:rPr>
              <w:t>S</w:t>
            </w:r>
          </w:p>
        </w:tc>
        <w:tc>
          <w:tcPr>
            <w:tcW w:w="698" w:type="dxa"/>
          </w:tcPr>
          <w:p w14:paraId="6FA6C7E9" w14:textId="77777777" w:rsidR="001D1D15" w:rsidRPr="00CC7F63" w:rsidRDefault="00526A29" w:rsidP="00FB4E58">
            <w:pPr>
              <w:pStyle w:val="TableText"/>
              <w:rPr>
                <w:rFonts w:eastAsia="MS Gothic"/>
                <w:sz w:val="20"/>
              </w:rPr>
            </w:pPr>
            <w:r w:rsidRPr="00CC7F63">
              <w:rPr>
                <w:rFonts w:eastAsia="MS Gothic"/>
                <w:sz w:val="20"/>
              </w:rPr>
              <w:t>S</w:t>
            </w:r>
          </w:p>
        </w:tc>
        <w:tc>
          <w:tcPr>
            <w:tcW w:w="697" w:type="dxa"/>
          </w:tcPr>
          <w:p w14:paraId="6C501C12" w14:textId="77777777" w:rsidR="001D1D15" w:rsidRPr="00CC7F63" w:rsidRDefault="00526A29" w:rsidP="00FB4E58">
            <w:pPr>
              <w:pStyle w:val="TableText"/>
              <w:rPr>
                <w:rFonts w:eastAsia="MS Gothic"/>
                <w:sz w:val="20"/>
              </w:rPr>
            </w:pPr>
            <w:r w:rsidRPr="00CC7F63">
              <w:rPr>
                <w:rFonts w:eastAsia="MS Gothic"/>
                <w:sz w:val="20"/>
              </w:rPr>
              <w:t>S</w:t>
            </w:r>
          </w:p>
        </w:tc>
        <w:tc>
          <w:tcPr>
            <w:tcW w:w="697" w:type="dxa"/>
          </w:tcPr>
          <w:p w14:paraId="5851C411" w14:textId="77777777" w:rsidR="001D1D15" w:rsidRPr="00CC7F63" w:rsidRDefault="00526A29" w:rsidP="00FB4E58">
            <w:pPr>
              <w:pStyle w:val="TableText"/>
              <w:rPr>
                <w:rFonts w:eastAsia="MS Gothic"/>
                <w:sz w:val="20"/>
              </w:rPr>
            </w:pPr>
            <w:r w:rsidRPr="00CC7F63">
              <w:rPr>
                <w:rFonts w:eastAsia="MS Gothic"/>
                <w:sz w:val="20"/>
              </w:rPr>
              <w:t>S</w:t>
            </w:r>
          </w:p>
        </w:tc>
        <w:tc>
          <w:tcPr>
            <w:tcW w:w="697" w:type="dxa"/>
          </w:tcPr>
          <w:p w14:paraId="53DB9ECF" w14:textId="77777777" w:rsidR="001D1D15" w:rsidRPr="00CC7F63" w:rsidRDefault="00526A29" w:rsidP="00FB4E58">
            <w:pPr>
              <w:pStyle w:val="TableText"/>
              <w:rPr>
                <w:rFonts w:eastAsia="MS Gothic"/>
                <w:sz w:val="20"/>
              </w:rPr>
            </w:pPr>
            <w:r w:rsidRPr="00CC7F63">
              <w:rPr>
                <w:rFonts w:eastAsia="MS Gothic"/>
                <w:sz w:val="20"/>
              </w:rPr>
              <w:t>S</w:t>
            </w:r>
          </w:p>
        </w:tc>
        <w:tc>
          <w:tcPr>
            <w:tcW w:w="697" w:type="dxa"/>
          </w:tcPr>
          <w:p w14:paraId="2B6854DA" w14:textId="77777777" w:rsidR="001D1D15" w:rsidRPr="00CC7F63" w:rsidRDefault="00526A29" w:rsidP="00FB4E58">
            <w:pPr>
              <w:pStyle w:val="TableText"/>
              <w:rPr>
                <w:rFonts w:eastAsia="MS Gothic"/>
                <w:sz w:val="20"/>
              </w:rPr>
            </w:pPr>
            <w:r w:rsidRPr="00CC7F63">
              <w:rPr>
                <w:rFonts w:eastAsia="MS Gothic"/>
                <w:sz w:val="20"/>
              </w:rPr>
              <w:t>S</w:t>
            </w:r>
          </w:p>
        </w:tc>
        <w:tc>
          <w:tcPr>
            <w:tcW w:w="698" w:type="dxa"/>
          </w:tcPr>
          <w:p w14:paraId="5C8BE704" w14:textId="77777777" w:rsidR="001D1D15" w:rsidRPr="00CC7F63" w:rsidRDefault="00526A29" w:rsidP="00FB4E58">
            <w:pPr>
              <w:pStyle w:val="TableText"/>
              <w:rPr>
                <w:rFonts w:eastAsia="MS Gothic"/>
                <w:sz w:val="20"/>
              </w:rPr>
            </w:pPr>
            <w:r>
              <w:rPr>
                <w:rFonts w:eastAsia="MS Gothic"/>
                <w:sz w:val="20"/>
              </w:rPr>
              <w:t>S</w:t>
            </w:r>
          </w:p>
        </w:tc>
      </w:tr>
      <w:tr w:rsidR="00CA657C" w14:paraId="46CA2E3F" w14:textId="77777777" w:rsidTr="003C3864">
        <w:trPr>
          <w:gridAfter w:val="1"/>
          <w:wAfter w:w="6" w:type="dxa"/>
          <w:trHeight w:val="341"/>
        </w:trPr>
        <w:tc>
          <w:tcPr>
            <w:tcW w:w="1985" w:type="dxa"/>
          </w:tcPr>
          <w:p w14:paraId="3C4A7F94" w14:textId="77777777" w:rsidR="001D1D15" w:rsidRPr="00CC7F63" w:rsidRDefault="00526A29" w:rsidP="00FB4E58">
            <w:pPr>
              <w:pStyle w:val="TableText"/>
              <w:rPr>
                <w:rFonts w:eastAsia="MS Gothic"/>
                <w:sz w:val="20"/>
              </w:rPr>
            </w:pPr>
            <w:r w:rsidRPr="00CC7F63">
              <w:rPr>
                <w:rFonts w:eastAsia="MS Gothic"/>
                <w:sz w:val="20"/>
              </w:rPr>
              <w:t>4</w:t>
            </w:r>
          </w:p>
        </w:tc>
        <w:tc>
          <w:tcPr>
            <w:tcW w:w="696" w:type="dxa"/>
          </w:tcPr>
          <w:p w14:paraId="110D34CC" w14:textId="77777777" w:rsidR="001D1D15" w:rsidRPr="00CC7F63" w:rsidRDefault="00526A29" w:rsidP="00FB4E58">
            <w:pPr>
              <w:pStyle w:val="TableText"/>
              <w:ind w:left="-101" w:right="-105"/>
              <w:rPr>
                <w:rFonts w:eastAsia="MS Gothic"/>
                <w:sz w:val="20"/>
              </w:rPr>
            </w:pPr>
            <w:r w:rsidRPr="00CC7F63">
              <w:rPr>
                <w:rFonts w:eastAsia="MS Gothic"/>
                <w:sz w:val="20"/>
              </w:rPr>
              <w:t>DU</w:t>
            </w:r>
          </w:p>
        </w:tc>
        <w:tc>
          <w:tcPr>
            <w:tcW w:w="697" w:type="dxa"/>
          </w:tcPr>
          <w:p w14:paraId="42AF3C64" w14:textId="77777777" w:rsidR="001D1D15" w:rsidRPr="00CC7F63" w:rsidRDefault="00526A29" w:rsidP="00FB4E58">
            <w:pPr>
              <w:pStyle w:val="TableText"/>
              <w:rPr>
                <w:rFonts w:eastAsia="MS Gothic"/>
                <w:sz w:val="20"/>
              </w:rPr>
            </w:pPr>
            <w:r>
              <w:rPr>
                <w:rFonts w:eastAsia="MS Gothic"/>
                <w:sz w:val="20"/>
              </w:rPr>
              <w:t>DU</w:t>
            </w:r>
          </w:p>
        </w:tc>
        <w:tc>
          <w:tcPr>
            <w:tcW w:w="697" w:type="dxa"/>
          </w:tcPr>
          <w:p w14:paraId="57ACB0B4" w14:textId="77777777" w:rsidR="001D1D15" w:rsidRPr="00CC7F63" w:rsidRDefault="00526A29" w:rsidP="00FB4E58">
            <w:pPr>
              <w:pStyle w:val="TableText"/>
              <w:rPr>
                <w:rFonts w:eastAsia="MS Gothic"/>
                <w:sz w:val="20"/>
              </w:rPr>
            </w:pPr>
            <w:r>
              <w:rPr>
                <w:rFonts w:eastAsia="MS Gothic"/>
                <w:sz w:val="20"/>
              </w:rPr>
              <w:t>DU</w:t>
            </w:r>
          </w:p>
        </w:tc>
        <w:tc>
          <w:tcPr>
            <w:tcW w:w="697" w:type="dxa"/>
          </w:tcPr>
          <w:p w14:paraId="1703C435" w14:textId="77777777" w:rsidR="001D1D15" w:rsidRPr="00CC7F63" w:rsidRDefault="00526A29" w:rsidP="00FB4E58">
            <w:pPr>
              <w:pStyle w:val="TableText"/>
              <w:rPr>
                <w:rFonts w:eastAsia="MS Gothic"/>
                <w:sz w:val="20"/>
              </w:rPr>
            </w:pPr>
            <w:r w:rsidRPr="00CC7F63">
              <w:rPr>
                <w:rFonts w:eastAsia="MS Gothic"/>
                <w:sz w:val="20"/>
              </w:rPr>
              <w:t>S</w:t>
            </w:r>
          </w:p>
        </w:tc>
        <w:tc>
          <w:tcPr>
            <w:tcW w:w="698" w:type="dxa"/>
          </w:tcPr>
          <w:p w14:paraId="068ADE6E" w14:textId="77777777" w:rsidR="001D1D15" w:rsidRPr="00CC7F63" w:rsidRDefault="00526A29" w:rsidP="00FB4E58">
            <w:pPr>
              <w:pStyle w:val="TableText"/>
              <w:rPr>
                <w:rFonts w:eastAsia="MS Gothic"/>
                <w:sz w:val="20"/>
              </w:rPr>
            </w:pPr>
            <w:r w:rsidRPr="00CC7F63">
              <w:rPr>
                <w:rFonts w:eastAsia="MS Gothic"/>
                <w:sz w:val="20"/>
              </w:rPr>
              <w:t>S</w:t>
            </w:r>
          </w:p>
        </w:tc>
        <w:tc>
          <w:tcPr>
            <w:tcW w:w="697" w:type="dxa"/>
          </w:tcPr>
          <w:p w14:paraId="1883C5C8" w14:textId="77777777" w:rsidR="001D1D15" w:rsidRPr="00CC7F63" w:rsidRDefault="00526A29" w:rsidP="00FB4E58">
            <w:pPr>
              <w:pStyle w:val="TableText"/>
              <w:rPr>
                <w:rFonts w:eastAsia="MS Gothic"/>
                <w:sz w:val="20"/>
              </w:rPr>
            </w:pPr>
            <w:r w:rsidRPr="00CC7F63">
              <w:rPr>
                <w:rFonts w:eastAsia="MS Gothic"/>
                <w:sz w:val="20"/>
              </w:rPr>
              <w:t>S</w:t>
            </w:r>
          </w:p>
        </w:tc>
        <w:tc>
          <w:tcPr>
            <w:tcW w:w="697" w:type="dxa"/>
          </w:tcPr>
          <w:p w14:paraId="12473664" w14:textId="77777777" w:rsidR="001D1D15" w:rsidRPr="00CC7F63" w:rsidRDefault="00526A29" w:rsidP="00FB4E58">
            <w:pPr>
              <w:pStyle w:val="TableText"/>
              <w:rPr>
                <w:rFonts w:eastAsia="MS Gothic"/>
                <w:sz w:val="20"/>
              </w:rPr>
            </w:pPr>
            <w:r w:rsidRPr="00CC7F63">
              <w:rPr>
                <w:rFonts w:eastAsia="MS Gothic"/>
                <w:sz w:val="20"/>
              </w:rPr>
              <w:t>S</w:t>
            </w:r>
          </w:p>
        </w:tc>
        <w:tc>
          <w:tcPr>
            <w:tcW w:w="697" w:type="dxa"/>
          </w:tcPr>
          <w:p w14:paraId="50FE5EA9" w14:textId="77777777" w:rsidR="001D1D15" w:rsidRPr="00CC7F63" w:rsidRDefault="00526A29" w:rsidP="00FB4E58">
            <w:pPr>
              <w:pStyle w:val="TableText"/>
              <w:rPr>
                <w:rFonts w:eastAsia="MS Gothic"/>
                <w:sz w:val="20"/>
              </w:rPr>
            </w:pPr>
            <w:r w:rsidRPr="00CC7F63">
              <w:rPr>
                <w:rFonts w:eastAsia="MS Gothic"/>
                <w:sz w:val="20"/>
              </w:rPr>
              <w:t>S</w:t>
            </w:r>
          </w:p>
        </w:tc>
        <w:tc>
          <w:tcPr>
            <w:tcW w:w="697" w:type="dxa"/>
          </w:tcPr>
          <w:p w14:paraId="49826C69" w14:textId="77777777" w:rsidR="001D1D15" w:rsidRPr="00CC7F63" w:rsidRDefault="00526A29" w:rsidP="00FB4E58">
            <w:pPr>
              <w:pStyle w:val="TableText"/>
              <w:rPr>
                <w:rFonts w:eastAsia="MS Gothic"/>
                <w:sz w:val="20"/>
              </w:rPr>
            </w:pPr>
            <w:r w:rsidRPr="00CC7F63">
              <w:rPr>
                <w:rFonts w:eastAsia="MS Gothic"/>
                <w:sz w:val="20"/>
              </w:rPr>
              <w:t>S</w:t>
            </w:r>
          </w:p>
        </w:tc>
        <w:tc>
          <w:tcPr>
            <w:tcW w:w="698" w:type="dxa"/>
          </w:tcPr>
          <w:p w14:paraId="2B85CB04" w14:textId="77777777" w:rsidR="001D1D15" w:rsidRPr="00CC7F63" w:rsidRDefault="00526A29" w:rsidP="00FB4E58">
            <w:pPr>
              <w:pStyle w:val="TableText"/>
              <w:rPr>
                <w:rFonts w:eastAsia="MS Gothic"/>
                <w:sz w:val="20"/>
              </w:rPr>
            </w:pPr>
            <w:r>
              <w:rPr>
                <w:rFonts w:eastAsia="MS Gothic"/>
                <w:sz w:val="20"/>
              </w:rPr>
              <w:t>S</w:t>
            </w:r>
          </w:p>
        </w:tc>
      </w:tr>
      <w:tr w:rsidR="00CA657C" w14:paraId="08865644" w14:textId="77777777" w:rsidTr="003C3864">
        <w:trPr>
          <w:gridAfter w:val="1"/>
          <w:wAfter w:w="6" w:type="dxa"/>
          <w:trHeight w:val="341"/>
        </w:trPr>
        <w:tc>
          <w:tcPr>
            <w:tcW w:w="1985" w:type="dxa"/>
          </w:tcPr>
          <w:p w14:paraId="555CFFE7" w14:textId="77777777" w:rsidR="001D1D15" w:rsidRPr="00CC7F63" w:rsidRDefault="00526A29" w:rsidP="00FB4E58">
            <w:pPr>
              <w:pStyle w:val="TableText"/>
              <w:rPr>
                <w:rFonts w:eastAsia="MS Gothic"/>
                <w:sz w:val="20"/>
              </w:rPr>
            </w:pPr>
            <w:r w:rsidRPr="00CC7F63">
              <w:rPr>
                <w:rFonts w:eastAsia="MS Gothic"/>
                <w:sz w:val="20"/>
              </w:rPr>
              <w:t>5</w:t>
            </w:r>
          </w:p>
        </w:tc>
        <w:tc>
          <w:tcPr>
            <w:tcW w:w="696" w:type="dxa"/>
          </w:tcPr>
          <w:p w14:paraId="6BD212AA" w14:textId="77777777" w:rsidR="001D1D15" w:rsidRPr="00CC7F63" w:rsidRDefault="00526A29" w:rsidP="00FB4E58">
            <w:pPr>
              <w:pStyle w:val="TableText"/>
              <w:ind w:left="-101" w:right="-105"/>
              <w:rPr>
                <w:rFonts w:eastAsia="MS Gothic"/>
                <w:sz w:val="20"/>
              </w:rPr>
            </w:pPr>
            <w:r w:rsidRPr="00CC7F63">
              <w:rPr>
                <w:rFonts w:eastAsia="MS Gothic"/>
                <w:sz w:val="20"/>
              </w:rPr>
              <w:t>DU</w:t>
            </w:r>
          </w:p>
        </w:tc>
        <w:tc>
          <w:tcPr>
            <w:tcW w:w="697" w:type="dxa"/>
          </w:tcPr>
          <w:p w14:paraId="7522E41D" w14:textId="77777777" w:rsidR="001D1D15" w:rsidRPr="00CC7F63" w:rsidRDefault="00526A29" w:rsidP="00FB4E58">
            <w:pPr>
              <w:pStyle w:val="TableText"/>
              <w:ind w:left="-103" w:right="-108"/>
              <w:rPr>
                <w:rFonts w:eastAsia="MS Gothic"/>
                <w:sz w:val="20"/>
              </w:rPr>
            </w:pPr>
            <w:r w:rsidRPr="00CC7F63">
              <w:rPr>
                <w:rFonts w:eastAsia="MS Gothic"/>
                <w:sz w:val="20"/>
              </w:rPr>
              <w:t>DU</w:t>
            </w:r>
          </w:p>
        </w:tc>
        <w:tc>
          <w:tcPr>
            <w:tcW w:w="697" w:type="dxa"/>
          </w:tcPr>
          <w:p w14:paraId="56961D27" w14:textId="77777777" w:rsidR="001D1D15" w:rsidRPr="00CC7F63" w:rsidRDefault="00526A29" w:rsidP="00FB4E58">
            <w:pPr>
              <w:pStyle w:val="TableText"/>
              <w:ind w:left="-103" w:right="-108"/>
              <w:rPr>
                <w:rFonts w:eastAsia="MS Gothic"/>
                <w:sz w:val="20"/>
              </w:rPr>
            </w:pPr>
            <w:r w:rsidRPr="00CC7F63">
              <w:rPr>
                <w:rFonts w:eastAsia="MS Gothic"/>
                <w:sz w:val="20"/>
              </w:rPr>
              <w:t>DU</w:t>
            </w:r>
          </w:p>
        </w:tc>
        <w:tc>
          <w:tcPr>
            <w:tcW w:w="697" w:type="dxa"/>
          </w:tcPr>
          <w:p w14:paraId="57E93B4E" w14:textId="77777777" w:rsidR="001D1D15" w:rsidRPr="00CC7F63" w:rsidRDefault="00526A29" w:rsidP="00FB4E58">
            <w:pPr>
              <w:pStyle w:val="TableText"/>
              <w:ind w:left="-103" w:right="-108"/>
              <w:rPr>
                <w:rFonts w:eastAsia="MS Gothic"/>
                <w:sz w:val="20"/>
              </w:rPr>
            </w:pPr>
            <w:r w:rsidRPr="00CC7F63">
              <w:rPr>
                <w:rFonts w:eastAsia="MS Gothic"/>
                <w:sz w:val="20"/>
              </w:rPr>
              <w:t>DU</w:t>
            </w:r>
          </w:p>
        </w:tc>
        <w:tc>
          <w:tcPr>
            <w:tcW w:w="698" w:type="dxa"/>
          </w:tcPr>
          <w:p w14:paraId="29950CE2" w14:textId="77777777" w:rsidR="001D1D15" w:rsidRPr="00CC7F63" w:rsidRDefault="00526A29" w:rsidP="00FB4E58">
            <w:pPr>
              <w:pStyle w:val="TableText"/>
              <w:rPr>
                <w:rFonts w:eastAsia="MS Gothic"/>
                <w:sz w:val="20"/>
              </w:rPr>
            </w:pPr>
            <w:r>
              <w:rPr>
                <w:rFonts w:eastAsia="MS Gothic"/>
                <w:sz w:val="20"/>
              </w:rPr>
              <w:t>DU</w:t>
            </w:r>
          </w:p>
        </w:tc>
        <w:tc>
          <w:tcPr>
            <w:tcW w:w="697" w:type="dxa"/>
          </w:tcPr>
          <w:p w14:paraId="561C0301" w14:textId="77777777" w:rsidR="001D1D15" w:rsidRPr="00CC7F63" w:rsidRDefault="00526A29" w:rsidP="00FB4E58">
            <w:pPr>
              <w:pStyle w:val="TableText"/>
              <w:rPr>
                <w:rFonts w:eastAsia="MS Gothic"/>
                <w:sz w:val="20"/>
              </w:rPr>
            </w:pPr>
            <w:r>
              <w:rPr>
                <w:rFonts w:eastAsia="MS Gothic"/>
                <w:sz w:val="20"/>
              </w:rPr>
              <w:t>DU</w:t>
            </w:r>
          </w:p>
        </w:tc>
        <w:tc>
          <w:tcPr>
            <w:tcW w:w="697" w:type="dxa"/>
          </w:tcPr>
          <w:p w14:paraId="0BAC3374" w14:textId="77777777" w:rsidR="001D1D15" w:rsidRPr="00CC7F63" w:rsidRDefault="00526A29" w:rsidP="00FB4E58">
            <w:pPr>
              <w:pStyle w:val="TableText"/>
              <w:rPr>
                <w:rFonts w:eastAsia="MS Gothic"/>
                <w:sz w:val="20"/>
              </w:rPr>
            </w:pPr>
            <w:r w:rsidRPr="00CC7F63">
              <w:rPr>
                <w:rFonts w:eastAsia="MS Gothic"/>
                <w:sz w:val="20"/>
              </w:rPr>
              <w:t>S</w:t>
            </w:r>
          </w:p>
        </w:tc>
        <w:tc>
          <w:tcPr>
            <w:tcW w:w="697" w:type="dxa"/>
          </w:tcPr>
          <w:p w14:paraId="683EA6CE" w14:textId="77777777" w:rsidR="001D1D15" w:rsidRPr="00CC7F63" w:rsidRDefault="00526A29" w:rsidP="00FB4E58">
            <w:pPr>
              <w:pStyle w:val="TableText"/>
              <w:rPr>
                <w:rFonts w:eastAsia="MS Gothic"/>
                <w:sz w:val="20"/>
              </w:rPr>
            </w:pPr>
            <w:r w:rsidRPr="00CC7F63">
              <w:rPr>
                <w:rFonts w:eastAsia="MS Gothic"/>
                <w:sz w:val="20"/>
              </w:rPr>
              <w:t>S</w:t>
            </w:r>
          </w:p>
        </w:tc>
        <w:tc>
          <w:tcPr>
            <w:tcW w:w="697" w:type="dxa"/>
          </w:tcPr>
          <w:p w14:paraId="4692197B" w14:textId="77777777" w:rsidR="001D1D15" w:rsidRPr="00CC7F63" w:rsidRDefault="00526A29" w:rsidP="00FB4E58">
            <w:pPr>
              <w:pStyle w:val="TableText"/>
              <w:rPr>
                <w:rFonts w:eastAsia="MS Gothic"/>
                <w:sz w:val="20"/>
              </w:rPr>
            </w:pPr>
            <w:r w:rsidRPr="00CC7F63">
              <w:rPr>
                <w:rFonts w:eastAsia="MS Gothic"/>
                <w:sz w:val="20"/>
              </w:rPr>
              <w:t>S</w:t>
            </w:r>
          </w:p>
        </w:tc>
        <w:tc>
          <w:tcPr>
            <w:tcW w:w="698" w:type="dxa"/>
          </w:tcPr>
          <w:p w14:paraId="6DE86C0E" w14:textId="77777777" w:rsidR="001D1D15" w:rsidRPr="00CC7F63" w:rsidRDefault="00526A29" w:rsidP="00FB4E58">
            <w:pPr>
              <w:pStyle w:val="TableText"/>
              <w:rPr>
                <w:rFonts w:eastAsia="MS Gothic"/>
                <w:sz w:val="20"/>
              </w:rPr>
            </w:pPr>
            <w:r>
              <w:rPr>
                <w:rFonts w:eastAsia="MS Gothic"/>
                <w:sz w:val="20"/>
              </w:rPr>
              <w:t>S</w:t>
            </w:r>
          </w:p>
        </w:tc>
      </w:tr>
      <w:tr w:rsidR="00CA657C" w14:paraId="5C37DC00" w14:textId="77777777" w:rsidTr="003C3864">
        <w:trPr>
          <w:gridAfter w:val="1"/>
          <w:wAfter w:w="6" w:type="dxa"/>
          <w:trHeight w:val="341"/>
        </w:trPr>
        <w:tc>
          <w:tcPr>
            <w:tcW w:w="1985" w:type="dxa"/>
          </w:tcPr>
          <w:p w14:paraId="24A827E0" w14:textId="77777777" w:rsidR="001D1D15" w:rsidRPr="00CC7F63" w:rsidRDefault="00526A29" w:rsidP="00FB4E58">
            <w:pPr>
              <w:pStyle w:val="TableText"/>
              <w:rPr>
                <w:rFonts w:eastAsia="MS Gothic"/>
                <w:sz w:val="20"/>
              </w:rPr>
            </w:pPr>
            <w:r w:rsidRPr="00CC7F63">
              <w:rPr>
                <w:rFonts w:eastAsia="MS Gothic"/>
                <w:sz w:val="20"/>
              </w:rPr>
              <w:t>6</w:t>
            </w:r>
          </w:p>
        </w:tc>
        <w:tc>
          <w:tcPr>
            <w:tcW w:w="696" w:type="dxa"/>
          </w:tcPr>
          <w:p w14:paraId="620E868D" w14:textId="77777777" w:rsidR="001D1D15" w:rsidRPr="00CC7F63" w:rsidRDefault="00526A29" w:rsidP="00FB4E58">
            <w:pPr>
              <w:pStyle w:val="TableText"/>
              <w:ind w:left="-101" w:right="-105"/>
              <w:rPr>
                <w:rFonts w:eastAsia="MS Gothic"/>
                <w:sz w:val="20"/>
              </w:rPr>
            </w:pPr>
            <w:r w:rsidRPr="00CC7F63">
              <w:rPr>
                <w:rFonts w:eastAsia="MS Gothic"/>
                <w:sz w:val="20"/>
              </w:rPr>
              <w:t>DU</w:t>
            </w:r>
          </w:p>
        </w:tc>
        <w:tc>
          <w:tcPr>
            <w:tcW w:w="697" w:type="dxa"/>
          </w:tcPr>
          <w:p w14:paraId="624CC8AE" w14:textId="77777777" w:rsidR="001D1D15" w:rsidRPr="00CC7F63" w:rsidRDefault="00526A29" w:rsidP="00FB4E58">
            <w:pPr>
              <w:pStyle w:val="TableText"/>
              <w:ind w:left="-103" w:right="-108"/>
              <w:rPr>
                <w:rFonts w:eastAsia="MS Gothic"/>
                <w:sz w:val="20"/>
              </w:rPr>
            </w:pPr>
            <w:r w:rsidRPr="00CC7F63">
              <w:rPr>
                <w:rFonts w:eastAsia="MS Gothic"/>
                <w:sz w:val="20"/>
              </w:rPr>
              <w:t>DU</w:t>
            </w:r>
          </w:p>
        </w:tc>
        <w:tc>
          <w:tcPr>
            <w:tcW w:w="697" w:type="dxa"/>
          </w:tcPr>
          <w:p w14:paraId="36BBA5E9" w14:textId="77777777" w:rsidR="001D1D15" w:rsidRPr="00CC7F63" w:rsidRDefault="00526A29" w:rsidP="00FB4E58">
            <w:pPr>
              <w:pStyle w:val="TableText"/>
              <w:ind w:left="-103" w:right="-108"/>
              <w:rPr>
                <w:rFonts w:eastAsia="MS Gothic"/>
                <w:sz w:val="20"/>
              </w:rPr>
            </w:pPr>
            <w:r w:rsidRPr="00CC7F63">
              <w:rPr>
                <w:rFonts w:eastAsia="MS Gothic"/>
                <w:sz w:val="20"/>
              </w:rPr>
              <w:t>DU</w:t>
            </w:r>
          </w:p>
        </w:tc>
        <w:tc>
          <w:tcPr>
            <w:tcW w:w="697" w:type="dxa"/>
          </w:tcPr>
          <w:p w14:paraId="57D8A84C" w14:textId="77777777" w:rsidR="001D1D15" w:rsidRPr="00CC7F63" w:rsidRDefault="00526A29" w:rsidP="00FB4E58">
            <w:pPr>
              <w:pStyle w:val="TableText"/>
              <w:ind w:left="-103" w:right="-108"/>
              <w:rPr>
                <w:rFonts w:eastAsia="MS Gothic"/>
                <w:sz w:val="20"/>
              </w:rPr>
            </w:pPr>
            <w:r w:rsidRPr="00CC7F63">
              <w:rPr>
                <w:rFonts w:eastAsia="MS Gothic"/>
                <w:sz w:val="20"/>
              </w:rPr>
              <w:t>DU</w:t>
            </w:r>
          </w:p>
        </w:tc>
        <w:tc>
          <w:tcPr>
            <w:tcW w:w="698" w:type="dxa"/>
          </w:tcPr>
          <w:p w14:paraId="2DBD3E7B" w14:textId="77777777" w:rsidR="001D1D15" w:rsidRPr="00CC7F63" w:rsidRDefault="00526A29" w:rsidP="00FB4E58">
            <w:pPr>
              <w:pStyle w:val="TableText"/>
              <w:ind w:left="-107" w:right="-104"/>
              <w:rPr>
                <w:rFonts w:eastAsia="MS Gothic"/>
                <w:sz w:val="20"/>
              </w:rPr>
            </w:pPr>
            <w:r w:rsidRPr="00CC7F63">
              <w:rPr>
                <w:rFonts w:eastAsia="MS Gothic"/>
                <w:sz w:val="20"/>
              </w:rPr>
              <w:t>DU</w:t>
            </w:r>
          </w:p>
        </w:tc>
        <w:tc>
          <w:tcPr>
            <w:tcW w:w="697" w:type="dxa"/>
          </w:tcPr>
          <w:p w14:paraId="5012CA7A" w14:textId="77777777" w:rsidR="001D1D15" w:rsidRPr="00CC7F63" w:rsidRDefault="00526A29" w:rsidP="00FB4E58">
            <w:pPr>
              <w:pStyle w:val="TableText"/>
              <w:ind w:left="-107" w:right="-104"/>
              <w:rPr>
                <w:rFonts w:eastAsia="MS Gothic"/>
                <w:sz w:val="20"/>
              </w:rPr>
            </w:pPr>
            <w:r w:rsidRPr="00CC7F63">
              <w:rPr>
                <w:rFonts w:eastAsia="MS Gothic"/>
                <w:sz w:val="20"/>
              </w:rPr>
              <w:t>DU</w:t>
            </w:r>
          </w:p>
        </w:tc>
        <w:tc>
          <w:tcPr>
            <w:tcW w:w="697" w:type="dxa"/>
          </w:tcPr>
          <w:p w14:paraId="7BEE8355" w14:textId="77777777" w:rsidR="001D1D15" w:rsidRPr="00CC7F63" w:rsidRDefault="00526A29" w:rsidP="00FB4E58">
            <w:pPr>
              <w:pStyle w:val="TableText"/>
              <w:rPr>
                <w:rFonts w:eastAsia="MS Gothic"/>
                <w:sz w:val="20"/>
              </w:rPr>
            </w:pPr>
            <w:r>
              <w:rPr>
                <w:rFonts w:eastAsia="MS Gothic"/>
                <w:sz w:val="20"/>
              </w:rPr>
              <w:t>DU</w:t>
            </w:r>
          </w:p>
        </w:tc>
        <w:tc>
          <w:tcPr>
            <w:tcW w:w="697" w:type="dxa"/>
          </w:tcPr>
          <w:p w14:paraId="08314BFE" w14:textId="77777777" w:rsidR="001D1D15" w:rsidRPr="00CC7F63" w:rsidRDefault="00526A29" w:rsidP="00FB4E58">
            <w:pPr>
              <w:pStyle w:val="TableText"/>
              <w:rPr>
                <w:rFonts w:eastAsia="MS Gothic"/>
                <w:sz w:val="20"/>
              </w:rPr>
            </w:pPr>
            <w:r>
              <w:rPr>
                <w:rFonts w:eastAsia="MS Gothic"/>
                <w:sz w:val="20"/>
              </w:rPr>
              <w:t>DU</w:t>
            </w:r>
          </w:p>
        </w:tc>
        <w:tc>
          <w:tcPr>
            <w:tcW w:w="697" w:type="dxa"/>
          </w:tcPr>
          <w:p w14:paraId="663D0957" w14:textId="77777777" w:rsidR="001D1D15" w:rsidRPr="00CC7F63" w:rsidRDefault="00526A29" w:rsidP="00FB4E58">
            <w:pPr>
              <w:pStyle w:val="TableText"/>
              <w:rPr>
                <w:rFonts w:eastAsia="MS Gothic"/>
                <w:sz w:val="20"/>
              </w:rPr>
            </w:pPr>
            <w:r>
              <w:rPr>
                <w:rFonts w:eastAsia="MS Gothic"/>
                <w:sz w:val="20"/>
              </w:rPr>
              <w:t>DU</w:t>
            </w:r>
          </w:p>
        </w:tc>
        <w:tc>
          <w:tcPr>
            <w:tcW w:w="698" w:type="dxa"/>
          </w:tcPr>
          <w:p w14:paraId="4E9C460A" w14:textId="77777777" w:rsidR="001D1D15" w:rsidRPr="00CC7F63" w:rsidRDefault="00526A29" w:rsidP="00FB4E58">
            <w:pPr>
              <w:pStyle w:val="TableText"/>
              <w:rPr>
                <w:rFonts w:eastAsia="MS Gothic"/>
                <w:sz w:val="20"/>
              </w:rPr>
            </w:pPr>
            <w:r>
              <w:rPr>
                <w:rFonts w:eastAsia="MS Gothic"/>
                <w:sz w:val="20"/>
              </w:rPr>
              <w:t>S</w:t>
            </w:r>
          </w:p>
        </w:tc>
      </w:tr>
      <w:tr w:rsidR="00CA657C" w14:paraId="2152FAC1" w14:textId="77777777" w:rsidTr="003C3864">
        <w:trPr>
          <w:gridAfter w:val="1"/>
          <w:wAfter w:w="6" w:type="dxa"/>
          <w:trHeight w:val="341"/>
        </w:trPr>
        <w:tc>
          <w:tcPr>
            <w:tcW w:w="1985" w:type="dxa"/>
          </w:tcPr>
          <w:p w14:paraId="65FFDB31" w14:textId="77777777" w:rsidR="001D1D15" w:rsidRPr="00CC7F63" w:rsidRDefault="00526A29" w:rsidP="00FB4E58">
            <w:pPr>
              <w:pStyle w:val="TableText"/>
              <w:rPr>
                <w:rFonts w:eastAsia="MS Gothic"/>
                <w:sz w:val="20"/>
              </w:rPr>
            </w:pPr>
            <w:r w:rsidRPr="00CC7F63">
              <w:rPr>
                <w:rFonts w:eastAsia="MS Gothic"/>
                <w:sz w:val="20"/>
              </w:rPr>
              <w:t>7</w:t>
            </w:r>
          </w:p>
        </w:tc>
        <w:tc>
          <w:tcPr>
            <w:tcW w:w="696" w:type="dxa"/>
          </w:tcPr>
          <w:p w14:paraId="2388D5EC" w14:textId="77777777" w:rsidR="001D1D15" w:rsidRPr="00CC7F63" w:rsidRDefault="001D1D15" w:rsidP="00FB4E58">
            <w:pPr>
              <w:pStyle w:val="TableText"/>
              <w:ind w:left="-101" w:right="-105"/>
              <w:rPr>
                <w:rFonts w:eastAsia="MS Gothic"/>
                <w:sz w:val="20"/>
              </w:rPr>
            </w:pPr>
          </w:p>
        </w:tc>
        <w:tc>
          <w:tcPr>
            <w:tcW w:w="697" w:type="dxa"/>
          </w:tcPr>
          <w:p w14:paraId="53838085" w14:textId="77777777" w:rsidR="001D1D15" w:rsidRPr="00CC7F63" w:rsidRDefault="00526A29" w:rsidP="00FB4E58">
            <w:pPr>
              <w:pStyle w:val="TableText"/>
              <w:ind w:left="-103" w:right="-108"/>
              <w:rPr>
                <w:rFonts w:eastAsia="MS Gothic"/>
                <w:sz w:val="20"/>
              </w:rPr>
            </w:pPr>
            <w:r w:rsidRPr="00CC7F63">
              <w:rPr>
                <w:rFonts w:eastAsia="MS Gothic"/>
                <w:sz w:val="20"/>
              </w:rPr>
              <w:t>DU</w:t>
            </w:r>
          </w:p>
        </w:tc>
        <w:tc>
          <w:tcPr>
            <w:tcW w:w="697" w:type="dxa"/>
          </w:tcPr>
          <w:p w14:paraId="76E65A96" w14:textId="77777777" w:rsidR="001D1D15" w:rsidRPr="00CC7F63" w:rsidRDefault="00526A29" w:rsidP="00FB4E58">
            <w:pPr>
              <w:pStyle w:val="TableText"/>
              <w:ind w:left="-103" w:right="-108"/>
              <w:rPr>
                <w:rFonts w:eastAsia="MS Gothic"/>
                <w:sz w:val="20"/>
              </w:rPr>
            </w:pPr>
            <w:r w:rsidRPr="00CC7F63">
              <w:rPr>
                <w:rFonts w:eastAsia="MS Gothic"/>
                <w:sz w:val="20"/>
              </w:rPr>
              <w:t>DU</w:t>
            </w:r>
          </w:p>
        </w:tc>
        <w:tc>
          <w:tcPr>
            <w:tcW w:w="697" w:type="dxa"/>
          </w:tcPr>
          <w:p w14:paraId="7E2E1863" w14:textId="77777777" w:rsidR="001D1D15" w:rsidRPr="00CC7F63" w:rsidRDefault="00526A29" w:rsidP="00FB4E58">
            <w:pPr>
              <w:pStyle w:val="TableText"/>
              <w:ind w:left="-103" w:right="-108"/>
              <w:rPr>
                <w:rFonts w:eastAsia="MS Gothic"/>
                <w:sz w:val="20"/>
              </w:rPr>
            </w:pPr>
            <w:r w:rsidRPr="00CC7F63">
              <w:rPr>
                <w:rFonts w:eastAsia="MS Gothic"/>
                <w:sz w:val="20"/>
              </w:rPr>
              <w:t>DU</w:t>
            </w:r>
          </w:p>
        </w:tc>
        <w:tc>
          <w:tcPr>
            <w:tcW w:w="698" w:type="dxa"/>
          </w:tcPr>
          <w:p w14:paraId="496A7D62" w14:textId="77777777" w:rsidR="001D1D15" w:rsidRPr="00CC7F63" w:rsidRDefault="00526A29" w:rsidP="00FB4E58">
            <w:pPr>
              <w:pStyle w:val="TableText"/>
              <w:ind w:left="-107" w:right="-104"/>
              <w:rPr>
                <w:rFonts w:eastAsia="MS Gothic"/>
                <w:sz w:val="20"/>
              </w:rPr>
            </w:pPr>
            <w:r w:rsidRPr="00CC7F63">
              <w:rPr>
                <w:rFonts w:eastAsia="MS Gothic"/>
                <w:sz w:val="20"/>
              </w:rPr>
              <w:t>DU</w:t>
            </w:r>
          </w:p>
        </w:tc>
        <w:tc>
          <w:tcPr>
            <w:tcW w:w="697" w:type="dxa"/>
          </w:tcPr>
          <w:p w14:paraId="1558F657" w14:textId="77777777" w:rsidR="001D1D15" w:rsidRPr="00CC7F63" w:rsidRDefault="00526A29" w:rsidP="00FB4E58">
            <w:pPr>
              <w:pStyle w:val="TableText"/>
              <w:ind w:left="-107" w:right="-104"/>
              <w:rPr>
                <w:rFonts w:eastAsia="MS Gothic"/>
                <w:sz w:val="20"/>
              </w:rPr>
            </w:pPr>
            <w:r w:rsidRPr="00CC7F63">
              <w:rPr>
                <w:rFonts w:eastAsia="MS Gothic"/>
                <w:sz w:val="20"/>
              </w:rPr>
              <w:t>DU</w:t>
            </w:r>
          </w:p>
        </w:tc>
        <w:tc>
          <w:tcPr>
            <w:tcW w:w="697" w:type="dxa"/>
          </w:tcPr>
          <w:p w14:paraId="10EF2400" w14:textId="77777777" w:rsidR="001D1D15" w:rsidRPr="00CC7F63" w:rsidRDefault="00526A29" w:rsidP="00FB4E58">
            <w:pPr>
              <w:pStyle w:val="TableText"/>
              <w:ind w:left="-110" w:right="-101"/>
              <w:rPr>
                <w:rFonts w:eastAsia="MS Gothic"/>
                <w:sz w:val="20"/>
              </w:rPr>
            </w:pPr>
            <w:r w:rsidRPr="00CC7F63">
              <w:rPr>
                <w:rFonts w:eastAsia="MS Gothic"/>
                <w:sz w:val="20"/>
              </w:rPr>
              <w:t>DU</w:t>
            </w:r>
          </w:p>
        </w:tc>
        <w:tc>
          <w:tcPr>
            <w:tcW w:w="697" w:type="dxa"/>
          </w:tcPr>
          <w:p w14:paraId="4144D6E9" w14:textId="77777777" w:rsidR="001D1D15" w:rsidRPr="00CC7F63" w:rsidRDefault="00526A29" w:rsidP="00FB4E58">
            <w:pPr>
              <w:pStyle w:val="TableText"/>
              <w:ind w:left="-110" w:right="-101"/>
              <w:rPr>
                <w:rFonts w:eastAsia="MS Gothic"/>
                <w:sz w:val="20"/>
              </w:rPr>
            </w:pPr>
            <w:r w:rsidRPr="00CC7F63">
              <w:rPr>
                <w:rFonts w:eastAsia="MS Gothic"/>
                <w:sz w:val="20"/>
              </w:rPr>
              <w:t>DU</w:t>
            </w:r>
          </w:p>
        </w:tc>
        <w:tc>
          <w:tcPr>
            <w:tcW w:w="697" w:type="dxa"/>
          </w:tcPr>
          <w:p w14:paraId="08F58A5B" w14:textId="77777777" w:rsidR="001D1D15" w:rsidRPr="00CC7F63" w:rsidRDefault="00526A29" w:rsidP="00FB4E58">
            <w:pPr>
              <w:pStyle w:val="TableText"/>
              <w:ind w:left="-110" w:right="-101"/>
              <w:rPr>
                <w:rFonts w:eastAsia="MS Gothic"/>
                <w:sz w:val="20"/>
              </w:rPr>
            </w:pPr>
            <w:r>
              <w:rPr>
                <w:rFonts w:eastAsia="MS Gothic"/>
                <w:sz w:val="20"/>
              </w:rPr>
              <w:t>DU</w:t>
            </w:r>
          </w:p>
        </w:tc>
        <w:tc>
          <w:tcPr>
            <w:tcW w:w="698" w:type="dxa"/>
          </w:tcPr>
          <w:p w14:paraId="4EC97324" w14:textId="77777777" w:rsidR="001D1D15" w:rsidRPr="00CC7F63" w:rsidRDefault="00526A29" w:rsidP="00FB4E58">
            <w:pPr>
              <w:pStyle w:val="TableText"/>
              <w:ind w:left="-110" w:right="-101"/>
              <w:rPr>
                <w:rFonts w:eastAsia="MS Gothic"/>
                <w:sz w:val="20"/>
              </w:rPr>
            </w:pPr>
            <w:r>
              <w:rPr>
                <w:rFonts w:eastAsia="MS Gothic"/>
                <w:sz w:val="20"/>
              </w:rPr>
              <w:t>DU</w:t>
            </w:r>
          </w:p>
        </w:tc>
      </w:tr>
      <w:tr w:rsidR="00CA657C" w14:paraId="2E6C0A91" w14:textId="77777777" w:rsidTr="003C3864">
        <w:trPr>
          <w:gridAfter w:val="1"/>
          <w:wAfter w:w="6" w:type="dxa"/>
          <w:trHeight w:val="341"/>
        </w:trPr>
        <w:tc>
          <w:tcPr>
            <w:tcW w:w="1985" w:type="dxa"/>
          </w:tcPr>
          <w:p w14:paraId="076A8D51" w14:textId="77777777" w:rsidR="001D1D15" w:rsidRPr="00CC7F63" w:rsidRDefault="00526A29" w:rsidP="00FB4E58">
            <w:pPr>
              <w:pStyle w:val="TableText"/>
              <w:rPr>
                <w:rFonts w:eastAsia="MS Gothic"/>
                <w:sz w:val="20"/>
              </w:rPr>
            </w:pPr>
            <w:r w:rsidRPr="00CC7F63">
              <w:rPr>
                <w:rFonts w:eastAsia="MS Gothic"/>
                <w:sz w:val="20"/>
              </w:rPr>
              <w:t>8</w:t>
            </w:r>
          </w:p>
        </w:tc>
        <w:tc>
          <w:tcPr>
            <w:tcW w:w="696" w:type="dxa"/>
          </w:tcPr>
          <w:p w14:paraId="1DBC0FAE" w14:textId="77777777" w:rsidR="001D1D15" w:rsidRPr="00CC7F63" w:rsidRDefault="001D1D15" w:rsidP="00FB4E58">
            <w:pPr>
              <w:pStyle w:val="TableText"/>
              <w:ind w:left="-101" w:right="-105"/>
              <w:rPr>
                <w:rFonts w:eastAsia="MS Gothic"/>
                <w:sz w:val="20"/>
              </w:rPr>
            </w:pPr>
          </w:p>
        </w:tc>
        <w:tc>
          <w:tcPr>
            <w:tcW w:w="697" w:type="dxa"/>
          </w:tcPr>
          <w:p w14:paraId="52B242FA" w14:textId="77777777" w:rsidR="001D1D15" w:rsidRPr="00CC7F63" w:rsidRDefault="001D1D15" w:rsidP="00FB4E58">
            <w:pPr>
              <w:pStyle w:val="TableText"/>
              <w:ind w:left="-103" w:right="-108"/>
              <w:rPr>
                <w:rFonts w:eastAsia="MS Gothic"/>
                <w:sz w:val="20"/>
              </w:rPr>
            </w:pPr>
          </w:p>
        </w:tc>
        <w:tc>
          <w:tcPr>
            <w:tcW w:w="697" w:type="dxa"/>
          </w:tcPr>
          <w:p w14:paraId="1BC05693" w14:textId="77777777" w:rsidR="001D1D15" w:rsidRPr="00CC7F63" w:rsidRDefault="00526A29" w:rsidP="00FB4E58">
            <w:pPr>
              <w:pStyle w:val="TableText"/>
              <w:ind w:left="-103" w:right="-108"/>
              <w:rPr>
                <w:rFonts w:eastAsia="MS Gothic"/>
                <w:sz w:val="20"/>
              </w:rPr>
            </w:pPr>
            <w:r w:rsidRPr="00CC7F63">
              <w:rPr>
                <w:rFonts w:eastAsia="MS Gothic"/>
                <w:sz w:val="20"/>
              </w:rPr>
              <w:t>DU</w:t>
            </w:r>
          </w:p>
        </w:tc>
        <w:tc>
          <w:tcPr>
            <w:tcW w:w="697" w:type="dxa"/>
          </w:tcPr>
          <w:p w14:paraId="3CC61281" w14:textId="77777777" w:rsidR="001D1D15" w:rsidRPr="00CC7F63" w:rsidRDefault="00526A29" w:rsidP="00FB4E58">
            <w:pPr>
              <w:pStyle w:val="TableText"/>
              <w:ind w:left="-103" w:right="-108"/>
              <w:rPr>
                <w:rFonts w:eastAsia="MS Gothic"/>
                <w:sz w:val="20"/>
              </w:rPr>
            </w:pPr>
            <w:r w:rsidRPr="00CC7F63">
              <w:rPr>
                <w:rFonts w:eastAsia="MS Gothic"/>
                <w:sz w:val="20"/>
              </w:rPr>
              <w:t>DU</w:t>
            </w:r>
          </w:p>
        </w:tc>
        <w:tc>
          <w:tcPr>
            <w:tcW w:w="698" w:type="dxa"/>
          </w:tcPr>
          <w:p w14:paraId="15C0B52F" w14:textId="77777777" w:rsidR="001D1D15" w:rsidRPr="00CC7F63" w:rsidRDefault="00526A29" w:rsidP="00FB4E58">
            <w:pPr>
              <w:pStyle w:val="TableText"/>
              <w:ind w:left="-107" w:right="-104"/>
              <w:rPr>
                <w:rFonts w:eastAsia="MS Gothic"/>
                <w:sz w:val="20"/>
              </w:rPr>
            </w:pPr>
            <w:r w:rsidRPr="00CC7F63">
              <w:rPr>
                <w:rFonts w:eastAsia="MS Gothic"/>
                <w:sz w:val="20"/>
              </w:rPr>
              <w:t>DU</w:t>
            </w:r>
          </w:p>
        </w:tc>
        <w:tc>
          <w:tcPr>
            <w:tcW w:w="697" w:type="dxa"/>
          </w:tcPr>
          <w:p w14:paraId="1CF38925" w14:textId="77777777" w:rsidR="001D1D15" w:rsidRPr="00CC7F63" w:rsidRDefault="00526A29" w:rsidP="00FB4E58">
            <w:pPr>
              <w:pStyle w:val="TableText"/>
              <w:ind w:left="-107" w:right="-104"/>
              <w:rPr>
                <w:rFonts w:eastAsia="MS Gothic"/>
                <w:sz w:val="20"/>
              </w:rPr>
            </w:pPr>
            <w:r w:rsidRPr="00CC7F63">
              <w:rPr>
                <w:rFonts w:eastAsia="MS Gothic"/>
                <w:sz w:val="20"/>
              </w:rPr>
              <w:t>DU</w:t>
            </w:r>
          </w:p>
        </w:tc>
        <w:tc>
          <w:tcPr>
            <w:tcW w:w="697" w:type="dxa"/>
          </w:tcPr>
          <w:p w14:paraId="45E10557" w14:textId="77777777" w:rsidR="001D1D15" w:rsidRPr="00CC7F63" w:rsidRDefault="00526A29" w:rsidP="00FB4E58">
            <w:pPr>
              <w:pStyle w:val="TableText"/>
              <w:ind w:left="-110" w:right="-101"/>
              <w:rPr>
                <w:rFonts w:eastAsia="MS Gothic"/>
                <w:sz w:val="20"/>
              </w:rPr>
            </w:pPr>
            <w:r w:rsidRPr="00CC7F63">
              <w:rPr>
                <w:rFonts w:eastAsia="MS Gothic"/>
                <w:sz w:val="20"/>
              </w:rPr>
              <w:t>DU</w:t>
            </w:r>
          </w:p>
        </w:tc>
        <w:tc>
          <w:tcPr>
            <w:tcW w:w="697" w:type="dxa"/>
          </w:tcPr>
          <w:p w14:paraId="6496BD95" w14:textId="77777777" w:rsidR="001D1D15" w:rsidRPr="00CC7F63" w:rsidRDefault="00526A29" w:rsidP="00FB4E58">
            <w:pPr>
              <w:pStyle w:val="TableText"/>
              <w:ind w:left="-110" w:right="-101"/>
              <w:rPr>
                <w:rFonts w:eastAsia="MS Gothic"/>
                <w:sz w:val="20"/>
              </w:rPr>
            </w:pPr>
            <w:r w:rsidRPr="00CC7F63">
              <w:rPr>
                <w:rFonts w:eastAsia="MS Gothic"/>
                <w:sz w:val="20"/>
              </w:rPr>
              <w:t>DU</w:t>
            </w:r>
          </w:p>
        </w:tc>
        <w:tc>
          <w:tcPr>
            <w:tcW w:w="697" w:type="dxa"/>
          </w:tcPr>
          <w:p w14:paraId="05F3FB50" w14:textId="77777777" w:rsidR="001D1D15" w:rsidRPr="00CC7F63" w:rsidRDefault="00526A29" w:rsidP="00FB4E58">
            <w:pPr>
              <w:pStyle w:val="TableText"/>
              <w:ind w:left="-110" w:right="-101"/>
              <w:rPr>
                <w:rFonts w:eastAsia="MS Gothic"/>
                <w:sz w:val="20"/>
              </w:rPr>
            </w:pPr>
            <w:r w:rsidRPr="00CC7F63">
              <w:rPr>
                <w:rFonts w:eastAsia="MS Gothic"/>
                <w:sz w:val="20"/>
              </w:rPr>
              <w:t>DU</w:t>
            </w:r>
          </w:p>
        </w:tc>
        <w:tc>
          <w:tcPr>
            <w:tcW w:w="698" w:type="dxa"/>
          </w:tcPr>
          <w:p w14:paraId="7BFCDB0A" w14:textId="77777777" w:rsidR="001D1D15" w:rsidRPr="00CC7F63" w:rsidRDefault="00526A29" w:rsidP="00FB4E58">
            <w:pPr>
              <w:pStyle w:val="TableText"/>
              <w:ind w:left="-110" w:right="-101"/>
              <w:rPr>
                <w:rFonts w:eastAsia="MS Gothic"/>
                <w:sz w:val="20"/>
              </w:rPr>
            </w:pPr>
            <w:r w:rsidRPr="00CC7F63">
              <w:rPr>
                <w:rFonts w:eastAsia="MS Gothic"/>
                <w:sz w:val="20"/>
              </w:rPr>
              <w:t>DU</w:t>
            </w:r>
          </w:p>
        </w:tc>
      </w:tr>
      <w:tr w:rsidR="00CA657C" w14:paraId="79B80CA3" w14:textId="77777777" w:rsidTr="003C3864">
        <w:trPr>
          <w:gridAfter w:val="1"/>
          <w:wAfter w:w="6" w:type="dxa"/>
          <w:trHeight w:val="341"/>
        </w:trPr>
        <w:tc>
          <w:tcPr>
            <w:tcW w:w="1985" w:type="dxa"/>
          </w:tcPr>
          <w:p w14:paraId="01DE20F1" w14:textId="77777777" w:rsidR="001D1D15" w:rsidRPr="00CC7F63" w:rsidRDefault="00526A29" w:rsidP="003C3864">
            <w:pPr>
              <w:pStyle w:val="TableText"/>
              <w:ind w:left="-80"/>
              <w:rPr>
                <w:rFonts w:eastAsia="MS Gothic"/>
                <w:sz w:val="20"/>
              </w:rPr>
            </w:pPr>
            <w:r w:rsidRPr="00CC7F63">
              <w:rPr>
                <w:rFonts w:eastAsia="MS Gothic"/>
                <w:sz w:val="20"/>
              </w:rPr>
              <w:t>9</w:t>
            </w:r>
          </w:p>
        </w:tc>
        <w:tc>
          <w:tcPr>
            <w:tcW w:w="696" w:type="dxa"/>
          </w:tcPr>
          <w:p w14:paraId="41A25CDF" w14:textId="77777777" w:rsidR="001D1D15" w:rsidRPr="00CC7F63" w:rsidRDefault="001D1D15" w:rsidP="00FB4E58">
            <w:pPr>
              <w:pStyle w:val="TableText"/>
              <w:ind w:left="-101" w:right="-105"/>
              <w:rPr>
                <w:rFonts w:eastAsia="MS Gothic"/>
                <w:sz w:val="20"/>
              </w:rPr>
            </w:pPr>
          </w:p>
        </w:tc>
        <w:tc>
          <w:tcPr>
            <w:tcW w:w="697" w:type="dxa"/>
          </w:tcPr>
          <w:p w14:paraId="0CD1AE02" w14:textId="77777777" w:rsidR="001D1D15" w:rsidRPr="00CC7F63" w:rsidRDefault="001D1D15" w:rsidP="00FB4E58">
            <w:pPr>
              <w:pStyle w:val="TableText"/>
              <w:ind w:left="-103" w:right="-108"/>
              <w:rPr>
                <w:rFonts w:eastAsia="MS Gothic"/>
                <w:sz w:val="20"/>
              </w:rPr>
            </w:pPr>
          </w:p>
        </w:tc>
        <w:tc>
          <w:tcPr>
            <w:tcW w:w="697" w:type="dxa"/>
          </w:tcPr>
          <w:p w14:paraId="630D48C8" w14:textId="77777777" w:rsidR="001D1D15" w:rsidRPr="00CC7F63" w:rsidRDefault="001D1D15" w:rsidP="00FB4E58">
            <w:pPr>
              <w:pStyle w:val="TableText"/>
              <w:ind w:left="-103" w:right="-108"/>
              <w:rPr>
                <w:rFonts w:eastAsia="MS Gothic"/>
                <w:sz w:val="20"/>
              </w:rPr>
            </w:pPr>
          </w:p>
        </w:tc>
        <w:tc>
          <w:tcPr>
            <w:tcW w:w="697" w:type="dxa"/>
          </w:tcPr>
          <w:p w14:paraId="0FAE1A7E" w14:textId="77777777" w:rsidR="001D1D15" w:rsidRPr="00CC7F63" w:rsidRDefault="00526A29" w:rsidP="00FB4E58">
            <w:pPr>
              <w:pStyle w:val="TableText"/>
              <w:ind w:left="-103" w:right="-108"/>
              <w:rPr>
                <w:rFonts w:eastAsia="MS Gothic"/>
                <w:sz w:val="20"/>
              </w:rPr>
            </w:pPr>
            <w:r w:rsidRPr="00CC7F63">
              <w:rPr>
                <w:rFonts w:eastAsia="MS Gothic"/>
                <w:sz w:val="20"/>
              </w:rPr>
              <w:t>DU</w:t>
            </w:r>
          </w:p>
        </w:tc>
        <w:tc>
          <w:tcPr>
            <w:tcW w:w="698" w:type="dxa"/>
          </w:tcPr>
          <w:p w14:paraId="253B1497" w14:textId="77777777" w:rsidR="001D1D15" w:rsidRPr="00CC7F63" w:rsidRDefault="00526A29" w:rsidP="00FB4E58">
            <w:pPr>
              <w:pStyle w:val="TableText"/>
              <w:ind w:left="-107" w:right="-104"/>
              <w:rPr>
                <w:rFonts w:eastAsia="MS Gothic"/>
                <w:sz w:val="20"/>
              </w:rPr>
            </w:pPr>
            <w:r w:rsidRPr="00CC7F63">
              <w:rPr>
                <w:rFonts w:eastAsia="MS Gothic"/>
                <w:sz w:val="20"/>
              </w:rPr>
              <w:t>DU</w:t>
            </w:r>
          </w:p>
        </w:tc>
        <w:tc>
          <w:tcPr>
            <w:tcW w:w="697" w:type="dxa"/>
          </w:tcPr>
          <w:p w14:paraId="66919CE6" w14:textId="77777777" w:rsidR="001D1D15" w:rsidRPr="00CC7F63" w:rsidRDefault="00526A29" w:rsidP="00FB4E58">
            <w:pPr>
              <w:pStyle w:val="TableText"/>
              <w:ind w:left="-107" w:right="-104"/>
              <w:rPr>
                <w:rFonts w:eastAsia="MS Gothic"/>
                <w:sz w:val="20"/>
              </w:rPr>
            </w:pPr>
            <w:r w:rsidRPr="00CC7F63">
              <w:rPr>
                <w:rFonts w:eastAsia="MS Gothic"/>
                <w:sz w:val="20"/>
              </w:rPr>
              <w:t>DU</w:t>
            </w:r>
          </w:p>
        </w:tc>
        <w:tc>
          <w:tcPr>
            <w:tcW w:w="697" w:type="dxa"/>
          </w:tcPr>
          <w:p w14:paraId="7B3D1EA9" w14:textId="77777777" w:rsidR="001D1D15" w:rsidRPr="00CC7F63" w:rsidRDefault="00526A29" w:rsidP="00FB4E58">
            <w:pPr>
              <w:pStyle w:val="TableText"/>
              <w:ind w:left="-110" w:right="-101"/>
              <w:rPr>
                <w:rFonts w:eastAsia="MS Gothic"/>
                <w:sz w:val="20"/>
              </w:rPr>
            </w:pPr>
            <w:r w:rsidRPr="00CC7F63">
              <w:rPr>
                <w:rFonts w:eastAsia="MS Gothic"/>
                <w:sz w:val="20"/>
              </w:rPr>
              <w:t>DU</w:t>
            </w:r>
          </w:p>
        </w:tc>
        <w:tc>
          <w:tcPr>
            <w:tcW w:w="697" w:type="dxa"/>
          </w:tcPr>
          <w:p w14:paraId="72CE23F1" w14:textId="77777777" w:rsidR="001D1D15" w:rsidRPr="00CC7F63" w:rsidRDefault="00526A29" w:rsidP="00FB4E58">
            <w:pPr>
              <w:pStyle w:val="TableText"/>
              <w:ind w:left="-110" w:right="-101"/>
              <w:rPr>
                <w:rFonts w:eastAsia="MS Gothic"/>
                <w:sz w:val="20"/>
              </w:rPr>
            </w:pPr>
            <w:r w:rsidRPr="00CC7F63">
              <w:rPr>
                <w:rFonts w:eastAsia="MS Gothic"/>
                <w:sz w:val="20"/>
              </w:rPr>
              <w:t>DU</w:t>
            </w:r>
          </w:p>
        </w:tc>
        <w:tc>
          <w:tcPr>
            <w:tcW w:w="697" w:type="dxa"/>
          </w:tcPr>
          <w:p w14:paraId="6945B9C7" w14:textId="77777777" w:rsidR="001D1D15" w:rsidRPr="00CC7F63" w:rsidRDefault="00526A29" w:rsidP="00FB4E58">
            <w:pPr>
              <w:pStyle w:val="TableText"/>
              <w:ind w:left="-110" w:right="-101"/>
              <w:rPr>
                <w:rFonts w:eastAsia="MS Gothic"/>
                <w:sz w:val="20"/>
              </w:rPr>
            </w:pPr>
            <w:r w:rsidRPr="00CC7F63">
              <w:rPr>
                <w:rFonts w:eastAsia="MS Gothic"/>
                <w:sz w:val="20"/>
              </w:rPr>
              <w:t>DU</w:t>
            </w:r>
          </w:p>
        </w:tc>
        <w:tc>
          <w:tcPr>
            <w:tcW w:w="698" w:type="dxa"/>
          </w:tcPr>
          <w:p w14:paraId="32F4F06B" w14:textId="77777777" w:rsidR="001D1D15" w:rsidRPr="00CC7F63" w:rsidRDefault="00526A29" w:rsidP="00FB4E58">
            <w:pPr>
              <w:pStyle w:val="TableText"/>
              <w:ind w:left="-110" w:right="-101"/>
              <w:rPr>
                <w:rFonts w:eastAsia="MS Gothic"/>
                <w:sz w:val="20"/>
              </w:rPr>
            </w:pPr>
            <w:r w:rsidRPr="00CC7F63">
              <w:rPr>
                <w:rFonts w:eastAsia="MS Gothic"/>
                <w:sz w:val="20"/>
              </w:rPr>
              <w:t>DU</w:t>
            </w:r>
          </w:p>
        </w:tc>
      </w:tr>
      <w:tr w:rsidR="00CA657C" w14:paraId="1E2EA02C" w14:textId="77777777" w:rsidTr="003C3864">
        <w:trPr>
          <w:gridAfter w:val="1"/>
          <w:wAfter w:w="6" w:type="dxa"/>
          <w:trHeight w:val="341"/>
        </w:trPr>
        <w:tc>
          <w:tcPr>
            <w:tcW w:w="1985" w:type="dxa"/>
          </w:tcPr>
          <w:p w14:paraId="24C9CC44" w14:textId="77777777" w:rsidR="001D1D15" w:rsidRPr="00CC7F63" w:rsidRDefault="00526A29" w:rsidP="00FB4E58">
            <w:pPr>
              <w:pStyle w:val="TableText"/>
              <w:rPr>
                <w:rFonts w:eastAsia="MS Gothic"/>
                <w:sz w:val="20"/>
              </w:rPr>
            </w:pPr>
            <w:r w:rsidRPr="00CC7F63">
              <w:rPr>
                <w:rFonts w:eastAsia="MS Gothic"/>
                <w:sz w:val="20"/>
              </w:rPr>
              <w:t>10</w:t>
            </w:r>
          </w:p>
        </w:tc>
        <w:tc>
          <w:tcPr>
            <w:tcW w:w="696" w:type="dxa"/>
          </w:tcPr>
          <w:p w14:paraId="6CAE1AB3" w14:textId="77777777" w:rsidR="001D1D15" w:rsidRPr="00CC7F63" w:rsidRDefault="001D1D15" w:rsidP="00FB4E58">
            <w:pPr>
              <w:pStyle w:val="TableText"/>
              <w:ind w:left="-101" w:right="-105"/>
              <w:rPr>
                <w:rFonts w:eastAsia="MS Gothic"/>
                <w:sz w:val="20"/>
              </w:rPr>
            </w:pPr>
          </w:p>
        </w:tc>
        <w:tc>
          <w:tcPr>
            <w:tcW w:w="697" w:type="dxa"/>
          </w:tcPr>
          <w:p w14:paraId="6E434899" w14:textId="77777777" w:rsidR="001D1D15" w:rsidRPr="00CC7F63" w:rsidRDefault="001D1D15" w:rsidP="00FB4E58">
            <w:pPr>
              <w:pStyle w:val="TableText"/>
              <w:rPr>
                <w:rFonts w:eastAsia="MS Gothic"/>
                <w:sz w:val="20"/>
              </w:rPr>
            </w:pPr>
          </w:p>
        </w:tc>
        <w:tc>
          <w:tcPr>
            <w:tcW w:w="697" w:type="dxa"/>
          </w:tcPr>
          <w:p w14:paraId="2645144A" w14:textId="77777777" w:rsidR="001D1D15" w:rsidRPr="00CC7F63" w:rsidRDefault="001D1D15" w:rsidP="00FB4E58">
            <w:pPr>
              <w:pStyle w:val="TableText"/>
              <w:rPr>
                <w:rFonts w:eastAsia="MS Gothic"/>
                <w:sz w:val="20"/>
              </w:rPr>
            </w:pPr>
          </w:p>
        </w:tc>
        <w:tc>
          <w:tcPr>
            <w:tcW w:w="697" w:type="dxa"/>
          </w:tcPr>
          <w:p w14:paraId="4328145A" w14:textId="77777777" w:rsidR="001D1D15" w:rsidRPr="00CC7F63" w:rsidRDefault="001D1D15" w:rsidP="00FB4E58">
            <w:pPr>
              <w:pStyle w:val="TableText"/>
              <w:rPr>
                <w:rFonts w:eastAsia="MS Gothic"/>
                <w:sz w:val="20"/>
              </w:rPr>
            </w:pPr>
          </w:p>
        </w:tc>
        <w:tc>
          <w:tcPr>
            <w:tcW w:w="698" w:type="dxa"/>
          </w:tcPr>
          <w:p w14:paraId="73A1A6BF" w14:textId="77777777" w:rsidR="001D1D15" w:rsidRPr="00CC7F63" w:rsidRDefault="00526A29" w:rsidP="00FB4E58">
            <w:pPr>
              <w:pStyle w:val="TableText"/>
              <w:ind w:left="-107" w:right="-104"/>
              <w:rPr>
                <w:rFonts w:eastAsia="MS Gothic"/>
                <w:sz w:val="20"/>
              </w:rPr>
            </w:pPr>
            <w:r w:rsidRPr="00CC7F63">
              <w:rPr>
                <w:rFonts w:eastAsia="MS Gothic"/>
                <w:sz w:val="20"/>
              </w:rPr>
              <w:t>DU</w:t>
            </w:r>
          </w:p>
        </w:tc>
        <w:tc>
          <w:tcPr>
            <w:tcW w:w="697" w:type="dxa"/>
          </w:tcPr>
          <w:p w14:paraId="1B86D65D" w14:textId="77777777" w:rsidR="001D1D15" w:rsidRPr="00CC7F63" w:rsidRDefault="00526A29" w:rsidP="00FB4E58">
            <w:pPr>
              <w:pStyle w:val="TableText"/>
              <w:ind w:left="-107" w:right="-104"/>
              <w:rPr>
                <w:rFonts w:eastAsia="MS Gothic"/>
                <w:sz w:val="20"/>
              </w:rPr>
            </w:pPr>
            <w:r w:rsidRPr="00CC7F63">
              <w:rPr>
                <w:rFonts w:eastAsia="MS Gothic"/>
                <w:sz w:val="20"/>
              </w:rPr>
              <w:t>DU</w:t>
            </w:r>
          </w:p>
        </w:tc>
        <w:tc>
          <w:tcPr>
            <w:tcW w:w="697" w:type="dxa"/>
          </w:tcPr>
          <w:p w14:paraId="1EDA73B2" w14:textId="77777777" w:rsidR="001D1D15" w:rsidRPr="00CC7F63" w:rsidRDefault="00526A29" w:rsidP="00FB4E58">
            <w:pPr>
              <w:pStyle w:val="TableText"/>
              <w:ind w:left="-110" w:right="-101"/>
              <w:rPr>
                <w:rFonts w:eastAsia="MS Gothic"/>
                <w:sz w:val="20"/>
              </w:rPr>
            </w:pPr>
            <w:r w:rsidRPr="00CC7F63">
              <w:rPr>
                <w:rFonts w:eastAsia="MS Gothic"/>
                <w:sz w:val="20"/>
              </w:rPr>
              <w:t>DU</w:t>
            </w:r>
          </w:p>
        </w:tc>
        <w:tc>
          <w:tcPr>
            <w:tcW w:w="697" w:type="dxa"/>
          </w:tcPr>
          <w:p w14:paraId="3D953933" w14:textId="77777777" w:rsidR="001D1D15" w:rsidRPr="00CC7F63" w:rsidRDefault="00526A29" w:rsidP="00FB4E58">
            <w:pPr>
              <w:pStyle w:val="TableText"/>
              <w:ind w:left="-110" w:right="-101"/>
              <w:rPr>
                <w:rFonts w:eastAsia="MS Gothic"/>
                <w:sz w:val="20"/>
              </w:rPr>
            </w:pPr>
            <w:r w:rsidRPr="00CC7F63">
              <w:rPr>
                <w:rFonts w:eastAsia="MS Gothic"/>
                <w:sz w:val="20"/>
              </w:rPr>
              <w:t>DU</w:t>
            </w:r>
          </w:p>
        </w:tc>
        <w:tc>
          <w:tcPr>
            <w:tcW w:w="697" w:type="dxa"/>
          </w:tcPr>
          <w:p w14:paraId="20C02296" w14:textId="77777777" w:rsidR="001D1D15" w:rsidRPr="00CC7F63" w:rsidRDefault="00526A29" w:rsidP="00FB4E58">
            <w:pPr>
              <w:pStyle w:val="TableText"/>
              <w:ind w:left="-110" w:right="-101"/>
              <w:rPr>
                <w:rFonts w:eastAsia="MS Gothic"/>
                <w:sz w:val="20"/>
              </w:rPr>
            </w:pPr>
            <w:r w:rsidRPr="00CC7F63">
              <w:rPr>
                <w:rFonts w:eastAsia="MS Gothic"/>
                <w:sz w:val="20"/>
              </w:rPr>
              <w:t>DU</w:t>
            </w:r>
          </w:p>
        </w:tc>
        <w:tc>
          <w:tcPr>
            <w:tcW w:w="698" w:type="dxa"/>
          </w:tcPr>
          <w:p w14:paraId="05FB8BCB" w14:textId="77777777" w:rsidR="001D1D15" w:rsidRPr="00CC7F63" w:rsidRDefault="00526A29" w:rsidP="00FB4E58">
            <w:pPr>
              <w:pStyle w:val="TableText"/>
              <w:ind w:left="-110" w:right="-101"/>
              <w:rPr>
                <w:rFonts w:eastAsia="MS Gothic"/>
                <w:sz w:val="20"/>
              </w:rPr>
            </w:pPr>
            <w:r w:rsidRPr="00CC7F63">
              <w:rPr>
                <w:rFonts w:eastAsia="MS Gothic"/>
                <w:sz w:val="20"/>
              </w:rPr>
              <w:t>DU</w:t>
            </w:r>
          </w:p>
        </w:tc>
      </w:tr>
      <w:tr w:rsidR="00CA657C" w14:paraId="7FDD71D7" w14:textId="77777777" w:rsidTr="003C3864">
        <w:trPr>
          <w:gridAfter w:val="1"/>
          <w:wAfter w:w="6" w:type="dxa"/>
          <w:trHeight w:val="341"/>
        </w:trPr>
        <w:tc>
          <w:tcPr>
            <w:tcW w:w="1985" w:type="dxa"/>
          </w:tcPr>
          <w:p w14:paraId="7DC37F03" w14:textId="77777777" w:rsidR="001D1D15" w:rsidRPr="00CC7F63" w:rsidRDefault="00526A29" w:rsidP="00FB4E58">
            <w:pPr>
              <w:pStyle w:val="TableText"/>
              <w:rPr>
                <w:rFonts w:eastAsia="MS Gothic"/>
                <w:sz w:val="20"/>
              </w:rPr>
            </w:pPr>
            <w:r w:rsidRPr="00CC7F63">
              <w:rPr>
                <w:rFonts w:eastAsia="MS Gothic"/>
                <w:sz w:val="20"/>
              </w:rPr>
              <w:t>11</w:t>
            </w:r>
          </w:p>
        </w:tc>
        <w:tc>
          <w:tcPr>
            <w:tcW w:w="696" w:type="dxa"/>
          </w:tcPr>
          <w:p w14:paraId="4FEC9DC9" w14:textId="77777777" w:rsidR="001D1D15" w:rsidRPr="00CC7F63" w:rsidRDefault="001D1D15" w:rsidP="00FB4E58">
            <w:pPr>
              <w:pStyle w:val="TableText"/>
              <w:ind w:left="-101" w:right="-105"/>
              <w:rPr>
                <w:rFonts w:eastAsia="MS Gothic"/>
                <w:sz w:val="20"/>
              </w:rPr>
            </w:pPr>
          </w:p>
        </w:tc>
        <w:tc>
          <w:tcPr>
            <w:tcW w:w="697" w:type="dxa"/>
          </w:tcPr>
          <w:p w14:paraId="436E000F" w14:textId="77777777" w:rsidR="001D1D15" w:rsidRPr="00CC7F63" w:rsidRDefault="001D1D15" w:rsidP="00FB4E58">
            <w:pPr>
              <w:pStyle w:val="TableText"/>
              <w:rPr>
                <w:rFonts w:eastAsia="MS Gothic"/>
                <w:sz w:val="20"/>
              </w:rPr>
            </w:pPr>
          </w:p>
        </w:tc>
        <w:tc>
          <w:tcPr>
            <w:tcW w:w="697" w:type="dxa"/>
          </w:tcPr>
          <w:p w14:paraId="6E0529B2" w14:textId="77777777" w:rsidR="001D1D15" w:rsidRPr="00CC7F63" w:rsidRDefault="001D1D15" w:rsidP="00FB4E58">
            <w:pPr>
              <w:pStyle w:val="TableText"/>
              <w:rPr>
                <w:rFonts w:eastAsia="MS Gothic"/>
                <w:sz w:val="20"/>
              </w:rPr>
            </w:pPr>
          </w:p>
        </w:tc>
        <w:tc>
          <w:tcPr>
            <w:tcW w:w="697" w:type="dxa"/>
          </w:tcPr>
          <w:p w14:paraId="571D813B" w14:textId="77777777" w:rsidR="001D1D15" w:rsidRPr="00CC7F63" w:rsidRDefault="001D1D15" w:rsidP="00FB4E58">
            <w:pPr>
              <w:pStyle w:val="TableText"/>
              <w:rPr>
                <w:rFonts w:eastAsia="MS Gothic"/>
                <w:sz w:val="20"/>
              </w:rPr>
            </w:pPr>
          </w:p>
        </w:tc>
        <w:tc>
          <w:tcPr>
            <w:tcW w:w="698" w:type="dxa"/>
          </w:tcPr>
          <w:p w14:paraId="21F3A01C" w14:textId="77777777" w:rsidR="001D1D15" w:rsidRPr="00CC7F63" w:rsidRDefault="001D1D15" w:rsidP="00FB4E58">
            <w:pPr>
              <w:pStyle w:val="TableText"/>
              <w:ind w:left="-107" w:right="-104"/>
              <w:rPr>
                <w:rFonts w:eastAsia="MS Gothic"/>
                <w:sz w:val="20"/>
              </w:rPr>
            </w:pPr>
          </w:p>
        </w:tc>
        <w:tc>
          <w:tcPr>
            <w:tcW w:w="697" w:type="dxa"/>
          </w:tcPr>
          <w:p w14:paraId="1A520653" w14:textId="77777777" w:rsidR="001D1D15" w:rsidRPr="00CC7F63" w:rsidRDefault="00526A29" w:rsidP="00FB4E58">
            <w:pPr>
              <w:pStyle w:val="TableText"/>
              <w:ind w:left="-107" w:right="-104"/>
              <w:rPr>
                <w:rFonts w:eastAsia="MS Gothic"/>
                <w:sz w:val="20"/>
              </w:rPr>
            </w:pPr>
            <w:r w:rsidRPr="00CC7F63">
              <w:rPr>
                <w:rFonts w:eastAsia="MS Gothic"/>
                <w:sz w:val="20"/>
              </w:rPr>
              <w:t>DU</w:t>
            </w:r>
          </w:p>
        </w:tc>
        <w:tc>
          <w:tcPr>
            <w:tcW w:w="697" w:type="dxa"/>
          </w:tcPr>
          <w:p w14:paraId="57C961D0" w14:textId="77777777" w:rsidR="001D1D15" w:rsidRPr="00CC7F63" w:rsidRDefault="00526A29" w:rsidP="00FB4E58">
            <w:pPr>
              <w:pStyle w:val="TableText"/>
              <w:ind w:left="-110" w:right="-101"/>
              <w:rPr>
                <w:rFonts w:eastAsia="MS Gothic"/>
                <w:sz w:val="20"/>
              </w:rPr>
            </w:pPr>
            <w:r w:rsidRPr="00CC7F63">
              <w:rPr>
                <w:rFonts w:eastAsia="MS Gothic"/>
                <w:sz w:val="20"/>
              </w:rPr>
              <w:t>DU</w:t>
            </w:r>
          </w:p>
        </w:tc>
        <w:tc>
          <w:tcPr>
            <w:tcW w:w="697" w:type="dxa"/>
          </w:tcPr>
          <w:p w14:paraId="63BA4339" w14:textId="77777777" w:rsidR="001D1D15" w:rsidRPr="00CC7F63" w:rsidRDefault="00526A29" w:rsidP="00FB4E58">
            <w:pPr>
              <w:pStyle w:val="TableText"/>
              <w:ind w:left="-110" w:right="-101"/>
              <w:rPr>
                <w:rFonts w:eastAsia="MS Gothic"/>
                <w:sz w:val="20"/>
              </w:rPr>
            </w:pPr>
            <w:r w:rsidRPr="00CC7F63">
              <w:rPr>
                <w:rFonts w:eastAsia="MS Gothic"/>
                <w:sz w:val="20"/>
              </w:rPr>
              <w:t>DU</w:t>
            </w:r>
          </w:p>
        </w:tc>
        <w:tc>
          <w:tcPr>
            <w:tcW w:w="697" w:type="dxa"/>
          </w:tcPr>
          <w:p w14:paraId="7BB1D9AA" w14:textId="77777777" w:rsidR="001D1D15" w:rsidRPr="00CC7F63" w:rsidRDefault="00526A29" w:rsidP="00FB4E58">
            <w:pPr>
              <w:pStyle w:val="TableText"/>
              <w:ind w:left="-110" w:right="-101"/>
              <w:rPr>
                <w:rFonts w:eastAsia="MS Gothic"/>
                <w:sz w:val="20"/>
              </w:rPr>
            </w:pPr>
            <w:r w:rsidRPr="00CC7F63">
              <w:rPr>
                <w:rFonts w:eastAsia="MS Gothic"/>
                <w:sz w:val="20"/>
              </w:rPr>
              <w:t>DU</w:t>
            </w:r>
          </w:p>
        </w:tc>
        <w:tc>
          <w:tcPr>
            <w:tcW w:w="698" w:type="dxa"/>
          </w:tcPr>
          <w:p w14:paraId="70F8478A" w14:textId="77777777" w:rsidR="001D1D15" w:rsidRPr="00CC7F63" w:rsidRDefault="00526A29" w:rsidP="00FB4E58">
            <w:pPr>
              <w:pStyle w:val="TableText"/>
              <w:ind w:left="-110" w:right="-101"/>
              <w:rPr>
                <w:rFonts w:eastAsia="MS Gothic"/>
                <w:sz w:val="20"/>
              </w:rPr>
            </w:pPr>
            <w:r w:rsidRPr="00CC7F63">
              <w:rPr>
                <w:rFonts w:eastAsia="MS Gothic"/>
                <w:sz w:val="20"/>
              </w:rPr>
              <w:t>DU</w:t>
            </w:r>
          </w:p>
        </w:tc>
      </w:tr>
      <w:tr w:rsidR="00CA657C" w14:paraId="555EC4B4" w14:textId="77777777" w:rsidTr="003C3864">
        <w:trPr>
          <w:gridAfter w:val="1"/>
          <w:wAfter w:w="6" w:type="dxa"/>
          <w:trHeight w:val="341"/>
        </w:trPr>
        <w:tc>
          <w:tcPr>
            <w:tcW w:w="1985" w:type="dxa"/>
          </w:tcPr>
          <w:p w14:paraId="6D6536EB" w14:textId="77777777" w:rsidR="001D1D15" w:rsidRPr="00CC7F63" w:rsidRDefault="00526A29" w:rsidP="00FB4E58">
            <w:pPr>
              <w:pStyle w:val="TableText"/>
              <w:rPr>
                <w:rFonts w:eastAsia="MS Gothic"/>
                <w:sz w:val="20"/>
              </w:rPr>
            </w:pPr>
            <w:r w:rsidRPr="00CC7F63">
              <w:rPr>
                <w:rFonts w:eastAsia="MS Gothic"/>
                <w:sz w:val="20"/>
              </w:rPr>
              <w:t>12</w:t>
            </w:r>
          </w:p>
        </w:tc>
        <w:tc>
          <w:tcPr>
            <w:tcW w:w="696" w:type="dxa"/>
          </w:tcPr>
          <w:p w14:paraId="5EF8D246" w14:textId="77777777" w:rsidR="001D1D15" w:rsidRPr="00CC7F63" w:rsidRDefault="001D1D15" w:rsidP="00FB4E58">
            <w:pPr>
              <w:pStyle w:val="TableText"/>
              <w:ind w:left="-101" w:right="-105"/>
              <w:rPr>
                <w:rFonts w:eastAsia="MS Gothic"/>
                <w:sz w:val="20"/>
              </w:rPr>
            </w:pPr>
          </w:p>
        </w:tc>
        <w:tc>
          <w:tcPr>
            <w:tcW w:w="697" w:type="dxa"/>
          </w:tcPr>
          <w:p w14:paraId="0AA7BFD8" w14:textId="77777777" w:rsidR="001D1D15" w:rsidRPr="00CC7F63" w:rsidRDefault="001D1D15" w:rsidP="00FB4E58">
            <w:pPr>
              <w:pStyle w:val="TableText"/>
              <w:rPr>
                <w:rFonts w:eastAsia="MS Gothic"/>
                <w:sz w:val="20"/>
              </w:rPr>
            </w:pPr>
          </w:p>
        </w:tc>
        <w:tc>
          <w:tcPr>
            <w:tcW w:w="697" w:type="dxa"/>
          </w:tcPr>
          <w:p w14:paraId="607770F9" w14:textId="77777777" w:rsidR="001D1D15" w:rsidRPr="00CC7F63" w:rsidRDefault="001D1D15" w:rsidP="00FB4E58">
            <w:pPr>
              <w:pStyle w:val="TableText"/>
              <w:rPr>
                <w:rFonts w:eastAsia="MS Gothic"/>
                <w:sz w:val="20"/>
              </w:rPr>
            </w:pPr>
          </w:p>
        </w:tc>
        <w:tc>
          <w:tcPr>
            <w:tcW w:w="697" w:type="dxa"/>
          </w:tcPr>
          <w:p w14:paraId="6135E070" w14:textId="77777777" w:rsidR="001D1D15" w:rsidRPr="00CC7F63" w:rsidRDefault="001D1D15" w:rsidP="00FB4E58">
            <w:pPr>
              <w:pStyle w:val="TableText"/>
              <w:rPr>
                <w:rFonts w:eastAsia="MS Gothic"/>
                <w:sz w:val="20"/>
              </w:rPr>
            </w:pPr>
          </w:p>
        </w:tc>
        <w:tc>
          <w:tcPr>
            <w:tcW w:w="698" w:type="dxa"/>
          </w:tcPr>
          <w:p w14:paraId="6AF01CAD" w14:textId="77777777" w:rsidR="001D1D15" w:rsidRPr="00CC7F63" w:rsidRDefault="001D1D15" w:rsidP="00FB4E58">
            <w:pPr>
              <w:pStyle w:val="TableText"/>
              <w:rPr>
                <w:rFonts w:eastAsia="MS Gothic"/>
                <w:sz w:val="20"/>
              </w:rPr>
            </w:pPr>
          </w:p>
        </w:tc>
        <w:tc>
          <w:tcPr>
            <w:tcW w:w="697" w:type="dxa"/>
          </w:tcPr>
          <w:p w14:paraId="1888F995" w14:textId="77777777" w:rsidR="001D1D15" w:rsidRPr="00CC7F63" w:rsidRDefault="001D1D15" w:rsidP="00FB4E58">
            <w:pPr>
              <w:pStyle w:val="TableText"/>
              <w:rPr>
                <w:rFonts w:eastAsia="MS Gothic"/>
                <w:sz w:val="20"/>
              </w:rPr>
            </w:pPr>
          </w:p>
        </w:tc>
        <w:tc>
          <w:tcPr>
            <w:tcW w:w="697" w:type="dxa"/>
          </w:tcPr>
          <w:p w14:paraId="59DB8FC9" w14:textId="77777777" w:rsidR="001D1D15" w:rsidRPr="00CC7F63" w:rsidRDefault="00526A29" w:rsidP="00FB4E58">
            <w:pPr>
              <w:pStyle w:val="TableText"/>
              <w:ind w:left="-110" w:right="-101"/>
              <w:rPr>
                <w:rFonts w:eastAsia="MS Gothic"/>
                <w:sz w:val="20"/>
              </w:rPr>
            </w:pPr>
            <w:r w:rsidRPr="00CC7F63">
              <w:rPr>
                <w:rFonts w:eastAsia="MS Gothic"/>
                <w:sz w:val="20"/>
              </w:rPr>
              <w:t>DU</w:t>
            </w:r>
          </w:p>
        </w:tc>
        <w:tc>
          <w:tcPr>
            <w:tcW w:w="697" w:type="dxa"/>
          </w:tcPr>
          <w:p w14:paraId="5727F6DF" w14:textId="77777777" w:rsidR="001D1D15" w:rsidRPr="00CC7F63" w:rsidRDefault="00526A29" w:rsidP="00FB4E58">
            <w:pPr>
              <w:pStyle w:val="TableText"/>
              <w:ind w:left="-110" w:right="-101"/>
              <w:rPr>
                <w:rFonts w:eastAsia="MS Gothic"/>
                <w:sz w:val="20"/>
              </w:rPr>
            </w:pPr>
            <w:r w:rsidRPr="00CC7F63">
              <w:rPr>
                <w:rFonts w:eastAsia="MS Gothic"/>
                <w:sz w:val="20"/>
              </w:rPr>
              <w:t>DU</w:t>
            </w:r>
          </w:p>
        </w:tc>
        <w:tc>
          <w:tcPr>
            <w:tcW w:w="697" w:type="dxa"/>
          </w:tcPr>
          <w:p w14:paraId="3336B595" w14:textId="77777777" w:rsidR="001D1D15" w:rsidRPr="00CC7F63" w:rsidRDefault="00526A29" w:rsidP="00FB4E58">
            <w:pPr>
              <w:pStyle w:val="TableText"/>
              <w:ind w:left="-110" w:right="-101"/>
              <w:rPr>
                <w:rFonts w:eastAsia="MS Gothic"/>
                <w:sz w:val="20"/>
              </w:rPr>
            </w:pPr>
            <w:r w:rsidRPr="00CC7F63">
              <w:rPr>
                <w:rFonts w:eastAsia="MS Gothic"/>
                <w:sz w:val="20"/>
              </w:rPr>
              <w:t>DU</w:t>
            </w:r>
          </w:p>
        </w:tc>
        <w:tc>
          <w:tcPr>
            <w:tcW w:w="698" w:type="dxa"/>
          </w:tcPr>
          <w:p w14:paraId="54E0F689" w14:textId="77777777" w:rsidR="001D1D15" w:rsidRPr="00CC7F63" w:rsidRDefault="00526A29" w:rsidP="00FB4E58">
            <w:pPr>
              <w:pStyle w:val="TableText"/>
              <w:ind w:left="-110" w:right="-101"/>
              <w:rPr>
                <w:rFonts w:eastAsia="MS Gothic"/>
                <w:sz w:val="20"/>
              </w:rPr>
            </w:pPr>
            <w:r w:rsidRPr="00CC7F63">
              <w:rPr>
                <w:rFonts w:eastAsia="MS Gothic"/>
                <w:sz w:val="20"/>
              </w:rPr>
              <w:t>DU</w:t>
            </w:r>
          </w:p>
        </w:tc>
      </w:tr>
      <w:tr w:rsidR="00CA657C" w14:paraId="350BDD68" w14:textId="77777777" w:rsidTr="003C3864">
        <w:trPr>
          <w:gridAfter w:val="1"/>
          <w:wAfter w:w="6" w:type="dxa"/>
          <w:trHeight w:val="341"/>
        </w:trPr>
        <w:tc>
          <w:tcPr>
            <w:tcW w:w="1985" w:type="dxa"/>
          </w:tcPr>
          <w:p w14:paraId="2FAD0C8D" w14:textId="77777777" w:rsidR="001D1D15" w:rsidRPr="00CC7F63" w:rsidRDefault="00526A29" w:rsidP="00FB4E58">
            <w:pPr>
              <w:pStyle w:val="TableText"/>
              <w:rPr>
                <w:rFonts w:eastAsia="MS Gothic"/>
                <w:sz w:val="20"/>
              </w:rPr>
            </w:pPr>
            <w:r>
              <w:rPr>
                <w:rFonts w:eastAsia="MS Gothic"/>
                <w:sz w:val="20"/>
              </w:rPr>
              <w:t>13</w:t>
            </w:r>
          </w:p>
        </w:tc>
        <w:tc>
          <w:tcPr>
            <w:tcW w:w="696" w:type="dxa"/>
          </w:tcPr>
          <w:p w14:paraId="1CC74AED" w14:textId="77777777" w:rsidR="001D1D15" w:rsidRPr="00CC7F63" w:rsidRDefault="001D1D15" w:rsidP="00FB4E58">
            <w:pPr>
              <w:pStyle w:val="TableText"/>
              <w:ind w:left="-101" w:right="-105"/>
              <w:rPr>
                <w:rFonts w:eastAsia="MS Gothic"/>
                <w:sz w:val="20"/>
              </w:rPr>
            </w:pPr>
          </w:p>
        </w:tc>
        <w:tc>
          <w:tcPr>
            <w:tcW w:w="697" w:type="dxa"/>
          </w:tcPr>
          <w:p w14:paraId="24922770" w14:textId="77777777" w:rsidR="001D1D15" w:rsidRPr="00CC7F63" w:rsidRDefault="001D1D15" w:rsidP="00FB4E58">
            <w:pPr>
              <w:pStyle w:val="TableText"/>
              <w:rPr>
                <w:rFonts w:eastAsia="MS Gothic"/>
                <w:sz w:val="20"/>
              </w:rPr>
            </w:pPr>
          </w:p>
        </w:tc>
        <w:tc>
          <w:tcPr>
            <w:tcW w:w="697" w:type="dxa"/>
          </w:tcPr>
          <w:p w14:paraId="15FFB627" w14:textId="77777777" w:rsidR="001D1D15" w:rsidRPr="00CC7F63" w:rsidRDefault="001D1D15" w:rsidP="00FB4E58">
            <w:pPr>
              <w:pStyle w:val="TableText"/>
              <w:rPr>
                <w:rFonts w:eastAsia="MS Gothic"/>
                <w:sz w:val="20"/>
              </w:rPr>
            </w:pPr>
          </w:p>
        </w:tc>
        <w:tc>
          <w:tcPr>
            <w:tcW w:w="697" w:type="dxa"/>
          </w:tcPr>
          <w:p w14:paraId="0DFBAE11" w14:textId="77777777" w:rsidR="001D1D15" w:rsidRPr="00CC7F63" w:rsidRDefault="001D1D15" w:rsidP="00FB4E58">
            <w:pPr>
              <w:pStyle w:val="TableText"/>
              <w:rPr>
                <w:rFonts w:eastAsia="MS Gothic"/>
                <w:sz w:val="20"/>
              </w:rPr>
            </w:pPr>
          </w:p>
        </w:tc>
        <w:tc>
          <w:tcPr>
            <w:tcW w:w="698" w:type="dxa"/>
          </w:tcPr>
          <w:p w14:paraId="0B5188FD" w14:textId="77777777" w:rsidR="001D1D15" w:rsidRPr="00CC7F63" w:rsidRDefault="001D1D15" w:rsidP="00FB4E58">
            <w:pPr>
              <w:pStyle w:val="TableText"/>
              <w:rPr>
                <w:rFonts w:eastAsia="MS Gothic"/>
                <w:sz w:val="20"/>
              </w:rPr>
            </w:pPr>
          </w:p>
        </w:tc>
        <w:tc>
          <w:tcPr>
            <w:tcW w:w="697" w:type="dxa"/>
          </w:tcPr>
          <w:p w14:paraId="5200F7F9" w14:textId="77777777" w:rsidR="001D1D15" w:rsidRPr="00CC7F63" w:rsidRDefault="001D1D15" w:rsidP="00FB4E58">
            <w:pPr>
              <w:pStyle w:val="TableText"/>
              <w:rPr>
                <w:rFonts w:eastAsia="MS Gothic"/>
                <w:sz w:val="20"/>
              </w:rPr>
            </w:pPr>
          </w:p>
        </w:tc>
        <w:tc>
          <w:tcPr>
            <w:tcW w:w="697" w:type="dxa"/>
          </w:tcPr>
          <w:p w14:paraId="0A35EFCA" w14:textId="77777777" w:rsidR="001D1D15" w:rsidRPr="00CC7F63" w:rsidRDefault="001D1D15" w:rsidP="00FB4E58">
            <w:pPr>
              <w:pStyle w:val="TableText"/>
              <w:ind w:left="-110" w:right="-101"/>
              <w:rPr>
                <w:rFonts w:eastAsia="MS Gothic"/>
                <w:sz w:val="20"/>
              </w:rPr>
            </w:pPr>
          </w:p>
        </w:tc>
        <w:tc>
          <w:tcPr>
            <w:tcW w:w="697" w:type="dxa"/>
          </w:tcPr>
          <w:p w14:paraId="523CD42D" w14:textId="77777777" w:rsidR="001D1D15" w:rsidRPr="00CC7F63" w:rsidRDefault="00526A29" w:rsidP="00FB4E58">
            <w:pPr>
              <w:pStyle w:val="TableText"/>
              <w:ind w:left="-110" w:right="-101"/>
              <w:rPr>
                <w:rFonts w:eastAsia="MS Gothic"/>
                <w:sz w:val="20"/>
              </w:rPr>
            </w:pPr>
            <w:r>
              <w:rPr>
                <w:rFonts w:eastAsia="MS Gothic"/>
                <w:sz w:val="20"/>
              </w:rPr>
              <w:t>DU</w:t>
            </w:r>
          </w:p>
        </w:tc>
        <w:tc>
          <w:tcPr>
            <w:tcW w:w="697" w:type="dxa"/>
          </w:tcPr>
          <w:p w14:paraId="02A49A3E" w14:textId="77777777" w:rsidR="001D1D15" w:rsidRPr="00CC7F63" w:rsidRDefault="00526A29" w:rsidP="00FB4E58">
            <w:pPr>
              <w:pStyle w:val="TableText"/>
              <w:ind w:left="-110" w:right="-101"/>
              <w:rPr>
                <w:rFonts w:eastAsia="MS Gothic"/>
                <w:sz w:val="20"/>
              </w:rPr>
            </w:pPr>
            <w:r>
              <w:rPr>
                <w:rFonts w:eastAsia="MS Gothic"/>
                <w:sz w:val="20"/>
              </w:rPr>
              <w:t>DU</w:t>
            </w:r>
          </w:p>
        </w:tc>
        <w:tc>
          <w:tcPr>
            <w:tcW w:w="698" w:type="dxa"/>
          </w:tcPr>
          <w:p w14:paraId="7FBDF278" w14:textId="77777777" w:rsidR="001D1D15" w:rsidRPr="00CC7F63" w:rsidRDefault="00526A29" w:rsidP="00FB4E58">
            <w:pPr>
              <w:pStyle w:val="TableText"/>
              <w:ind w:left="-110" w:right="-101"/>
              <w:rPr>
                <w:rFonts w:eastAsia="MS Gothic"/>
                <w:sz w:val="20"/>
              </w:rPr>
            </w:pPr>
            <w:r>
              <w:rPr>
                <w:rFonts w:eastAsia="MS Gothic"/>
                <w:sz w:val="20"/>
              </w:rPr>
              <w:t>DU</w:t>
            </w:r>
          </w:p>
        </w:tc>
      </w:tr>
      <w:tr w:rsidR="00CA657C" w14:paraId="6BCDF4D8" w14:textId="77777777" w:rsidTr="003C3864">
        <w:trPr>
          <w:gridAfter w:val="1"/>
          <w:wAfter w:w="6" w:type="dxa"/>
          <w:trHeight w:val="341"/>
        </w:trPr>
        <w:tc>
          <w:tcPr>
            <w:tcW w:w="1985" w:type="dxa"/>
          </w:tcPr>
          <w:p w14:paraId="2339BA45" w14:textId="77777777" w:rsidR="001D1D15" w:rsidRPr="00CC7F63" w:rsidRDefault="00526A29" w:rsidP="00FB4E58">
            <w:pPr>
              <w:pStyle w:val="TableText"/>
              <w:rPr>
                <w:rFonts w:eastAsia="MS Gothic"/>
                <w:sz w:val="20"/>
              </w:rPr>
            </w:pPr>
            <w:r>
              <w:rPr>
                <w:rFonts w:eastAsia="MS Gothic"/>
                <w:sz w:val="20"/>
              </w:rPr>
              <w:t>14</w:t>
            </w:r>
          </w:p>
        </w:tc>
        <w:tc>
          <w:tcPr>
            <w:tcW w:w="696" w:type="dxa"/>
          </w:tcPr>
          <w:p w14:paraId="78ABBA96" w14:textId="77777777" w:rsidR="001D1D15" w:rsidRPr="00CC7F63" w:rsidRDefault="001D1D15" w:rsidP="00FB4E58">
            <w:pPr>
              <w:pStyle w:val="TableText"/>
              <w:ind w:left="-101" w:right="-105"/>
              <w:rPr>
                <w:rFonts w:eastAsia="MS Gothic"/>
                <w:sz w:val="20"/>
              </w:rPr>
            </w:pPr>
          </w:p>
        </w:tc>
        <w:tc>
          <w:tcPr>
            <w:tcW w:w="697" w:type="dxa"/>
          </w:tcPr>
          <w:p w14:paraId="6F21FE4E" w14:textId="77777777" w:rsidR="001D1D15" w:rsidRPr="00CC7F63" w:rsidRDefault="001D1D15" w:rsidP="00FB4E58">
            <w:pPr>
              <w:pStyle w:val="TableText"/>
              <w:rPr>
                <w:rFonts w:eastAsia="MS Gothic"/>
                <w:sz w:val="20"/>
              </w:rPr>
            </w:pPr>
          </w:p>
        </w:tc>
        <w:tc>
          <w:tcPr>
            <w:tcW w:w="697" w:type="dxa"/>
          </w:tcPr>
          <w:p w14:paraId="0625F33F" w14:textId="77777777" w:rsidR="001D1D15" w:rsidRPr="00CC7F63" w:rsidRDefault="001D1D15" w:rsidP="00FB4E58">
            <w:pPr>
              <w:pStyle w:val="TableText"/>
              <w:rPr>
                <w:rFonts w:eastAsia="MS Gothic"/>
                <w:sz w:val="20"/>
              </w:rPr>
            </w:pPr>
          </w:p>
        </w:tc>
        <w:tc>
          <w:tcPr>
            <w:tcW w:w="697" w:type="dxa"/>
          </w:tcPr>
          <w:p w14:paraId="78F16391" w14:textId="77777777" w:rsidR="001D1D15" w:rsidRPr="00CC7F63" w:rsidRDefault="001D1D15" w:rsidP="00FB4E58">
            <w:pPr>
              <w:pStyle w:val="TableText"/>
              <w:rPr>
                <w:rFonts w:eastAsia="MS Gothic"/>
                <w:sz w:val="20"/>
              </w:rPr>
            </w:pPr>
          </w:p>
        </w:tc>
        <w:tc>
          <w:tcPr>
            <w:tcW w:w="698" w:type="dxa"/>
          </w:tcPr>
          <w:p w14:paraId="5F85ADE8" w14:textId="77777777" w:rsidR="001D1D15" w:rsidRPr="00CC7F63" w:rsidRDefault="001D1D15" w:rsidP="00FB4E58">
            <w:pPr>
              <w:pStyle w:val="TableText"/>
              <w:rPr>
                <w:rFonts w:eastAsia="MS Gothic"/>
                <w:sz w:val="20"/>
              </w:rPr>
            </w:pPr>
          </w:p>
        </w:tc>
        <w:tc>
          <w:tcPr>
            <w:tcW w:w="697" w:type="dxa"/>
          </w:tcPr>
          <w:p w14:paraId="266D7D6B" w14:textId="77777777" w:rsidR="001D1D15" w:rsidRPr="00CC7F63" w:rsidRDefault="001D1D15" w:rsidP="00FB4E58">
            <w:pPr>
              <w:pStyle w:val="TableText"/>
              <w:rPr>
                <w:rFonts w:eastAsia="MS Gothic"/>
                <w:sz w:val="20"/>
              </w:rPr>
            </w:pPr>
          </w:p>
        </w:tc>
        <w:tc>
          <w:tcPr>
            <w:tcW w:w="697" w:type="dxa"/>
          </w:tcPr>
          <w:p w14:paraId="51712712" w14:textId="77777777" w:rsidR="001D1D15" w:rsidRPr="00CC7F63" w:rsidRDefault="001D1D15" w:rsidP="00FB4E58">
            <w:pPr>
              <w:pStyle w:val="TableText"/>
              <w:ind w:left="-110" w:right="-101"/>
              <w:rPr>
                <w:rFonts w:eastAsia="MS Gothic"/>
                <w:sz w:val="20"/>
              </w:rPr>
            </w:pPr>
          </w:p>
        </w:tc>
        <w:tc>
          <w:tcPr>
            <w:tcW w:w="697" w:type="dxa"/>
          </w:tcPr>
          <w:p w14:paraId="7CF4B607" w14:textId="77777777" w:rsidR="001D1D15" w:rsidRPr="00CC7F63" w:rsidRDefault="001D1D15" w:rsidP="00FB4E58">
            <w:pPr>
              <w:pStyle w:val="TableText"/>
              <w:ind w:left="-110" w:right="-101"/>
              <w:rPr>
                <w:rFonts w:eastAsia="MS Gothic"/>
                <w:sz w:val="20"/>
              </w:rPr>
            </w:pPr>
          </w:p>
        </w:tc>
        <w:tc>
          <w:tcPr>
            <w:tcW w:w="697" w:type="dxa"/>
          </w:tcPr>
          <w:p w14:paraId="52F8183D" w14:textId="77777777" w:rsidR="001D1D15" w:rsidRPr="00CC7F63" w:rsidRDefault="00526A29" w:rsidP="00FB4E58">
            <w:pPr>
              <w:pStyle w:val="TableText"/>
              <w:ind w:left="-110" w:right="-101"/>
              <w:rPr>
                <w:rFonts w:eastAsia="MS Gothic"/>
                <w:sz w:val="20"/>
              </w:rPr>
            </w:pPr>
            <w:r>
              <w:rPr>
                <w:rFonts w:eastAsia="MS Gothic"/>
                <w:sz w:val="20"/>
              </w:rPr>
              <w:t>DU</w:t>
            </w:r>
          </w:p>
        </w:tc>
        <w:tc>
          <w:tcPr>
            <w:tcW w:w="698" w:type="dxa"/>
          </w:tcPr>
          <w:p w14:paraId="12C6B301" w14:textId="77777777" w:rsidR="001D1D15" w:rsidRPr="00CC7F63" w:rsidRDefault="00526A29" w:rsidP="00FB4E58">
            <w:pPr>
              <w:pStyle w:val="TableText"/>
              <w:ind w:left="-110" w:right="-101"/>
              <w:rPr>
                <w:rFonts w:eastAsia="MS Gothic"/>
                <w:sz w:val="20"/>
              </w:rPr>
            </w:pPr>
            <w:r>
              <w:rPr>
                <w:rFonts w:eastAsia="MS Gothic"/>
                <w:sz w:val="20"/>
              </w:rPr>
              <w:t>DU</w:t>
            </w:r>
          </w:p>
        </w:tc>
      </w:tr>
      <w:tr w:rsidR="00CA657C" w14:paraId="702F3F65" w14:textId="77777777" w:rsidTr="003C3864">
        <w:trPr>
          <w:gridAfter w:val="1"/>
          <w:wAfter w:w="6" w:type="dxa"/>
          <w:trHeight w:val="341"/>
        </w:trPr>
        <w:tc>
          <w:tcPr>
            <w:tcW w:w="1985" w:type="dxa"/>
          </w:tcPr>
          <w:p w14:paraId="5736E73F" w14:textId="77777777" w:rsidR="001D1D15" w:rsidRPr="00CC7F63" w:rsidRDefault="00526A29" w:rsidP="00FB4E58">
            <w:pPr>
              <w:pStyle w:val="TableText"/>
              <w:rPr>
                <w:rFonts w:eastAsia="MS Gothic"/>
                <w:sz w:val="20"/>
              </w:rPr>
            </w:pPr>
            <w:r>
              <w:rPr>
                <w:rFonts w:eastAsia="MS Gothic"/>
                <w:sz w:val="20"/>
              </w:rPr>
              <w:t>15</w:t>
            </w:r>
          </w:p>
        </w:tc>
        <w:tc>
          <w:tcPr>
            <w:tcW w:w="696" w:type="dxa"/>
          </w:tcPr>
          <w:p w14:paraId="70524190" w14:textId="77777777" w:rsidR="001D1D15" w:rsidRPr="00CC7F63" w:rsidRDefault="001D1D15" w:rsidP="00FB4E58">
            <w:pPr>
              <w:pStyle w:val="TableText"/>
              <w:ind w:left="-101" w:right="-105"/>
              <w:rPr>
                <w:rFonts w:eastAsia="MS Gothic"/>
                <w:sz w:val="20"/>
              </w:rPr>
            </w:pPr>
          </w:p>
        </w:tc>
        <w:tc>
          <w:tcPr>
            <w:tcW w:w="697" w:type="dxa"/>
          </w:tcPr>
          <w:p w14:paraId="1EAA1DD0" w14:textId="77777777" w:rsidR="001D1D15" w:rsidRPr="00CC7F63" w:rsidRDefault="001D1D15" w:rsidP="00FB4E58">
            <w:pPr>
              <w:pStyle w:val="TableText"/>
              <w:rPr>
                <w:rFonts w:eastAsia="MS Gothic"/>
                <w:sz w:val="20"/>
              </w:rPr>
            </w:pPr>
          </w:p>
        </w:tc>
        <w:tc>
          <w:tcPr>
            <w:tcW w:w="697" w:type="dxa"/>
          </w:tcPr>
          <w:p w14:paraId="7F4668A2" w14:textId="77777777" w:rsidR="001D1D15" w:rsidRPr="00CC7F63" w:rsidRDefault="001D1D15" w:rsidP="00FB4E58">
            <w:pPr>
              <w:pStyle w:val="TableText"/>
              <w:rPr>
                <w:rFonts w:eastAsia="MS Gothic"/>
                <w:sz w:val="20"/>
              </w:rPr>
            </w:pPr>
          </w:p>
        </w:tc>
        <w:tc>
          <w:tcPr>
            <w:tcW w:w="697" w:type="dxa"/>
          </w:tcPr>
          <w:p w14:paraId="4B291845" w14:textId="77777777" w:rsidR="001D1D15" w:rsidRPr="00CC7F63" w:rsidRDefault="001D1D15" w:rsidP="00FB4E58">
            <w:pPr>
              <w:pStyle w:val="TableText"/>
              <w:rPr>
                <w:rFonts w:eastAsia="MS Gothic"/>
                <w:sz w:val="20"/>
              </w:rPr>
            </w:pPr>
          </w:p>
        </w:tc>
        <w:tc>
          <w:tcPr>
            <w:tcW w:w="698" w:type="dxa"/>
          </w:tcPr>
          <w:p w14:paraId="0294EE01" w14:textId="77777777" w:rsidR="001D1D15" w:rsidRPr="00CC7F63" w:rsidRDefault="001D1D15" w:rsidP="00FB4E58">
            <w:pPr>
              <w:pStyle w:val="TableText"/>
              <w:rPr>
                <w:rFonts w:eastAsia="MS Gothic"/>
                <w:sz w:val="20"/>
              </w:rPr>
            </w:pPr>
          </w:p>
        </w:tc>
        <w:tc>
          <w:tcPr>
            <w:tcW w:w="697" w:type="dxa"/>
          </w:tcPr>
          <w:p w14:paraId="267B5529" w14:textId="77777777" w:rsidR="001D1D15" w:rsidRPr="00CC7F63" w:rsidRDefault="001D1D15" w:rsidP="00FB4E58">
            <w:pPr>
              <w:pStyle w:val="TableText"/>
              <w:rPr>
                <w:rFonts w:eastAsia="MS Gothic"/>
                <w:sz w:val="20"/>
              </w:rPr>
            </w:pPr>
          </w:p>
        </w:tc>
        <w:tc>
          <w:tcPr>
            <w:tcW w:w="697" w:type="dxa"/>
          </w:tcPr>
          <w:p w14:paraId="647ED398" w14:textId="77777777" w:rsidR="001D1D15" w:rsidRPr="00CC7F63" w:rsidRDefault="001D1D15" w:rsidP="00FB4E58">
            <w:pPr>
              <w:pStyle w:val="TableText"/>
              <w:ind w:left="-110" w:right="-101"/>
              <w:rPr>
                <w:rFonts w:eastAsia="MS Gothic"/>
                <w:sz w:val="20"/>
              </w:rPr>
            </w:pPr>
          </w:p>
        </w:tc>
        <w:tc>
          <w:tcPr>
            <w:tcW w:w="697" w:type="dxa"/>
          </w:tcPr>
          <w:p w14:paraId="70886CEB" w14:textId="77777777" w:rsidR="001D1D15" w:rsidRPr="00CC7F63" w:rsidRDefault="001D1D15" w:rsidP="00FB4E58">
            <w:pPr>
              <w:pStyle w:val="TableText"/>
              <w:ind w:left="-110" w:right="-101"/>
              <w:rPr>
                <w:rFonts w:eastAsia="MS Gothic"/>
                <w:sz w:val="20"/>
              </w:rPr>
            </w:pPr>
          </w:p>
        </w:tc>
        <w:tc>
          <w:tcPr>
            <w:tcW w:w="697" w:type="dxa"/>
          </w:tcPr>
          <w:p w14:paraId="3CC7797E" w14:textId="77777777" w:rsidR="001D1D15" w:rsidRPr="00CC7F63" w:rsidRDefault="001D1D15" w:rsidP="00FB4E58">
            <w:pPr>
              <w:pStyle w:val="TableText"/>
              <w:ind w:left="-110" w:right="-101"/>
              <w:rPr>
                <w:rFonts w:eastAsia="MS Gothic"/>
                <w:sz w:val="20"/>
              </w:rPr>
            </w:pPr>
          </w:p>
        </w:tc>
        <w:tc>
          <w:tcPr>
            <w:tcW w:w="698" w:type="dxa"/>
          </w:tcPr>
          <w:p w14:paraId="4B8CB602" w14:textId="77777777" w:rsidR="001D1D15" w:rsidRPr="00CC7F63" w:rsidRDefault="00526A29" w:rsidP="00FB4E58">
            <w:pPr>
              <w:pStyle w:val="TableText"/>
              <w:ind w:left="-110" w:right="-101"/>
              <w:rPr>
                <w:rFonts w:eastAsia="MS Gothic"/>
                <w:sz w:val="20"/>
              </w:rPr>
            </w:pPr>
            <w:r>
              <w:rPr>
                <w:rFonts w:eastAsia="MS Gothic"/>
                <w:sz w:val="20"/>
              </w:rPr>
              <w:t>DU</w:t>
            </w:r>
          </w:p>
        </w:tc>
      </w:tr>
      <w:tr w:rsidR="00CA657C" w14:paraId="0D84971F" w14:textId="77777777" w:rsidTr="003C3864">
        <w:trPr>
          <w:gridAfter w:val="1"/>
          <w:wAfter w:w="6" w:type="dxa"/>
          <w:trHeight w:val="341"/>
        </w:trPr>
        <w:tc>
          <w:tcPr>
            <w:tcW w:w="8956" w:type="dxa"/>
            <w:gridSpan w:val="11"/>
          </w:tcPr>
          <w:p w14:paraId="5F9FE945" w14:textId="77777777" w:rsidR="001D1D15" w:rsidRPr="00CC7F63" w:rsidRDefault="00526A29" w:rsidP="00FB4E58">
            <w:pPr>
              <w:pStyle w:val="TableText"/>
              <w:jc w:val="left"/>
              <w:rPr>
                <w:rFonts w:eastAsia="MS Gothic"/>
                <w:sz w:val="18"/>
                <w:szCs w:val="18"/>
              </w:rPr>
            </w:pPr>
            <w:r w:rsidRPr="00CC7F63">
              <w:rPr>
                <w:rFonts w:eastAsia="MS Gothic"/>
                <w:sz w:val="18"/>
                <w:szCs w:val="18"/>
              </w:rPr>
              <w:t>DLT=dose-limiting toxicity; DU=the current dose is unacceptably toxic; E=escalate to the next higher dose; S=stay at the current dose.</w:t>
            </w:r>
          </w:p>
          <w:p w14:paraId="14C4E558" w14:textId="77777777" w:rsidR="001D1D15" w:rsidRDefault="00526A29" w:rsidP="00FB4E58">
            <w:pPr>
              <w:pStyle w:val="TableText"/>
              <w:jc w:val="left"/>
              <w:rPr>
                <w:rFonts w:eastAsia="MS Gothic"/>
                <w:sz w:val="18"/>
                <w:szCs w:val="18"/>
              </w:rPr>
            </w:pPr>
            <w:r>
              <w:rPr>
                <w:rFonts w:eastAsia="MS Gothic"/>
                <w:sz w:val="18"/>
                <w:szCs w:val="18"/>
              </w:rPr>
              <w:t>Target toxicity rate=30%.</w:t>
            </w:r>
          </w:p>
          <w:p w14:paraId="609F1C4F" w14:textId="77777777" w:rsidR="001D1D15" w:rsidRDefault="00526A29" w:rsidP="00FB4E58">
            <w:pPr>
              <w:pStyle w:val="TableText"/>
              <w:jc w:val="left"/>
              <w:rPr>
                <w:rFonts w:eastAsia="MS Gothic"/>
                <w:sz w:val="18"/>
                <w:szCs w:val="18"/>
              </w:rPr>
            </w:pPr>
            <w:r w:rsidRPr="003C30DC">
              <w:rPr>
                <w:rFonts w:eastAsia="MS Gothic"/>
                <w:sz w:val="18"/>
                <w:szCs w:val="18"/>
              </w:rPr>
              <w:t xml:space="preserve">a. Dose escalation to the next dose level will be based on a minimum of 6 participants for at least 8 weeks of DLT observation period. </w:t>
            </w:r>
          </w:p>
          <w:p w14:paraId="530DFD81" w14:textId="389D2923" w:rsidR="001D1D15" w:rsidRDefault="00526A29" w:rsidP="00FB4E58">
            <w:pPr>
              <w:pStyle w:val="TableText"/>
              <w:jc w:val="left"/>
              <w:rPr>
                <w:rFonts w:eastAsia="MS Gothic"/>
                <w:sz w:val="20"/>
              </w:rPr>
            </w:pPr>
            <w:r>
              <w:rPr>
                <w:rFonts w:eastAsia="MS Gothic"/>
                <w:sz w:val="18"/>
                <w:szCs w:val="18"/>
              </w:rPr>
              <w:t xml:space="preserve">Flat noninformative prior Beta (1,1) is used as a prior and ε1=ε2=0.03 </w:t>
            </w:r>
            <w:r w:rsidR="00B16DC4" w:rsidRPr="00B16DC4">
              <w:rPr>
                <w:rFonts w:eastAsia="MS Gothic"/>
                <w:bCs/>
                <w:sz w:val="20"/>
              </w:rPr>
              <w:t>[Ji, Y., et al</w:t>
            </w:r>
            <w:r w:rsidR="00B16DC4">
              <w:rPr>
                <w:rFonts w:eastAsia="MS Gothic"/>
                <w:sz w:val="20"/>
              </w:rPr>
              <w:t xml:space="preserve"> 2007] [Ji, Y. and Wang, S.-J. 2013] [Ji, Y., et al 2010]</w:t>
            </w:r>
            <w:r w:rsidRPr="007035A1">
              <w:rPr>
                <w:rFonts w:eastAsia="MS Gothic"/>
                <w:sz w:val="20"/>
              </w:rPr>
              <w:t xml:space="preserve">. </w:t>
            </w:r>
          </w:p>
          <w:p w14:paraId="5AC332E6" w14:textId="77777777" w:rsidR="001D1D15" w:rsidRPr="00B951F2" w:rsidRDefault="00526A29" w:rsidP="00FB4E58">
            <w:pPr>
              <w:pStyle w:val="TableText"/>
              <w:jc w:val="left"/>
              <w:rPr>
                <w:rFonts w:eastAsia="MS Gothic"/>
                <w:sz w:val="18"/>
                <w:szCs w:val="18"/>
              </w:rPr>
            </w:pPr>
            <w:r w:rsidRPr="003D2240">
              <w:rPr>
                <w:rFonts w:eastAsia="MS Gothic"/>
                <w:sz w:val="18"/>
                <w:szCs w:val="18"/>
              </w:rPr>
              <w:t>Posterior probability threshold is 85% for DU.</w:t>
            </w:r>
          </w:p>
        </w:tc>
      </w:tr>
    </w:tbl>
    <w:p w14:paraId="32A63384" w14:textId="77777777" w:rsidR="0074605C" w:rsidRPr="00463CF3" w:rsidRDefault="0074605C" w:rsidP="00741418">
      <w:pPr>
        <w:pStyle w:val="ListEnd"/>
        <w:rPr>
          <w:rStyle w:val="Instructions"/>
          <w:rFonts w:ascii="Times New Roman" w:hAnsi="Times New Roman"/>
          <w:vanish w:val="0"/>
          <w:color w:val="auto"/>
        </w:rPr>
      </w:pPr>
    </w:p>
    <w:p w14:paraId="2D130BB9" w14:textId="77777777" w:rsidR="0074605C" w:rsidRDefault="00526A29">
      <w:pPr>
        <w:pStyle w:val="Heading3"/>
        <w:numPr>
          <w:ilvl w:val="2"/>
          <w:numId w:val="4"/>
        </w:numPr>
        <w:tabs>
          <w:tab w:val="left" w:pos="960"/>
        </w:tabs>
      </w:pPr>
      <w:bookmarkStart w:id="2511" w:name="_Toc212096955"/>
      <w:bookmarkStart w:id="2512" w:name="_Toc140132387"/>
      <w:r>
        <w:t>Starting Dose for This Study</w:t>
      </w:r>
      <w:bookmarkEnd w:id="2511"/>
      <w:bookmarkEnd w:id="2512"/>
    </w:p>
    <w:p w14:paraId="4EB57799" w14:textId="0CE8F755" w:rsidR="0074605C" w:rsidRDefault="00526A29" w:rsidP="00741418">
      <w:pPr>
        <w:pStyle w:val="Paragraph"/>
      </w:pPr>
      <w:r>
        <w:t xml:space="preserve">The RP2D for nemtabrutinib monotherapy is 65 mg </w:t>
      </w:r>
      <w:del w:id="2513" w:author="Powell, Deana" w:date="2026-03-05T15:34:00Z" w16du:dateUtc="2026-03-05T20:34:00Z">
        <w:r w:rsidR="00895D30">
          <w:delText>QD</w:delText>
        </w:r>
      </w:del>
      <w:ins w:id="2514" w:author="Powell, Deana" w:date="2026-03-05T15:34:00Z" w16du:dateUtc="2026-03-05T20:34:00Z">
        <w:r w:rsidR="00626F25">
          <w:t>qd</w:t>
        </w:r>
      </w:ins>
      <w:r>
        <w:t>, as determined by the MK-1026-001 (BELLWAVE-001) and MK</w:t>
      </w:r>
      <w:r>
        <w:noBreakHyphen/>
        <w:t>1026</w:t>
      </w:r>
      <w:r>
        <w:noBreakHyphen/>
        <w:t>003 (BELLWAVE-003) study results.</w:t>
      </w:r>
    </w:p>
    <w:p w14:paraId="22B9F5AF" w14:textId="67DD5565" w:rsidR="0074605C" w:rsidRDefault="00526A29" w:rsidP="00741418">
      <w:pPr>
        <w:pStyle w:val="Paragraph"/>
      </w:pPr>
      <w:r>
        <w:t>Part 1 of the MK-1026-003 study is a dose escalation and confirmation phase to establish the RP2D of nemtabrutinib monotherapy. Dose escalation was based on a modified toxicity probability interval design. Dose escalation and de-escalation decisions were based on the number of participants enrolled and number of DLTs observed. PK, PD, efficacy, and safety data for 25 participants with CLL/SLL in MK-1026-003 (07-APR-2022 data cutoff), and 138 CLL/SLL and NHL participants enrolled in the MK-1026-001 study (doses ranging from 5 to 75 mg), including 112 participants treated in the 65 mg arm (08-APR-2022 data cutoff), were used to determine the RP2D.</w:t>
      </w:r>
    </w:p>
    <w:p w14:paraId="531310E4" w14:textId="60652429" w:rsidR="0074605C" w:rsidRDefault="00526A29" w:rsidP="00741418">
      <w:pPr>
        <w:pStyle w:val="Paragraph"/>
      </w:pPr>
      <w:r>
        <w:lastRenderedPageBreak/>
        <w:t xml:space="preserve">CCL3, a BCR-dependent chemokine shown to be downregulated upon inhibition of BTK, was used as a PD marker in both the MK-1026-001 and MK-1026-003 studies. Analysis of 39 participant samples from MK-1026-001 and MK-1026-003 PD data showed a steady trend of decreasing plasma CCL3 concentrations with both the 65 mg and 80 mg doses. PK data showed an increase in exposure across the nemtabrutinib dose range from 5 mg to 80 mg </w:t>
      </w:r>
      <w:del w:id="2515" w:author="Powell, Deana" w:date="2026-03-05T15:34:00Z" w16du:dateUtc="2026-03-05T20:34:00Z">
        <w:r w:rsidR="00895D30">
          <w:delText>QD</w:delText>
        </w:r>
      </w:del>
      <w:ins w:id="2516" w:author="Powell, Deana" w:date="2026-03-05T15:34:00Z" w16du:dateUtc="2026-03-05T20:34:00Z">
        <w:r w:rsidR="00626F25">
          <w:t>qd</w:t>
        </w:r>
      </w:ins>
      <w:r>
        <w:t>. The clearance following single and multiple dosing was generally similar across the dose range and across days (Day 1 and Day 22) suggesting that nemtabrutinib exhibits linear PK.</w:t>
      </w:r>
    </w:p>
    <w:p w14:paraId="1D7BDE43" w14:textId="3121E8FF" w:rsidR="0074605C" w:rsidRDefault="00526A29" w:rsidP="00741418">
      <w:pPr>
        <w:pStyle w:val="Paragraph"/>
      </w:pPr>
      <w:r>
        <w:t>Of the 112 participants treated at 65 mg nemtabrutinib in the MK-1026-001 study, a total of 57 participants had CLL/SLL. The median follow-up for the 57 CLL/SLL treated with 65 mg nemtabrutinib was 8.1 months (range: 0.13 to 38.80 months). The efficacy results showed ORR of 56.1% (95% CI: 42.36, 69.26). The ORR excluding PRL was 29.8%. Of the CLL/SLL participants, 2 (3.5%) achieved a complete remission, 15 (26.3%) achieved a PR, and 16 (28.1%) achieved SD.</w:t>
      </w:r>
    </w:p>
    <w:p w14:paraId="340A653E" w14:textId="23292026" w:rsidR="0074605C" w:rsidRDefault="00526A29" w:rsidP="00741418">
      <w:pPr>
        <w:pStyle w:val="Paragraph"/>
      </w:pPr>
      <w:r>
        <w:t xml:space="preserve">A total of 6 participants treated at 65 mg </w:t>
      </w:r>
      <w:del w:id="2517" w:author="Powell, Deana" w:date="2026-03-05T15:34:00Z" w16du:dateUtc="2026-03-05T20:34:00Z">
        <w:r w:rsidR="00895D30">
          <w:delText>QD</w:delText>
        </w:r>
      </w:del>
      <w:ins w:id="2518" w:author="Powell, Deana" w:date="2026-03-05T15:34:00Z" w16du:dateUtc="2026-03-05T20:34:00Z">
        <w:r w:rsidR="00626F25">
          <w:t>qd</w:t>
        </w:r>
      </w:ins>
      <w:r w:rsidR="00626F25">
        <w:t xml:space="preserve"> </w:t>
      </w:r>
      <w:r>
        <w:t>(either in dose escalation, cohort expansion, or in various cohorts) reported 7 AEs that were potential DLTs (1 participant experienced 2 AEs). Upon evaluation, 3 events met the protocol definition of DLT (within 28 days of starting the treatment): 2 events of neutropenia 1 event of rash. Of the 3 participants with DLTs, 2 participants (1 with rash and 1 with neutropenia) were reported as recovered, and 1 participant with neutropenia was reported as not recovered.</w:t>
      </w:r>
    </w:p>
    <w:p w14:paraId="0DDAB825" w14:textId="77777777" w:rsidR="0074605C" w:rsidRDefault="00526A29" w:rsidP="00741418">
      <w:pPr>
        <w:pStyle w:val="Paragraph"/>
      </w:pPr>
      <w:r>
        <w:rPr>
          <w:rFonts w:hint="eastAsia"/>
        </w:rPr>
        <w:t>The most common (</w:t>
      </w:r>
      <w:r>
        <w:t>≥</w:t>
      </w:r>
      <w:r>
        <w:rPr>
          <w:rFonts w:hint="eastAsia"/>
        </w:rPr>
        <w:t xml:space="preserve">10%) treatment-related AEs observed across all doses included dysgeusia (18.4%), neutrophil count decreased (17.6%), nausea and fatigue (both at 12.5% each), and platelet count decreased (10.3%). SAEs were reported in 47.1% participants, </w:t>
      </w:r>
      <w:r>
        <w:t>of which 8.1% were assessed by the investigator as treatment related. A total of 28 (20.6%) participants discontinued study treatment due to an AE; 16 (11.8%) were considered to be related to study treatment. There were 7 reported deaths; none were assessed as related to nemtabrutinib or met the definition of DLT. Overall, no new safety issues were identified; observed events were consistent with the class and as expected in the underlying population.</w:t>
      </w:r>
    </w:p>
    <w:p w14:paraId="1AD714E6" w14:textId="7CF4484A" w:rsidR="0074605C" w:rsidRDefault="00526A29" w:rsidP="00741418">
      <w:pPr>
        <w:pStyle w:val="Paragraph"/>
      </w:pPr>
      <w:r>
        <w:t>Important potential AEs based on drug class (eg, hemorrhages, hypertension, atrial fibrillation infection, cytopenia, and hypersensitivity) have been observed across the MK-1026-001 (BELLWAVE-001) and MK-1026-003 (BELLWAVE-003) studies and are generally seen at lower incidences compared to the frequencies, severity, and seriousness observed with ibrutinib. These observed events did not have significant impact on discontinuations and interruptions.</w:t>
      </w:r>
    </w:p>
    <w:p w14:paraId="48496A89" w14:textId="056918EA" w:rsidR="0074605C" w:rsidRDefault="00526A29" w:rsidP="00741418">
      <w:pPr>
        <w:pStyle w:val="Paragraph"/>
      </w:pPr>
      <w:r>
        <w:t xml:space="preserve">Based on the totality of data reviewed (including safety, efficacy, PK, PD, and nonclinical toxicology), the benefit/risk profile for nemtabrutinib monotherapy favors 65 mg </w:t>
      </w:r>
      <w:del w:id="2519" w:author="Powell, Deana" w:date="2026-03-05T15:34:00Z" w16du:dateUtc="2026-03-05T20:34:00Z">
        <w:r w:rsidR="00895D30" w:rsidRPr="00725022">
          <w:delText>QD</w:delText>
        </w:r>
      </w:del>
      <w:ins w:id="2520" w:author="Powell, Deana" w:date="2026-03-05T15:34:00Z" w16du:dateUtc="2026-03-05T20:34:00Z">
        <w:r w:rsidR="00626F25">
          <w:t>qd</w:t>
        </w:r>
      </w:ins>
      <w:r>
        <w:t xml:space="preserve"> as it demonstrated comparable efficacy with 80 mg </w:t>
      </w:r>
      <w:del w:id="2521" w:author="Powell, Deana" w:date="2026-03-05T15:34:00Z" w16du:dateUtc="2026-03-05T20:34:00Z">
        <w:r w:rsidR="00895D30" w:rsidRPr="00725022">
          <w:delText>QD</w:delText>
        </w:r>
      </w:del>
      <w:ins w:id="2522" w:author="Powell, Deana" w:date="2026-03-05T15:34:00Z" w16du:dateUtc="2026-03-05T20:34:00Z">
        <w:r w:rsidR="00626F25">
          <w:t>qd</w:t>
        </w:r>
      </w:ins>
      <w:r>
        <w:t>, and a more tolerable safety profile.</w:t>
      </w:r>
    </w:p>
    <w:p w14:paraId="4388DF56" w14:textId="2BED8D92" w:rsidR="0074605C" w:rsidRDefault="00526A29" w:rsidP="00741418">
      <w:pPr>
        <w:pStyle w:val="Paragraph"/>
      </w:pPr>
      <w:r>
        <w:t xml:space="preserve">In this study, nemtabrutinib is administered in combination with venetoclax. Venetoclax is metabolized primarily by CYP3A, and it is also a substrate and an inhibitor of P-gp. Nemtabrutinib inhibited P-gp in vitro, and the potential to affect venetoclax PK after concomitant administration via gut P-gp inhibition cannot be excluded. Therefore, </w:t>
      </w:r>
      <w:r>
        <w:lastRenderedPageBreak/>
        <w:t xml:space="preserve">nemtabrutinib and venetoclax dosing will be staggered (by 10 hours), with venetoclax administered in the morning, and nemtabrutinib in the evening. DDIs via other mechanisms are not expected between these therapies. Nemtabrutinib is not expected to cause clinically meaningful DDIs via CYP3A induction or inhibition at the exposures following 65 mg </w:t>
      </w:r>
      <w:del w:id="2523" w:author="Powell, Deana" w:date="2026-03-05T15:34:00Z" w16du:dateUtc="2026-03-05T20:34:00Z">
        <w:r w:rsidR="00895D30" w:rsidRPr="003A3C0E">
          <w:delText>QD</w:delText>
        </w:r>
      </w:del>
      <w:ins w:id="2524" w:author="Powell, Deana" w:date="2026-03-05T15:34:00Z" w16du:dateUtc="2026-03-05T20:34:00Z">
        <w:r w:rsidR="00626F25">
          <w:t>qd</w:t>
        </w:r>
      </w:ins>
      <w:r w:rsidR="00626F25">
        <w:t xml:space="preserve"> </w:t>
      </w:r>
      <w:r>
        <w:t>dose (mean steady-state unbound C</w:t>
      </w:r>
      <w:r>
        <w:rPr>
          <w:vertAlign w:val="subscript"/>
        </w:rPr>
        <w:t>max</w:t>
      </w:r>
      <w:r>
        <w:t xml:space="preserve"> of approximately 0.005 µM). In vitro, nemtabrutinib was metabolized primarily via glucuronidation (by UGT1A3, 1A4, 1A8 and 1A9) and to a lesser extent by CYP3A. Venetoclax is not an inhibitor or an inducer of CYP3A and it is also not inhibitor of major UGTs, including UGT1A4 or UGT1A9. Nemtabrutinib is a substrate of P-gp and BCRP in vitro, but given good passive permeability, P-gp and BCRP are not expected to play a role in nemtabrutinib disposition and drug interaction via this mechanism is also unlikely.</w:t>
      </w:r>
    </w:p>
    <w:p w14:paraId="74ECD0B6" w14:textId="535CD53B" w:rsidR="0074605C" w:rsidRDefault="00526A29" w:rsidP="00741418">
      <w:pPr>
        <w:pStyle w:val="Paragraph"/>
      </w:pPr>
      <w:r>
        <w:t>There is also a risk for overlapping toxicity between nemtabrutinib and venetoclax, particularly hematologic toxicity. Due to this risk, the dose of nemtabrutinib when administered in combination with venetoclax will be evaluated in this study using a dose</w:t>
      </w:r>
      <w:ins w:id="2525" w:author="Powell, Deana" w:date="2026-03-05T15:34:00Z" w16du:dateUtc="2026-03-05T20:34:00Z">
        <w:r w:rsidR="000F57BA">
          <w:t>-</w:t>
        </w:r>
      </w:ins>
      <w:r>
        <w:t xml:space="preserve">escalation design, with nemtabrutinib dose starting at 1 dose level below the monotherapy RP2D of 65 mg (ie, 45 mg). Clinical data and pharmacometric modeling from MK-1026-001 (BELLWAVE-001) and MK-1026-003 (BELLWAVE-003) suggest that the monotherapy antitumor efficacy of nemtabrutinib is higher at 65 mg than at lower doses, and it is important to preserve efficacy while minimizing toxicity when combining nemtabrutinib with venetoclax. Venetoclax will be administered at its approved dose for CLL/SLL of 400 mg </w:t>
      </w:r>
      <w:del w:id="2526" w:author="Powell, Deana" w:date="2026-03-05T15:34:00Z" w16du:dateUtc="2026-03-05T20:34:00Z">
        <w:r w:rsidR="00895D30">
          <w:delText xml:space="preserve">QD.  </w:delText>
        </w:r>
      </w:del>
      <w:ins w:id="2527" w:author="Powell, Deana" w:date="2026-03-05T15:34:00Z" w16du:dateUtc="2026-03-05T20:34:00Z">
        <w:r w:rsidR="00626F25">
          <w:t>qd</w:t>
        </w:r>
        <w:r>
          <w:t>.</w:t>
        </w:r>
      </w:ins>
    </w:p>
    <w:p w14:paraId="3C0FDA97" w14:textId="77777777" w:rsidR="00E553A6" w:rsidRDefault="00526A29" w:rsidP="00043AE4">
      <w:pPr>
        <w:pStyle w:val="Heading3"/>
        <w:rPr>
          <w:ins w:id="2528" w:author="Powell, Deana" w:date="2026-03-05T15:34:00Z" w16du:dateUtc="2026-03-05T20:34:00Z"/>
        </w:rPr>
      </w:pPr>
      <w:bookmarkStart w:id="2529" w:name="_Toc212096956"/>
      <w:ins w:id="2530" w:author="Powell, Deana" w:date="2026-03-05T15:34:00Z" w16du:dateUtc="2026-03-05T20:34:00Z">
        <w:r>
          <w:t>Dose Selection for Part 2</w:t>
        </w:r>
        <w:bookmarkEnd w:id="2529"/>
      </w:ins>
    </w:p>
    <w:p w14:paraId="4741B217" w14:textId="77777777" w:rsidR="00A32CA0" w:rsidRDefault="00526A29" w:rsidP="00741418">
      <w:pPr>
        <w:pStyle w:val="Paragraph"/>
        <w:rPr>
          <w:ins w:id="2531" w:author="Powell, Deana" w:date="2026-03-05T15:34:00Z" w16du:dateUtc="2026-03-05T20:34:00Z"/>
          <w:lang w:val="en-GB"/>
        </w:rPr>
      </w:pPr>
      <w:ins w:id="2532" w:author="Powell, Deana" w:date="2026-03-05T15:34:00Z" w16du:dateUtc="2026-03-05T20:34:00Z">
        <w:r w:rsidRPr="00A32CA0">
          <w:rPr>
            <w:lang w:val="en-GB"/>
          </w:rPr>
          <w:t>To inform the dose selection of the proposed combination of nemtabrutinib + venetoclax</w:t>
        </w:r>
        <w:r>
          <w:rPr>
            <w:lang w:val="en-GB"/>
          </w:rPr>
          <w:t xml:space="preserve"> in Part 2</w:t>
        </w:r>
        <w:r w:rsidRPr="00A32CA0">
          <w:rPr>
            <w:lang w:val="en-GB"/>
          </w:rPr>
          <w:t>, a</w:t>
        </w:r>
        <w:r>
          <w:rPr>
            <w:lang w:val="en-GB"/>
          </w:rPr>
          <w:t xml:space="preserve"> </w:t>
        </w:r>
        <w:r w:rsidRPr="00A32CA0">
          <w:rPr>
            <w:lang w:val="en-GB"/>
          </w:rPr>
          <w:t xml:space="preserve">preliminary analysis of the safety data from Part 1 of BELLWAVE-010 was performed. </w:t>
        </w:r>
        <w:r w:rsidR="007A1B9C">
          <w:rPr>
            <w:lang w:val="en-GB"/>
          </w:rPr>
          <w:t>Data from a</w:t>
        </w:r>
        <w:r>
          <w:rPr>
            <w:lang w:val="en-GB"/>
          </w:rPr>
          <w:t xml:space="preserve"> total of 35 participant</w:t>
        </w:r>
        <w:r w:rsidR="007A1B9C">
          <w:rPr>
            <w:lang w:val="en-GB"/>
          </w:rPr>
          <w:t>s</w:t>
        </w:r>
        <w:r>
          <w:rPr>
            <w:lang w:val="en-GB"/>
          </w:rPr>
          <w:t xml:space="preserve"> was reviewed: 15 participants treated in the 45 mg nemtabrutinib dose (+venetoclax 400 mg) and 20 participants treated in the 65 mg nemtabrutinib dose (+ venetoclax 400 mg).</w:t>
        </w:r>
        <w:r w:rsidR="00D9002B">
          <w:rPr>
            <w:lang w:val="en-GB"/>
          </w:rPr>
          <w:t xml:space="preserve"> In terms of baseline characteristics, differences to note included</w:t>
        </w:r>
        <w:r w:rsidR="00D9002B" w:rsidRPr="00D9002B">
          <w:rPr>
            <w:lang w:val="en-GB"/>
          </w:rPr>
          <w:t xml:space="preserve"> </w:t>
        </w:r>
        <w:r w:rsidR="00D9002B" w:rsidRPr="00A32CA0">
          <w:rPr>
            <w:lang w:val="en-GB"/>
          </w:rPr>
          <w:t>a higher proportion of participants in the nemtabrutinib</w:t>
        </w:r>
        <w:r w:rsidR="00D9002B">
          <w:rPr>
            <w:lang w:val="en-GB"/>
          </w:rPr>
          <w:t xml:space="preserve"> </w:t>
        </w:r>
        <w:r w:rsidR="00D9002B" w:rsidRPr="00A32CA0">
          <w:rPr>
            <w:lang w:val="en-GB"/>
          </w:rPr>
          <w:t xml:space="preserve">65 mg + venetoclax </w:t>
        </w:r>
        <w:r w:rsidR="00D9002B">
          <w:rPr>
            <w:lang w:val="en-GB"/>
          </w:rPr>
          <w:t xml:space="preserve">group with </w:t>
        </w:r>
        <w:r w:rsidR="00D9002B" w:rsidRPr="00A32CA0">
          <w:rPr>
            <w:lang w:val="en-GB"/>
          </w:rPr>
          <w:t xml:space="preserve">ECOG </w:t>
        </w:r>
        <w:r w:rsidR="00D9002B">
          <w:rPr>
            <w:lang w:val="en-GB"/>
          </w:rPr>
          <w:t xml:space="preserve">PS of </w:t>
        </w:r>
        <w:r w:rsidR="00D9002B" w:rsidRPr="00A32CA0">
          <w:rPr>
            <w:lang w:val="en-GB"/>
          </w:rPr>
          <w:t xml:space="preserve">2 and </w:t>
        </w:r>
        <w:r w:rsidR="00D9002B" w:rsidRPr="00A32CA0">
          <w:rPr>
            <w:rFonts w:hint="eastAsia"/>
            <w:lang w:val="en-GB"/>
          </w:rPr>
          <w:t>≥</w:t>
        </w:r>
        <w:r w:rsidR="00D9002B" w:rsidRPr="00A32CA0">
          <w:rPr>
            <w:lang w:val="en-GB"/>
          </w:rPr>
          <w:t>3 prior</w:t>
        </w:r>
        <w:r w:rsidR="00D9002B">
          <w:rPr>
            <w:lang w:val="en-GB"/>
          </w:rPr>
          <w:t xml:space="preserve"> </w:t>
        </w:r>
        <w:r w:rsidR="00D9002B" w:rsidRPr="00A32CA0">
          <w:rPr>
            <w:lang w:val="en-GB"/>
          </w:rPr>
          <w:t>lines of treatment</w:t>
        </w:r>
        <w:r w:rsidR="00D9002B">
          <w:rPr>
            <w:lang w:val="en-GB"/>
          </w:rPr>
          <w:t>, compared with participants in the</w:t>
        </w:r>
        <w:r w:rsidR="00D9002B" w:rsidRPr="00A32CA0">
          <w:rPr>
            <w:lang w:val="en-GB"/>
          </w:rPr>
          <w:t xml:space="preserve"> nemtabrutinib 45 mg + venetoclax group.</w:t>
        </w:r>
        <w:r w:rsidR="00D9002B">
          <w:rPr>
            <w:lang w:val="en-GB"/>
          </w:rPr>
          <w:t xml:space="preserve"> </w:t>
        </w:r>
        <w:r w:rsidR="00556D73" w:rsidRPr="00556D73">
          <w:rPr>
            <w:lang w:val="en-GB"/>
          </w:rPr>
          <w:t xml:space="preserve">The median </w:t>
        </w:r>
        <w:r w:rsidR="00556D73">
          <w:rPr>
            <w:lang w:val="en-GB"/>
          </w:rPr>
          <w:t xml:space="preserve">exposure was </w:t>
        </w:r>
        <w:r w:rsidR="00556D73" w:rsidRPr="00556D73">
          <w:rPr>
            <w:lang w:val="en-GB"/>
          </w:rPr>
          <w:t xml:space="preserve">11.5 </w:t>
        </w:r>
        <w:r w:rsidR="00556D73">
          <w:rPr>
            <w:lang w:val="en-GB"/>
          </w:rPr>
          <w:t xml:space="preserve">months </w:t>
        </w:r>
        <w:r w:rsidR="00556D73" w:rsidRPr="00556D73">
          <w:rPr>
            <w:lang w:val="en-GB"/>
          </w:rPr>
          <w:t>v</w:t>
        </w:r>
        <w:r w:rsidR="00556D73">
          <w:rPr>
            <w:lang w:val="en-GB"/>
          </w:rPr>
          <w:t>ersus</w:t>
        </w:r>
        <w:r w:rsidR="00556D73" w:rsidRPr="00556D73">
          <w:rPr>
            <w:lang w:val="en-GB"/>
          </w:rPr>
          <w:t xml:space="preserve"> 7.5 months</w:t>
        </w:r>
        <w:r w:rsidR="00326F3D">
          <w:rPr>
            <w:lang w:val="en-GB"/>
          </w:rPr>
          <w:t>,</w:t>
        </w:r>
        <w:r w:rsidR="00556D73">
          <w:rPr>
            <w:lang w:val="en-GB"/>
          </w:rPr>
          <w:t xml:space="preserve"> and the </w:t>
        </w:r>
        <w:r w:rsidR="00D9002B" w:rsidRPr="00A32CA0">
          <w:rPr>
            <w:lang w:val="en-GB"/>
          </w:rPr>
          <w:t xml:space="preserve">median follow-up times </w:t>
        </w:r>
        <w:r w:rsidR="00D9002B">
          <w:rPr>
            <w:lang w:val="en-GB"/>
          </w:rPr>
          <w:t>were</w:t>
        </w:r>
        <w:r w:rsidR="00D9002B" w:rsidRPr="00A32CA0">
          <w:rPr>
            <w:lang w:val="en-GB"/>
          </w:rPr>
          <w:t xml:space="preserve"> 12.0 months </w:t>
        </w:r>
        <w:r w:rsidR="00556D73">
          <w:rPr>
            <w:lang w:val="en-GB"/>
          </w:rPr>
          <w:t xml:space="preserve">versus 8.0 months </w:t>
        </w:r>
        <w:r w:rsidR="00D9002B" w:rsidRPr="00A32CA0">
          <w:rPr>
            <w:lang w:val="en-GB"/>
          </w:rPr>
          <w:t>in</w:t>
        </w:r>
        <w:r w:rsidR="00D9002B">
          <w:rPr>
            <w:lang w:val="en-GB"/>
          </w:rPr>
          <w:t xml:space="preserve"> </w:t>
        </w:r>
        <w:r w:rsidR="00D9002B" w:rsidRPr="00A32CA0">
          <w:rPr>
            <w:lang w:val="en-GB"/>
          </w:rPr>
          <w:t>the nemtabrutinib 45 mg + venetoclax group and nemtabrutinib 65 mg +</w:t>
        </w:r>
        <w:r w:rsidR="00D9002B">
          <w:rPr>
            <w:lang w:val="en-GB"/>
          </w:rPr>
          <w:t xml:space="preserve"> </w:t>
        </w:r>
        <w:r w:rsidR="00D9002B" w:rsidRPr="00A32CA0">
          <w:rPr>
            <w:lang w:val="en-GB"/>
          </w:rPr>
          <w:t>venetoclax group</w:t>
        </w:r>
        <w:r w:rsidR="00556D73">
          <w:rPr>
            <w:lang w:val="en-GB"/>
          </w:rPr>
          <w:t>, respectively</w:t>
        </w:r>
        <w:r w:rsidR="00D9002B" w:rsidRPr="00A32CA0">
          <w:rPr>
            <w:lang w:val="en-GB"/>
          </w:rPr>
          <w:t>.</w:t>
        </w:r>
      </w:ins>
    </w:p>
    <w:p w14:paraId="3E59F106" w14:textId="77777777" w:rsidR="00A32CA0" w:rsidRDefault="00526A29" w:rsidP="00741418">
      <w:pPr>
        <w:pStyle w:val="Paragraph"/>
        <w:rPr>
          <w:ins w:id="2533" w:author="Powell, Deana" w:date="2026-03-05T15:34:00Z" w16du:dateUtc="2026-03-05T20:34:00Z"/>
          <w:lang w:val="en-GB"/>
        </w:rPr>
      </w:pPr>
      <w:ins w:id="2534" w:author="Powell, Deana" w:date="2026-03-05T15:34:00Z" w16du:dateUtc="2026-03-05T20:34:00Z">
        <w:r>
          <w:rPr>
            <w:lang w:val="en-GB"/>
          </w:rPr>
          <w:t>Of note, a</w:t>
        </w:r>
        <w:r w:rsidRPr="00A32CA0">
          <w:rPr>
            <w:lang w:val="en-GB"/>
          </w:rPr>
          <w:t xml:space="preserve"> significant relation</w:t>
        </w:r>
        <w:r w:rsidR="007A1B9C">
          <w:rPr>
            <w:lang w:val="en-GB"/>
          </w:rPr>
          <w:t>ship</w:t>
        </w:r>
        <w:r w:rsidRPr="00A32CA0">
          <w:rPr>
            <w:lang w:val="en-GB"/>
          </w:rPr>
          <w:t xml:space="preserve"> between nemtabrutinib exposure and ORR was observed for</w:t>
        </w:r>
        <w:r>
          <w:rPr>
            <w:lang w:val="en-GB"/>
          </w:rPr>
          <w:t xml:space="preserve"> </w:t>
        </w:r>
        <w:r w:rsidRPr="00A32CA0">
          <w:rPr>
            <w:lang w:val="en-GB"/>
          </w:rPr>
          <w:t xml:space="preserve">monotherapy in </w:t>
        </w:r>
        <w:r>
          <w:rPr>
            <w:lang w:val="en-GB"/>
          </w:rPr>
          <w:t>participants</w:t>
        </w:r>
        <w:r w:rsidRPr="00A32CA0">
          <w:rPr>
            <w:lang w:val="en-GB"/>
          </w:rPr>
          <w:t xml:space="preserve"> with CLL/SLL based on data from BELLWAVE-001 and</w:t>
        </w:r>
        <w:r>
          <w:rPr>
            <w:lang w:val="en-GB"/>
          </w:rPr>
          <w:t xml:space="preserve"> </w:t>
        </w:r>
        <w:r w:rsidRPr="00A32CA0">
          <w:rPr>
            <w:lang w:val="en-GB"/>
          </w:rPr>
          <w:t xml:space="preserve">BELLWAVE-003. </w:t>
        </w:r>
        <w:r>
          <w:rPr>
            <w:lang w:val="en-GB"/>
          </w:rPr>
          <w:t>However, g</w:t>
        </w:r>
        <w:r w:rsidRPr="00A32CA0">
          <w:rPr>
            <w:lang w:val="en-GB"/>
          </w:rPr>
          <w:t>iven the high ORR in</w:t>
        </w:r>
        <w:r>
          <w:rPr>
            <w:lang w:val="en-GB"/>
          </w:rPr>
          <w:t xml:space="preserve"> </w:t>
        </w:r>
        <w:r w:rsidR="007A1B9C">
          <w:rPr>
            <w:lang w:val="en-GB"/>
          </w:rPr>
          <w:t>participants</w:t>
        </w:r>
        <w:r w:rsidRPr="00A32CA0">
          <w:rPr>
            <w:lang w:val="en-GB"/>
          </w:rPr>
          <w:t xml:space="preserve"> treated with nemtabrutinib plus</w:t>
        </w:r>
        <w:r>
          <w:rPr>
            <w:lang w:val="en-GB"/>
          </w:rPr>
          <w:t xml:space="preserve"> </w:t>
        </w:r>
        <w:r w:rsidRPr="00A32CA0">
          <w:rPr>
            <w:lang w:val="en-GB"/>
          </w:rPr>
          <w:t>venetoclax</w:t>
        </w:r>
        <w:r>
          <w:rPr>
            <w:lang w:val="en-GB"/>
          </w:rPr>
          <w:t xml:space="preserve"> in this protocol</w:t>
        </w:r>
        <w:r w:rsidRPr="00A32CA0">
          <w:rPr>
            <w:lang w:val="en-GB"/>
          </w:rPr>
          <w:t xml:space="preserve">, exposure response </w:t>
        </w:r>
        <w:r w:rsidR="008C1E15">
          <w:rPr>
            <w:lang w:val="en-GB"/>
          </w:rPr>
          <w:t>was</w:t>
        </w:r>
        <w:r w:rsidRPr="00A32CA0">
          <w:rPr>
            <w:lang w:val="en-GB"/>
          </w:rPr>
          <w:t xml:space="preserve"> not assessed for this combination. No significant</w:t>
        </w:r>
        <w:r>
          <w:rPr>
            <w:lang w:val="en-GB"/>
          </w:rPr>
          <w:t xml:space="preserve"> </w:t>
        </w:r>
        <w:r w:rsidRPr="00A32CA0">
          <w:rPr>
            <w:lang w:val="en-GB"/>
          </w:rPr>
          <w:t xml:space="preserve">trend was observed between </w:t>
        </w:r>
        <w:r w:rsidRPr="00EF5F82">
          <w:t>tumor</w:t>
        </w:r>
        <w:r w:rsidRPr="00A32CA0">
          <w:rPr>
            <w:lang w:val="en-GB"/>
          </w:rPr>
          <w:t xml:space="preserve"> size change and nemtabrutinib exposure in combination</w:t>
        </w:r>
        <w:r>
          <w:rPr>
            <w:lang w:val="en-GB"/>
          </w:rPr>
          <w:t xml:space="preserve"> </w:t>
        </w:r>
        <w:r w:rsidRPr="00A32CA0">
          <w:rPr>
            <w:lang w:val="en-GB"/>
          </w:rPr>
          <w:t>with venetoclax</w:t>
        </w:r>
        <w:r>
          <w:rPr>
            <w:lang w:val="en-GB"/>
          </w:rPr>
          <w:t>.</w:t>
        </w:r>
        <w:r w:rsidR="00F664F1" w:rsidRPr="00F664F1">
          <w:rPr>
            <w:lang w:val="en-GB"/>
          </w:rPr>
          <w:t xml:space="preserve"> </w:t>
        </w:r>
        <w:r w:rsidR="00F664F1" w:rsidRPr="008220B8">
          <w:rPr>
            <w:lang w:val="en-GB"/>
          </w:rPr>
          <w:t>Similarly, a steep decline in mean fold change of</w:t>
        </w:r>
        <w:r w:rsidR="00F664F1">
          <w:rPr>
            <w:lang w:val="en-GB"/>
          </w:rPr>
          <w:t xml:space="preserve"> </w:t>
        </w:r>
        <w:r w:rsidR="00F664F1" w:rsidRPr="008220B8">
          <w:rPr>
            <w:lang w:val="en-GB"/>
          </w:rPr>
          <w:t>CCL3 values is demonstrated with nemtabrutinib at both 45 mg and 65 mg</w:t>
        </w:r>
        <w:r w:rsidR="00F664F1">
          <w:rPr>
            <w:lang w:val="en-GB"/>
          </w:rPr>
          <w:t>.</w:t>
        </w:r>
      </w:ins>
    </w:p>
    <w:p w14:paraId="1B8056C3" w14:textId="77777777" w:rsidR="00D9002B" w:rsidRPr="00A32CA0" w:rsidRDefault="00526A29" w:rsidP="00741418">
      <w:pPr>
        <w:pStyle w:val="Paragraph"/>
        <w:rPr>
          <w:ins w:id="2535" w:author="Powell, Deana" w:date="2026-03-05T15:34:00Z" w16du:dateUtc="2026-03-05T20:34:00Z"/>
          <w:lang w:val="en-GB"/>
        </w:rPr>
      </w:pPr>
      <w:ins w:id="2536" w:author="Powell, Deana" w:date="2026-03-05T15:34:00Z" w16du:dateUtc="2026-03-05T20:34:00Z">
        <w:r w:rsidRPr="00A32CA0">
          <w:rPr>
            <w:lang w:val="en-GB"/>
          </w:rPr>
          <w:t>The preliminary safety data for the combination of nemtabrutinib + venetoclax at both dose</w:t>
        </w:r>
        <w:r>
          <w:rPr>
            <w:lang w:val="en-GB"/>
          </w:rPr>
          <w:t xml:space="preserve"> </w:t>
        </w:r>
        <w:r w:rsidRPr="00A32CA0">
          <w:rPr>
            <w:lang w:val="en-GB"/>
          </w:rPr>
          <w:t>levels studied was generally consistent with the known safety profiles of nemtabrutinib and</w:t>
        </w:r>
        <w:r>
          <w:rPr>
            <w:lang w:val="en-GB"/>
          </w:rPr>
          <w:t xml:space="preserve"> </w:t>
        </w:r>
        <w:r w:rsidRPr="00A32CA0">
          <w:rPr>
            <w:lang w:val="en-GB"/>
          </w:rPr>
          <w:lastRenderedPageBreak/>
          <w:t xml:space="preserve">venetoclax in monotherapy settings. </w:t>
        </w:r>
        <w:r w:rsidR="00556D73">
          <w:rPr>
            <w:lang w:val="en-GB"/>
          </w:rPr>
          <w:t>The common AEs reported in each treatment group</w:t>
        </w:r>
        <w:r w:rsidR="00556D73" w:rsidRPr="00556D73">
          <w:rPr>
            <w:lang w:val="en-GB"/>
          </w:rPr>
          <w:t xml:space="preserve"> generally</w:t>
        </w:r>
        <w:r w:rsidR="00556D73">
          <w:rPr>
            <w:lang w:val="en-GB"/>
          </w:rPr>
          <w:t xml:space="preserve"> reflected</w:t>
        </w:r>
        <w:r w:rsidR="00556D73" w:rsidRPr="00556D73">
          <w:rPr>
            <w:lang w:val="en-GB"/>
          </w:rPr>
          <w:t xml:space="preserve"> the safety profiles for nemtabrutinib and venetoclax and the underlying</w:t>
        </w:r>
        <w:r w:rsidR="00556D73">
          <w:rPr>
            <w:lang w:val="en-GB"/>
          </w:rPr>
          <w:t xml:space="preserve"> </w:t>
        </w:r>
        <w:r w:rsidR="00556D73" w:rsidRPr="00556D73">
          <w:rPr>
            <w:lang w:val="en-GB"/>
          </w:rPr>
          <w:t xml:space="preserve">population. </w:t>
        </w:r>
        <w:r w:rsidRPr="00A32CA0">
          <w:rPr>
            <w:lang w:val="en-GB"/>
          </w:rPr>
          <w:t xml:space="preserve">The majority of events of </w:t>
        </w:r>
        <w:r w:rsidR="00EE1C59" w:rsidRPr="00A32CA0">
          <w:rPr>
            <w:lang w:val="en-GB"/>
          </w:rPr>
          <w:t>cytopenias</w:t>
        </w:r>
        <w:r w:rsidRPr="00A32CA0">
          <w:rPr>
            <w:lang w:val="en-GB"/>
          </w:rPr>
          <w:t xml:space="preserve"> and infections</w:t>
        </w:r>
        <w:r>
          <w:rPr>
            <w:lang w:val="en-GB"/>
          </w:rPr>
          <w:t xml:space="preserve"> </w:t>
        </w:r>
        <w:r w:rsidRPr="00A32CA0">
          <w:rPr>
            <w:lang w:val="en-GB"/>
          </w:rPr>
          <w:t>recovered with standard medical care and/or dose modifications in both dose groups. While</w:t>
        </w:r>
        <w:r>
          <w:rPr>
            <w:lang w:val="en-GB"/>
          </w:rPr>
          <w:t xml:space="preserve"> </w:t>
        </w:r>
        <w:r w:rsidRPr="00A32CA0">
          <w:rPr>
            <w:lang w:val="en-GB"/>
          </w:rPr>
          <w:t>there was an increased incidence of AEs, SAEs, and severe AEs in the 65 mg versus 45 mg</w:t>
        </w:r>
        <w:r>
          <w:rPr>
            <w:lang w:val="en-GB"/>
          </w:rPr>
          <w:t xml:space="preserve"> </w:t>
        </w:r>
        <w:r w:rsidRPr="00A32CA0">
          <w:rPr>
            <w:lang w:val="en-GB"/>
          </w:rPr>
          <w:t>group when adjusted for exposure, both dose groups demonstrated generally manageable</w:t>
        </w:r>
        <w:r w:rsidR="007A1B9C">
          <w:rPr>
            <w:lang w:val="en-GB"/>
          </w:rPr>
          <w:t xml:space="preserve"> </w:t>
        </w:r>
        <w:r w:rsidRPr="00A32CA0">
          <w:rPr>
            <w:lang w:val="en-GB"/>
          </w:rPr>
          <w:t xml:space="preserve">safety data. </w:t>
        </w:r>
        <w:r w:rsidR="00490816" w:rsidRPr="00A32CA0">
          <w:rPr>
            <w:lang w:val="en-GB"/>
          </w:rPr>
          <w:t xml:space="preserve">There were no DLTs in participants </w:t>
        </w:r>
        <w:r w:rsidR="00490816">
          <w:rPr>
            <w:lang w:val="en-GB"/>
          </w:rPr>
          <w:t>treated with</w:t>
        </w:r>
        <w:r w:rsidR="00490816" w:rsidRPr="00A32CA0">
          <w:rPr>
            <w:lang w:val="en-GB"/>
          </w:rPr>
          <w:t xml:space="preserve"> nemtabrutinib 45 mg + venetoclax arm and </w:t>
        </w:r>
        <w:r w:rsidR="00560042">
          <w:rPr>
            <w:lang w:val="en-GB"/>
          </w:rPr>
          <w:t>3</w:t>
        </w:r>
        <w:r w:rsidR="00490816" w:rsidRPr="00A32CA0">
          <w:rPr>
            <w:lang w:val="en-GB"/>
          </w:rPr>
          <w:t xml:space="preserve"> DLTs (Grade 5 pneumonia</w:t>
        </w:r>
        <w:r w:rsidR="00560042">
          <w:rPr>
            <w:lang w:val="en-GB"/>
          </w:rPr>
          <w:t>,</w:t>
        </w:r>
        <w:r w:rsidR="00490816" w:rsidRPr="00A32CA0">
          <w:rPr>
            <w:lang w:val="en-GB"/>
          </w:rPr>
          <w:t xml:space="preserve"> Grade 3</w:t>
        </w:r>
        <w:r w:rsidR="00490816">
          <w:rPr>
            <w:lang w:val="en-GB"/>
          </w:rPr>
          <w:t xml:space="preserve"> </w:t>
        </w:r>
        <w:r w:rsidR="00490816" w:rsidRPr="00A32CA0">
          <w:rPr>
            <w:lang w:val="en-GB"/>
          </w:rPr>
          <w:t>pneumonia</w:t>
        </w:r>
        <w:r w:rsidR="00560042">
          <w:rPr>
            <w:lang w:val="en-GB"/>
          </w:rPr>
          <w:t>, and missing &gt;25% of nemtabrutinib and venetoclax dose due to a drug-related AE</w:t>
        </w:r>
        <w:r w:rsidR="00490816" w:rsidRPr="00A32CA0">
          <w:rPr>
            <w:lang w:val="en-GB"/>
          </w:rPr>
          <w:t>) in participants</w:t>
        </w:r>
        <w:r w:rsidR="00490816">
          <w:rPr>
            <w:lang w:val="en-GB"/>
          </w:rPr>
          <w:t xml:space="preserve"> treated with </w:t>
        </w:r>
        <w:r w:rsidR="00490816" w:rsidRPr="00A32CA0">
          <w:rPr>
            <w:lang w:val="en-GB"/>
          </w:rPr>
          <w:t>nemtabrutinib 65 mg + venetoclax</w:t>
        </w:r>
        <w:r w:rsidR="00490816">
          <w:rPr>
            <w:lang w:val="en-GB"/>
          </w:rPr>
          <w:t xml:space="preserve">. </w:t>
        </w:r>
        <w:r w:rsidRPr="00A32CA0">
          <w:rPr>
            <w:lang w:val="en-GB"/>
          </w:rPr>
          <w:t>No new safety issues were</w:t>
        </w:r>
        <w:r>
          <w:rPr>
            <w:lang w:val="en-GB"/>
          </w:rPr>
          <w:t xml:space="preserve"> </w:t>
        </w:r>
        <w:r w:rsidRPr="00A32CA0">
          <w:rPr>
            <w:lang w:val="en-GB"/>
          </w:rPr>
          <w:t>observed in either dose group.</w:t>
        </w:r>
        <w:r w:rsidRPr="00D9002B">
          <w:rPr>
            <w:lang w:val="en-GB"/>
          </w:rPr>
          <w:t xml:space="preserve"> </w:t>
        </w:r>
        <w:r w:rsidR="00490816">
          <w:rPr>
            <w:lang w:val="en-GB"/>
          </w:rPr>
          <w:t>A trend towards i</w:t>
        </w:r>
        <w:r w:rsidRPr="00A32CA0">
          <w:rPr>
            <w:lang w:val="en-GB"/>
          </w:rPr>
          <w:t>ncreased venetoclax and nemtabrutinib dose reductions and</w:t>
        </w:r>
        <w:r>
          <w:rPr>
            <w:lang w:val="en-GB"/>
          </w:rPr>
          <w:t xml:space="preserve"> </w:t>
        </w:r>
        <w:r w:rsidRPr="00A32CA0">
          <w:rPr>
            <w:lang w:val="en-GB"/>
          </w:rPr>
          <w:t xml:space="preserve">interruptions </w:t>
        </w:r>
        <w:r w:rsidR="00490816">
          <w:rPr>
            <w:lang w:val="en-GB"/>
          </w:rPr>
          <w:t xml:space="preserve">were reported </w:t>
        </w:r>
        <w:r w:rsidRPr="00A32CA0">
          <w:rPr>
            <w:lang w:val="en-GB"/>
          </w:rPr>
          <w:t>in the 65 mg nemtabrutinib plus venetoclax</w:t>
        </w:r>
        <w:r>
          <w:rPr>
            <w:lang w:val="en-GB"/>
          </w:rPr>
          <w:t xml:space="preserve"> group</w:t>
        </w:r>
        <w:r w:rsidRPr="00A32CA0">
          <w:rPr>
            <w:lang w:val="en-GB"/>
          </w:rPr>
          <w:t>.</w:t>
        </w:r>
      </w:ins>
    </w:p>
    <w:p w14:paraId="258D39AE" w14:textId="57F4A60F" w:rsidR="00A32CA0" w:rsidRPr="00A32CA0" w:rsidRDefault="00526A29" w:rsidP="00741418">
      <w:pPr>
        <w:pStyle w:val="Paragraph"/>
        <w:rPr>
          <w:ins w:id="2537" w:author="Powell, Deana" w:date="2026-03-05T15:34:00Z" w16du:dateUtc="2026-03-05T20:34:00Z"/>
          <w:lang w:val="en-GB"/>
        </w:rPr>
      </w:pPr>
      <w:ins w:id="2538" w:author="Powell, Deana" w:date="2026-03-05T15:34:00Z" w16du:dateUtc="2026-03-05T20:34:00Z">
        <w:r w:rsidRPr="00A32CA0">
          <w:rPr>
            <w:lang w:val="en-GB"/>
          </w:rPr>
          <w:t xml:space="preserve">Preliminary efficacy results </w:t>
        </w:r>
        <w:r w:rsidR="00D9002B">
          <w:rPr>
            <w:lang w:val="en-GB"/>
          </w:rPr>
          <w:t xml:space="preserve">showed </w:t>
        </w:r>
        <w:r w:rsidRPr="00A32CA0">
          <w:rPr>
            <w:lang w:val="en-GB"/>
          </w:rPr>
          <w:t xml:space="preserve">ORR </w:t>
        </w:r>
        <w:r w:rsidR="00D9002B">
          <w:rPr>
            <w:lang w:val="en-GB"/>
          </w:rPr>
          <w:t xml:space="preserve">was </w:t>
        </w:r>
        <w:r w:rsidRPr="00A32CA0">
          <w:rPr>
            <w:lang w:val="en-GB"/>
          </w:rPr>
          <w:t>consistent with literature reported on other BTKi/venetoclax combinations</w:t>
        </w:r>
        <w:r w:rsidR="00D9002B">
          <w:rPr>
            <w:lang w:val="en-GB"/>
          </w:rPr>
          <w:t xml:space="preserve"> </w:t>
        </w:r>
        <w:r w:rsidRPr="00A32CA0">
          <w:rPr>
            <w:lang w:val="en-GB"/>
          </w:rPr>
          <w:t xml:space="preserve">in R/R CLL </w:t>
        </w:r>
        <w:r w:rsidR="00B16DC4" w:rsidRPr="00B16DC4">
          <w:rPr>
            <w:bCs/>
          </w:rPr>
          <w:t>[Hillmen, P., et al</w:t>
        </w:r>
        <w:r w:rsidR="00B16DC4">
          <w:rPr>
            <w:lang w:val="en-GB"/>
          </w:rPr>
          <w:t xml:space="preserve"> 2019] [Kater, A. P., et al 2022]</w:t>
        </w:r>
        <w:r w:rsidRPr="00A32CA0">
          <w:rPr>
            <w:lang w:val="en-GB"/>
          </w:rPr>
          <w:t>.</w:t>
        </w:r>
        <w:r w:rsidR="00D9002B" w:rsidRPr="00D9002B">
          <w:rPr>
            <w:lang w:val="en-GB"/>
          </w:rPr>
          <w:t xml:space="preserve"> </w:t>
        </w:r>
        <w:r w:rsidR="00D9002B" w:rsidRPr="00A32CA0">
          <w:rPr>
            <w:lang w:val="en-GB"/>
          </w:rPr>
          <w:t>ORRs were 100% and 87.5%</w:t>
        </w:r>
        <w:r w:rsidR="00D9002B">
          <w:rPr>
            <w:lang w:val="en-GB"/>
          </w:rPr>
          <w:t xml:space="preserve"> for participants treated </w:t>
        </w:r>
        <w:r w:rsidR="00D9002B" w:rsidRPr="00A32CA0">
          <w:rPr>
            <w:lang w:val="en-GB"/>
          </w:rPr>
          <w:t xml:space="preserve">in the </w:t>
        </w:r>
        <w:r w:rsidR="00D9002B">
          <w:rPr>
            <w:lang w:val="en-GB"/>
          </w:rPr>
          <w:t>4</w:t>
        </w:r>
        <w:r w:rsidR="00D9002B" w:rsidRPr="00A32CA0">
          <w:rPr>
            <w:lang w:val="en-GB"/>
          </w:rPr>
          <w:t>5 mg nemtabrutinib plus venetoclax</w:t>
        </w:r>
        <w:r w:rsidR="00D9002B">
          <w:rPr>
            <w:lang w:val="en-GB"/>
          </w:rPr>
          <w:t xml:space="preserve"> group and</w:t>
        </w:r>
        <w:r w:rsidR="00D9002B" w:rsidRPr="00A32CA0">
          <w:rPr>
            <w:lang w:val="en-GB"/>
          </w:rPr>
          <w:t xml:space="preserve"> </w:t>
        </w:r>
        <w:r w:rsidR="00D9002B">
          <w:rPr>
            <w:lang w:val="en-GB"/>
          </w:rPr>
          <w:t>6</w:t>
        </w:r>
        <w:r w:rsidR="00D9002B" w:rsidRPr="00A32CA0">
          <w:rPr>
            <w:lang w:val="en-GB"/>
          </w:rPr>
          <w:t>5 mg nemtabrutinib plus venetoclax</w:t>
        </w:r>
        <w:r w:rsidR="00D9002B">
          <w:rPr>
            <w:lang w:val="en-GB"/>
          </w:rPr>
          <w:t xml:space="preserve"> group</w:t>
        </w:r>
        <w:r w:rsidR="00D9002B" w:rsidRPr="00A32CA0">
          <w:rPr>
            <w:lang w:val="en-GB"/>
          </w:rPr>
          <w:t>, respectively, for the DLT-evaluable</w:t>
        </w:r>
        <w:r w:rsidR="00D9002B">
          <w:rPr>
            <w:lang w:val="en-GB"/>
          </w:rPr>
          <w:t xml:space="preserve"> </w:t>
        </w:r>
        <w:r w:rsidR="00D9002B" w:rsidRPr="00A32CA0">
          <w:rPr>
            <w:lang w:val="en-GB"/>
          </w:rPr>
          <w:t>population.</w:t>
        </w:r>
        <w:r w:rsidR="00D9002B">
          <w:rPr>
            <w:lang w:val="en-GB"/>
          </w:rPr>
          <w:t xml:space="preserve"> </w:t>
        </w:r>
        <w:r w:rsidRPr="00A32CA0">
          <w:rPr>
            <w:lang w:val="en-GB"/>
          </w:rPr>
          <w:t>The lower ORR of 87.5% in the nemtabrutinib 65 mg + venetoclax group may be</w:t>
        </w:r>
        <w:r w:rsidR="00D9002B">
          <w:rPr>
            <w:lang w:val="en-GB"/>
          </w:rPr>
          <w:t xml:space="preserve"> </w:t>
        </w:r>
        <w:r w:rsidRPr="00A32CA0">
          <w:rPr>
            <w:lang w:val="en-GB"/>
          </w:rPr>
          <w:t>attributable to the 2 participants who did not receive efficacy assessments</w:t>
        </w:r>
        <w:r w:rsidR="00D9002B">
          <w:rPr>
            <w:lang w:val="en-GB"/>
          </w:rPr>
          <w:t xml:space="preserve">; </w:t>
        </w:r>
        <w:r w:rsidRPr="00A32CA0">
          <w:rPr>
            <w:lang w:val="en-GB"/>
          </w:rPr>
          <w:t>1 participant experienced a Grade 5 DLT prior to efficacy imaging</w:t>
        </w:r>
        <w:r w:rsidR="00D9002B">
          <w:rPr>
            <w:lang w:val="en-GB"/>
          </w:rPr>
          <w:t xml:space="preserve"> and</w:t>
        </w:r>
        <w:r w:rsidRPr="00A32CA0">
          <w:rPr>
            <w:lang w:val="en-GB"/>
          </w:rPr>
          <w:t xml:space="preserve"> 1 participant had not</w:t>
        </w:r>
        <w:r w:rsidR="00D9002B">
          <w:rPr>
            <w:lang w:val="en-GB"/>
          </w:rPr>
          <w:t xml:space="preserve"> had</w:t>
        </w:r>
        <w:r w:rsidRPr="00A32CA0">
          <w:rPr>
            <w:lang w:val="en-GB"/>
          </w:rPr>
          <w:t xml:space="preserve"> efficacy imaging by the time of the data cutoff. Additionally, the </w:t>
        </w:r>
        <w:r w:rsidR="00556D73" w:rsidRPr="00556D73">
          <w:rPr>
            <w:lang w:val="en-GB"/>
          </w:rPr>
          <w:t xml:space="preserve">median change from baseline in absolute lymphocyte count and lymph node SPD was </w:t>
        </w:r>
        <w:r w:rsidRPr="00A32CA0">
          <w:rPr>
            <w:lang w:val="en-GB"/>
          </w:rPr>
          <w:t xml:space="preserve">similar in both the 45-mg and 65-mg </w:t>
        </w:r>
        <w:r w:rsidR="00556D73">
          <w:rPr>
            <w:lang w:val="en-GB"/>
          </w:rPr>
          <w:t xml:space="preserve">treatment </w:t>
        </w:r>
        <w:r w:rsidRPr="00A32CA0">
          <w:rPr>
            <w:lang w:val="en-GB"/>
          </w:rPr>
          <w:t>groups.</w:t>
        </w:r>
        <w:r w:rsidR="00556D73">
          <w:rPr>
            <w:lang w:val="en-GB"/>
          </w:rPr>
          <w:t xml:space="preserve"> Median time to response and duration of response was also similar.</w:t>
        </w:r>
      </w:ins>
    </w:p>
    <w:p w14:paraId="35EA7C96" w14:textId="77777777" w:rsidR="00A32CA0" w:rsidRDefault="00526A29" w:rsidP="00741418">
      <w:pPr>
        <w:pStyle w:val="Paragraph"/>
        <w:rPr>
          <w:ins w:id="2539" w:author="Powell, Deana" w:date="2026-03-05T15:34:00Z" w16du:dateUtc="2026-03-05T20:34:00Z"/>
        </w:rPr>
      </w:pPr>
      <w:ins w:id="2540" w:author="Powell, Deana" w:date="2026-03-05T15:34:00Z" w16du:dateUtc="2026-03-05T20:34:00Z">
        <w:r>
          <w:rPr>
            <w:lang w:val="en-GB"/>
          </w:rPr>
          <w:t>B</w:t>
        </w:r>
        <w:r w:rsidRPr="00A32CA0">
          <w:rPr>
            <w:lang w:val="en-GB"/>
          </w:rPr>
          <w:t xml:space="preserve">ased on the totality of data including pharmacokinetic, </w:t>
        </w:r>
        <w:r w:rsidR="00B474CE">
          <w:rPr>
            <w:lang w:val="en-GB"/>
          </w:rPr>
          <w:t xml:space="preserve">pharmacodynamic, </w:t>
        </w:r>
        <w:r w:rsidRPr="00A32CA0">
          <w:rPr>
            <w:lang w:val="en-GB"/>
          </w:rPr>
          <w:t xml:space="preserve">efficacy, and safety findings </w:t>
        </w:r>
        <w:r>
          <w:rPr>
            <w:lang w:val="en-GB"/>
          </w:rPr>
          <w:t>from BELLWAVE-010</w:t>
        </w:r>
        <w:r w:rsidRPr="00A32CA0">
          <w:rPr>
            <w:lang w:val="en-GB"/>
          </w:rPr>
          <w:t xml:space="preserve">, the </w:t>
        </w:r>
        <w:r>
          <w:rPr>
            <w:lang w:val="en-GB"/>
          </w:rPr>
          <w:t xml:space="preserve">selected dose of nemtabrutinib to be used in Part 2 </w:t>
        </w:r>
        <w:r w:rsidRPr="00A32CA0">
          <w:rPr>
            <w:lang w:val="en-GB"/>
          </w:rPr>
          <w:t>in combination with venetoclax</w:t>
        </w:r>
        <w:r>
          <w:rPr>
            <w:lang w:val="en-GB"/>
          </w:rPr>
          <w:t xml:space="preserve"> will be 45 mg.</w:t>
        </w:r>
      </w:ins>
    </w:p>
    <w:p w14:paraId="7FBA5F0E" w14:textId="77777777" w:rsidR="00E20725" w:rsidRDefault="00526A29" w:rsidP="00E20725">
      <w:pPr>
        <w:pStyle w:val="Heading2"/>
      </w:pPr>
      <w:bookmarkStart w:id="2541" w:name="_Toc212096957"/>
      <w:bookmarkStart w:id="2542" w:name="_Toc140132388"/>
      <w:r w:rsidRPr="00E20725">
        <w:t>Beginning and End-of-Study Definition</w:t>
      </w:r>
      <w:bookmarkEnd w:id="2541"/>
      <w:bookmarkEnd w:id="2542"/>
    </w:p>
    <w:p w14:paraId="2BDD90C0" w14:textId="77777777" w:rsidR="005C62BE" w:rsidRPr="00472234" w:rsidRDefault="00526A29" w:rsidP="001E7A51">
      <w:pPr>
        <w:pStyle w:val="Paragraph"/>
      </w:pPr>
      <w:r w:rsidRPr="00D26068">
        <w:t>The overall study begins when the first participant (or their legally acceptable representative) provides documented informed consent. The overall study ends when the last participant completes the last study-related contact, withdraws consent, or is lost to follow-up (</w:t>
      </w:r>
      <w:r>
        <w:t>Section 7.3)</w:t>
      </w:r>
      <w:r w:rsidRPr="00D26068">
        <w:t>.</w:t>
      </w:r>
      <w:r>
        <w:t xml:space="preserve"> </w:t>
      </w:r>
      <w:r w:rsidRPr="00472234">
        <w:t xml:space="preserve">For purposes of analysis and reporting, the overall study ends when the Sponsor receives the last laboratory </w:t>
      </w:r>
      <w:r>
        <w:t xml:space="preserve">test </w:t>
      </w:r>
      <w:r w:rsidRPr="00472234">
        <w:t>result or at the time of final contact with the last participant, whichever comes last.</w:t>
      </w:r>
    </w:p>
    <w:p w14:paraId="6E06E88B" w14:textId="77777777" w:rsidR="005C62BE" w:rsidRDefault="00526A29" w:rsidP="001E7A51">
      <w:pPr>
        <w:pStyle w:val="Paragraph"/>
      </w:pPr>
      <w:r w:rsidRPr="00474379">
        <w:t>If the study includes countries in the European Economic Area (EEA), the local start of the study in the E</w:t>
      </w:r>
      <w:r>
        <w:t>E</w:t>
      </w:r>
      <w:r w:rsidRPr="00474379">
        <w:t>A is defined as First Site Ready (FSR) in any Member State.</w:t>
      </w:r>
    </w:p>
    <w:p w14:paraId="35B4954A" w14:textId="77777777" w:rsidR="00E20725" w:rsidRDefault="00526A29" w:rsidP="00E20725">
      <w:pPr>
        <w:pStyle w:val="Heading3"/>
      </w:pPr>
      <w:bookmarkStart w:id="2543" w:name="_Toc212096958"/>
      <w:bookmarkStart w:id="2544" w:name="_Toc140132389"/>
      <w:r w:rsidRPr="00E20725">
        <w:t>Clinical Criteria for Early Study Termination</w:t>
      </w:r>
      <w:bookmarkEnd w:id="2543"/>
      <w:bookmarkEnd w:id="2544"/>
    </w:p>
    <w:p w14:paraId="6BD01697" w14:textId="77777777" w:rsidR="0074605C" w:rsidRDefault="00526A29" w:rsidP="00741418">
      <w:pPr>
        <w:pStyle w:val="Paragraph"/>
      </w:pPr>
      <w:r>
        <w:t>The clinical study may be terminated early if the extent (incidence and/or severity) of emerging effects is such that the risk/benefit ratio to the study population as a whole is unacceptable. In addition, further recruitment in the study or at (a) particular study site(s) may be stopped as described in Appendix 1.10.</w:t>
      </w:r>
    </w:p>
    <w:p w14:paraId="28FF8F79" w14:textId="77777777" w:rsidR="00E20725" w:rsidRDefault="00526A29" w:rsidP="00E20725">
      <w:pPr>
        <w:pStyle w:val="Heading1"/>
        <w:pageBreakBefore/>
        <w:ind w:left="475" w:hanging="475"/>
      </w:pPr>
      <w:bookmarkStart w:id="2545" w:name="_Toc212096959"/>
      <w:bookmarkStart w:id="2546" w:name="_Toc140132390"/>
      <w:r w:rsidRPr="00E20725">
        <w:lastRenderedPageBreak/>
        <w:t>STUDY POPULATION</w:t>
      </w:r>
      <w:bookmarkEnd w:id="2545"/>
      <w:bookmarkEnd w:id="2546"/>
    </w:p>
    <w:p w14:paraId="6F2FEF18" w14:textId="77777777" w:rsidR="005C62BE" w:rsidRDefault="00526A29" w:rsidP="00AE31F0">
      <w:pPr>
        <w:pStyle w:val="Paragraph"/>
        <w:rPr>
          <w:rFonts w:eastAsiaTheme="minorHAnsi"/>
        </w:rPr>
      </w:pPr>
      <w:r w:rsidRPr="00007FEB">
        <w:rPr>
          <w:rFonts w:eastAsiaTheme="minorHAnsi"/>
        </w:rPr>
        <w:t>As stated in the Code of Conduct for Clinical Trials (</w:t>
      </w:r>
      <w:r>
        <w:rPr>
          <w:rFonts w:eastAsiaTheme="minorHAnsi"/>
        </w:rPr>
        <w:t>Appendix 1.1</w:t>
      </w:r>
      <w:r w:rsidRPr="00007FEB">
        <w:rPr>
          <w:rFonts w:eastAsiaTheme="minorHAnsi"/>
        </w:rPr>
        <w:t xml:space="preserve">), </w:t>
      </w:r>
      <w:r>
        <w:rPr>
          <w:rFonts w:eastAsiaTheme="minorHAnsi"/>
        </w:rPr>
        <w:t xml:space="preserve">this study includes participants of </w:t>
      </w:r>
      <w:r w:rsidRPr="00007FEB">
        <w:rPr>
          <w:rFonts w:eastAsiaTheme="minorHAnsi"/>
        </w:rPr>
        <w:t>varying age</w:t>
      </w:r>
      <w:r>
        <w:rPr>
          <w:rFonts w:eastAsiaTheme="minorHAnsi"/>
        </w:rPr>
        <w:t xml:space="preserve"> (as applicable)</w:t>
      </w:r>
      <w:r w:rsidRPr="00007FEB">
        <w:rPr>
          <w:rFonts w:eastAsiaTheme="minorHAnsi"/>
        </w:rPr>
        <w:t>, race, ethnicity, and sex</w:t>
      </w:r>
      <w:r>
        <w:rPr>
          <w:rFonts w:eastAsiaTheme="minorHAnsi"/>
        </w:rPr>
        <w:t xml:space="preserve"> (as applicable)</w:t>
      </w:r>
      <w:r w:rsidRPr="00007FEB">
        <w:rPr>
          <w:rFonts w:eastAsiaTheme="minorHAnsi"/>
        </w:rPr>
        <w:t xml:space="preserve">. The collection and use of these demographic data </w:t>
      </w:r>
      <w:r>
        <w:rPr>
          <w:rFonts w:eastAsiaTheme="minorHAnsi"/>
        </w:rPr>
        <w:t>will</w:t>
      </w:r>
      <w:r w:rsidRPr="00007FEB">
        <w:rPr>
          <w:rFonts w:eastAsiaTheme="minorHAnsi"/>
        </w:rPr>
        <w:t xml:space="preserve"> follow all local laws </w:t>
      </w:r>
      <w:r>
        <w:rPr>
          <w:rFonts w:eastAsiaTheme="minorHAnsi"/>
        </w:rPr>
        <w:t xml:space="preserve">and </w:t>
      </w:r>
      <w:r w:rsidRPr="00007FEB">
        <w:rPr>
          <w:rFonts w:eastAsiaTheme="minorHAnsi"/>
        </w:rPr>
        <w:t xml:space="preserve">participant confidentiality </w:t>
      </w:r>
      <w:r>
        <w:rPr>
          <w:rFonts w:eastAsiaTheme="minorHAnsi"/>
        </w:rPr>
        <w:t xml:space="preserve">guidelines </w:t>
      </w:r>
      <w:r w:rsidRPr="00007FEB">
        <w:rPr>
          <w:rFonts w:eastAsiaTheme="minorHAnsi"/>
        </w:rPr>
        <w:t>while supporting the study of the disease, its related factors, and the IMP under investigation.</w:t>
      </w:r>
    </w:p>
    <w:p w14:paraId="65114EC2" w14:textId="2A30CFE4" w:rsidR="005C62BE" w:rsidRPr="0083706A" w:rsidRDefault="00526A29" w:rsidP="00AE31F0">
      <w:pPr>
        <w:pStyle w:val="Paragraph"/>
        <w:rPr>
          <w:rFonts w:eastAsiaTheme="minorHAnsi"/>
        </w:rPr>
      </w:pPr>
      <w:r w:rsidRPr="00AE31F0">
        <w:rPr>
          <w:rFonts w:eastAsiaTheme="minorHAnsi"/>
        </w:rPr>
        <w:t>Prospective approval of protocol deviations to recruitment and enrollment criteria, also known as protocol waivers or exemptions, is not permitted.</w:t>
      </w:r>
    </w:p>
    <w:p w14:paraId="64074623" w14:textId="77777777" w:rsidR="00E20725" w:rsidRDefault="00526A29" w:rsidP="00BA333C">
      <w:pPr>
        <w:pStyle w:val="Heading2"/>
      </w:pPr>
      <w:bookmarkStart w:id="2547" w:name="_Toc212096960"/>
      <w:bookmarkStart w:id="2548" w:name="_Toc140132391"/>
      <w:r w:rsidRPr="00BA333C">
        <w:t>Inclusion Criteria</w:t>
      </w:r>
      <w:bookmarkEnd w:id="2547"/>
      <w:bookmarkEnd w:id="2548"/>
    </w:p>
    <w:p w14:paraId="42F383E5" w14:textId="2DA42503" w:rsidR="005C62BE" w:rsidRPr="00CB5E7C" w:rsidRDefault="00526A29" w:rsidP="0083706A">
      <w:pPr>
        <w:pStyle w:val="Paragraph"/>
        <w:keepNext/>
      </w:pPr>
      <w:r w:rsidRPr="00CB5E7C">
        <w:t>A</w:t>
      </w:r>
      <w:r>
        <w:t>n individual</w:t>
      </w:r>
      <w:r w:rsidRPr="00CB5E7C">
        <w:t xml:space="preserve"> </w:t>
      </w:r>
      <w:r>
        <w:t>is</w:t>
      </w:r>
      <w:r w:rsidRPr="00CB5E7C">
        <w:t xml:space="preserve"> eligible for inclusion in the study if the </w:t>
      </w:r>
      <w:r>
        <w:t>individual</w:t>
      </w:r>
      <w:r w:rsidRPr="00CB5E7C">
        <w:t xml:space="preserve"> meets all of the following criteria:</w:t>
      </w:r>
    </w:p>
    <w:p w14:paraId="1317C987" w14:textId="77777777" w:rsidR="00BA333C" w:rsidRPr="00300201" w:rsidRDefault="00526A29" w:rsidP="00190F61">
      <w:pPr>
        <w:pStyle w:val="Paragraph"/>
        <w:keepNext/>
        <w:spacing w:before="240"/>
        <w:rPr>
          <w:b/>
          <w:bCs/>
        </w:rPr>
      </w:pPr>
      <w:r w:rsidRPr="00BA333C">
        <w:rPr>
          <w:b/>
        </w:rPr>
        <w:t>Type of Participant and Disease Characteristics</w:t>
      </w:r>
    </w:p>
    <w:p w14:paraId="129AF1A6" w14:textId="77777777" w:rsidR="0074605C" w:rsidRDefault="00526A29">
      <w:pPr>
        <w:pStyle w:val="ListNumber"/>
      </w:pPr>
      <w:r>
        <w:t xml:space="preserve">Confirmed diagnosis of CLL/SLL and active disease clearly documented to initiate therapy. At least 1 of the following criteria should be met: </w:t>
      </w:r>
    </w:p>
    <w:p w14:paraId="5D352A38" w14:textId="77777777" w:rsidR="0074605C" w:rsidRDefault="00526A29">
      <w:pPr>
        <w:pStyle w:val="ListBullet"/>
      </w:pPr>
      <w:r>
        <w:rPr>
          <w:lang w:val="en-GB"/>
        </w:rPr>
        <w:t xml:space="preserve">Evidence of progressive marrow failure as manifested by the development of, or worsening of, </w:t>
      </w:r>
      <w:r w:rsidRPr="00EF5F82">
        <w:t>anemia</w:t>
      </w:r>
      <w:r>
        <w:rPr>
          <w:lang w:val="en-GB"/>
        </w:rPr>
        <w:t xml:space="preserve"> and/or thrombocytopenia. Cutoff levels of Hb &lt;10g/dL or platelet counts &lt;100 x 10</w:t>
      </w:r>
      <w:r>
        <w:rPr>
          <w:vertAlign w:val="superscript"/>
          <w:lang w:val="en-GB"/>
        </w:rPr>
        <w:t>9</w:t>
      </w:r>
      <w:r>
        <w:rPr>
          <w:lang w:val="en-GB"/>
        </w:rPr>
        <w:t>/L are generally regarded as indication for treatment; however, in some patients, platelet counts &lt;100 x 10</w:t>
      </w:r>
      <w:r>
        <w:rPr>
          <w:vertAlign w:val="superscript"/>
          <w:lang w:val="en-GB"/>
        </w:rPr>
        <w:t>9</w:t>
      </w:r>
      <w:r>
        <w:rPr>
          <w:lang w:val="en-GB"/>
        </w:rPr>
        <w:t>/L may remain stable over a long period; this situation does not automatically require therapeutic intervention.</w:t>
      </w:r>
      <w:r>
        <w:t xml:space="preserve"> </w:t>
      </w:r>
    </w:p>
    <w:p w14:paraId="5BA19A08" w14:textId="77777777" w:rsidR="0074605C" w:rsidRDefault="00526A29">
      <w:pPr>
        <w:pStyle w:val="ListBullet"/>
      </w:pPr>
      <w:r>
        <w:t xml:space="preserve">Massive (ie, ≥6 cm below the left costal margin) or progressive or symptomatic splenomegaly. </w:t>
      </w:r>
    </w:p>
    <w:p w14:paraId="619F1020" w14:textId="77777777" w:rsidR="0074605C" w:rsidRDefault="00526A29">
      <w:pPr>
        <w:pStyle w:val="ListBullet"/>
      </w:pPr>
      <w:r>
        <w:t xml:space="preserve">Massive nodes (ie, ≥10 cm in longest diameter) or progressive or symptomatic lymphadenopathy. </w:t>
      </w:r>
    </w:p>
    <w:p w14:paraId="2E3A990E" w14:textId="77777777" w:rsidR="0074605C" w:rsidRDefault="00526A29">
      <w:pPr>
        <w:pStyle w:val="ListBullet"/>
      </w:pPr>
      <w:r>
        <w:t>Progressive lymphocytosis with an increase of ≥50% over a 2-month period, or LDT, &lt;6 months. LDT can be obtained by linear regression extrapolation of absolute lymphocyte counts obtained at intervals of 2 weeks over an observation period of 2 to 3 months; participants with initial blood lymphocyte counts &lt;30 × 10</w:t>
      </w:r>
      <w:r>
        <w:rPr>
          <w:vertAlign w:val="superscript"/>
        </w:rPr>
        <w:t>9</w:t>
      </w:r>
      <w:r>
        <w:t xml:space="preserve">/L may require a longer observation period to determine the LDT. Factors contributing to lymphocytosis other than CLL (eg, infections, steroid administration) should be excluded. </w:t>
      </w:r>
    </w:p>
    <w:p w14:paraId="190E8A7A" w14:textId="77777777" w:rsidR="0074605C" w:rsidRDefault="00526A29">
      <w:pPr>
        <w:pStyle w:val="ListBullet"/>
      </w:pPr>
      <w:r>
        <w:t xml:space="preserve">Autoimmune complications including anemia or thrombocytopenia poorly responsive to corticosteroids, as deemed by the investigator. </w:t>
      </w:r>
    </w:p>
    <w:p w14:paraId="5DE31C5F" w14:textId="77777777" w:rsidR="0074605C" w:rsidRDefault="00526A29">
      <w:pPr>
        <w:pStyle w:val="ListBullet"/>
      </w:pPr>
      <w:r>
        <w:t xml:space="preserve">Symptomatic or functional extranodal involvement (eg, skin, kidney, lung, spine). </w:t>
      </w:r>
    </w:p>
    <w:p w14:paraId="6CC44F3C" w14:textId="77777777" w:rsidR="0074605C" w:rsidRDefault="00526A29">
      <w:pPr>
        <w:pStyle w:val="ListBullet"/>
      </w:pPr>
      <w:r>
        <w:t xml:space="preserve">Disease-related symptoms as deﬁned by any of the following: </w:t>
      </w:r>
    </w:p>
    <w:p w14:paraId="4220B220" w14:textId="77777777" w:rsidR="0074605C" w:rsidRDefault="00526A29" w:rsidP="00404370">
      <w:pPr>
        <w:pStyle w:val="ListBullet2"/>
        <w:numPr>
          <w:ilvl w:val="0"/>
          <w:numId w:val="67"/>
        </w:numPr>
        <w:rPr>
          <w:lang w:val="en-GB"/>
        </w:rPr>
      </w:pPr>
      <w:r>
        <w:t>Unintentional</w:t>
      </w:r>
      <w:r>
        <w:rPr>
          <w:lang w:val="en-GB"/>
        </w:rPr>
        <w:t xml:space="preserve"> weight loss ≥10% within the previous 6 months. </w:t>
      </w:r>
    </w:p>
    <w:p w14:paraId="7B5E3CE1" w14:textId="77777777" w:rsidR="0074605C" w:rsidRDefault="00526A29" w:rsidP="00404370">
      <w:pPr>
        <w:pStyle w:val="ListBullet2"/>
        <w:numPr>
          <w:ilvl w:val="0"/>
          <w:numId w:val="67"/>
        </w:numPr>
      </w:pPr>
      <w:r>
        <w:t xml:space="preserve">Signiﬁcant fatigue (ie, up to ECOG performance status 2; cannot work or unable to perform usual activities). </w:t>
      </w:r>
    </w:p>
    <w:p w14:paraId="695279F9" w14:textId="77777777" w:rsidR="0074605C" w:rsidRDefault="00526A29" w:rsidP="00404370">
      <w:pPr>
        <w:pStyle w:val="ListBullet2"/>
        <w:numPr>
          <w:ilvl w:val="0"/>
          <w:numId w:val="67"/>
        </w:numPr>
      </w:pPr>
      <w:r>
        <w:t xml:space="preserve">Fever of 100.5°F or 38.0°C for 2 or more weeks without evidence of infection. </w:t>
      </w:r>
    </w:p>
    <w:p w14:paraId="1C1E3793" w14:textId="77777777" w:rsidR="0074605C" w:rsidRDefault="00526A29" w:rsidP="00404370">
      <w:pPr>
        <w:pStyle w:val="ListBullet2"/>
        <w:numPr>
          <w:ilvl w:val="0"/>
          <w:numId w:val="67"/>
        </w:numPr>
      </w:pPr>
      <w:r>
        <w:t>Night sweats for ≥1 month without evidence of infection.</w:t>
      </w:r>
    </w:p>
    <w:p w14:paraId="4E46CE61" w14:textId="2B6D254E" w:rsidR="0074605C" w:rsidRDefault="00526A29">
      <w:pPr>
        <w:pStyle w:val="ListNumber"/>
      </w:pPr>
      <w:r>
        <w:lastRenderedPageBreak/>
        <w:t xml:space="preserve">Del(17p) status, </w:t>
      </w:r>
      <w:r>
        <w:rPr>
          <w:i/>
          <w:iCs/>
        </w:rPr>
        <w:t>TP53</w:t>
      </w:r>
      <w:r>
        <w:t xml:space="preserve"> mutation status, </w:t>
      </w:r>
      <w:ins w:id="2549" w:author="Powell, Deana" w:date="2026-03-05T15:34:00Z" w16du:dateUtc="2026-03-05T20:34:00Z">
        <w:r>
          <w:t xml:space="preserve">and </w:t>
        </w:r>
      </w:ins>
      <w:r>
        <w:t xml:space="preserve">IGHV mutation status </w:t>
      </w:r>
      <w:del w:id="2550" w:author="Powell, Deana" w:date="2026-03-05T15:34:00Z" w16du:dateUtc="2026-03-05T20:34:00Z">
        <w:r w:rsidR="00895D30">
          <w:delText xml:space="preserve">and BTK-C481 mutation status </w:delText>
        </w:r>
      </w:del>
      <w:r>
        <w:t>results required before randomization for Part 2 participants only</w:t>
      </w:r>
      <w:ins w:id="2551" w:author="Powell, Deana" w:date="2026-03-05T15:34:00Z" w16du:dateUtc="2026-03-05T20:34:00Z">
        <w:r>
          <w:t xml:space="preserve"> as determined by central testing</w:t>
        </w:r>
      </w:ins>
      <w:r>
        <w:t>:</w:t>
      </w:r>
    </w:p>
    <w:p w14:paraId="0D684020" w14:textId="153CF841" w:rsidR="00A97FF1" w:rsidRDefault="00526A29" w:rsidP="00A97FF1">
      <w:pPr>
        <w:pStyle w:val="ListBullet"/>
      </w:pPr>
      <w:r>
        <w:t xml:space="preserve">Del(17p) status, </w:t>
      </w:r>
      <w:r>
        <w:rPr>
          <w:i/>
          <w:iCs/>
        </w:rPr>
        <w:t>TP53</w:t>
      </w:r>
      <w:r>
        <w:t xml:space="preserve"> mutation status, IGHV mutation status</w:t>
      </w:r>
      <w:del w:id="2552" w:author="Powell, Deana" w:date="2026-03-05T15:34:00Z" w16du:dateUtc="2026-03-05T20:34:00Z">
        <w:r w:rsidR="00895D30">
          <w:delText xml:space="preserve"> as determined by central testing.</w:delText>
        </w:r>
      </w:del>
      <w:ins w:id="2553" w:author="Powell, Deana" w:date="2026-03-05T15:34:00Z" w16du:dateUtc="2026-03-05T20:34:00Z">
        <w:r>
          <w:t xml:space="preserve">. </w:t>
        </w:r>
      </w:ins>
    </w:p>
    <w:p w14:paraId="5F0CA410" w14:textId="77777777" w:rsidR="00747E99" w:rsidRDefault="00895D30" w:rsidP="00B11BE1">
      <w:pPr>
        <w:pStyle w:val="ListBullet"/>
        <w:numPr>
          <w:ilvl w:val="0"/>
          <w:numId w:val="34"/>
        </w:numPr>
        <w:rPr>
          <w:del w:id="2554" w:author="Powell, Deana" w:date="2026-03-05T15:34:00Z" w16du:dateUtc="2026-03-05T20:34:00Z"/>
        </w:rPr>
      </w:pPr>
      <w:del w:id="2555" w:author="Powell, Deana" w:date="2026-03-05T15:34:00Z" w16du:dateUtc="2026-03-05T20:34:00Z">
        <w:r>
          <w:delText>BTK-C481 mutation status as determined by central testing of whole blood sample only</w:delText>
        </w:r>
      </w:del>
    </w:p>
    <w:p w14:paraId="7370B9C7" w14:textId="77777777" w:rsidR="0074605C" w:rsidRDefault="00526A29" w:rsidP="00A97FF1">
      <w:pPr>
        <w:pStyle w:val="ListBullet"/>
        <w:numPr>
          <w:ilvl w:val="0"/>
          <w:numId w:val="0"/>
        </w:numPr>
        <w:ind w:left="360"/>
        <w:rPr>
          <w:ins w:id="2556" w:author="Powell, Deana" w:date="2026-03-05T15:34:00Z" w16du:dateUtc="2026-03-05T20:34:00Z"/>
        </w:rPr>
      </w:pPr>
      <w:ins w:id="2557" w:author="Powell, Deana" w:date="2026-03-05T15:34:00Z" w16du:dateUtc="2026-03-05T20:34:00Z">
        <w:r w:rsidRPr="00A97FF1">
          <w:t xml:space="preserve">For accurate prognostic stratification, each patient must have a known result for IGHV, del(17p), and TP53. In cases where del(17p) or TP53 results are indeterminate, eligibility may be determined with sponsor consultation and approval as follows: </w:t>
        </w:r>
        <w:r w:rsidR="002F526C">
          <w:t>participants</w:t>
        </w:r>
        <w:r w:rsidRPr="00A97FF1">
          <w:t xml:space="preserve"> with an indeterminate del(17p) result are eligible only if a TP53 mutation is confirmed, and </w:t>
        </w:r>
        <w:r w:rsidR="002F526C">
          <w:t>participants</w:t>
        </w:r>
        <w:r w:rsidRPr="00A97FF1">
          <w:t xml:space="preserve"> with an indeterminate TP53 result are eligible only if del(17p) is confirmed.</w:t>
        </w:r>
      </w:ins>
    </w:p>
    <w:p w14:paraId="4694034D" w14:textId="77777777" w:rsidR="0074605C" w:rsidRDefault="00526A29">
      <w:pPr>
        <w:pStyle w:val="ListBullet"/>
      </w:pPr>
      <w:r>
        <w:t>Provision of peripheral blood sample (at screening for CLL participants). For SLL participants, peripheral blood and a bone marrow aspirate are required, and if available/preferrable a lymph node sample (if obtained up to 1 year before central laboratory submission if there was no intervening therapy). Further information is provided in Appendix 14.</w:t>
      </w:r>
    </w:p>
    <w:p w14:paraId="374F6C20" w14:textId="77777777" w:rsidR="0074605C" w:rsidRDefault="00526A29">
      <w:pPr>
        <w:pStyle w:val="ListContinue"/>
      </w:pPr>
      <w:r>
        <w:t>NOTE: Tissue collection and submission to the central laboratory should only be performed once all other eligibility criteria have been collected and reviewed.</w:t>
      </w:r>
    </w:p>
    <w:p w14:paraId="7CF3E894" w14:textId="77777777" w:rsidR="0074605C" w:rsidRDefault="00526A29">
      <w:pPr>
        <w:pStyle w:val="ListNumber"/>
      </w:pPr>
      <w:r>
        <w:t xml:space="preserve">Relapsed or refractory to at least 1 prior available therapy. </w:t>
      </w:r>
    </w:p>
    <w:p w14:paraId="342E779E" w14:textId="77777777" w:rsidR="0074605C" w:rsidRDefault="00526A29">
      <w:pPr>
        <w:pStyle w:val="ListContinue"/>
        <w:rPr>
          <w:ins w:id="2558" w:author="Powell, Deana" w:date="2026-03-05T15:34:00Z" w16du:dateUtc="2026-03-05T20:34:00Z"/>
        </w:rPr>
      </w:pPr>
      <w:ins w:id="2559" w:author="Powell, Deana" w:date="2026-03-05T15:34:00Z" w16du:dateUtc="2026-03-05T20:34:00Z">
        <w:r>
          <w:t>NOTE: Participants refractory to venetoclax are excluded.</w:t>
        </w:r>
      </w:ins>
    </w:p>
    <w:p w14:paraId="75AFB9FE" w14:textId="77777777" w:rsidR="0074605C" w:rsidRDefault="00526A29">
      <w:pPr>
        <w:pStyle w:val="ListContinue"/>
      </w:pPr>
      <w:r>
        <w:t>NOTE: There is no limit on the number of prior therapies.</w:t>
      </w:r>
    </w:p>
    <w:p w14:paraId="717F3E0E" w14:textId="1312909C" w:rsidR="0074605C" w:rsidRDefault="00526A29">
      <w:pPr>
        <w:pStyle w:val="ListContinue"/>
      </w:pPr>
      <w:r>
        <w:t xml:space="preserve">NOTE: The definition of relapsed/refractory disease follows the iwCLL definition (see Appendix 10). Relapse is deﬁned as evidence of disease progression in a patient who has previously achieved a CR or PR for </w:t>
      </w:r>
      <w:del w:id="2560" w:author="Powell, Deana" w:date="2026-03-05T15:34:00Z" w16du:dateUtc="2026-03-05T20:34:00Z">
        <w:r w:rsidR="00895D30">
          <w:delText>&gt;</w:delText>
        </w:r>
      </w:del>
      <w:ins w:id="2561" w:author="Powell, Deana" w:date="2026-03-05T15:34:00Z" w16du:dateUtc="2026-03-05T20:34:00Z">
        <w:r w:rsidR="00B82A81" w:rsidRPr="00B82A81">
          <w:t>≥</w:t>
        </w:r>
      </w:ins>
      <w:r w:rsidRPr="00B82A81">
        <w:t>6 months.</w:t>
      </w:r>
      <w:r>
        <w:t xml:space="preserve"> Refractory disease is deﬁned as treatment failure (including SD, nonresponse, disease progression) or as progression within 6 months from the last dose of therapy.</w:t>
      </w:r>
    </w:p>
    <w:p w14:paraId="397C97CC" w14:textId="77777777" w:rsidR="0074605C" w:rsidRDefault="00526A29">
      <w:pPr>
        <w:pStyle w:val="ListNumber"/>
      </w:pPr>
      <w:r>
        <w:t>Have at least 1 of the following markers of disease burden:</w:t>
      </w:r>
    </w:p>
    <w:p w14:paraId="7BD8388F" w14:textId="4A426D83" w:rsidR="0074605C" w:rsidRDefault="00526A29">
      <w:pPr>
        <w:pStyle w:val="ListBullet"/>
      </w:pPr>
      <w:r>
        <w:t xml:space="preserve">Malignant lymph nodes attributable to CLL/SLL which are clearly and reproducibly measurable in 2 dimensions in the axial plane, and measure </w:t>
      </w:r>
      <w:del w:id="2562" w:author="Powell, Deana" w:date="2026-03-05T15:34:00Z" w16du:dateUtc="2026-03-05T20:34:00Z">
        <w:r w:rsidR="00895D30">
          <w:delText>&gt;</w:delText>
        </w:r>
      </w:del>
      <w:ins w:id="2563" w:author="Powell, Deana" w:date="2026-03-05T15:34:00Z" w16du:dateUtc="2026-03-05T20:34:00Z">
        <w:r>
          <w:t>≥</w:t>
        </w:r>
      </w:ins>
      <w:r>
        <w:t>1.5 cm in longest diameter when assessed by CT/MRI scan</w:t>
      </w:r>
    </w:p>
    <w:p w14:paraId="30FEC2C8" w14:textId="77777777" w:rsidR="0074605C" w:rsidRDefault="00526A29">
      <w:pPr>
        <w:pStyle w:val="ListBullet"/>
      </w:pPr>
      <w:r>
        <w:t>Absolute lymphocyte count &gt;4 x 10</w:t>
      </w:r>
      <w:r>
        <w:rPr>
          <w:vertAlign w:val="superscript"/>
        </w:rPr>
        <w:t>9</w:t>
      </w:r>
      <w:r>
        <w:t>/L</w:t>
      </w:r>
    </w:p>
    <w:p w14:paraId="38833DCF" w14:textId="77777777" w:rsidR="0074605C" w:rsidRDefault="00526A29">
      <w:pPr>
        <w:pStyle w:val="ListBullet"/>
      </w:pPr>
      <w:r>
        <w:t>Platelet count &lt;100 x 10</w:t>
      </w:r>
      <w:r>
        <w:rPr>
          <w:vertAlign w:val="superscript"/>
        </w:rPr>
        <w:t>9</w:t>
      </w:r>
      <w:r>
        <w:t>/L</w:t>
      </w:r>
    </w:p>
    <w:p w14:paraId="1DE70F29" w14:textId="77777777" w:rsidR="0074605C" w:rsidRDefault="00526A29">
      <w:pPr>
        <w:pStyle w:val="ListBullet"/>
      </w:pPr>
      <w:r>
        <w:t>Hemoglobin &lt;11 g/dL</w:t>
      </w:r>
    </w:p>
    <w:p w14:paraId="443D4D05" w14:textId="77777777" w:rsidR="0074605C" w:rsidRDefault="00526A29">
      <w:pPr>
        <w:pStyle w:val="ListNumber"/>
      </w:pPr>
      <w:r>
        <w:t>An ECOG performance status of 0 to 2 within 7 days before randomization.</w:t>
      </w:r>
    </w:p>
    <w:p w14:paraId="7EC08A56" w14:textId="77777777" w:rsidR="0074605C" w:rsidRDefault="00526A29">
      <w:pPr>
        <w:pStyle w:val="ListNumber"/>
      </w:pPr>
      <w:r>
        <w:t xml:space="preserve">A life expectancy of at least 3 months, based on the investigator assessment. </w:t>
      </w:r>
    </w:p>
    <w:p w14:paraId="3B87F70F" w14:textId="77777777" w:rsidR="0074605C" w:rsidRDefault="00526A29">
      <w:pPr>
        <w:pStyle w:val="ListNumber"/>
      </w:pPr>
      <w:r>
        <w:t xml:space="preserve">The ability to swallow and retain oral medication. </w:t>
      </w:r>
    </w:p>
    <w:p w14:paraId="6A1DD0FD" w14:textId="77777777" w:rsidR="0074605C" w:rsidRDefault="00526A29">
      <w:pPr>
        <w:pStyle w:val="ListContinue"/>
      </w:pPr>
      <w:r>
        <w:t>NOTE: Administration of nemtabrutinib and venetoclax is not permitted through a J-PEG tube.</w:t>
      </w:r>
    </w:p>
    <w:p w14:paraId="14E7723F" w14:textId="77777777" w:rsidR="0074605C" w:rsidRDefault="00526A29">
      <w:pPr>
        <w:pStyle w:val="ListNumber"/>
      </w:pPr>
      <w:r>
        <w:t>Participants who are HBsAg positive are eligible if they have received HBV antiviral therapy for at least 4 weeks and have undetectable HBV DNA viral load before randomization.</w:t>
      </w:r>
    </w:p>
    <w:p w14:paraId="0E16A9CA" w14:textId="77777777" w:rsidR="0074605C" w:rsidRDefault="00526A29">
      <w:pPr>
        <w:pStyle w:val="ListContinue"/>
      </w:pPr>
      <w:r>
        <w:lastRenderedPageBreak/>
        <w:t>NOTE: Participants should remain on antiviral therapy throughout study intervention and follow local guidelines for HBV antiviral therapy post completion of study intervention.</w:t>
      </w:r>
    </w:p>
    <w:p w14:paraId="167C6820" w14:textId="77777777" w:rsidR="0074605C" w:rsidRDefault="00526A29">
      <w:pPr>
        <w:pStyle w:val="ListContinue"/>
      </w:pPr>
      <w:r>
        <w:t>Hepatitis B screening tests should include HBsAg and anti-HBc.</w:t>
      </w:r>
    </w:p>
    <w:p w14:paraId="3DB360E0" w14:textId="77777777" w:rsidR="0074605C" w:rsidRDefault="00526A29">
      <w:pPr>
        <w:pStyle w:val="ListNumber"/>
      </w:pPr>
      <w:r>
        <w:t xml:space="preserve">Participants with history of HCV infection are eligible if HCV RNA viral load is undetectable at screening. </w:t>
      </w:r>
    </w:p>
    <w:p w14:paraId="259855A2" w14:textId="77777777" w:rsidR="0074605C" w:rsidRDefault="00526A29">
      <w:pPr>
        <w:pStyle w:val="ListContinue"/>
      </w:pPr>
      <w:r>
        <w:t>NOTE: Participants must have completed curative antiviral therapy at least 4 weeks before randomization.</w:t>
      </w:r>
    </w:p>
    <w:p w14:paraId="6019DCAD" w14:textId="77777777" w:rsidR="0074605C" w:rsidRDefault="00526A29">
      <w:pPr>
        <w:pStyle w:val="ListContinue"/>
      </w:pPr>
      <w:r>
        <w:t>Hepatitis C screening tests are not required unless:</w:t>
      </w:r>
    </w:p>
    <w:p w14:paraId="5B33B4DC" w14:textId="77777777" w:rsidR="0074605C" w:rsidRDefault="00526A29">
      <w:pPr>
        <w:pStyle w:val="ListBullet"/>
      </w:pPr>
      <w:r>
        <w:t>Known history of HCV infection</w:t>
      </w:r>
    </w:p>
    <w:p w14:paraId="69AE37DB" w14:textId="77777777" w:rsidR="0074605C" w:rsidRDefault="00526A29">
      <w:pPr>
        <w:pStyle w:val="ListBullet"/>
      </w:pPr>
      <w:r>
        <w:t>As mandated by local health authority (see Appendix 7 for country-specific requirements)</w:t>
      </w:r>
    </w:p>
    <w:p w14:paraId="5BA1C7E4" w14:textId="77777777" w:rsidR="0074605C" w:rsidRDefault="00526A29">
      <w:pPr>
        <w:pStyle w:val="ListNumber"/>
      </w:pPr>
      <w:r>
        <w:t>Participants with HIV are eligible if they meet ALL the following criteria:</w:t>
      </w:r>
    </w:p>
    <w:p w14:paraId="687E4EEA" w14:textId="77777777" w:rsidR="0074605C" w:rsidRDefault="00526A29">
      <w:pPr>
        <w:pStyle w:val="ListBullet"/>
      </w:pPr>
      <w:r>
        <w:t>The CD4 count is ≥350 cells/µL at screening</w:t>
      </w:r>
    </w:p>
    <w:p w14:paraId="50A66616" w14:textId="77777777" w:rsidR="0074605C" w:rsidRDefault="00526A29">
      <w:pPr>
        <w:pStyle w:val="ListBullet"/>
      </w:pPr>
      <w:r>
        <w:t>Achieved and maintained virologic suppression defined as confirmed HIV RNA level below 50 or the LLOQ (below the limit of detection) using the locally available assay at the time of screening and for at least 12 weeks before screening</w:t>
      </w:r>
    </w:p>
    <w:p w14:paraId="1AA7363B" w14:textId="77777777" w:rsidR="0074605C" w:rsidRDefault="00526A29">
      <w:pPr>
        <w:pStyle w:val="ListBullet"/>
      </w:pPr>
      <w:r>
        <w:t>Are on a stable ART regimen for at least 4 weeks before study entry</w:t>
      </w:r>
    </w:p>
    <w:p w14:paraId="1BD83FEA" w14:textId="77777777" w:rsidR="0074605C" w:rsidRDefault="00526A29">
      <w:pPr>
        <w:pStyle w:val="ListContinue"/>
      </w:pPr>
      <w:r>
        <w:t>NOTE: ART must include drugs that are not strong CYP3A4 inducers (participants receiving ART that are strong CYP3A4 inhibitors are not eligible to be included in the study).</w:t>
      </w:r>
    </w:p>
    <w:p w14:paraId="5218BC9D" w14:textId="77777777" w:rsidR="0074605C" w:rsidRDefault="00526A29">
      <w:pPr>
        <w:pStyle w:val="ListBullet"/>
      </w:pPr>
      <w:r>
        <w:t>Are compliant with their ART</w:t>
      </w:r>
    </w:p>
    <w:p w14:paraId="1A08AD40" w14:textId="77777777" w:rsidR="0074605C" w:rsidRDefault="00526A29">
      <w:pPr>
        <w:pStyle w:val="ListContinue"/>
      </w:pPr>
      <w:r>
        <w:t xml:space="preserve">NOTE: If the participant has had an AIDS-defining opportunistic infection in the past 12 months before screening, they are not eligible to be included in the study. </w:t>
      </w:r>
    </w:p>
    <w:p w14:paraId="59EB3E66" w14:textId="77777777" w:rsidR="0074605C" w:rsidRDefault="00526A29">
      <w:pPr>
        <w:pStyle w:val="ListContinue"/>
      </w:pPr>
      <w:r>
        <w:t>HIV screening will follow local regulations. See Appendix 7 for country-specific requirements.</w:t>
      </w:r>
    </w:p>
    <w:p w14:paraId="30C5BA34" w14:textId="1B9993D5" w:rsidR="0074605C" w:rsidRDefault="00526A29">
      <w:pPr>
        <w:pStyle w:val="ListNumber"/>
      </w:pPr>
      <w:r>
        <w:t xml:space="preserve">Adequate organ function as defined in </w:t>
      </w:r>
      <w:r w:rsidR="00B16DC4">
        <w:t>Table </w:t>
      </w:r>
      <w:r w:rsidR="00B16DC4">
        <w:rPr>
          <w:noProof/>
        </w:rPr>
        <w:t>6</w:t>
      </w:r>
      <w:r>
        <w:t>. Specimens must be collected within 7 days before the start of study intervention.</w:t>
      </w:r>
    </w:p>
    <w:p w14:paraId="1E33B693" w14:textId="4DFA8DBD" w:rsidR="00741418" w:rsidRPr="00E108A9" w:rsidRDefault="00E108A9" w:rsidP="00E108A9">
      <w:pPr>
        <w:rPr>
          <w:szCs w:val="20"/>
        </w:rPr>
      </w:pPr>
      <w:r>
        <w:br w:type="page"/>
      </w:r>
    </w:p>
    <w:p w14:paraId="2C852CFE" w14:textId="446C25CD" w:rsidR="0074605C" w:rsidRDefault="00526A29">
      <w:pPr>
        <w:pStyle w:val="Caption"/>
      </w:pPr>
      <w:bookmarkStart w:id="2564" w:name="_Ref512349844"/>
      <w:bookmarkStart w:id="2565" w:name="_Ref35343312"/>
      <w:bookmarkStart w:id="2566" w:name="_Toc212022244"/>
      <w:bookmarkStart w:id="2567" w:name="_Toc140132613"/>
      <w:r>
        <w:lastRenderedPageBreak/>
        <w:t>Table </w:t>
      </w:r>
      <w:r w:rsidR="00B16DC4">
        <w:rPr>
          <w:noProof/>
        </w:rPr>
        <w:t>6</w:t>
      </w:r>
      <w:bookmarkEnd w:id="2564"/>
      <w:bookmarkEnd w:id="2565"/>
      <w:r>
        <w:rPr>
          <w:noProof/>
        </w:rPr>
        <w:tab/>
      </w:r>
      <w:r>
        <w:t>Adequate Organ Function Laboratory Values</w:t>
      </w:r>
      <w:bookmarkEnd w:id="2566"/>
      <w:bookmarkEnd w:id="2567"/>
    </w:p>
    <w:tbl>
      <w:tblPr>
        <w:tblStyle w:val="TableGrid"/>
        <w:tblW w:w="5000" w:type="pct"/>
        <w:tblLayout w:type="fixed"/>
        <w:tblCellMar>
          <w:left w:w="115" w:type="dxa"/>
          <w:right w:w="115" w:type="dxa"/>
        </w:tblCellMar>
        <w:tblLook w:val="04A0" w:firstRow="1" w:lastRow="0" w:firstColumn="1" w:lastColumn="0" w:noHBand="0" w:noVBand="1"/>
      </w:tblPr>
      <w:tblGrid>
        <w:gridCol w:w="4585"/>
        <w:gridCol w:w="4405"/>
      </w:tblGrid>
      <w:tr w:rsidR="00CA657C" w14:paraId="7AE9AAE4" w14:textId="77777777" w:rsidTr="00DE59CD">
        <w:trPr>
          <w:tblHeader/>
        </w:trPr>
        <w:tc>
          <w:tcPr>
            <w:tcW w:w="2550" w:type="pct"/>
            <w:tcBorders>
              <w:top w:val="single" w:sz="4" w:space="0" w:color="auto"/>
              <w:left w:val="single" w:sz="4" w:space="0" w:color="auto"/>
              <w:bottom w:val="single" w:sz="4" w:space="0" w:color="auto"/>
              <w:right w:val="single" w:sz="4" w:space="0" w:color="auto"/>
            </w:tcBorders>
            <w:hideMark/>
          </w:tcPr>
          <w:p w14:paraId="0C1BC66C" w14:textId="77777777" w:rsidR="001D1D15" w:rsidRDefault="00526A29" w:rsidP="00FB4E58">
            <w:pPr>
              <w:pStyle w:val="Paragraph"/>
              <w:spacing w:before="0" w:after="0"/>
            </w:pPr>
            <w:r>
              <w:rPr>
                <w:b/>
                <w:bCs/>
                <w:sz w:val="18"/>
                <w:szCs w:val="18"/>
              </w:rPr>
              <w:t>System</w:t>
            </w:r>
          </w:p>
        </w:tc>
        <w:tc>
          <w:tcPr>
            <w:tcW w:w="2450" w:type="pct"/>
            <w:tcBorders>
              <w:top w:val="single" w:sz="4" w:space="0" w:color="auto"/>
              <w:left w:val="single" w:sz="4" w:space="0" w:color="auto"/>
              <w:bottom w:val="single" w:sz="4" w:space="0" w:color="auto"/>
              <w:right w:val="single" w:sz="4" w:space="0" w:color="auto"/>
            </w:tcBorders>
            <w:hideMark/>
          </w:tcPr>
          <w:p w14:paraId="2097CEEA" w14:textId="77777777" w:rsidR="001D1D15" w:rsidRDefault="00526A29" w:rsidP="00FB4E58">
            <w:pPr>
              <w:pStyle w:val="Paragraph"/>
              <w:spacing w:before="0" w:after="0"/>
            </w:pPr>
            <w:r>
              <w:rPr>
                <w:b/>
                <w:bCs/>
                <w:sz w:val="18"/>
                <w:szCs w:val="18"/>
              </w:rPr>
              <w:t>Laboratory Value</w:t>
            </w:r>
          </w:p>
        </w:tc>
      </w:tr>
      <w:tr w:rsidR="00CA657C" w14:paraId="33ED9C60" w14:textId="77777777" w:rsidTr="00DE59CD">
        <w:tc>
          <w:tcPr>
            <w:tcW w:w="2550" w:type="pct"/>
            <w:tcBorders>
              <w:top w:val="single" w:sz="4" w:space="0" w:color="auto"/>
              <w:left w:val="single" w:sz="4" w:space="0" w:color="auto"/>
              <w:bottom w:val="single" w:sz="4" w:space="0" w:color="auto"/>
              <w:right w:val="nil"/>
            </w:tcBorders>
            <w:hideMark/>
          </w:tcPr>
          <w:p w14:paraId="714DDC65" w14:textId="77777777" w:rsidR="001D1D15" w:rsidRPr="002D2CC0" w:rsidRDefault="00526A29" w:rsidP="00FB4E58">
            <w:pPr>
              <w:pStyle w:val="Paragraph"/>
              <w:spacing w:before="0" w:after="0"/>
            </w:pPr>
            <w:r w:rsidRPr="002D2CC0">
              <w:rPr>
                <w:bCs/>
                <w:sz w:val="18"/>
                <w:szCs w:val="18"/>
              </w:rPr>
              <w:t>Hematological</w:t>
            </w:r>
          </w:p>
        </w:tc>
        <w:tc>
          <w:tcPr>
            <w:tcW w:w="2450" w:type="pct"/>
            <w:tcBorders>
              <w:top w:val="single" w:sz="4" w:space="0" w:color="auto"/>
              <w:left w:val="nil"/>
              <w:bottom w:val="single" w:sz="4" w:space="0" w:color="auto"/>
              <w:right w:val="single" w:sz="4" w:space="0" w:color="auto"/>
            </w:tcBorders>
          </w:tcPr>
          <w:p w14:paraId="530CFA5D" w14:textId="77777777" w:rsidR="001D1D15" w:rsidRDefault="001D1D15" w:rsidP="00FB4E58">
            <w:pPr>
              <w:keepNext/>
              <w:keepLines/>
              <w:rPr>
                <w:sz w:val="18"/>
                <w:szCs w:val="18"/>
              </w:rPr>
            </w:pPr>
          </w:p>
        </w:tc>
      </w:tr>
      <w:tr w:rsidR="00CA657C" w14:paraId="614167C0" w14:textId="77777777" w:rsidTr="00DE59CD">
        <w:tc>
          <w:tcPr>
            <w:tcW w:w="2550" w:type="pct"/>
            <w:tcBorders>
              <w:top w:val="single" w:sz="4" w:space="0" w:color="auto"/>
              <w:left w:val="single" w:sz="4" w:space="0" w:color="auto"/>
              <w:bottom w:val="single" w:sz="4" w:space="0" w:color="auto"/>
              <w:right w:val="single" w:sz="4" w:space="0" w:color="auto"/>
            </w:tcBorders>
            <w:hideMark/>
          </w:tcPr>
          <w:p w14:paraId="3D94D981" w14:textId="77777777" w:rsidR="001D1D15" w:rsidRDefault="00526A29" w:rsidP="00FB4E58">
            <w:pPr>
              <w:pStyle w:val="Paragraph"/>
              <w:spacing w:before="0" w:after="0"/>
              <w:ind w:left="187"/>
            </w:pPr>
            <w:r>
              <w:rPr>
                <w:sz w:val="18"/>
                <w:szCs w:val="18"/>
              </w:rPr>
              <w:t>ANC</w:t>
            </w:r>
          </w:p>
        </w:tc>
        <w:tc>
          <w:tcPr>
            <w:tcW w:w="2450" w:type="pct"/>
            <w:tcBorders>
              <w:top w:val="single" w:sz="4" w:space="0" w:color="auto"/>
              <w:left w:val="single" w:sz="4" w:space="0" w:color="auto"/>
              <w:bottom w:val="single" w:sz="4" w:space="0" w:color="auto"/>
              <w:right w:val="single" w:sz="4" w:space="0" w:color="auto"/>
            </w:tcBorders>
            <w:hideMark/>
          </w:tcPr>
          <w:p w14:paraId="12690069" w14:textId="77777777" w:rsidR="001D1D15" w:rsidRDefault="00526A29" w:rsidP="00FB4E58">
            <w:pPr>
              <w:pStyle w:val="Paragraph"/>
              <w:spacing w:before="0" w:after="0"/>
              <w:rPr>
                <w:vertAlign w:val="superscript"/>
              </w:rPr>
            </w:pPr>
            <w:r>
              <w:rPr>
                <w:sz w:val="18"/>
                <w:szCs w:val="18"/>
              </w:rPr>
              <w:t>≥1,000 µL</w:t>
            </w:r>
          </w:p>
        </w:tc>
      </w:tr>
      <w:tr w:rsidR="00CA657C" w14:paraId="7568BC6A" w14:textId="77777777" w:rsidTr="00DE59CD">
        <w:tc>
          <w:tcPr>
            <w:tcW w:w="2550" w:type="pct"/>
            <w:tcBorders>
              <w:top w:val="single" w:sz="4" w:space="0" w:color="auto"/>
              <w:left w:val="single" w:sz="4" w:space="0" w:color="auto"/>
              <w:bottom w:val="single" w:sz="4" w:space="0" w:color="auto"/>
              <w:right w:val="single" w:sz="4" w:space="0" w:color="auto"/>
            </w:tcBorders>
            <w:hideMark/>
          </w:tcPr>
          <w:p w14:paraId="25362604" w14:textId="77777777" w:rsidR="001D1D15" w:rsidRDefault="00526A29" w:rsidP="00FB4E58">
            <w:pPr>
              <w:pStyle w:val="Paragraph"/>
              <w:spacing w:before="0" w:after="0"/>
              <w:ind w:left="187"/>
            </w:pPr>
            <w:r>
              <w:rPr>
                <w:sz w:val="18"/>
                <w:szCs w:val="18"/>
              </w:rPr>
              <w:t>Platelets</w:t>
            </w:r>
          </w:p>
        </w:tc>
        <w:tc>
          <w:tcPr>
            <w:tcW w:w="2450" w:type="pct"/>
            <w:tcBorders>
              <w:top w:val="single" w:sz="4" w:space="0" w:color="auto"/>
              <w:left w:val="single" w:sz="4" w:space="0" w:color="auto"/>
              <w:bottom w:val="single" w:sz="4" w:space="0" w:color="auto"/>
              <w:right w:val="single" w:sz="4" w:space="0" w:color="auto"/>
            </w:tcBorders>
            <w:hideMark/>
          </w:tcPr>
          <w:p w14:paraId="295D2532" w14:textId="77777777" w:rsidR="001D1D15" w:rsidRDefault="00526A29" w:rsidP="00FB4E58">
            <w:pPr>
              <w:pStyle w:val="Paragraph"/>
              <w:spacing w:before="0" w:after="0"/>
            </w:pPr>
            <w:r>
              <w:rPr>
                <w:sz w:val="18"/>
                <w:szCs w:val="18"/>
              </w:rPr>
              <w:t>≥50,000/µL regardless of bone marrow involvement</w:t>
            </w:r>
          </w:p>
        </w:tc>
      </w:tr>
      <w:tr w:rsidR="00CA657C" w14:paraId="0C060E4D" w14:textId="77777777" w:rsidTr="002E01A9">
        <w:tc>
          <w:tcPr>
            <w:tcW w:w="2550" w:type="pct"/>
            <w:tcBorders>
              <w:top w:val="single" w:sz="4" w:space="0" w:color="auto"/>
              <w:left w:val="single" w:sz="4" w:space="0" w:color="auto"/>
              <w:bottom w:val="single" w:sz="4" w:space="0" w:color="auto"/>
              <w:right w:val="single" w:sz="4" w:space="0" w:color="auto"/>
            </w:tcBorders>
            <w:hideMark/>
          </w:tcPr>
          <w:p w14:paraId="4E1112C3" w14:textId="77777777" w:rsidR="001D1D15" w:rsidRDefault="00526A29" w:rsidP="00FB4E58">
            <w:pPr>
              <w:pStyle w:val="Paragraph"/>
              <w:spacing w:before="0" w:after="0"/>
              <w:ind w:left="187"/>
            </w:pPr>
            <w:r>
              <w:rPr>
                <w:sz w:val="18"/>
                <w:szCs w:val="18"/>
              </w:rPr>
              <w:t>Hemoglobin</w:t>
            </w:r>
          </w:p>
        </w:tc>
        <w:tc>
          <w:tcPr>
            <w:tcW w:w="2450" w:type="pct"/>
            <w:tcBorders>
              <w:top w:val="single" w:sz="4" w:space="0" w:color="auto"/>
              <w:left w:val="single" w:sz="4" w:space="0" w:color="auto"/>
              <w:bottom w:val="single" w:sz="4" w:space="0" w:color="auto"/>
              <w:right w:val="single" w:sz="4" w:space="0" w:color="auto"/>
            </w:tcBorders>
            <w:vAlign w:val="center"/>
            <w:hideMark/>
          </w:tcPr>
          <w:p w14:paraId="00099E2F" w14:textId="77777777" w:rsidR="001D1D15" w:rsidRDefault="00526A29" w:rsidP="00283026">
            <w:pPr>
              <w:pStyle w:val="Paragraph"/>
              <w:spacing w:before="0" w:after="0"/>
            </w:pPr>
            <w:r>
              <w:rPr>
                <w:sz w:val="18"/>
                <w:szCs w:val="18"/>
              </w:rPr>
              <w:t>≥8.0 g/dL</w:t>
            </w:r>
            <w:r w:rsidRPr="00603FD4">
              <w:rPr>
                <w:sz w:val="18"/>
                <w:szCs w:val="18"/>
                <w:vertAlign w:val="superscript"/>
              </w:rPr>
              <w:t>a</w:t>
            </w:r>
          </w:p>
        </w:tc>
      </w:tr>
      <w:tr w:rsidR="00CA657C" w14:paraId="4993EE8B" w14:textId="77777777" w:rsidTr="00DE59CD">
        <w:tc>
          <w:tcPr>
            <w:tcW w:w="2550" w:type="pct"/>
            <w:tcBorders>
              <w:top w:val="single" w:sz="4" w:space="0" w:color="auto"/>
              <w:left w:val="single" w:sz="4" w:space="0" w:color="auto"/>
              <w:bottom w:val="single" w:sz="4" w:space="0" w:color="auto"/>
              <w:right w:val="nil"/>
            </w:tcBorders>
            <w:hideMark/>
          </w:tcPr>
          <w:p w14:paraId="5F5F4D4E" w14:textId="77777777" w:rsidR="001D1D15" w:rsidRPr="002D2CC0" w:rsidRDefault="00526A29" w:rsidP="00FB4E58">
            <w:pPr>
              <w:pStyle w:val="Paragraph"/>
              <w:spacing w:before="0" w:after="0"/>
            </w:pPr>
            <w:r w:rsidRPr="002D2CC0">
              <w:rPr>
                <w:bCs/>
                <w:sz w:val="18"/>
                <w:szCs w:val="18"/>
              </w:rPr>
              <w:t>Renal</w:t>
            </w:r>
          </w:p>
        </w:tc>
        <w:tc>
          <w:tcPr>
            <w:tcW w:w="2450" w:type="pct"/>
            <w:tcBorders>
              <w:top w:val="single" w:sz="4" w:space="0" w:color="auto"/>
              <w:left w:val="nil"/>
              <w:bottom w:val="single" w:sz="4" w:space="0" w:color="auto"/>
              <w:right w:val="single" w:sz="4" w:space="0" w:color="auto"/>
            </w:tcBorders>
          </w:tcPr>
          <w:p w14:paraId="66258CB5" w14:textId="77777777" w:rsidR="001D1D15" w:rsidRDefault="001D1D15" w:rsidP="00FB4E58">
            <w:pPr>
              <w:keepNext/>
              <w:keepLines/>
              <w:rPr>
                <w:sz w:val="18"/>
                <w:szCs w:val="18"/>
              </w:rPr>
            </w:pPr>
          </w:p>
        </w:tc>
      </w:tr>
      <w:tr w:rsidR="00CA657C" w14:paraId="3B7B7B17" w14:textId="77777777" w:rsidTr="00DE59CD">
        <w:tc>
          <w:tcPr>
            <w:tcW w:w="2550" w:type="pct"/>
            <w:tcBorders>
              <w:top w:val="single" w:sz="4" w:space="0" w:color="auto"/>
              <w:left w:val="single" w:sz="4" w:space="0" w:color="auto"/>
              <w:bottom w:val="single" w:sz="4" w:space="0" w:color="auto"/>
              <w:right w:val="single" w:sz="4" w:space="0" w:color="auto"/>
            </w:tcBorders>
            <w:hideMark/>
          </w:tcPr>
          <w:p w14:paraId="4B332ED3" w14:textId="77777777" w:rsidR="001D1D15" w:rsidRDefault="00526A29" w:rsidP="00FB4E58">
            <w:pPr>
              <w:pStyle w:val="Paragraph"/>
              <w:spacing w:before="0" w:after="0"/>
              <w:ind w:left="187"/>
            </w:pPr>
            <w:r>
              <w:rPr>
                <w:sz w:val="18"/>
                <w:szCs w:val="18"/>
              </w:rPr>
              <w:t>Measured or calculated creatinine clearance using the Cockcroft-Gault equation</w:t>
            </w:r>
            <w:r>
              <w:rPr>
                <w:sz w:val="18"/>
                <w:szCs w:val="18"/>
                <w:vertAlign w:val="superscript"/>
              </w:rPr>
              <w:t>b</w:t>
            </w:r>
            <w:r>
              <w:rPr>
                <w:sz w:val="18"/>
                <w:szCs w:val="18"/>
              </w:rPr>
              <w:t xml:space="preserve"> or a 24-hour urine test</w:t>
            </w:r>
          </w:p>
        </w:tc>
        <w:tc>
          <w:tcPr>
            <w:tcW w:w="2450" w:type="pct"/>
            <w:tcBorders>
              <w:top w:val="single" w:sz="4" w:space="0" w:color="auto"/>
              <w:left w:val="single" w:sz="4" w:space="0" w:color="auto"/>
              <w:bottom w:val="single" w:sz="4" w:space="0" w:color="auto"/>
              <w:right w:val="single" w:sz="4" w:space="0" w:color="auto"/>
            </w:tcBorders>
            <w:hideMark/>
          </w:tcPr>
          <w:p w14:paraId="059836D0" w14:textId="77777777" w:rsidR="001D1D15" w:rsidRDefault="00526A29" w:rsidP="00FB4E58">
            <w:pPr>
              <w:pStyle w:val="Paragraph"/>
              <w:spacing w:before="0" w:after="0"/>
            </w:pPr>
            <w:r>
              <w:rPr>
                <w:sz w:val="18"/>
                <w:szCs w:val="18"/>
              </w:rPr>
              <w:t>≥30 mL/min</w:t>
            </w:r>
          </w:p>
        </w:tc>
      </w:tr>
      <w:tr w:rsidR="00CA657C" w14:paraId="2AC45786" w14:textId="77777777" w:rsidTr="00DE59CD">
        <w:tc>
          <w:tcPr>
            <w:tcW w:w="2550" w:type="pct"/>
            <w:tcBorders>
              <w:top w:val="single" w:sz="4" w:space="0" w:color="auto"/>
              <w:left w:val="single" w:sz="4" w:space="0" w:color="auto"/>
              <w:bottom w:val="single" w:sz="4" w:space="0" w:color="auto"/>
              <w:right w:val="nil"/>
            </w:tcBorders>
            <w:hideMark/>
          </w:tcPr>
          <w:p w14:paraId="0B2DFDAC" w14:textId="77777777" w:rsidR="001D1D15" w:rsidRPr="002D2CC0" w:rsidRDefault="00526A29" w:rsidP="00FB4E58">
            <w:pPr>
              <w:pStyle w:val="Paragraph"/>
              <w:spacing w:before="0" w:after="0"/>
            </w:pPr>
            <w:r w:rsidRPr="002D2CC0">
              <w:rPr>
                <w:bCs/>
                <w:sz w:val="18"/>
                <w:szCs w:val="18"/>
              </w:rPr>
              <w:t>Hepatic</w:t>
            </w:r>
          </w:p>
        </w:tc>
        <w:tc>
          <w:tcPr>
            <w:tcW w:w="2450" w:type="pct"/>
            <w:tcBorders>
              <w:top w:val="single" w:sz="4" w:space="0" w:color="auto"/>
              <w:left w:val="nil"/>
              <w:bottom w:val="single" w:sz="4" w:space="0" w:color="auto"/>
              <w:right w:val="single" w:sz="4" w:space="0" w:color="auto"/>
            </w:tcBorders>
          </w:tcPr>
          <w:p w14:paraId="7E695A91" w14:textId="77777777" w:rsidR="001D1D15" w:rsidRDefault="001D1D15" w:rsidP="00FB4E58">
            <w:pPr>
              <w:keepNext/>
              <w:keepLines/>
              <w:rPr>
                <w:sz w:val="18"/>
                <w:szCs w:val="18"/>
              </w:rPr>
            </w:pPr>
          </w:p>
        </w:tc>
      </w:tr>
      <w:tr w:rsidR="00CA657C" w14:paraId="1B1DADFD" w14:textId="77777777" w:rsidTr="00DE59CD">
        <w:tc>
          <w:tcPr>
            <w:tcW w:w="2550" w:type="pct"/>
            <w:tcBorders>
              <w:top w:val="single" w:sz="4" w:space="0" w:color="auto"/>
              <w:left w:val="single" w:sz="4" w:space="0" w:color="auto"/>
              <w:bottom w:val="single" w:sz="4" w:space="0" w:color="auto"/>
              <w:right w:val="single" w:sz="4" w:space="0" w:color="auto"/>
            </w:tcBorders>
            <w:hideMark/>
          </w:tcPr>
          <w:p w14:paraId="495E8A6B" w14:textId="77777777" w:rsidR="001D1D15" w:rsidRDefault="00526A29" w:rsidP="00FB4E58">
            <w:pPr>
              <w:pStyle w:val="Paragraph"/>
              <w:spacing w:before="0" w:after="0"/>
              <w:ind w:left="187"/>
            </w:pPr>
            <w:r>
              <w:rPr>
                <w:sz w:val="18"/>
                <w:szCs w:val="18"/>
              </w:rPr>
              <w:t>Total bilirubin</w:t>
            </w:r>
          </w:p>
        </w:tc>
        <w:tc>
          <w:tcPr>
            <w:tcW w:w="2450" w:type="pct"/>
            <w:tcBorders>
              <w:top w:val="single" w:sz="4" w:space="0" w:color="auto"/>
              <w:left w:val="single" w:sz="4" w:space="0" w:color="auto"/>
              <w:bottom w:val="single" w:sz="4" w:space="0" w:color="auto"/>
              <w:right w:val="single" w:sz="4" w:space="0" w:color="auto"/>
            </w:tcBorders>
            <w:hideMark/>
          </w:tcPr>
          <w:p w14:paraId="4AF10370" w14:textId="77777777" w:rsidR="001D1D15" w:rsidRDefault="00526A29" w:rsidP="00FB4E58">
            <w:pPr>
              <w:pStyle w:val="Paragraph"/>
              <w:spacing w:before="0" w:after="0"/>
            </w:pPr>
            <w:r>
              <w:rPr>
                <w:sz w:val="18"/>
                <w:szCs w:val="18"/>
              </w:rPr>
              <w:t xml:space="preserve">≤1.5 x ULN OR direct bilirubin ≤ULN for participants with total bilirubin levels &gt;1.5 x ULN. </w:t>
            </w:r>
            <w:r w:rsidRPr="004B0CF3">
              <w:rPr>
                <w:rFonts w:hint="eastAsia"/>
                <w:sz w:val="18"/>
                <w:szCs w:val="18"/>
              </w:rPr>
              <w:t>In participants with documented liver metastases and/or Gilbert</w:t>
            </w:r>
            <w:r>
              <w:rPr>
                <w:sz w:val="18"/>
                <w:szCs w:val="18"/>
              </w:rPr>
              <w:t>’</w:t>
            </w:r>
            <w:r w:rsidRPr="004B0CF3">
              <w:rPr>
                <w:rFonts w:hint="eastAsia"/>
                <w:sz w:val="18"/>
                <w:szCs w:val="18"/>
              </w:rPr>
              <w:t xml:space="preserve">s syndrome, total bilirubin of </w:t>
            </w:r>
            <w:r>
              <w:rPr>
                <w:sz w:val="18"/>
                <w:szCs w:val="18"/>
              </w:rPr>
              <w:t>≤</w:t>
            </w:r>
            <w:r w:rsidRPr="004B0CF3">
              <w:rPr>
                <w:rFonts w:hint="eastAsia"/>
                <w:sz w:val="18"/>
                <w:szCs w:val="18"/>
              </w:rPr>
              <w:t xml:space="preserve">3 </w:t>
            </w:r>
            <w:r>
              <w:rPr>
                <w:sz w:val="18"/>
                <w:szCs w:val="18"/>
              </w:rPr>
              <w:t>x</w:t>
            </w:r>
            <w:r w:rsidRPr="004B0CF3">
              <w:rPr>
                <w:rFonts w:hint="eastAsia"/>
                <w:sz w:val="18"/>
                <w:szCs w:val="18"/>
              </w:rPr>
              <w:t xml:space="preserve"> ULN</w:t>
            </w:r>
            <w:r>
              <w:rPr>
                <w:sz w:val="18"/>
                <w:szCs w:val="18"/>
              </w:rPr>
              <w:t>.</w:t>
            </w:r>
          </w:p>
        </w:tc>
      </w:tr>
      <w:tr w:rsidR="00CA657C" w14:paraId="59101402" w14:textId="77777777" w:rsidTr="00DE59CD">
        <w:tc>
          <w:tcPr>
            <w:tcW w:w="2550" w:type="pct"/>
            <w:tcBorders>
              <w:top w:val="single" w:sz="4" w:space="0" w:color="auto"/>
              <w:left w:val="single" w:sz="4" w:space="0" w:color="auto"/>
              <w:bottom w:val="single" w:sz="4" w:space="0" w:color="auto"/>
              <w:right w:val="single" w:sz="4" w:space="0" w:color="auto"/>
            </w:tcBorders>
            <w:hideMark/>
          </w:tcPr>
          <w:p w14:paraId="5CA895A1" w14:textId="77777777" w:rsidR="001D1D15" w:rsidRDefault="00526A29" w:rsidP="00FB4E58">
            <w:pPr>
              <w:pStyle w:val="Paragraph"/>
              <w:spacing w:before="0" w:after="0"/>
              <w:ind w:left="187"/>
            </w:pPr>
            <w:r>
              <w:rPr>
                <w:sz w:val="18"/>
                <w:szCs w:val="18"/>
              </w:rPr>
              <w:t>AST (SGOT) and ALT (SGPT)</w:t>
            </w:r>
          </w:p>
        </w:tc>
        <w:tc>
          <w:tcPr>
            <w:tcW w:w="2450" w:type="pct"/>
            <w:tcBorders>
              <w:top w:val="single" w:sz="4" w:space="0" w:color="auto"/>
              <w:left w:val="single" w:sz="4" w:space="0" w:color="auto"/>
              <w:bottom w:val="single" w:sz="4" w:space="0" w:color="auto"/>
              <w:right w:val="single" w:sz="4" w:space="0" w:color="auto"/>
            </w:tcBorders>
            <w:hideMark/>
          </w:tcPr>
          <w:p w14:paraId="4A812FB5" w14:textId="77777777" w:rsidR="001D1D15" w:rsidRDefault="00526A29" w:rsidP="00FB4E58">
            <w:pPr>
              <w:pStyle w:val="Paragraph"/>
              <w:spacing w:before="0" w:after="0"/>
            </w:pPr>
            <w:r>
              <w:rPr>
                <w:sz w:val="18"/>
                <w:szCs w:val="18"/>
              </w:rPr>
              <w:t>≤2.5 x ULN (≤5 x ULN for participants with liver metastases)</w:t>
            </w:r>
          </w:p>
        </w:tc>
      </w:tr>
      <w:tr w:rsidR="00CA657C" w14:paraId="651F3EA4" w14:textId="77777777" w:rsidTr="00DE59CD">
        <w:tc>
          <w:tcPr>
            <w:tcW w:w="2550" w:type="pct"/>
            <w:tcBorders>
              <w:top w:val="single" w:sz="4" w:space="0" w:color="auto"/>
              <w:left w:val="single" w:sz="4" w:space="0" w:color="auto"/>
              <w:bottom w:val="single" w:sz="4" w:space="0" w:color="auto"/>
              <w:right w:val="nil"/>
            </w:tcBorders>
            <w:hideMark/>
          </w:tcPr>
          <w:p w14:paraId="58DC8816" w14:textId="77777777" w:rsidR="001D1D15" w:rsidRPr="002D2CC0" w:rsidRDefault="00526A29" w:rsidP="00FB4E58">
            <w:pPr>
              <w:pStyle w:val="Paragraph"/>
              <w:spacing w:before="0" w:after="0"/>
            </w:pPr>
            <w:r w:rsidRPr="002D2CC0">
              <w:rPr>
                <w:sz w:val="18"/>
                <w:szCs w:val="18"/>
              </w:rPr>
              <w:t>Coagulation</w:t>
            </w:r>
          </w:p>
        </w:tc>
        <w:tc>
          <w:tcPr>
            <w:tcW w:w="2450" w:type="pct"/>
            <w:tcBorders>
              <w:top w:val="single" w:sz="4" w:space="0" w:color="auto"/>
              <w:left w:val="nil"/>
              <w:bottom w:val="single" w:sz="4" w:space="0" w:color="auto"/>
              <w:right w:val="single" w:sz="4" w:space="0" w:color="auto"/>
            </w:tcBorders>
          </w:tcPr>
          <w:p w14:paraId="1F5D9B65" w14:textId="77777777" w:rsidR="001D1D15" w:rsidRDefault="001D1D15" w:rsidP="00FB4E58">
            <w:pPr>
              <w:keepNext/>
              <w:keepLines/>
              <w:rPr>
                <w:sz w:val="18"/>
                <w:szCs w:val="18"/>
              </w:rPr>
            </w:pPr>
          </w:p>
        </w:tc>
      </w:tr>
      <w:tr w:rsidR="00CA657C" w14:paraId="4736DD22" w14:textId="77777777" w:rsidTr="00DE59CD">
        <w:tc>
          <w:tcPr>
            <w:tcW w:w="2550" w:type="pct"/>
            <w:tcBorders>
              <w:top w:val="single" w:sz="4" w:space="0" w:color="auto"/>
              <w:left w:val="single" w:sz="4" w:space="0" w:color="auto"/>
              <w:bottom w:val="single" w:sz="4" w:space="0" w:color="auto"/>
              <w:right w:val="single" w:sz="4" w:space="0" w:color="auto"/>
            </w:tcBorders>
            <w:hideMark/>
          </w:tcPr>
          <w:p w14:paraId="7AB30852" w14:textId="77777777" w:rsidR="001D1D15" w:rsidRDefault="00526A29" w:rsidP="00FB4E58">
            <w:pPr>
              <w:pStyle w:val="Paragraph"/>
              <w:spacing w:before="0" w:after="0"/>
              <w:ind w:left="187"/>
            </w:pPr>
            <w:r>
              <w:rPr>
                <w:sz w:val="18"/>
                <w:szCs w:val="18"/>
              </w:rPr>
              <w:t>INR or PT</w:t>
            </w:r>
          </w:p>
          <w:p w14:paraId="41531D76" w14:textId="77777777" w:rsidR="001D1D15" w:rsidRDefault="00526A29" w:rsidP="00FB4E58">
            <w:pPr>
              <w:pStyle w:val="Paragraph"/>
              <w:spacing w:before="0" w:after="0"/>
              <w:ind w:left="187"/>
            </w:pPr>
            <w:r w:rsidRPr="002D2CC0">
              <w:rPr>
                <w:sz w:val="18"/>
                <w:szCs w:val="18"/>
              </w:rPr>
              <w:t>aPTT</w:t>
            </w:r>
          </w:p>
        </w:tc>
        <w:tc>
          <w:tcPr>
            <w:tcW w:w="2450" w:type="pct"/>
            <w:tcBorders>
              <w:top w:val="single" w:sz="4" w:space="0" w:color="auto"/>
              <w:left w:val="single" w:sz="4" w:space="0" w:color="auto"/>
              <w:bottom w:val="single" w:sz="4" w:space="0" w:color="auto"/>
              <w:right w:val="single" w:sz="4" w:space="0" w:color="auto"/>
            </w:tcBorders>
            <w:vAlign w:val="center"/>
            <w:hideMark/>
          </w:tcPr>
          <w:p w14:paraId="2C9E1275" w14:textId="77777777" w:rsidR="001D1D15" w:rsidRDefault="00526A29" w:rsidP="00FB4E58">
            <w:pPr>
              <w:pStyle w:val="Paragraph"/>
              <w:spacing w:before="0" w:after="0"/>
            </w:pPr>
            <w:r>
              <w:rPr>
                <w:sz w:val="18"/>
                <w:szCs w:val="18"/>
              </w:rPr>
              <w:t>≤1.5 x ULN unless participant is receiving anticoagulant therapy as long as PT or aPTT is within therapeutic range of intended use of anticoagulants</w:t>
            </w:r>
          </w:p>
        </w:tc>
      </w:tr>
      <w:tr w:rsidR="00CA657C" w14:paraId="62F2993C" w14:textId="77777777" w:rsidTr="00DE59CD">
        <w:tc>
          <w:tcPr>
            <w:tcW w:w="5000" w:type="pct"/>
            <w:gridSpan w:val="2"/>
            <w:tcBorders>
              <w:top w:val="single" w:sz="4" w:space="0" w:color="auto"/>
              <w:left w:val="single" w:sz="4" w:space="0" w:color="auto"/>
              <w:bottom w:val="single" w:sz="4" w:space="0" w:color="auto"/>
              <w:right w:val="single" w:sz="4" w:space="0" w:color="auto"/>
            </w:tcBorders>
            <w:vAlign w:val="center"/>
            <w:hideMark/>
          </w:tcPr>
          <w:p w14:paraId="1ECE37E5" w14:textId="77777777" w:rsidR="001D1D15" w:rsidRDefault="00526A29" w:rsidP="00FB4E58">
            <w:pPr>
              <w:pStyle w:val="Paragraph"/>
              <w:spacing w:before="0" w:after="0"/>
            </w:pPr>
            <w:r>
              <w:rPr>
                <w:sz w:val="18"/>
                <w:szCs w:val="18"/>
              </w:rPr>
              <w:t>AIHA=autoimmune hemolytic anemia; ALT (SGPT)=alanine aminotransferase (serum glutamic pyruvic transaminase); ANC=Absolute neutrophil count; aPTT=Activated partial thromboplastin time; AST (SGOT)=aspartate aminotransferase (serum glutamic oxaloacetic transaminase); CLL=chronic lymphocytic leukemia; INR=International normalized ratio; min=minutes; PT=prothrombin time; SLL=small lymphocytic lymphoma; ULN=upper limit of normal.</w:t>
            </w:r>
          </w:p>
          <w:p w14:paraId="68431E29" w14:textId="77777777" w:rsidR="001D1D15" w:rsidRPr="001A77B7" w:rsidRDefault="00526A29" w:rsidP="00FB4E58">
            <w:pPr>
              <w:pStyle w:val="Paragraph"/>
              <w:spacing w:before="0" w:after="0"/>
              <w:rPr>
                <w:sz w:val="18"/>
                <w:szCs w:val="18"/>
              </w:rPr>
            </w:pPr>
            <w:r>
              <w:rPr>
                <w:sz w:val="18"/>
                <w:szCs w:val="18"/>
                <w:vertAlign w:val="superscript"/>
              </w:rPr>
              <w:t xml:space="preserve">a </w:t>
            </w:r>
            <w:r w:rsidRPr="001A77B7">
              <w:rPr>
                <w:sz w:val="18"/>
                <w:szCs w:val="18"/>
              </w:rPr>
              <w:t>Criteria must be stable for ≥1 week, with the exception of AIHA for CLL/SLL</w:t>
            </w:r>
          </w:p>
          <w:p w14:paraId="71E90028" w14:textId="77777777" w:rsidR="001D1D15" w:rsidRPr="00557DA5" w:rsidRDefault="00526A29" w:rsidP="00FB4E58">
            <w:pPr>
              <w:pStyle w:val="Paragraph"/>
              <w:spacing w:before="0" w:after="0"/>
              <w:rPr>
                <w:sz w:val="18"/>
                <w:szCs w:val="18"/>
              </w:rPr>
            </w:pPr>
            <w:r w:rsidRPr="00557DA5">
              <w:rPr>
                <w:sz w:val="18"/>
                <w:szCs w:val="18"/>
                <w:vertAlign w:val="superscript"/>
              </w:rPr>
              <w:t xml:space="preserve">b </w:t>
            </w:r>
            <w:r w:rsidRPr="00557DA5">
              <w:rPr>
                <w:sz w:val="18"/>
                <w:szCs w:val="18"/>
              </w:rPr>
              <w:t>Measured or calculated creatinine clearance using Cockcroft-Gault:</w:t>
            </w:r>
          </w:p>
          <w:p w14:paraId="12B7E2A3" w14:textId="77777777" w:rsidR="001D1D15" w:rsidRPr="00557DA5" w:rsidRDefault="00526A29" w:rsidP="00FB4E58">
            <w:pPr>
              <w:pStyle w:val="Paragraph"/>
              <w:spacing w:before="0" w:after="0"/>
              <w:ind w:left="720"/>
              <w:rPr>
                <w:sz w:val="18"/>
                <w:szCs w:val="18"/>
              </w:rPr>
            </w:pPr>
            <w:r w:rsidRPr="00557DA5">
              <w:rPr>
                <w:sz w:val="18"/>
                <w:szCs w:val="18"/>
                <w:u w:val="single"/>
              </w:rPr>
              <w:t>(140-age [years]) x (weight [kg])</w:t>
            </w:r>
            <w:r w:rsidRPr="00557DA5">
              <w:rPr>
                <w:sz w:val="18"/>
                <w:szCs w:val="18"/>
              </w:rPr>
              <w:t xml:space="preserve">      (xF)*</w:t>
            </w:r>
          </w:p>
          <w:p w14:paraId="337E5478" w14:textId="77777777" w:rsidR="001D1D15" w:rsidRPr="00557DA5" w:rsidRDefault="00526A29" w:rsidP="00FB4E58">
            <w:pPr>
              <w:pStyle w:val="Paragraph"/>
              <w:spacing w:before="0" w:after="0"/>
              <w:ind w:left="720"/>
              <w:rPr>
                <w:sz w:val="18"/>
                <w:szCs w:val="18"/>
              </w:rPr>
            </w:pPr>
            <w:r w:rsidRPr="00557DA5">
              <w:rPr>
                <w:sz w:val="18"/>
                <w:szCs w:val="18"/>
              </w:rPr>
              <w:t>Serum creatinine (mg/dL) x 72</w:t>
            </w:r>
          </w:p>
          <w:p w14:paraId="107B3D7D" w14:textId="77777777" w:rsidR="001D1D15" w:rsidRPr="004A3F6F" w:rsidRDefault="00526A29" w:rsidP="00FB4E58">
            <w:pPr>
              <w:pStyle w:val="Paragraph"/>
              <w:spacing w:before="0" w:after="0"/>
              <w:rPr>
                <w:sz w:val="18"/>
                <w:szCs w:val="18"/>
              </w:rPr>
            </w:pPr>
            <w:r w:rsidRPr="00557DA5">
              <w:rPr>
                <w:sz w:val="18"/>
                <w:szCs w:val="18"/>
              </w:rPr>
              <w:t xml:space="preserve">*where F=0.85 for females and F=1 for males </w:t>
            </w:r>
          </w:p>
        </w:tc>
      </w:tr>
    </w:tbl>
    <w:p w14:paraId="0FED6ED0" w14:textId="77777777" w:rsidR="0074605C" w:rsidRDefault="0074605C" w:rsidP="00741418">
      <w:pPr>
        <w:pStyle w:val="ListEnd"/>
      </w:pPr>
    </w:p>
    <w:p w14:paraId="22C0D723" w14:textId="77777777" w:rsidR="00BA333C" w:rsidRPr="00741418" w:rsidRDefault="00526A29" w:rsidP="00741418">
      <w:pPr>
        <w:pStyle w:val="Paragraph"/>
        <w:rPr>
          <w:b/>
          <w:bCs/>
        </w:rPr>
      </w:pPr>
      <w:r w:rsidRPr="00741418">
        <w:rPr>
          <w:b/>
          <w:bCs/>
        </w:rPr>
        <w:t>Demographics</w:t>
      </w:r>
    </w:p>
    <w:p w14:paraId="5B0A2EAF" w14:textId="77777777" w:rsidR="001B5534" w:rsidRDefault="00526A29" w:rsidP="00BE48CE">
      <w:pPr>
        <w:pStyle w:val="ListNumber"/>
        <w:rPr>
          <w:rStyle w:val="ParagraphChar"/>
        </w:rPr>
      </w:pPr>
      <w:r w:rsidRPr="00DE59CD">
        <w:rPr>
          <w:rStyle w:val="ParagraphChar"/>
        </w:rPr>
        <w:t>Is</w:t>
      </w:r>
      <w:r w:rsidRPr="0050762A">
        <w:t xml:space="preserve"> </w:t>
      </w:r>
      <w:r>
        <w:rPr>
          <w:rStyle w:val="ParagraphChar"/>
        </w:rPr>
        <w:t>an individual of any sex/gender</w:t>
      </w:r>
      <w:r w:rsidRPr="00DE59CD">
        <w:rPr>
          <w:rStyle w:val="ParagraphChar"/>
        </w:rPr>
        <w:t xml:space="preserve"> and aged at least 18 years at the time of providing </w:t>
      </w:r>
      <w:r w:rsidRPr="00B11BE1">
        <w:t>documented</w:t>
      </w:r>
      <w:r w:rsidRPr="00DE59CD">
        <w:rPr>
          <w:rStyle w:val="ParagraphChar"/>
        </w:rPr>
        <w:t xml:space="preserve"> informed consent.</w:t>
      </w:r>
    </w:p>
    <w:p w14:paraId="45B82CCA" w14:textId="459B238A" w:rsidR="00741418" w:rsidRPr="00E108A9" w:rsidRDefault="00E108A9" w:rsidP="00E108A9">
      <w:pPr>
        <w:rPr>
          <w:szCs w:val="20"/>
        </w:rPr>
      </w:pPr>
      <w:r>
        <w:br w:type="page"/>
      </w:r>
    </w:p>
    <w:p w14:paraId="30ADC8AA" w14:textId="77777777" w:rsidR="00624F15" w:rsidRPr="00741418" w:rsidRDefault="008F7EB8" w:rsidP="00741418">
      <w:pPr>
        <w:pStyle w:val="Paragraph"/>
        <w:rPr>
          <w:b/>
          <w:bCs/>
        </w:rPr>
      </w:pPr>
      <w:r w:rsidRPr="00741418">
        <w:rPr>
          <w:b/>
          <w:bCs/>
        </w:rPr>
        <w:lastRenderedPageBreak/>
        <w:t>Participants</w:t>
      </w:r>
      <w:r w:rsidR="00CC78E1" w:rsidRPr="00741418">
        <w:rPr>
          <w:b/>
          <w:bCs/>
        </w:rPr>
        <w:t xml:space="preserve"> Assigned Male Sex at Birth</w:t>
      </w:r>
    </w:p>
    <w:p w14:paraId="15F7FA7A" w14:textId="77777777" w:rsidR="0074605C" w:rsidRDefault="00526A29">
      <w:pPr>
        <w:pStyle w:val="ListNumber"/>
      </w:pPr>
      <w:r>
        <w:t>If capable of producing sperm, the participant agrees to the following during the intervention period and for at least the time needed to eliminate each study intervention after the last dose of study intervention. The length of time required to continue contraception for each study intervention is:</w:t>
      </w:r>
    </w:p>
    <w:p w14:paraId="6550D031" w14:textId="1FEC433D" w:rsidR="0074605C" w:rsidRDefault="00526A29" w:rsidP="00404370">
      <w:pPr>
        <w:pStyle w:val="ListBullet2"/>
        <w:numPr>
          <w:ilvl w:val="0"/>
          <w:numId w:val="73"/>
        </w:numPr>
        <w:ind w:left="709"/>
      </w:pPr>
      <w:r>
        <w:t>Nemtabrutinib: 12 days</w:t>
      </w:r>
      <w:ins w:id="2568" w:author="Powell, Deana" w:date="2026-03-05T15:34:00Z" w16du:dateUtc="2026-03-05T20:34:00Z">
        <w:r w:rsidR="002A7ECD">
          <w:t>.</w:t>
        </w:r>
      </w:ins>
    </w:p>
    <w:p w14:paraId="684FD8A4" w14:textId="7170274F" w:rsidR="0074605C" w:rsidRDefault="00526A29" w:rsidP="00404370">
      <w:pPr>
        <w:pStyle w:val="ListBullet2"/>
        <w:numPr>
          <w:ilvl w:val="0"/>
          <w:numId w:val="73"/>
        </w:numPr>
        <w:ind w:left="709"/>
      </w:pPr>
      <w:r>
        <w:t>Venetoclax: 1 month (30 days</w:t>
      </w:r>
      <w:del w:id="2569" w:author="Powell, Deana" w:date="2026-03-05T15:34:00Z" w16du:dateUtc="2026-03-05T20:34:00Z">
        <w:r w:rsidR="00895D30">
          <w:delText>)</w:delText>
        </w:r>
      </w:del>
      <w:ins w:id="2570" w:author="Powell, Deana" w:date="2026-03-05T15:34:00Z" w16du:dateUtc="2026-03-05T20:34:00Z">
        <w:r>
          <w:t>)</w:t>
        </w:r>
        <w:r w:rsidR="002A7ECD">
          <w:t>.</w:t>
        </w:r>
      </w:ins>
    </w:p>
    <w:p w14:paraId="5A36FA8C" w14:textId="2CDBBF08" w:rsidR="00E108A9" w:rsidRDefault="00526A29" w:rsidP="00404370">
      <w:pPr>
        <w:pStyle w:val="ListBullet2"/>
        <w:numPr>
          <w:ilvl w:val="0"/>
          <w:numId w:val="73"/>
        </w:numPr>
        <w:ind w:left="709"/>
      </w:pPr>
      <w:r>
        <w:t>Rituximab (rituximab biosimilar [see Appendix 13]): not applicable</w:t>
      </w:r>
      <w:ins w:id="2571" w:author="Powell, Deana" w:date="2026-03-05T15:34:00Z" w16du:dateUtc="2026-03-05T20:34:00Z">
        <w:r w:rsidR="002A7ECD">
          <w:t>.</w:t>
        </w:r>
      </w:ins>
    </w:p>
    <w:p w14:paraId="0A36A714" w14:textId="053C6961" w:rsidR="0074605C" w:rsidRDefault="00526A29">
      <w:pPr>
        <w:pStyle w:val="ListBullet"/>
      </w:pPr>
      <w:r>
        <w:t>Abstains from penile-vaginal intercourse as their preferred and usual lifestyle (abstinent on a long-term and persistent basis) and agrees to remain abstinent</w:t>
      </w:r>
      <w:ins w:id="2572" w:author="Powell, Deana" w:date="2026-03-05T15:34:00Z" w16du:dateUtc="2026-03-05T20:34:00Z">
        <w:r w:rsidR="002A7ECD">
          <w:t>.</w:t>
        </w:r>
      </w:ins>
    </w:p>
    <w:p w14:paraId="6DB4520D" w14:textId="77777777" w:rsidR="0074605C" w:rsidRDefault="00526A29">
      <w:pPr>
        <w:pStyle w:val="ListContinue"/>
      </w:pPr>
      <w:r>
        <w:t>OR</w:t>
      </w:r>
    </w:p>
    <w:p w14:paraId="39BCA7DF" w14:textId="77777777" w:rsidR="0074605C" w:rsidRDefault="00526A29">
      <w:pPr>
        <w:pStyle w:val="ListBullet"/>
      </w:pPr>
      <w:r>
        <w:t>Uses contraception as detailed below unless confirmed to be azoospermic (vasectomized or secondary to medical cause, documented from the site personnel’s review of the participant’s medical records, medical examination, or medical history interview):</w:t>
      </w:r>
    </w:p>
    <w:p w14:paraId="1580E643" w14:textId="77777777" w:rsidR="0052326A" w:rsidRDefault="00526A29" w:rsidP="00404370">
      <w:pPr>
        <w:pStyle w:val="ListBullet2"/>
        <w:numPr>
          <w:ilvl w:val="0"/>
          <w:numId w:val="74"/>
        </w:numPr>
      </w:pPr>
      <w:r>
        <w:t>Uses a penile/external condom when having penile-vaginal intercourse with a nonparticipant of childbearing potential who is not currently  pregnant and should also be advised of the benefit for that partner to use an additional method of contraception, as a condom may break or leak.</w:t>
      </w:r>
    </w:p>
    <w:p w14:paraId="0D0E606D" w14:textId="76A0F10A" w:rsidR="0074605C" w:rsidRDefault="00895D30" w:rsidP="0052326A">
      <w:pPr>
        <w:pStyle w:val="ListBullet2"/>
        <w:tabs>
          <w:tab w:val="clear" w:pos="720"/>
        </w:tabs>
        <w:ind w:firstLine="0"/>
      </w:pPr>
      <w:del w:id="2573" w:author="Powell, Deana" w:date="2026-03-05T15:34:00Z" w16du:dateUtc="2026-03-05T20:34:00Z">
        <w:r w:rsidRPr="00002156">
          <w:delText>Note</w:delText>
        </w:r>
      </w:del>
      <w:ins w:id="2574" w:author="Powell, Deana" w:date="2026-03-05T15:34:00Z" w16du:dateUtc="2026-03-05T20:34:00Z">
        <w:r w:rsidR="00526A29">
          <w:t>NOTE</w:t>
        </w:r>
      </w:ins>
      <w:r w:rsidR="0042179D">
        <w:t>: Participants capable of producing ejaculate whose partner is pregnant or breastfeeding must agree to use a penile/external condom during each episode of sexual activity in which the partner is at risk of drug exposure via ejaculate.</w:t>
      </w:r>
    </w:p>
    <w:p w14:paraId="7B95DF08" w14:textId="77777777" w:rsidR="0074605C" w:rsidRDefault="00526A29" w:rsidP="00404370">
      <w:pPr>
        <w:pStyle w:val="ListBullet2"/>
        <w:numPr>
          <w:ilvl w:val="0"/>
          <w:numId w:val="74"/>
        </w:numPr>
      </w:pPr>
      <w:r>
        <w:t>Contraceptive use by participants capable of producing sperm should be consistent with local regulations regarding the methods of contraception for those participating in clinical studies. If the contraception requirements in the local label for any of the study interventions are more stringent than the requirements above, the local label requirements are to be followed.</w:t>
      </w:r>
    </w:p>
    <w:p w14:paraId="679CE917" w14:textId="77777777" w:rsidR="00741418" w:rsidRDefault="00741418" w:rsidP="00741418">
      <w:pPr>
        <w:pStyle w:val="ListEnd"/>
      </w:pPr>
    </w:p>
    <w:p w14:paraId="3F9A20E7" w14:textId="77777777" w:rsidR="00624F15" w:rsidRPr="00741418" w:rsidRDefault="006C1A7A" w:rsidP="00741418">
      <w:pPr>
        <w:pStyle w:val="Paragraph"/>
        <w:rPr>
          <w:b/>
          <w:bCs/>
        </w:rPr>
      </w:pPr>
      <w:r w:rsidRPr="00741418">
        <w:rPr>
          <w:b/>
          <w:bCs/>
        </w:rPr>
        <w:t>Participants Assigned Female Sex at Birth</w:t>
      </w:r>
    </w:p>
    <w:p w14:paraId="16ED2672" w14:textId="77777777" w:rsidR="0074605C" w:rsidRDefault="00526A29">
      <w:pPr>
        <w:pStyle w:val="ListNumber"/>
      </w:pPr>
      <w:r>
        <w:t>A participant assigned female sex at birth is eligible to participate if not pregnant or breastfeeding, and at least one of the following conditions applies:</w:t>
      </w:r>
    </w:p>
    <w:p w14:paraId="22E8A5CD" w14:textId="79A36F0C" w:rsidR="0074605C" w:rsidRDefault="00526A29">
      <w:pPr>
        <w:pStyle w:val="ListBullet"/>
      </w:pPr>
      <w:r>
        <w:t>Is not a POCBP</w:t>
      </w:r>
      <w:ins w:id="2575" w:author="Powell, Deana" w:date="2026-03-05T15:34:00Z" w16du:dateUtc="2026-03-05T20:34:00Z">
        <w:r w:rsidR="002A7ECD">
          <w:t>.</w:t>
        </w:r>
      </w:ins>
    </w:p>
    <w:p w14:paraId="522D80C3" w14:textId="77777777" w:rsidR="0074605C" w:rsidRDefault="00526A29">
      <w:pPr>
        <w:pStyle w:val="ListContinue"/>
      </w:pPr>
      <w:r>
        <w:t>OR</w:t>
      </w:r>
    </w:p>
    <w:p w14:paraId="36B1AA22" w14:textId="77777777" w:rsidR="0074605C" w:rsidRDefault="00526A29">
      <w:pPr>
        <w:pStyle w:val="ListBullet"/>
      </w:pPr>
      <w:r>
        <w:t>Is a POCBP and:</w:t>
      </w:r>
    </w:p>
    <w:p w14:paraId="58D8A667" w14:textId="77777777" w:rsidR="0074605C" w:rsidRDefault="00526A29" w:rsidP="00404370">
      <w:pPr>
        <w:pStyle w:val="ListBullet2"/>
        <w:numPr>
          <w:ilvl w:val="0"/>
          <w:numId w:val="70"/>
        </w:numPr>
        <w:ind w:left="709"/>
      </w:pPr>
      <w:r>
        <w:t>Uses a contraceptive method that is highly effective (with a failure rate of &lt;1% per year), with low user dependency, or is abstinent from penile-vaginal intercourse as their preferred and usual lifestyle (abstinent on a long-term and persistent basis), as described in Appendix 5 during the intervention period and for at least the time needed to eliminate each study intervention after the last dose of study intervention. The length of time required to continue contraception for each study intervention is:</w:t>
      </w:r>
    </w:p>
    <w:p w14:paraId="0A74A546" w14:textId="174C09D7" w:rsidR="0074605C" w:rsidRDefault="00526A29">
      <w:pPr>
        <w:pStyle w:val="ListBullet3"/>
      </w:pPr>
      <w:r>
        <w:t>Nemtabrutinib: 1 month (30 days</w:t>
      </w:r>
      <w:del w:id="2576" w:author="Powell, Deana" w:date="2026-03-05T15:34:00Z" w16du:dateUtc="2026-03-05T20:34:00Z">
        <w:r w:rsidR="00895D30">
          <w:delText>)</w:delText>
        </w:r>
      </w:del>
      <w:ins w:id="2577" w:author="Powell, Deana" w:date="2026-03-05T15:34:00Z" w16du:dateUtc="2026-03-05T20:34:00Z">
        <w:r>
          <w:t>)</w:t>
        </w:r>
        <w:r w:rsidR="002A7ECD">
          <w:t>.</w:t>
        </w:r>
      </w:ins>
    </w:p>
    <w:p w14:paraId="37F51877" w14:textId="5B2244A9" w:rsidR="0074605C" w:rsidRDefault="00526A29">
      <w:pPr>
        <w:pStyle w:val="ListBullet3"/>
      </w:pPr>
      <w:r>
        <w:t>Venetoclax: 1 month (30 days</w:t>
      </w:r>
      <w:del w:id="2578" w:author="Powell, Deana" w:date="2026-03-05T15:34:00Z" w16du:dateUtc="2026-03-05T20:34:00Z">
        <w:r w:rsidR="00895D30">
          <w:delText>)</w:delText>
        </w:r>
      </w:del>
      <w:ins w:id="2579" w:author="Powell, Deana" w:date="2026-03-05T15:34:00Z" w16du:dateUtc="2026-03-05T20:34:00Z">
        <w:r>
          <w:t>)</w:t>
        </w:r>
        <w:r w:rsidR="002A7ECD">
          <w:t>.</w:t>
        </w:r>
      </w:ins>
    </w:p>
    <w:p w14:paraId="50B8633F" w14:textId="4CB0F324" w:rsidR="0074605C" w:rsidRDefault="00526A29">
      <w:pPr>
        <w:pStyle w:val="ListBullet3"/>
      </w:pPr>
      <w:r>
        <w:lastRenderedPageBreak/>
        <w:t xml:space="preserve">Rituximab (or rituximab biosimilar [see Appendix 13]): </w:t>
      </w:r>
      <w:del w:id="2580" w:author="Powell, Deana" w:date="2026-03-05T15:34:00Z" w16du:dateUtc="2026-03-05T20:34:00Z">
        <w:r w:rsidR="00895D30">
          <w:delText>6</w:delText>
        </w:r>
      </w:del>
      <w:ins w:id="2581" w:author="Powell, Deana" w:date="2026-03-05T15:34:00Z" w16du:dateUtc="2026-03-05T20:34:00Z">
        <w:r>
          <w:t>12</w:t>
        </w:r>
      </w:ins>
      <w:r>
        <w:t xml:space="preserve"> months</w:t>
      </w:r>
      <w:ins w:id="2582" w:author="Powell, Deana" w:date="2026-03-05T15:34:00Z" w16du:dateUtc="2026-03-05T20:34:00Z">
        <w:r>
          <w:t xml:space="preserve"> (See Appendix 7 for country-specific requirements)</w:t>
        </w:r>
        <w:r w:rsidR="002A7ECD">
          <w:t>.</w:t>
        </w:r>
      </w:ins>
    </w:p>
    <w:p w14:paraId="4CC455CE" w14:textId="453C4BDE" w:rsidR="0074605C" w:rsidRDefault="00526A29">
      <w:pPr>
        <w:pStyle w:val="ListBullet3"/>
      </w:pPr>
      <w:r>
        <w:t>The investigator should evaluate the potential for contraceptive method failure (ie, noncompliance, recently initiated) in relationship to the first dose of study intervention. Contraceptive use by POCPBs should be consistent with local regulations regarding the methods of contraception for those participating in clinical studies.</w:t>
      </w:r>
      <w:r>
        <w:rPr>
          <w:color w:val="000000"/>
        </w:rPr>
        <w:t xml:space="preserve"> If the contraception requirements in the local label for any of the study interventions are more stringent than the requirements above, the local label requirements are to be followed.</w:t>
      </w:r>
    </w:p>
    <w:p w14:paraId="231CAB96" w14:textId="77777777" w:rsidR="0074605C" w:rsidRDefault="00526A29" w:rsidP="00404370">
      <w:pPr>
        <w:pStyle w:val="ListBullet2"/>
        <w:numPr>
          <w:ilvl w:val="0"/>
          <w:numId w:val="71"/>
        </w:numPr>
        <w:ind w:left="709"/>
      </w:pPr>
      <w:r>
        <w:t xml:space="preserve">Has a negative highly sensitive pregnancy test (urine or serum as required by local regulations) within </w:t>
      </w:r>
      <w:bookmarkStart w:id="2583" w:name="_Hlk51319794"/>
      <w:r>
        <w:t>24 hours</w:t>
      </w:r>
      <w:bookmarkEnd w:id="2583"/>
      <w:r>
        <w:t xml:space="preserve"> (for urine test) or 72 hours (for serum test) </w:t>
      </w:r>
      <w:r>
        <w:rPr>
          <w:color w:val="000000"/>
        </w:rPr>
        <w:t>before the first dose of study intervention.</w:t>
      </w:r>
      <w:r>
        <w:t xml:space="preserve"> If a urine test cannot be confirmed as negative (eg, an ambiguous result), a serum pregnancy test is required. In such cases, the participant must be excluded from participation if the serum pregnancy result is positive. Additional requirements for pregnancy testing during and after study intervention are in Section 8.3.7.</w:t>
      </w:r>
    </w:p>
    <w:p w14:paraId="1DEF549D" w14:textId="77777777" w:rsidR="0074605C" w:rsidRDefault="00526A29" w:rsidP="00404370">
      <w:pPr>
        <w:pStyle w:val="ListBullet2"/>
        <w:numPr>
          <w:ilvl w:val="0"/>
          <w:numId w:val="71"/>
        </w:numPr>
        <w:ind w:left="709"/>
      </w:pPr>
      <w:r>
        <w:t>Abstains from breastfeeding during the study intervention period and for at least 30 days after study intervention with nemtabrutinib, 1 month (30 days) after the last dose of venetoclax, and 6 months after the last dose of rituximab (or rituximab biosimilar [see Appendix 13]).</w:t>
      </w:r>
    </w:p>
    <w:p w14:paraId="018DCA94" w14:textId="77777777" w:rsidR="0074605C" w:rsidRDefault="00526A29" w:rsidP="00404370">
      <w:pPr>
        <w:pStyle w:val="ListBullet2"/>
        <w:numPr>
          <w:ilvl w:val="0"/>
          <w:numId w:val="72"/>
        </w:numPr>
        <w:ind w:left="709"/>
      </w:pPr>
      <w:r>
        <w:t>Medical history, menstrual history, and recent sexual activity have been reviewed by the investigator to decrease the risk for inclusion of a POCBP with an early undetected pregnancy.</w:t>
      </w:r>
    </w:p>
    <w:p w14:paraId="3E3778ED" w14:textId="77777777" w:rsidR="00741418" w:rsidRDefault="00741418" w:rsidP="00741418">
      <w:pPr>
        <w:pStyle w:val="ListEnd"/>
      </w:pPr>
    </w:p>
    <w:p w14:paraId="37A14471" w14:textId="77777777" w:rsidR="00BF377F" w:rsidRPr="00741418" w:rsidRDefault="00526A29" w:rsidP="00741418">
      <w:pPr>
        <w:pStyle w:val="Paragraph"/>
        <w:rPr>
          <w:b/>
          <w:bCs/>
        </w:rPr>
      </w:pPr>
      <w:r w:rsidRPr="00741418">
        <w:rPr>
          <w:b/>
          <w:bCs/>
        </w:rPr>
        <w:t>Informed Consent</w:t>
      </w:r>
    </w:p>
    <w:p w14:paraId="40CB7121" w14:textId="3B6C8D8F" w:rsidR="0074605C" w:rsidRDefault="00526A29">
      <w:pPr>
        <w:pStyle w:val="ListNumber"/>
        <w:rPr>
          <w:lang w:val="en-GB"/>
        </w:rPr>
      </w:pPr>
      <w:r>
        <w:t>The participant (or legally acceptable representative) has provided documented informed consent for the study</w:t>
      </w:r>
      <w:del w:id="2584" w:author="Powell, Deana" w:date="2026-03-05T15:34:00Z" w16du:dateUtc="2026-03-05T20:34:00Z">
        <w:r w:rsidR="00895D30">
          <w:delText>.</w:delText>
        </w:r>
      </w:del>
      <w:ins w:id="2585" w:author="Powell, Deana" w:date="2026-03-05T15:34:00Z" w16du:dateUtc="2026-03-05T20:34:00Z">
        <w:r>
          <w:t xml:space="preserve"> and the participant has provided documented assent, when applicable, for the study.</w:t>
        </w:r>
      </w:ins>
      <w:r>
        <w:t xml:space="preserve"> The participant may also provide consent for FBR; however, the participant may participate in the study without participating in FBR.</w:t>
      </w:r>
    </w:p>
    <w:p w14:paraId="4E7F8CDA" w14:textId="77777777" w:rsidR="004937EF" w:rsidRPr="002D17BD" w:rsidRDefault="00895D30" w:rsidP="00B11BE1">
      <w:pPr>
        <w:pStyle w:val="ListNumber"/>
        <w:numPr>
          <w:ilvl w:val="0"/>
          <w:numId w:val="95"/>
        </w:numPr>
        <w:rPr>
          <w:del w:id="2586" w:author="Powell, Deana" w:date="2026-03-05T15:34:00Z" w16du:dateUtc="2026-03-05T20:34:00Z"/>
        </w:rPr>
      </w:pPr>
      <w:del w:id="2587" w:author="Powell, Deana" w:date="2026-03-05T15:34:00Z" w16du:dateUtc="2026-03-05T20:34:00Z">
        <w:r>
          <w:delText xml:space="preserve">Participating Sites in EU Region only: Participants not able to provide documented informed consent will only be permitted in the study if they are confirmed by the investigator to be either </w:delText>
        </w:r>
        <w:r w:rsidRPr="00777C98">
          <w:delText xml:space="preserve">unable to read, legally blind, </w:delText>
        </w:r>
        <w:r>
          <w:delText>or have a development or cognitive condition but are able to indicate a wish to participate in the study. Such participants will be required to have a legally acceptable representative, to provide consent on their behalf, and an impartial</w:delText>
        </w:r>
        <w:r w:rsidRPr="00777C98">
          <w:delText xml:space="preserve"> witness.</w:delText>
        </w:r>
        <w:r>
          <w:delText xml:space="preserve"> These participants are being allowed to enroll in this study</w:delText>
        </w:r>
        <w:r>
          <w:rPr>
            <w:lang w:val="en-GB"/>
          </w:rPr>
          <w:delText xml:space="preserve"> to allow</w:delText>
        </w:r>
        <w:r w:rsidRPr="00C26583">
          <w:rPr>
            <w:lang w:val="en-GB"/>
          </w:rPr>
          <w:delText xml:space="preserve"> </w:delText>
        </w:r>
        <w:r>
          <w:rPr>
            <w:lang w:val="en-GB"/>
          </w:rPr>
          <w:delText xml:space="preserve">the </w:delText>
        </w:r>
        <w:r w:rsidRPr="00C26583">
          <w:rPr>
            <w:lang w:val="en-GB"/>
          </w:rPr>
          <w:delText xml:space="preserve">possibility of benefit </w:delText>
        </w:r>
        <w:r>
          <w:rPr>
            <w:lang w:val="en-GB"/>
          </w:rPr>
          <w:delText>from the study</w:delText>
        </w:r>
        <w:r w:rsidRPr="00C26583">
          <w:rPr>
            <w:lang w:val="en-GB"/>
          </w:rPr>
          <w:delText xml:space="preserve"> treatment</w:delText>
        </w:r>
        <w:r>
          <w:rPr>
            <w:lang w:val="en-GB"/>
          </w:rPr>
          <w:delText>.</w:delText>
        </w:r>
      </w:del>
    </w:p>
    <w:p w14:paraId="0E4B623D" w14:textId="77777777" w:rsidR="002D17BD" w:rsidRDefault="002D17BD" w:rsidP="002D17BD">
      <w:pPr>
        <w:pStyle w:val="ListEnd"/>
        <w:rPr>
          <w:del w:id="2588" w:author="Powell, Deana" w:date="2026-03-05T15:34:00Z" w16du:dateUtc="2026-03-05T20:34:00Z"/>
        </w:rPr>
      </w:pPr>
    </w:p>
    <w:p w14:paraId="57BFC844" w14:textId="77777777" w:rsidR="0074605C" w:rsidRDefault="00526A29">
      <w:pPr>
        <w:pStyle w:val="ListNumber"/>
        <w:rPr>
          <w:ins w:id="2589" w:author="Powell, Deana" w:date="2026-03-05T15:34:00Z" w16du:dateUtc="2026-03-05T20:34:00Z"/>
        </w:rPr>
      </w:pPr>
      <w:ins w:id="2590" w:author="Powell, Deana" w:date="2026-03-05T15:34:00Z" w16du:dateUtc="2026-03-05T20:34:00Z">
        <w:r>
          <w:t xml:space="preserve">Criterion </w:t>
        </w:r>
        <w:r w:rsidR="002E5D3F">
          <w:t>was modified and moved to Section 10.7</w:t>
        </w:r>
        <w:r w:rsidR="007D1AA3">
          <w:t>.11</w:t>
        </w:r>
        <w:r w:rsidR="002E5D3F">
          <w:t xml:space="preserve"> EEA Appendix</w:t>
        </w:r>
        <w:r w:rsidR="0052326A">
          <w:rPr>
            <w:lang w:val="en-GB"/>
          </w:rPr>
          <w:t>.</w:t>
        </w:r>
      </w:ins>
    </w:p>
    <w:p w14:paraId="7372CB44" w14:textId="77777777" w:rsidR="0074605C" w:rsidRDefault="0074605C">
      <w:pPr>
        <w:pStyle w:val="ListEnd"/>
        <w:rPr>
          <w:ins w:id="2591" w:author="Powell, Deana" w:date="2026-03-05T15:34:00Z" w16du:dateUtc="2026-03-05T20:34:00Z"/>
        </w:rPr>
      </w:pPr>
    </w:p>
    <w:p w14:paraId="15ECE57E" w14:textId="38C4342F" w:rsidR="00E108A9" w:rsidRDefault="00526A29" w:rsidP="00741418">
      <w:pPr>
        <w:pStyle w:val="Paragraph"/>
      </w:pPr>
      <w:r>
        <w:t xml:space="preserve">See Appendix 7 for </w:t>
      </w:r>
      <w:del w:id="2592" w:author="Powell, Deana" w:date="2026-03-05T15:34:00Z" w16du:dateUtc="2026-03-05T20:34:00Z">
        <w:r w:rsidR="00895D30">
          <w:delText>country</w:delText>
        </w:r>
      </w:del>
      <w:ins w:id="2593" w:author="Powell, Deana" w:date="2026-03-05T15:34:00Z" w16du:dateUtc="2026-03-05T20:34:00Z">
        <w:r>
          <w:t>EU</w:t>
        </w:r>
      </w:ins>
      <w:r>
        <w:t xml:space="preserve">-specific </w:t>
      </w:r>
      <w:ins w:id="2594" w:author="Powell, Deana" w:date="2026-03-05T15:34:00Z" w16du:dateUtc="2026-03-05T20:34:00Z">
        <w:r>
          <w:t xml:space="preserve">consenting </w:t>
        </w:r>
      </w:ins>
      <w:r>
        <w:t>requirements</w:t>
      </w:r>
      <w:ins w:id="2595" w:author="Powell, Deana" w:date="2026-03-05T15:34:00Z" w16du:dateUtc="2026-03-05T20:34:00Z">
        <w:r>
          <w:t xml:space="preserve"> for participants who require a legally designated representative for consenting purposes</w:t>
        </w:r>
      </w:ins>
      <w:r>
        <w:t>.</w:t>
      </w:r>
    </w:p>
    <w:p w14:paraId="3CC4EB7E" w14:textId="14070764" w:rsidR="0074605C" w:rsidRPr="00E108A9" w:rsidRDefault="00E108A9" w:rsidP="00E108A9">
      <w:pPr>
        <w:rPr>
          <w:rFonts w:eastAsia="MS Gothic"/>
        </w:rPr>
      </w:pPr>
      <w:r>
        <w:br w:type="page"/>
      </w:r>
    </w:p>
    <w:p w14:paraId="1FD7B33B" w14:textId="77777777" w:rsidR="00BF377F" w:rsidRDefault="00526A29" w:rsidP="009679F8">
      <w:pPr>
        <w:pStyle w:val="Heading2"/>
      </w:pPr>
      <w:bookmarkStart w:id="2596" w:name="_Toc212096961"/>
      <w:bookmarkStart w:id="2597" w:name="_Toc140132392"/>
      <w:r w:rsidRPr="009679F8">
        <w:lastRenderedPageBreak/>
        <w:t>Exclusion Criteria</w:t>
      </w:r>
      <w:bookmarkEnd w:id="2596"/>
      <w:bookmarkEnd w:id="2597"/>
    </w:p>
    <w:p w14:paraId="31039EF3" w14:textId="77777777" w:rsidR="005C62BE" w:rsidRDefault="00526A29" w:rsidP="002217DD">
      <w:pPr>
        <w:pStyle w:val="Paragraph"/>
        <w:keepNext/>
      </w:pPr>
      <w:r>
        <w:rPr>
          <w:rFonts w:eastAsiaTheme="minorHAnsi"/>
        </w:rPr>
        <w:t>An individual</w:t>
      </w:r>
      <w:r w:rsidRPr="00A85FEB">
        <w:rPr>
          <w:rFonts w:eastAsiaTheme="minorHAnsi"/>
        </w:rPr>
        <w:t xml:space="preserve"> must be excluded from the study if the </w:t>
      </w:r>
      <w:r>
        <w:rPr>
          <w:rFonts w:eastAsiaTheme="minorHAnsi"/>
        </w:rPr>
        <w:t>individual meets any of the following criteria</w:t>
      </w:r>
      <w:r w:rsidRPr="00A85FEB">
        <w:rPr>
          <w:rFonts w:eastAsiaTheme="minorHAnsi"/>
        </w:rPr>
        <w:t>:</w:t>
      </w:r>
    </w:p>
    <w:p w14:paraId="72F592D0" w14:textId="77777777" w:rsidR="009679F8" w:rsidRPr="009679F8" w:rsidRDefault="00526A29" w:rsidP="00190F61">
      <w:pPr>
        <w:pStyle w:val="Paragraph"/>
        <w:keepNext/>
        <w:spacing w:before="240"/>
        <w:rPr>
          <w:b/>
          <w:bCs/>
        </w:rPr>
      </w:pPr>
      <w:r w:rsidRPr="009679F8">
        <w:rPr>
          <w:b/>
        </w:rPr>
        <w:t>Medical Conditions</w:t>
      </w:r>
    </w:p>
    <w:p w14:paraId="520E1ACA" w14:textId="77777777" w:rsidR="0074605C" w:rsidRDefault="00526A29" w:rsidP="00D062AE">
      <w:pPr>
        <w:pStyle w:val="ListNumber"/>
        <w:numPr>
          <w:ilvl w:val="0"/>
          <w:numId w:val="63"/>
        </w:numPr>
      </w:pPr>
      <w:r>
        <w:t xml:space="preserve">Active HBV/HCV infection. See Inclusion Criteria 8 (HBV) and 9 (HCV) for requirements. </w:t>
      </w:r>
    </w:p>
    <w:p w14:paraId="0226A083" w14:textId="77777777" w:rsidR="0074605C" w:rsidRDefault="00526A29">
      <w:pPr>
        <w:pStyle w:val="ListNumber"/>
      </w:pPr>
      <w:r>
        <w:t>GI dysfunction that may affect drug absorption (eg, gastric bypass surgery, gastrectomy).</w:t>
      </w:r>
    </w:p>
    <w:p w14:paraId="1EE86F00" w14:textId="5A12C29E" w:rsidR="0074605C" w:rsidRDefault="00526A29">
      <w:pPr>
        <w:pStyle w:val="ListNumber"/>
      </w:pPr>
      <w:r>
        <w:t xml:space="preserve">Known additional malignancy that is progressing or has required active treatment within the past </w:t>
      </w:r>
      <w:del w:id="2598" w:author="Powell, Deana" w:date="2026-03-05T15:34:00Z" w16du:dateUtc="2026-03-05T20:34:00Z">
        <w:r w:rsidR="00895D30">
          <w:delText>3</w:delText>
        </w:r>
      </w:del>
      <w:ins w:id="2599" w:author="Powell, Deana" w:date="2026-03-05T15:34:00Z" w16du:dateUtc="2026-03-05T20:34:00Z">
        <w:r>
          <w:t>2</w:t>
        </w:r>
      </w:ins>
      <w:r>
        <w:t xml:space="preserve"> years.</w:t>
      </w:r>
    </w:p>
    <w:p w14:paraId="55F70953" w14:textId="77777777" w:rsidR="0074605C" w:rsidRDefault="00526A29">
      <w:pPr>
        <w:pStyle w:val="ListNumber"/>
        <w:numPr>
          <w:ilvl w:val="0"/>
          <w:numId w:val="0"/>
        </w:numPr>
        <w:ind w:left="360"/>
      </w:pPr>
      <w:r>
        <w:t xml:space="preserve">NOTE: Participants with basal cell carcinoma of the skin, squamous cell carcinoma of skin, or carcinoma in situ (eg, breast carcinoma, cervical cancer in situ) that have undergone potential curative therapy are not excluded. </w:t>
      </w:r>
      <w:r>
        <w:rPr>
          <w:rFonts w:hint="eastAsia"/>
        </w:rPr>
        <w:t>Participants with low</w:t>
      </w:r>
      <w:r>
        <w:t xml:space="preserve"> </w:t>
      </w:r>
      <w:r>
        <w:rPr>
          <w:rFonts w:hint="eastAsia"/>
        </w:rPr>
        <w:t>risk</w:t>
      </w:r>
      <w:r>
        <w:t>,</w:t>
      </w:r>
      <w:r>
        <w:rPr>
          <w:rFonts w:hint="eastAsia"/>
        </w:rPr>
        <w:t xml:space="preserve"> </w:t>
      </w:r>
      <w:bookmarkStart w:id="2600" w:name="_Hlk210807462"/>
      <w:r>
        <w:rPr>
          <w:rFonts w:hint="eastAsia"/>
        </w:rPr>
        <w:t xml:space="preserve">early-stage </w:t>
      </w:r>
      <w:bookmarkEnd w:id="2600"/>
      <w:r>
        <w:rPr>
          <w:rFonts w:hint="eastAsia"/>
        </w:rPr>
        <w:t xml:space="preserve">prostate cancer (T1-T2a, Gleason score </w:t>
      </w:r>
      <w:r>
        <w:t>≤</w:t>
      </w:r>
      <w:r>
        <w:rPr>
          <w:rFonts w:hint="eastAsia"/>
        </w:rPr>
        <w:t xml:space="preserve">6, and </w:t>
      </w:r>
      <w:r>
        <w:t>prostate-specific antigen</w:t>
      </w:r>
      <w:r>
        <w:rPr>
          <w:rFonts w:hint="eastAsia"/>
        </w:rPr>
        <w:t xml:space="preserve"> &lt;10 ng/mL) either treated with definitive intent or untreated in active surveillance with </w:t>
      </w:r>
      <w:r>
        <w:t>SD</w:t>
      </w:r>
      <w:r>
        <w:rPr>
          <w:rFonts w:hint="eastAsia"/>
        </w:rPr>
        <w:t xml:space="preserve"> are not excluded.</w:t>
      </w:r>
    </w:p>
    <w:p w14:paraId="012D9A16" w14:textId="77777777" w:rsidR="0074605C" w:rsidRDefault="00526A29">
      <w:pPr>
        <w:pStyle w:val="ListNumber"/>
      </w:pPr>
      <w:r>
        <w:t>Diagnosis of Richter Transformation or active CNS involvement by CLL/SLL.</w:t>
      </w:r>
    </w:p>
    <w:p w14:paraId="4D7CE4CE" w14:textId="77777777" w:rsidR="0074605C" w:rsidRDefault="00526A29">
      <w:pPr>
        <w:pStyle w:val="ListNumber"/>
      </w:pPr>
      <w:r>
        <w:t xml:space="preserve">Active infection requiring systemic therapy, such as IV antibiotics, during screening. </w:t>
      </w:r>
    </w:p>
    <w:p w14:paraId="4B62901F" w14:textId="77777777" w:rsidR="0074605C" w:rsidRDefault="00526A29">
      <w:pPr>
        <w:pStyle w:val="ListNumber"/>
        <w:numPr>
          <w:ilvl w:val="0"/>
          <w:numId w:val="0"/>
        </w:numPr>
        <w:ind w:left="360"/>
      </w:pPr>
      <w:r>
        <w:t>NOTE: Participants may be rescreened following completion of IV antibiotic course.</w:t>
      </w:r>
    </w:p>
    <w:p w14:paraId="1F3FE009" w14:textId="77777777" w:rsidR="0074605C" w:rsidRDefault="00526A29">
      <w:pPr>
        <w:pStyle w:val="ListNumber"/>
      </w:pPr>
      <w:r>
        <w:t xml:space="preserve">HIV-infected participants with a history of Kaposi’s sarcoma and/or Multicentric Castleman’s Disease and/or AIDS-defining opportunistic infection in the past 12 months before screening. </w:t>
      </w:r>
    </w:p>
    <w:p w14:paraId="70828CE3" w14:textId="77777777" w:rsidR="0074605C" w:rsidRDefault="00526A29">
      <w:pPr>
        <w:pStyle w:val="ListNumber"/>
      </w:pPr>
      <w:r>
        <w:t>History or current evidence of any condition, therapy, or laboratory abnormality that might confound the results of the study, interfere with the participant’s participation for the full duration of the study, or is not in the best interest of the participant to participate, in the opinion of the treating investigator.</w:t>
      </w:r>
    </w:p>
    <w:p w14:paraId="5B63D594" w14:textId="36644FC9" w:rsidR="00845EFF" w:rsidRDefault="00895D30" w:rsidP="001F1D60">
      <w:pPr>
        <w:pStyle w:val="ListNumber"/>
        <w:rPr>
          <w:ins w:id="2601" w:author="Powell, Deana" w:date="2026-03-05T15:34:00Z" w16du:dateUtc="2026-03-05T20:34:00Z"/>
        </w:rPr>
      </w:pPr>
      <w:del w:id="2602" w:author="Powell, Deana" w:date="2026-03-05T15:34:00Z" w16du:dateUtc="2026-03-05T20:34:00Z">
        <w:r>
          <w:delText>QTc prolongation (defined as a QTcF &gt; 450 msec) or other</w:delText>
        </w:r>
      </w:del>
      <w:ins w:id="2603" w:author="Powell, Deana" w:date="2026-03-05T15:34:00Z" w16du:dateUtc="2026-03-05T20:34:00Z">
        <w:r w:rsidR="00526A29" w:rsidRPr="003F0AED">
          <w:t>Clinically</w:t>
        </w:r>
      </w:ins>
      <w:r w:rsidR="00526A29" w:rsidRPr="003F0AED">
        <w:t xml:space="preserve"> significant </w:t>
      </w:r>
      <w:del w:id="2604" w:author="Powell, Deana" w:date="2026-03-05T15:34:00Z" w16du:dateUtc="2026-03-05T20:34:00Z">
        <w:r>
          <w:delText xml:space="preserve">ECG </w:delText>
        </w:r>
        <w:r w:rsidRPr="00DF070C">
          <w:delText>abnormalities</w:delText>
        </w:r>
      </w:del>
      <w:ins w:id="2605" w:author="Powell, Deana" w:date="2026-03-05T15:34:00Z" w16du:dateUtc="2026-03-05T20:34:00Z">
        <w:r w:rsidR="00526A29" w:rsidRPr="003F0AED">
          <w:t>cardiovascular disease,</w:t>
        </w:r>
      </w:ins>
      <w:r w:rsidR="00526A29" w:rsidRPr="003F0AED">
        <w:t xml:space="preserve"> including </w:t>
      </w:r>
      <w:ins w:id="2606" w:author="Powell, Deana" w:date="2026-03-05T15:34:00Z" w16du:dateUtc="2026-03-05T20:34:00Z">
        <w:r w:rsidR="00526A29" w:rsidRPr="003F0AED">
          <w:t>the following</w:t>
        </w:r>
        <w:r w:rsidR="00526A29">
          <w:t>:</w:t>
        </w:r>
      </w:ins>
    </w:p>
    <w:p w14:paraId="20056503" w14:textId="013D75C9" w:rsidR="00A5478A" w:rsidRDefault="00526A29" w:rsidP="00A5478A">
      <w:pPr>
        <w:pStyle w:val="ListBullet"/>
        <w:rPr>
          <w:ins w:id="2607" w:author="Powell, Deana" w:date="2026-03-05T15:34:00Z" w16du:dateUtc="2026-03-05T20:34:00Z"/>
        </w:rPr>
      </w:pPr>
      <w:ins w:id="2608" w:author="Powell, Deana" w:date="2026-03-05T15:34:00Z" w16du:dateUtc="2026-03-05T20:34:00Z">
        <w:r>
          <w:t>Myocardial infarction within 6 months before screening</w:t>
        </w:r>
        <w:r w:rsidR="002A7ECD">
          <w:t>.</w:t>
        </w:r>
      </w:ins>
    </w:p>
    <w:p w14:paraId="0A00DA31" w14:textId="2DDC54C5" w:rsidR="00A5478A" w:rsidRDefault="00526A29" w:rsidP="00A5478A">
      <w:pPr>
        <w:pStyle w:val="ListBullet"/>
        <w:rPr>
          <w:ins w:id="2609" w:author="Powell, Deana" w:date="2026-03-05T15:34:00Z" w16du:dateUtc="2026-03-05T20:34:00Z"/>
        </w:rPr>
      </w:pPr>
      <w:ins w:id="2610" w:author="Powell, Deana" w:date="2026-03-05T15:34:00Z" w16du:dateUtc="2026-03-05T20:34:00Z">
        <w:r>
          <w:t>Unstable angina within 6 months before screening</w:t>
        </w:r>
        <w:r w:rsidR="002A7ECD">
          <w:t>.</w:t>
        </w:r>
      </w:ins>
    </w:p>
    <w:p w14:paraId="5DBF42D2" w14:textId="78ACDE9C" w:rsidR="00A5478A" w:rsidRDefault="00526A29" w:rsidP="00A5478A">
      <w:pPr>
        <w:pStyle w:val="ListBullet"/>
        <w:rPr>
          <w:ins w:id="2611" w:author="Powell, Deana" w:date="2026-03-05T15:34:00Z" w16du:dateUtc="2026-03-05T20:34:00Z"/>
        </w:rPr>
      </w:pPr>
      <w:ins w:id="2612" w:author="Powell, Deana" w:date="2026-03-05T15:34:00Z" w16du:dateUtc="2026-03-05T20:34:00Z">
        <w:r>
          <w:t>New York Heart Association Class III or IV congestive heart failure</w:t>
        </w:r>
        <w:r w:rsidR="002A7ECD">
          <w:t>.</w:t>
        </w:r>
      </w:ins>
    </w:p>
    <w:p w14:paraId="0D7354E6" w14:textId="1AE4F23C" w:rsidR="00A5478A" w:rsidRDefault="00526A29" w:rsidP="00A5478A">
      <w:pPr>
        <w:pStyle w:val="ListBullet"/>
        <w:rPr>
          <w:ins w:id="2613" w:author="Powell, Deana" w:date="2026-03-05T15:34:00Z" w16du:dateUtc="2026-03-05T20:34:00Z"/>
        </w:rPr>
      </w:pPr>
      <w:ins w:id="2614" w:author="Powell, Deana" w:date="2026-03-05T15:34:00Z" w16du:dateUtc="2026-03-05T20:34:00Z">
        <w:r>
          <w:t>History of clinically significant arrhythmias (eg, sustained ventricular tachycardia, ventricular fibrillation, torsade’s de pointes)</w:t>
        </w:r>
        <w:r w:rsidR="002A7ECD">
          <w:t>.</w:t>
        </w:r>
      </w:ins>
    </w:p>
    <w:p w14:paraId="1C8CB088" w14:textId="5C2DA4B6" w:rsidR="00A5478A" w:rsidRDefault="00526A29" w:rsidP="00A5478A">
      <w:pPr>
        <w:pStyle w:val="ListBullet"/>
        <w:rPr>
          <w:ins w:id="2615" w:author="Powell, Deana" w:date="2026-03-05T15:34:00Z" w16du:dateUtc="2026-03-05T20:34:00Z"/>
        </w:rPr>
      </w:pPr>
      <w:ins w:id="2616" w:author="Powell, Deana" w:date="2026-03-05T15:34:00Z" w16du:dateUtc="2026-03-05T20:34:00Z">
        <w:r>
          <w:t>QTcF &gt;470 msecs based on Fridericia’s formula (NOTE: QTcF value may be calculated as the numerical average of up to 3 separate readings for eligibility)</w:t>
        </w:r>
        <w:r w:rsidR="002A7ECD">
          <w:t>.</w:t>
        </w:r>
      </w:ins>
    </w:p>
    <w:p w14:paraId="5C5D14FD" w14:textId="0DF9D0BF" w:rsidR="00A5478A" w:rsidRDefault="00526A29" w:rsidP="00A5478A">
      <w:pPr>
        <w:pStyle w:val="ListBullet"/>
      </w:pPr>
      <w:ins w:id="2617" w:author="Powell, Deana" w:date="2026-03-05T15:34:00Z" w16du:dateUtc="2026-03-05T20:34:00Z">
        <w:r>
          <w:t xml:space="preserve">History of Mobitz II </w:t>
        </w:r>
      </w:ins>
      <w:r>
        <w:t>second</w:t>
      </w:r>
      <w:ins w:id="2618" w:author="Powell, Deana" w:date="2026-03-05T15:34:00Z" w16du:dateUtc="2026-03-05T20:34:00Z">
        <w:r>
          <w:t>-</w:t>
        </w:r>
      </w:ins>
      <w:r>
        <w:t xml:space="preserve">degree </w:t>
      </w:r>
      <w:del w:id="2619" w:author="Powell, Deana" w:date="2026-03-05T15:34:00Z" w16du:dateUtc="2026-03-05T20:34:00Z">
        <w:r w:rsidR="00895D30">
          <w:delText xml:space="preserve">AV block type II, </w:delText>
        </w:r>
      </w:del>
      <w:ins w:id="2620" w:author="Powell, Deana" w:date="2026-03-05T15:34:00Z" w16du:dateUtc="2026-03-05T20:34:00Z">
        <w:r>
          <w:t xml:space="preserve">or </w:t>
        </w:r>
      </w:ins>
      <w:r>
        <w:t>third</w:t>
      </w:r>
      <w:ins w:id="2621" w:author="Powell, Deana" w:date="2026-03-05T15:34:00Z" w16du:dateUtc="2026-03-05T20:34:00Z">
        <w:r>
          <w:t>-</w:t>
        </w:r>
      </w:ins>
      <w:r>
        <w:t xml:space="preserve">degree </w:t>
      </w:r>
      <w:del w:id="2622" w:author="Powell, Deana" w:date="2026-03-05T15:34:00Z" w16du:dateUtc="2026-03-05T20:34:00Z">
        <w:r w:rsidR="00895D30">
          <w:delText>AV block, or bradycardia (ventricular rate less than 50 beats/min).</w:delText>
        </w:r>
      </w:del>
      <w:ins w:id="2623" w:author="Powell, Deana" w:date="2026-03-05T15:34:00Z" w16du:dateUtc="2026-03-05T20:34:00Z">
        <w:r>
          <w:t>heart block without a permanent pacemaker in place</w:t>
        </w:r>
        <w:r w:rsidR="002A7ECD">
          <w:t>.</w:t>
        </w:r>
      </w:ins>
    </w:p>
    <w:p w14:paraId="79FB27F7" w14:textId="5F28430F" w:rsidR="00A10770" w:rsidRPr="00A10770" w:rsidRDefault="00526A29" w:rsidP="00A5478A">
      <w:pPr>
        <w:pStyle w:val="ListBullet"/>
        <w:rPr>
          <w:ins w:id="2624" w:author="Powell, Deana" w:date="2026-03-05T15:34:00Z" w16du:dateUtc="2026-03-05T20:34:00Z"/>
        </w:rPr>
      </w:pPr>
      <w:ins w:id="2625" w:author="Powell, Deana" w:date="2026-03-05T15:34:00Z" w16du:dateUtc="2026-03-05T20:34:00Z">
        <w:r>
          <w:t>Uncontrolled hypertension as indicated by a minimum of 2 consecutive blood pressure measurements showing systolic blood pressure &gt;170 mm Hg and diastolic blood pressure &gt;105 mm Hg at screening</w:t>
        </w:r>
        <w:r w:rsidR="002A7ECD">
          <w:t>.</w:t>
        </w:r>
      </w:ins>
    </w:p>
    <w:p w14:paraId="33392AD0" w14:textId="77777777" w:rsidR="0074605C" w:rsidRDefault="00526A29">
      <w:pPr>
        <w:pStyle w:val="ListNumber"/>
      </w:pPr>
      <w:r>
        <w:lastRenderedPageBreak/>
        <w:t xml:space="preserve">Known allergy/sensitivity </w:t>
      </w:r>
      <w:r>
        <w:rPr>
          <w:color w:val="000000" w:themeColor="text1"/>
          <w:lang w:val="en-GB" w:eastAsia="en-GB"/>
        </w:rPr>
        <w:t xml:space="preserve">(≥Grade 3) to nemtabrutinib or contraindication to </w:t>
      </w:r>
      <w:r>
        <w:t>venetoclax/rituximab (or rituximab biosimilar [see Appendix 13])</w:t>
      </w:r>
      <w:r>
        <w:rPr>
          <w:color w:val="000000" w:themeColor="text1"/>
          <w:lang w:val="en-GB" w:eastAsia="en-GB"/>
        </w:rPr>
        <w:t>, or any of the excipients</w:t>
      </w:r>
      <w:r>
        <w:t xml:space="preserve">. </w:t>
      </w:r>
    </w:p>
    <w:p w14:paraId="332C3F9C" w14:textId="77777777" w:rsidR="0074605C" w:rsidRDefault="00526A29">
      <w:pPr>
        <w:pStyle w:val="ListContinue"/>
      </w:pPr>
      <w:r>
        <w:t>NOTE: Refer to the IB for details regarding excipients for nemtabrutinib and the current prescribing information for venetoclax/rituximab (or rituximab biosimilar [see Appendix 13]).</w:t>
      </w:r>
    </w:p>
    <w:p w14:paraId="4391198A" w14:textId="77777777" w:rsidR="0074605C" w:rsidRDefault="00526A29">
      <w:pPr>
        <w:pStyle w:val="ListNumber"/>
      </w:pPr>
      <w:r>
        <w:t>History of severe bleeding disorders (eg, hemophilia).</w:t>
      </w:r>
    </w:p>
    <w:p w14:paraId="26343091" w14:textId="77777777" w:rsidR="00741418" w:rsidRDefault="00741418" w:rsidP="00741418">
      <w:pPr>
        <w:pStyle w:val="ListEnd"/>
      </w:pPr>
    </w:p>
    <w:p w14:paraId="308DA31E" w14:textId="77777777" w:rsidR="009679F8" w:rsidRPr="00741418" w:rsidRDefault="00526A29" w:rsidP="00741418">
      <w:pPr>
        <w:pStyle w:val="Paragraph"/>
        <w:rPr>
          <w:b/>
          <w:bCs/>
        </w:rPr>
      </w:pPr>
      <w:r w:rsidRPr="00741418">
        <w:rPr>
          <w:b/>
          <w:bCs/>
        </w:rPr>
        <w:t>Prior/Concomitant Therapy</w:t>
      </w:r>
    </w:p>
    <w:p w14:paraId="44B78386" w14:textId="77777777" w:rsidR="0074605C" w:rsidRDefault="00526A29">
      <w:pPr>
        <w:pStyle w:val="ListNumber"/>
      </w:pPr>
      <w:r>
        <w:t>Received prior systemic anticancer therapy within 5 half-lives or 4 weeks (if prior therapy was a monoclonal antibody) before randomization.</w:t>
      </w:r>
    </w:p>
    <w:p w14:paraId="4F3D8C69" w14:textId="77777777" w:rsidR="0074605C" w:rsidRDefault="00526A29">
      <w:pPr>
        <w:pStyle w:val="ListNumber"/>
      </w:pPr>
      <w:r>
        <w:t>Received prior:</w:t>
      </w:r>
    </w:p>
    <w:p w14:paraId="07408518" w14:textId="43C9D97F" w:rsidR="0074605C" w:rsidRDefault="00526A29">
      <w:pPr>
        <w:pStyle w:val="ListBullet"/>
        <w:rPr>
          <w:ins w:id="2626" w:author="Powell, Deana" w:date="2026-03-05T15:34:00Z" w16du:dateUtc="2026-03-05T20:34:00Z"/>
        </w:rPr>
      </w:pPr>
      <w:r>
        <w:t xml:space="preserve">BCL2i </w:t>
      </w:r>
      <w:del w:id="2627" w:author="Powell, Deana" w:date="2026-03-05T15:34:00Z" w16du:dateUtc="2026-03-05T20:34:00Z">
        <w:r w:rsidR="00895D30" w:rsidRPr="00DF070C">
          <w:delText>(including</w:delText>
        </w:r>
      </w:del>
      <w:ins w:id="2628" w:author="Powell, Deana" w:date="2026-03-05T15:34:00Z" w16du:dateUtc="2026-03-05T20:34:00Z">
        <w:r>
          <w:t xml:space="preserve">within </w:t>
        </w:r>
        <w:r>
          <w:rPr>
            <w:u w:val="single"/>
          </w:rPr>
          <w:t>&lt;</w:t>
        </w:r>
        <w:r>
          <w:t>12 months before randomization</w:t>
        </w:r>
        <w:r w:rsidR="002A7ECD">
          <w:t>.</w:t>
        </w:r>
        <w:r>
          <w:t xml:space="preserve"> </w:t>
        </w:r>
      </w:ins>
    </w:p>
    <w:p w14:paraId="513EA13D" w14:textId="77777777" w:rsidR="0074605C" w:rsidRDefault="00526A29">
      <w:pPr>
        <w:pStyle w:val="ListBullet"/>
        <w:rPr>
          <w:ins w:id="2629" w:author="Powell, Deana" w:date="2026-03-05T15:34:00Z" w16du:dateUtc="2026-03-05T20:34:00Z"/>
        </w:rPr>
      </w:pPr>
      <w:ins w:id="2630" w:author="Powell, Deana" w:date="2026-03-05T15:34:00Z" w16du:dateUtc="2026-03-05T20:34:00Z">
        <w:r>
          <w:t>Prior radiotherapy within 2 weeks of start of study intervention, or radiation related toxicities, requiring corticosteroids.</w:t>
        </w:r>
      </w:ins>
    </w:p>
    <w:p w14:paraId="6ABC91DA" w14:textId="31A9BA20" w:rsidR="0074605C" w:rsidRDefault="00526A29" w:rsidP="0052326A">
      <w:pPr>
        <w:pStyle w:val="ListBullet"/>
        <w:numPr>
          <w:ilvl w:val="0"/>
          <w:numId w:val="0"/>
        </w:numPr>
        <w:ind w:left="360"/>
      </w:pPr>
      <w:ins w:id="2631" w:author="Powell, Deana" w:date="2026-03-05T15:34:00Z" w16du:dateUtc="2026-03-05T20:34:00Z">
        <w:r>
          <w:t>NOTE: Participants refractory to</w:t>
        </w:r>
      </w:ins>
      <w:r>
        <w:t xml:space="preserve"> venetoclax</w:t>
      </w:r>
      <w:del w:id="2632" w:author="Powell, Deana" w:date="2026-03-05T15:34:00Z" w16du:dateUtc="2026-03-05T20:34:00Z">
        <w:r w:rsidR="00895D30" w:rsidRPr="00DF070C">
          <w:delText>)</w:delText>
        </w:r>
      </w:del>
      <w:ins w:id="2633" w:author="Powell, Deana" w:date="2026-03-05T15:34:00Z" w16du:dateUtc="2026-03-05T20:34:00Z">
        <w:r>
          <w:t xml:space="preserve"> are excluded</w:t>
        </w:r>
        <w:r w:rsidR="0052326A">
          <w:t>.</w:t>
        </w:r>
      </w:ins>
    </w:p>
    <w:p w14:paraId="5756210F" w14:textId="77777777" w:rsidR="009602AE" w:rsidRPr="00DF070C" w:rsidRDefault="00895D30" w:rsidP="00DF070C">
      <w:pPr>
        <w:pStyle w:val="ListBullet"/>
        <w:numPr>
          <w:ilvl w:val="0"/>
          <w:numId w:val="34"/>
        </w:numPr>
        <w:rPr>
          <w:del w:id="2634" w:author="Powell, Deana" w:date="2026-03-05T15:34:00Z" w16du:dateUtc="2026-03-05T20:34:00Z"/>
        </w:rPr>
      </w:pPr>
      <w:del w:id="2635" w:author="Powell, Deana" w:date="2026-03-05T15:34:00Z" w16du:dateUtc="2026-03-05T20:34:00Z">
        <w:r w:rsidRPr="00DF070C">
          <w:delText>Non-covalent BTKi</w:delText>
        </w:r>
      </w:del>
    </w:p>
    <w:p w14:paraId="5F34393A" w14:textId="77777777" w:rsidR="0074605C" w:rsidRDefault="00526A29">
      <w:pPr>
        <w:pStyle w:val="ListBullet"/>
        <w:numPr>
          <w:ilvl w:val="0"/>
          <w:numId w:val="0"/>
        </w:numPr>
        <w:ind w:left="360"/>
        <w:rPr>
          <w:ins w:id="2636" w:author="Powell, Deana" w:date="2026-03-05T15:34:00Z" w16du:dateUtc="2026-03-05T20:34:00Z"/>
        </w:rPr>
      </w:pPr>
      <w:ins w:id="2637" w:author="Powell, Deana" w:date="2026-03-05T15:34:00Z" w16du:dateUtc="2026-03-05T20:34:00Z">
        <w:r>
          <w:t>NOTE: Two weeks or fewer of palliative radiotherapy for non-CNS disease is permitted. The last radiotherapy treatment must have been performed at least 7 days before the first dose of study intervention.</w:t>
        </w:r>
      </w:ins>
    </w:p>
    <w:p w14:paraId="71844886" w14:textId="77777777" w:rsidR="0074605C" w:rsidRDefault="00526A29">
      <w:pPr>
        <w:pStyle w:val="ListNumber"/>
      </w:pPr>
      <w:r>
        <w:t>Currently being treated with the following therapies:</w:t>
      </w:r>
    </w:p>
    <w:p w14:paraId="7ADF3071" w14:textId="19F33D58" w:rsidR="0074605C" w:rsidRDefault="00526A29">
      <w:pPr>
        <w:pStyle w:val="ListBullet"/>
      </w:pPr>
      <w:r>
        <w:t>P-gp substrates with a narrow therapeutic index</w:t>
      </w:r>
      <w:ins w:id="2638" w:author="Powell, Deana" w:date="2026-03-05T15:34:00Z" w16du:dateUtc="2026-03-05T20:34:00Z">
        <w:r w:rsidR="002A7ECD">
          <w:t>.</w:t>
        </w:r>
      </w:ins>
    </w:p>
    <w:p w14:paraId="5F525151" w14:textId="23850B06" w:rsidR="0074605C" w:rsidRDefault="00526A29">
      <w:pPr>
        <w:pStyle w:val="ListBullet"/>
      </w:pPr>
      <w:r>
        <w:t>CYP3A strong or moderate inducers</w:t>
      </w:r>
      <w:ins w:id="2639" w:author="Powell, Deana" w:date="2026-03-05T15:34:00Z" w16du:dateUtc="2026-03-05T20:34:00Z">
        <w:r w:rsidR="002A7ECD">
          <w:t>.</w:t>
        </w:r>
      </w:ins>
      <w:r>
        <w:t xml:space="preserve"> </w:t>
      </w:r>
    </w:p>
    <w:p w14:paraId="74066A69" w14:textId="54CB95F9" w:rsidR="0074605C" w:rsidRDefault="00526A29">
      <w:pPr>
        <w:pStyle w:val="ListBullet"/>
      </w:pPr>
      <w:r>
        <w:t>CYP3A strong inhibitors</w:t>
      </w:r>
      <w:ins w:id="2640" w:author="Powell, Deana" w:date="2026-03-05T15:34:00Z" w16du:dateUtc="2026-03-05T20:34:00Z">
        <w:r w:rsidR="002A7ECD">
          <w:t>.</w:t>
        </w:r>
      </w:ins>
    </w:p>
    <w:p w14:paraId="352D441E" w14:textId="1BB44367" w:rsidR="0074605C" w:rsidRDefault="00526A29">
      <w:pPr>
        <w:pStyle w:val="ListContinue"/>
      </w:pPr>
      <w:r>
        <w:t xml:space="preserve">NOTE: A washout period of at least 5 times the half-life after the last dose of any of the above treatments is required for a participant to be eligible for study enrollment. </w:t>
      </w:r>
      <w:r>
        <w:br/>
        <w:t xml:space="preserve">A list of examples of in vivo CYP3A strong inhibitors, CYP3A strong or moderate inducers, and P-gp substrates with narrow therapeutic index is provided in Appendix 8. Refer to Sections 6.5.1, 6.5.2, 6.6.2, and Appendix 8 for information on prohibited concomitant medications, medications that require caution or dose adjustment when co-administered, and potential drug interactions </w:t>
      </w:r>
      <w:del w:id="2641" w:author="Powell, Deana" w:date="2026-03-05T15:34:00Z" w16du:dateUtc="2026-03-05T20:34:00Z">
        <w:r w:rsidR="00895D30">
          <w:delText>postrandomization</w:delText>
        </w:r>
      </w:del>
      <w:ins w:id="2642" w:author="Powell, Deana" w:date="2026-03-05T15:34:00Z" w16du:dateUtc="2026-03-05T20:34:00Z">
        <w:r w:rsidR="00EE1C59">
          <w:t>post randomization</w:t>
        </w:r>
      </w:ins>
      <w:r>
        <w:t>.</w:t>
      </w:r>
    </w:p>
    <w:p w14:paraId="249B040C" w14:textId="77777777" w:rsidR="0074605C" w:rsidRDefault="00526A29">
      <w:pPr>
        <w:pStyle w:val="ListNumber"/>
      </w:pPr>
      <w:r>
        <w:t xml:space="preserve">Has received a live or live attenuated vaccine within 30 days before the first dose of study intervention. </w:t>
      </w:r>
    </w:p>
    <w:p w14:paraId="69F70F55" w14:textId="77777777" w:rsidR="0074605C" w:rsidRDefault="00526A29" w:rsidP="00741418">
      <w:pPr>
        <w:pStyle w:val="ListContinue"/>
        <w:spacing w:after="0"/>
      </w:pPr>
      <w:r>
        <w:t>Refer to Section 6.5.1 for information on COVID-19 vaccines.</w:t>
      </w:r>
    </w:p>
    <w:p w14:paraId="294F6779" w14:textId="77777777" w:rsidR="00741418" w:rsidRDefault="00741418" w:rsidP="00741418">
      <w:pPr>
        <w:pStyle w:val="ListEnd"/>
      </w:pPr>
    </w:p>
    <w:p w14:paraId="46141AF4" w14:textId="77777777" w:rsidR="009679F8" w:rsidRPr="00741418" w:rsidRDefault="00526A29" w:rsidP="00741418">
      <w:pPr>
        <w:pStyle w:val="Paragraph"/>
        <w:rPr>
          <w:b/>
          <w:bCs/>
        </w:rPr>
      </w:pPr>
      <w:r w:rsidRPr="00741418">
        <w:rPr>
          <w:b/>
          <w:bCs/>
        </w:rPr>
        <w:t>Prior/Concurrent Clinical Study Experience</w:t>
      </w:r>
    </w:p>
    <w:p w14:paraId="0C5ACBC6" w14:textId="77777777" w:rsidR="005C62BE" w:rsidRDefault="00526A29" w:rsidP="00404370">
      <w:pPr>
        <w:pStyle w:val="ListNumber"/>
        <w:numPr>
          <w:ilvl w:val="0"/>
          <w:numId w:val="78"/>
        </w:numPr>
      </w:pPr>
      <w:r>
        <w:t>Has received an investigational agent or has used an investigational device within 4 weeks prior to study intervention administration.</w:t>
      </w:r>
    </w:p>
    <w:p w14:paraId="365BFA8C" w14:textId="3C99FBBC" w:rsidR="00741418" w:rsidRPr="00E108A9" w:rsidRDefault="00E108A9" w:rsidP="00E108A9">
      <w:pPr>
        <w:rPr>
          <w:szCs w:val="20"/>
        </w:rPr>
      </w:pPr>
      <w:r>
        <w:br w:type="page"/>
      </w:r>
    </w:p>
    <w:p w14:paraId="12482933" w14:textId="77777777" w:rsidR="009679F8" w:rsidRPr="00741418" w:rsidRDefault="00526A29" w:rsidP="00741418">
      <w:pPr>
        <w:pStyle w:val="Paragraph"/>
        <w:rPr>
          <w:b/>
          <w:bCs/>
        </w:rPr>
      </w:pPr>
      <w:r w:rsidRPr="00741418">
        <w:rPr>
          <w:b/>
          <w:bCs/>
        </w:rPr>
        <w:lastRenderedPageBreak/>
        <w:t>Diagnostic Assessments</w:t>
      </w:r>
    </w:p>
    <w:p w14:paraId="75613AD4" w14:textId="77777777" w:rsidR="0074605C" w:rsidRDefault="00526A29" w:rsidP="00404370">
      <w:pPr>
        <w:pStyle w:val="ListNumber"/>
        <w:numPr>
          <w:ilvl w:val="0"/>
          <w:numId w:val="79"/>
        </w:numPr>
      </w:pPr>
      <w:r>
        <w:t>Known psychiatric or substance use disorder that would interfere with the participant’s ability to cooperate with the requirements of the study.</w:t>
      </w:r>
    </w:p>
    <w:p w14:paraId="4FF8D913" w14:textId="77777777" w:rsidR="00741418" w:rsidRDefault="00741418" w:rsidP="00741418">
      <w:pPr>
        <w:pStyle w:val="ListEnd"/>
      </w:pPr>
    </w:p>
    <w:p w14:paraId="2E1AC4C9" w14:textId="77777777" w:rsidR="009679F8" w:rsidRPr="00741418" w:rsidRDefault="00526A29" w:rsidP="00741418">
      <w:pPr>
        <w:pStyle w:val="Paragraph"/>
        <w:rPr>
          <w:b/>
          <w:bCs/>
        </w:rPr>
      </w:pPr>
      <w:r w:rsidRPr="00741418">
        <w:rPr>
          <w:b/>
          <w:bCs/>
        </w:rPr>
        <w:t>Other Exclusions</w:t>
      </w:r>
    </w:p>
    <w:p w14:paraId="53FC30E7" w14:textId="77777777" w:rsidR="0074605C" w:rsidRDefault="00526A29">
      <w:pPr>
        <w:pStyle w:val="ListNumber"/>
        <w:numPr>
          <w:ilvl w:val="0"/>
          <w:numId w:val="8"/>
        </w:numPr>
        <w:tabs>
          <w:tab w:val="clear" w:pos="360"/>
        </w:tabs>
        <w:ind w:left="425" w:hanging="425"/>
      </w:pPr>
      <w:r>
        <w:t xml:space="preserve">Participants who have not adequately recovered from major surgery or have ongoing surgical complications. </w:t>
      </w:r>
    </w:p>
    <w:p w14:paraId="0CECFE9D" w14:textId="77777777" w:rsidR="0074605C" w:rsidRDefault="00526A29" w:rsidP="00741418">
      <w:pPr>
        <w:pStyle w:val="ListNumber"/>
        <w:numPr>
          <w:ilvl w:val="0"/>
          <w:numId w:val="8"/>
        </w:numPr>
        <w:tabs>
          <w:tab w:val="clear" w:pos="360"/>
        </w:tabs>
        <w:ind w:left="425" w:hanging="425"/>
      </w:pPr>
      <w:r>
        <w:t>Participating Sites in EU Region only: Participants who are incapacitated are not eligible for this study.</w:t>
      </w:r>
    </w:p>
    <w:p w14:paraId="77C8C8B4" w14:textId="77777777" w:rsidR="00741418" w:rsidRDefault="00741418" w:rsidP="00741418">
      <w:pPr>
        <w:pStyle w:val="ListEnd"/>
      </w:pPr>
    </w:p>
    <w:p w14:paraId="7AF087B3" w14:textId="77777777" w:rsidR="0074605C" w:rsidRDefault="00526A29">
      <w:pPr>
        <w:pStyle w:val="Paragraph"/>
        <w:rPr>
          <w:rFonts w:eastAsiaTheme="minorHAnsi"/>
        </w:rPr>
      </w:pPr>
      <w:r>
        <w:rPr>
          <w:rFonts w:eastAsiaTheme="minorHAnsi"/>
        </w:rPr>
        <w:t>See Appendix 7 for country-specific requirements.</w:t>
      </w:r>
    </w:p>
    <w:p w14:paraId="7892E6D8" w14:textId="77777777" w:rsidR="00732D7B" w:rsidRDefault="00526A29" w:rsidP="00D509F0">
      <w:pPr>
        <w:pStyle w:val="Heading2"/>
      </w:pPr>
      <w:bookmarkStart w:id="2643" w:name="_Toc212096962"/>
      <w:bookmarkStart w:id="2644" w:name="_Toc140132393"/>
      <w:r w:rsidRPr="00D509F0">
        <w:t>Lifestyle Considerations</w:t>
      </w:r>
      <w:bookmarkEnd w:id="2643"/>
      <w:bookmarkEnd w:id="2644"/>
    </w:p>
    <w:p w14:paraId="36AEE062" w14:textId="77777777" w:rsidR="005C62BE" w:rsidRDefault="00526A29" w:rsidP="00741418">
      <w:pPr>
        <w:pStyle w:val="Paragraph"/>
      </w:pPr>
      <w:r>
        <w:t>No specific lifestyle restrictions are required except for avoiding consumption of products outlined in Section 5.3.1.</w:t>
      </w:r>
    </w:p>
    <w:p w14:paraId="6DE2E970" w14:textId="77777777" w:rsidR="008B7B78" w:rsidRPr="002B2EFA" w:rsidRDefault="00526A29" w:rsidP="002B2EFA">
      <w:pPr>
        <w:pStyle w:val="Heading3"/>
        <w:rPr>
          <w:rStyle w:val="SuggestedOptional"/>
          <w:color w:val="auto"/>
        </w:rPr>
      </w:pPr>
      <w:bookmarkStart w:id="2645" w:name="_Toc212096963"/>
      <w:bookmarkStart w:id="2646" w:name="_Toc140132394"/>
      <w:r w:rsidRPr="002B2EFA">
        <w:rPr>
          <w:rStyle w:val="SuggestedOptional"/>
          <w:color w:val="auto"/>
        </w:rPr>
        <w:t>Meals and Dietary Restrictions</w:t>
      </w:r>
      <w:bookmarkEnd w:id="2645"/>
      <w:bookmarkEnd w:id="2646"/>
    </w:p>
    <w:p w14:paraId="352265B9" w14:textId="77777777" w:rsidR="0074605C" w:rsidRDefault="00526A29" w:rsidP="00741418">
      <w:pPr>
        <w:pStyle w:val="Paragraph"/>
      </w:pPr>
      <w:r>
        <w:t>Avoid consuming grapefruit, star fruit, Seville orange products, and the use of St. John’s Wort during treatment.</w:t>
      </w:r>
    </w:p>
    <w:p w14:paraId="03A543C0" w14:textId="77777777" w:rsidR="008B7B78" w:rsidRDefault="00526A29" w:rsidP="008B7B78">
      <w:pPr>
        <w:pStyle w:val="Heading3"/>
      </w:pPr>
      <w:bookmarkStart w:id="2647" w:name="_Toc212096964"/>
      <w:bookmarkStart w:id="2648" w:name="_Toc140132395"/>
      <w:r w:rsidRPr="008B7B78">
        <w:t>Caffeine, Alcohol, and Tobacco Restrictions</w:t>
      </w:r>
      <w:bookmarkEnd w:id="2647"/>
      <w:bookmarkEnd w:id="2648"/>
    </w:p>
    <w:p w14:paraId="7624D28C" w14:textId="77777777" w:rsidR="005C62BE" w:rsidRPr="00741418" w:rsidRDefault="00526A29" w:rsidP="00741418">
      <w:pPr>
        <w:pStyle w:val="Paragraph"/>
        <w:rPr>
          <w:rStyle w:val="SuggestedOptional"/>
          <w:color w:val="auto"/>
        </w:rPr>
      </w:pPr>
      <w:r w:rsidRPr="002B2EFA">
        <w:t>No restrictions are required.</w:t>
      </w:r>
    </w:p>
    <w:p w14:paraId="7DAE2EBB" w14:textId="77777777" w:rsidR="008B7B78" w:rsidRDefault="008F7EB8" w:rsidP="008B7B78">
      <w:pPr>
        <w:pStyle w:val="Heading3"/>
      </w:pPr>
      <w:bookmarkStart w:id="2649" w:name="_Toc212096965"/>
      <w:bookmarkStart w:id="2650" w:name="_Toc140132396"/>
      <w:r w:rsidRPr="008B7B78">
        <w:t>Activity Restrictions</w:t>
      </w:r>
      <w:bookmarkEnd w:id="2649"/>
      <w:bookmarkEnd w:id="2650"/>
    </w:p>
    <w:p w14:paraId="1E43AF1A" w14:textId="77777777" w:rsidR="005C62BE" w:rsidRPr="00741418" w:rsidRDefault="00526A29" w:rsidP="00741418">
      <w:pPr>
        <w:pStyle w:val="Paragraph"/>
        <w:rPr>
          <w:rStyle w:val="SuggestedOptional"/>
          <w:color w:val="auto"/>
        </w:rPr>
      </w:pPr>
      <w:r>
        <w:t>No activity restrictions are required.</w:t>
      </w:r>
    </w:p>
    <w:p w14:paraId="25A132F7" w14:textId="77777777" w:rsidR="008B7B78" w:rsidRDefault="00526A29" w:rsidP="00782DEE">
      <w:pPr>
        <w:pStyle w:val="Heading2"/>
      </w:pPr>
      <w:bookmarkStart w:id="2651" w:name="_Toc212096966"/>
      <w:bookmarkStart w:id="2652" w:name="_Toc140132397"/>
      <w:r w:rsidRPr="00782DEE">
        <w:t>Screen Failures</w:t>
      </w:r>
      <w:bookmarkEnd w:id="2651"/>
      <w:bookmarkEnd w:id="2652"/>
    </w:p>
    <w:p w14:paraId="342D0240" w14:textId="77777777" w:rsidR="0074605C" w:rsidRDefault="002422EC" w:rsidP="00741418">
      <w:pPr>
        <w:pStyle w:val="Paragraph"/>
      </w:pPr>
      <w:r>
        <w:t>Screen failures are defined as participants who consent to participate in the clinical study, but are not subsequently randomized in the study. A minimal set of screen-failure information is required to ensure transparent reporting of screen-failure participants to meet the CONSORT publishing requirements and to respond to queries from regulatory authorities. Minimal information includes demography, screen-failure details, eligibility criteria, and any AEs or SAEs meeting reporting requirements as outlined in the data entry guidelines.</w:t>
      </w:r>
    </w:p>
    <w:p w14:paraId="3DBC26E5" w14:textId="77777777" w:rsidR="0074605C" w:rsidRDefault="00526A29" w:rsidP="00741418">
      <w:pPr>
        <w:pStyle w:val="Paragraph"/>
      </w:pPr>
      <w:r>
        <w:t>Participants who fail screening may be rescreened for eligibility after consultation between the investigator and the Sponsor and written documentation of the collaborative decision on participant management is produced.</w:t>
      </w:r>
    </w:p>
    <w:p w14:paraId="762CEA44" w14:textId="77777777" w:rsidR="00782DEE" w:rsidRDefault="00526A29" w:rsidP="00782DEE">
      <w:pPr>
        <w:pStyle w:val="Heading2"/>
      </w:pPr>
      <w:bookmarkStart w:id="2653" w:name="_Toc212096967"/>
      <w:bookmarkStart w:id="2654" w:name="_Toc140132398"/>
      <w:r w:rsidRPr="00782DEE">
        <w:lastRenderedPageBreak/>
        <w:t>Participant Replacement Strategy</w:t>
      </w:r>
      <w:bookmarkEnd w:id="2653"/>
      <w:bookmarkEnd w:id="2654"/>
    </w:p>
    <w:p w14:paraId="3424330E" w14:textId="77777777" w:rsidR="0074605C" w:rsidRDefault="002422EC" w:rsidP="00741418">
      <w:pPr>
        <w:pStyle w:val="Paragraph"/>
      </w:pPr>
      <w:r>
        <w:t>A participant who meets the criteria in Section 5.5.1 (Part 1) may be replaced. A participant who discontinues from study intervention OR withdraws from the study in Part 2 will not be replaced.</w:t>
      </w:r>
    </w:p>
    <w:p w14:paraId="6BC77FC4" w14:textId="77777777" w:rsidR="008B35E1" w:rsidRDefault="00526A29" w:rsidP="008B35E1">
      <w:pPr>
        <w:pStyle w:val="Heading3"/>
      </w:pPr>
      <w:bookmarkStart w:id="2655" w:name="_Toc212096968"/>
      <w:bookmarkStart w:id="2656" w:name="_Toc140132399"/>
      <w:r>
        <w:t>Replacement of Participants in Part 1</w:t>
      </w:r>
      <w:bookmarkEnd w:id="2655"/>
      <w:bookmarkEnd w:id="2656"/>
    </w:p>
    <w:p w14:paraId="5F7D80AE" w14:textId="77777777" w:rsidR="008B35E1" w:rsidRDefault="00526A29" w:rsidP="00741418">
      <w:pPr>
        <w:pStyle w:val="Paragraph"/>
      </w:pPr>
      <w:r>
        <w:t>To adequately evaluate the safety of the doses administered in Part 1 of this study, all participants selected must meet the criteria for DLT evaluability. Participants are considered non-evaluable for DLT assessment if they meet either of the criteria below:</w:t>
      </w:r>
    </w:p>
    <w:p w14:paraId="6CBE846D" w14:textId="214559C2" w:rsidR="008B35E1" w:rsidRPr="00DF070C" w:rsidRDefault="00526A29" w:rsidP="00DF070C">
      <w:pPr>
        <w:pStyle w:val="ListBullet"/>
      </w:pPr>
      <w:r w:rsidRPr="00DF070C">
        <w:t>They did not start the combination treatment of nemtabrutinib and venetoclax</w:t>
      </w:r>
      <w:ins w:id="2657" w:author="Powell, Deana" w:date="2026-03-05T15:34:00Z" w16du:dateUtc="2026-03-05T20:34:00Z">
        <w:r w:rsidR="002A7ECD">
          <w:t>.</w:t>
        </w:r>
      </w:ins>
      <w:r w:rsidRPr="00DF070C">
        <w:t xml:space="preserve"> </w:t>
      </w:r>
    </w:p>
    <w:p w14:paraId="63EB350B" w14:textId="6D8A8CC6" w:rsidR="008B35E1" w:rsidRPr="00DF070C" w:rsidRDefault="00526A29" w:rsidP="00DF070C">
      <w:pPr>
        <w:pStyle w:val="ListBullet"/>
      </w:pPr>
      <w:r w:rsidRPr="00DF070C">
        <w:t>They have a treatment-related AE that meets the definition of a DLT (see Section 4.3.1) during Cycle 1 (nemtabrutinib monotherapy</w:t>
      </w:r>
      <w:del w:id="2658" w:author="Powell, Deana" w:date="2026-03-05T15:34:00Z" w16du:dateUtc="2026-03-05T20:34:00Z">
        <w:r w:rsidR="00895D30" w:rsidRPr="00DF070C">
          <w:delText>)</w:delText>
        </w:r>
      </w:del>
      <w:ins w:id="2659" w:author="Powell, Deana" w:date="2026-03-05T15:34:00Z" w16du:dateUtc="2026-03-05T20:34:00Z">
        <w:r w:rsidRPr="00DF070C">
          <w:t>)</w:t>
        </w:r>
        <w:r w:rsidR="002A7ECD">
          <w:t>.</w:t>
        </w:r>
      </w:ins>
    </w:p>
    <w:p w14:paraId="515ED31E" w14:textId="6A9D9C71" w:rsidR="008B35E1" w:rsidRPr="00DF070C" w:rsidRDefault="00526A29" w:rsidP="00DF070C">
      <w:pPr>
        <w:pStyle w:val="ListBullet"/>
        <w:keepNext/>
      </w:pPr>
      <w:r w:rsidRPr="00DF070C">
        <w:t>During the DLT evaluation period, they received less than 75% of either the nemtabrutinib doses or the venetoclax doses (in terms of number of doses) and did not experience a DLT</w:t>
      </w:r>
      <w:ins w:id="2660" w:author="Powell, Deana" w:date="2026-03-05T15:34:00Z" w16du:dateUtc="2026-03-05T20:34:00Z">
        <w:r w:rsidR="002A7ECD">
          <w:t>.</w:t>
        </w:r>
      </w:ins>
    </w:p>
    <w:p w14:paraId="3DD603DC" w14:textId="77777777" w:rsidR="008B35E1" w:rsidRDefault="00526A29" w:rsidP="008B35E1">
      <w:pPr>
        <w:pStyle w:val="ListBullet"/>
        <w:ind w:left="426"/>
      </w:pPr>
      <w:r>
        <w:t>NOTE: If a participant experiences a DLT in Part 1, the investigator and Sponsor will discuss the case. If the investigator feels the participant is deriving clinical benefit from the study intervention and is deemed clinically stable, the participant may be allowed to continue if agreed by the Sponsor. Participants must meet the following criteria for clinical stability:</w:t>
      </w:r>
    </w:p>
    <w:p w14:paraId="565EE038" w14:textId="2B972F44" w:rsidR="008B35E1" w:rsidRPr="00DF070C" w:rsidRDefault="00526A29" w:rsidP="00404370">
      <w:pPr>
        <w:pStyle w:val="ListBullet2"/>
        <w:numPr>
          <w:ilvl w:val="0"/>
          <w:numId w:val="64"/>
        </w:numPr>
      </w:pPr>
      <w:r w:rsidRPr="00DF070C">
        <w:t xml:space="preserve">Participants must have adequate organ function as indicated by the laboratory values in </w:t>
      </w:r>
      <w:r w:rsidR="00B16DC4">
        <w:t>Table 6</w:t>
      </w:r>
      <w:r w:rsidRPr="00DF070C">
        <w:t>;</w:t>
      </w:r>
    </w:p>
    <w:p w14:paraId="10CCA142" w14:textId="77777777" w:rsidR="008B35E1" w:rsidRPr="00DF070C" w:rsidRDefault="00526A29" w:rsidP="00404370">
      <w:pPr>
        <w:pStyle w:val="ListBullet2"/>
        <w:numPr>
          <w:ilvl w:val="0"/>
          <w:numId w:val="64"/>
        </w:numPr>
      </w:pPr>
      <w:r w:rsidRPr="00DF070C">
        <w:t>Participants must have no evidence of disease progression; and</w:t>
      </w:r>
    </w:p>
    <w:p w14:paraId="15531D72" w14:textId="77777777" w:rsidR="008B35E1" w:rsidRDefault="00526A29" w:rsidP="00404370">
      <w:pPr>
        <w:pStyle w:val="ListBullet2"/>
        <w:numPr>
          <w:ilvl w:val="0"/>
          <w:numId w:val="64"/>
        </w:numPr>
      </w:pPr>
      <w:r w:rsidRPr="00DF070C">
        <w:t>Participants must have an ECOG performance status of 0 to 2.</w:t>
      </w:r>
    </w:p>
    <w:p w14:paraId="1E9F56ED" w14:textId="77777777" w:rsidR="00741418" w:rsidRPr="00DF070C" w:rsidRDefault="00741418" w:rsidP="00741418">
      <w:pPr>
        <w:pStyle w:val="ListEnd"/>
      </w:pPr>
    </w:p>
    <w:p w14:paraId="309D684B" w14:textId="77777777" w:rsidR="00E51E2B" w:rsidRPr="00D249B3" w:rsidRDefault="00526A29" w:rsidP="00741418">
      <w:pPr>
        <w:pStyle w:val="Paragraph"/>
        <w:rPr>
          <w:ins w:id="2661" w:author="Powell, Deana" w:date="2026-03-05T15:34:00Z" w16du:dateUtc="2026-03-05T20:34:00Z"/>
        </w:rPr>
      </w:pPr>
      <w:ins w:id="2662" w:author="Powell, Deana" w:date="2026-03-05T15:34:00Z" w16du:dateUtc="2026-03-05T20:34:00Z">
        <w:r w:rsidRPr="00111BDA">
          <w:t xml:space="preserve">The additional 15 </w:t>
        </w:r>
        <w:r>
          <w:t>participants</w:t>
        </w:r>
        <w:r w:rsidRPr="00111BDA">
          <w:t xml:space="preserve"> enrolled into Part 1 to receive 45 mg </w:t>
        </w:r>
        <w:r w:rsidR="00626F25" w:rsidRPr="00111BDA">
          <w:t>qd</w:t>
        </w:r>
        <w:r w:rsidRPr="00111BDA">
          <w:t xml:space="preserve"> nemtabrutinib in combination with venetoclax</w:t>
        </w:r>
        <w:r>
          <w:t>, will not be replaced.</w:t>
        </w:r>
      </w:ins>
    </w:p>
    <w:p w14:paraId="21B6E2D5" w14:textId="77777777" w:rsidR="00782DEE" w:rsidRDefault="00526A29" w:rsidP="00782DEE">
      <w:pPr>
        <w:pStyle w:val="Heading1"/>
        <w:pageBreakBefore/>
        <w:ind w:left="475" w:hanging="475"/>
      </w:pPr>
      <w:bookmarkStart w:id="2663" w:name="_Toc212096969"/>
      <w:bookmarkStart w:id="2664" w:name="_Toc140132400"/>
      <w:r w:rsidRPr="00782DEE">
        <w:lastRenderedPageBreak/>
        <w:t>STUDY INTERVENTION</w:t>
      </w:r>
      <w:bookmarkEnd w:id="2663"/>
      <w:bookmarkEnd w:id="2664"/>
    </w:p>
    <w:p w14:paraId="3A47A1AE" w14:textId="0D2CAD00" w:rsidR="005C62BE" w:rsidRDefault="00526A29" w:rsidP="00C578D7">
      <w:pPr>
        <w:pStyle w:val="Paragraph"/>
      </w:pPr>
      <w:r w:rsidRPr="003072D7">
        <w:t>Study intervention is defined as any investigational intervention(s), marketed product(s), placebo, or medical device(s) intended to be administered to a study participant according to the study protocol.</w:t>
      </w:r>
    </w:p>
    <w:p w14:paraId="6912712B" w14:textId="77477745" w:rsidR="0074605C" w:rsidRDefault="002422EC">
      <w:pPr>
        <w:pStyle w:val="Paragraph"/>
        <w:rPr>
          <w:rFonts w:eastAsiaTheme="minorHAnsi"/>
        </w:rPr>
      </w:pPr>
      <w:r>
        <w:rPr>
          <w:rFonts w:eastAsiaTheme="minorHAnsi"/>
        </w:rPr>
        <w:t>Clinical supplies</w:t>
      </w:r>
      <w:del w:id="2665" w:author="Powell, Deana" w:date="2026-03-05T15:34:00Z" w16du:dateUtc="2026-03-05T20:34:00Z">
        <w:r w:rsidR="00F10DC3" w:rsidRPr="00CB0430">
          <w:delText xml:space="preserve"> </w:delText>
        </w:r>
        <w:r w:rsidR="00F10DC3" w:rsidRPr="00091646">
          <w:delText>provided by the Sponsor</w:delText>
        </w:r>
      </w:del>
      <w:r>
        <w:rPr>
          <w:rFonts w:eastAsiaTheme="minorHAnsi"/>
        </w:rPr>
        <w:t xml:space="preserve"> will be packaged to support enrollment</w:t>
      </w:r>
      <w:r>
        <w:t xml:space="preserve">. </w:t>
      </w:r>
      <w:r>
        <w:rPr>
          <w:rFonts w:eastAsiaTheme="minorHAnsi"/>
        </w:rPr>
        <w:t>Clinical supplies will be affixed with a clinical label in accordance with regulatory requirements.</w:t>
      </w:r>
    </w:p>
    <w:p w14:paraId="038C6880" w14:textId="77777777" w:rsidR="0074605C" w:rsidRDefault="00526A29">
      <w:pPr>
        <w:pStyle w:val="Paragraph"/>
        <w:rPr>
          <w:ins w:id="2666" w:author="Powell, Deana" w:date="2026-03-05T15:34:00Z" w16du:dateUtc="2026-03-05T20:34:00Z"/>
        </w:rPr>
      </w:pPr>
      <w:ins w:id="2667" w:author="Powell, Deana" w:date="2026-03-05T15:34:00Z" w16du:dateUtc="2026-03-05T20:34:00Z">
        <w:r>
          <w:t xml:space="preserve">Global clinical supply complaints and/or temperature excursions are to be reported as soon as possible upon first becoming aware of the issue by completing the Online Form at </w:t>
        </w:r>
        <w:r w:rsidRPr="00C84EFD">
          <w:t>www.csincident.msd.com</w:t>
        </w:r>
        <w:r>
          <w:t xml:space="preserve"> or via email to </w:t>
        </w:r>
        <w:r w:rsidRPr="00C84EFD">
          <w:t>clinical.complaints.intake@MSD.com</w:t>
        </w:r>
        <w:r>
          <w:t xml:space="preserve"> in case of system downtime or technical issues with the online form.</w:t>
        </w:r>
      </w:ins>
    </w:p>
    <w:p w14:paraId="3C919CDD" w14:textId="77777777" w:rsidR="00782DEE" w:rsidRDefault="00FB60F7" w:rsidP="00782DEE">
      <w:pPr>
        <w:pStyle w:val="Heading2"/>
      </w:pPr>
      <w:bookmarkStart w:id="2668" w:name="_Toc212096970"/>
      <w:bookmarkStart w:id="2669" w:name="_Toc140132401"/>
      <w:r w:rsidRPr="00782DEE">
        <w:t>Study Intervention(s) Administered</w:t>
      </w:r>
      <w:bookmarkEnd w:id="2668"/>
      <w:bookmarkEnd w:id="2669"/>
    </w:p>
    <w:p w14:paraId="393BA420" w14:textId="4913E407" w:rsidR="0074605C" w:rsidRDefault="00526A29" w:rsidP="00741418">
      <w:pPr>
        <w:pStyle w:val="Paragraph"/>
      </w:pPr>
      <w:r>
        <w:t xml:space="preserve">The study intervention(s) </w:t>
      </w:r>
      <w:r>
        <w:rPr>
          <w:rFonts w:eastAsiaTheme="minorHAnsi"/>
        </w:rPr>
        <w:t>to be used in this study</w:t>
      </w:r>
      <w:r>
        <w:t xml:space="preserve"> is outlined in </w:t>
      </w:r>
      <w:r w:rsidR="00B16DC4">
        <w:t>Table 7</w:t>
      </w:r>
      <w:r>
        <w:t>.</w:t>
      </w:r>
      <w:ins w:id="2670" w:author="Powell, Deana" w:date="2026-03-05T15:34:00Z" w16du:dateUtc="2026-03-05T20:34:00Z">
        <w:r>
          <w:t xml:space="preserve"> For commercially available venetoclax or rituximab (or biosimilar), the unit dose strength and formulation may vary depending on market availability.</w:t>
        </w:r>
      </w:ins>
    </w:p>
    <w:p w14:paraId="4014314C" w14:textId="77777777" w:rsidR="0074605C" w:rsidRDefault="00526A29" w:rsidP="00741418">
      <w:pPr>
        <w:pStyle w:val="Paragraph"/>
        <w:rPr>
          <w:ins w:id="2671" w:author="Powell, Deana" w:date="2026-03-05T15:34:00Z" w16du:dateUtc="2026-03-05T20:34:00Z"/>
        </w:rPr>
      </w:pPr>
      <w:ins w:id="2672" w:author="Powell, Deana" w:date="2026-03-05T15:34:00Z" w16du:dateUtc="2026-03-05T20:34:00Z">
        <w:r>
          <w:t>There has been one formulation (FMF1) of nemtabrutinib administered in this study. A formulation (FMF2) intended for commercialization has been developed. These formulations were bioequivalent, as demonstrated in a clinical study (BELLWAVE-007), supporting a formulation change from FMF1 to FMF2, in new or existing participants treated with 65 mg qd or 45 mg qd, upon adoption of Amendment 04.</w:t>
        </w:r>
      </w:ins>
    </w:p>
    <w:p w14:paraId="61B409FF" w14:textId="77777777" w:rsidR="0074605C" w:rsidRDefault="00526A29" w:rsidP="00741418">
      <w:pPr>
        <w:pStyle w:val="Paragraph"/>
        <w:rPr>
          <w:ins w:id="2673" w:author="Powell, Deana" w:date="2026-03-05T15:34:00Z" w16du:dateUtc="2026-03-05T20:34:00Z"/>
        </w:rPr>
      </w:pPr>
      <w:ins w:id="2674" w:author="Powell, Deana" w:date="2026-03-05T15:34:00Z" w16du:dateUtc="2026-03-05T20:34:00Z">
        <w:r>
          <w:t>As no clinically meaningful food effect was observed following administration of either the FMF1 or FMF2 formulations (see results from BELLWAVE-016 and BELLWAVE-017 in the IB), nemtabrutinib FMF1 and FMF2 may be administered without respect to food.</w:t>
        </w:r>
      </w:ins>
    </w:p>
    <w:p w14:paraId="53DA66A1" w14:textId="648DEE8A" w:rsidR="0074605C" w:rsidRDefault="002422EC" w:rsidP="00741418">
      <w:pPr>
        <w:pStyle w:val="Paragraph"/>
      </w:pPr>
      <w:r>
        <w:t>Country-specific requirements are noted in Appendix 7.</w:t>
      </w:r>
    </w:p>
    <w:p w14:paraId="7CA00F84" w14:textId="77777777" w:rsidR="00782DEE" w:rsidRPr="00757414" w:rsidRDefault="00782DEE" w:rsidP="00757414">
      <w:pPr>
        <w:pStyle w:val="Paragraph"/>
        <w:spacing w:before="0" w:after="0" w:line="20" w:lineRule="exact"/>
        <w:rPr>
          <w:sz w:val="2"/>
          <w:szCs w:val="2"/>
        </w:rPr>
      </w:pPr>
    </w:p>
    <w:p w14:paraId="238043C6" w14:textId="77777777" w:rsidR="00782DEE" w:rsidRPr="00757414" w:rsidRDefault="00782DEE" w:rsidP="00757414">
      <w:pPr>
        <w:pStyle w:val="Paragraph"/>
        <w:spacing w:before="0" w:after="0" w:line="20" w:lineRule="exact"/>
        <w:rPr>
          <w:sz w:val="2"/>
          <w:szCs w:val="2"/>
        </w:rPr>
        <w:sectPr w:rsidR="00782DEE" w:rsidRPr="00757414" w:rsidSect="00771B96">
          <w:pgSz w:w="12240" w:h="15840"/>
          <w:pgMar w:top="1440" w:right="1440" w:bottom="1440" w:left="1800" w:header="720" w:footer="720" w:gutter="0"/>
          <w:cols w:space="708"/>
          <w:docGrid w:linePitch="360"/>
        </w:sectPr>
      </w:pPr>
    </w:p>
    <w:p w14:paraId="0AB4D07C" w14:textId="7A3F0B78" w:rsidR="00782DEE" w:rsidRDefault="00526A29" w:rsidP="00091646">
      <w:pPr>
        <w:pStyle w:val="Caption"/>
        <w:rPr>
          <w:noProof/>
        </w:rPr>
      </w:pPr>
      <w:bookmarkStart w:id="2675" w:name="_Ref129268693"/>
      <w:bookmarkStart w:id="2676" w:name="_Toc212022245"/>
      <w:bookmarkStart w:id="2677" w:name="_Toc140132614"/>
      <w:r>
        <w:lastRenderedPageBreak/>
        <w:t>Table </w:t>
      </w:r>
      <w:r w:rsidR="00B16DC4">
        <w:rPr>
          <w:noProof/>
        </w:rPr>
        <w:t>7</w:t>
      </w:r>
      <w:bookmarkEnd w:id="2675"/>
      <w:r w:rsidR="00354CC4">
        <w:rPr>
          <w:noProof/>
        </w:rPr>
        <w:tab/>
        <w:t>Study Interventions</w:t>
      </w:r>
      <w:bookmarkEnd w:id="2676"/>
      <w:bookmarkEnd w:id="2677"/>
    </w:p>
    <w:p w14:paraId="55AED872" w14:textId="77777777" w:rsidR="00932433" w:rsidRPr="00FF75A9" w:rsidRDefault="00932433" w:rsidP="00FF75A9">
      <w:pPr>
        <w:pStyle w:val="Paragraph"/>
        <w:keepNext/>
        <w:spacing w:before="0" w:after="0" w:line="20" w:lineRule="exact"/>
        <w:rPr>
          <w:sz w:val="2"/>
          <w:szCs w:val="2"/>
        </w:rPr>
      </w:pPr>
    </w:p>
    <w:tbl>
      <w:tblPr>
        <w:tblW w:w="129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58" w:type="dxa"/>
          <w:right w:w="58" w:type="dxa"/>
        </w:tblCellMar>
        <w:tblLook w:val="0600" w:firstRow="0" w:lastRow="0" w:firstColumn="0" w:lastColumn="0" w:noHBand="1" w:noVBand="1"/>
      </w:tblPr>
      <w:tblGrid>
        <w:gridCol w:w="1065"/>
        <w:gridCol w:w="1188"/>
        <w:gridCol w:w="1276"/>
        <w:gridCol w:w="1177"/>
        <w:gridCol w:w="1101"/>
        <w:gridCol w:w="944"/>
        <w:gridCol w:w="790"/>
        <w:gridCol w:w="1420"/>
        <w:gridCol w:w="1343"/>
        <w:gridCol w:w="1066"/>
        <w:gridCol w:w="702"/>
        <w:gridCol w:w="878"/>
      </w:tblGrid>
      <w:tr w:rsidR="00CA657C" w14:paraId="1971AFAE" w14:textId="77777777" w:rsidTr="006D4370">
        <w:trPr>
          <w:tblHeader/>
        </w:trPr>
        <w:tc>
          <w:tcPr>
            <w:tcW w:w="1065" w:type="dxa"/>
          </w:tcPr>
          <w:p w14:paraId="2FB27E7B" w14:textId="77777777" w:rsidR="00932433" w:rsidRPr="00A068F1" w:rsidRDefault="00526A29" w:rsidP="006E7BD1">
            <w:pPr>
              <w:pStyle w:val="TableCellLeft10pt"/>
              <w:rPr>
                <w:b/>
                <w:bCs/>
              </w:rPr>
            </w:pPr>
            <w:r w:rsidRPr="00A068F1">
              <w:rPr>
                <w:b/>
                <w:bCs/>
              </w:rPr>
              <w:t>Arm Name</w:t>
            </w:r>
          </w:p>
        </w:tc>
        <w:tc>
          <w:tcPr>
            <w:tcW w:w="1188" w:type="dxa"/>
          </w:tcPr>
          <w:p w14:paraId="6DAB1231" w14:textId="77777777" w:rsidR="00932433" w:rsidRPr="00A068F1" w:rsidRDefault="00526A29" w:rsidP="006E7BD1">
            <w:pPr>
              <w:pStyle w:val="TableCellLeft10pt"/>
              <w:rPr>
                <w:b/>
                <w:bCs/>
              </w:rPr>
            </w:pPr>
            <w:r w:rsidRPr="00A068F1">
              <w:rPr>
                <w:b/>
                <w:bCs/>
              </w:rPr>
              <w:t>Arm Type</w:t>
            </w:r>
          </w:p>
        </w:tc>
        <w:tc>
          <w:tcPr>
            <w:tcW w:w="1276" w:type="dxa"/>
          </w:tcPr>
          <w:p w14:paraId="56E5D603" w14:textId="77777777" w:rsidR="00932433" w:rsidRPr="00A068F1" w:rsidRDefault="00526A29" w:rsidP="006E7BD1">
            <w:pPr>
              <w:pStyle w:val="TableCellLeft10pt"/>
              <w:rPr>
                <w:b/>
                <w:bCs/>
              </w:rPr>
            </w:pPr>
            <w:r w:rsidRPr="00A068F1">
              <w:rPr>
                <w:b/>
                <w:bCs/>
              </w:rPr>
              <w:t>Intervention Name</w:t>
            </w:r>
          </w:p>
        </w:tc>
        <w:tc>
          <w:tcPr>
            <w:tcW w:w="1177" w:type="dxa"/>
          </w:tcPr>
          <w:p w14:paraId="4A5026CD" w14:textId="77777777" w:rsidR="00932433" w:rsidRPr="00A068F1" w:rsidRDefault="00526A29" w:rsidP="006D4370">
            <w:pPr>
              <w:pStyle w:val="TableCellLeft10pt"/>
              <w:ind w:right="-103"/>
              <w:rPr>
                <w:b/>
                <w:bCs/>
              </w:rPr>
            </w:pPr>
            <w:r w:rsidRPr="00A068F1">
              <w:rPr>
                <w:b/>
                <w:bCs/>
              </w:rPr>
              <w:t>Intervention Type</w:t>
            </w:r>
          </w:p>
        </w:tc>
        <w:tc>
          <w:tcPr>
            <w:tcW w:w="1101" w:type="dxa"/>
          </w:tcPr>
          <w:p w14:paraId="7FED6E05" w14:textId="77777777" w:rsidR="00932433" w:rsidRPr="00A068F1" w:rsidRDefault="00526A29" w:rsidP="006D4370">
            <w:pPr>
              <w:pStyle w:val="TableCellLeft10pt"/>
              <w:ind w:left="-95" w:right="-63"/>
              <w:jc w:val="center"/>
              <w:rPr>
                <w:b/>
                <w:bCs/>
              </w:rPr>
            </w:pPr>
            <w:r w:rsidRPr="00A068F1">
              <w:rPr>
                <w:b/>
                <w:bCs/>
              </w:rPr>
              <w:t>Dose Formulation</w:t>
            </w:r>
          </w:p>
        </w:tc>
        <w:tc>
          <w:tcPr>
            <w:tcW w:w="944" w:type="dxa"/>
          </w:tcPr>
          <w:p w14:paraId="52A2B711" w14:textId="77777777" w:rsidR="00932433" w:rsidRPr="00A068F1" w:rsidRDefault="00526A29" w:rsidP="006E7BD1">
            <w:pPr>
              <w:pStyle w:val="TableCellLeft10pt"/>
              <w:rPr>
                <w:b/>
                <w:bCs/>
              </w:rPr>
            </w:pPr>
            <w:r w:rsidRPr="00A068F1">
              <w:rPr>
                <w:b/>
                <w:bCs/>
              </w:rPr>
              <w:t>Unit Dose Strength</w:t>
            </w:r>
            <w:r w:rsidR="006D4370">
              <w:rPr>
                <w:b/>
                <w:bCs/>
              </w:rPr>
              <w:br/>
            </w:r>
            <w:r w:rsidRPr="00A068F1">
              <w:rPr>
                <w:b/>
                <w:bCs/>
              </w:rPr>
              <w:t>(s)</w:t>
            </w:r>
          </w:p>
        </w:tc>
        <w:tc>
          <w:tcPr>
            <w:tcW w:w="790" w:type="dxa"/>
          </w:tcPr>
          <w:p w14:paraId="4755EDC1" w14:textId="77777777" w:rsidR="00932433" w:rsidRPr="00A068F1" w:rsidRDefault="00526A29" w:rsidP="006E7BD1">
            <w:pPr>
              <w:pStyle w:val="TableCellLeft10pt"/>
              <w:rPr>
                <w:b/>
                <w:bCs/>
              </w:rPr>
            </w:pPr>
            <w:r w:rsidRPr="00A068F1">
              <w:rPr>
                <w:b/>
                <w:bCs/>
              </w:rPr>
              <w:t>Dosage Level</w:t>
            </w:r>
            <w:r w:rsidR="006D4370">
              <w:rPr>
                <w:b/>
                <w:bCs/>
              </w:rPr>
              <w:br/>
            </w:r>
            <w:r w:rsidRPr="00A068F1">
              <w:rPr>
                <w:b/>
                <w:bCs/>
              </w:rPr>
              <w:t>(s)</w:t>
            </w:r>
          </w:p>
        </w:tc>
        <w:tc>
          <w:tcPr>
            <w:tcW w:w="1420" w:type="dxa"/>
          </w:tcPr>
          <w:p w14:paraId="468ED224" w14:textId="77777777" w:rsidR="00932433" w:rsidRPr="00A068F1" w:rsidRDefault="00526A29" w:rsidP="006D4370">
            <w:pPr>
              <w:pStyle w:val="TableCellLeft10pt"/>
              <w:ind w:right="-25"/>
              <w:rPr>
                <w:b/>
                <w:bCs/>
              </w:rPr>
            </w:pPr>
            <w:r w:rsidRPr="00A068F1">
              <w:rPr>
                <w:b/>
                <w:bCs/>
              </w:rPr>
              <w:t>Route of Administration</w:t>
            </w:r>
          </w:p>
        </w:tc>
        <w:tc>
          <w:tcPr>
            <w:tcW w:w="1343" w:type="dxa"/>
          </w:tcPr>
          <w:p w14:paraId="70207E6D" w14:textId="77777777" w:rsidR="00932433" w:rsidRPr="00A068F1" w:rsidRDefault="00526A29" w:rsidP="006E7BD1">
            <w:pPr>
              <w:pStyle w:val="TableCellLeft10pt"/>
              <w:rPr>
                <w:b/>
                <w:bCs/>
              </w:rPr>
            </w:pPr>
            <w:r w:rsidRPr="00A068F1">
              <w:rPr>
                <w:b/>
                <w:bCs/>
              </w:rPr>
              <w:t>Regimen/</w:t>
            </w:r>
            <w:r w:rsidR="006D4370">
              <w:rPr>
                <w:b/>
                <w:bCs/>
              </w:rPr>
              <w:t xml:space="preserve"> </w:t>
            </w:r>
            <w:r w:rsidRPr="00A068F1">
              <w:rPr>
                <w:b/>
                <w:bCs/>
              </w:rPr>
              <w:t>Treatment Period/</w:t>
            </w:r>
            <w:r w:rsidR="006D4370">
              <w:rPr>
                <w:b/>
                <w:bCs/>
              </w:rPr>
              <w:t xml:space="preserve"> </w:t>
            </w:r>
            <w:r w:rsidRPr="00A068F1">
              <w:rPr>
                <w:b/>
                <w:bCs/>
              </w:rPr>
              <w:t>Vaccination Regimen</w:t>
            </w:r>
          </w:p>
        </w:tc>
        <w:tc>
          <w:tcPr>
            <w:tcW w:w="1066" w:type="dxa"/>
          </w:tcPr>
          <w:p w14:paraId="299F0326" w14:textId="77777777" w:rsidR="00932433" w:rsidRPr="00A068F1" w:rsidRDefault="00526A29" w:rsidP="006E7BD1">
            <w:pPr>
              <w:pStyle w:val="TableCellLeft10pt"/>
              <w:rPr>
                <w:b/>
                <w:bCs/>
              </w:rPr>
            </w:pPr>
            <w:r w:rsidRPr="00A068F1">
              <w:rPr>
                <w:b/>
                <w:bCs/>
              </w:rPr>
              <w:t>Use</w:t>
            </w:r>
          </w:p>
        </w:tc>
        <w:tc>
          <w:tcPr>
            <w:tcW w:w="702" w:type="dxa"/>
          </w:tcPr>
          <w:p w14:paraId="5448A3D7" w14:textId="77777777" w:rsidR="00932433" w:rsidRPr="00A068F1" w:rsidRDefault="00526A29" w:rsidP="006D4370">
            <w:pPr>
              <w:pStyle w:val="TableCellLeft10pt"/>
              <w:ind w:right="-30"/>
              <w:rPr>
                <w:b/>
                <w:bCs/>
              </w:rPr>
            </w:pPr>
            <w:r w:rsidRPr="00A068F1">
              <w:rPr>
                <w:b/>
                <w:bCs/>
              </w:rPr>
              <w:t>IMP or NIMP/</w:t>
            </w:r>
            <w:r w:rsidR="006D4370">
              <w:rPr>
                <w:b/>
                <w:bCs/>
              </w:rPr>
              <w:t xml:space="preserve"> </w:t>
            </w:r>
            <w:r w:rsidRPr="00A068F1">
              <w:rPr>
                <w:b/>
                <w:bCs/>
              </w:rPr>
              <w:t>AxMP</w:t>
            </w:r>
          </w:p>
        </w:tc>
        <w:tc>
          <w:tcPr>
            <w:tcW w:w="878" w:type="dxa"/>
          </w:tcPr>
          <w:p w14:paraId="01C2638C" w14:textId="77777777" w:rsidR="00932433" w:rsidRPr="00A068F1" w:rsidRDefault="00526A29" w:rsidP="006D4370">
            <w:pPr>
              <w:pStyle w:val="TableCellLeft10pt"/>
              <w:ind w:right="-10"/>
              <w:rPr>
                <w:b/>
                <w:bCs/>
              </w:rPr>
            </w:pPr>
            <w:r w:rsidRPr="00A068F1">
              <w:rPr>
                <w:b/>
                <w:bCs/>
              </w:rPr>
              <w:t>Sourcing</w:t>
            </w:r>
          </w:p>
        </w:tc>
      </w:tr>
      <w:tr w:rsidR="00CA657C" w14:paraId="6269C6CF" w14:textId="77777777" w:rsidTr="006D4370">
        <w:tc>
          <w:tcPr>
            <w:tcW w:w="1065" w:type="dxa"/>
          </w:tcPr>
          <w:p w14:paraId="396D5412" w14:textId="77777777" w:rsidR="00AA4CA2" w:rsidRDefault="00526A29">
            <w:pPr>
              <w:rPr>
                <w:b/>
                <w:bCs/>
                <w:sz w:val="18"/>
                <w:szCs w:val="18"/>
              </w:rPr>
            </w:pPr>
            <w:r>
              <w:rPr>
                <w:sz w:val="18"/>
                <w:szCs w:val="18"/>
              </w:rPr>
              <w:t>Treatment Group</w:t>
            </w:r>
            <w:ins w:id="2678" w:author="Powell, Deana" w:date="2026-03-05T15:34:00Z" w16du:dateUtc="2026-03-05T20:34:00Z">
              <w:r>
                <w:rPr>
                  <w:sz w:val="18"/>
                  <w:szCs w:val="18"/>
                </w:rPr>
                <w:t xml:space="preserve"> (Parts 1 and 2)</w:t>
              </w:r>
            </w:ins>
          </w:p>
          <w:p w14:paraId="323F0750" w14:textId="77777777" w:rsidR="00932433" w:rsidRDefault="00932433" w:rsidP="00A068F1">
            <w:pPr>
              <w:pStyle w:val="TableCellLeft10pt"/>
            </w:pPr>
          </w:p>
        </w:tc>
        <w:tc>
          <w:tcPr>
            <w:tcW w:w="1188" w:type="dxa"/>
          </w:tcPr>
          <w:p w14:paraId="37085A8F" w14:textId="77777777" w:rsidR="00932433" w:rsidRDefault="00526A29" w:rsidP="00A068F1">
            <w:pPr>
              <w:pStyle w:val="TableCellLeft10pt"/>
            </w:pPr>
            <w:r>
              <w:t>Experimental</w:t>
            </w:r>
          </w:p>
        </w:tc>
        <w:tc>
          <w:tcPr>
            <w:tcW w:w="1276" w:type="dxa"/>
          </w:tcPr>
          <w:p w14:paraId="5686F943" w14:textId="77777777" w:rsidR="00AA4CA2" w:rsidRDefault="00526A29">
            <w:pPr>
              <w:rPr>
                <w:b/>
                <w:bCs/>
                <w:sz w:val="18"/>
                <w:szCs w:val="18"/>
              </w:rPr>
            </w:pPr>
            <w:r>
              <w:rPr>
                <w:sz w:val="18"/>
                <w:szCs w:val="18"/>
              </w:rPr>
              <w:t>Nemtabrutinib</w:t>
            </w:r>
            <w:ins w:id="2679" w:author="Powell, Deana" w:date="2026-03-05T15:34:00Z" w16du:dateUtc="2026-03-05T20:34:00Z">
              <w:r>
                <w:rPr>
                  <w:sz w:val="18"/>
                  <w:szCs w:val="18"/>
                </w:rPr>
                <w:t xml:space="preserve"> (FMF1)</w:t>
              </w:r>
            </w:ins>
          </w:p>
          <w:p w14:paraId="13156CF7" w14:textId="77777777" w:rsidR="00932433" w:rsidRDefault="00932433" w:rsidP="00A068F1">
            <w:pPr>
              <w:pStyle w:val="TableCellLeft10pt"/>
            </w:pPr>
          </w:p>
        </w:tc>
        <w:tc>
          <w:tcPr>
            <w:tcW w:w="1177" w:type="dxa"/>
          </w:tcPr>
          <w:p w14:paraId="3801E93E" w14:textId="77777777" w:rsidR="00932433" w:rsidRDefault="00526A29" w:rsidP="00A068F1">
            <w:pPr>
              <w:pStyle w:val="TableCellLeft10pt"/>
            </w:pPr>
            <w:r>
              <w:t>Drug</w:t>
            </w:r>
          </w:p>
        </w:tc>
        <w:tc>
          <w:tcPr>
            <w:tcW w:w="1101" w:type="dxa"/>
          </w:tcPr>
          <w:p w14:paraId="3C5DBB20" w14:textId="77777777" w:rsidR="00932433" w:rsidRDefault="00526A29" w:rsidP="00A068F1">
            <w:pPr>
              <w:pStyle w:val="TableCellLeft10pt"/>
            </w:pPr>
            <w:r>
              <w:t>Tablet</w:t>
            </w:r>
          </w:p>
        </w:tc>
        <w:tc>
          <w:tcPr>
            <w:tcW w:w="944" w:type="dxa"/>
          </w:tcPr>
          <w:p w14:paraId="72E09F07" w14:textId="77777777" w:rsidR="00AA4CA2" w:rsidRDefault="00526A29">
            <w:pPr>
              <w:rPr>
                <w:b/>
                <w:bCs/>
                <w:sz w:val="18"/>
                <w:szCs w:val="18"/>
              </w:rPr>
            </w:pPr>
            <w:r>
              <w:rPr>
                <w:sz w:val="18"/>
                <w:szCs w:val="18"/>
              </w:rPr>
              <w:t>5 and 20 mg</w:t>
            </w:r>
          </w:p>
          <w:p w14:paraId="2E41B8AB" w14:textId="77777777" w:rsidR="00932433" w:rsidRDefault="00932433" w:rsidP="00A068F1">
            <w:pPr>
              <w:pStyle w:val="TableCellLeft10pt"/>
            </w:pPr>
          </w:p>
        </w:tc>
        <w:tc>
          <w:tcPr>
            <w:tcW w:w="790" w:type="dxa"/>
          </w:tcPr>
          <w:p w14:paraId="2A564BF8" w14:textId="77777777" w:rsidR="00AA4CA2" w:rsidRDefault="00526A29">
            <w:pPr>
              <w:rPr>
                <w:b/>
                <w:bCs/>
                <w:sz w:val="18"/>
                <w:szCs w:val="18"/>
              </w:rPr>
            </w:pPr>
            <w:ins w:id="2680" w:author="Powell, Deana" w:date="2026-03-05T15:34:00Z" w16du:dateUtc="2026-03-05T20:34:00Z">
              <w:r>
                <w:rPr>
                  <w:sz w:val="18"/>
                  <w:szCs w:val="18"/>
                </w:rPr>
                <w:t xml:space="preserve">30 or </w:t>
              </w:r>
            </w:ins>
            <w:r>
              <w:rPr>
                <w:sz w:val="18"/>
                <w:szCs w:val="18"/>
              </w:rPr>
              <w:t xml:space="preserve">45 </w:t>
            </w:r>
            <w:ins w:id="2681" w:author="Powell, Deana" w:date="2026-03-05T15:34:00Z" w16du:dateUtc="2026-03-05T20:34:00Z">
              <w:r>
                <w:rPr>
                  <w:sz w:val="18"/>
                  <w:szCs w:val="18"/>
                </w:rPr>
                <w:t>or 65 </w:t>
              </w:r>
            </w:ins>
            <w:r>
              <w:rPr>
                <w:sz w:val="18"/>
                <w:szCs w:val="18"/>
              </w:rPr>
              <w:t>mg</w:t>
            </w:r>
          </w:p>
          <w:p w14:paraId="4BAD2662" w14:textId="77777777" w:rsidR="00932433" w:rsidRDefault="00932433" w:rsidP="00A068F1">
            <w:pPr>
              <w:pStyle w:val="TableCellLeft10pt"/>
            </w:pPr>
          </w:p>
        </w:tc>
        <w:tc>
          <w:tcPr>
            <w:tcW w:w="1420" w:type="dxa"/>
          </w:tcPr>
          <w:p w14:paraId="4CA66DC5" w14:textId="77777777" w:rsidR="00932433" w:rsidRDefault="00526A29" w:rsidP="00A068F1">
            <w:pPr>
              <w:pStyle w:val="TableCellLeft10pt"/>
            </w:pPr>
            <w:r>
              <w:t>Oral</w:t>
            </w:r>
          </w:p>
        </w:tc>
        <w:tc>
          <w:tcPr>
            <w:tcW w:w="1343" w:type="dxa"/>
          </w:tcPr>
          <w:p w14:paraId="27CDF52F" w14:textId="77777777" w:rsidR="00932433" w:rsidRPr="00926D54" w:rsidRDefault="00526A29" w:rsidP="00926D54">
            <w:pPr>
              <w:rPr>
                <w:b/>
                <w:bCs/>
                <w:sz w:val="18"/>
                <w:szCs w:val="18"/>
              </w:rPr>
            </w:pPr>
            <w:r>
              <w:rPr>
                <w:sz w:val="18"/>
                <w:szCs w:val="18"/>
              </w:rPr>
              <w:t>Daily, at least 10 hours after venetoclax administration, until DP, unacceptable toxicity, discontinuation criteria met, or 2 years post C2D1</w:t>
            </w:r>
          </w:p>
        </w:tc>
        <w:tc>
          <w:tcPr>
            <w:tcW w:w="1066" w:type="dxa"/>
          </w:tcPr>
          <w:p w14:paraId="2343E504" w14:textId="77777777" w:rsidR="00932433" w:rsidRDefault="00526A29" w:rsidP="00A068F1">
            <w:pPr>
              <w:pStyle w:val="TableCellLeft10pt"/>
            </w:pPr>
            <w:r>
              <w:t>Test Product</w:t>
            </w:r>
          </w:p>
        </w:tc>
        <w:tc>
          <w:tcPr>
            <w:tcW w:w="702" w:type="dxa"/>
          </w:tcPr>
          <w:p w14:paraId="7EB5953A" w14:textId="77777777" w:rsidR="00932433" w:rsidRDefault="00526A29" w:rsidP="00A068F1">
            <w:pPr>
              <w:pStyle w:val="TableCellLeft10pt"/>
            </w:pPr>
            <w:r>
              <w:t>IMP</w:t>
            </w:r>
          </w:p>
        </w:tc>
        <w:tc>
          <w:tcPr>
            <w:tcW w:w="878" w:type="dxa"/>
          </w:tcPr>
          <w:p w14:paraId="172ADCEA" w14:textId="77777777" w:rsidR="0074605C" w:rsidRDefault="00526A29">
            <w:pPr>
              <w:keepLines/>
              <w:spacing w:line="240" w:lineRule="exact"/>
            </w:pPr>
            <w:r>
              <w:rPr>
                <w:sz w:val="20"/>
                <w:szCs w:val="20"/>
              </w:rPr>
              <w:t>Central</w:t>
            </w:r>
          </w:p>
        </w:tc>
      </w:tr>
      <w:tr w:rsidR="00CA657C" w14:paraId="5652F965" w14:textId="77777777" w:rsidTr="006D4370">
        <w:tc>
          <w:tcPr>
            <w:tcW w:w="1065" w:type="dxa"/>
          </w:tcPr>
          <w:p w14:paraId="0EFCF02F" w14:textId="77777777" w:rsidR="00AA4CA2" w:rsidRDefault="00526A29">
            <w:pPr>
              <w:rPr>
                <w:b/>
                <w:bCs/>
                <w:sz w:val="18"/>
                <w:szCs w:val="18"/>
              </w:rPr>
            </w:pPr>
            <w:r>
              <w:rPr>
                <w:sz w:val="18"/>
                <w:szCs w:val="18"/>
              </w:rPr>
              <w:t>Treatment Group</w:t>
            </w:r>
            <w:ins w:id="2682" w:author="Powell, Deana" w:date="2026-03-05T15:34:00Z" w16du:dateUtc="2026-03-05T20:34:00Z">
              <w:r>
                <w:rPr>
                  <w:sz w:val="18"/>
                  <w:szCs w:val="18"/>
                </w:rPr>
                <w:t xml:space="preserve"> (Parts 1 and 2)</w:t>
              </w:r>
            </w:ins>
          </w:p>
          <w:p w14:paraId="1896EDA7" w14:textId="77777777" w:rsidR="00404B64" w:rsidRDefault="00404B64" w:rsidP="00A068F1">
            <w:pPr>
              <w:pStyle w:val="TableCellLeft10pt"/>
            </w:pPr>
          </w:p>
        </w:tc>
        <w:tc>
          <w:tcPr>
            <w:tcW w:w="1188" w:type="dxa"/>
          </w:tcPr>
          <w:p w14:paraId="7127EA72" w14:textId="77777777" w:rsidR="00404B64" w:rsidRDefault="00526A29" w:rsidP="00A068F1">
            <w:pPr>
              <w:pStyle w:val="TableCellLeft10pt"/>
            </w:pPr>
            <w:r>
              <w:t>Experimental</w:t>
            </w:r>
          </w:p>
        </w:tc>
        <w:tc>
          <w:tcPr>
            <w:tcW w:w="1276" w:type="dxa"/>
          </w:tcPr>
          <w:p w14:paraId="2359FBE5" w14:textId="77777777" w:rsidR="00AA4CA2" w:rsidRDefault="00526A29">
            <w:pPr>
              <w:rPr>
                <w:b/>
                <w:bCs/>
                <w:sz w:val="18"/>
                <w:szCs w:val="18"/>
              </w:rPr>
            </w:pPr>
            <w:r>
              <w:rPr>
                <w:sz w:val="18"/>
                <w:szCs w:val="18"/>
              </w:rPr>
              <w:t>Nemtabrutinib</w:t>
            </w:r>
            <w:ins w:id="2683" w:author="Powell, Deana" w:date="2026-03-05T15:34:00Z" w16du:dateUtc="2026-03-05T20:34:00Z">
              <w:r>
                <w:rPr>
                  <w:sz w:val="18"/>
                  <w:szCs w:val="18"/>
                </w:rPr>
                <w:t xml:space="preserve"> (FMF2)</w:t>
              </w:r>
            </w:ins>
          </w:p>
          <w:p w14:paraId="4E2149FF" w14:textId="77777777" w:rsidR="00404B64" w:rsidRDefault="00404B64" w:rsidP="00A068F1">
            <w:pPr>
              <w:pStyle w:val="TableCellLeft10pt"/>
            </w:pPr>
          </w:p>
        </w:tc>
        <w:tc>
          <w:tcPr>
            <w:tcW w:w="1177" w:type="dxa"/>
          </w:tcPr>
          <w:p w14:paraId="6E209240" w14:textId="77777777" w:rsidR="00404B64" w:rsidRDefault="00526A29" w:rsidP="00A068F1">
            <w:pPr>
              <w:pStyle w:val="TableCellLeft10pt"/>
            </w:pPr>
            <w:r>
              <w:t>Drug</w:t>
            </w:r>
          </w:p>
        </w:tc>
        <w:tc>
          <w:tcPr>
            <w:tcW w:w="1101" w:type="dxa"/>
          </w:tcPr>
          <w:p w14:paraId="7297A08D" w14:textId="77777777" w:rsidR="00404B64" w:rsidRDefault="00526A29" w:rsidP="00A068F1">
            <w:pPr>
              <w:pStyle w:val="TableCellLeft10pt"/>
            </w:pPr>
            <w:r>
              <w:t>Tablet</w:t>
            </w:r>
          </w:p>
        </w:tc>
        <w:tc>
          <w:tcPr>
            <w:tcW w:w="944" w:type="dxa"/>
          </w:tcPr>
          <w:p w14:paraId="3DF73271" w14:textId="1C0037FD" w:rsidR="00AA4CA2" w:rsidRDefault="00895D30">
            <w:pPr>
              <w:rPr>
                <w:b/>
                <w:bCs/>
                <w:sz w:val="18"/>
                <w:szCs w:val="18"/>
              </w:rPr>
            </w:pPr>
            <w:del w:id="2684" w:author="Powell, Deana" w:date="2026-03-05T15:34:00Z" w16du:dateUtc="2026-03-05T20:34:00Z">
              <w:r w:rsidRPr="001C63C0">
                <w:rPr>
                  <w:sz w:val="20"/>
                  <w:szCs w:val="20"/>
                </w:rPr>
                <w:delText>5</w:delText>
              </w:r>
            </w:del>
            <w:ins w:id="2685" w:author="Powell, Deana" w:date="2026-03-05T15:34:00Z" w16du:dateUtc="2026-03-05T20:34:00Z">
              <w:r w:rsidR="00526A29">
                <w:rPr>
                  <w:sz w:val="18"/>
                  <w:szCs w:val="18"/>
                </w:rPr>
                <w:t>45</w:t>
              </w:r>
            </w:ins>
            <w:r w:rsidR="00526A29">
              <w:rPr>
                <w:sz w:val="18"/>
                <w:szCs w:val="18"/>
              </w:rPr>
              <w:t xml:space="preserve"> and </w:t>
            </w:r>
            <w:del w:id="2686" w:author="Powell, Deana" w:date="2026-03-05T15:34:00Z" w16du:dateUtc="2026-03-05T20:34:00Z">
              <w:r w:rsidRPr="001C63C0">
                <w:rPr>
                  <w:sz w:val="20"/>
                  <w:szCs w:val="20"/>
                </w:rPr>
                <w:delText xml:space="preserve">20 </w:delText>
              </w:r>
            </w:del>
            <w:ins w:id="2687" w:author="Powell, Deana" w:date="2026-03-05T15:34:00Z" w16du:dateUtc="2026-03-05T20:34:00Z">
              <w:r w:rsidR="00526A29">
                <w:rPr>
                  <w:sz w:val="18"/>
                  <w:szCs w:val="18"/>
                </w:rPr>
                <w:t>65 </w:t>
              </w:r>
            </w:ins>
            <w:r w:rsidR="00526A29">
              <w:rPr>
                <w:sz w:val="18"/>
                <w:szCs w:val="18"/>
              </w:rPr>
              <w:t>mg</w:t>
            </w:r>
          </w:p>
          <w:p w14:paraId="4F56DE36" w14:textId="77777777" w:rsidR="00404B64" w:rsidRDefault="00404B64" w:rsidP="00A068F1">
            <w:pPr>
              <w:pStyle w:val="TableCellLeft10pt"/>
            </w:pPr>
          </w:p>
        </w:tc>
        <w:tc>
          <w:tcPr>
            <w:tcW w:w="790" w:type="dxa"/>
          </w:tcPr>
          <w:p w14:paraId="52978A31" w14:textId="77777777" w:rsidR="00AA4CA2" w:rsidRDefault="00526A29">
            <w:pPr>
              <w:rPr>
                <w:b/>
                <w:bCs/>
                <w:sz w:val="18"/>
                <w:szCs w:val="18"/>
              </w:rPr>
            </w:pPr>
            <w:ins w:id="2688" w:author="Powell, Deana" w:date="2026-03-05T15:34:00Z" w16du:dateUtc="2026-03-05T20:34:00Z">
              <w:r>
                <w:rPr>
                  <w:sz w:val="18"/>
                  <w:szCs w:val="18"/>
                </w:rPr>
                <w:t xml:space="preserve">45 or </w:t>
              </w:r>
            </w:ins>
            <w:r>
              <w:rPr>
                <w:sz w:val="18"/>
                <w:szCs w:val="18"/>
              </w:rPr>
              <w:t>65 mg</w:t>
            </w:r>
          </w:p>
          <w:p w14:paraId="1A9D6C12" w14:textId="77777777" w:rsidR="00404B64" w:rsidRDefault="00404B64" w:rsidP="00A068F1">
            <w:pPr>
              <w:pStyle w:val="TableCellLeft10pt"/>
            </w:pPr>
          </w:p>
        </w:tc>
        <w:tc>
          <w:tcPr>
            <w:tcW w:w="1420" w:type="dxa"/>
          </w:tcPr>
          <w:p w14:paraId="2447A217" w14:textId="77777777" w:rsidR="00404B64" w:rsidRDefault="00526A29" w:rsidP="00A068F1">
            <w:pPr>
              <w:pStyle w:val="TableCellLeft10pt"/>
            </w:pPr>
            <w:r>
              <w:t>Oral</w:t>
            </w:r>
          </w:p>
        </w:tc>
        <w:tc>
          <w:tcPr>
            <w:tcW w:w="1343" w:type="dxa"/>
          </w:tcPr>
          <w:p w14:paraId="6B2224FE" w14:textId="77777777" w:rsidR="00404B64" w:rsidRPr="00926D54" w:rsidRDefault="00526A29" w:rsidP="000C0A62">
            <w:pPr>
              <w:rPr>
                <w:b/>
                <w:bCs/>
                <w:sz w:val="18"/>
                <w:szCs w:val="18"/>
              </w:rPr>
            </w:pPr>
            <w:r>
              <w:rPr>
                <w:rFonts w:eastAsia="MS Gothic"/>
                <w:sz w:val="18"/>
                <w:szCs w:val="18"/>
              </w:rPr>
              <w:t>Daily, at least 10 hours after venetoclax administration, until DP, unacceptable toxicity, discontinuation criteria met, or 2 years post C2D1</w:t>
            </w:r>
          </w:p>
        </w:tc>
        <w:tc>
          <w:tcPr>
            <w:tcW w:w="1066" w:type="dxa"/>
          </w:tcPr>
          <w:p w14:paraId="17F21FE8" w14:textId="77777777" w:rsidR="00404B64" w:rsidRDefault="00526A29" w:rsidP="00A068F1">
            <w:pPr>
              <w:pStyle w:val="TableCellLeft10pt"/>
            </w:pPr>
            <w:r>
              <w:t>Test Product</w:t>
            </w:r>
          </w:p>
        </w:tc>
        <w:tc>
          <w:tcPr>
            <w:tcW w:w="702" w:type="dxa"/>
          </w:tcPr>
          <w:p w14:paraId="3EBED608" w14:textId="77777777" w:rsidR="00404B64" w:rsidRDefault="00526A29" w:rsidP="00A068F1">
            <w:pPr>
              <w:pStyle w:val="TableCellLeft10pt"/>
            </w:pPr>
            <w:r>
              <w:t>IMP</w:t>
            </w:r>
          </w:p>
        </w:tc>
        <w:tc>
          <w:tcPr>
            <w:tcW w:w="878" w:type="dxa"/>
          </w:tcPr>
          <w:p w14:paraId="3A25C713" w14:textId="77777777" w:rsidR="0074605C" w:rsidRDefault="00526A29">
            <w:pPr>
              <w:keepLines/>
              <w:spacing w:line="240" w:lineRule="exact"/>
            </w:pPr>
            <w:r>
              <w:rPr>
                <w:sz w:val="20"/>
                <w:szCs w:val="20"/>
              </w:rPr>
              <w:t>Central</w:t>
            </w:r>
          </w:p>
        </w:tc>
      </w:tr>
      <w:tr w:rsidR="00CA657C" w14:paraId="1D36036D" w14:textId="77777777" w:rsidTr="006D4370">
        <w:tc>
          <w:tcPr>
            <w:tcW w:w="1065" w:type="dxa"/>
          </w:tcPr>
          <w:p w14:paraId="48367B32" w14:textId="77777777" w:rsidR="00AA4CA2" w:rsidRDefault="00526A29">
            <w:pPr>
              <w:rPr>
                <w:b/>
                <w:bCs/>
                <w:sz w:val="18"/>
                <w:szCs w:val="18"/>
              </w:rPr>
            </w:pPr>
            <w:r>
              <w:rPr>
                <w:sz w:val="18"/>
                <w:szCs w:val="18"/>
              </w:rPr>
              <w:t>Treatment Group</w:t>
            </w:r>
            <w:ins w:id="2689" w:author="Powell, Deana" w:date="2026-03-05T15:34:00Z" w16du:dateUtc="2026-03-05T20:34:00Z">
              <w:r>
                <w:rPr>
                  <w:sz w:val="18"/>
                  <w:szCs w:val="18"/>
                </w:rPr>
                <w:t xml:space="preserve"> (Parts 1 and 2)</w:t>
              </w:r>
            </w:ins>
          </w:p>
          <w:p w14:paraId="6D210F65" w14:textId="77777777" w:rsidR="000A1EB7" w:rsidRDefault="000A1EB7" w:rsidP="00A068F1">
            <w:pPr>
              <w:pStyle w:val="TableCellLeft10pt"/>
            </w:pPr>
          </w:p>
        </w:tc>
        <w:tc>
          <w:tcPr>
            <w:tcW w:w="1188" w:type="dxa"/>
          </w:tcPr>
          <w:p w14:paraId="2858748D" w14:textId="77777777" w:rsidR="000A1EB7" w:rsidRDefault="00526A29" w:rsidP="00A068F1">
            <w:pPr>
              <w:pStyle w:val="TableCellLeft10pt"/>
            </w:pPr>
            <w:r>
              <w:t>Experimental</w:t>
            </w:r>
          </w:p>
        </w:tc>
        <w:tc>
          <w:tcPr>
            <w:tcW w:w="1276" w:type="dxa"/>
          </w:tcPr>
          <w:p w14:paraId="647C1D90" w14:textId="77777777" w:rsidR="00AA4CA2" w:rsidRDefault="00526A29">
            <w:pPr>
              <w:rPr>
                <w:b/>
                <w:bCs/>
                <w:sz w:val="18"/>
                <w:szCs w:val="18"/>
              </w:rPr>
            </w:pPr>
            <w:r>
              <w:rPr>
                <w:sz w:val="18"/>
                <w:szCs w:val="18"/>
              </w:rPr>
              <w:t>Venetoclax</w:t>
            </w:r>
          </w:p>
          <w:p w14:paraId="0886FD13" w14:textId="77777777" w:rsidR="000A1EB7" w:rsidRDefault="000A1EB7" w:rsidP="00A068F1">
            <w:pPr>
              <w:pStyle w:val="TableCellLeft10pt"/>
            </w:pPr>
          </w:p>
        </w:tc>
        <w:tc>
          <w:tcPr>
            <w:tcW w:w="1177" w:type="dxa"/>
          </w:tcPr>
          <w:p w14:paraId="3DA77AA0" w14:textId="77777777" w:rsidR="000A1EB7" w:rsidRDefault="00526A29" w:rsidP="00A068F1">
            <w:pPr>
              <w:pStyle w:val="TableCellLeft10pt"/>
            </w:pPr>
            <w:r>
              <w:t>Drug</w:t>
            </w:r>
          </w:p>
        </w:tc>
        <w:tc>
          <w:tcPr>
            <w:tcW w:w="1101" w:type="dxa"/>
          </w:tcPr>
          <w:p w14:paraId="5D1812DB" w14:textId="77777777" w:rsidR="000A1EB7" w:rsidRDefault="00526A29" w:rsidP="00A068F1">
            <w:pPr>
              <w:pStyle w:val="TableCellLeft10pt"/>
            </w:pPr>
            <w:r>
              <w:t>Tablet</w:t>
            </w:r>
          </w:p>
        </w:tc>
        <w:tc>
          <w:tcPr>
            <w:tcW w:w="944" w:type="dxa"/>
          </w:tcPr>
          <w:p w14:paraId="7F984760" w14:textId="77777777" w:rsidR="00AA4CA2" w:rsidRDefault="00526A29">
            <w:pPr>
              <w:rPr>
                <w:b/>
                <w:bCs/>
                <w:sz w:val="18"/>
                <w:szCs w:val="18"/>
              </w:rPr>
            </w:pPr>
            <w:r>
              <w:rPr>
                <w:sz w:val="18"/>
                <w:szCs w:val="18"/>
              </w:rPr>
              <w:t>10, 50, and 100 mg</w:t>
            </w:r>
          </w:p>
          <w:p w14:paraId="0FF73CB1" w14:textId="77777777" w:rsidR="000A1EB7" w:rsidRDefault="000A1EB7" w:rsidP="00A068F1">
            <w:pPr>
              <w:pStyle w:val="TableCellLeft10pt"/>
            </w:pPr>
          </w:p>
        </w:tc>
        <w:tc>
          <w:tcPr>
            <w:tcW w:w="790" w:type="dxa"/>
          </w:tcPr>
          <w:p w14:paraId="1AE00DDF" w14:textId="77777777" w:rsidR="00AA4CA2" w:rsidRDefault="00526A29">
            <w:pPr>
              <w:rPr>
                <w:b/>
                <w:bCs/>
                <w:sz w:val="18"/>
                <w:szCs w:val="18"/>
              </w:rPr>
            </w:pPr>
            <w:r>
              <w:rPr>
                <w:sz w:val="18"/>
                <w:szCs w:val="18"/>
              </w:rPr>
              <w:t>20 mg up to 400 mg per day</w:t>
            </w:r>
          </w:p>
          <w:p w14:paraId="2080E700" w14:textId="77777777" w:rsidR="000A1EB7" w:rsidRDefault="000A1EB7" w:rsidP="00A068F1">
            <w:pPr>
              <w:pStyle w:val="TableCellLeft10pt"/>
            </w:pPr>
          </w:p>
        </w:tc>
        <w:tc>
          <w:tcPr>
            <w:tcW w:w="1420" w:type="dxa"/>
          </w:tcPr>
          <w:p w14:paraId="0C2AAD51" w14:textId="77777777" w:rsidR="000A1EB7" w:rsidRDefault="00526A29" w:rsidP="00A068F1">
            <w:pPr>
              <w:pStyle w:val="TableCellLeft10pt"/>
            </w:pPr>
            <w:r>
              <w:t>Oral</w:t>
            </w:r>
          </w:p>
        </w:tc>
        <w:tc>
          <w:tcPr>
            <w:tcW w:w="1343" w:type="dxa"/>
          </w:tcPr>
          <w:p w14:paraId="5C47A662" w14:textId="77777777" w:rsidR="000A1EB7" w:rsidRPr="00926D54" w:rsidRDefault="00526A29" w:rsidP="00926D54">
            <w:pPr>
              <w:rPr>
                <w:b/>
                <w:bCs/>
                <w:sz w:val="18"/>
                <w:szCs w:val="18"/>
              </w:rPr>
            </w:pPr>
            <w:r>
              <w:rPr>
                <w:sz w:val="18"/>
                <w:szCs w:val="18"/>
              </w:rPr>
              <w:t>Daily morning dosing, until DP, unacceptable toxicity, discontinuation criteria met, or 2 years post C2D1</w:t>
            </w:r>
          </w:p>
        </w:tc>
        <w:tc>
          <w:tcPr>
            <w:tcW w:w="1066" w:type="dxa"/>
          </w:tcPr>
          <w:p w14:paraId="43C6F304" w14:textId="77777777" w:rsidR="000A1EB7" w:rsidRDefault="00526A29" w:rsidP="00A068F1">
            <w:pPr>
              <w:pStyle w:val="TableCellLeft10pt"/>
            </w:pPr>
            <w:r>
              <w:t>Test Product</w:t>
            </w:r>
          </w:p>
        </w:tc>
        <w:tc>
          <w:tcPr>
            <w:tcW w:w="702" w:type="dxa"/>
          </w:tcPr>
          <w:p w14:paraId="4265AC22" w14:textId="77777777" w:rsidR="000A1EB7" w:rsidRDefault="00526A29" w:rsidP="00A068F1">
            <w:pPr>
              <w:pStyle w:val="TableCellLeft10pt"/>
            </w:pPr>
            <w:r>
              <w:t>IMP</w:t>
            </w:r>
          </w:p>
        </w:tc>
        <w:tc>
          <w:tcPr>
            <w:tcW w:w="878" w:type="dxa"/>
          </w:tcPr>
          <w:p w14:paraId="5189595C" w14:textId="77777777" w:rsidR="0074605C" w:rsidRDefault="00526A29">
            <w:pPr>
              <w:keepLines/>
              <w:spacing w:line="240" w:lineRule="exact"/>
            </w:pPr>
            <w:r>
              <w:rPr>
                <w:sz w:val="20"/>
                <w:szCs w:val="20"/>
              </w:rPr>
              <w:t>Central or local</w:t>
            </w:r>
          </w:p>
        </w:tc>
      </w:tr>
      <w:tr w:rsidR="00CA657C" w14:paraId="4A164BFC" w14:textId="77777777" w:rsidTr="006D4370">
        <w:tc>
          <w:tcPr>
            <w:tcW w:w="1065" w:type="dxa"/>
          </w:tcPr>
          <w:p w14:paraId="3C2E40BE" w14:textId="77777777" w:rsidR="00AA4CA2" w:rsidRDefault="00526A29">
            <w:pPr>
              <w:rPr>
                <w:b/>
                <w:bCs/>
                <w:sz w:val="18"/>
                <w:szCs w:val="18"/>
              </w:rPr>
            </w:pPr>
            <w:r>
              <w:rPr>
                <w:sz w:val="18"/>
                <w:szCs w:val="18"/>
              </w:rPr>
              <w:t>Comparator Group</w:t>
            </w:r>
            <w:ins w:id="2690" w:author="Powell, Deana" w:date="2026-03-05T15:34:00Z" w16du:dateUtc="2026-03-05T20:34:00Z">
              <w:r>
                <w:rPr>
                  <w:sz w:val="18"/>
                  <w:szCs w:val="18"/>
                </w:rPr>
                <w:t xml:space="preserve"> (Parts 1 and 2)</w:t>
              </w:r>
            </w:ins>
          </w:p>
          <w:p w14:paraId="55769230" w14:textId="77777777" w:rsidR="00DA6EFD" w:rsidRDefault="00DA6EFD" w:rsidP="00A068F1">
            <w:pPr>
              <w:pStyle w:val="TableCellLeft10pt"/>
            </w:pPr>
          </w:p>
        </w:tc>
        <w:tc>
          <w:tcPr>
            <w:tcW w:w="1188" w:type="dxa"/>
          </w:tcPr>
          <w:p w14:paraId="40D31B1F" w14:textId="77777777" w:rsidR="00DA6EFD" w:rsidRDefault="00526A29" w:rsidP="00A068F1">
            <w:pPr>
              <w:pStyle w:val="TableCellLeft10pt"/>
            </w:pPr>
            <w:r>
              <w:t>Active Comparator</w:t>
            </w:r>
          </w:p>
        </w:tc>
        <w:tc>
          <w:tcPr>
            <w:tcW w:w="1276" w:type="dxa"/>
          </w:tcPr>
          <w:p w14:paraId="7DC44C60" w14:textId="77777777" w:rsidR="00AA4CA2" w:rsidRDefault="00526A29">
            <w:pPr>
              <w:rPr>
                <w:b/>
                <w:bCs/>
                <w:sz w:val="18"/>
                <w:szCs w:val="18"/>
              </w:rPr>
            </w:pPr>
            <w:r>
              <w:rPr>
                <w:sz w:val="18"/>
                <w:szCs w:val="18"/>
              </w:rPr>
              <w:t>Venetoclax (in combination with rituximab)</w:t>
            </w:r>
          </w:p>
          <w:p w14:paraId="6EB2F017" w14:textId="77777777" w:rsidR="00DA6EFD" w:rsidRDefault="00DA6EFD" w:rsidP="00A068F1">
            <w:pPr>
              <w:pStyle w:val="TableCellLeft10pt"/>
            </w:pPr>
          </w:p>
        </w:tc>
        <w:tc>
          <w:tcPr>
            <w:tcW w:w="1177" w:type="dxa"/>
          </w:tcPr>
          <w:p w14:paraId="61B18DE0" w14:textId="77777777" w:rsidR="00DA6EFD" w:rsidRDefault="00526A29" w:rsidP="00A068F1">
            <w:pPr>
              <w:pStyle w:val="TableCellLeft10pt"/>
            </w:pPr>
            <w:r>
              <w:t>Drug</w:t>
            </w:r>
          </w:p>
        </w:tc>
        <w:tc>
          <w:tcPr>
            <w:tcW w:w="1101" w:type="dxa"/>
          </w:tcPr>
          <w:p w14:paraId="739CBD63" w14:textId="77777777" w:rsidR="00DA6EFD" w:rsidRDefault="00526A29" w:rsidP="00A068F1">
            <w:pPr>
              <w:pStyle w:val="TableCellLeft10pt"/>
            </w:pPr>
            <w:r>
              <w:t>Tablet</w:t>
            </w:r>
          </w:p>
        </w:tc>
        <w:tc>
          <w:tcPr>
            <w:tcW w:w="944" w:type="dxa"/>
          </w:tcPr>
          <w:p w14:paraId="5F1A7832" w14:textId="77777777" w:rsidR="00AA4CA2" w:rsidRDefault="00526A29">
            <w:pPr>
              <w:rPr>
                <w:b/>
                <w:bCs/>
                <w:sz w:val="18"/>
                <w:szCs w:val="18"/>
              </w:rPr>
            </w:pPr>
            <w:r>
              <w:rPr>
                <w:sz w:val="18"/>
                <w:szCs w:val="18"/>
              </w:rPr>
              <w:t>10, 50, and 100 mg</w:t>
            </w:r>
          </w:p>
          <w:p w14:paraId="15821279" w14:textId="77777777" w:rsidR="00DA6EFD" w:rsidRDefault="00DA6EFD" w:rsidP="00A068F1">
            <w:pPr>
              <w:pStyle w:val="TableCellLeft10pt"/>
            </w:pPr>
          </w:p>
        </w:tc>
        <w:tc>
          <w:tcPr>
            <w:tcW w:w="790" w:type="dxa"/>
          </w:tcPr>
          <w:p w14:paraId="3A0B6C8C" w14:textId="77777777" w:rsidR="00AA4CA2" w:rsidRDefault="00526A29">
            <w:pPr>
              <w:rPr>
                <w:b/>
                <w:bCs/>
                <w:sz w:val="18"/>
                <w:szCs w:val="18"/>
              </w:rPr>
            </w:pPr>
            <w:r>
              <w:rPr>
                <w:sz w:val="18"/>
                <w:szCs w:val="18"/>
              </w:rPr>
              <w:t>20 mg up to 400 mg per day</w:t>
            </w:r>
          </w:p>
          <w:p w14:paraId="6350005D" w14:textId="77777777" w:rsidR="00DA6EFD" w:rsidRDefault="00DA6EFD" w:rsidP="00A068F1">
            <w:pPr>
              <w:pStyle w:val="TableCellLeft10pt"/>
            </w:pPr>
          </w:p>
        </w:tc>
        <w:tc>
          <w:tcPr>
            <w:tcW w:w="1420" w:type="dxa"/>
          </w:tcPr>
          <w:p w14:paraId="0F2AD0E5" w14:textId="77777777" w:rsidR="00DA6EFD" w:rsidRDefault="00526A29" w:rsidP="00A068F1">
            <w:pPr>
              <w:pStyle w:val="TableCellLeft10pt"/>
            </w:pPr>
            <w:r>
              <w:t>Oral</w:t>
            </w:r>
          </w:p>
        </w:tc>
        <w:tc>
          <w:tcPr>
            <w:tcW w:w="1343" w:type="dxa"/>
          </w:tcPr>
          <w:p w14:paraId="789CA440" w14:textId="77777777" w:rsidR="00DA6EFD" w:rsidRPr="00926D54" w:rsidRDefault="00526A29" w:rsidP="00926D54">
            <w:pPr>
              <w:rPr>
                <w:b/>
                <w:bCs/>
                <w:sz w:val="18"/>
                <w:szCs w:val="18"/>
              </w:rPr>
            </w:pPr>
            <w:r>
              <w:rPr>
                <w:sz w:val="18"/>
                <w:szCs w:val="18"/>
              </w:rPr>
              <w:t>Daily morning dosing, until DP, unacceptable toxicity, discontinuation criteria met, or 2 years post C2D1</w:t>
            </w:r>
          </w:p>
        </w:tc>
        <w:tc>
          <w:tcPr>
            <w:tcW w:w="1066" w:type="dxa"/>
          </w:tcPr>
          <w:p w14:paraId="2C561AE5" w14:textId="77777777" w:rsidR="00DA6EFD" w:rsidRDefault="00526A29" w:rsidP="00A068F1">
            <w:pPr>
              <w:pStyle w:val="TableCellLeft10pt"/>
            </w:pPr>
            <w:r>
              <w:t>Comparator</w:t>
            </w:r>
          </w:p>
        </w:tc>
        <w:tc>
          <w:tcPr>
            <w:tcW w:w="702" w:type="dxa"/>
          </w:tcPr>
          <w:p w14:paraId="7E528F8A" w14:textId="77777777" w:rsidR="00DA6EFD" w:rsidRDefault="00526A29" w:rsidP="00A068F1">
            <w:pPr>
              <w:pStyle w:val="TableCellLeft10pt"/>
            </w:pPr>
            <w:r>
              <w:t>IMP</w:t>
            </w:r>
          </w:p>
        </w:tc>
        <w:tc>
          <w:tcPr>
            <w:tcW w:w="878" w:type="dxa"/>
          </w:tcPr>
          <w:p w14:paraId="4059A4DB" w14:textId="77777777" w:rsidR="0074605C" w:rsidRDefault="00526A29">
            <w:pPr>
              <w:keepLines/>
              <w:spacing w:line="240" w:lineRule="exact"/>
            </w:pPr>
            <w:r>
              <w:rPr>
                <w:sz w:val="20"/>
                <w:szCs w:val="20"/>
              </w:rPr>
              <w:t>Central or local</w:t>
            </w:r>
          </w:p>
        </w:tc>
      </w:tr>
      <w:tr w:rsidR="00CA657C" w14:paraId="260D72E3" w14:textId="77777777" w:rsidTr="006D4370">
        <w:tc>
          <w:tcPr>
            <w:tcW w:w="1065" w:type="dxa"/>
          </w:tcPr>
          <w:p w14:paraId="546DE800" w14:textId="77777777" w:rsidR="00AA4CA2" w:rsidRDefault="00526A29">
            <w:pPr>
              <w:rPr>
                <w:b/>
                <w:bCs/>
                <w:sz w:val="18"/>
                <w:szCs w:val="18"/>
              </w:rPr>
            </w:pPr>
            <w:r>
              <w:rPr>
                <w:sz w:val="18"/>
                <w:szCs w:val="18"/>
              </w:rPr>
              <w:lastRenderedPageBreak/>
              <w:t>Comparator Group</w:t>
            </w:r>
            <w:ins w:id="2691" w:author="Powell, Deana" w:date="2026-03-05T15:34:00Z" w16du:dateUtc="2026-03-05T20:34:00Z">
              <w:r>
                <w:rPr>
                  <w:sz w:val="18"/>
                  <w:szCs w:val="18"/>
                </w:rPr>
                <w:t xml:space="preserve">  (Part 2)</w:t>
              </w:r>
            </w:ins>
          </w:p>
          <w:p w14:paraId="176A1F98" w14:textId="77777777" w:rsidR="00F41BA4" w:rsidRDefault="00F41BA4" w:rsidP="00A068F1">
            <w:pPr>
              <w:pStyle w:val="TableCellLeft10pt"/>
            </w:pPr>
          </w:p>
        </w:tc>
        <w:tc>
          <w:tcPr>
            <w:tcW w:w="1188" w:type="dxa"/>
          </w:tcPr>
          <w:p w14:paraId="5D4ACAA8" w14:textId="77777777" w:rsidR="00F41BA4" w:rsidRDefault="00526A29" w:rsidP="00A068F1">
            <w:pPr>
              <w:pStyle w:val="TableCellLeft10pt"/>
            </w:pPr>
            <w:r>
              <w:t>Active Comparator</w:t>
            </w:r>
          </w:p>
        </w:tc>
        <w:tc>
          <w:tcPr>
            <w:tcW w:w="1276" w:type="dxa"/>
          </w:tcPr>
          <w:p w14:paraId="194D70F7" w14:textId="77777777" w:rsidR="00AA4CA2" w:rsidRDefault="00526A29">
            <w:pPr>
              <w:rPr>
                <w:b/>
                <w:bCs/>
                <w:sz w:val="18"/>
                <w:szCs w:val="18"/>
              </w:rPr>
            </w:pPr>
            <w:r>
              <w:rPr>
                <w:sz w:val="18"/>
                <w:szCs w:val="18"/>
              </w:rPr>
              <w:t>Rituximab (in combination with venetoclax)</w:t>
            </w:r>
          </w:p>
          <w:p w14:paraId="4AF376B7" w14:textId="77777777" w:rsidR="00F41BA4" w:rsidRDefault="00F41BA4" w:rsidP="00A068F1">
            <w:pPr>
              <w:pStyle w:val="TableCellLeft10pt"/>
            </w:pPr>
          </w:p>
        </w:tc>
        <w:tc>
          <w:tcPr>
            <w:tcW w:w="1177" w:type="dxa"/>
          </w:tcPr>
          <w:p w14:paraId="791E3327" w14:textId="77777777" w:rsidR="00F41BA4" w:rsidRDefault="00526A29" w:rsidP="00A068F1">
            <w:pPr>
              <w:pStyle w:val="TableCellLeft10pt"/>
            </w:pPr>
            <w:r>
              <w:t>Drug</w:t>
            </w:r>
          </w:p>
        </w:tc>
        <w:tc>
          <w:tcPr>
            <w:tcW w:w="1101" w:type="dxa"/>
          </w:tcPr>
          <w:p w14:paraId="169D55DB" w14:textId="77777777" w:rsidR="00F41BA4" w:rsidRDefault="00526A29" w:rsidP="00A068F1">
            <w:pPr>
              <w:pStyle w:val="TableCellLeft10pt"/>
            </w:pPr>
            <w:r>
              <w:t>Solution</w:t>
            </w:r>
            <w:ins w:id="2692" w:author="Powell, Deana" w:date="2026-03-05T15:34:00Z" w16du:dateUtc="2026-03-05T20:34:00Z">
              <w:r>
                <w:t>, Concentrate</w:t>
              </w:r>
            </w:ins>
          </w:p>
        </w:tc>
        <w:tc>
          <w:tcPr>
            <w:tcW w:w="944" w:type="dxa"/>
          </w:tcPr>
          <w:p w14:paraId="2CF3819C" w14:textId="77777777" w:rsidR="00AA4CA2" w:rsidRDefault="00526A29">
            <w:pPr>
              <w:pStyle w:val="TableCellLeft10pt"/>
              <w:rPr>
                <w:sz w:val="18"/>
                <w:szCs w:val="18"/>
                <w:lang w:val="da-DK"/>
              </w:rPr>
            </w:pPr>
            <w:r>
              <w:rPr>
                <w:sz w:val="18"/>
                <w:szCs w:val="18"/>
                <w:lang w:val="da-DK"/>
              </w:rPr>
              <w:t>100 mg/10 mL</w:t>
            </w:r>
          </w:p>
          <w:p w14:paraId="14C0095A" w14:textId="77777777" w:rsidR="00AA4CA2" w:rsidRDefault="00526A29">
            <w:pPr>
              <w:pStyle w:val="TableCellLeft10pt"/>
              <w:rPr>
                <w:sz w:val="18"/>
                <w:szCs w:val="18"/>
                <w:lang w:val="da-DK"/>
              </w:rPr>
            </w:pPr>
            <w:r>
              <w:rPr>
                <w:sz w:val="18"/>
                <w:szCs w:val="18"/>
                <w:lang w:val="da-DK"/>
              </w:rPr>
              <w:t>500 mg/50 mL</w:t>
            </w:r>
          </w:p>
          <w:p w14:paraId="263386B5" w14:textId="77777777" w:rsidR="00F41BA4" w:rsidRPr="00926D54" w:rsidRDefault="00526A29" w:rsidP="00442DB9">
            <w:pPr>
              <w:pStyle w:val="TableCellLeft10pt"/>
              <w:rPr>
                <w:b/>
                <w:bCs/>
                <w:lang w:val="da-DK"/>
              </w:rPr>
            </w:pPr>
            <w:r>
              <w:rPr>
                <w:lang w:val="da-DK"/>
              </w:rPr>
              <w:t>(10 mg/mL)</w:t>
            </w:r>
          </w:p>
        </w:tc>
        <w:tc>
          <w:tcPr>
            <w:tcW w:w="790" w:type="dxa"/>
          </w:tcPr>
          <w:p w14:paraId="21C38C65" w14:textId="77777777" w:rsidR="00F41BA4" w:rsidRPr="00926D54" w:rsidRDefault="00526A29" w:rsidP="00926D54">
            <w:pPr>
              <w:rPr>
                <w:b/>
                <w:bCs/>
                <w:sz w:val="18"/>
                <w:szCs w:val="18"/>
                <w:lang w:val="da-DK"/>
              </w:rPr>
            </w:pPr>
            <w:r>
              <w:rPr>
                <w:sz w:val="18"/>
                <w:szCs w:val="18"/>
                <w:lang w:val="da-DK"/>
              </w:rPr>
              <w:t>375 mg/m</w:t>
            </w:r>
            <w:r>
              <w:rPr>
                <w:sz w:val="18"/>
                <w:szCs w:val="18"/>
                <w:vertAlign w:val="superscript"/>
                <w:lang w:val="da-DK"/>
              </w:rPr>
              <w:t>2</w:t>
            </w:r>
            <w:r>
              <w:rPr>
                <w:sz w:val="18"/>
                <w:szCs w:val="18"/>
                <w:lang w:val="da-DK"/>
              </w:rPr>
              <w:t xml:space="preserve"> C2D8; 500 mg/m</w:t>
            </w:r>
            <w:r>
              <w:rPr>
                <w:sz w:val="18"/>
                <w:szCs w:val="18"/>
                <w:vertAlign w:val="superscript"/>
                <w:lang w:val="da-DK"/>
              </w:rPr>
              <w:t>2</w:t>
            </w:r>
            <w:r>
              <w:rPr>
                <w:sz w:val="18"/>
                <w:szCs w:val="18"/>
                <w:lang w:val="da-DK"/>
              </w:rPr>
              <w:t xml:space="preserve"> C3D8-C7D8</w:t>
            </w:r>
          </w:p>
        </w:tc>
        <w:tc>
          <w:tcPr>
            <w:tcW w:w="1420" w:type="dxa"/>
          </w:tcPr>
          <w:p w14:paraId="65EDD2D5" w14:textId="77777777" w:rsidR="00F41BA4" w:rsidRDefault="00526A29" w:rsidP="00A068F1">
            <w:pPr>
              <w:pStyle w:val="TableCellLeft10pt"/>
            </w:pPr>
            <w:r>
              <w:t>IV Infusion</w:t>
            </w:r>
          </w:p>
        </w:tc>
        <w:tc>
          <w:tcPr>
            <w:tcW w:w="1343" w:type="dxa"/>
          </w:tcPr>
          <w:p w14:paraId="6FBE34E7" w14:textId="77777777" w:rsidR="00AA4CA2" w:rsidRDefault="00526A29">
            <w:pPr>
              <w:rPr>
                <w:b/>
                <w:bCs/>
                <w:sz w:val="18"/>
                <w:szCs w:val="18"/>
              </w:rPr>
            </w:pPr>
            <w:r>
              <w:rPr>
                <w:sz w:val="18"/>
                <w:szCs w:val="18"/>
              </w:rPr>
              <w:t>Once per 28-day cycle, for 6 total cycles</w:t>
            </w:r>
          </w:p>
          <w:p w14:paraId="6F0087F6" w14:textId="77777777" w:rsidR="00F41BA4" w:rsidRDefault="00F41BA4" w:rsidP="00A068F1">
            <w:pPr>
              <w:pStyle w:val="TableCellLeft10pt"/>
            </w:pPr>
          </w:p>
        </w:tc>
        <w:tc>
          <w:tcPr>
            <w:tcW w:w="1066" w:type="dxa"/>
          </w:tcPr>
          <w:p w14:paraId="026CE6ED" w14:textId="77777777" w:rsidR="00F41BA4" w:rsidRDefault="00526A29" w:rsidP="00A068F1">
            <w:pPr>
              <w:pStyle w:val="TableCellLeft10pt"/>
            </w:pPr>
            <w:r>
              <w:t>Comparator</w:t>
            </w:r>
          </w:p>
        </w:tc>
        <w:tc>
          <w:tcPr>
            <w:tcW w:w="702" w:type="dxa"/>
          </w:tcPr>
          <w:p w14:paraId="26E3BDA2" w14:textId="77777777" w:rsidR="00F41BA4" w:rsidRDefault="00526A29" w:rsidP="00A068F1">
            <w:pPr>
              <w:pStyle w:val="TableCellLeft10pt"/>
            </w:pPr>
            <w:r>
              <w:t>IMP</w:t>
            </w:r>
          </w:p>
        </w:tc>
        <w:tc>
          <w:tcPr>
            <w:tcW w:w="878" w:type="dxa"/>
          </w:tcPr>
          <w:p w14:paraId="09EEB7CA" w14:textId="77777777" w:rsidR="0074605C" w:rsidRDefault="00526A29">
            <w:pPr>
              <w:keepLines/>
              <w:spacing w:line="240" w:lineRule="exact"/>
            </w:pPr>
            <w:r>
              <w:rPr>
                <w:sz w:val="20"/>
                <w:szCs w:val="20"/>
              </w:rPr>
              <w:t>Central or local</w:t>
            </w:r>
          </w:p>
        </w:tc>
      </w:tr>
      <w:tr w:rsidR="00CA657C" w14:paraId="28E022C9" w14:textId="77777777" w:rsidTr="006D4370">
        <w:tc>
          <w:tcPr>
            <w:tcW w:w="1065" w:type="dxa"/>
          </w:tcPr>
          <w:p w14:paraId="6CFD3246" w14:textId="77777777" w:rsidR="00AA4CA2" w:rsidRDefault="00526A29">
            <w:pPr>
              <w:rPr>
                <w:b/>
                <w:bCs/>
                <w:sz w:val="18"/>
                <w:szCs w:val="18"/>
              </w:rPr>
            </w:pPr>
            <w:r>
              <w:rPr>
                <w:sz w:val="18"/>
                <w:szCs w:val="18"/>
              </w:rPr>
              <w:t>Comparator Group</w:t>
            </w:r>
            <w:ins w:id="2693" w:author="Powell, Deana" w:date="2026-03-05T15:34:00Z" w16du:dateUtc="2026-03-05T20:34:00Z">
              <w:r>
                <w:rPr>
                  <w:sz w:val="18"/>
                  <w:szCs w:val="18"/>
                </w:rPr>
                <w:t xml:space="preserve"> (Part 2)</w:t>
              </w:r>
            </w:ins>
          </w:p>
          <w:p w14:paraId="487E9008" w14:textId="77777777" w:rsidR="00C073B0" w:rsidRDefault="00C073B0" w:rsidP="00A068F1">
            <w:pPr>
              <w:pStyle w:val="TableCellLeft10pt"/>
            </w:pPr>
          </w:p>
        </w:tc>
        <w:tc>
          <w:tcPr>
            <w:tcW w:w="1188" w:type="dxa"/>
          </w:tcPr>
          <w:p w14:paraId="3A684C43" w14:textId="77777777" w:rsidR="00C073B0" w:rsidRDefault="00526A29" w:rsidP="00A068F1">
            <w:pPr>
              <w:pStyle w:val="TableCellLeft10pt"/>
            </w:pPr>
            <w:r>
              <w:t>Active Comparator</w:t>
            </w:r>
          </w:p>
        </w:tc>
        <w:tc>
          <w:tcPr>
            <w:tcW w:w="1276" w:type="dxa"/>
          </w:tcPr>
          <w:p w14:paraId="4E427982" w14:textId="77777777" w:rsidR="00AA4CA2" w:rsidRDefault="00526A29">
            <w:pPr>
              <w:rPr>
                <w:b/>
                <w:bCs/>
                <w:sz w:val="18"/>
                <w:szCs w:val="18"/>
              </w:rPr>
            </w:pPr>
            <w:r>
              <w:rPr>
                <w:sz w:val="18"/>
                <w:szCs w:val="18"/>
              </w:rPr>
              <w:t>Biosimilar of rituximab (in combination with venetoclax)</w:t>
            </w:r>
          </w:p>
          <w:p w14:paraId="673C61E4" w14:textId="77777777" w:rsidR="00C073B0" w:rsidRDefault="00C073B0" w:rsidP="00A068F1">
            <w:pPr>
              <w:pStyle w:val="TableCellLeft10pt"/>
            </w:pPr>
          </w:p>
        </w:tc>
        <w:tc>
          <w:tcPr>
            <w:tcW w:w="1177" w:type="dxa"/>
          </w:tcPr>
          <w:p w14:paraId="128456BA" w14:textId="77777777" w:rsidR="00C073B0" w:rsidRDefault="00526A29" w:rsidP="00A068F1">
            <w:pPr>
              <w:pStyle w:val="TableCellLeft10pt"/>
            </w:pPr>
            <w:r>
              <w:t>Drug</w:t>
            </w:r>
          </w:p>
        </w:tc>
        <w:tc>
          <w:tcPr>
            <w:tcW w:w="1101" w:type="dxa"/>
          </w:tcPr>
          <w:p w14:paraId="79FFCA73" w14:textId="77777777" w:rsidR="00C073B0" w:rsidRDefault="00526A29" w:rsidP="00A068F1">
            <w:pPr>
              <w:pStyle w:val="TableCellLeft10pt"/>
            </w:pPr>
            <w:r>
              <w:t>Solution</w:t>
            </w:r>
            <w:ins w:id="2694" w:author="Powell, Deana" w:date="2026-03-05T15:34:00Z" w16du:dateUtc="2026-03-05T20:34:00Z">
              <w:r>
                <w:t>, Concentrate</w:t>
              </w:r>
            </w:ins>
          </w:p>
        </w:tc>
        <w:tc>
          <w:tcPr>
            <w:tcW w:w="944" w:type="dxa"/>
          </w:tcPr>
          <w:p w14:paraId="65069669" w14:textId="77777777" w:rsidR="00AA4CA2" w:rsidRDefault="00526A29">
            <w:pPr>
              <w:pStyle w:val="TableCellLeft10pt"/>
              <w:rPr>
                <w:sz w:val="18"/>
                <w:szCs w:val="18"/>
                <w:lang w:val="da-DK"/>
              </w:rPr>
            </w:pPr>
            <w:r>
              <w:rPr>
                <w:sz w:val="18"/>
                <w:szCs w:val="18"/>
                <w:lang w:val="da-DK"/>
              </w:rPr>
              <w:t>100 mg/10 mL</w:t>
            </w:r>
          </w:p>
          <w:p w14:paraId="48C52511" w14:textId="77777777" w:rsidR="00AA4CA2" w:rsidRDefault="00526A29">
            <w:pPr>
              <w:pStyle w:val="TableCellLeft10pt"/>
              <w:rPr>
                <w:sz w:val="18"/>
                <w:szCs w:val="18"/>
                <w:lang w:val="da-DK"/>
              </w:rPr>
            </w:pPr>
            <w:r>
              <w:rPr>
                <w:sz w:val="18"/>
                <w:szCs w:val="18"/>
                <w:lang w:val="da-DK"/>
              </w:rPr>
              <w:t>500 mg/50 mL</w:t>
            </w:r>
          </w:p>
          <w:p w14:paraId="4E2BDEBB" w14:textId="77777777" w:rsidR="00C073B0" w:rsidRPr="00926D54" w:rsidRDefault="00526A29" w:rsidP="00442DB9">
            <w:pPr>
              <w:pStyle w:val="TableCellLeft10pt"/>
              <w:rPr>
                <w:b/>
                <w:bCs/>
                <w:lang w:val="da-DK"/>
              </w:rPr>
            </w:pPr>
            <w:r>
              <w:rPr>
                <w:lang w:val="da-DK"/>
              </w:rPr>
              <w:t>(10 mg/mL)</w:t>
            </w:r>
          </w:p>
        </w:tc>
        <w:tc>
          <w:tcPr>
            <w:tcW w:w="790" w:type="dxa"/>
          </w:tcPr>
          <w:p w14:paraId="040C98CF" w14:textId="77777777" w:rsidR="00C073B0" w:rsidRPr="00926D54" w:rsidRDefault="00526A29" w:rsidP="00926D54">
            <w:pPr>
              <w:rPr>
                <w:b/>
                <w:bCs/>
                <w:sz w:val="18"/>
                <w:szCs w:val="18"/>
                <w:lang w:val="da-DK"/>
              </w:rPr>
            </w:pPr>
            <w:r>
              <w:rPr>
                <w:sz w:val="18"/>
                <w:szCs w:val="18"/>
                <w:lang w:val="da-DK"/>
              </w:rPr>
              <w:t>375 mg/m</w:t>
            </w:r>
            <w:r>
              <w:rPr>
                <w:sz w:val="18"/>
                <w:szCs w:val="18"/>
                <w:vertAlign w:val="superscript"/>
                <w:lang w:val="da-DK"/>
              </w:rPr>
              <w:t>2</w:t>
            </w:r>
            <w:r>
              <w:rPr>
                <w:sz w:val="18"/>
                <w:szCs w:val="18"/>
                <w:lang w:val="da-DK"/>
              </w:rPr>
              <w:t xml:space="preserve"> C2D8; 500 mg/m</w:t>
            </w:r>
            <w:r>
              <w:rPr>
                <w:sz w:val="18"/>
                <w:szCs w:val="18"/>
                <w:vertAlign w:val="superscript"/>
                <w:lang w:val="da-DK"/>
              </w:rPr>
              <w:t>2</w:t>
            </w:r>
            <w:r>
              <w:rPr>
                <w:sz w:val="18"/>
                <w:szCs w:val="18"/>
                <w:lang w:val="da-DK"/>
              </w:rPr>
              <w:t xml:space="preserve"> C3D8-C7D8</w:t>
            </w:r>
          </w:p>
        </w:tc>
        <w:tc>
          <w:tcPr>
            <w:tcW w:w="1420" w:type="dxa"/>
          </w:tcPr>
          <w:p w14:paraId="724EEDC0" w14:textId="77777777" w:rsidR="00C073B0" w:rsidRDefault="00526A29" w:rsidP="00A068F1">
            <w:pPr>
              <w:pStyle w:val="TableCellLeft10pt"/>
            </w:pPr>
            <w:r>
              <w:t>IV Infusion</w:t>
            </w:r>
          </w:p>
        </w:tc>
        <w:tc>
          <w:tcPr>
            <w:tcW w:w="1343" w:type="dxa"/>
          </w:tcPr>
          <w:p w14:paraId="5903D390" w14:textId="77777777" w:rsidR="00AA4CA2" w:rsidRDefault="00526A29">
            <w:pPr>
              <w:rPr>
                <w:b/>
                <w:bCs/>
                <w:sz w:val="18"/>
                <w:szCs w:val="18"/>
              </w:rPr>
            </w:pPr>
            <w:r>
              <w:rPr>
                <w:sz w:val="18"/>
                <w:szCs w:val="18"/>
              </w:rPr>
              <w:t>Once per 28-day cycle, for 6 total cycles</w:t>
            </w:r>
          </w:p>
          <w:p w14:paraId="02D81C0D" w14:textId="77777777" w:rsidR="00C073B0" w:rsidRDefault="00C073B0" w:rsidP="00A068F1">
            <w:pPr>
              <w:pStyle w:val="TableCellLeft10pt"/>
            </w:pPr>
          </w:p>
        </w:tc>
        <w:tc>
          <w:tcPr>
            <w:tcW w:w="1066" w:type="dxa"/>
          </w:tcPr>
          <w:p w14:paraId="37B8BEF1" w14:textId="77777777" w:rsidR="00C073B0" w:rsidRDefault="00526A29" w:rsidP="00A068F1">
            <w:pPr>
              <w:pStyle w:val="TableCellLeft10pt"/>
            </w:pPr>
            <w:r>
              <w:t>Comparator</w:t>
            </w:r>
          </w:p>
        </w:tc>
        <w:tc>
          <w:tcPr>
            <w:tcW w:w="702" w:type="dxa"/>
          </w:tcPr>
          <w:p w14:paraId="45820170" w14:textId="77777777" w:rsidR="00C073B0" w:rsidRDefault="00526A29" w:rsidP="00A068F1">
            <w:pPr>
              <w:pStyle w:val="TableCellLeft10pt"/>
            </w:pPr>
            <w:r>
              <w:t>IMP</w:t>
            </w:r>
          </w:p>
        </w:tc>
        <w:tc>
          <w:tcPr>
            <w:tcW w:w="878" w:type="dxa"/>
          </w:tcPr>
          <w:p w14:paraId="277E0705" w14:textId="77777777" w:rsidR="0074605C" w:rsidRDefault="00526A29">
            <w:pPr>
              <w:keepLines/>
              <w:spacing w:line="240" w:lineRule="exact"/>
            </w:pPr>
            <w:r>
              <w:rPr>
                <w:sz w:val="20"/>
                <w:szCs w:val="20"/>
              </w:rPr>
              <w:t>Local</w:t>
            </w:r>
          </w:p>
        </w:tc>
      </w:tr>
      <w:tr w:rsidR="00CA657C" w14:paraId="27B869FF" w14:textId="77777777" w:rsidTr="006D4370">
        <w:tc>
          <w:tcPr>
            <w:tcW w:w="1065" w:type="dxa"/>
          </w:tcPr>
          <w:p w14:paraId="39A335F0" w14:textId="77777777" w:rsidR="00AA4CA2" w:rsidRDefault="00526A29">
            <w:pPr>
              <w:rPr>
                <w:b/>
                <w:bCs/>
                <w:sz w:val="18"/>
                <w:szCs w:val="18"/>
              </w:rPr>
            </w:pPr>
            <w:r>
              <w:rPr>
                <w:sz w:val="18"/>
                <w:szCs w:val="18"/>
              </w:rPr>
              <w:t>Comparator Group</w:t>
            </w:r>
            <w:ins w:id="2695" w:author="Powell, Deana" w:date="2026-03-05T15:34:00Z" w16du:dateUtc="2026-03-05T20:34:00Z">
              <w:r>
                <w:rPr>
                  <w:sz w:val="18"/>
                  <w:szCs w:val="18"/>
                </w:rPr>
                <w:t xml:space="preserve"> (Part 2)</w:t>
              </w:r>
            </w:ins>
          </w:p>
          <w:p w14:paraId="45590583" w14:textId="77777777" w:rsidR="008854FC" w:rsidRDefault="008854FC" w:rsidP="00A068F1">
            <w:pPr>
              <w:pStyle w:val="TableCellLeft10pt"/>
            </w:pPr>
          </w:p>
        </w:tc>
        <w:tc>
          <w:tcPr>
            <w:tcW w:w="1188" w:type="dxa"/>
          </w:tcPr>
          <w:p w14:paraId="03355DD1" w14:textId="77777777" w:rsidR="008854FC" w:rsidRDefault="00526A29" w:rsidP="00A068F1">
            <w:pPr>
              <w:pStyle w:val="TableCellLeft10pt"/>
            </w:pPr>
            <w:r>
              <w:t>Active Comparator</w:t>
            </w:r>
          </w:p>
        </w:tc>
        <w:tc>
          <w:tcPr>
            <w:tcW w:w="1276" w:type="dxa"/>
          </w:tcPr>
          <w:p w14:paraId="315CCBA1" w14:textId="77777777" w:rsidR="00AA4CA2" w:rsidRDefault="00526A29">
            <w:pPr>
              <w:rPr>
                <w:b/>
                <w:bCs/>
                <w:sz w:val="18"/>
                <w:szCs w:val="18"/>
              </w:rPr>
            </w:pPr>
            <w:r>
              <w:rPr>
                <w:sz w:val="18"/>
                <w:szCs w:val="18"/>
              </w:rPr>
              <w:t>Truxima (biosimilar of rituximab) in combination with venetoclax</w:t>
            </w:r>
          </w:p>
          <w:p w14:paraId="4FFCBBE0" w14:textId="77777777" w:rsidR="008854FC" w:rsidRDefault="008854FC" w:rsidP="00A068F1">
            <w:pPr>
              <w:pStyle w:val="TableCellLeft10pt"/>
            </w:pPr>
          </w:p>
        </w:tc>
        <w:tc>
          <w:tcPr>
            <w:tcW w:w="1177" w:type="dxa"/>
          </w:tcPr>
          <w:p w14:paraId="2DC06FCB" w14:textId="77777777" w:rsidR="008854FC" w:rsidRDefault="00526A29" w:rsidP="00A068F1">
            <w:pPr>
              <w:pStyle w:val="TableCellLeft10pt"/>
            </w:pPr>
            <w:r>
              <w:t>Drug</w:t>
            </w:r>
          </w:p>
        </w:tc>
        <w:tc>
          <w:tcPr>
            <w:tcW w:w="1101" w:type="dxa"/>
          </w:tcPr>
          <w:p w14:paraId="4A8D9C68" w14:textId="77777777" w:rsidR="008854FC" w:rsidRDefault="00526A29" w:rsidP="00A068F1">
            <w:pPr>
              <w:pStyle w:val="TableCellLeft10pt"/>
            </w:pPr>
            <w:r>
              <w:t>Solution</w:t>
            </w:r>
            <w:ins w:id="2696" w:author="Powell, Deana" w:date="2026-03-05T15:34:00Z" w16du:dateUtc="2026-03-05T20:34:00Z">
              <w:r>
                <w:t>, Concentrate</w:t>
              </w:r>
            </w:ins>
          </w:p>
        </w:tc>
        <w:tc>
          <w:tcPr>
            <w:tcW w:w="944" w:type="dxa"/>
          </w:tcPr>
          <w:p w14:paraId="35B61D92" w14:textId="77777777" w:rsidR="00AA4CA2" w:rsidRDefault="00526A29">
            <w:pPr>
              <w:pStyle w:val="TableCellLeft10pt"/>
              <w:rPr>
                <w:sz w:val="18"/>
                <w:szCs w:val="18"/>
                <w:lang w:val="da-DK"/>
              </w:rPr>
            </w:pPr>
            <w:r>
              <w:rPr>
                <w:sz w:val="18"/>
                <w:szCs w:val="18"/>
                <w:lang w:val="da-DK"/>
              </w:rPr>
              <w:t>100 mg/10 mL</w:t>
            </w:r>
          </w:p>
          <w:p w14:paraId="26993113" w14:textId="77777777" w:rsidR="00AA4CA2" w:rsidRDefault="00526A29">
            <w:pPr>
              <w:pStyle w:val="TableCellLeft10pt"/>
              <w:rPr>
                <w:sz w:val="18"/>
                <w:szCs w:val="18"/>
                <w:lang w:val="da-DK"/>
              </w:rPr>
            </w:pPr>
            <w:r>
              <w:rPr>
                <w:sz w:val="18"/>
                <w:szCs w:val="18"/>
                <w:lang w:val="da-DK"/>
              </w:rPr>
              <w:t>500 mg/50 mL</w:t>
            </w:r>
          </w:p>
          <w:p w14:paraId="5DFC60DF" w14:textId="77777777" w:rsidR="008854FC" w:rsidRPr="00926D54" w:rsidRDefault="00526A29" w:rsidP="00442DB9">
            <w:pPr>
              <w:pStyle w:val="TableCellLeft10pt"/>
              <w:rPr>
                <w:b/>
                <w:bCs/>
                <w:lang w:val="da-DK"/>
              </w:rPr>
            </w:pPr>
            <w:r>
              <w:rPr>
                <w:lang w:val="da-DK"/>
              </w:rPr>
              <w:t>(10 mg/mL)</w:t>
            </w:r>
          </w:p>
        </w:tc>
        <w:tc>
          <w:tcPr>
            <w:tcW w:w="790" w:type="dxa"/>
          </w:tcPr>
          <w:p w14:paraId="361D22FA" w14:textId="77777777" w:rsidR="008854FC" w:rsidRPr="00926D54" w:rsidRDefault="00526A29" w:rsidP="00926D54">
            <w:pPr>
              <w:rPr>
                <w:b/>
                <w:bCs/>
                <w:sz w:val="18"/>
                <w:szCs w:val="18"/>
                <w:lang w:val="da-DK"/>
              </w:rPr>
            </w:pPr>
            <w:r>
              <w:rPr>
                <w:sz w:val="18"/>
                <w:szCs w:val="18"/>
                <w:lang w:val="da-DK"/>
              </w:rPr>
              <w:t>375 mg/m</w:t>
            </w:r>
            <w:r>
              <w:rPr>
                <w:sz w:val="18"/>
                <w:szCs w:val="18"/>
                <w:vertAlign w:val="superscript"/>
                <w:lang w:val="da-DK"/>
              </w:rPr>
              <w:t>2</w:t>
            </w:r>
            <w:r>
              <w:rPr>
                <w:sz w:val="18"/>
                <w:szCs w:val="18"/>
                <w:lang w:val="da-DK"/>
              </w:rPr>
              <w:t xml:space="preserve"> C2D8; 500 mg/m</w:t>
            </w:r>
            <w:r>
              <w:rPr>
                <w:sz w:val="18"/>
                <w:szCs w:val="18"/>
                <w:vertAlign w:val="superscript"/>
                <w:lang w:val="da-DK"/>
              </w:rPr>
              <w:t>2</w:t>
            </w:r>
            <w:r>
              <w:rPr>
                <w:sz w:val="18"/>
                <w:szCs w:val="18"/>
                <w:lang w:val="da-DK"/>
              </w:rPr>
              <w:t xml:space="preserve"> C3D8-C7D8</w:t>
            </w:r>
          </w:p>
        </w:tc>
        <w:tc>
          <w:tcPr>
            <w:tcW w:w="1420" w:type="dxa"/>
          </w:tcPr>
          <w:p w14:paraId="16D3B41A" w14:textId="77777777" w:rsidR="008854FC" w:rsidRDefault="00526A29" w:rsidP="00A068F1">
            <w:pPr>
              <w:pStyle w:val="TableCellLeft10pt"/>
            </w:pPr>
            <w:r>
              <w:t>IV Infusion</w:t>
            </w:r>
          </w:p>
        </w:tc>
        <w:tc>
          <w:tcPr>
            <w:tcW w:w="1343" w:type="dxa"/>
          </w:tcPr>
          <w:p w14:paraId="52B116C5" w14:textId="77777777" w:rsidR="00AA4CA2" w:rsidRDefault="00526A29">
            <w:pPr>
              <w:rPr>
                <w:b/>
                <w:bCs/>
                <w:sz w:val="18"/>
                <w:szCs w:val="18"/>
              </w:rPr>
            </w:pPr>
            <w:r>
              <w:rPr>
                <w:sz w:val="18"/>
                <w:szCs w:val="18"/>
              </w:rPr>
              <w:t>Once per 28-day cycle, for 6 total cycles</w:t>
            </w:r>
          </w:p>
          <w:p w14:paraId="6EC36EC9" w14:textId="77777777" w:rsidR="008854FC" w:rsidRDefault="008854FC" w:rsidP="00A068F1">
            <w:pPr>
              <w:pStyle w:val="TableCellLeft10pt"/>
            </w:pPr>
          </w:p>
        </w:tc>
        <w:tc>
          <w:tcPr>
            <w:tcW w:w="1066" w:type="dxa"/>
          </w:tcPr>
          <w:p w14:paraId="5A7E1273" w14:textId="77777777" w:rsidR="008854FC" w:rsidRDefault="00526A29" w:rsidP="00A068F1">
            <w:pPr>
              <w:pStyle w:val="TableCellLeft10pt"/>
            </w:pPr>
            <w:r>
              <w:t>Comparator</w:t>
            </w:r>
          </w:p>
        </w:tc>
        <w:tc>
          <w:tcPr>
            <w:tcW w:w="702" w:type="dxa"/>
          </w:tcPr>
          <w:p w14:paraId="3196A251" w14:textId="77777777" w:rsidR="008854FC" w:rsidRDefault="00526A29" w:rsidP="00A068F1">
            <w:pPr>
              <w:pStyle w:val="TableCellLeft10pt"/>
            </w:pPr>
            <w:r>
              <w:t>IMP</w:t>
            </w:r>
          </w:p>
        </w:tc>
        <w:tc>
          <w:tcPr>
            <w:tcW w:w="878" w:type="dxa"/>
          </w:tcPr>
          <w:p w14:paraId="7ADDBD69" w14:textId="77777777" w:rsidR="0074605C" w:rsidRDefault="00526A29">
            <w:pPr>
              <w:keepLines/>
              <w:spacing w:line="240" w:lineRule="exact"/>
            </w:pPr>
            <w:r>
              <w:rPr>
                <w:sz w:val="20"/>
                <w:szCs w:val="20"/>
              </w:rPr>
              <w:t>Central or local</w:t>
            </w:r>
          </w:p>
        </w:tc>
      </w:tr>
    </w:tbl>
    <w:p w14:paraId="68C7110F" w14:textId="77777777" w:rsidR="0007312C" w:rsidRPr="00FF75A9" w:rsidRDefault="0007312C" w:rsidP="00FF75A9">
      <w:pPr>
        <w:pStyle w:val="Paragraph"/>
        <w:keepNext/>
        <w:spacing w:before="0" w:after="0" w:line="20" w:lineRule="exact"/>
        <w:rPr>
          <w:sz w:val="2"/>
          <w:szCs w:val="2"/>
        </w:rPr>
      </w:pPr>
    </w:p>
    <w:p w14:paraId="37E659D8" w14:textId="77777777" w:rsidR="0074605C" w:rsidRDefault="00526A29">
      <w:pPr>
        <w:pStyle w:val="TableNote9pt"/>
        <w:tabs>
          <w:tab w:val="clear" w:pos="360"/>
        </w:tabs>
        <w:ind w:left="0" w:firstLine="0"/>
      </w:pPr>
      <w:r>
        <w:t xml:space="preserve">AxMP=auxiliary medicinal product; C=cycle 1; D=day; DP=disease progression; </w:t>
      </w:r>
      <w:ins w:id="2697" w:author="Powell, Deana" w:date="2026-03-05T15:34:00Z" w16du:dateUtc="2026-03-05T20:34:00Z">
        <w:r>
          <w:t xml:space="preserve">FMF1=final market formulation 1; FMF2=final market formulation 2; </w:t>
        </w:r>
      </w:ins>
      <w:r>
        <w:t>IMP=investigational medicinal product; IV=intravenous; NIMP=noninvestigational medicinal product.</w:t>
      </w:r>
    </w:p>
    <w:p w14:paraId="1B1194CE" w14:textId="77777777" w:rsidR="0074605C" w:rsidRDefault="00526A29">
      <w:pPr>
        <w:pStyle w:val="TableNote9pt"/>
        <w:tabs>
          <w:tab w:val="clear" w:pos="360"/>
        </w:tabs>
        <w:ind w:left="0" w:firstLine="0"/>
      </w:pPr>
      <w:r>
        <w:t>For commercially available supplies, the unit dose strength or formulation may vary, depending on market availability.</w:t>
      </w:r>
    </w:p>
    <w:p w14:paraId="0C865471" w14:textId="77777777" w:rsidR="0074605C" w:rsidRDefault="00526A29">
      <w:pPr>
        <w:pStyle w:val="TableNote9pt"/>
        <w:tabs>
          <w:tab w:val="clear" w:pos="360"/>
        </w:tabs>
        <w:ind w:left="0" w:firstLine="0"/>
      </w:pPr>
      <w:r>
        <w:t>The classification of IMP and NIMP/AxMP in this table is based on guidance issued by the European Commission and applies to countries in the European Economic Area (EEA). Country differences with respect to the definition/classification of IMP and NIMP/AxMP may exist. In these circumstances, local legislation is followed.</w:t>
      </w:r>
    </w:p>
    <w:p w14:paraId="18622FF8" w14:textId="77777777" w:rsidR="00CD5026" w:rsidRPr="00EF5F82" w:rsidRDefault="00CD5026" w:rsidP="00741418">
      <w:pPr>
        <w:pStyle w:val="ListEnd"/>
      </w:pPr>
    </w:p>
    <w:p w14:paraId="09D70A6C" w14:textId="77777777" w:rsidR="00366468" w:rsidRPr="00366468" w:rsidRDefault="00366468" w:rsidP="00D9105E">
      <w:pPr>
        <w:pStyle w:val="Paragraph"/>
        <w:spacing w:before="0" w:after="0" w:line="20" w:lineRule="exact"/>
        <w:rPr>
          <w:bCs/>
          <w:sz w:val="2"/>
        </w:rPr>
      </w:pPr>
    </w:p>
    <w:p w14:paraId="19B79619" w14:textId="77777777" w:rsidR="00782DEE" w:rsidRPr="00366468" w:rsidRDefault="00782DEE" w:rsidP="00D9105E">
      <w:pPr>
        <w:pStyle w:val="Paragraph"/>
        <w:spacing w:before="0" w:after="0" w:line="20" w:lineRule="exact"/>
        <w:rPr>
          <w:bCs/>
          <w:sz w:val="2"/>
        </w:rPr>
        <w:sectPr w:rsidR="00782DEE" w:rsidRPr="00366468" w:rsidSect="00771B96">
          <w:pgSz w:w="15840" w:h="12240" w:orient="landscape"/>
          <w:pgMar w:top="1800" w:right="1440" w:bottom="1440" w:left="1440" w:header="720" w:footer="720" w:gutter="0"/>
          <w:cols w:space="708"/>
          <w:docGrid w:linePitch="360"/>
        </w:sectPr>
      </w:pPr>
    </w:p>
    <w:p w14:paraId="3305EDC9" w14:textId="77777777" w:rsidR="0074605C" w:rsidRDefault="002422EC">
      <w:pPr>
        <w:pStyle w:val="Paragraph"/>
      </w:pPr>
      <w:r>
        <w:lastRenderedPageBreak/>
        <w:t>All study interventions will be administered on an outpatient basis.</w:t>
      </w:r>
    </w:p>
    <w:p w14:paraId="05801469" w14:textId="6C4E5CA0" w:rsidR="0074605C" w:rsidRDefault="002422EC">
      <w:pPr>
        <w:pStyle w:val="Paragraph"/>
      </w:pPr>
      <w:r>
        <w:t xml:space="preserve">All products indicated in </w:t>
      </w:r>
      <w:r w:rsidR="00B16DC4">
        <w:t>Table 7</w:t>
      </w:r>
      <w:r>
        <w:t xml:space="preserve"> will be provided centrally by the Sponsor or locally by the study site, subsidiary, or designee, depending on local country operational or regulatory requirements with the exception of biosimilars of rituximab, which will be provided locally.</w:t>
      </w:r>
    </w:p>
    <w:p w14:paraId="1D9BB233" w14:textId="77777777" w:rsidR="0074605C" w:rsidRDefault="002422EC">
      <w:pPr>
        <w:pStyle w:val="Paragraph"/>
      </w:pPr>
      <w:r>
        <w:t>For any commercially available product that is provided by the study site, subsidiary, or designee, every attempt will be made to source these supplies from a single lot/batch number. The study site is responsible for recording the lot number, manufacturer, and expiry date for any locally purchased product as per local guidelines unless otherwise instructed by the Sponsor.</w:t>
      </w:r>
    </w:p>
    <w:p w14:paraId="79100EE3" w14:textId="77777777" w:rsidR="0074605C" w:rsidRDefault="002422EC">
      <w:pPr>
        <w:pStyle w:val="Paragraph"/>
      </w:pPr>
      <w:r>
        <w:t>Refer to Section 8.1.8 for details regarding administration of the study intervention.</w:t>
      </w:r>
    </w:p>
    <w:p w14:paraId="78181BCA" w14:textId="77777777" w:rsidR="0074605C" w:rsidRDefault="00526A29">
      <w:pPr>
        <w:pStyle w:val="Heading3"/>
        <w:tabs>
          <w:tab w:val="num" w:pos="1320"/>
        </w:tabs>
      </w:pPr>
      <w:bookmarkStart w:id="2698" w:name="_Toc212096971"/>
      <w:bookmarkStart w:id="2699" w:name="_Toc140132402"/>
      <w:r>
        <w:t>Treatment</w:t>
      </w:r>
      <w:bookmarkEnd w:id="2698"/>
      <w:bookmarkEnd w:id="2699"/>
    </w:p>
    <w:p w14:paraId="4FEF0201" w14:textId="77777777" w:rsidR="0074605C" w:rsidRDefault="00526A29">
      <w:pPr>
        <w:pStyle w:val="Heading4"/>
      </w:pPr>
      <w:bookmarkStart w:id="2700" w:name="_Toc212096972"/>
      <w:bookmarkStart w:id="2701" w:name="_Toc140132403"/>
      <w:r>
        <w:t>Treatment Group (Nemtabrutinib + Venetoclax; Part 1 and Part 2)</w:t>
      </w:r>
      <w:bookmarkEnd w:id="2700"/>
      <w:bookmarkEnd w:id="2701"/>
    </w:p>
    <w:p w14:paraId="1F2CB050" w14:textId="30332511" w:rsidR="0074605C" w:rsidRDefault="00526A29" w:rsidP="00741418">
      <w:pPr>
        <w:pStyle w:val="Paragraph"/>
      </w:pPr>
      <w:r>
        <w:t>Venetoclax is administered as a daily 20 to 400 mg dose during the 5-week ramp-up phase, and then at 400 mg per day following the ramp-up phase (</w:t>
      </w:r>
      <w:r w:rsidR="00B16DC4">
        <w:t>Table 9</w:t>
      </w:r>
      <w:r>
        <w:t>). Venetoclax dosing continues until confirmed disease progression, unacceptable toxicity, discontinuation criteria are met, or 2 years post C2D1.</w:t>
      </w:r>
    </w:p>
    <w:p w14:paraId="1074BFA3" w14:textId="4E1D7EF9" w:rsidR="0074605C" w:rsidRDefault="00526A29" w:rsidP="00741418">
      <w:pPr>
        <w:pStyle w:val="Paragraph"/>
      </w:pPr>
      <w:r>
        <w:t>Nemtabrutinib is administered as a daily dose of 45 mg or 65 mg taken orally, at least 10 hours after venetoclax administration until confirmed disease progression, unacceptable toxicity, end of treatment (2 years post C2D1 for the Treatment Group, or 2 years post C1D1 for the Comparator Group), or another discontinuation criterion is met. Each cycle consists of 4 weeks (28 days). If a dose interruption or delay occurs or persists on Day 1 of the planned next cycle, the current cycle will be longer than 28 days. If a dose interruption or delay occurs in the middle of the cycle and treatment can be resumed on Day 1 of the planned next cycle, the current cycle will remain 28 days.</w:t>
      </w:r>
    </w:p>
    <w:p w14:paraId="69E88A22" w14:textId="77777777" w:rsidR="0074605C" w:rsidRDefault="00526A29" w:rsidP="00741418">
      <w:pPr>
        <w:pStyle w:val="Paragraph"/>
        <w:rPr>
          <w:ins w:id="2702" w:author="Powell, Deana" w:date="2026-03-05T15:34:00Z" w16du:dateUtc="2026-03-05T20:34:00Z"/>
        </w:rPr>
      </w:pPr>
      <w:ins w:id="2703" w:author="Powell, Deana" w:date="2026-03-05T15:34:00Z" w16du:dateUtc="2026-03-05T20:34:00Z">
        <w:r>
          <w:t xml:space="preserve">Nemtabrutinib will be administered </w:t>
        </w:r>
        <w:r w:rsidR="00626F25">
          <w:t>qd</w:t>
        </w:r>
        <w:r>
          <w:t xml:space="preserve"> by mouth with or without food preferably at the same time each day. Participants should swallow tablets whole with water. Tablets should not be cut, crushed, chewed, or dissolved.</w:t>
        </w:r>
      </w:ins>
    </w:p>
    <w:p w14:paraId="190823DA" w14:textId="77777777" w:rsidR="0074605C" w:rsidRDefault="00526A29" w:rsidP="00741418">
      <w:pPr>
        <w:pStyle w:val="Paragraph"/>
      </w:pPr>
      <w:r>
        <w:t>See Section 8.1.9.1 for timing of dose administration.</w:t>
      </w:r>
    </w:p>
    <w:p w14:paraId="68543271" w14:textId="77777777" w:rsidR="0074605C" w:rsidRDefault="00526A29">
      <w:pPr>
        <w:pStyle w:val="Heading4"/>
      </w:pPr>
      <w:bookmarkStart w:id="2704" w:name="_Toc212096973"/>
      <w:bookmarkStart w:id="2705" w:name="_Toc140132404"/>
      <w:r>
        <w:t>Comparator Group (Venetoclax + Rituximab; Part 2)</w:t>
      </w:r>
      <w:bookmarkEnd w:id="2704"/>
      <w:bookmarkEnd w:id="2705"/>
    </w:p>
    <w:p w14:paraId="01200780" w14:textId="77777777" w:rsidR="0074605C" w:rsidRDefault="00526A29" w:rsidP="00741418">
      <w:pPr>
        <w:pStyle w:val="Paragraph"/>
      </w:pPr>
      <w:r>
        <w:t>Venetoclax is administered as a daily 20 to 400 mg dose during the 5-week ramp-up phase, and then at 400 mg per day following the ramp-up phase. Venetoclax dosing continues until confirmed disease progression, unacceptable toxicity, discontinuation criteria are met, or 2 years post C1D1.</w:t>
      </w:r>
    </w:p>
    <w:p w14:paraId="44CC62EF" w14:textId="77777777" w:rsidR="0074605C" w:rsidRDefault="00526A29" w:rsidP="00741418">
      <w:pPr>
        <w:pStyle w:val="Paragraph"/>
      </w:pPr>
      <w:r>
        <w:t xml:space="preserve">Rituximab (or rituximab biosimilar [see Appendix 13]) is administered as an IV infusion on C2D8 (W6), C3D8 (W10), C4D8 (W14), C5D8 (W18), C6D8 (W22), and C7D8 (W26). The </w:t>
      </w:r>
      <w:r>
        <w:lastRenderedPageBreak/>
        <w:t>initial dose is 375 mg/m</w:t>
      </w:r>
      <w:r>
        <w:rPr>
          <w:vertAlign w:val="superscript"/>
        </w:rPr>
        <w:t>2</w:t>
      </w:r>
      <w:r>
        <w:t xml:space="preserve"> (C2D8), followed by 500 mg/m</w:t>
      </w:r>
      <w:r>
        <w:rPr>
          <w:vertAlign w:val="superscript"/>
        </w:rPr>
        <w:t>2</w:t>
      </w:r>
      <w:r>
        <w:t xml:space="preserve"> for subsequent infusions. Subcutaneous injections for rituximab are not allowed.</w:t>
      </w:r>
    </w:p>
    <w:p w14:paraId="6FFC55D2" w14:textId="77777777" w:rsidR="00105168" w:rsidRDefault="008F7EB8" w:rsidP="00295DCD">
      <w:pPr>
        <w:pStyle w:val="Heading3"/>
      </w:pPr>
      <w:bookmarkStart w:id="2706" w:name="_Toc212096974"/>
      <w:bookmarkStart w:id="2707" w:name="_Toc140132405"/>
      <w:r w:rsidRPr="00105168">
        <w:t>Medical Devices</w:t>
      </w:r>
      <w:bookmarkEnd w:id="2706"/>
      <w:bookmarkEnd w:id="2707"/>
    </w:p>
    <w:p w14:paraId="3E754D47" w14:textId="77777777" w:rsidR="0074605C" w:rsidRDefault="00526A29" w:rsidP="00741418">
      <w:pPr>
        <w:pStyle w:val="Paragraph"/>
      </w:pPr>
      <w:r>
        <w:t>Not applicable.</w:t>
      </w:r>
    </w:p>
    <w:p w14:paraId="35227D87" w14:textId="77777777" w:rsidR="00B93FD4" w:rsidRPr="00B93FD4" w:rsidRDefault="00526A29" w:rsidP="00076D02">
      <w:pPr>
        <w:pStyle w:val="Heading2"/>
      </w:pPr>
      <w:bookmarkStart w:id="2708" w:name="_Toc212096975"/>
      <w:bookmarkStart w:id="2709" w:name="_Toc140132406"/>
      <w:r>
        <w:t>Preparation/Handling/Storage/Accountability</w:t>
      </w:r>
      <w:bookmarkEnd w:id="2708"/>
      <w:bookmarkEnd w:id="2709"/>
    </w:p>
    <w:p w14:paraId="07366AA1" w14:textId="77777777" w:rsidR="00CC08F9" w:rsidRPr="00B32628" w:rsidRDefault="00526A29" w:rsidP="00CC08F9">
      <w:pPr>
        <w:pStyle w:val="Heading3"/>
      </w:pPr>
      <w:bookmarkStart w:id="2710" w:name="_Toc212096976"/>
      <w:bookmarkStart w:id="2711" w:name="_Toc140132407"/>
      <w:r>
        <w:t>Dose Preparation</w:t>
      </w:r>
      <w:bookmarkEnd w:id="2710"/>
      <w:bookmarkEnd w:id="2711"/>
    </w:p>
    <w:p w14:paraId="4DA55A02" w14:textId="4F70AA4B" w:rsidR="0074605C" w:rsidRDefault="00526A29" w:rsidP="00741418">
      <w:pPr>
        <w:pStyle w:val="Paragraph"/>
      </w:pPr>
      <w:r>
        <w:t xml:space="preserve">For administrative reasons, the treatment period is divided </w:t>
      </w:r>
      <w:del w:id="2712" w:author="Powell, Deana" w:date="2026-03-05T15:34:00Z" w16du:dateUtc="2026-03-05T20:34:00Z">
        <w:r w:rsidR="00895D30">
          <w:delText>in to 4-week cycles (28 days).</w:delText>
        </w:r>
      </w:del>
      <w:ins w:id="2713" w:author="Powell, Deana" w:date="2026-03-05T15:34:00Z" w16du:dateUtc="2026-03-05T20:34:00Z">
        <w:r>
          <w:t>into 4-week cycles (28 days). Details on preparation and administration of nemtabrutinib are provided in the Pharmacy Manual. Details on administration of venetoclax and rituximab (or equivalent) are provided in the corresponding prescribing information or institutional SOP.</w:t>
        </w:r>
      </w:ins>
    </w:p>
    <w:p w14:paraId="5B7AEF6B" w14:textId="77777777" w:rsidR="0074605C" w:rsidRDefault="00526A29" w:rsidP="00741418">
      <w:pPr>
        <w:pStyle w:val="Paragraph"/>
        <w:rPr>
          <w:b/>
          <w:bCs/>
        </w:rPr>
      </w:pPr>
      <w:r>
        <w:rPr>
          <w:b/>
          <w:bCs/>
        </w:rPr>
        <w:t>Venetoclax</w:t>
      </w:r>
    </w:p>
    <w:p w14:paraId="163FBCE8" w14:textId="6A572578" w:rsidR="0074605C" w:rsidRDefault="00526A29" w:rsidP="00741418">
      <w:pPr>
        <w:pStyle w:val="Paragraph"/>
      </w:pPr>
      <w:r>
        <w:t xml:space="preserve">Venetoclax will be taken orally every morning following food. The dose of venetoclax to be used in this study increases from 20 mg to 400 mg </w:t>
      </w:r>
      <w:del w:id="2714" w:author="Powell, Deana" w:date="2026-03-05T15:34:00Z" w16du:dateUtc="2026-03-05T20:34:00Z">
        <w:r w:rsidR="00895D30">
          <w:delText>QD</w:delText>
        </w:r>
      </w:del>
      <w:ins w:id="2715" w:author="Powell, Deana" w:date="2026-03-05T15:34:00Z" w16du:dateUtc="2026-03-05T20:34:00Z">
        <w:r w:rsidR="00626F25">
          <w:t>qd</w:t>
        </w:r>
      </w:ins>
      <w:r>
        <w:t xml:space="preserve"> during the ramp-up phase. Following the ramp-up, the dose is 400 mg </w:t>
      </w:r>
      <w:del w:id="2716" w:author="Powell, Deana" w:date="2026-03-05T15:34:00Z" w16du:dateUtc="2026-03-05T20:34:00Z">
        <w:r w:rsidR="00895D30">
          <w:delText>QD</w:delText>
        </w:r>
      </w:del>
      <w:ins w:id="2717" w:author="Powell, Deana" w:date="2026-03-05T15:34:00Z" w16du:dateUtc="2026-03-05T20:34:00Z">
        <w:r w:rsidR="00626F25">
          <w:t>qd</w:t>
        </w:r>
      </w:ins>
      <w:r>
        <w:t xml:space="preserve"> as shown in </w:t>
      </w:r>
      <w:r w:rsidR="00B16DC4">
        <w:t>Table 9</w:t>
      </w:r>
      <w:r>
        <w:t>.</w:t>
      </w:r>
    </w:p>
    <w:p w14:paraId="263ECC60" w14:textId="77777777" w:rsidR="0074605C" w:rsidRDefault="00526A29" w:rsidP="00741418">
      <w:pPr>
        <w:pStyle w:val="Paragraph"/>
        <w:rPr>
          <w:b/>
          <w:bCs/>
        </w:rPr>
      </w:pPr>
      <w:r>
        <w:rPr>
          <w:b/>
          <w:bCs/>
        </w:rPr>
        <w:t>Nemtabrutinib</w:t>
      </w:r>
    </w:p>
    <w:p w14:paraId="52334C46" w14:textId="77777777" w:rsidR="0074605C" w:rsidRDefault="00526A29" w:rsidP="00741418">
      <w:pPr>
        <w:pStyle w:val="Paragraph"/>
      </w:pPr>
      <w:r>
        <w:t>There are no specific calculations or evaluations required to be performed to administer the proper dose to each participant. The rationale for selection of doses to be used in this study is provided in Section 4.3.3.</w:t>
      </w:r>
    </w:p>
    <w:p w14:paraId="15020BA0" w14:textId="77777777" w:rsidR="0074605C" w:rsidRDefault="00526A29" w:rsidP="00741418">
      <w:pPr>
        <w:pStyle w:val="Paragraph"/>
      </w:pPr>
      <w:r>
        <w:t>Nemtabrutinib tablets</w:t>
      </w:r>
      <w:ins w:id="2718" w:author="Powell, Deana" w:date="2026-03-05T15:34:00Z" w16du:dateUtc="2026-03-05T20:34:00Z">
        <w:r>
          <w:t xml:space="preserve"> (FMF1 or FMF2 formulation)</w:t>
        </w:r>
      </w:ins>
      <w:r>
        <w:t xml:space="preserve"> will be taken every day orally without food (either 1 hour before food or 2 hours post food). The dose must be taken at least 10 hours (dosing cannot be delayed more than 2 hours) after the venetoclax dose.</w:t>
      </w:r>
    </w:p>
    <w:p w14:paraId="0A84A5B6" w14:textId="77777777" w:rsidR="0074605C" w:rsidRDefault="00526A29" w:rsidP="00741418">
      <w:pPr>
        <w:pStyle w:val="Paragraph"/>
        <w:rPr>
          <w:ins w:id="2719" w:author="Powell, Deana" w:date="2026-03-05T15:34:00Z" w16du:dateUtc="2026-03-05T20:34:00Z"/>
        </w:rPr>
      </w:pPr>
      <w:ins w:id="2720" w:author="Powell, Deana" w:date="2026-03-05T15:34:00Z" w16du:dateUtc="2026-03-05T20:34:00Z">
        <w:r>
          <w:t>NOTE: Participants on FMF1 formulation may switch to FMF2 formulation when feasible. Dosing with FMF2 should begin at the start of a new cycle (Day 1).</w:t>
        </w:r>
      </w:ins>
    </w:p>
    <w:p w14:paraId="1DD5ED84" w14:textId="77777777" w:rsidR="0074605C" w:rsidRDefault="00526A29" w:rsidP="00741418">
      <w:pPr>
        <w:pStyle w:val="Paragraph"/>
        <w:rPr>
          <w:b/>
          <w:bCs/>
        </w:rPr>
      </w:pPr>
      <w:r>
        <w:rPr>
          <w:b/>
          <w:bCs/>
        </w:rPr>
        <w:t xml:space="preserve">Rituximab </w:t>
      </w:r>
      <w:ins w:id="2721" w:author="Powell, Deana" w:date="2026-03-05T15:34:00Z" w16du:dateUtc="2026-03-05T20:34:00Z">
        <w:r>
          <w:rPr>
            <w:b/>
            <w:bCs/>
          </w:rPr>
          <w:t>or Biosimilar</w:t>
        </w:r>
      </w:ins>
    </w:p>
    <w:p w14:paraId="6644334B" w14:textId="77777777" w:rsidR="008F7EB8" w:rsidRPr="00886EFC" w:rsidRDefault="00526A29" w:rsidP="00076D02">
      <w:pPr>
        <w:pStyle w:val="paragraph0"/>
        <w:rPr>
          <w:del w:id="2722" w:author="Powell, Deana" w:date="2026-03-05T15:34:00Z" w16du:dateUtc="2026-03-05T20:34:00Z"/>
        </w:rPr>
      </w:pPr>
      <w:r>
        <w:t xml:space="preserve">Rituximab (or rituximab biosimilar [see Appendix 13]) will be administered </w:t>
      </w:r>
      <w:del w:id="2723" w:author="Powell, Deana" w:date="2026-03-05T15:34:00Z" w16du:dateUtc="2026-03-05T20:34:00Z">
        <w:r w:rsidR="00895D30" w:rsidRPr="00886EFC">
          <w:delText xml:space="preserve">in the clinic. </w:delText>
        </w:r>
        <w:r w:rsidR="00895D30">
          <w:delText>Once a participant is dosed with a rituximab biosimilar,</w:delText>
        </w:r>
      </w:del>
      <w:ins w:id="2724" w:author="Powell, Deana" w:date="2026-03-05T15:34:00Z" w16du:dateUtc="2026-03-05T20:34:00Z">
        <w:r>
          <w:t>by</w:t>
        </w:r>
      </w:ins>
      <w:r>
        <w:t xml:space="preserve"> the </w:t>
      </w:r>
      <w:del w:id="2725" w:author="Powell, Deana" w:date="2026-03-05T15:34:00Z" w16du:dateUtc="2026-03-05T20:34:00Z">
        <w:r w:rsidR="00895D30">
          <w:delText>same treatment must be used throughout the</w:delText>
        </w:r>
      </w:del>
      <w:ins w:id="2726" w:author="Powell, Deana" w:date="2026-03-05T15:34:00Z" w16du:dateUtc="2026-03-05T20:34:00Z">
        <w:r>
          <w:t>investigator and/or</w:t>
        </w:r>
      </w:ins>
      <w:r>
        <w:t xml:space="preserve"> study</w:t>
      </w:r>
      <w:del w:id="2727" w:author="Powell, Deana" w:date="2026-03-05T15:34:00Z" w16du:dateUtc="2026-03-05T20:34:00Z">
        <w:r w:rsidR="00895D30">
          <w:delText>.</w:delText>
        </w:r>
        <w:r w:rsidR="00895D30" w:rsidRPr="00886EFC">
          <w:delText xml:space="preserve"> The dose of rituximab </w:delText>
        </w:r>
        <w:r w:rsidR="00895D30">
          <w:delText xml:space="preserve">(or rituximab biosimilar) </w:delText>
        </w:r>
        <w:r w:rsidR="00895D30" w:rsidRPr="00886EFC">
          <w:delText>for the first infusion is 375 mg/m</w:delText>
        </w:r>
        <w:r w:rsidR="00895D30" w:rsidRPr="00DB6148">
          <w:rPr>
            <w:vertAlign w:val="superscript"/>
          </w:rPr>
          <w:delText>2</w:delText>
        </w:r>
        <w:r w:rsidR="00895D30" w:rsidRPr="00886EFC">
          <w:delText xml:space="preserve"> on </w:delText>
        </w:r>
        <w:r w:rsidR="00FF17F0" w:rsidRPr="00886EFC">
          <w:delText>C</w:delText>
        </w:r>
        <w:r w:rsidR="00FF17F0">
          <w:delText>2</w:delText>
        </w:r>
        <w:r w:rsidR="00FF17F0" w:rsidRPr="00886EFC">
          <w:delText>D</w:delText>
        </w:r>
        <w:r w:rsidR="00012826">
          <w:delText>8</w:delText>
        </w:r>
        <w:r w:rsidR="00FF17F0">
          <w:delText xml:space="preserve"> (W6)</w:delText>
        </w:r>
        <w:r w:rsidR="00895D30" w:rsidRPr="00886EFC">
          <w:delText>, followed by 500</w:delText>
        </w:r>
        <w:r w:rsidR="00895D30">
          <w:delText> </w:delText>
        </w:r>
        <w:r w:rsidR="00895D30" w:rsidRPr="00886EFC">
          <w:delText>mg/m</w:delText>
        </w:r>
        <w:r w:rsidR="00895D30" w:rsidRPr="00DB6148">
          <w:rPr>
            <w:vertAlign w:val="superscript"/>
          </w:rPr>
          <w:delText>2</w:delText>
        </w:r>
        <w:r w:rsidR="00895D30" w:rsidRPr="00886EFC">
          <w:delText xml:space="preserve"> on Day</w:delText>
        </w:r>
        <w:r w:rsidR="00895D30">
          <w:delText> </w:delText>
        </w:r>
        <w:r w:rsidR="00012826">
          <w:delText>8</w:delText>
        </w:r>
        <w:r w:rsidR="00FF17F0" w:rsidRPr="00886EFC">
          <w:delText xml:space="preserve"> </w:delText>
        </w:r>
        <w:r w:rsidR="00895D30" w:rsidRPr="00886EFC">
          <w:delText xml:space="preserve">of </w:delText>
        </w:r>
        <w:r w:rsidR="00895D30">
          <w:delText>C</w:delText>
        </w:r>
        <w:r w:rsidR="00895D30" w:rsidRPr="00886EFC">
          <w:delText xml:space="preserve">ycles </w:delText>
        </w:r>
        <w:r w:rsidR="00895D30">
          <w:delText>3</w:delText>
        </w:r>
        <w:r w:rsidR="00895D30" w:rsidRPr="00886EFC">
          <w:delText xml:space="preserve"> to </w:delText>
        </w:r>
        <w:r w:rsidR="00895D30">
          <w:delText>7</w:delText>
        </w:r>
        <w:r w:rsidR="00895D30" w:rsidRPr="00886EFC">
          <w:delText xml:space="preserve"> (every 28</w:delText>
        </w:r>
        <w:r w:rsidR="00895D30">
          <w:delText> </w:delText>
        </w:r>
        <w:r w:rsidR="00895D30" w:rsidRPr="00886EFC">
          <w:delText>days)</w:delText>
        </w:r>
        <w:r w:rsidR="00895D30">
          <w:delText xml:space="preserve"> for </w:delText>
        </w:r>
        <w:r w:rsidR="00895D30" w:rsidRPr="00886EFC">
          <w:delText xml:space="preserve">subsequent infusions. </w:delText>
        </w:r>
      </w:del>
    </w:p>
    <w:p w14:paraId="3305B5D9" w14:textId="3D588B05" w:rsidR="0074605C" w:rsidRDefault="00895D30" w:rsidP="00741418">
      <w:pPr>
        <w:pStyle w:val="Paragraph"/>
      </w:pPr>
      <w:del w:id="2728" w:author="Powell, Deana" w:date="2026-03-05T15:34:00Z" w16du:dateUtc="2026-03-05T20:34:00Z">
        <w:r w:rsidRPr="00886EFC">
          <w:delText>First infusion: Initiate infusion at a rate of 50 mg/hour. In the absence of infusion toxicity, increase infusion rate by 50 mg/hour increments every 30 minutes,</w:delText>
        </w:r>
      </w:del>
      <w:ins w:id="2729" w:author="Powell, Deana" w:date="2026-03-05T15:34:00Z" w16du:dateUtc="2026-03-05T20:34:00Z">
        <w:r w:rsidR="00526A29">
          <w:t xml:space="preserve"> staff according</w:t>
        </w:r>
      </w:ins>
      <w:r w:rsidR="00526A29">
        <w:t xml:space="preserve"> to </w:t>
      </w:r>
      <w:del w:id="2730" w:author="Powell, Deana" w:date="2026-03-05T15:34:00Z" w16du:dateUtc="2026-03-05T20:34:00Z">
        <w:r w:rsidRPr="00886EFC">
          <w:delText xml:space="preserve">a maximum of 400 mg/hour. </w:delText>
        </w:r>
      </w:del>
      <w:ins w:id="2731" w:author="Powell, Deana" w:date="2026-03-05T15:34:00Z" w16du:dateUtc="2026-03-05T20:34:00Z">
        <w:r w:rsidR="00526A29">
          <w:t>approved product labeling and institutional guidelines. Investigators should review current prescribing information and local guidelines.</w:t>
        </w:r>
      </w:ins>
    </w:p>
    <w:p w14:paraId="08DA1643" w14:textId="77777777" w:rsidR="008F7EB8" w:rsidRPr="00886EFC" w:rsidRDefault="00895D30" w:rsidP="008F7EB8">
      <w:pPr>
        <w:pStyle w:val="ListBullet"/>
        <w:keepLines w:val="0"/>
        <w:numPr>
          <w:ilvl w:val="0"/>
          <w:numId w:val="34"/>
        </w:numPr>
        <w:spacing w:after="240"/>
        <w:rPr>
          <w:del w:id="2732" w:author="Powell, Deana" w:date="2026-03-05T15:34:00Z" w16du:dateUtc="2026-03-05T20:34:00Z"/>
        </w:rPr>
      </w:pPr>
      <w:del w:id="2733" w:author="Powell, Deana" w:date="2026-03-05T15:34:00Z" w16du:dateUtc="2026-03-05T20:34:00Z">
        <w:r w:rsidRPr="00886EFC">
          <w:lastRenderedPageBreak/>
          <w:delText xml:space="preserve">Subsequent infusions </w:delText>
        </w:r>
        <w:r>
          <w:delText>(s</w:delText>
        </w:r>
        <w:r w:rsidRPr="00886EFC">
          <w:delText xml:space="preserve">tandard </w:delText>
        </w:r>
        <w:r>
          <w:delText>i</w:delText>
        </w:r>
        <w:r w:rsidRPr="00886EFC">
          <w:delText>nfusion</w:delText>
        </w:r>
        <w:r>
          <w:delText>): i</w:delText>
        </w:r>
        <w:r w:rsidRPr="00886EFC">
          <w:delText>nitiate infusion at a rate of 100 mg/hour. In the absence of infusion toxicity, increase rate by 100 mg/hour increments at 30</w:delText>
        </w:r>
        <w:r w:rsidRPr="005210B0">
          <w:delText>-minute</w:delText>
        </w:r>
        <w:r w:rsidRPr="00886EFC">
          <w:delText xml:space="preserve"> intervals, to a maximum of 400 mg/hour.</w:delText>
        </w:r>
      </w:del>
    </w:p>
    <w:p w14:paraId="7D1E17F3" w14:textId="6105B3B0" w:rsidR="00E108A9" w:rsidRDefault="00526A29" w:rsidP="00741418">
      <w:pPr>
        <w:pStyle w:val="Paragraph"/>
      </w:pPr>
      <w:r>
        <w:t>See Section 6.5.3 for premedication requirements.</w:t>
      </w:r>
    </w:p>
    <w:p w14:paraId="1543B1B9" w14:textId="3BF97306" w:rsidR="0074605C" w:rsidRPr="00E108A9" w:rsidRDefault="00E108A9" w:rsidP="00E108A9">
      <w:pPr>
        <w:rPr>
          <w:rFonts w:eastAsia="MS Gothic"/>
        </w:rPr>
      </w:pPr>
      <w:r>
        <w:br w:type="page"/>
      </w:r>
    </w:p>
    <w:p w14:paraId="0689C87B" w14:textId="77777777" w:rsidR="0074605C" w:rsidRDefault="00526A29">
      <w:pPr>
        <w:pStyle w:val="Heading3"/>
      </w:pPr>
      <w:bookmarkStart w:id="2734" w:name="_Toc212096977"/>
      <w:bookmarkStart w:id="2735" w:name="_Toc140132408"/>
      <w:r>
        <w:lastRenderedPageBreak/>
        <w:t>Missed or Vomited Doses</w:t>
      </w:r>
      <w:bookmarkEnd w:id="2734"/>
      <w:bookmarkEnd w:id="2735"/>
    </w:p>
    <w:p w14:paraId="6EDCCC41" w14:textId="77777777" w:rsidR="0074605C" w:rsidRDefault="00526A29" w:rsidP="007F3431">
      <w:pPr>
        <w:pStyle w:val="Paragraph"/>
      </w:pPr>
      <w:r>
        <w:t>If doses are missed or vomited, this must be indicated in the participant’s source documents and eCRF.</w:t>
      </w:r>
    </w:p>
    <w:p w14:paraId="2794D4F2" w14:textId="77777777" w:rsidR="0074605C" w:rsidRDefault="00526A29" w:rsidP="007F3431">
      <w:pPr>
        <w:pStyle w:val="Paragraph"/>
        <w:rPr>
          <w:b/>
          <w:bCs/>
        </w:rPr>
      </w:pPr>
      <w:r>
        <w:rPr>
          <w:b/>
          <w:bCs/>
        </w:rPr>
        <w:t>Nemtabrutinib</w:t>
      </w:r>
    </w:p>
    <w:p w14:paraId="13BA2128" w14:textId="77777777" w:rsidR="0074605C" w:rsidRDefault="00526A29" w:rsidP="007F3431">
      <w:pPr>
        <w:pStyle w:val="Paragraph"/>
      </w:pPr>
      <w:r>
        <w:t xml:space="preserve">A missed </w:t>
      </w:r>
      <w:ins w:id="2736" w:author="Powell, Deana" w:date="2026-03-05T15:34:00Z" w16du:dateUtc="2026-03-05T20:34:00Z">
        <w:r>
          <w:t xml:space="preserve">(&gt;6 hours after the originally scheduled dose) </w:t>
        </w:r>
      </w:ins>
      <w:r>
        <w:t>or vomited dose should not be replaced. The participant should be instructed to take the next schedule dose. If the participant vomits the first dose of nemtabrutinib, the participant may be rechallenged at the discretion of the investigator.</w:t>
      </w:r>
    </w:p>
    <w:p w14:paraId="6696BBD1" w14:textId="77777777" w:rsidR="0074605C" w:rsidRDefault="00526A29" w:rsidP="007F3431">
      <w:pPr>
        <w:pStyle w:val="Paragraph"/>
        <w:rPr>
          <w:b/>
          <w:bCs/>
        </w:rPr>
      </w:pPr>
      <w:r>
        <w:rPr>
          <w:b/>
          <w:bCs/>
        </w:rPr>
        <w:t>Venetoclax</w:t>
      </w:r>
    </w:p>
    <w:p w14:paraId="3FB03B49" w14:textId="77777777" w:rsidR="0074605C" w:rsidRDefault="00526A29" w:rsidP="007F3431">
      <w:pPr>
        <w:pStyle w:val="Paragraph"/>
      </w:pPr>
      <w:r>
        <w:t>A missed or vomited dose should not be replaced. The participant should be instructed to take the next schedule dose. If the participant vomits the first dose of venetoclax, the participant may be rechallenged at the discretion of the investigator.</w:t>
      </w:r>
      <w:ins w:id="2737" w:author="Powell, Deana" w:date="2026-03-05T15:34:00Z" w16du:dateUtc="2026-03-05T20:34:00Z">
        <w:r>
          <w:t xml:space="preserve"> Refer to venetoclax prescribing information for detail.</w:t>
        </w:r>
      </w:ins>
    </w:p>
    <w:p w14:paraId="66DF2ABF" w14:textId="77777777" w:rsidR="0074605C" w:rsidRDefault="00526A29" w:rsidP="007F3431">
      <w:pPr>
        <w:pStyle w:val="Paragraph"/>
        <w:rPr>
          <w:b/>
          <w:bCs/>
        </w:rPr>
      </w:pPr>
      <w:r>
        <w:rPr>
          <w:b/>
          <w:bCs/>
        </w:rPr>
        <w:t xml:space="preserve">Rituximab </w:t>
      </w:r>
      <w:ins w:id="2738" w:author="Powell, Deana" w:date="2026-03-05T15:34:00Z" w16du:dateUtc="2026-03-05T20:34:00Z">
        <w:r>
          <w:rPr>
            <w:b/>
            <w:bCs/>
          </w:rPr>
          <w:t>or Biosimilar</w:t>
        </w:r>
      </w:ins>
    </w:p>
    <w:p w14:paraId="1A77C951" w14:textId="77777777" w:rsidR="0074605C" w:rsidRDefault="00526A29" w:rsidP="007F3431">
      <w:pPr>
        <w:pStyle w:val="Paragraph"/>
      </w:pPr>
      <w:r>
        <w:t>Not applicable.</w:t>
      </w:r>
    </w:p>
    <w:p w14:paraId="0072D96F" w14:textId="77777777" w:rsidR="00CC08F9" w:rsidRDefault="00526A29" w:rsidP="00CC08F9">
      <w:pPr>
        <w:pStyle w:val="Heading3"/>
      </w:pPr>
      <w:bookmarkStart w:id="2739" w:name="_Toc212096978"/>
      <w:bookmarkStart w:id="2740" w:name="_Toc140132409"/>
      <w:r w:rsidRPr="00CC08F9">
        <w:t>Handling, Storage, and Accountability</w:t>
      </w:r>
      <w:bookmarkEnd w:id="2739"/>
      <w:bookmarkEnd w:id="2740"/>
    </w:p>
    <w:p w14:paraId="510C22DB" w14:textId="77777777" w:rsidR="005C62BE" w:rsidRPr="009E105C" w:rsidRDefault="00526A29" w:rsidP="009E105C">
      <w:pPr>
        <w:pStyle w:val="Paragraph"/>
        <w:rPr>
          <w:rFonts w:eastAsiaTheme="minorHAnsi"/>
        </w:rPr>
      </w:pPr>
      <w:r w:rsidRPr="009E105C">
        <w:rPr>
          <w:rFonts w:eastAsiaTheme="minorHAnsi"/>
        </w:rPr>
        <w:t>The investigator or designee must confirm appropriate temperature conditions have been maintained during transit for all study intervention received, and any discrepancies are reported and resolved before use of the study intervention.</w:t>
      </w:r>
    </w:p>
    <w:p w14:paraId="59A219DA" w14:textId="77777777" w:rsidR="005C62BE" w:rsidRPr="009E105C" w:rsidRDefault="00526A29" w:rsidP="009E105C">
      <w:pPr>
        <w:pStyle w:val="Paragraph"/>
        <w:rPr>
          <w:rFonts w:eastAsiaTheme="minorHAnsi"/>
        </w:rPr>
      </w:pPr>
      <w:r w:rsidRPr="009E105C">
        <w:rPr>
          <w:rFonts w:eastAsiaTheme="minorHAnsi"/>
        </w:rPr>
        <w:t>Only participants enrolled in the study may receive study intervention, and only authorized site staff may supply or administer study intervention. All study interventions must be stored in a secure, environmentally controlled, and monitored (manual or automated) area in accordance with the labeled storage conditions with access limited to the investigator and authorized site staff.</w:t>
      </w:r>
    </w:p>
    <w:p w14:paraId="3AC6B3E3" w14:textId="77777777" w:rsidR="005C62BE" w:rsidRPr="009E105C" w:rsidRDefault="00526A29" w:rsidP="009E105C">
      <w:pPr>
        <w:pStyle w:val="Paragraph"/>
        <w:rPr>
          <w:rFonts w:eastAsiaTheme="minorHAnsi"/>
        </w:rPr>
      </w:pPr>
      <w:r w:rsidRPr="009E105C">
        <w:rPr>
          <w:rFonts w:eastAsiaTheme="minorHAnsi"/>
        </w:rPr>
        <w:t>The investigator, institution, or the head of the medical institution (where applicable) is responsible for study intervention accountability, reconciliation, and record maintenance (ie, receipt, reconciliation, and final disposition records).</w:t>
      </w:r>
    </w:p>
    <w:p w14:paraId="73EFD052" w14:textId="77777777" w:rsidR="005C62BE" w:rsidRPr="009E105C" w:rsidRDefault="00526A29" w:rsidP="009E105C">
      <w:pPr>
        <w:pStyle w:val="Paragraph"/>
        <w:rPr>
          <w:rFonts w:eastAsiaTheme="minorHAnsi"/>
        </w:rPr>
      </w:pPr>
      <w:r w:rsidRPr="009E105C">
        <w:rPr>
          <w:rFonts w:eastAsiaTheme="minorHAnsi"/>
        </w:rPr>
        <w:t>For all study sites, the local country Sponsor personnel or designee will provide appropriate documentation that must be completed for drug accountability and return, or local discard and destruction if appropriate. Where local discard and destruction is appropriate, the investigator is responsible for ensuring that a local discard/destruction procedure is documented.</w:t>
      </w:r>
    </w:p>
    <w:p w14:paraId="5217D738" w14:textId="77777777" w:rsidR="005C62BE" w:rsidRPr="009E105C" w:rsidRDefault="00526A29" w:rsidP="009E105C">
      <w:pPr>
        <w:pStyle w:val="Paragraph"/>
        <w:rPr>
          <w:rFonts w:eastAsiaTheme="minorHAnsi"/>
        </w:rPr>
      </w:pPr>
      <w:r w:rsidRPr="009E105C">
        <w:rPr>
          <w:rFonts w:eastAsiaTheme="minorHAnsi"/>
        </w:rPr>
        <w:t>The study site is responsible for recording the lot number, manufacturer, and expiry date for any locally purchased product (if applicable) as per local guidelines unless otherwise instructed by the Sponsor.</w:t>
      </w:r>
    </w:p>
    <w:p w14:paraId="77A85BE1" w14:textId="77777777" w:rsidR="005C62BE" w:rsidRDefault="00526A29" w:rsidP="009E105C">
      <w:pPr>
        <w:pStyle w:val="Paragraph"/>
        <w:rPr>
          <w:rFonts w:eastAsiaTheme="minorHAnsi"/>
        </w:rPr>
      </w:pPr>
      <w:r w:rsidRPr="009E105C">
        <w:rPr>
          <w:rFonts w:eastAsiaTheme="minorHAnsi"/>
        </w:rPr>
        <w:lastRenderedPageBreak/>
        <w:t>The investigator shall take responsibility for and shall take all steps to maintain appropriate records and ensure appropriate supply, storage, handling, distribution, and usage of study interventions in accordance with the protocol and any applicable laws and regulations.</w:t>
      </w:r>
    </w:p>
    <w:p w14:paraId="09D229FE" w14:textId="77777777" w:rsidR="00CC08F9" w:rsidRDefault="00526A29" w:rsidP="00380822">
      <w:pPr>
        <w:pStyle w:val="Heading2"/>
      </w:pPr>
      <w:bookmarkStart w:id="2741" w:name="_Toc212096979"/>
      <w:bookmarkStart w:id="2742" w:name="_Toc140132410"/>
      <w:r>
        <w:t>Measures to Minimize Bias: Randomization and Blinding</w:t>
      </w:r>
      <w:bookmarkEnd w:id="2741"/>
      <w:bookmarkEnd w:id="2742"/>
    </w:p>
    <w:p w14:paraId="5EA1B88F" w14:textId="77777777" w:rsidR="00CC08F9" w:rsidRPr="00C207E3" w:rsidRDefault="00526A29" w:rsidP="00C207E3">
      <w:pPr>
        <w:pStyle w:val="Heading3"/>
        <w:rPr>
          <w:rStyle w:val="SuggestedOptional"/>
          <w:color w:val="auto"/>
        </w:rPr>
      </w:pPr>
      <w:bookmarkStart w:id="2743" w:name="_Toc212096980"/>
      <w:bookmarkStart w:id="2744" w:name="_Toc140132411"/>
      <w:r w:rsidRPr="00C207E3">
        <w:rPr>
          <w:rStyle w:val="SuggestedOptional"/>
          <w:color w:val="auto"/>
        </w:rPr>
        <w:t>Intervention Assignment</w:t>
      </w:r>
      <w:bookmarkEnd w:id="2743"/>
      <w:bookmarkEnd w:id="2744"/>
    </w:p>
    <w:p w14:paraId="7D322421" w14:textId="77777777" w:rsidR="0074605C" w:rsidRDefault="00526A29">
      <w:pPr>
        <w:pStyle w:val="Heading4"/>
      </w:pPr>
      <w:bookmarkStart w:id="2745" w:name="_Toc212096981"/>
      <w:bookmarkStart w:id="2746" w:name="_Toc140132412"/>
      <w:r>
        <w:t>Dose Escalation and Safety Evaluation (Part 1)</w:t>
      </w:r>
      <w:bookmarkEnd w:id="2745"/>
      <w:bookmarkEnd w:id="2746"/>
    </w:p>
    <w:p w14:paraId="07A1128F" w14:textId="6AED7C6D" w:rsidR="0074605C" w:rsidRDefault="00526A29" w:rsidP="007F3431">
      <w:pPr>
        <w:pStyle w:val="Paragraph"/>
      </w:pPr>
      <w:r>
        <w:t xml:space="preserve">Participants will be enrolled sequentially to the applicable dose level in Part 1, starting at 45 mg </w:t>
      </w:r>
      <w:del w:id="2747" w:author="Powell, Deana" w:date="2026-03-05T15:34:00Z" w16du:dateUtc="2026-03-05T20:34:00Z">
        <w:r w:rsidR="00895D30">
          <w:delText>QD</w:delText>
        </w:r>
      </w:del>
      <w:ins w:id="2748" w:author="Powell, Deana" w:date="2026-03-05T15:34:00Z" w16du:dateUtc="2026-03-05T20:34:00Z">
        <w:r w:rsidR="00626F25">
          <w:t>qd</w:t>
        </w:r>
      </w:ins>
      <w:r>
        <w:t xml:space="preserve"> nemtabrutinib in combination with venetoclax. If safety data permit escalation of the dose, the second dose level (65 mg </w:t>
      </w:r>
      <w:del w:id="2749" w:author="Powell, Deana" w:date="2026-03-05T15:34:00Z" w16du:dateUtc="2026-03-05T20:34:00Z">
        <w:r w:rsidR="00895D30">
          <w:delText>QD</w:delText>
        </w:r>
      </w:del>
      <w:ins w:id="2750" w:author="Powell, Deana" w:date="2026-03-05T15:34:00Z" w16du:dateUtc="2026-03-05T20:34:00Z">
        <w:r w:rsidR="00626F25">
          <w:t>qd</w:t>
        </w:r>
      </w:ins>
      <w:r>
        <w:t xml:space="preserve"> nemtabrutinib plus venetoclax) will be opened. </w:t>
      </w:r>
    </w:p>
    <w:p w14:paraId="4951A222" w14:textId="77777777" w:rsidR="0074605C" w:rsidRDefault="00526A29" w:rsidP="007F3431">
      <w:pPr>
        <w:pStyle w:val="Paragraph"/>
      </w:pPr>
      <w:r>
        <w:rPr>
          <w:rFonts w:eastAsiaTheme="minorHAnsi"/>
        </w:rPr>
        <w:t>If a dose escalation decision is made after &lt;15 participants are treated at DL1, additional participants will continue to be enrolled in order to have a total of approximately 15 participants at DL1. Enrollment in Part 1 will be managed through the IRT system.</w:t>
      </w:r>
    </w:p>
    <w:p w14:paraId="5BC5D64E" w14:textId="77777777" w:rsidR="0074605C" w:rsidRDefault="00526A29">
      <w:pPr>
        <w:pStyle w:val="Heading4"/>
      </w:pPr>
      <w:bookmarkStart w:id="2751" w:name="_Toc212096982"/>
      <w:bookmarkStart w:id="2752" w:name="_Toc140132413"/>
      <w:r>
        <w:t>Randomized, Active-control (Part 2)</w:t>
      </w:r>
      <w:bookmarkEnd w:id="2751"/>
      <w:bookmarkEnd w:id="2752"/>
    </w:p>
    <w:p w14:paraId="4FBB5403" w14:textId="77777777" w:rsidR="0074605C" w:rsidRDefault="00526A29" w:rsidP="007F3431">
      <w:pPr>
        <w:pStyle w:val="Paragraph"/>
      </w:pPr>
      <w:r>
        <w:rPr>
          <w:lang w:val="en-IN" w:eastAsia="ja-JP"/>
        </w:rPr>
        <w:t>Intervention randomization will occur centrally using an IRT system. There are 2 study intervention arms. Participants will be assigned randomly in a 1:1 ratio to nemtabrutinib plus venetoclax or VR.</w:t>
      </w:r>
    </w:p>
    <w:p w14:paraId="6092E396" w14:textId="77777777" w:rsidR="00E51DD6" w:rsidRPr="00C207E3" w:rsidRDefault="00526A29" w:rsidP="00C207E3">
      <w:pPr>
        <w:pStyle w:val="Heading3"/>
        <w:rPr>
          <w:rStyle w:val="SuggestedOptional"/>
          <w:color w:val="auto"/>
        </w:rPr>
      </w:pPr>
      <w:bookmarkStart w:id="2753" w:name="_Toc212096983"/>
      <w:bookmarkStart w:id="2754" w:name="_Toc140132414"/>
      <w:r w:rsidRPr="00C207E3">
        <w:rPr>
          <w:rStyle w:val="SuggestedOptional"/>
          <w:color w:val="auto"/>
        </w:rPr>
        <w:t>Stratification</w:t>
      </w:r>
      <w:bookmarkEnd w:id="2753"/>
      <w:bookmarkEnd w:id="2754"/>
    </w:p>
    <w:p w14:paraId="7E31CBED" w14:textId="77777777" w:rsidR="0074605C" w:rsidRDefault="00526A29" w:rsidP="007F3431">
      <w:pPr>
        <w:pStyle w:val="Paragraph"/>
      </w:pPr>
      <w:r>
        <w:t>Stratification will only be used in Part 2.</w:t>
      </w:r>
    </w:p>
    <w:p w14:paraId="57694C84" w14:textId="77777777" w:rsidR="0074605C" w:rsidRDefault="00526A29" w:rsidP="007F3431">
      <w:pPr>
        <w:pStyle w:val="Paragraph"/>
      </w:pPr>
      <w:r>
        <w:t>Intervention randomization will be stratified according to the following factors:</w:t>
      </w:r>
    </w:p>
    <w:p w14:paraId="33CB45C7" w14:textId="77777777" w:rsidR="00C207E3" w:rsidRDefault="00895D30" w:rsidP="00C207E3">
      <w:pPr>
        <w:pStyle w:val="ListBullet"/>
        <w:keepLines w:val="0"/>
        <w:numPr>
          <w:ilvl w:val="0"/>
          <w:numId w:val="34"/>
        </w:numPr>
        <w:spacing w:after="240"/>
        <w:ind w:left="357" w:hanging="357"/>
        <w:rPr>
          <w:del w:id="2755" w:author="Powell, Deana" w:date="2026-03-05T15:34:00Z" w16du:dateUtc="2026-03-05T20:34:00Z"/>
        </w:rPr>
      </w:pPr>
      <w:del w:id="2756" w:author="Powell, Deana" w:date="2026-03-05T15:34:00Z" w16du:dateUtc="2026-03-05T20:34:00Z">
        <w:r>
          <w:delText>BTK-C481 mutation status (detected vs not detected, as determined by central testing)</w:delText>
        </w:r>
      </w:del>
    </w:p>
    <w:p w14:paraId="7DA942E2" w14:textId="3B878B5E" w:rsidR="0074605C" w:rsidRDefault="00526A29">
      <w:pPr>
        <w:pStyle w:val="ListBullet"/>
        <w:rPr>
          <w:ins w:id="2757" w:author="Powell, Deana" w:date="2026-03-05T15:34:00Z" w16du:dateUtc="2026-03-05T20:34:00Z"/>
        </w:rPr>
      </w:pPr>
      <w:ins w:id="2758" w:author="Powell, Deana" w:date="2026-03-05T15:34:00Z" w16du:dateUtc="2026-03-05T20:34:00Z">
        <w:r>
          <w:t>Prior BCL2i treatment (yes vs no)</w:t>
        </w:r>
        <w:r w:rsidR="002A7ECD">
          <w:t>.</w:t>
        </w:r>
      </w:ins>
    </w:p>
    <w:p w14:paraId="6177DD9F" w14:textId="59FA79B3" w:rsidR="0074605C" w:rsidRDefault="00526A29">
      <w:pPr>
        <w:pStyle w:val="ListBullet"/>
        <w:rPr>
          <w:ins w:id="2759" w:author="Powell, Deana" w:date="2026-03-05T15:34:00Z" w16du:dateUtc="2026-03-05T20:34:00Z"/>
        </w:rPr>
      </w:pPr>
      <w:ins w:id="2760" w:author="Powell, Deana" w:date="2026-03-05T15:34:00Z" w16du:dateUtc="2026-03-05T20:34:00Z">
        <w:r>
          <w:t>Prior BTKi treatment (yes vs no)</w:t>
        </w:r>
        <w:r w:rsidR="002A7ECD">
          <w:t>.</w:t>
        </w:r>
      </w:ins>
    </w:p>
    <w:p w14:paraId="4E7E10FA" w14:textId="77777777" w:rsidR="0074605C" w:rsidRDefault="00526A29">
      <w:pPr>
        <w:pStyle w:val="ListBullet"/>
        <w:rPr>
          <w:rFonts w:eastAsiaTheme="minorHAnsi"/>
        </w:rPr>
      </w:pPr>
      <w:r>
        <w:t>Risk (high risk [defined as del(17p) and/or TP53-mutated and/or IGHV-unmutated status] vs low risk [defined as the absence of high-risk factors listed above] as determined by central testing).</w:t>
      </w:r>
    </w:p>
    <w:p w14:paraId="555E1618" w14:textId="1DCE950A" w:rsidR="0074605C" w:rsidRDefault="00526A29">
      <w:pPr>
        <w:pStyle w:val="ListBullet"/>
        <w:rPr>
          <w:rFonts w:eastAsiaTheme="minorHAnsi"/>
        </w:rPr>
      </w:pPr>
      <w:r>
        <w:t>Geographic region (US/Canada vs Europe vs Rest of World</w:t>
      </w:r>
      <w:del w:id="2761" w:author="Powell, Deana" w:date="2026-03-05T15:34:00Z" w16du:dateUtc="2026-03-05T20:34:00Z">
        <w:r w:rsidR="00895D30">
          <w:delText>)</w:delText>
        </w:r>
      </w:del>
      <w:ins w:id="2762" w:author="Powell, Deana" w:date="2026-03-05T15:34:00Z" w16du:dateUtc="2026-03-05T20:34:00Z">
        <w:r>
          <w:t>)</w:t>
        </w:r>
        <w:r w:rsidR="002A7ECD">
          <w:t>.</w:t>
        </w:r>
      </w:ins>
    </w:p>
    <w:p w14:paraId="1582774E" w14:textId="77777777" w:rsidR="0074605C" w:rsidRDefault="0074605C">
      <w:pPr>
        <w:pStyle w:val="ListEnd"/>
        <w:rPr>
          <w:rFonts w:eastAsiaTheme="minorHAnsi"/>
        </w:rPr>
      </w:pPr>
    </w:p>
    <w:p w14:paraId="4927A3FB" w14:textId="77777777" w:rsidR="00E51DD6" w:rsidRPr="00C207E3" w:rsidRDefault="00526A29" w:rsidP="00C207E3">
      <w:pPr>
        <w:pStyle w:val="Heading3"/>
        <w:rPr>
          <w:rStyle w:val="SuggestedOptional"/>
          <w:color w:val="auto"/>
        </w:rPr>
      </w:pPr>
      <w:bookmarkStart w:id="2763" w:name="_Toc212096984"/>
      <w:bookmarkStart w:id="2764" w:name="_Toc140132415"/>
      <w:r w:rsidRPr="00C207E3">
        <w:rPr>
          <w:rStyle w:val="SuggestedOptional"/>
          <w:color w:val="auto"/>
        </w:rPr>
        <w:t>Blinding</w:t>
      </w:r>
      <w:bookmarkEnd w:id="2763"/>
      <w:bookmarkEnd w:id="2764"/>
    </w:p>
    <w:p w14:paraId="10CABA50" w14:textId="77777777" w:rsidR="0074605C" w:rsidRDefault="00526A29" w:rsidP="007F3431">
      <w:pPr>
        <w:pStyle w:val="Paragraph"/>
      </w:pPr>
      <w:r>
        <w:t>This is an open-label study; therefore, the Sponsor, investigator, and participant will know the intervention administered.</w:t>
      </w:r>
    </w:p>
    <w:p w14:paraId="4C5A58A4" w14:textId="77777777" w:rsidR="00E51DD6" w:rsidRPr="00B32628" w:rsidRDefault="00526A29" w:rsidP="00CC08F9">
      <w:pPr>
        <w:pStyle w:val="Heading2"/>
      </w:pPr>
      <w:bookmarkStart w:id="2765" w:name="_Toc212096985"/>
      <w:bookmarkStart w:id="2766" w:name="_Toc140132416"/>
      <w:r w:rsidRPr="0074336D">
        <w:lastRenderedPageBreak/>
        <w:t>Study Intervention Compliance</w:t>
      </w:r>
      <w:bookmarkEnd w:id="2765"/>
      <w:bookmarkEnd w:id="2766"/>
    </w:p>
    <w:p w14:paraId="410773A7" w14:textId="77777777" w:rsidR="0074605C" w:rsidRDefault="002422EC" w:rsidP="007F3431">
      <w:pPr>
        <w:pStyle w:val="Paragraph"/>
      </w:pPr>
      <w:r>
        <w:t>Interruptions from the protocol-specified treatment require consultation between the investigator and the Sponsor and written documentation of the collaborative decision on participant management.</w:t>
      </w:r>
    </w:p>
    <w:p w14:paraId="55ECB2F8" w14:textId="77777777" w:rsidR="0074605C" w:rsidRDefault="00526A29" w:rsidP="007F3431">
      <w:pPr>
        <w:pStyle w:val="Paragraph"/>
      </w:pPr>
      <w:r>
        <w:t>If there are interruptions in the study intervention schedule or infusion/injection was stopped, the details of and reason for any interruption or infusion/injection cessation of study intervention will be documented in the participant’s medical record.</w:t>
      </w:r>
    </w:p>
    <w:p w14:paraId="749AC41C" w14:textId="77777777" w:rsidR="0074605C" w:rsidRDefault="00526A29" w:rsidP="007F3431">
      <w:pPr>
        <w:pStyle w:val="Paragraph"/>
      </w:pPr>
      <w:r>
        <w:t>When participants self-administer study intervention(s) at home (nemtabrutinib and venetoclax), compliance with study intervention will be assessed at each visit. Compliance will be assessed by counting returned tablets during the site visits and documented in the source documents and CRF. Deviation(s) from the prescribed dosage regimen should be recorded in the CRF.</w:t>
      </w:r>
    </w:p>
    <w:p w14:paraId="70625537" w14:textId="77777777" w:rsidR="0074605C" w:rsidRDefault="00526A29" w:rsidP="007F3431">
      <w:pPr>
        <w:pStyle w:val="Paragraph"/>
      </w:pPr>
      <w:r>
        <w:t>A record of the number of nemtabrutinib tablets dispensed to and taken by each participant must be maintained and reconciled with study intervention and compliance records. Intervention start and stop dates, including dates for intervention delays and/or dose reductions will also be recorded in the CRF.</w:t>
      </w:r>
    </w:p>
    <w:p w14:paraId="076C0051" w14:textId="193855CC" w:rsidR="0074605C" w:rsidRPr="00463CF3" w:rsidRDefault="00526A29" w:rsidP="007F3431">
      <w:pPr>
        <w:pStyle w:val="Paragraph"/>
        <w:rPr>
          <w:rFonts w:eastAsia="Times New Roman"/>
          <w:shd w:val="clear" w:color="auto" w:fill="FFFF00"/>
        </w:rPr>
      </w:pPr>
      <w:r>
        <w:t>When participants are dosed at the site (rituximab or rituximab biosimilar [see Appendix 13]), they will receive study intervention directly from the investigator or designee, under medical supervision. The date and time of each dose administered in the clinic will be recorded in the source documents and recorded in the CRF.</w:t>
      </w:r>
      <w:del w:id="2767" w:author="Powell, Deana" w:date="2026-03-05T15:34:00Z" w16du:dateUtc="2026-03-05T20:34:00Z">
        <w:r w:rsidR="00895D30" w:rsidRPr="009B2293">
          <w:delText xml:space="preserve"> The dose of study intervention and study participant identification will be confirmed at the time of dosing by a member of the study</w:delText>
        </w:r>
        <w:r w:rsidR="00895D30">
          <w:delText>-</w:delText>
        </w:r>
        <w:r w:rsidR="00895D30" w:rsidRPr="009B2293">
          <w:delText>site staff other than the person administering the study intervention.</w:delText>
        </w:r>
      </w:del>
    </w:p>
    <w:p w14:paraId="5554D51A" w14:textId="77777777" w:rsidR="0074605C" w:rsidRDefault="00526A29" w:rsidP="007F3431">
      <w:pPr>
        <w:pStyle w:val="Paragraph"/>
        <w:rPr>
          <w:ins w:id="2768" w:author="Powell, Deana" w:date="2026-03-05T15:34:00Z" w16du:dateUtc="2026-03-05T20:34:00Z"/>
        </w:rPr>
      </w:pPr>
      <w:ins w:id="2769" w:author="Powell, Deana" w:date="2026-03-05T15:34:00Z" w16du:dateUtc="2026-03-05T20:34:00Z">
        <w:r>
          <w:t>NOTE: For this study, 100% compliance is expected for study medications, except where actions are mandated due to AEs or for administrative reasons about which the sponsor has been consulted.</w:t>
        </w:r>
      </w:ins>
    </w:p>
    <w:p w14:paraId="328030B2" w14:textId="77777777" w:rsidR="0074336D" w:rsidRDefault="00526A29" w:rsidP="0074336D">
      <w:pPr>
        <w:pStyle w:val="Heading2"/>
      </w:pPr>
      <w:bookmarkStart w:id="2770" w:name="_Toc212096986"/>
      <w:bookmarkStart w:id="2771" w:name="_Toc140132417"/>
      <w:r w:rsidRPr="0074336D">
        <w:t>Concomitant Therapy</w:t>
      </w:r>
      <w:bookmarkEnd w:id="2770"/>
      <w:bookmarkEnd w:id="2771"/>
    </w:p>
    <w:p w14:paraId="7AD8E5DE" w14:textId="77777777" w:rsidR="0074605C" w:rsidRDefault="00526A29" w:rsidP="007F3431">
      <w:pPr>
        <w:pStyle w:val="Paragraph"/>
      </w:pPr>
      <w:r>
        <w:t>Medications or vaccinations specifically prohibited in the exclusion criteria are not allowed during the time periods specified by this protocol for that medication or vaccination. If there is a clinical indication for any medications or vaccinations specifically prohibited, discontinuation from study intervention may be required. The investigator should discuss any questions regarding this with the Sponsor Clinical Director. The final decision on any supportive therapy or vaccination rests with the investigator and/or the participant’s primary physician. However, the decision to continue the participant on study intervention requires the mutual agreement of the investigator, the Sponsor, and the participant.</w:t>
      </w:r>
    </w:p>
    <w:p w14:paraId="6DF7613E" w14:textId="161A583D" w:rsidR="0074605C" w:rsidRDefault="00526A29" w:rsidP="007F3431">
      <w:pPr>
        <w:pStyle w:val="Paragraph"/>
      </w:pPr>
      <w:r>
        <w:t>Severe (Grade 3 and above) skin rashes considered to be related to nemtabrutinib may be treated with systemic corticosteroids. Further details are provided in Section 6.6.2 (</w:t>
      </w:r>
      <w:r w:rsidR="00B16DC4">
        <w:t>Table </w:t>
      </w:r>
      <w:r w:rsidR="00B16DC4">
        <w:rPr>
          <w:noProof/>
        </w:rPr>
        <w:t>15</w:t>
      </w:r>
      <w:r>
        <w:t>).</w:t>
      </w:r>
    </w:p>
    <w:p w14:paraId="465A816F" w14:textId="77777777" w:rsidR="0074605C" w:rsidRDefault="00526A29" w:rsidP="007F3431">
      <w:pPr>
        <w:pStyle w:val="Paragraph"/>
      </w:pPr>
      <w:r>
        <w:t xml:space="preserve">Concomitant use of anticoagulant or antiplatelet agents with BTKi increases the risk of major hemorrhage. Therefore, the risks and benefits of anticoagulant or antiplatelet therapy during </w:t>
      </w:r>
      <w:r>
        <w:lastRenderedPageBreak/>
        <w:t>study treatment should be considered. If anticoagulant or antiplatelet agents are used, investigators should refer to product prescribing information and participants should be monitored for signs and symptoms of bleeding. Participants who are receiving HBV antiviral therapy at the time of enrolment/randomization should remain on antiviral therapy throughout study intervention and follow local guidelines for HBV antiviral therapy post completion of study intervention.</w:t>
      </w:r>
    </w:p>
    <w:p w14:paraId="1924472F" w14:textId="77777777" w:rsidR="0074605C" w:rsidRDefault="00526A29" w:rsidP="007F3431">
      <w:pPr>
        <w:pStyle w:val="Paragraph"/>
      </w:pPr>
      <w:r>
        <w:t>Any medication or vaccine (including over</w:t>
      </w:r>
      <w:r>
        <w:noBreakHyphen/>
        <w:t>the</w:t>
      </w:r>
      <w:r>
        <w:noBreakHyphen/>
        <w:t>counter or prescription medicines, vitamins, and/or herbal supplements or other specific categories of interest) that the participant is receiving at the time of enrollment or receives during the study must be recorded along with:</w:t>
      </w:r>
    </w:p>
    <w:p w14:paraId="1FCB90F8" w14:textId="21AE9F31" w:rsidR="0074605C" w:rsidRDefault="00526A29">
      <w:pPr>
        <w:pStyle w:val="ListBullet"/>
      </w:pPr>
      <w:r>
        <w:t>Reason for use</w:t>
      </w:r>
      <w:ins w:id="2772" w:author="Powell, Deana" w:date="2026-03-05T15:34:00Z" w16du:dateUtc="2026-03-05T20:34:00Z">
        <w:r w:rsidR="002A7ECD">
          <w:t>.</w:t>
        </w:r>
      </w:ins>
    </w:p>
    <w:p w14:paraId="5F854B17" w14:textId="431DD1CC" w:rsidR="0074605C" w:rsidRDefault="00526A29">
      <w:pPr>
        <w:pStyle w:val="ListBullet"/>
      </w:pPr>
      <w:r>
        <w:t>Dates of administration including start and end dates</w:t>
      </w:r>
      <w:ins w:id="2773" w:author="Powell, Deana" w:date="2026-03-05T15:34:00Z" w16du:dateUtc="2026-03-05T20:34:00Z">
        <w:r w:rsidR="002A7ECD">
          <w:t>.</w:t>
        </w:r>
      </w:ins>
    </w:p>
    <w:p w14:paraId="3A57176E" w14:textId="6A066562" w:rsidR="0074605C" w:rsidRDefault="00526A29" w:rsidP="0083706A">
      <w:pPr>
        <w:pStyle w:val="ListBullet"/>
        <w:ind w:left="357" w:hanging="357"/>
        <w:rPr>
          <w:ins w:id="2774" w:author="Powell, Deana" w:date="2026-03-05T15:34:00Z" w16du:dateUtc="2026-03-05T20:34:00Z"/>
        </w:rPr>
      </w:pPr>
      <w:r>
        <w:t>Dosage information including dose and frequency</w:t>
      </w:r>
      <w:ins w:id="2775" w:author="Powell, Deana" w:date="2026-03-05T15:34:00Z" w16du:dateUtc="2026-03-05T20:34:00Z">
        <w:r w:rsidR="002A7ECD">
          <w:t>.</w:t>
        </w:r>
      </w:ins>
    </w:p>
    <w:p w14:paraId="74F63582" w14:textId="77777777" w:rsidR="007F3431" w:rsidRDefault="007F3431" w:rsidP="007F3431">
      <w:pPr>
        <w:pStyle w:val="ListEnd"/>
      </w:pPr>
    </w:p>
    <w:p w14:paraId="3A2A9F58" w14:textId="77777777" w:rsidR="0074605C" w:rsidRDefault="00526A29" w:rsidP="007F3431">
      <w:pPr>
        <w:pStyle w:val="Paragraph"/>
      </w:pPr>
      <w:r>
        <w:t>Investigators must always refer to the up-to-date prescribing label of chemotherapeutic agents used in this study (ie, venetoclax, rituximab) regarding the use of concomitant medications to adequately address potential drug interactions.</w:t>
      </w:r>
    </w:p>
    <w:p w14:paraId="102FB848" w14:textId="77777777" w:rsidR="0074605C" w:rsidRDefault="00526A29" w:rsidP="007F3431">
      <w:pPr>
        <w:pStyle w:val="Paragraph"/>
      </w:pPr>
      <w:r>
        <w:t>The Sponsor Clinical Director should be contacted if there are any questions regarding concomitant or prior therapy.</w:t>
      </w:r>
    </w:p>
    <w:p w14:paraId="11BD564F" w14:textId="77777777" w:rsidR="0074605C" w:rsidRDefault="00526A29" w:rsidP="007F3431">
      <w:pPr>
        <w:pStyle w:val="Paragraph"/>
      </w:pPr>
      <w:r>
        <w:rPr>
          <w:rFonts w:eastAsiaTheme="minorHAnsi"/>
        </w:rPr>
        <w:t>See Appendix 7 for country-specific requirements.</w:t>
      </w:r>
    </w:p>
    <w:p w14:paraId="27A4D85C" w14:textId="77777777" w:rsidR="00C104D9" w:rsidRDefault="00526A29" w:rsidP="00C104D9">
      <w:pPr>
        <w:pStyle w:val="Heading3"/>
      </w:pPr>
      <w:bookmarkStart w:id="2776" w:name="_Toc212096987"/>
      <w:bookmarkStart w:id="2777" w:name="_Toc140132418"/>
      <w:r>
        <w:t>Prohibited Medication</w:t>
      </w:r>
      <w:bookmarkEnd w:id="2776"/>
      <w:bookmarkEnd w:id="2777"/>
    </w:p>
    <w:p w14:paraId="7A0D1C15" w14:textId="77777777" w:rsidR="00C104D9" w:rsidRDefault="00526A29" w:rsidP="007F3431">
      <w:pPr>
        <w:pStyle w:val="Paragraph"/>
      </w:pPr>
      <w:r>
        <w:t>The following medications and vaccinations are prohibited during the study</w:t>
      </w:r>
      <w:ins w:id="2778" w:author="Powell, Deana" w:date="2026-03-05T15:34:00Z" w16du:dateUtc="2026-03-05T20:34:00Z">
        <w:r w:rsidR="008220B8">
          <w:t xml:space="preserve"> treatment period and including the 30-day safety FU visit</w:t>
        </w:r>
      </w:ins>
      <w:r>
        <w:t>:</w:t>
      </w:r>
    </w:p>
    <w:p w14:paraId="63FB4996" w14:textId="77777777" w:rsidR="00C104D9" w:rsidRPr="007F3431" w:rsidRDefault="00526A29" w:rsidP="007F3431">
      <w:pPr>
        <w:pStyle w:val="ListBullet"/>
      </w:pPr>
      <w:r w:rsidRPr="007F3431">
        <w:t>Immunosuppressive therapies including continuous</w:t>
      </w:r>
      <w:ins w:id="2779" w:author="Powell, Deana" w:date="2026-03-05T15:34:00Z" w16du:dateUtc="2026-03-05T20:34:00Z">
        <w:r w:rsidRPr="007F3431">
          <w:t xml:space="preserve"> </w:t>
        </w:r>
        <w:r w:rsidR="00113844" w:rsidRPr="007F3431">
          <w:t>(≥2 weeks)</w:t>
        </w:r>
      </w:ins>
      <w:r w:rsidR="00113844" w:rsidRPr="007F3431">
        <w:t xml:space="preserve"> </w:t>
      </w:r>
      <w:r w:rsidRPr="007F3431">
        <w:t>high dose corticosteroids (&gt;30 mg prednisone equivalent per day), with the exception corticosteroids required to treat ≥Grade 3 skin rashes that are considered to be related to nemtabrutinib treatment.</w:t>
      </w:r>
    </w:p>
    <w:p w14:paraId="3A42F85A" w14:textId="60F30EBD" w:rsidR="00C104D9" w:rsidRPr="007F3431" w:rsidRDefault="00526A29" w:rsidP="007F3431">
      <w:pPr>
        <w:pStyle w:val="ListBullet"/>
      </w:pPr>
      <w:r w:rsidRPr="007F3431">
        <w:t>Any concurrent anticancer therapy including, but not limited to, chemotherapy, radiotherapy (except palliative radiotherapy for local pain control), hormonal therapy, immunotherapy, or locoregional therapy.</w:t>
      </w:r>
    </w:p>
    <w:p w14:paraId="363E6E03" w14:textId="77777777" w:rsidR="00C104D9" w:rsidRPr="007F3431" w:rsidRDefault="00526A29" w:rsidP="007F3431">
      <w:pPr>
        <w:pStyle w:val="ListBullet"/>
      </w:pPr>
      <w:r w:rsidRPr="007F3431">
        <w:t>Other investigational agents.</w:t>
      </w:r>
    </w:p>
    <w:p w14:paraId="140F305A" w14:textId="678955E7" w:rsidR="00C104D9" w:rsidRPr="007F3431" w:rsidRDefault="00526A29" w:rsidP="007F3431">
      <w:pPr>
        <w:pStyle w:val="ListBullet"/>
      </w:pPr>
      <w:r w:rsidRPr="007F3431">
        <w:t>Live or live attenuated vaccines within 30 days before the first dose of study intervention and while participating in the study and for 30 days after the last dose of nemtabrutinib and venetoclax, and 6 months after the last dose of rituximab.</w:t>
      </w:r>
    </w:p>
    <w:p w14:paraId="25BE9635" w14:textId="77777777" w:rsidR="00EE53B3" w:rsidRDefault="00526A29" w:rsidP="007F3431">
      <w:pPr>
        <w:pStyle w:val="ListContinue"/>
      </w:pPr>
      <w:r>
        <w:t>NOTE: Any licensed COVID-19 vaccine (including for Emergency Use) in a particular country is allowed in the study if they are mRNA vaccines, replication-incompetent adenoviral vaccines, or inactivated vaccines. These vaccines will be treated just as any other concomitant therapy. Investigational vaccines (ie, those not licensed or approved for Emergency Use) are not allowed.</w:t>
      </w:r>
    </w:p>
    <w:p w14:paraId="3BE1C4A7" w14:textId="453D0E61" w:rsidR="007F3431" w:rsidRPr="00E108A9" w:rsidRDefault="00E108A9" w:rsidP="00E108A9">
      <w:pPr>
        <w:rPr>
          <w:szCs w:val="20"/>
        </w:rPr>
      </w:pPr>
      <w:r>
        <w:br w:type="page"/>
      </w:r>
    </w:p>
    <w:p w14:paraId="1B953ADC" w14:textId="77777777" w:rsidR="00C104D9" w:rsidRPr="007F3431" w:rsidRDefault="00526A29" w:rsidP="007F3431">
      <w:pPr>
        <w:pStyle w:val="Paragraph"/>
        <w:rPr>
          <w:b/>
          <w:bCs/>
        </w:rPr>
      </w:pPr>
      <w:r w:rsidRPr="007F3431">
        <w:rPr>
          <w:b/>
          <w:bCs/>
        </w:rPr>
        <w:lastRenderedPageBreak/>
        <w:t>Medications Prohibited for Participants Receiving Nemtabrutinib:</w:t>
      </w:r>
    </w:p>
    <w:p w14:paraId="46FFC7F6" w14:textId="77777777" w:rsidR="00C104D9" w:rsidRPr="007F3431" w:rsidRDefault="00526A29" w:rsidP="007F3431">
      <w:pPr>
        <w:pStyle w:val="ListBullet"/>
      </w:pPr>
      <w:r w:rsidRPr="007F3431">
        <w:t>In vitro, in human hepatocytes, nemtabrutinib is metabolized primarily via glucuronidation and to a lesser extent by oxidation. In vitro data suggest overall low risk for a clinically meaningful DDI with inhibitors of CYP enzymes</w:t>
      </w:r>
      <w:r w:rsidR="002E1979" w:rsidRPr="007F3431">
        <w:t>, with a possible exception of strong CYP3A inhibitors</w:t>
      </w:r>
      <w:r w:rsidRPr="007F3431">
        <w:t xml:space="preserve">. Impact of inhibitors of UGT1A3, 1A4, or 1A9, may be also mitigated by multiple metabolic pathways/enzymes expected to be involved in nemtabrutinib elimination and typically low magnitude of DDIs reported via inhibition of these UGTs. Clinically meaningful effect of CYP3A strong inducers on nemtabrutinib PK cannot be excluded, because they may induce (via activation of pregnane X receptor) multiple enzymes involved in nemtabrutinib metabolism. Based on in vitro data, nemtabrutinib has the potential to inhibit gut P-gp in vivo </w:t>
      </w:r>
      <w:bookmarkStart w:id="2780" w:name="_Hlk93922219"/>
      <w:r w:rsidRPr="007F3431">
        <w:t>and therefore could increase the exposure of coadministered drugs that are substrates of P-gp</w:t>
      </w:r>
      <w:bookmarkEnd w:id="2780"/>
      <w:r w:rsidRPr="007F3431">
        <w:t>. Concomitant medications with the following characteristics are prohibited for participants randomized to nemtabrutinib treatment group during the study:</w:t>
      </w:r>
    </w:p>
    <w:p w14:paraId="5DA7117D" w14:textId="126C5E7C" w:rsidR="00C104D9" w:rsidRDefault="00526A29" w:rsidP="00C104D9">
      <w:pPr>
        <w:pStyle w:val="ListBullet2"/>
        <w:spacing w:after="240"/>
        <w:ind w:hanging="357"/>
      </w:pPr>
      <w:r>
        <w:t>P-gp substrates with a narrow therapeutic index</w:t>
      </w:r>
      <w:ins w:id="2781" w:author="Powell, Deana" w:date="2026-03-05T15:34:00Z" w16du:dateUtc="2026-03-05T20:34:00Z">
        <w:r w:rsidR="002A7ECD">
          <w:t>.</w:t>
        </w:r>
      </w:ins>
    </w:p>
    <w:p w14:paraId="6D56E28A" w14:textId="62717484" w:rsidR="00C104D9" w:rsidRDefault="00526A29" w:rsidP="00C104D9">
      <w:pPr>
        <w:pStyle w:val="ListBullet2"/>
        <w:spacing w:after="240"/>
        <w:ind w:hanging="357"/>
      </w:pPr>
      <w:r>
        <w:t>CYP3A strong inducers</w:t>
      </w:r>
      <w:ins w:id="2782" w:author="Powell, Deana" w:date="2026-03-05T15:34:00Z" w16du:dateUtc="2026-03-05T20:34:00Z">
        <w:r w:rsidR="002A7ECD">
          <w:t>.</w:t>
        </w:r>
      </w:ins>
    </w:p>
    <w:p w14:paraId="393DCB2F" w14:textId="358FD202" w:rsidR="002E1979" w:rsidRDefault="00526A29" w:rsidP="00554A09">
      <w:pPr>
        <w:pStyle w:val="ListBullet2"/>
        <w:spacing w:after="240"/>
        <w:ind w:hanging="357"/>
      </w:pPr>
      <w:r>
        <w:t>CYP3A strong inhibitors</w:t>
      </w:r>
      <w:ins w:id="2783" w:author="Powell, Deana" w:date="2026-03-05T15:34:00Z" w16du:dateUtc="2026-03-05T20:34:00Z">
        <w:r w:rsidR="002A7ECD">
          <w:t>.</w:t>
        </w:r>
      </w:ins>
    </w:p>
    <w:p w14:paraId="12A89814" w14:textId="77777777" w:rsidR="00C104D9" w:rsidRDefault="00526A29" w:rsidP="00191F33">
      <w:pPr>
        <w:pStyle w:val="ListBullet"/>
        <w:numPr>
          <w:ilvl w:val="0"/>
          <w:numId w:val="0"/>
        </w:numPr>
        <w:spacing w:after="240"/>
        <w:ind w:left="357"/>
      </w:pPr>
      <w:r w:rsidRPr="00F00CC0">
        <w:t xml:space="preserve">NOTE: A list of example in vivo substrates </w:t>
      </w:r>
      <w:r w:rsidR="004229DD">
        <w:t>of</w:t>
      </w:r>
      <w:r w:rsidR="004229DD" w:rsidRPr="00F00CC0">
        <w:t xml:space="preserve"> </w:t>
      </w:r>
      <w:r w:rsidRPr="00F00CC0">
        <w:t xml:space="preserve">P-gp </w:t>
      </w:r>
      <w:r w:rsidR="00782A7E">
        <w:t>with narrow therapeutic index</w:t>
      </w:r>
      <w:r w:rsidRPr="00F00CC0">
        <w:t xml:space="preserve"> </w:t>
      </w:r>
      <w:r w:rsidRPr="003D5CE8">
        <w:t xml:space="preserve">and strong inducers </w:t>
      </w:r>
      <w:r w:rsidR="002E1979">
        <w:t xml:space="preserve">or strong inhibitors </w:t>
      </w:r>
      <w:r w:rsidRPr="003D5CE8">
        <w:t xml:space="preserve">of CYP3A is </w:t>
      </w:r>
      <w:r w:rsidRPr="00F00CC0">
        <w:t>provided in Appendix 8.</w:t>
      </w:r>
    </w:p>
    <w:p w14:paraId="68DEEE1C" w14:textId="77777777" w:rsidR="00EE53B3" w:rsidRDefault="00526A29" w:rsidP="00191F33">
      <w:pPr>
        <w:pStyle w:val="ListBullet"/>
        <w:numPr>
          <w:ilvl w:val="0"/>
          <w:numId w:val="0"/>
        </w:numPr>
        <w:ind w:left="357"/>
      </w:pPr>
      <w:r>
        <w:t>NOTE</w:t>
      </w:r>
      <w:r w:rsidR="0089690E">
        <w:t>: St</w:t>
      </w:r>
      <w:r w:rsidR="00890F78">
        <w:t>rong CYP</w:t>
      </w:r>
      <w:r w:rsidR="00902073">
        <w:t>3</w:t>
      </w:r>
      <w:r w:rsidR="00890F78">
        <w:t>A inhibitors are prohibited for Part 1 participants</w:t>
      </w:r>
      <w:r w:rsidR="00B92F52">
        <w:t>.</w:t>
      </w:r>
      <w:r w:rsidR="00890F78">
        <w:t xml:space="preserve"> </w:t>
      </w:r>
      <w:r w:rsidR="00B92F52">
        <w:t>H</w:t>
      </w:r>
      <w:r w:rsidR="00890F78">
        <w:t>owever</w:t>
      </w:r>
      <w:r w:rsidR="00E6698F">
        <w:t>, for Part 2 participants</w:t>
      </w:r>
      <w:r>
        <w:t xml:space="preserve"> if strong inhib</w:t>
      </w:r>
      <w:r w:rsidR="009A4C66">
        <w:t>itors of CYP3A</w:t>
      </w:r>
      <w:r>
        <w:t xml:space="preserve"> are required </w:t>
      </w:r>
      <w:r w:rsidR="00685A23">
        <w:t>(</w:t>
      </w:r>
      <w:r w:rsidR="003A00B4">
        <w:t xml:space="preserve">as per the opinion of the Investigator) on an </w:t>
      </w:r>
      <w:r>
        <w:t>interim</w:t>
      </w:r>
      <w:r w:rsidR="003A00B4">
        <w:t xml:space="preserve"> or </w:t>
      </w:r>
      <w:r>
        <w:t>short-term</w:t>
      </w:r>
      <w:r w:rsidR="003A00B4">
        <w:t xml:space="preserve"> basis, </w:t>
      </w:r>
      <w:r w:rsidR="004615B7" w:rsidRPr="004615B7">
        <w:t>consultation with Sponsor is required and treatment interruption with nemtabrutinib may be permitted</w:t>
      </w:r>
      <w:r w:rsidR="00E13B15">
        <w:t>.</w:t>
      </w:r>
    </w:p>
    <w:p w14:paraId="64491125" w14:textId="77777777" w:rsidR="007F3431" w:rsidRDefault="007F3431" w:rsidP="007F3431">
      <w:pPr>
        <w:pStyle w:val="ListEnd"/>
      </w:pPr>
    </w:p>
    <w:p w14:paraId="4B61A6E0" w14:textId="77777777" w:rsidR="00C104D9" w:rsidRPr="007F3431" w:rsidRDefault="00526A29" w:rsidP="007F3431">
      <w:pPr>
        <w:pStyle w:val="Paragraph"/>
        <w:rPr>
          <w:b/>
          <w:bCs/>
        </w:rPr>
      </w:pPr>
      <w:r w:rsidRPr="007F3431">
        <w:rPr>
          <w:b/>
          <w:bCs/>
        </w:rPr>
        <w:t>Medications Prohibited When Receiving Venetoclax:</w:t>
      </w:r>
    </w:p>
    <w:p w14:paraId="7C4BBF21" w14:textId="235B2DFA" w:rsidR="00EE53B3" w:rsidRDefault="00526A29" w:rsidP="00EE53B3">
      <w:pPr>
        <w:pStyle w:val="ListBullet"/>
        <w:ind w:left="357" w:hanging="357"/>
      </w:pPr>
      <w:r>
        <w:t xml:space="preserve">Strong CYP3A inhibitors are not permitted during initiation or ramp-up phases of venetoclax dosing. See </w:t>
      </w:r>
      <w:r w:rsidR="00B16DC4">
        <w:t>Table </w:t>
      </w:r>
      <w:r w:rsidR="00B16DC4">
        <w:rPr>
          <w:noProof/>
        </w:rPr>
        <w:t>18</w:t>
      </w:r>
      <w:r>
        <w:t xml:space="preserve"> for dose modification required once the participant is receiving steady daily dose.</w:t>
      </w:r>
    </w:p>
    <w:p w14:paraId="08EFDC83" w14:textId="77777777" w:rsidR="007F3431" w:rsidRDefault="007F3431" w:rsidP="007F3431">
      <w:pPr>
        <w:pStyle w:val="ListEnd"/>
      </w:pPr>
    </w:p>
    <w:p w14:paraId="00F05A71" w14:textId="77777777" w:rsidR="00C104D9" w:rsidRDefault="00526A29" w:rsidP="007F3431">
      <w:pPr>
        <w:pStyle w:val="Paragraph"/>
      </w:pPr>
      <w:r>
        <w:t xml:space="preserve">A list of example in vivo strong inhibitors </w:t>
      </w:r>
      <w:r w:rsidR="00EB1358">
        <w:t>of</w:t>
      </w:r>
      <w:r>
        <w:t xml:space="preserve"> CYP3A is provided in </w:t>
      </w:r>
      <w:r w:rsidRPr="00B37657">
        <w:t>Appendix 8.</w:t>
      </w:r>
    </w:p>
    <w:p w14:paraId="1FCA417F" w14:textId="77777777" w:rsidR="00C104D9" w:rsidRDefault="00526A29" w:rsidP="007F3431">
      <w:pPr>
        <w:pStyle w:val="Paragraph"/>
      </w:pPr>
      <w:r>
        <w:t xml:space="preserve">If the investigator determines that a participant requires any of the treatments for any reason, study intervention must be discontinued. </w:t>
      </w:r>
    </w:p>
    <w:p w14:paraId="2D3F7191" w14:textId="77777777" w:rsidR="00C104D9" w:rsidRDefault="00526A29" w:rsidP="007F3431">
      <w:pPr>
        <w:pStyle w:val="Paragraph"/>
      </w:pPr>
      <w:r>
        <w:t xml:space="preserve">All treatments that the investigator considers necessary for a participant’s welfare may be administered at the discretion of the investigator in keeping with the community standards of medical care. All concomitant medication will be recorded on the eCRF including all prescription, OTC products, herbal supplements, and IV medications and fluids. If changes occur during the study period, documentation of drug dosage, frequency, route, and date should also be included on the eCRF. </w:t>
      </w:r>
    </w:p>
    <w:p w14:paraId="75F49124" w14:textId="77777777" w:rsidR="00C104D9" w:rsidRDefault="00526A29" w:rsidP="007F3431">
      <w:pPr>
        <w:pStyle w:val="Paragraph"/>
      </w:pPr>
      <w:r>
        <w:lastRenderedPageBreak/>
        <w:t xml:space="preserve">All concomitant medications received within 42 days before the first dose of study intervention and up to 30 days after the last dose of study intervention should be recorded. All concomitant medications administered during SAEs or ECIs are to be recorded. SAEs and ECIs are defined in </w:t>
      </w:r>
      <w:r w:rsidRPr="00B37657">
        <w:t>Section 8.4.</w:t>
      </w:r>
    </w:p>
    <w:p w14:paraId="427102E2" w14:textId="77777777" w:rsidR="00C104D9" w:rsidRPr="008E3F90" w:rsidRDefault="00526A29" w:rsidP="007F3431">
      <w:pPr>
        <w:pStyle w:val="Paragraph"/>
        <w:rPr>
          <w:rFonts w:eastAsiaTheme="minorHAnsi"/>
        </w:rPr>
      </w:pPr>
      <w:r>
        <w:rPr>
          <w:rFonts w:eastAsiaTheme="minorHAnsi"/>
        </w:rPr>
        <w:t>See Appendix 7 for country-specific requirements.</w:t>
      </w:r>
    </w:p>
    <w:p w14:paraId="04887072" w14:textId="77777777" w:rsidR="00C104D9" w:rsidRPr="00DC45F3" w:rsidRDefault="00526A29" w:rsidP="00C104D9">
      <w:pPr>
        <w:pStyle w:val="Heading3"/>
      </w:pPr>
      <w:bookmarkStart w:id="2784" w:name="_Toc212096988"/>
      <w:bookmarkStart w:id="2785" w:name="_Toc140132419"/>
      <w:r w:rsidRPr="00872A19">
        <w:t xml:space="preserve">Medications </w:t>
      </w:r>
      <w:r>
        <w:t>That Require Caution When Coadministered With</w:t>
      </w:r>
      <w:r w:rsidRPr="00872A19">
        <w:t xml:space="preserve"> Venetoclax</w:t>
      </w:r>
      <w:bookmarkEnd w:id="2784"/>
      <w:bookmarkEnd w:id="2785"/>
    </w:p>
    <w:p w14:paraId="014E7ED0" w14:textId="77777777" w:rsidR="00C104D9" w:rsidRDefault="00526A29" w:rsidP="007F3431">
      <w:pPr>
        <w:pStyle w:val="Paragraph"/>
      </w:pPr>
      <w:r>
        <w:t>Caution should be taken when co-administering the following concomitant medications with venetoclax during the study:</w:t>
      </w:r>
    </w:p>
    <w:p w14:paraId="3B63AA49" w14:textId="72128D0E" w:rsidR="00C104D9" w:rsidRPr="007F3431" w:rsidRDefault="00526A29" w:rsidP="007F3431">
      <w:pPr>
        <w:pStyle w:val="ListBullet"/>
      </w:pPr>
      <w:r w:rsidRPr="007F3431">
        <w:t xml:space="preserve">Strong CYP3A inhibitors - see </w:t>
      </w:r>
      <w:r w:rsidR="00B16DC4">
        <w:t>Table 18</w:t>
      </w:r>
      <w:r w:rsidRPr="007F3431">
        <w:t xml:space="preserve"> for dose modification required once the participant is receiving steady daily dose of venetoclax.</w:t>
      </w:r>
    </w:p>
    <w:p w14:paraId="79887940" w14:textId="4185F56E" w:rsidR="00C104D9" w:rsidRPr="007F3431" w:rsidRDefault="00526A29" w:rsidP="007F3431">
      <w:pPr>
        <w:pStyle w:val="ListBullet"/>
      </w:pPr>
      <w:r w:rsidRPr="007F3431">
        <w:t xml:space="preserve">Moderate CYP3A inhibitors or P-gp inhibitors - see dose modification recommendations in </w:t>
      </w:r>
      <w:r w:rsidR="00B16DC4">
        <w:t>Table 18</w:t>
      </w:r>
      <w:r w:rsidRPr="007F3431">
        <w:t>.</w:t>
      </w:r>
    </w:p>
    <w:p w14:paraId="03A0838A" w14:textId="77777777" w:rsidR="00C104D9" w:rsidRPr="007F3431" w:rsidRDefault="00526A29" w:rsidP="007F3431">
      <w:pPr>
        <w:pStyle w:val="ListBullet"/>
      </w:pPr>
      <w:r w:rsidRPr="007F3431">
        <w:t xml:space="preserve">Strong or moderate CYP3A inducers - avoid coadministration. </w:t>
      </w:r>
    </w:p>
    <w:p w14:paraId="3FE2FF34" w14:textId="77777777" w:rsidR="00EE53B3" w:rsidRDefault="00526A29" w:rsidP="007F3431">
      <w:pPr>
        <w:pStyle w:val="ListBullet"/>
      </w:pPr>
      <w:r w:rsidRPr="007F3431">
        <w:t>P-gp substrates - take at least 6 hours before venetoclax dose.</w:t>
      </w:r>
    </w:p>
    <w:p w14:paraId="7EBE96E9" w14:textId="77777777" w:rsidR="007F3431" w:rsidRPr="007F3431" w:rsidRDefault="007F3431" w:rsidP="007F3431">
      <w:pPr>
        <w:pStyle w:val="ListEnd"/>
      </w:pPr>
    </w:p>
    <w:p w14:paraId="02653EF8" w14:textId="77777777" w:rsidR="00C104D9" w:rsidRDefault="00526A29" w:rsidP="007F3431">
      <w:pPr>
        <w:pStyle w:val="Paragraph"/>
      </w:pPr>
      <w:r>
        <w:t xml:space="preserve">A list of example in vivo inhibitors and inducers of CYP3A and P-gp substrates </w:t>
      </w:r>
      <w:r w:rsidR="008B1909">
        <w:t>or</w:t>
      </w:r>
      <w:r>
        <w:t xml:space="preserve"> inhibitors is provided in </w:t>
      </w:r>
      <w:r w:rsidRPr="00B37657">
        <w:t>Appendix 8.</w:t>
      </w:r>
      <w:r w:rsidR="000F22C5">
        <w:t xml:space="preserve"> See Section 6.5.1 for medications prohibited on nemtabrutinib treatment.</w:t>
      </w:r>
    </w:p>
    <w:p w14:paraId="012D51BE" w14:textId="77777777" w:rsidR="00C104D9" w:rsidRDefault="00526A29" w:rsidP="00C104D9">
      <w:pPr>
        <w:pStyle w:val="Heading3"/>
      </w:pPr>
      <w:bookmarkStart w:id="2786" w:name="_Toc212096989"/>
      <w:bookmarkStart w:id="2787" w:name="_Toc140132420"/>
      <w:r>
        <w:t>Tumor Lysis Syndrome Prophylaxis and Monitoring</w:t>
      </w:r>
      <w:bookmarkEnd w:id="2786"/>
      <w:bookmarkEnd w:id="2787"/>
    </w:p>
    <w:p w14:paraId="42A5887E" w14:textId="77777777" w:rsidR="00263068" w:rsidRPr="007F3431" w:rsidRDefault="00526A29" w:rsidP="007F3431">
      <w:pPr>
        <w:pStyle w:val="Paragraph"/>
        <w:rPr>
          <w:b/>
          <w:bCs/>
        </w:rPr>
      </w:pPr>
      <w:r w:rsidRPr="007F3431">
        <w:rPr>
          <w:b/>
          <w:bCs/>
        </w:rPr>
        <w:t>Nemtabrutinib</w:t>
      </w:r>
    </w:p>
    <w:p w14:paraId="63722986" w14:textId="77777777" w:rsidR="002F34E2" w:rsidRPr="00BC6B5B" w:rsidRDefault="00526A29" w:rsidP="007F3431">
      <w:pPr>
        <w:pStyle w:val="Paragraph"/>
      </w:pPr>
      <w:r w:rsidRPr="00BC6B5B">
        <w:t>TLS monitoring is required for high-risk participants.</w:t>
      </w:r>
      <w:r>
        <w:t xml:space="preserve"> The definition of high-risk is any measurable lymph node with the largest diameter ≥10 cm or the presence of both ≥25×10</w:t>
      </w:r>
      <w:r w:rsidRPr="00325353">
        <w:rPr>
          <w:vertAlign w:val="superscript"/>
        </w:rPr>
        <w:t>9</w:t>
      </w:r>
      <w:r>
        <w:t>/L ALC AND any measurable lymph node with the largest diameter ≥5 cm, but &lt;10 cm. Lymph node size should be determined by radiologic assessment.</w:t>
      </w:r>
    </w:p>
    <w:p w14:paraId="2DAFEC06" w14:textId="77777777" w:rsidR="00A61C64" w:rsidRDefault="00526A29" w:rsidP="007F3431">
      <w:pPr>
        <w:pStyle w:val="Paragraph"/>
      </w:pPr>
      <w:r>
        <w:t xml:space="preserve">Hematology and chemistry samples will be taken predose on C1D1 and at 8 </w:t>
      </w:r>
      <w:ins w:id="2788" w:author="Powell, Deana" w:date="2026-03-05T15:34:00Z" w16du:dateUtc="2026-03-05T20:34:00Z">
        <w:r w:rsidR="00A86CCB">
          <w:t xml:space="preserve">(±2) </w:t>
        </w:r>
      </w:ins>
      <w:r>
        <w:t>and 24</w:t>
      </w:r>
      <w:ins w:id="2789" w:author="Powell, Deana" w:date="2026-03-05T15:34:00Z" w16du:dateUtc="2026-03-05T20:34:00Z">
        <w:r w:rsidR="00A86CCB">
          <w:t> (±2) </w:t>
        </w:r>
      </w:ins>
      <w:r>
        <w:t xml:space="preserve">hours (C1D2) postdosing. The 8-hour chemistry results must be reviewed before the participant leaves the outpatient clinic that day. The investigator or subinvestigator must review the 24-hour (C1D2) laboratory results before dosing on the next day. </w:t>
      </w:r>
    </w:p>
    <w:p w14:paraId="50FE5CB3" w14:textId="77777777" w:rsidR="00231F18" w:rsidRPr="0011561A" w:rsidRDefault="00526A29" w:rsidP="007F3431">
      <w:pPr>
        <w:pStyle w:val="Paragraph"/>
        <w:rPr>
          <w:b/>
          <w:bCs/>
        </w:rPr>
      </w:pPr>
      <w:r w:rsidRPr="0011561A">
        <w:rPr>
          <w:b/>
          <w:bCs/>
        </w:rPr>
        <w:t>Venetoclax</w:t>
      </w:r>
    </w:p>
    <w:p w14:paraId="4937138C" w14:textId="214034F0" w:rsidR="00C104D9" w:rsidRPr="00D62CFA" w:rsidRDefault="00526A29" w:rsidP="007F3431">
      <w:pPr>
        <w:pStyle w:val="Paragraph"/>
      </w:pPr>
      <w:r>
        <w:t xml:space="preserve">Venetoclax can cause rapid reduction in tumor size and therefore poses a risk for TLS during the initial 5-week ramp-up phase. The risk of TLS is a continuum based on multiple factors, including tumor burden and comorbidities. Reduced renal </w:t>
      </w:r>
      <w:r w:rsidRPr="00D62CFA">
        <w:t>function (creatinine clearance &lt;80</w:t>
      </w:r>
      <w:r>
        <w:t> </w:t>
      </w:r>
      <w:r w:rsidRPr="00D62CFA">
        <w:t xml:space="preserve">mL/min) further increases the risk. </w:t>
      </w:r>
      <w:r w:rsidR="00A31B0C">
        <w:t xml:space="preserve">The definition of TLS is provided in Section 8.3.6. </w:t>
      </w:r>
      <w:r w:rsidRPr="00D62CFA">
        <w:t xml:space="preserve">Tumor burden </w:t>
      </w:r>
      <w:r>
        <w:t xml:space="preserve">assessments may include radiographic evaluation (eg, CT scan) and blood </w:t>
      </w:r>
      <w:r w:rsidR="00CC0C25">
        <w:t xml:space="preserve">hematology and </w:t>
      </w:r>
      <w:r>
        <w:t>chemistry (potassium, uric acid, phosphorus, calcium</w:t>
      </w:r>
      <w:ins w:id="2790" w:author="Powell, Deana" w:date="2026-03-05T15:34:00Z" w16du:dateUtc="2026-03-05T20:34:00Z">
        <w:r w:rsidR="00EE42A3">
          <w:t>, creatinine</w:t>
        </w:r>
      </w:ins>
      <w:r>
        <w:t xml:space="preserve">). </w:t>
      </w:r>
      <w:r w:rsidR="00B16DC4">
        <w:t>Table 8</w:t>
      </w:r>
      <w:r>
        <w:t xml:space="preserve"> describes </w:t>
      </w:r>
      <w:del w:id="2791" w:author="Powell, Deana" w:date="2026-03-05T15:34:00Z" w16du:dateUtc="2026-03-05T20:34:00Z">
        <w:r w:rsidR="00895D30">
          <w:delText xml:space="preserve">the recommended </w:delText>
        </w:r>
      </w:del>
      <w:r>
        <w:t>TLS prophylaxis and monitoring during treatment with venetoclax.</w:t>
      </w:r>
      <w:ins w:id="2792" w:author="Powell, Deana" w:date="2026-03-05T15:34:00Z" w16du:dateUtc="2026-03-05T20:34:00Z">
        <w:r>
          <w:t xml:space="preserve"> </w:t>
        </w:r>
        <w:r w:rsidR="0094018B">
          <w:t xml:space="preserve">Instructions in </w:t>
        </w:r>
        <w:r w:rsidR="00B16DC4">
          <w:t>Table 8</w:t>
        </w:r>
        <w:r w:rsidR="0094018B">
          <w:t xml:space="preserve"> are required for h</w:t>
        </w:r>
        <w:r w:rsidR="007A0C32">
          <w:t xml:space="preserve">igh-risk participants </w:t>
        </w:r>
        <w:r w:rsidR="0094018B">
          <w:t xml:space="preserve">and recommended </w:t>
        </w:r>
        <w:r w:rsidR="0094018B">
          <w:lastRenderedPageBreak/>
          <w:t>for low- and medium-risk participants.</w:t>
        </w:r>
      </w:ins>
      <w:r w:rsidR="007A0C32">
        <w:t xml:space="preserve"> </w:t>
      </w:r>
      <w:r>
        <w:t>Further details can be found in the current venetoclax label.</w:t>
      </w:r>
    </w:p>
    <w:p w14:paraId="60F5B780" w14:textId="373B9166" w:rsidR="00C104D9" w:rsidRDefault="00526A29" w:rsidP="00C104D9">
      <w:pPr>
        <w:pStyle w:val="Caption"/>
      </w:pPr>
      <w:bookmarkStart w:id="2793" w:name="_Ref92023568"/>
      <w:bookmarkStart w:id="2794" w:name="_Toc212022246"/>
      <w:bookmarkStart w:id="2795" w:name="_Toc140132615"/>
      <w:r>
        <w:t>Table </w:t>
      </w:r>
      <w:r w:rsidR="00B16DC4">
        <w:rPr>
          <w:noProof/>
        </w:rPr>
        <w:t>8</w:t>
      </w:r>
      <w:bookmarkEnd w:id="2793"/>
      <w:r w:rsidR="00354CC4" w:rsidRPr="0063564E">
        <w:tab/>
      </w:r>
      <w:del w:id="2796" w:author="Powell, Deana" w:date="2026-03-05T15:34:00Z" w16du:dateUtc="2026-03-05T20:34:00Z">
        <w:r w:rsidR="00895D30" w:rsidRPr="002A3F57">
          <w:delText>Recommended</w:delText>
        </w:r>
        <w:r w:rsidR="00895D30" w:rsidRPr="0063564E">
          <w:delText xml:space="preserve"> </w:delText>
        </w:r>
      </w:del>
      <w:r w:rsidR="00354CC4" w:rsidRPr="0063564E">
        <w:t xml:space="preserve">TLS Prophylaxis </w:t>
      </w:r>
      <w:r w:rsidR="00354CC4">
        <w:t xml:space="preserve">and Monitoring </w:t>
      </w:r>
      <w:r w:rsidR="00354CC4" w:rsidRPr="0063564E">
        <w:t xml:space="preserve">Based on Tumor Burden in </w:t>
      </w:r>
      <w:r w:rsidR="00354CC4">
        <w:t>Participant</w:t>
      </w:r>
      <w:r w:rsidR="00354CC4" w:rsidRPr="0063564E">
        <w:t>s with CLL/SLL</w:t>
      </w:r>
      <w:bookmarkEnd w:id="2794"/>
      <w:bookmarkEnd w:id="2795"/>
    </w:p>
    <w:tbl>
      <w:tblPr>
        <w:tblStyle w:val="TableGrid"/>
        <w:tblW w:w="4985" w:type="pct"/>
        <w:tblLayout w:type="fixed"/>
        <w:tblLook w:val="04A0" w:firstRow="1" w:lastRow="0" w:firstColumn="1" w:lastColumn="0" w:noHBand="0" w:noVBand="1"/>
      </w:tblPr>
      <w:tblGrid>
        <w:gridCol w:w="1525"/>
        <w:gridCol w:w="1710"/>
        <w:gridCol w:w="1350"/>
        <w:gridCol w:w="1800"/>
        <w:gridCol w:w="2578"/>
      </w:tblGrid>
      <w:tr w:rsidR="00CA657C" w14:paraId="4C28742C" w14:textId="77777777" w:rsidTr="00CC6225">
        <w:trPr>
          <w:tblHeader/>
        </w:trPr>
        <w:tc>
          <w:tcPr>
            <w:tcW w:w="3235" w:type="dxa"/>
            <w:gridSpan w:val="2"/>
            <w:vMerge w:val="restart"/>
          </w:tcPr>
          <w:p w14:paraId="4D8D9AF1" w14:textId="77777777" w:rsidR="00C104D9" w:rsidRPr="00537379" w:rsidRDefault="00526A29" w:rsidP="004016E5">
            <w:pPr>
              <w:pStyle w:val="TableText0"/>
              <w:keepNext w:val="0"/>
              <w:jc w:val="center"/>
              <w:rPr>
                <w:b/>
                <w:bCs/>
                <w:sz w:val="20"/>
              </w:rPr>
            </w:pPr>
            <w:r w:rsidRPr="00191F33">
              <w:rPr>
                <w:b/>
                <w:bCs/>
                <w:sz w:val="20"/>
              </w:rPr>
              <w:t>Tumor Burden</w:t>
            </w:r>
          </w:p>
        </w:tc>
        <w:tc>
          <w:tcPr>
            <w:tcW w:w="3150" w:type="dxa"/>
            <w:gridSpan w:val="2"/>
          </w:tcPr>
          <w:p w14:paraId="4C7DE98A" w14:textId="77777777" w:rsidR="00C104D9" w:rsidRPr="00537379" w:rsidRDefault="00526A29" w:rsidP="004016E5">
            <w:pPr>
              <w:pStyle w:val="TableText0"/>
              <w:keepNext w:val="0"/>
              <w:jc w:val="center"/>
              <w:rPr>
                <w:b/>
                <w:bCs/>
                <w:sz w:val="20"/>
              </w:rPr>
            </w:pPr>
            <w:r w:rsidRPr="00191F33">
              <w:rPr>
                <w:b/>
                <w:bCs/>
                <w:sz w:val="20"/>
              </w:rPr>
              <w:t>Prophylaxis</w:t>
            </w:r>
          </w:p>
        </w:tc>
        <w:tc>
          <w:tcPr>
            <w:tcW w:w="2578" w:type="dxa"/>
          </w:tcPr>
          <w:p w14:paraId="157532BF" w14:textId="77777777" w:rsidR="00C104D9" w:rsidRPr="00537379" w:rsidRDefault="00526A29" w:rsidP="004016E5">
            <w:pPr>
              <w:pStyle w:val="TableText0"/>
              <w:keepNext w:val="0"/>
              <w:jc w:val="center"/>
              <w:rPr>
                <w:b/>
                <w:bCs/>
                <w:sz w:val="20"/>
              </w:rPr>
            </w:pPr>
            <w:r w:rsidRPr="00191F33">
              <w:rPr>
                <w:b/>
                <w:bCs/>
                <w:sz w:val="20"/>
              </w:rPr>
              <w:t>Monitoring</w:t>
            </w:r>
            <w:r w:rsidRPr="00191F33">
              <w:rPr>
                <w:b/>
                <w:bCs/>
                <w:sz w:val="20"/>
                <w:vertAlign w:val="superscript"/>
              </w:rPr>
              <w:t>a,b</w:t>
            </w:r>
          </w:p>
        </w:tc>
      </w:tr>
      <w:tr w:rsidR="00CA657C" w14:paraId="47698874" w14:textId="77777777" w:rsidTr="00CC6225">
        <w:trPr>
          <w:tblHeader/>
        </w:trPr>
        <w:tc>
          <w:tcPr>
            <w:tcW w:w="3235" w:type="dxa"/>
            <w:gridSpan w:val="2"/>
            <w:vMerge/>
          </w:tcPr>
          <w:p w14:paraId="46FD8AF5" w14:textId="77777777" w:rsidR="00C104D9" w:rsidRPr="00537379" w:rsidRDefault="00C104D9" w:rsidP="004016E5">
            <w:pPr>
              <w:pStyle w:val="TableText0"/>
              <w:keepNext w:val="0"/>
              <w:jc w:val="center"/>
              <w:rPr>
                <w:sz w:val="20"/>
              </w:rPr>
            </w:pPr>
          </w:p>
        </w:tc>
        <w:tc>
          <w:tcPr>
            <w:tcW w:w="1350" w:type="dxa"/>
          </w:tcPr>
          <w:p w14:paraId="07C8C415" w14:textId="77777777" w:rsidR="00C104D9" w:rsidRPr="00537379" w:rsidRDefault="00526A29" w:rsidP="004016E5">
            <w:pPr>
              <w:pStyle w:val="TableText0"/>
              <w:keepNext w:val="0"/>
              <w:jc w:val="center"/>
              <w:rPr>
                <w:b/>
                <w:bCs/>
                <w:sz w:val="20"/>
              </w:rPr>
            </w:pPr>
            <w:r w:rsidRPr="00191F33">
              <w:rPr>
                <w:b/>
                <w:bCs/>
                <w:sz w:val="20"/>
              </w:rPr>
              <w:t>Hydration</w:t>
            </w:r>
            <w:r w:rsidRPr="00191F33">
              <w:rPr>
                <w:b/>
                <w:bCs/>
                <w:sz w:val="20"/>
                <w:vertAlign w:val="superscript"/>
              </w:rPr>
              <w:t>c</w:t>
            </w:r>
          </w:p>
        </w:tc>
        <w:tc>
          <w:tcPr>
            <w:tcW w:w="1800" w:type="dxa"/>
          </w:tcPr>
          <w:p w14:paraId="3C16FC65" w14:textId="77777777" w:rsidR="00C104D9" w:rsidRPr="00537379" w:rsidRDefault="00526A29" w:rsidP="004016E5">
            <w:pPr>
              <w:pStyle w:val="TableText0"/>
              <w:keepNext w:val="0"/>
              <w:ind w:left="-165" w:right="-119"/>
              <w:jc w:val="center"/>
              <w:rPr>
                <w:b/>
                <w:bCs/>
                <w:sz w:val="20"/>
              </w:rPr>
            </w:pPr>
            <w:r w:rsidRPr="00191F33">
              <w:rPr>
                <w:b/>
                <w:bCs/>
                <w:sz w:val="20"/>
              </w:rPr>
              <w:t>Antihyperuricemics</w:t>
            </w:r>
          </w:p>
        </w:tc>
        <w:tc>
          <w:tcPr>
            <w:tcW w:w="2578" w:type="dxa"/>
          </w:tcPr>
          <w:p w14:paraId="58DD9352" w14:textId="77777777" w:rsidR="00C104D9" w:rsidRPr="00537379" w:rsidRDefault="00526A29" w:rsidP="004016E5">
            <w:pPr>
              <w:pStyle w:val="TableText0"/>
              <w:keepNext w:val="0"/>
              <w:jc w:val="center"/>
              <w:rPr>
                <w:b/>
                <w:bCs/>
                <w:sz w:val="20"/>
              </w:rPr>
            </w:pPr>
            <w:r w:rsidRPr="00191F33">
              <w:rPr>
                <w:b/>
                <w:bCs/>
                <w:sz w:val="20"/>
              </w:rPr>
              <w:t>Setting and Frequency of Assessments</w:t>
            </w:r>
          </w:p>
        </w:tc>
      </w:tr>
      <w:tr w:rsidR="00CA657C" w14:paraId="52D5C38A" w14:textId="77777777" w:rsidTr="00CC6225">
        <w:tc>
          <w:tcPr>
            <w:tcW w:w="1525" w:type="dxa"/>
          </w:tcPr>
          <w:p w14:paraId="36A4B7E9" w14:textId="77777777" w:rsidR="00C104D9" w:rsidRPr="00537379" w:rsidRDefault="00526A29" w:rsidP="004016E5">
            <w:pPr>
              <w:pStyle w:val="TableText0"/>
              <w:keepNext w:val="0"/>
              <w:rPr>
                <w:sz w:val="20"/>
              </w:rPr>
            </w:pPr>
            <w:r w:rsidRPr="00191F33">
              <w:rPr>
                <w:sz w:val="20"/>
              </w:rPr>
              <w:t>Low</w:t>
            </w:r>
            <w:ins w:id="2797" w:author="Powell, Deana" w:date="2026-03-05T15:34:00Z" w16du:dateUtc="2026-03-05T20:34:00Z">
              <w:r w:rsidR="007273EC" w:rsidRPr="00191F33">
                <w:rPr>
                  <w:sz w:val="20"/>
                </w:rPr>
                <w:t xml:space="preserve"> (recommended)</w:t>
              </w:r>
            </w:ins>
          </w:p>
        </w:tc>
        <w:tc>
          <w:tcPr>
            <w:tcW w:w="1710" w:type="dxa"/>
          </w:tcPr>
          <w:p w14:paraId="68304374" w14:textId="77777777" w:rsidR="00C104D9" w:rsidRPr="00537379" w:rsidRDefault="00526A29" w:rsidP="004016E5">
            <w:pPr>
              <w:pStyle w:val="TableText0"/>
              <w:keepNext w:val="0"/>
              <w:rPr>
                <w:sz w:val="20"/>
              </w:rPr>
            </w:pPr>
            <w:r w:rsidRPr="00191F33">
              <w:rPr>
                <w:sz w:val="20"/>
              </w:rPr>
              <w:t>All LN &lt;5 cm</w:t>
            </w:r>
            <w:r w:rsidRPr="00191F33">
              <w:rPr>
                <w:sz w:val="20"/>
              </w:rPr>
              <w:br/>
              <w:t>AND</w:t>
            </w:r>
            <w:r w:rsidRPr="00191F33">
              <w:rPr>
                <w:sz w:val="20"/>
              </w:rPr>
              <w:br/>
              <w:t>ALC &lt;25 x 10</w:t>
            </w:r>
            <w:r w:rsidRPr="00191F33">
              <w:rPr>
                <w:sz w:val="20"/>
                <w:vertAlign w:val="superscript"/>
              </w:rPr>
              <w:t>9</w:t>
            </w:r>
            <w:r w:rsidRPr="00191F33">
              <w:rPr>
                <w:sz w:val="20"/>
              </w:rPr>
              <w:t>/L</w:t>
            </w:r>
          </w:p>
        </w:tc>
        <w:tc>
          <w:tcPr>
            <w:tcW w:w="1350" w:type="dxa"/>
          </w:tcPr>
          <w:p w14:paraId="1E98A2DE" w14:textId="77777777" w:rsidR="00C104D9" w:rsidRPr="00537379" w:rsidRDefault="00526A29" w:rsidP="004016E5">
            <w:pPr>
              <w:pStyle w:val="TableText0"/>
              <w:keepNext w:val="0"/>
              <w:rPr>
                <w:sz w:val="20"/>
              </w:rPr>
            </w:pPr>
            <w:r w:rsidRPr="00191F33">
              <w:rPr>
                <w:sz w:val="20"/>
              </w:rPr>
              <w:t>Oral</w:t>
            </w:r>
            <w:r w:rsidRPr="00191F33">
              <w:rPr>
                <w:sz w:val="20"/>
              </w:rPr>
              <w:br/>
              <w:t>(1.5-2 L)</w:t>
            </w:r>
          </w:p>
        </w:tc>
        <w:tc>
          <w:tcPr>
            <w:tcW w:w="1800" w:type="dxa"/>
          </w:tcPr>
          <w:p w14:paraId="60ACDD70" w14:textId="77777777" w:rsidR="00C104D9" w:rsidRPr="00537379" w:rsidRDefault="00526A29" w:rsidP="004016E5">
            <w:pPr>
              <w:pStyle w:val="TableText0"/>
              <w:keepNext w:val="0"/>
              <w:rPr>
                <w:sz w:val="20"/>
              </w:rPr>
            </w:pPr>
            <w:r w:rsidRPr="00191F33">
              <w:rPr>
                <w:sz w:val="20"/>
              </w:rPr>
              <w:t>Allopurinol</w:t>
            </w:r>
            <w:r w:rsidRPr="00191F33">
              <w:rPr>
                <w:sz w:val="20"/>
                <w:vertAlign w:val="superscript"/>
              </w:rPr>
              <w:t>d</w:t>
            </w:r>
          </w:p>
        </w:tc>
        <w:tc>
          <w:tcPr>
            <w:tcW w:w="2578" w:type="dxa"/>
          </w:tcPr>
          <w:p w14:paraId="62B7F3C4" w14:textId="77777777" w:rsidR="00C104D9" w:rsidRPr="00537379" w:rsidRDefault="00526A29" w:rsidP="004016E5">
            <w:pPr>
              <w:pStyle w:val="TableText0"/>
              <w:keepNext w:val="0"/>
              <w:rPr>
                <w:sz w:val="20"/>
                <w:u w:val="single"/>
              </w:rPr>
            </w:pPr>
            <w:r w:rsidRPr="00191F33">
              <w:rPr>
                <w:sz w:val="20"/>
                <w:u w:val="single"/>
              </w:rPr>
              <w:t>Outpatient</w:t>
            </w:r>
          </w:p>
          <w:p w14:paraId="460F9D7D" w14:textId="77777777" w:rsidR="00C104D9" w:rsidRPr="00537379" w:rsidRDefault="00526A29" w:rsidP="00537379">
            <w:pPr>
              <w:pStyle w:val="TableText0"/>
              <w:keepNext w:val="0"/>
              <w:numPr>
                <w:ilvl w:val="0"/>
                <w:numId w:val="9"/>
              </w:numPr>
              <w:ind w:left="150" w:hanging="180"/>
              <w:rPr>
                <w:sz w:val="20"/>
              </w:rPr>
            </w:pPr>
            <w:r w:rsidRPr="00191F33">
              <w:rPr>
                <w:sz w:val="20"/>
              </w:rPr>
              <w:t>For first dose of 20 mg and 50 mg: Predose, 6 to 8 hours post dose, 24 hours post dose</w:t>
            </w:r>
          </w:p>
          <w:p w14:paraId="6019A4D7" w14:textId="77777777" w:rsidR="00C104D9" w:rsidRPr="00537379" w:rsidRDefault="00526A29" w:rsidP="00537379">
            <w:pPr>
              <w:pStyle w:val="TableText0"/>
              <w:keepNext w:val="0"/>
              <w:numPr>
                <w:ilvl w:val="0"/>
                <w:numId w:val="9"/>
              </w:numPr>
              <w:ind w:left="150" w:hanging="180"/>
              <w:rPr>
                <w:sz w:val="20"/>
              </w:rPr>
            </w:pPr>
            <w:r w:rsidRPr="00191F33">
              <w:rPr>
                <w:sz w:val="20"/>
              </w:rPr>
              <w:t>Predose at subsequent ramp-up doses</w:t>
            </w:r>
          </w:p>
        </w:tc>
      </w:tr>
      <w:tr w:rsidR="00CA657C" w14:paraId="48028BA0" w14:textId="77777777" w:rsidTr="00CC6225">
        <w:tc>
          <w:tcPr>
            <w:tcW w:w="1525" w:type="dxa"/>
          </w:tcPr>
          <w:p w14:paraId="6DBB7380" w14:textId="77777777" w:rsidR="0094018B" w:rsidRPr="00537379" w:rsidRDefault="00526A29" w:rsidP="004016E5">
            <w:pPr>
              <w:pStyle w:val="TableText0"/>
              <w:keepNext w:val="0"/>
              <w:rPr>
                <w:sz w:val="20"/>
              </w:rPr>
            </w:pPr>
            <w:r w:rsidRPr="00191F33">
              <w:rPr>
                <w:sz w:val="20"/>
              </w:rPr>
              <w:t>Medium</w:t>
            </w:r>
            <w:ins w:id="2798" w:author="Powell, Deana" w:date="2026-03-05T15:34:00Z" w16du:dateUtc="2026-03-05T20:34:00Z">
              <w:r w:rsidRPr="00191F33">
                <w:rPr>
                  <w:sz w:val="20"/>
                </w:rPr>
                <w:t xml:space="preserve"> (recommended)</w:t>
              </w:r>
            </w:ins>
          </w:p>
        </w:tc>
        <w:tc>
          <w:tcPr>
            <w:tcW w:w="1710" w:type="dxa"/>
          </w:tcPr>
          <w:p w14:paraId="4B4AE4B1" w14:textId="77777777" w:rsidR="00C104D9" w:rsidRPr="00537379" w:rsidRDefault="00526A29" w:rsidP="004016E5">
            <w:pPr>
              <w:pStyle w:val="TableText0"/>
              <w:keepNext w:val="0"/>
              <w:rPr>
                <w:sz w:val="20"/>
              </w:rPr>
            </w:pPr>
            <w:r w:rsidRPr="00191F33">
              <w:rPr>
                <w:sz w:val="20"/>
              </w:rPr>
              <w:t>Any LN 5 cm to &lt;10 cm</w:t>
            </w:r>
            <w:r w:rsidRPr="00191F33">
              <w:rPr>
                <w:sz w:val="20"/>
              </w:rPr>
              <w:br/>
              <w:t>OR</w:t>
            </w:r>
            <w:r w:rsidRPr="00191F33">
              <w:rPr>
                <w:sz w:val="20"/>
              </w:rPr>
              <w:br/>
              <w:t xml:space="preserve">ALC </w:t>
            </w:r>
            <w:r w:rsidRPr="00191F33">
              <w:rPr>
                <w:rFonts w:hint="eastAsia"/>
                <w:sz w:val="20"/>
              </w:rPr>
              <w:t>≥</w:t>
            </w:r>
            <w:r w:rsidRPr="00191F33">
              <w:rPr>
                <w:sz w:val="20"/>
              </w:rPr>
              <w:t>25 x 10</w:t>
            </w:r>
            <w:r w:rsidRPr="00191F33">
              <w:rPr>
                <w:sz w:val="20"/>
                <w:vertAlign w:val="superscript"/>
              </w:rPr>
              <w:t>9</w:t>
            </w:r>
            <w:r w:rsidRPr="00191F33">
              <w:rPr>
                <w:sz w:val="20"/>
              </w:rPr>
              <w:t>/L</w:t>
            </w:r>
          </w:p>
        </w:tc>
        <w:tc>
          <w:tcPr>
            <w:tcW w:w="1350" w:type="dxa"/>
          </w:tcPr>
          <w:p w14:paraId="1334496C" w14:textId="77777777" w:rsidR="00C104D9" w:rsidRPr="00537379" w:rsidRDefault="00526A29" w:rsidP="004016E5">
            <w:pPr>
              <w:pStyle w:val="TableText0"/>
              <w:keepNext w:val="0"/>
              <w:rPr>
                <w:sz w:val="20"/>
              </w:rPr>
            </w:pPr>
            <w:r w:rsidRPr="00191F33">
              <w:rPr>
                <w:sz w:val="20"/>
              </w:rPr>
              <w:t>Oral (1.5-2 L) and consider additional intravenous</w:t>
            </w:r>
          </w:p>
        </w:tc>
        <w:tc>
          <w:tcPr>
            <w:tcW w:w="1800" w:type="dxa"/>
          </w:tcPr>
          <w:p w14:paraId="57F17605" w14:textId="77777777" w:rsidR="00C104D9" w:rsidRPr="00537379" w:rsidRDefault="00526A29" w:rsidP="004016E5">
            <w:pPr>
              <w:pStyle w:val="TableText0"/>
              <w:keepNext w:val="0"/>
              <w:rPr>
                <w:sz w:val="20"/>
              </w:rPr>
            </w:pPr>
            <w:r w:rsidRPr="00191F33">
              <w:rPr>
                <w:sz w:val="20"/>
              </w:rPr>
              <w:t>Allopurinol</w:t>
            </w:r>
            <w:r w:rsidRPr="00191F33">
              <w:rPr>
                <w:sz w:val="20"/>
                <w:vertAlign w:val="superscript"/>
              </w:rPr>
              <w:t>d</w:t>
            </w:r>
          </w:p>
        </w:tc>
        <w:tc>
          <w:tcPr>
            <w:tcW w:w="2578" w:type="dxa"/>
          </w:tcPr>
          <w:p w14:paraId="65498A16" w14:textId="77777777" w:rsidR="00C104D9" w:rsidRPr="00537379" w:rsidRDefault="00526A29" w:rsidP="004016E5">
            <w:pPr>
              <w:pStyle w:val="TableText0"/>
              <w:keepNext w:val="0"/>
              <w:rPr>
                <w:sz w:val="20"/>
                <w:u w:val="single"/>
              </w:rPr>
            </w:pPr>
            <w:r w:rsidRPr="00191F33">
              <w:rPr>
                <w:sz w:val="20"/>
                <w:u w:val="single"/>
              </w:rPr>
              <w:t>Outpatient</w:t>
            </w:r>
          </w:p>
          <w:p w14:paraId="514359E3" w14:textId="77777777" w:rsidR="00C104D9" w:rsidRPr="00537379" w:rsidRDefault="00526A29" w:rsidP="00537379">
            <w:pPr>
              <w:pStyle w:val="TableText0"/>
              <w:keepNext w:val="0"/>
              <w:numPr>
                <w:ilvl w:val="0"/>
                <w:numId w:val="10"/>
              </w:numPr>
              <w:ind w:left="210" w:hanging="210"/>
              <w:rPr>
                <w:sz w:val="20"/>
              </w:rPr>
            </w:pPr>
            <w:r w:rsidRPr="00191F33">
              <w:rPr>
                <w:sz w:val="20"/>
              </w:rPr>
              <w:t>For first dose of 20 mg and 50 mg: Predose, 6 to 8</w:t>
            </w:r>
            <w:r w:rsidR="00191F33">
              <w:rPr>
                <w:sz w:val="20"/>
              </w:rPr>
              <w:t> </w:t>
            </w:r>
            <w:r w:rsidRPr="00191F33">
              <w:rPr>
                <w:sz w:val="20"/>
              </w:rPr>
              <w:t>hours post dose, 24</w:t>
            </w:r>
            <w:r w:rsidR="00191F33">
              <w:rPr>
                <w:sz w:val="20"/>
              </w:rPr>
              <w:t> </w:t>
            </w:r>
            <w:r w:rsidRPr="00191F33">
              <w:rPr>
                <w:sz w:val="20"/>
              </w:rPr>
              <w:t>hours post dose</w:t>
            </w:r>
          </w:p>
          <w:p w14:paraId="1FDC48E3" w14:textId="77777777" w:rsidR="00C104D9" w:rsidRPr="00537379" w:rsidRDefault="00526A29" w:rsidP="00537379">
            <w:pPr>
              <w:pStyle w:val="TableText0"/>
              <w:keepNext w:val="0"/>
              <w:numPr>
                <w:ilvl w:val="0"/>
                <w:numId w:val="10"/>
              </w:numPr>
              <w:ind w:left="210" w:hanging="210"/>
              <w:rPr>
                <w:sz w:val="20"/>
              </w:rPr>
            </w:pPr>
            <w:r w:rsidRPr="00191F33">
              <w:rPr>
                <w:sz w:val="20"/>
              </w:rPr>
              <w:t>For subsequent ramp-up doses, predose:</w:t>
            </w:r>
          </w:p>
          <w:p w14:paraId="60E4E3C3" w14:textId="77777777" w:rsidR="00C104D9" w:rsidRPr="00537379" w:rsidRDefault="00526A29" w:rsidP="00537379">
            <w:pPr>
              <w:pStyle w:val="TableText0"/>
              <w:keepNext w:val="0"/>
              <w:numPr>
                <w:ilvl w:val="0"/>
                <w:numId w:val="10"/>
              </w:numPr>
              <w:ind w:left="210" w:hanging="210"/>
              <w:rPr>
                <w:sz w:val="20"/>
              </w:rPr>
            </w:pPr>
            <w:r w:rsidRPr="00191F33">
              <w:rPr>
                <w:sz w:val="20"/>
              </w:rPr>
              <w:t>For first dose of 20 mg and 50 mg: Consider hospitalization for participants with CrCl &lt;80</w:t>
            </w:r>
            <w:r w:rsidR="00191F33">
              <w:rPr>
                <w:sz w:val="20"/>
              </w:rPr>
              <w:t> </w:t>
            </w:r>
            <w:r w:rsidRPr="00191F33">
              <w:rPr>
                <w:sz w:val="20"/>
              </w:rPr>
              <w:t>mL/min; see below for monitoring in hospital</w:t>
            </w:r>
          </w:p>
        </w:tc>
      </w:tr>
      <w:tr w:rsidR="00CA657C" w14:paraId="6A224F14" w14:textId="77777777" w:rsidTr="00CC6225">
        <w:tc>
          <w:tcPr>
            <w:tcW w:w="1525" w:type="dxa"/>
          </w:tcPr>
          <w:p w14:paraId="24B36686" w14:textId="77777777" w:rsidR="00C104D9" w:rsidRPr="00537379" w:rsidRDefault="00526A29" w:rsidP="004016E5">
            <w:pPr>
              <w:pStyle w:val="TableText0"/>
              <w:keepNext w:val="0"/>
              <w:rPr>
                <w:sz w:val="20"/>
              </w:rPr>
            </w:pPr>
            <w:r w:rsidRPr="00191F33">
              <w:rPr>
                <w:sz w:val="20"/>
              </w:rPr>
              <w:t>High</w:t>
            </w:r>
            <w:ins w:id="2799" w:author="Powell, Deana" w:date="2026-03-05T15:34:00Z" w16du:dateUtc="2026-03-05T20:34:00Z">
              <w:r w:rsidR="0094018B" w:rsidRPr="00191F33">
                <w:rPr>
                  <w:sz w:val="20"/>
                </w:rPr>
                <w:t xml:space="preserve"> (required)</w:t>
              </w:r>
            </w:ins>
          </w:p>
        </w:tc>
        <w:tc>
          <w:tcPr>
            <w:tcW w:w="1710" w:type="dxa"/>
          </w:tcPr>
          <w:p w14:paraId="1170DDA7" w14:textId="77777777" w:rsidR="00C104D9" w:rsidRPr="00537379" w:rsidRDefault="00526A29" w:rsidP="004016E5">
            <w:pPr>
              <w:pStyle w:val="TableText0"/>
              <w:keepNext w:val="0"/>
              <w:rPr>
                <w:sz w:val="20"/>
              </w:rPr>
            </w:pPr>
            <w:r w:rsidRPr="00191F33">
              <w:rPr>
                <w:sz w:val="20"/>
              </w:rPr>
              <w:t xml:space="preserve">Any LN </w:t>
            </w:r>
            <w:r w:rsidRPr="00191F33">
              <w:rPr>
                <w:rFonts w:hint="eastAsia"/>
                <w:sz w:val="20"/>
              </w:rPr>
              <w:t>≥</w:t>
            </w:r>
            <w:r w:rsidRPr="00191F33">
              <w:rPr>
                <w:sz w:val="20"/>
              </w:rPr>
              <w:t>10 cm</w:t>
            </w:r>
            <w:r w:rsidRPr="00191F33">
              <w:rPr>
                <w:sz w:val="20"/>
              </w:rPr>
              <w:br/>
              <w:t>OR</w:t>
            </w:r>
            <w:r w:rsidRPr="00191F33">
              <w:rPr>
                <w:sz w:val="20"/>
              </w:rPr>
              <w:br/>
              <w:t xml:space="preserve">ALC </w:t>
            </w:r>
            <w:r w:rsidRPr="00191F33">
              <w:rPr>
                <w:rFonts w:hint="eastAsia"/>
                <w:sz w:val="20"/>
              </w:rPr>
              <w:t>≥</w:t>
            </w:r>
            <w:r w:rsidRPr="00191F33">
              <w:rPr>
                <w:sz w:val="20"/>
              </w:rPr>
              <w:t>25 x 10</w:t>
            </w:r>
            <w:r w:rsidRPr="00191F33">
              <w:rPr>
                <w:sz w:val="20"/>
                <w:vertAlign w:val="superscript"/>
              </w:rPr>
              <w:t>9</w:t>
            </w:r>
            <w:r w:rsidRPr="00191F33">
              <w:rPr>
                <w:sz w:val="20"/>
              </w:rPr>
              <w:t>/L</w:t>
            </w:r>
            <w:r w:rsidRPr="00191F33">
              <w:rPr>
                <w:sz w:val="20"/>
              </w:rPr>
              <w:br/>
              <w:t>AND</w:t>
            </w:r>
            <w:r w:rsidRPr="00191F33">
              <w:rPr>
                <w:sz w:val="20"/>
              </w:rPr>
              <w:br/>
              <w:t xml:space="preserve">any LN </w:t>
            </w:r>
            <w:r w:rsidRPr="00191F33">
              <w:rPr>
                <w:rFonts w:hint="eastAsia"/>
                <w:sz w:val="20"/>
              </w:rPr>
              <w:t>≥</w:t>
            </w:r>
            <w:r w:rsidRPr="00191F33">
              <w:rPr>
                <w:sz w:val="20"/>
              </w:rPr>
              <w:t>5 cm</w:t>
            </w:r>
          </w:p>
        </w:tc>
        <w:tc>
          <w:tcPr>
            <w:tcW w:w="1350" w:type="dxa"/>
          </w:tcPr>
          <w:p w14:paraId="31F40146" w14:textId="77777777" w:rsidR="00C104D9" w:rsidRPr="00537379" w:rsidRDefault="00526A29" w:rsidP="004016E5">
            <w:pPr>
              <w:pStyle w:val="TableText0"/>
              <w:keepNext w:val="0"/>
              <w:rPr>
                <w:sz w:val="20"/>
              </w:rPr>
            </w:pPr>
            <w:r w:rsidRPr="00191F33">
              <w:rPr>
                <w:sz w:val="20"/>
              </w:rPr>
              <w:t>Oral (1.5-2 L) and intravenous (150-200 mL/hr as tolerated)</w:t>
            </w:r>
          </w:p>
        </w:tc>
        <w:tc>
          <w:tcPr>
            <w:tcW w:w="1800" w:type="dxa"/>
          </w:tcPr>
          <w:p w14:paraId="78E19758" w14:textId="77777777" w:rsidR="00C104D9" w:rsidRPr="00537379" w:rsidRDefault="00526A29" w:rsidP="004016E5">
            <w:pPr>
              <w:pStyle w:val="TableText0"/>
              <w:keepNext w:val="0"/>
              <w:ind w:right="-119"/>
              <w:rPr>
                <w:sz w:val="20"/>
              </w:rPr>
            </w:pPr>
            <w:r w:rsidRPr="00191F33">
              <w:rPr>
                <w:sz w:val="20"/>
              </w:rPr>
              <w:t>Allopurinol</w:t>
            </w:r>
            <w:r w:rsidRPr="00191F33">
              <w:rPr>
                <w:sz w:val="20"/>
                <w:vertAlign w:val="superscript"/>
              </w:rPr>
              <w:t>d</w:t>
            </w:r>
            <w:r w:rsidRPr="00191F33">
              <w:rPr>
                <w:sz w:val="20"/>
              </w:rPr>
              <w:t>; consider rasburicase if baseline uric acid is elevated</w:t>
            </w:r>
          </w:p>
        </w:tc>
        <w:tc>
          <w:tcPr>
            <w:tcW w:w="2578" w:type="dxa"/>
          </w:tcPr>
          <w:p w14:paraId="0177FEAA" w14:textId="77777777" w:rsidR="00C104D9" w:rsidRPr="00537379" w:rsidRDefault="00526A29" w:rsidP="004016E5">
            <w:pPr>
              <w:pStyle w:val="TableText0"/>
              <w:keepNext w:val="0"/>
              <w:rPr>
                <w:sz w:val="20"/>
                <w:u w:val="single"/>
              </w:rPr>
            </w:pPr>
            <w:r w:rsidRPr="00191F33">
              <w:rPr>
                <w:sz w:val="20"/>
                <w:u w:val="single"/>
              </w:rPr>
              <w:t>In hospital</w:t>
            </w:r>
          </w:p>
          <w:p w14:paraId="73715E40" w14:textId="77777777" w:rsidR="00C104D9" w:rsidRPr="00537379" w:rsidRDefault="00526A29" w:rsidP="00537379">
            <w:pPr>
              <w:pStyle w:val="TableText0"/>
              <w:keepNext w:val="0"/>
              <w:numPr>
                <w:ilvl w:val="0"/>
                <w:numId w:val="11"/>
              </w:numPr>
              <w:ind w:left="193" w:hanging="193"/>
              <w:rPr>
                <w:sz w:val="20"/>
              </w:rPr>
            </w:pPr>
            <w:r w:rsidRPr="00191F33">
              <w:rPr>
                <w:sz w:val="20"/>
              </w:rPr>
              <w:t>For first dose of 20 mg and 50 mg: Predose, 4, 8, 12, and 24 hours post dose</w:t>
            </w:r>
          </w:p>
          <w:p w14:paraId="5F39BAAE" w14:textId="77777777" w:rsidR="00C104D9" w:rsidRPr="00537379" w:rsidRDefault="00526A29" w:rsidP="004016E5">
            <w:pPr>
              <w:pStyle w:val="TableText0"/>
              <w:keepNext w:val="0"/>
              <w:rPr>
                <w:sz w:val="20"/>
                <w:u w:val="single"/>
              </w:rPr>
            </w:pPr>
            <w:r w:rsidRPr="00191F33">
              <w:rPr>
                <w:sz w:val="20"/>
                <w:u w:val="single"/>
              </w:rPr>
              <w:t>Outpatient</w:t>
            </w:r>
          </w:p>
          <w:p w14:paraId="44BB8D23" w14:textId="77777777" w:rsidR="00C104D9" w:rsidRPr="00537379" w:rsidRDefault="00526A29" w:rsidP="00537379">
            <w:pPr>
              <w:pStyle w:val="TableText0"/>
              <w:keepNext w:val="0"/>
              <w:numPr>
                <w:ilvl w:val="0"/>
                <w:numId w:val="11"/>
              </w:numPr>
              <w:ind w:left="193" w:hanging="193"/>
              <w:rPr>
                <w:sz w:val="20"/>
              </w:rPr>
            </w:pPr>
            <w:r w:rsidRPr="00191F33">
              <w:rPr>
                <w:sz w:val="20"/>
              </w:rPr>
              <w:t>For subsequent ramp-up doses: Predose, 6 to 8 hours post dose, and 24</w:t>
            </w:r>
            <w:r w:rsidR="00191F33">
              <w:rPr>
                <w:sz w:val="20"/>
              </w:rPr>
              <w:t> </w:t>
            </w:r>
            <w:r w:rsidRPr="00191F33">
              <w:rPr>
                <w:sz w:val="20"/>
              </w:rPr>
              <w:t>hours post dose</w:t>
            </w:r>
          </w:p>
        </w:tc>
      </w:tr>
      <w:tr w:rsidR="00CA657C" w14:paraId="7DE67CAB" w14:textId="77777777" w:rsidTr="00CC6225">
        <w:tc>
          <w:tcPr>
            <w:tcW w:w="8963" w:type="dxa"/>
            <w:gridSpan w:val="5"/>
          </w:tcPr>
          <w:p w14:paraId="4140AA87" w14:textId="77777777" w:rsidR="00C104D9" w:rsidRPr="00537379" w:rsidRDefault="00526A29" w:rsidP="00537379">
            <w:pPr>
              <w:pStyle w:val="TableFootnote"/>
              <w:ind w:left="35"/>
              <w:rPr>
                <w:sz w:val="18"/>
                <w:szCs w:val="18"/>
              </w:rPr>
            </w:pPr>
            <w:r w:rsidRPr="00191F33">
              <w:rPr>
                <w:sz w:val="18"/>
                <w:szCs w:val="18"/>
              </w:rPr>
              <w:t xml:space="preserve">ALC= absolute lymphocyte count; C=cycle; </w:t>
            </w:r>
            <w:r w:rsidR="001D17E8" w:rsidRPr="00191F33">
              <w:rPr>
                <w:sz w:val="18"/>
                <w:szCs w:val="18"/>
              </w:rPr>
              <w:t>CBC=complete</w:t>
            </w:r>
            <w:r w:rsidR="00366407" w:rsidRPr="00191F33">
              <w:rPr>
                <w:sz w:val="18"/>
                <w:szCs w:val="18"/>
              </w:rPr>
              <w:t xml:space="preserve"> blood cell count; </w:t>
            </w:r>
            <w:r w:rsidRPr="00191F33">
              <w:rPr>
                <w:sz w:val="18"/>
                <w:szCs w:val="18"/>
              </w:rPr>
              <w:t xml:space="preserve">CLL=chronic lymphocytic leukemia; COVID-19=coronavirus disease 2019; CrCl=creatinine clearance; D=day; hr=hour; LN=lymph nodes; SLL=small lymphocytic lymphoma; TLS=tumor lysis syndrome. </w:t>
            </w:r>
          </w:p>
          <w:p w14:paraId="68DAC4F9" w14:textId="77777777" w:rsidR="006D438C" w:rsidRPr="00537379" w:rsidRDefault="00526A29" w:rsidP="00537379">
            <w:pPr>
              <w:pStyle w:val="TableFootnote"/>
              <w:ind w:left="35"/>
              <w:rPr>
                <w:sz w:val="18"/>
                <w:szCs w:val="18"/>
              </w:rPr>
            </w:pPr>
            <w:r w:rsidRPr="00191F33">
              <w:rPr>
                <w:sz w:val="18"/>
                <w:szCs w:val="18"/>
              </w:rPr>
              <w:t>a. Evaluate blood chemistries (potassium, uric acid, phosphorus, calcium, and creatinine); review in real time.</w:t>
            </w:r>
            <w:r w:rsidR="001D17E8" w:rsidRPr="00191F33">
              <w:rPr>
                <w:sz w:val="18"/>
                <w:szCs w:val="18"/>
              </w:rPr>
              <w:t xml:space="preserve"> Monitor CBC at same time points</w:t>
            </w:r>
            <w:r w:rsidR="0030685C" w:rsidRPr="00191F33">
              <w:rPr>
                <w:sz w:val="18"/>
                <w:szCs w:val="18"/>
              </w:rPr>
              <w:t xml:space="preserve"> as blood chemistry</w:t>
            </w:r>
            <w:r w:rsidR="001D17E8" w:rsidRPr="00191F33">
              <w:rPr>
                <w:sz w:val="18"/>
                <w:szCs w:val="18"/>
              </w:rPr>
              <w:t>.</w:t>
            </w:r>
          </w:p>
          <w:p w14:paraId="2BC36CAF" w14:textId="77777777" w:rsidR="00C104D9" w:rsidRPr="00537379" w:rsidRDefault="00526A29" w:rsidP="00537379">
            <w:pPr>
              <w:pStyle w:val="TableFootnote"/>
              <w:ind w:left="35"/>
              <w:rPr>
                <w:sz w:val="18"/>
                <w:szCs w:val="18"/>
              </w:rPr>
            </w:pPr>
            <w:r w:rsidRPr="00191F33">
              <w:rPr>
                <w:sz w:val="18"/>
                <w:szCs w:val="18"/>
              </w:rPr>
              <w:t>b. For participants at risk of TLS, monitor blood chemistries</w:t>
            </w:r>
            <w:r w:rsidR="00E32B9F" w:rsidRPr="00191F33">
              <w:rPr>
                <w:sz w:val="18"/>
                <w:szCs w:val="18"/>
              </w:rPr>
              <w:t xml:space="preserve"> and CBC</w:t>
            </w:r>
            <w:r w:rsidRPr="00191F33">
              <w:rPr>
                <w:sz w:val="18"/>
                <w:szCs w:val="18"/>
              </w:rPr>
              <w:t xml:space="preserve"> at 6 to 8 hours and at 24 hours each subsequent ramp-up dose.</w:t>
            </w:r>
          </w:p>
          <w:p w14:paraId="032D4274" w14:textId="77777777" w:rsidR="00C104D9" w:rsidRPr="00537379" w:rsidRDefault="00526A29" w:rsidP="00537379">
            <w:pPr>
              <w:pStyle w:val="TableFootnote"/>
              <w:ind w:left="35"/>
              <w:rPr>
                <w:sz w:val="18"/>
                <w:szCs w:val="18"/>
              </w:rPr>
            </w:pPr>
            <w:r w:rsidRPr="00191F33">
              <w:rPr>
                <w:sz w:val="18"/>
                <w:szCs w:val="18"/>
              </w:rPr>
              <w:t>c. Administer intravenous hydration for any participant who cannot tolerate oral hydration.</w:t>
            </w:r>
          </w:p>
          <w:p w14:paraId="7A5B1D8D" w14:textId="77777777" w:rsidR="00C104D9" w:rsidRPr="00537379" w:rsidRDefault="00526A29" w:rsidP="00537379">
            <w:pPr>
              <w:pStyle w:val="TableFootnote"/>
              <w:ind w:left="35"/>
              <w:rPr>
                <w:sz w:val="18"/>
                <w:szCs w:val="18"/>
              </w:rPr>
            </w:pPr>
            <w:r w:rsidRPr="00191F33">
              <w:rPr>
                <w:sz w:val="18"/>
                <w:szCs w:val="18"/>
              </w:rPr>
              <w:t>d. Start allopurinol or xanthine oxidase inhibitor 2 to 3 days before initiation of venetoclax.</w:t>
            </w:r>
          </w:p>
          <w:p w14:paraId="14899A05" w14:textId="77777777" w:rsidR="00C104D9" w:rsidRPr="00537379" w:rsidRDefault="00526A29" w:rsidP="00537379">
            <w:pPr>
              <w:pStyle w:val="TableFootnote"/>
              <w:ind w:left="35"/>
              <w:rPr>
                <w:sz w:val="20"/>
              </w:rPr>
            </w:pPr>
            <w:r w:rsidRPr="00191F33">
              <w:rPr>
                <w:sz w:val="18"/>
                <w:szCs w:val="18"/>
              </w:rPr>
              <w:t>Note: The 6-to-8-hour results must be reviewed before the participant leaves the outpatient clinic on the day of treatment; exceptions to keeping the participant in clinic (eg, COVID-19 considerations), must be discussed with the Sponsor. The investigator or subinvestigator must review the 24-hour (C1D2) laboratory test results before dosing the next day.</w:t>
            </w:r>
          </w:p>
        </w:tc>
      </w:tr>
    </w:tbl>
    <w:p w14:paraId="18B9AF09" w14:textId="77777777" w:rsidR="007F3431" w:rsidRDefault="007F3431" w:rsidP="007F3431">
      <w:pPr>
        <w:pStyle w:val="ListEnd"/>
      </w:pPr>
    </w:p>
    <w:p w14:paraId="0E499792" w14:textId="5A766A5E" w:rsidR="00C104D9" w:rsidRDefault="00526A29" w:rsidP="007F3431">
      <w:pPr>
        <w:pStyle w:val="Paragraph"/>
      </w:pPr>
      <w:r>
        <w:lastRenderedPageBreak/>
        <w:t xml:space="preserve">In all participants, assess for risk of TLS and implement prophylactic hydration and anti-hyperuricemic measures as per </w:t>
      </w:r>
      <w:r w:rsidR="00B16DC4">
        <w:t>Table 8</w:t>
      </w:r>
      <w:r>
        <w:t xml:space="preserve">. </w:t>
      </w:r>
      <w:r w:rsidRPr="00531DA6">
        <w:t xml:space="preserve">Assessment of </w:t>
      </w:r>
      <w:r>
        <w:t>TLS</w:t>
      </w:r>
      <w:r w:rsidRPr="00531DA6">
        <w:t xml:space="preserve"> in CLL/SLL is based on </w:t>
      </w:r>
      <w:r w:rsidR="00B16DC4">
        <w:t>[Howard, S. C., et al 2011]</w:t>
      </w:r>
      <w:r w:rsidRPr="00531DA6">
        <w:t>.</w:t>
      </w:r>
    </w:p>
    <w:p w14:paraId="384881CC" w14:textId="77777777" w:rsidR="00AA5348" w:rsidRDefault="00526A29" w:rsidP="007F3431">
      <w:pPr>
        <w:pStyle w:val="Paragraph"/>
      </w:pPr>
      <w:r>
        <w:t>Note that participants at higher risk for TLS warrant more intensive prophylactic measures. In particular, participants at high risk for TLS warrant hospitalization for the first 24 to 48 hours of treatment with 20 mg and 50 mg of venetoclax. Hospitalization should also be considered for participants who are at low or medium risk for TLS if they do not have immediate access to a facility capable of correcting TLS promptly, or are otherwise at risk for TLS.</w:t>
      </w:r>
    </w:p>
    <w:p w14:paraId="50A84D12" w14:textId="77777777" w:rsidR="0074336D" w:rsidRDefault="00526A29" w:rsidP="004B3A56">
      <w:pPr>
        <w:pStyle w:val="Heading3"/>
      </w:pPr>
      <w:bookmarkStart w:id="2800" w:name="_Toc212096990"/>
      <w:bookmarkStart w:id="2801" w:name="_Toc140132421"/>
      <w:r w:rsidRPr="0074336D">
        <w:t>Rescue Medications and Supportive Care</w:t>
      </w:r>
      <w:bookmarkEnd w:id="2800"/>
      <w:bookmarkEnd w:id="2801"/>
    </w:p>
    <w:p w14:paraId="63A17CD6" w14:textId="77777777" w:rsidR="0074605C" w:rsidRPr="007F3431" w:rsidRDefault="00526A29" w:rsidP="007F3431">
      <w:pPr>
        <w:pStyle w:val="Paragraph"/>
        <w:rPr>
          <w:b/>
          <w:bCs/>
        </w:rPr>
      </w:pPr>
      <w:r w:rsidRPr="007F3431">
        <w:rPr>
          <w:b/>
          <w:bCs/>
        </w:rPr>
        <w:t>Nemtabrutinib Recipients</w:t>
      </w:r>
    </w:p>
    <w:p w14:paraId="453EFAA7" w14:textId="77777777" w:rsidR="0074605C" w:rsidRDefault="00526A29" w:rsidP="007F3431">
      <w:pPr>
        <w:pStyle w:val="Paragraph"/>
      </w:pPr>
      <w:r>
        <w:t>It is recommended that Grade 1 to 2 drug-related skin rashes are treated with topical corticosteroids and antihistamines. Severe (Grade 3 and above) drug-related skin rashes should be treated with systemic corticosteroids.</w:t>
      </w:r>
    </w:p>
    <w:p w14:paraId="1C22BB80" w14:textId="77777777" w:rsidR="0074605C" w:rsidRDefault="00526A29" w:rsidP="007F3431">
      <w:pPr>
        <w:pStyle w:val="Paragraph"/>
      </w:pPr>
      <w:r>
        <w:t xml:space="preserve">For acne-like rash, including papulopustular rash, where no microorganisms are detected, the administration of tetracyclines or other antibiotics is strongly recommended. If </w:t>
      </w:r>
      <w:r>
        <w:rPr>
          <w:i/>
          <w:iCs/>
        </w:rPr>
        <w:t>Staphylococcus aureus</w:t>
      </w:r>
      <w:r>
        <w:t xml:space="preserve"> is detected, begin oral antibiotics with anti-</w:t>
      </w:r>
      <w:r>
        <w:rPr>
          <w:i/>
          <w:iCs/>
        </w:rPr>
        <w:t>Staphylococcus aureus</w:t>
      </w:r>
      <w:r>
        <w:t xml:space="preserve"> coverage and topical mupirocin.</w:t>
      </w:r>
    </w:p>
    <w:p w14:paraId="7B7FE760" w14:textId="77777777" w:rsidR="0074605C" w:rsidRDefault="00526A29" w:rsidP="007F3431">
      <w:pPr>
        <w:pStyle w:val="Paragraph"/>
        <w:rPr>
          <w:b/>
          <w:bCs/>
        </w:rPr>
      </w:pPr>
      <w:r>
        <w:rPr>
          <w:b/>
          <w:bCs/>
        </w:rPr>
        <w:t>Venetoclax Recipients</w:t>
      </w:r>
    </w:p>
    <w:p w14:paraId="74DC51D2" w14:textId="461D0D47" w:rsidR="0074605C" w:rsidRDefault="00526A29" w:rsidP="007F3431">
      <w:pPr>
        <w:pStyle w:val="Paragraph"/>
      </w:pPr>
      <w:r>
        <w:t>Venetoclax treatment poses a risk of TLS. Recommended prophylaxis for TLS is described above in detail (Section 6.5.3) and involves premedication with allopurinol and oral hydration.</w:t>
      </w:r>
    </w:p>
    <w:p w14:paraId="433BE08C" w14:textId="77777777" w:rsidR="0074605C" w:rsidRDefault="00526A29" w:rsidP="007F3431">
      <w:pPr>
        <w:pStyle w:val="Paragraph"/>
      </w:pPr>
      <w:r>
        <w:t>Further details are provided in the venetoclax prescribing information.</w:t>
      </w:r>
    </w:p>
    <w:p w14:paraId="6B222D0E" w14:textId="77777777" w:rsidR="0074605C" w:rsidRDefault="00526A29" w:rsidP="007F3431">
      <w:pPr>
        <w:pStyle w:val="Paragraph"/>
        <w:rPr>
          <w:b/>
          <w:bCs/>
        </w:rPr>
      </w:pPr>
      <w:r>
        <w:rPr>
          <w:b/>
          <w:bCs/>
        </w:rPr>
        <w:t>Rituximab</w:t>
      </w:r>
      <w:ins w:id="2802" w:author="Powell, Deana" w:date="2026-03-05T15:34:00Z" w16du:dateUtc="2026-03-05T20:34:00Z">
        <w:r>
          <w:rPr>
            <w:b/>
            <w:bCs/>
          </w:rPr>
          <w:t xml:space="preserve"> or Biosimilar</w:t>
        </w:r>
      </w:ins>
      <w:r>
        <w:rPr>
          <w:b/>
          <w:bCs/>
        </w:rPr>
        <w:t xml:space="preserve"> Recipients</w:t>
      </w:r>
    </w:p>
    <w:p w14:paraId="192755E5" w14:textId="63932DDD" w:rsidR="0074605C" w:rsidRDefault="00526A29" w:rsidP="007F3431">
      <w:pPr>
        <w:pStyle w:val="Paragraph"/>
      </w:pPr>
      <w:r>
        <w:t>Premedicate with acetaminophen and an antihistamine before each infusion of rituximab (or rituximab biosimilar).</w:t>
      </w:r>
    </w:p>
    <w:p w14:paraId="1516E392" w14:textId="77777777" w:rsidR="0074605C" w:rsidRDefault="00526A29" w:rsidP="007F3431">
      <w:pPr>
        <w:pStyle w:val="Paragraph"/>
      </w:pPr>
      <w:r>
        <w:t xml:space="preserve">Prophylaxis treatment for </w:t>
      </w:r>
      <w:r>
        <w:rPr>
          <w:i/>
        </w:rPr>
        <w:t>Pneumocystis jirovecii</w:t>
      </w:r>
      <w:r>
        <w:t xml:space="preserve"> pneumonia and herpes virus infections should be administered during study treatment and for up to 12 months following treatment</w:t>
      </w:r>
      <w:ins w:id="2803" w:author="Powell, Deana" w:date="2026-03-05T15:34:00Z" w16du:dateUtc="2026-03-05T20:34:00Z">
        <w:r>
          <w:t xml:space="preserve"> or as per local guidelines</w:t>
        </w:r>
      </w:ins>
      <w:r>
        <w:t>.</w:t>
      </w:r>
    </w:p>
    <w:p w14:paraId="2A25266A" w14:textId="70C907B6" w:rsidR="0074605C" w:rsidRDefault="00526A29" w:rsidP="007F3431">
      <w:pPr>
        <w:pStyle w:val="Paragraph"/>
      </w:pPr>
      <w:r>
        <w:t xml:space="preserve">For participants considered a high risk of TLS (see Section 6.5.3), prophylaxis as per institutional guidelines in </w:t>
      </w:r>
      <w:r w:rsidR="00B16DC4">
        <w:t>Table 8</w:t>
      </w:r>
      <w:r>
        <w:t xml:space="preserve"> should be applied.</w:t>
      </w:r>
    </w:p>
    <w:p w14:paraId="6E3F8A32" w14:textId="77777777" w:rsidR="0074605C" w:rsidRDefault="00526A29" w:rsidP="007F3431">
      <w:pPr>
        <w:pStyle w:val="Paragraph"/>
      </w:pPr>
      <w:r>
        <w:t>Further details are provided in the rituximab (or rituximab biosimilar) prescribing information.</w:t>
      </w:r>
    </w:p>
    <w:p w14:paraId="16A58A44" w14:textId="77777777" w:rsidR="0074336D" w:rsidRDefault="008F7EB8" w:rsidP="0074336D">
      <w:pPr>
        <w:pStyle w:val="Heading2"/>
      </w:pPr>
      <w:bookmarkStart w:id="2804" w:name="_Toc212096991"/>
      <w:bookmarkStart w:id="2805" w:name="_Toc140132422"/>
      <w:r w:rsidRPr="0074336D">
        <w:lastRenderedPageBreak/>
        <w:t>Dose Modification</w:t>
      </w:r>
      <w:r w:rsidR="00B651ED" w:rsidRPr="00C104D9">
        <w:rPr>
          <w:rStyle w:val="SuggestedOptional"/>
          <w:color w:val="auto"/>
        </w:rPr>
        <w:t xml:space="preserve"> (Escalation/Titration/Other)</w:t>
      </w:r>
      <w:bookmarkEnd w:id="2804"/>
      <w:bookmarkEnd w:id="2805"/>
    </w:p>
    <w:p w14:paraId="67B60DF8" w14:textId="77777777" w:rsidR="0074605C" w:rsidRDefault="00526A29">
      <w:pPr>
        <w:pStyle w:val="Heading3"/>
      </w:pPr>
      <w:bookmarkStart w:id="2806" w:name="_Toc212096992"/>
      <w:bookmarkStart w:id="2807" w:name="_Toc140132423"/>
      <w:r>
        <w:t>Venetoclax Dose Escalation</w:t>
      </w:r>
      <w:bookmarkEnd w:id="2806"/>
      <w:bookmarkEnd w:id="2807"/>
    </w:p>
    <w:p w14:paraId="4E42D6EF" w14:textId="2B5BEF27" w:rsidR="0074605C" w:rsidRDefault="00526A29" w:rsidP="007F3431">
      <w:pPr>
        <w:pStyle w:val="Paragraph"/>
      </w:pPr>
      <w:r>
        <w:t xml:space="preserve">According to the prescribing information, venetoclax is initially administered as a ramp-up over 5 weeks as shown in </w:t>
      </w:r>
      <w:r w:rsidR="00B16DC4">
        <w:t>Table 9</w:t>
      </w:r>
      <w:r>
        <w:t>.</w:t>
      </w:r>
    </w:p>
    <w:p w14:paraId="753C619E" w14:textId="42F7AB51" w:rsidR="0074605C" w:rsidRDefault="00526A29">
      <w:pPr>
        <w:pStyle w:val="Caption"/>
      </w:pPr>
      <w:bookmarkStart w:id="2808" w:name="_Ref92027056"/>
      <w:bookmarkStart w:id="2809" w:name="_Ref103354533"/>
      <w:bookmarkStart w:id="2810" w:name="_Toc212022247"/>
      <w:bookmarkStart w:id="2811" w:name="_Toc140132616"/>
      <w:r>
        <w:t>Table </w:t>
      </w:r>
      <w:r w:rsidR="00B16DC4">
        <w:rPr>
          <w:noProof/>
        </w:rPr>
        <w:t>9</w:t>
      </w:r>
      <w:bookmarkEnd w:id="2808"/>
      <w:r>
        <w:tab/>
        <w:t>Dosing Schedule for Venetoclax Ramp-up in Participants with CLL/SLL</w:t>
      </w:r>
      <w:bookmarkEnd w:id="2809"/>
      <w:bookmarkEnd w:id="2810"/>
      <w:bookmarkEnd w:id="2811"/>
    </w:p>
    <w:tbl>
      <w:tblPr>
        <w:tblStyle w:val="TableGrid"/>
        <w:tblW w:w="5000" w:type="pct"/>
        <w:tblLook w:val="04A0" w:firstRow="1" w:lastRow="0" w:firstColumn="1" w:lastColumn="0" w:noHBand="0" w:noVBand="1"/>
      </w:tblPr>
      <w:tblGrid>
        <w:gridCol w:w="4591"/>
        <w:gridCol w:w="4399"/>
      </w:tblGrid>
      <w:tr w:rsidR="00CA657C" w14:paraId="5838A3DC" w14:textId="77777777" w:rsidTr="00C104D9">
        <w:trPr>
          <w:tblHeader/>
        </w:trPr>
        <w:tc>
          <w:tcPr>
            <w:tcW w:w="4533" w:type="dxa"/>
            <w:vAlign w:val="bottom"/>
          </w:tcPr>
          <w:p w14:paraId="2879DF97" w14:textId="77777777" w:rsidR="00AB0193" w:rsidRPr="00E330F0" w:rsidRDefault="00526A29" w:rsidP="004016E5">
            <w:pPr>
              <w:pStyle w:val="TableCellLeft"/>
              <w:keepNext w:val="0"/>
              <w:keepLines w:val="0"/>
              <w:ind w:left="142" w:right="142"/>
              <w:rPr>
                <w:b/>
                <w:bCs/>
                <w:szCs w:val="20"/>
              </w:rPr>
            </w:pPr>
            <w:r w:rsidRPr="00E330F0">
              <w:rPr>
                <w:b/>
                <w:bCs/>
                <w:szCs w:val="20"/>
              </w:rPr>
              <w:t>Week</w:t>
            </w:r>
          </w:p>
        </w:tc>
        <w:tc>
          <w:tcPr>
            <w:tcW w:w="4343" w:type="dxa"/>
            <w:vAlign w:val="bottom"/>
          </w:tcPr>
          <w:p w14:paraId="66835AA0" w14:textId="77777777" w:rsidR="00AB0193" w:rsidRPr="00E330F0" w:rsidRDefault="00526A29" w:rsidP="004016E5">
            <w:pPr>
              <w:pStyle w:val="TableCellLeft"/>
              <w:keepNext w:val="0"/>
              <w:keepLines w:val="0"/>
              <w:ind w:left="142" w:right="142"/>
              <w:rPr>
                <w:b/>
                <w:bCs/>
                <w:szCs w:val="20"/>
              </w:rPr>
            </w:pPr>
            <w:r w:rsidRPr="00E330F0">
              <w:rPr>
                <w:b/>
                <w:bCs/>
                <w:szCs w:val="20"/>
              </w:rPr>
              <w:t>Venetoclax Daily Dose</w:t>
            </w:r>
          </w:p>
        </w:tc>
      </w:tr>
      <w:tr w:rsidR="00CA657C" w14:paraId="5A76D254" w14:textId="77777777" w:rsidTr="00C104D9">
        <w:tc>
          <w:tcPr>
            <w:tcW w:w="4533" w:type="dxa"/>
          </w:tcPr>
          <w:p w14:paraId="0FF312CE" w14:textId="77777777" w:rsidR="00AB0193" w:rsidRPr="00E330F0" w:rsidRDefault="00526A29" w:rsidP="004016E5">
            <w:pPr>
              <w:pStyle w:val="TableCellLeft"/>
              <w:keepNext w:val="0"/>
              <w:keepLines w:val="0"/>
              <w:ind w:left="142" w:right="142"/>
              <w:rPr>
                <w:szCs w:val="20"/>
              </w:rPr>
            </w:pPr>
            <w:r w:rsidRPr="00E330F0">
              <w:rPr>
                <w:szCs w:val="20"/>
              </w:rPr>
              <w:t>Week 1</w:t>
            </w:r>
          </w:p>
        </w:tc>
        <w:tc>
          <w:tcPr>
            <w:tcW w:w="4343" w:type="dxa"/>
          </w:tcPr>
          <w:p w14:paraId="7B25212E" w14:textId="77777777" w:rsidR="00AB0193" w:rsidRPr="00E330F0" w:rsidRDefault="00526A29" w:rsidP="004016E5">
            <w:pPr>
              <w:pStyle w:val="TableCellLeft"/>
              <w:keepNext w:val="0"/>
              <w:keepLines w:val="0"/>
              <w:ind w:left="142" w:right="142"/>
              <w:rPr>
                <w:szCs w:val="20"/>
              </w:rPr>
            </w:pPr>
            <w:r w:rsidRPr="00E330F0">
              <w:rPr>
                <w:szCs w:val="20"/>
              </w:rPr>
              <w:t>20 mg</w:t>
            </w:r>
          </w:p>
        </w:tc>
      </w:tr>
      <w:tr w:rsidR="00CA657C" w14:paraId="6721B4E2" w14:textId="77777777" w:rsidTr="00C104D9">
        <w:tc>
          <w:tcPr>
            <w:tcW w:w="4533" w:type="dxa"/>
          </w:tcPr>
          <w:p w14:paraId="1B6FBAA8" w14:textId="77777777" w:rsidR="00AB0193" w:rsidRPr="00E330F0" w:rsidRDefault="00526A29" w:rsidP="004016E5">
            <w:pPr>
              <w:pStyle w:val="TableCellLeft"/>
              <w:keepNext w:val="0"/>
              <w:keepLines w:val="0"/>
              <w:ind w:left="142" w:right="142"/>
              <w:rPr>
                <w:szCs w:val="20"/>
              </w:rPr>
            </w:pPr>
            <w:r w:rsidRPr="00E330F0">
              <w:rPr>
                <w:szCs w:val="20"/>
              </w:rPr>
              <w:t>Week 2</w:t>
            </w:r>
          </w:p>
        </w:tc>
        <w:tc>
          <w:tcPr>
            <w:tcW w:w="4343" w:type="dxa"/>
          </w:tcPr>
          <w:p w14:paraId="28588637" w14:textId="77777777" w:rsidR="00AB0193" w:rsidRPr="00E330F0" w:rsidRDefault="00526A29" w:rsidP="004016E5">
            <w:pPr>
              <w:pStyle w:val="TableCellLeft"/>
              <w:keepNext w:val="0"/>
              <w:keepLines w:val="0"/>
              <w:ind w:left="142" w:right="142"/>
              <w:rPr>
                <w:szCs w:val="20"/>
              </w:rPr>
            </w:pPr>
            <w:r w:rsidRPr="00E330F0">
              <w:rPr>
                <w:szCs w:val="20"/>
              </w:rPr>
              <w:t>50 mg</w:t>
            </w:r>
          </w:p>
        </w:tc>
      </w:tr>
      <w:tr w:rsidR="00CA657C" w14:paraId="37195AE1" w14:textId="77777777" w:rsidTr="00C104D9">
        <w:tc>
          <w:tcPr>
            <w:tcW w:w="4533" w:type="dxa"/>
          </w:tcPr>
          <w:p w14:paraId="13253831" w14:textId="77777777" w:rsidR="00AB0193" w:rsidRPr="00E330F0" w:rsidRDefault="00526A29" w:rsidP="004016E5">
            <w:pPr>
              <w:pStyle w:val="TableCellLeft"/>
              <w:keepNext w:val="0"/>
              <w:keepLines w:val="0"/>
              <w:ind w:left="142" w:right="142"/>
              <w:rPr>
                <w:szCs w:val="20"/>
              </w:rPr>
            </w:pPr>
            <w:r w:rsidRPr="00E330F0">
              <w:rPr>
                <w:szCs w:val="20"/>
              </w:rPr>
              <w:t>Week 3</w:t>
            </w:r>
          </w:p>
        </w:tc>
        <w:tc>
          <w:tcPr>
            <w:tcW w:w="4343" w:type="dxa"/>
          </w:tcPr>
          <w:p w14:paraId="15E96D78" w14:textId="77777777" w:rsidR="00AB0193" w:rsidRPr="00E330F0" w:rsidRDefault="00526A29" w:rsidP="004016E5">
            <w:pPr>
              <w:pStyle w:val="TableCellLeft"/>
              <w:keepNext w:val="0"/>
              <w:keepLines w:val="0"/>
              <w:ind w:left="142" w:right="142"/>
              <w:rPr>
                <w:szCs w:val="20"/>
              </w:rPr>
            </w:pPr>
            <w:r w:rsidRPr="00E330F0">
              <w:rPr>
                <w:szCs w:val="20"/>
              </w:rPr>
              <w:t>100 mg</w:t>
            </w:r>
          </w:p>
        </w:tc>
      </w:tr>
      <w:tr w:rsidR="00CA657C" w14:paraId="24A256D9" w14:textId="77777777" w:rsidTr="00C104D9">
        <w:tc>
          <w:tcPr>
            <w:tcW w:w="4533" w:type="dxa"/>
          </w:tcPr>
          <w:p w14:paraId="62C02BC0" w14:textId="77777777" w:rsidR="00AB0193" w:rsidRPr="00E330F0" w:rsidRDefault="00526A29" w:rsidP="004016E5">
            <w:pPr>
              <w:pStyle w:val="TableCellLeft"/>
              <w:keepNext w:val="0"/>
              <w:keepLines w:val="0"/>
              <w:ind w:left="142" w:right="142"/>
              <w:rPr>
                <w:szCs w:val="20"/>
              </w:rPr>
            </w:pPr>
            <w:r w:rsidRPr="00E330F0">
              <w:rPr>
                <w:szCs w:val="20"/>
              </w:rPr>
              <w:t>Week 4</w:t>
            </w:r>
          </w:p>
        </w:tc>
        <w:tc>
          <w:tcPr>
            <w:tcW w:w="4343" w:type="dxa"/>
          </w:tcPr>
          <w:p w14:paraId="015B3F91" w14:textId="77777777" w:rsidR="00AB0193" w:rsidRPr="00E330F0" w:rsidRDefault="00526A29" w:rsidP="004016E5">
            <w:pPr>
              <w:pStyle w:val="TableCellLeft"/>
              <w:keepNext w:val="0"/>
              <w:keepLines w:val="0"/>
              <w:ind w:left="142" w:right="142"/>
              <w:rPr>
                <w:szCs w:val="20"/>
              </w:rPr>
            </w:pPr>
            <w:r w:rsidRPr="00E330F0">
              <w:rPr>
                <w:szCs w:val="20"/>
              </w:rPr>
              <w:t>200 mg</w:t>
            </w:r>
          </w:p>
        </w:tc>
      </w:tr>
      <w:tr w:rsidR="00CA657C" w14:paraId="104554ED" w14:textId="77777777" w:rsidTr="00C104D9">
        <w:tc>
          <w:tcPr>
            <w:tcW w:w="4533" w:type="dxa"/>
          </w:tcPr>
          <w:p w14:paraId="02EA8D04" w14:textId="77777777" w:rsidR="00AB0193" w:rsidRPr="00E330F0" w:rsidRDefault="00526A29" w:rsidP="004016E5">
            <w:pPr>
              <w:pStyle w:val="TableCellLeft"/>
              <w:keepNext w:val="0"/>
              <w:keepLines w:val="0"/>
              <w:ind w:left="142" w:right="142"/>
              <w:rPr>
                <w:szCs w:val="20"/>
              </w:rPr>
            </w:pPr>
            <w:r w:rsidRPr="00E330F0">
              <w:rPr>
                <w:szCs w:val="20"/>
              </w:rPr>
              <w:t>Week 5 and beyond</w:t>
            </w:r>
          </w:p>
        </w:tc>
        <w:tc>
          <w:tcPr>
            <w:tcW w:w="4343" w:type="dxa"/>
          </w:tcPr>
          <w:p w14:paraId="7B308AAF" w14:textId="77777777" w:rsidR="00AB0193" w:rsidRPr="00E330F0" w:rsidRDefault="00526A29" w:rsidP="004016E5">
            <w:pPr>
              <w:pStyle w:val="TableCellLeft"/>
              <w:keepNext w:val="0"/>
              <w:keepLines w:val="0"/>
              <w:ind w:left="142" w:right="142"/>
              <w:rPr>
                <w:szCs w:val="20"/>
              </w:rPr>
            </w:pPr>
            <w:r w:rsidRPr="00E330F0">
              <w:rPr>
                <w:szCs w:val="20"/>
              </w:rPr>
              <w:t>400 mg</w:t>
            </w:r>
          </w:p>
        </w:tc>
      </w:tr>
      <w:tr w:rsidR="00CA657C" w14:paraId="46D0763A" w14:textId="77777777" w:rsidTr="00C104D9">
        <w:tc>
          <w:tcPr>
            <w:tcW w:w="8876" w:type="dxa"/>
            <w:gridSpan w:val="2"/>
          </w:tcPr>
          <w:p w14:paraId="4ED7C5EA" w14:textId="77777777" w:rsidR="00AB0193" w:rsidRPr="00E330F0" w:rsidRDefault="00526A29" w:rsidP="004016E5">
            <w:pPr>
              <w:pStyle w:val="TableCellLeft"/>
              <w:keepNext w:val="0"/>
              <w:keepLines w:val="0"/>
              <w:ind w:left="142" w:right="142"/>
              <w:rPr>
                <w:szCs w:val="20"/>
              </w:rPr>
            </w:pPr>
            <w:r>
              <w:rPr>
                <w:szCs w:val="20"/>
              </w:rPr>
              <w:t>CLL=chronic lymphocytic leukemia; SLL=small lymphocytic lymphoma.</w:t>
            </w:r>
          </w:p>
        </w:tc>
      </w:tr>
    </w:tbl>
    <w:p w14:paraId="4DAEA57C" w14:textId="77777777" w:rsidR="007F3431" w:rsidRDefault="007F3431" w:rsidP="007F3431">
      <w:pPr>
        <w:pStyle w:val="ListEnd"/>
      </w:pPr>
    </w:p>
    <w:p w14:paraId="46546F34" w14:textId="1174ECD7" w:rsidR="0074605C" w:rsidRPr="007F3431" w:rsidRDefault="00526A29" w:rsidP="007F3431">
      <w:pPr>
        <w:pStyle w:val="Heading3"/>
      </w:pPr>
      <w:bookmarkStart w:id="2812" w:name="_Toc212096993"/>
      <w:bookmarkStart w:id="2813" w:name="_Toc140132424"/>
      <w:bookmarkStart w:id="2814" w:name="_Hlk494203344"/>
      <w:r w:rsidRPr="007F3431">
        <w:t>Dose Modification</w:t>
      </w:r>
      <w:bookmarkEnd w:id="2812"/>
      <w:bookmarkEnd w:id="2813"/>
    </w:p>
    <w:p w14:paraId="303AF974" w14:textId="77777777" w:rsidR="0074605C" w:rsidRDefault="00526A29" w:rsidP="007F3431">
      <w:pPr>
        <w:pStyle w:val="Paragraph"/>
      </w:pPr>
      <w:r>
        <w:t>Assessment of relationship of an AE to study treatment will include any reasonable possibility that the event may have been caused by study treatment (see Appendix 3, Section 10.3.4).</w:t>
      </w:r>
    </w:p>
    <w:p w14:paraId="6180AFA1" w14:textId="77777777" w:rsidR="0074605C" w:rsidRDefault="00526A29">
      <w:pPr>
        <w:pStyle w:val="Heading4"/>
      </w:pPr>
      <w:bookmarkStart w:id="2815" w:name="_Toc212096994"/>
      <w:bookmarkStart w:id="2816" w:name="_Toc140132425"/>
      <w:r>
        <w:t>Nemtabrutinib Dose Modification</w:t>
      </w:r>
      <w:bookmarkEnd w:id="2815"/>
      <w:bookmarkEnd w:id="2816"/>
    </w:p>
    <w:p w14:paraId="20DEA12F" w14:textId="63B254AF" w:rsidR="0074605C" w:rsidRDefault="00526A29" w:rsidP="007F3431">
      <w:pPr>
        <w:pStyle w:val="Paragraph"/>
      </w:pPr>
      <w:r>
        <w:t>At the occurrence of an AE, unless unequivocally due to the underlying malignancy or an extraneous cause, dose interruptions and/or reductions in nemtabrutinib administration are allowed. If dose reduction is indicated, the participants should be assigned to the lower dose. In the event of a dose modification, the dose change(s) must be captured in the EDC system.</w:t>
      </w:r>
    </w:p>
    <w:p w14:paraId="17DA5EEB" w14:textId="1614E53B" w:rsidR="0074605C" w:rsidRDefault="00526A29" w:rsidP="007F3431">
      <w:pPr>
        <w:pStyle w:val="Paragraph"/>
      </w:pPr>
      <w:r>
        <w:t>A participant is allowed a maximum of 1 dose reduction from the original dose (</w:t>
      </w:r>
      <w:r w:rsidR="00B16DC4">
        <w:t>Table 10</w:t>
      </w:r>
      <w:r>
        <w:t xml:space="preserve"> and</w:t>
      </w:r>
      <w:r w:rsidR="00E108A9">
        <w:t xml:space="preserve"> </w:t>
      </w:r>
      <w:r w:rsidR="00B16DC4">
        <w:t>Table </w:t>
      </w:r>
      <w:r w:rsidR="00B16DC4">
        <w:rPr>
          <w:noProof/>
        </w:rPr>
        <w:t>11</w:t>
      </w:r>
      <w:r>
        <w:t xml:space="preserve">), </w:t>
      </w:r>
      <w:bookmarkStart w:id="2817" w:name="_Hlk107573625"/>
      <w:r>
        <w:t>unless there is compelling clinical rationale for additional dose modifications provided by the investigator and approved by the Sponsor</w:t>
      </w:r>
      <w:bookmarkEnd w:id="2817"/>
      <w:r>
        <w:t>. Dose re-escalation is only permitted up to the original dose that the participant was initially treated with, as long as it is in the best interest of a participant.</w:t>
      </w:r>
    </w:p>
    <w:p w14:paraId="0345CCB7" w14:textId="77777777" w:rsidR="00BE676C" w:rsidRDefault="00895D30" w:rsidP="0011561A">
      <w:pPr>
        <w:pStyle w:val="paragraph0"/>
        <w:rPr>
          <w:del w:id="2818" w:author="Powell, Deana" w:date="2026-03-05T15:34:00Z" w16du:dateUtc="2026-03-05T20:34:00Z"/>
        </w:rPr>
      </w:pPr>
      <w:del w:id="2819" w:author="Powell, Deana" w:date="2026-03-05T15:34:00Z" w16du:dateUtc="2026-03-05T20:34:00Z">
        <w:r>
          <w:delText>I</w:delText>
        </w:r>
        <w:r w:rsidRPr="006676F8">
          <w:delText xml:space="preserve">f </w:delText>
        </w:r>
        <w:r>
          <w:delText>the Sponsor (following review of</w:delText>
        </w:r>
        <w:r w:rsidRPr="006676F8">
          <w:delText xml:space="preserve"> the totality of Part 1 data</w:delText>
        </w:r>
        <w:r>
          <w:delText>) has selected</w:delText>
        </w:r>
        <w:r w:rsidRPr="006676F8">
          <w:delText xml:space="preserve"> 65 mg </w:delText>
        </w:r>
        <w:r>
          <w:delText>nemtabrutinib in combination with venetoclax</w:delText>
        </w:r>
        <w:r w:rsidRPr="006676F8">
          <w:delText xml:space="preserve"> </w:delText>
        </w:r>
        <w:r>
          <w:delText>for</w:delText>
        </w:r>
        <w:r w:rsidRPr="006676F8">
          <w:delText xml:space="preserve"> Part 2 </w:delText>
        </w:r>
        <w:r>
          <w:delText xml:space="preserve">of the study, participants receiving 45 mg nemtabrutinib plus venetoclax in Part 1 can be escalated to 65 mg nemtabrutinib plus venetoclax, if the investigator </w:delText>
        </w:r>
        <w:r w:rsidRPr="006676F8">
          <w:delText>assess</w:delText>
        </w:r>
        <w:r>
          <w:delText>es potential benefit for dose escalation. Any dose escalation of Part 1 participants should be conducted after consultation with the Sponsor.</w:delText>
        </w:r>
      </w:del>
    </w:p>
    <w:p w14:paraId="2F7824DB" w14:textId="27CB2B66" w:rsidR="0074605C" w:rsidRDefault="00526A29" w:rsidP="007F3431">
      <w:pPr>
        <w:pStyle w:val="Paragraph"/>
      </w:pPr>
      <w:r>
        <w:t>Dose delays/reductions/modifications are specified in the event of nemtabrutinib-related nonhematological and nonskin toxicity (</w:t>
      </w:r>
      <w:r w:rsidR="00B16DC4">
        <w:t>Table </w:t>
      </w:r>
      <w:r w:rsidR="00B16DC4">
        <w:rPr>
          <w:noProof/>
        </w:rPr>
        <w:t>12</w:t>
      </w:r>
      <w:r>
        <w:t>), hematological toxicity for CLL participants (</w:t>
      </w:r>
      <w:r w:rsidR="00B16DC4">
        <w:t>Table </w:t>
      </w:r>
      <w:r w:rsidR="00B16DC4">
        <w:rPr>
          <w:noProof/>
        </w:rPr>
        <w:t>13</w:t>
      </w:r>
      <w:r>
        <w:t>), hematological toxicity for SLL participants (</w:t>
      </w:r>
      <w:r w:rsidR="00B16DC4">
        <w:t>Table </w:t>
      </w:r>
      <w:r w:rsidR="00B16DC4">
        <w:rPr>
          <w:noProof/>
        </w:rPr>
        <w:t>14</w:t>
      </w:r>
      <w:r>
        <w:rPr>
          <w:noProof/>
        </w:rPr>
        <w:t>)</w:t>
      </w:r>
      <w:r>
        <w:t>, and for drug-related skin toxicities (</w:t>
      </w:r>
      <w:r w:rsidR="00B16DC4">
        <w:t>Table </w:t>
      </w:r>
      <w:r w:rsidR="00B16DC4">
        <w:rPr>
          <w:noProof/>
        </w:rPr>
        <w:t>15</w:t>
      </w:r>
      <w:r>
        <w:t xml:space="preserve">). Hematologic toxicity in CLL participants will be assessed </w:t>
      </w:r>
      <w:r>
        <w:lastRenderedPageBreak/>
        <w:t>by the grading scale in the iwCLL guidelines in Appendix 11 (</w:t>
      </w:r>
      <w:r w:rsidR="00B16DC4" w:rsidRPr="008F5E7E">
        <w:t xml:space="preserve">Table </w:t>
      </w:r>
      <w:del w:id="2820" w:author="Powell, Deana" w:date="2026-03-05T15:34:00Z" w16du:dateUtc="2026-03-05T20:34:00Z">
        <w:r w:rsidR="00B55DCA">
          <w:rPr>
            <w:noProof/>
          </w:rPr>
          <w:delText>41</w:delText>
        </w:r>
      </w:del>
      <w:ins w:id="2821" w:author="Powell, Deana" w:date="2026-03-05T15:34:00Z" w16du:dateUtc="2026-03-05T20:34:00Z">
        <w:r w:rsidR="00B16DC4">
          <w:rPr>
            <w:noProof/>
          </w:rPr>
          <w:t>42</w:t>
        </w:r>
      </w:ins>
      <w:r>
        <w:t>). Grade 1 to 2 drug-related skin rashes may be treated with topical corticosteroids and antihistamines. Severe (Grade 3 and above) drug-related skin rashes may be treated with systemic corticosteroids. Nemtabrutinib treatment should be discontinued in the case of a Grade 4 skin-related event.</w:t>
      </w:r>
    </w:p>
    <w:p w14:paraId="2F2AA3FA" w14:textId="2DEE914F" w:rsidR="0074605C" w:rsidRDefault="00526A29" w:rsidP="007F3431">
      <w:pPr>
        <w:pStyle w:val="Paragraph"/>
      </w:pPr>
      <w:r>
        <w:t xml:space="preserve">Although the mechanism of action for BTKi-associated skin toxicities is not fully elucidated, several types of manifestations have been observed, including acne-like rash/folliculitis and immune-mediated drug reaction </w:t>
      </w:r>
      <w:r w:rsidR="00B16DC4">
        <w:t>[Sibaud, V., et al 2020]</w:t>
      </w:r>
      <w:r>
        <w:t xml:space="preserve">. For acne-like rash, including papulopustular rash, obtaining bacteria/mycological cultures is recommended. If no microorganisms are detected, the administration of tetracyclines and topical corticosteroids is strongly recommended. If </w:t>
      </w:r>
      <w:r>
        <w:rPr>
          <w:i/>
          <w:iCs/>
        </w:rPr>
        <w:t>Staphylococcus aureus</w:t>
      </w:r>
      <w:r>
        <w:t xml:space="preserve"> is detected, begin oral antibiotics with anti-</w:t>
      </w:r>
      <w:r>
        <w:rPr>
          <w:i/>
          <w:iCs/>
        </w:rPr>
        <w:t>Staphylococcus aureus</w:t>
      </w:r>
      <w:r>
        <w:t xml:space="preserve"> coverage and topical mupirocin.</w:t>
      </w:r>
    </w:p>
    <w:p w14:paraId="11E16D10" w14:textId="77777777" w:rsidR="0074605C" w:rsidRDefault="00526A29" w:rsidP="007F3431">
      <w:pPr>
        <w:pStyle w:val="Paragraph"/>
      </w:pPr>
      <w:bookmarkStart w:id="2822" w:name="_Hlk96673765"/>
      <w:r>
        <w:t>Dosing interruptions are permitted in the case of medical/surgical events or logistical reasons (eg, elective surgery, unrelated medical events, radiotherapy, participant vacation, and holidays) not related to study intervention. Consider the benefit</w:t>
      </w:r>
      <w:r>
        <w:noBreakHyphen/>
        <w:t>risk of withholding nemtabrutinib for 3 to 7 days before and after surgery depending upon the type of surgery and the risk of bleeding. Participants should be placed back on study intervention within 21 days of the scheduled interruption unless discussed with sponsor. The reason for interruption should be documented in the participant's CRF and medical notes.</w:t>
      </w:r>
    </w:p>
    <w:bookmarkEnd w:id="2822"/>
    <w:p w14:paraId="1021BDFB" w14:textId="77777777" w:rsidR="0074605C" w:rsidRDefault="00526A29" w:rsidP="007F3431">
      <w:pPr>
        <w:pStyle w:val="Paragraph"/>
      </w:pPr>
      <w:r>
        <w:t>Participants should be monitored for signs of bleeding during nemtabrutinib treatment. Nemtabrutinib treatment should be discontinued if severe hemorrhage occurs.</w:t>
      </w:r>
    </w:p>
    <w:p w14:paraId="7981FE60" w14:textId="77777777" w:rsidR="0074605C" w:rsidRDefault="00526A29" w:rsidP="007F3431">
      <w:pPr>
        <w:pStyle w:val="Paragraph"/>
      </w:pPr>
      <w:r>
        <w:t>During cycles with combination nemtabrutinib and venetoclax dosing, there may be need to modify one or both study drugs due to toxicity. The attribution of relatedness should guide the decision of which drug to modify. If the AE is considered potentially related to both drugs, a reduction in the dose of venetoclax before nemtabrutinib is the recommended first action, considering the possibility of higher systemic exposure of venetoclax when administered in combination with nemtabrutinib. For cases where the investigator is uncertain of what action to take, the Sponsor may be contacted for further discussion.</w:t>
      </w:r>
    </w:p>
    <w:p w14:paraId="0B08B1EC" w14:textId="384CB443" w:rsidR="0074605C" w:rsidRDefault="00526A29">
      <w:pPr>
        <w:pStyle w:val="Caption"/>
      </w:pPr>
      <w:bookmarkStart w:id="2823" w:name="_Ref102049808"/>
      <w:bookmarkStart w:id="2824" w:name="_Toc212022248"/>
      <w:bookmarkStart w:id="2825" w:name="_Ref102049807"/>
      <w:bookmarkStart w:id="2826" w:name="_Ref35857227"/>
      <w:bookmarkStart w:id="2827" w:name="_Toc140132617"/>
      <w:r>
        <w:t>Table </w:t>
      </w:r>
      <w:r w:rsidR="00B16DC4">
        <w:rPr>
          <w:noProof/>
        </w:rPr>
        <w:t>10</w:t>
      </w:r>
      <w:bookmarkEnd w:id="2823"/>
      <w:r>
        <w:tab/>
        <w:t xml:space="preserve">Dose Modifications for Nemtabrutinib from 45 mg </w:t>
      </w:r>
      <w:del w:id="2828" w:author="Powell, Deana" w:date="2026-03-05T15:34:00Z" w16du:dateUtc="2026-03-05T20:34:00Z">
        <w:r w:rsidR="00895D30" w:rsidRPr="00003FE5">
          <w:delText>QD</w:delText>
        </w:r>
      </w:del>
      <w:bookmarkEnd w:id="2827"/>
      <w:ins w:id="2829" w:author="Powell, Deana" w:date="2026-03-05T15:34:00Z" w16du:dateUtc="2026-03-05T20:34:00Z">
        <w:r w:rsidR="00626F25">
          <w:t>qd</w:t>
        </w:r>
      </w:ins>
      <w:bookmarkEnd w:id="2824"/>
    </w:p>
    <w:tbl>
      <w:tblPr>
        <w:tblStyle w:val="TableGrid"/>
        <w:tblW w:w="5000" w:type="pct"/>
        <w:tblLook w:val="04A0" w:firstRow="1" w:lastRow="0" w:firstColumn="1" w:lastColumn="0" w:noHBand="0" w:noVBand="1"/>
      </w:tblPr>
      <w:tblGrid>
        <w:gridCol w:w="2689"/>
        <w:gridCol w:w="6301"/>
      </w:tblGrid>
      <w:tr w:rsidR="00CA657C" w14:paraId="105F8AD0" w14:textId="77777777" w:rsidTr="00017E02">
        <w:trPr>
          <w:tblHeader/>
        </w:trPr>
        <w:tc>
          <w:tcPr>
            <w:tcW w:w="2689" w:type="dxa"/>
          </w:tcPr>
          <w:p w14:paraId="679E66C0" w14:textId="77777777" w:rsidR="00AB0193" w:rsidRPr="009E19F6" w:rsidRDefault="00526A29" w:rsidP="00FB454D">
            <w:pPr>
              <w:pStyle w:val="TableCol1HeadingLeft"/>
              <w:keepNext w:val="0"/>
              <w:keepLines w:val="0"/>
              <w:spacing w:before="40" w:after="40"/>
              <w:ind w:left="0"/>
              <w:rPr>
                <w:b/>
                <w:bCs/>
                <w:sz w:val="20"/>
                <w:szCs w:val="20"/>
              </w:rPr>
            </w:pPr>
            <w:r w:rsidRPr="009E19F6">
              <w:rPr>
                <w:b/>
                <w:bCs/>
                <w:sz w:val="20"/>
                <w:szCs w:val="20"/>
              </w:rPr>
              <w:t>Dose Level</w:t>
            </w:r>
          </w:p>
        </w:tc>
        <w:tc>
          <w:tcPr>
            <w:tcW w:w="6301" w:type="dxa"/>
          </w:tcPr>
          <w:p w14:paraId="42D8C08C" w14:textId="77777777" w:rsidR="00AB0193" w:rsidRPr="009E19F6" w:rsidRDefault="00526A29" w:rsidP="00FB454D">
            <w:pPr>
              <w:pStyle w:val="TableCol1HeadingLeft"/>
              <w:keepNext w:val="0"/>
              <w:keepLines w:val="0"/>
              <w:spacing w:before="40" w:after="40"/>
              <w:ind w:left="0"/>
              <w:rPr>
                <w:b/>
                <w:bCs/>
                <w:sz w:val="20"/>
                <w:szCs w:val="20"/>
              </w:rPr>
            </w:pPr>
            <w:r>
              <w:rPr>
                <w:b/>
                <w:bCs/>
                <w:sz w:val="20"/>
                <w:szCs w:val="20"/>
              </w:rPr>
              <w:t>Dose of Nemtabrutinib</w:t>
            </w:r>
          </w:p>
        </w:tc>
      </w:tr>
      <w:tr w:rsidR="00CA657C" w14:paraId="1466A056" w14:textId="77777777" w:rsidTr="00017E02">
        <w:tc>
          <w:tcPr>
            <w:tcW w:w="2689" w:type="dxa"/>
          </w:tcPr>
          <w:p w14:paraId="3C5CF9C5" w14:textId="77777777" w:rsidR="00AB0193" w:rsidRPr="009E19F6" w:rsidRDefault="00526A29" w:rsidP="00FB454D">
            <w:pPr>
              <w:pStyle w:val="TableCellLeft"/>
              <w:keepNext w:val="0"/>
              <w:keepLines w:val="0"/>
              <w:spacing w:before="40" w:after="40" w:line="240" w:lineRule="auto"/>
              <w:ind w:left="0"/>
            </w:pPr>
            <w:r>
              <w:t>1</w:t>
            </w:r>
          </w:p>
        </w:tc>
        <w:tc>
          <w:tcPr>
            <w:tcW w:w="6301" w:type="dxa"/>
          </w:tcPr>
          <w:p w14:paraId="55E6DAD9" w14:textId="71AC2E67" w:rsidR="00AB0193" w:rsidRPr="00191F33" w:rsidRDefault="00526A29" w:rsidP="00FB454D">
            <w:pPr>
              <w:pStyle w:val="TableCellLeft"/>
              <w:keepNext w:val="0"/>
              <w:keepLines w:val="0"/>
              <w:spacing w:before="40" w:after="40" w:line="240" w:lineRule="auto"/>
              <w:ind w:left="0"/>
              <w:rPr>
                <w:lang w:val="da-DK"/>
              </w:rPr>
            </w:pPr>
            <w:r w:rsidRPr="00191F33">
              <w:rPr>
                <w:lang w:val="da-DK"/>
              </w:rPr>
              <w:t xml:space="preserve">45 mg </w:t>
            </w:r>
            <w:del w:id="2830" w:author="Powell, Deana" w:date="2026-03-05T15:34:00Z" w16du:dateUtc="2026-03-05T20:34:00Z">
              <w:r w:rsidR="00895D30">
                <w:delText>QD</w:delText>
              </w:r>
            </w:del>
            <w:ins w:id="2831" w:author="Powell, Deana" w:date="2026-03-05T15:34:00Z" w16du:dateUtc="2026-03-05T20:34:00Z">
              <w:r w:rsidRPr="00191F33">
                <w:rPr>
                  <w:lang w:val="da-DK"/>
                </w:rPr>
                <w:t>qd</w:t>
              </w:r>
            </w:ins>
            <w:r w:rsidRPr="00191F33">
              <w:rPr>
                <w:lang w:val="da-DK"/>
              </w:rPr>
              <w:t xml:space="preserve"> (2 x 20 mg tablets plus 1 x 5 mg tablet)</w:t>
            </w:r>
          </w:p>
        </w:tc>
      </w:tr>
      <w:tr w:rsidR="00CA657C" w14:paraId="5C45E956" w14:textId="77777777" w:rsidTr="00017E02">
        <w:tc>
          <w:tcPr>
            <w:tcW w:w="2689" w:type="dxa"/>
          </w:tcPr>
          <w:p w14:paraId="4021AD21" w14:textId="77777777" w:rsidR="00AB0193" w:rsidRPr="009E19F6" w:rsidRDefault="00526A29" w:rsidP="00FB454D">
            <w:pPr>
              <w:pStyle w:val="TableCellLeft"/>
              <w:keepNext w:val="0"/>
              <w:keepLines w:val="0"/>
              <w:spacing w:before="40" w:after="40" w:line="240" w:lineRule="auto"/>
              <w:ind w:left="0"/>
            </w:pPr>
            <w:r w:rsidRPr="009E19F6">
              <w:t>-1</w:t>
            </w:r>
          </w:p>
        </w:tc>
        <w:tc>
          <w:tcPr>
            <w:tcW w:w="6301" w:type="dxa"/>
          </w:tcPr>
          <w:p w14:paraId="66FB9311" w14:textId="757D0ADE" w:rsidR="00AB0193" w:rsidRPr="00191F33" w:rsidRDefault="00526A29" w:rsidP="00FB454D">
            <w:pPr>
              <w:pStyle w:val="TableCellLeft"/>
              <w:keepNext w:val="0"/>
              <w:keepLines w:val="0"/>
              <w:spacing w:before="40" w:after="40" w:line="240" w:lineRule="auto"/>
              <w:ind w:left="0"/>
              <w:rPr>
                <w:lang w:val="da-DK"/>
              </w:rPr>
            </w:pPr>
            <w:r w:rsidRPr="00191F33">
              <w:rPr>
                <w:lang w:val="da-DK"/>
              </w:rPr>
              <w:t xml:space="preserve">30 mg </w:t>
            </w:r>
            <w:del w:id="2832" w:author="Powell, Deana" w:date="2026-03-05T15:34:00Z" w16du:dateUtc="2026-03-05T20:34:00Z">
              <w:r w:rsidR="00895D30">
                <w:delText>QD</w:delText>
              </w:r>
            </w:del>
            <w:ins w:id="2833" w:author="Powell, Deana" w:date="2026-03-05T15:34:00Z" w16du:dateUtc="2026-03-05T20:34:00Z">
              <w:r w:rsidRPr="00191F33">
                <w:rPr>
                  <w:lang w:val="da-DK"/>
                </w:rPr>
                <w:t>qd</w:t>
              </w:r>
            </w:ins>
            <w:r w:rsidRPr="00191F33">
              <w:rPr>
                <w:lang w:val="da-DK"/>
              </w:rPr>
              <w:t xml:space="preserve"> (1 x 20 mg tablets plus 2 x 5 mg tablet)</w:t>
            </w:r>
          </w:p>
        </w:tc>
      </w:tr>
      <w:tr w:rsidR="00CA657C" w14:paraId="2EF2D3B0" w14:textId="77777777" w:rsidTr="00017E02">
        <w:tc>
          <w:tcPr>
            <w:tcW w:w="8990" w:type="dxa"/>
            <w:gridSpan w:val="2"/>
          </w:tcPr>
          <w:p w14:paraId="0115733E" w14:textId="5916E4C0" w:rsidR="00AB0193" w:rsidRPr="00191F33" w:rsidRDefault="00895D30" w:rsidP="00191F33">
            <w:pPr>
              <w:pStyle w:val="TableFootnote"/>
              <w:ind w:left="0"/>
              <w:rPr>
                <w:sz w:val="18"/>
                <w:szCs w:val="18"/>
              </w:rPr>
            </w:pPr>
            <w:del w:id="2834" w:author="Powell, Deana" w:date="2026-03-05T15:34:00Z" w16du:dateUtc="2026-03-05T20:34:00Z">
              <w:r w:rsidRPr="002E74AA">
                <w:delText>QD</w:delText>
              </w:r>
            </w:del>
            <w:ins w:id="2835" w:author="Powell, Deana" w:date="2026-03-05T15:34:00Z" w16du:dateUtc="2026-03-05T20:34:00Z">
              <w:r w:rsidR="00526A29" w:rsidRPr="00191F33">
                <w:rPr>
                  <w:sz w:val="18"/>
                  <w:szCs w:val="18"/>
                </w:rPr>
                <w:t>qd</w:t>
              </w:r>
            </w:ins>
            <w:r w:rsidR="00B3490E" w:rsidRPr="00191F33">
              <w:rPr>
                <w:sz w:val="18"/>
                <w:szCs w:val="18"/>
              </w:rPr>
              <w:t>=quaque die (daily).</w:t>
            </w:r>
          </w:p>
        </w:tc>
      </w:tr>
    </w:tbl>
    <w:p w14:paraId="390728E0" w14:textId="77777777" w:rsidR="00E40DC9" w:rsidRDefault="00E40DC9" w:rsidP="00E40DC9">
      <w:pPr>
        <w:pStyle w:val="ListEnd"/>
      </w:pPr>
      <w:bookmarkStart w:id="2836" w:name="_Ref106870949"/>
    </w:p>
    <w:p w14:paraId="34AFC953" w14:textId="5E528E90" w:rsidR="0074605C" w:rsidRDefault="00526A29">
      <w:pPr>
        <w:pStyle w:val="Caption"/>
        <w:spacing w:before="240"/>
      </w:pPr>
      <w:bookmarkStart w:id="2837" w:name="_Ref211933680"/>
      <w:bookmarkStart w:id="2838" w:name="_Toc212022249"/>
      <w:bookmarkStart w:id="2839" w:name="_Ref140049822"/>
      <w:bookmarkStart w:id="2840" w:name="_Toc140132618"/>
      <w:r>
        <w:t>Table </w:t>
      </w:r>
      <w:r w:rsidR="00B16DC4">
        <w:rPr>
          <w:noProof/>
        </w:rPr>
        <w:t>11</w:t>
      </w:r>
      <w:bookmarkEnd w:id="2825"/>
      <w:bookmarkEnd w:id="2836"/>
      <w:bookmarkEnd w:id="2837"/>
      <w:bookmarkEnd w:id="2839"/>
      <w:r>
        <w:tab/>
        <w:t xml:space="preserve">Dose Modifications for Nemtabrutinib from 65 mg </w:t>
      </w:r>
      <w:del w:id="2841" w:author="Powell, Deana" w:date="2026-03-05T15:34:00Z" w16du:dateUtc="2026-03-05T20:34:00Z">
        <w:r w:rsidR="00895D30" w:rsidRPr="00003FE5">
          <w:delText>QD</w:delText>
        </w:r>
      </w:del>
      <w:bookmarkEnd w:id="2840"/>
      <w:ins w:id="2842" w:author="Powell, Deana" w:date="2026-03-05T15:34:00Z" w16du:dateUtc="2026-03-05T20:34:00Z">
        <w:r w:rsidR="00626F25">
          <w:t>qd</w:t>
        </w:r>
      </w:ins>
      <w:bookmarkEnd w:id="2838"/>
    </w:p>
    <w:tbl>
      <w:tblPr>
        <w:tblStyle w:val="TableGrid"/>
        <w:tblW w:w="5000" w:type="pct"/>
        <w:tblLook w:val="04A0" w:firstRow="1" w:lastRow="0" w:firstColumn="1" w:lastColumn="0" w:noHBand="0" w:noVBand="1"/>
      </w:tblPr>
      <w:tblGrid>
        <w:gridCol w:w="2689"/>
        <w:gridCol w:w="6301"/>
      </w:tblGrid>
      <w:tr w:rsidR="00CA657C" w14:paraId="74278633" w14:textId="77777777" w:rsidTr="00017E02">
        <w:trPr>
          <w:tblHeader/>
        </w:trPr>
        <w:tc>
          <w:tcPr>
            <w:tcW w:w="2689" w:type="dxa"/>
          </w:tcPr>
          <w:p w14:paraId="56CB57F2" w14:textId="77777777" w:rsidR="00AB0193" w:rsidRPr="00003FE5" w:rsidRDefault="00526A29" w:rsidP="00FB454D">
            <w:pPr>
              <w:tabs>
                <w:tab w:val="left" w:pos="1440"/>
              </w:tabs>
              <w:spacing w:before="40" w:after="40"/>
              <w:ind w:right="144"/>
              <w:rPr>
                <w:rFonts w:eastAsia="MS Gothic"/>
                <w:b/>
                <w:bCs/>
                <w:sz w:val="20"/>
                <w:szCs w:val="20"/>
              </w:rPr>
            </w:pPr>
            <w:r w:rsidRPr="00003FE5">
              <w:rPr>
                <w:rFonts w:eastAsia="MS Gothic"/>
                <w:b/>
                <w:bCs/>
                <w:sz w:val="20"/>
                <w:szCs w:val="20"/>
              </w:rPr>
              <w:t>Dose Level</w:t>
            </w:r>
          </w:p>
        </w:tc>
        <w:tc>
          <w:tcPr>
            <w:tcW w:w="6301" w:type="dxa"/>
          </w:tcPr>
          <w:p w14:paraId="51F9B87D" w14:textId="77777777" w:rsidR="00AB0193" w:rsidRPr="00003FE5" w:rsidRDefault="00526A29" w:rsidP="00FB454D">
            <w:pPr>
              <w:tabs>
                <w:tab w:val="left" w:pos="1440"/>
              </w:tabs>
              <w:spacing w:before="40" w:after="40"/>
              <w:ind w:right="144"/>
              <w:rPr>
                <w:rFonts w:eastAsia="MS Gothic"/>
                <w:b/>
                <w:bCs/>
                <w:sz w:val="20"/>
                <w:szCs w:val="20"/>
              </w:rPr>
            </w:pPr>
            <w:r w:rsidRPr="00003FE5">
              <w:rPr>
                <w:rFonts w:eastAsia="MS Gothic"/>
                <w:b/>
                <w:bCs/>
                <w:sz w:val="20"/>
                <w:szCs w:val="20"/>
              </w:rPr>
              <w:t>Dose of Nemtabrutinib</w:t>
            </w:r>
          </w:p>
        </w:tc>
      </w:tr>
      <w:tr w:rsidR="00CA657C" w14:paraId="3E53913E" w14:textId="77777777" w:rsidTr="00017E02">
        <w:tc>
          <w:tcPr>
            <w:tcW w:w="2689" w:type="dxa"/>
          </w:tcPr>
          <w:p w14:paraId="2B5436DC" w14:textId="77777777" w:rsidR="00AB0193" w:rsidRPr="00003FE5" w:rsidRDefault="00526A29" w:rsidP="00FB454D">
            <w:pPr>
              <w:spacing w:before="40" w:after="40"/>
              <w:ind w:right="144"/>
              <w:rPr>
                <w:sz w:val="20"/>
                <w:szCs w:val="20"/>
              </w:rPr>
            </w:pPr>
            <w:r w:rsidRPr="00003FE5">
              <w:rPr>
                <w:sz w:val="20"/>
                <w:szCs w:val="20"/>
              </w:rPr>
              <w:t>1 (RP2D)</w:t>
            </w:r>
          </w:p>
        </w:tc>
        <w:tc>
          <w:tcPr>
            <w:tcW w:w="6301" w:type="dxa"/>
          </w:tcPr>
          <w:p w14:paraId="58C951CA" w14:textId="20340AF9" w:rsidR="00AB0193" w:rsidRPr="00191F33" w:rsidRDefault="00526A29" w:rsidP="00FB454D">
            <w:pPr>
              <w:spacing w:before="40" w:after="40"/>
              <w:ind w:right="144"/>
              <w:rPr>
                <w:sz w:val="20"/>
                <w:szCs w:val="20"/>
                <w:lang w:val="da-DK"/>
              </w:rPr>
            </w:pPr>
            <w:r w:rsidRPr="00191F33">
              <w:rPr>
                <w:sz w:val="20"/>
                <w:szCs w:val="20"/>
                <w:lang w:val="da-DK"/>
              </w:rPr>
              <w:t xml:space="preserve">65mg </w:t>
            </w:r>
            <w:del w:id="2843" w:author="Powell, Deana" w:date="2026-03-05T15:34:00Z" w16du:dateUtc="2026-03-05T20:34:00Z">
              <w:r w:rsidR="00895D30" w:rsidRPr="00003FE5">
                <w:rPr>
                  <w:sz w:val="20"/>
                  <w:szCs w:val="20"/>
                </w:rPr>
                <w:delText>QD</w:delText>
              </w:r>
            </w:del>
            <w:ins w:id="2844" w:author="Powell, Deana" w:date="2026-03-05T15:34:00Z" w16du:dateUtc="2026-03-05T20:34:00Z">
              <w:r w:rsidRPr="00191F33">
                <w:rPr>
                  <w:sz w:val="20"/>
                  <w:szCs w:val="20"/>
                  <w:lang w:val="da-DK"/>
                </w:rPr>
                <w:t>qd</w:t>
              </w:r>
            </w:ins>
            <w:r w:rsidRPr="00191F33">
              <w:rPr>
                <w:sz w:val="20"/>
                <w:szCs w:val="20"/>
                <w:lang w:val="da-DK"/>
              </w:rPr>
              <w:t xml:space="preserve"> (3 x 20 mg tablets plus 1 x 5 mg tablet)</w:t>
            </w:r>
          </w:p>
        </w:tc>
      </w:tr>
      <w:tr w:rsidR="00CA657C" w14:paraId="6F4F7E4C" w14:textId="77777777" w:rsidTr="00017E02">
        <w:tc>
          <w:tcPr>
            <w:tcW w:w="2689" w:type="dxa"/>
          </w:tcPr>
          <w:p w14:paraId="26F7CFB7" w14:textId="77777777" w:rsidR="00AB0193" w:rsidRPr="00003FE5" w:rsidRDefault="00526A29" w:rsidP="00FB454D">
            <w:pPr>
              <w:spacing w:before="40" w:after="40"/>
              <w:ind w:right="144"/>
              <w:rPr>
                <w:sz w:val="20"/>
                <w:szCs w:val="20"/>
              </w:rPr>
            </w:pPr>
            <w:r w:rsidRPr="00003FE5">
              <w:rPr>
                <w:sz w:val="20"/>
                <w:szCs w:val="20"/>
              </w:rPr>
              <w:t>-1</w:t>
            </w:r>
          </w:p>
        </w:tc>
        <w:tc>
          <w:tcPr>
            <w:tcW w:w="6301" w:type="dxa"/>
          </w:tcPr>
          <w:p w14:paraId="0BE8714E" w14:textId="0795B213" w:rsidR="00AB0193" w:rsidRPr="00191F33" w:rsidRDefault="00526A29" w:rsidP="00FB454D">
            <w:pPr>
              <w:spacing w:before="40" w:after="40"/>
              <w:ind w:right="144"/>
              <w:rPr>
                <w:sz w:val="20"/>
                <w:szCs w:val="20"/>
                <w:lang w:val="da-DK"/>
              </w:rPr>
            </w:pPr>
            <w:r w:rsidRPr="00191F33">
              <w:rPr>
                <w:sz w:val="20"/>
                <w:szCs w:val="20"/>
                <w:lang w:val="da-DK"/>
              </w:rPr>
              <w:t xml:space="preserve">45 mg </w:t>
            </w:r>
            <w:del w:id="2845" w:author="Powell, Deana" w:date="2026-03-05T15:34:00Z" w16du:dateUtc="2026-03-05T20:34:00Z">
              <w:r w:rsidR="00895D30" w:rsidRPr="00003FE5">
                <w:rPr>
                  <w:sz w:val="20"/>
                  <w:szCs w:val="20"/>
                </w:rPr>
                <w:delText>QD</w:delText>
              </w:r>
            </w:del>
            <w:ins w:id="2846" w:author="Powell, Deana" w:date="2026-03-05T15:34:00Z" w16du:dateUtc="2026-03-05T20:34:00Z">
              <w:r w:rsidRPr="00191F33">
                <w:rPr>
                  <w:sz w:val="20"/>
                  <w:szCs w:val="20"/>
                  <w:lang w:val="da-DK"/>
                </w:rPr>
                <w:t>qd</w:t>
              </w:r>
            </w:ins>
            <w:r w:rsidRPr="00191F33">
              <w:rPr>
                <w:sz w:val="20"/>
                <w:szCs w:val="20"/>
                <w:lang w:val="da-DK"/>
              </w:rPr>
              <w:t xml:space="preserve"> (2 x 20 mg tablets plus 1 x 5 mg tablet)</w:t>
            </w:r>
          </w:p>
        </w:tc>
      </w:tr>
      <w:tr w:rsidR="00CA657C" w14:paraId="263024A8" w14:textId="77777777" w:rsidTr="00017E02">
        <w:tc>
          <w:tcPr>
            <w:tcW w:w="8990" w:type="dxa"/>
            <w:gridSpan w:val="2"/>
          </w:tcPr>
          <w:p w14:paraId="57AD15F4" w14:textId="14DD3E8C" w:rsidR="00AB0193" w:rsidRPr="00191F33" w:rsidRDefault="00895D30" w:rsidP="00191F33">
            <w:pPr>
              <w:pStyle w:val="TableFootnote"/>
              <w:ind w:left="0"/>
              <w:rPr>
                <w:sz w:val="18"/>
                <w:szCs w:val="18"/>
              </w:rPr>
            </w:pPr>
            <w:del w:id="2847" w:author="Powell, Deana" w:date="2026-03-05T15:34:00Z" w16du:dateUtc="2026-03-05T20:34:00Z">
              <w:r w:rsidRPr="002E74AA">
                <w:delText>QD</w:delText>
              </w:r>
            </w:del>
            <w:ins w:id="2848" w:author="Powell, Deana" w:date="2026-03-05T15:34:00Z" w16du:dateUtc="2026-03-05T20:34:00Z">
              <w:r w:rsidR="00526A29" w:rsidRPr="00191F33">
                <w:rPr>
                  <w:sz w:val="18"/>
                  <w:szCs w:val="18"/>
                </w:rPr>
                <w:t>qd</w:t>
              </w:r>
            </w:ins>
            <w:r w:rsidR="00B3490E" w:rsidRPr="00191F33">
              <w:rPr>
                <w:sz w:val="18"/>
                <w:szCs w:val="18"/>
              </w:rPr>
              <w:t>=quaque die (daily); RP2D=recommended Phase 2 dose.</w:t>
            </w:r>
          </w:p>
        </w:tc>
      </w:tr>
    </w:tbl>
    <w:p w14:paraId="33E13203" w14:textId="77777777" w:rsidR="00E40DC9" w:rsidRDefault="00E40DC9" w:rsidP="00E40DC9">
      <w:pPr>
        <w:pStyle w:val="ListEnd"/>
      </w:pPr>
      <w:bookmarkStart w:id="2849" w:name="_Ref93478320"/>
    </w:p>
    <w:p w14:paraId="1FFB13E7" w14:textId="716A6884" w:rsidR="0074605C" w:rsidRDefault="00526A29">
      <w:pPr>
        <w:pStyle w:val="Caption"/>
        <w:spacing w:before="240"/>
      </w:pPr>
      <w:bookmarkStart w:id="2850" w:name="_Ref211933695"/>
      <w:bookmarkStart w:id="2851" w:name="_Toc212022250"/>
      <w:bookmarkStart w:id="2852" w:name="_Ref140049839"/>
      <w:bookmarkStart w:id="2853" w:name="_Toc140132619"/>
      <w:r>
        <w:t>Table </w:t>
      </w:r>
      <w:r w:rsidR="00B16DC4">
        <w:rPr>
          <w:noProof/>
        </w:rPr>
        <w:t>12</w:t>
      </w:r>
      <w:bookmarkEnd w:id="2826"/>
      <w:bookmarkEnd w:id="2849"/>
      <w:bookmarkEnd w:id="2850"/>
      <w:bookmarkEnd w:id="2852"/>
      <w:r>
        <w:tab/>
        <w:t>Dose Delays/Reductions for Nemtabrutinib-related Nonhematological and Nonskin Toxicity</w:t>
      </w:r>
      <w:bookmarkEnd w:id="2851"/>
      <w:bookmarkEnd w:id="2853"/>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43" w:type="dxa"/>
          <w:left w:w="101" w:type="dxa"/>
          <w:bottom w:w="43" w:type="dxa"/>
          <w:right w:w="101" w:type="dxa"/>
        </w:tblCellMar>
        <w:tblLook w:val="01E0" w:firstRow="1" w:lastRow="1" w:firstColumn="1" w:lastColumn="1" w:noHBand="0" w:noVBand="0"/>
      </w:tblPr>
      <w:tblGrid>
        <w:gridCol w:w="2690"/>
        <w:gridCol w:w="6300"/>
      </w:tblGrid>
      <w:tr w:rsidR="00CA657C" w14:paraId="0A26D71A" w14:textId="77777777" w:rsidTr="00017E02">
        <w:trPr>
          <w:trHeight w:val="224"/>
          <w:tblHeader/>
        </w:trPr>
        <w:tc>
          <w:tcPr>
            <w:tcW w:w="1496" w:type="pct"/>
            <w:vAlign w:val="center"/>
          </w:tcPr>
          <w:p w14:paraId="7E375AB5" w14:textId="77777777" w:rsidR="00AB0193" w:rsidRPr="00155716" w:rsidRDefault="00526A29" w:rsidP="00FB454D">
            <w:pPr>
              <w:pStyle w:val="RegDocText"/>
              <w:keepNext/>
              <w:spacing w:before="40" w:after="40"/>
              <w:rPr>
                <w:b/>
                <w:sz w:val="20"/>
              </w:rPr>
            </w:pPr>
            <w:r w:rsidRPr="00155716">
              <w:rPr>
                <w:b/>
                <w:sz w:val="20"/>
              </w:rPr>
              <w:t>Event Grade</w:t>
            </w:r>
          </w:p>
        </w:tc>
        <w:tc>
          <w:tcPr>
            <w:tcW w:w="3504" w:type="pct"/>
            <w:vAlign w:val="center"/>
          </w:tcPr>
          <w:p w14:paraId="2C9FD122" w14:textId="77777777" w:rsidR="00AB0193" w:rsidRPr="00155716" w:rsidRDefault="00526A29" w:rsidP="00FB454D">
            <w:pPr>
              <w:pStyle w:val="RegDocText"/>
              <w:keepNext/>
              <w:spacing w:before="40" w:after="40"/>
              <w:jc w:val="both"/>
              <w:rPr>
                <w:b/>
                <w:sz w:val="20"/>
              </w:rPr>
            </w:pPr>
            <w:r w:rsidRPr="00155716">
              <w:rPr>
                <w:b/>
                <w:sz w:val="20"/>
              </w:rPr>
              <w:t>Action</w:t>
            </w:r>
          </w:p>
        </w:tc>
      </w:tr>
      <w:tr w:rsidR="00CA657C" w14:paraId="447F09A9" w14:textId="77777777" w:rsidTr="00017E02">
        <w:trPr>
          <w:trHeight w:hRule="exact" w:val="283"/>
        </w:trPr>
        <w:tc>
          <w:tcPr>
            <w:tcW w:w="1496" w:type="pct"/>
            <w:vAlign w:val="center"/>
          </w:tcPr>
          <w:p w14:paraId="0F16BA71" w14:textId="77777777" w:rsidR="00AB0193" w:rsidRPr="00155716" w:rsidRDefault="00526A29" w:rsidP="00FB454D">
            <w:pPr>
              <w:pStyle w:val="RegDocText"/>
              <w:spacing w:before="40" w:after="40"/>
              <w:rPr>
                <w:b/>
                <w:sz w:val="20"/>
              </w:rPr>
            </w:pPr>
            <w:r w:rsidRPr="00155716">
              <w:rPr>
                <w:b/>
                <w:sz w:val="20"/>
              </w:rPr>
              <w:t>Alopecia</w:t>
            </w:r>
          </w:p>
        </w:tc>
        <w:tc>
          <w:tcPr>
            <w:tcW w:w="3504" w:type="pct"/>
            <w:vAlign w:val="center"/>
          </w:tcPr>
          <w:p w14:paraId="75FB4B27" w14:textId="77777777" w:rsidR="00AB0193" w:rsidRPr="00155716" w:rsidRDefault="00526A29" w:rsidP="00FB454D">
            <w:pPr>
              <w:pStyle w:val="RegDocText"/>
              <w:spacing w:before="40" w:after="40"/>
              <w:ind w:left="-22"/>
              <w:rPr>
                <w:b/>
                <w:sz w:val="20"/>
              </w:rPr>
            </w:pPr>
            <w:r w:rsidRPr="00155716">
              <w:rPr>
                <w:sz w:val="20"/>
              </w:rPr>
              <w:t>Continue current dose level</w:t>
            </w:r>
          </w:p>
        </w:tc>
      </w:tr>
      <w:tr w:rsidR="00CA657C" w14:paraId="52AA9359" w14:textId="77777777" w:rsidTr="00017E02">
        <w:trPr>
          <w:trHeight w:val="192"/>
        </w:trPr>
        <w:tc>
          <w:tcPr>
            <w:tcW w:w="1496" w:type="pct"/>
          </w:tcPr>
          <w:p w14:paraId="58A260D9" w14:textId="77777777" w:rsidR="00AB0193" w:rsidRPr="00155716" w:rsidRDefault="00526A29" w:rsidP="00FB454D">
            <w:pPr>
              <w:pStyle w:val="RegDocText"/>
              <w:spacing w:before="40" w:after="40"/>
              <w:rPr>
                <w:b/>
                <w:sz w:val="20"/>
              </w:rPr>
            </w:pPr>
            <w:r w:rsidRPr="00155716">
              <w:rPr>
                <w:b/>
                <w:sz w:val="20"/>
              </w:rPr>
              <w:t>Grade 1 or 2</w:t>
            </w:r>
          </w:p>
        </w:tc>
        <w:tc>
          <w:tcPr>
            <w:tcW w:w="3504" w:type="pct"/>
          </w:tcPr>
          <w:p w14:paraId="686A5778" w14:textId="77777777" w:rsidR="00AB0193" w:rsidRPr="00155716" w:rsidRDefault="00526A29" w:rsidP="00FB454D">
            <w:pPr>
              <w:pStyle w:val="RegDocText"/>
              <w:spacing w:before="40" w:after="40"/>
              <w:ind w:left="-22"/>
              <w:rPr>
                <w:b/>
                <w:sz w:val="20"/>
              </w:rPr>
            </w:pPr>
            <w:r w:rsidRPr="00155716">
              <w:rPr>
                <w:sz w:val="20"/>
              </w:rPr>
              <w:t>Continue current dose level; however, at the discretion of the investigator, dose interruption/modification may be implemented</w:t>
            </w:r>
          </w:p>
        </w:tc>
      </w:tr>
      <w:tr w:rsidR="00CA657C" w14:paraId="6EDB1782" w14:textId="77777777" w:rsidTr="00017E02">
        <w:trPr>
          <w:trHeight w:val="109"/>
        </w:trPr>
        <w:tc>
          <w:tcPr>
            <w:tcW w:w="1496" w:type="pct"/>
          </w:tcPr>
          <w:p w14:paraId="74E3A7BA" w14:textId="77777777" w:rsidR="00AB0193" w:rsidRPr="00155716" w:rsidRDefault="00526A29" w:rsidP="00FB454D">
            <w:pPr>
              <w:pStyle w:val="RegDocText"/>
              <w:spacing w:before="40" w:after="40"/>
              <w:rPr>
                <w:b/>
                <w:sz w:val="20"/>
              </w:rPr>
            </w:pPr>
            <w:r w:rsidRPr="00155716">
              <w:rPr>
                <w:b/>
                <w:sz w:val="20"/>
              </w:rPr>
              <w:t>Grade 3 (except Grade 3 nausea, vomiting, diarrhea or controlled hypertension)</w:t>
            </w:r>
          </w:p>
        </w:tc>
        <w:tc>
          <w:tcPr>
            <w:tcW w:w="3504" w:type="pct"/>
          </w:tcPr>
          <w:p w14:paraId="5CA68813" w14:textId="77777777" w:rsidR="00871C37" w:rsidRDefault="00526A29" w:rsidP="00FB454D">
            <w:pPr>
              <w:pStyle w:val="RegDocText"/>
              <w:spacing w:before="40" w:after="40"/>
              <w:ind w:left="-22"/>
              <w:rPr>
                <w:ins w:id="2854" w:author="Powell, Deana" w:date="2026-03-05T15:34:00Z" w16du:dateUtc="2026-03-05T20:34:00Z"/>
                <w:sz w:val="20"/>
              </w:rPr>
            </w:pPr>
            <w:ins w:id="2855" w:author="Powell, Deana" w:date="2026-03-05T15:34:00Z" w16du:dateUtc="2026-03-05T20:34:00Z">
              <w:r w:rsidRPr="00191F33">
                <w:rPr>
                  <w:sz w:val="20"/>
                  <w:u w:val="single"/>
                </w:rPr>
                <w:t>First occurrence</w:t>
              </w:r>
              <w:r>
                <w:rPr>
                  <w:sz w:val="20"/>
                </w:rPr>
                <w:t>:</w:t>
              </w:r>
            </w:ins>
          </w:p>
          <w:p w14:paraId="7BBF2454" w14:textId="77777777" w:rsidR="00AB0193" w:rsidRDefault="00526A29" w:rsidP="00FB454D">
            <w:pPr>
              <w:pStyle w:val="RegDocText"/>
              <w:spacing w:before="40" w:after="40"/>
              <w:ind w:left="-22"/>
              <w:rPr>
                <w:sz w:val="20"/>
              </w:rPr>
            </w:pPr>
            <w:r w:rsidRPr="00155716">
              <w:rPr>
                <w:sz w:val="20"/>
              </w:rPr>
              <w:t xml:space="preserve">Withhold nemtabrutinib until recovery to Grade 1 or baseline. </w:t>
            </w:r>
          </w:p>
          <w:p w14:paraId="6EE1AC24" w14:textId="77777777" w:rsidR="00AB0193" w:rsidRDefault="00526A29" w:rsidP="00FB454D">
            <w:pPr>
              <w:pStyle w:val="RegDocText"/>
              <w:numPr>
                <w:ilvl w:val="0"/>
                <w:numId w:val="16"/>
              </w:numPr>
              <w:spacing w:before="40" w:after="40"/>
              <w:ind w:left="199" w:hanging="218"/>
              <w:rPr>
                <w:sz w:val="20"/>
              </w:rPr>
            </w:pPr>
            <w:r w:rsidRPr="00155716">
              <w:rPr>
                <w:sz w:val="20"/>
              </w:rPr>
              <w:t xml:space="preserve">If recovery occurs within 21 days, restart nemtabrutinib at the same dose and schedule, unless a dose reduction is necessary in the opinion of the investigator. </w:t>
            </w:r>
          </w:p>
          <w:p w14:paraId="411505D3" w14:textId="75D82649" w:rsidR="00F102CE" w:rsidRPr="00236871" w:rsidRDefault="00526A29" w:rsidP="00F102CE">
            <w:pPr>
              <w:pStyle w:val="RegDocText"/>
              <w:numPr>
                <w:ilvl w:val="0"/>
                <w:numId w:val="16"/>
              </w:numPr>
              <w:spacing w:before="40" w:after="40"/>
              <w:ind w:left="199" w:hanging="218"/>
              <w:rPr>
                <w:ins w:id="2856" w:author="Powell, Deana" w:date="2026-03-05T15:34:00Z" w16du:dateUtc="2026-03-05T20:34:00Z"/>
                <w:sz w:val="20"/>
                <w:szCs w:val="20"/>
              </w:rPr>
            </w:pPr>
            <w:r w:rsidRPr="007430D7">
              <w:rPr>
                <w:sz w:val="20"/>
                <w:szCs w:val="20"/>
              </w:rPr>
              <w:t xml:space="preserve">If recovery occurs after more than 21 days on drug hold, </w:t>
            </w:r>
            <w:ins w:id="2857" w:author="Powell, Deana" w:date="2026-03-05T15:34:00Z" w16du:dateUtc="2026-03-05T20:34:00Z">
              <w:r w:rsidRPr="007430D7">
                <w:rPr>
                  <w:sz w:val="20"/>
                  <w:szCs w:val="20"/>
                </w:rPr>
                <w:t xml:space="preserve">nemtabrutinib may be restarted with a dose reduction to Dose Level -1 if it is in the best </w:t>
              </w:r>
              <w:r w:rsidRPr="00236871">
                <w:rPr>
                  <w:sz w:val="20"/>
                  <w:szCs w:val="20"/>
                </w:rPr>
                <w:t xml:space="preserve">interest of the participant after Sponsor consultation (see </w:t>
              </w:r>
              <w:r w:rsidR="00B16DC4" w:rsidRPr="00B16DC4">
                <w:rPr>
                  <w:sz w:val="20"/>
                  <w:szCs w:val="20"/>
                </w:rPr>
                <w:t>Table 10</w:t>
              </w:r>
              <w:r w:rsidR="007430D7" w:rsidRPr="00236871">
                <w:rPr>
                  <w:sz w:val="20"/>
                  <w:szCs w:val="20"/>
                </w:rPr>
                <w:t xml:space="preserve"> and </w:t>
              </w:r>
            </w:ins>
          </w:p>
          <w:p w14:paraId="6295C435" w14:textId="561BBFF6" w:rsidR="00AB0193" w:rsidRPr="00236871" w:rsidRDefault="00B16DC4" w:rsidP="00236871">
            <w:pPr>
              <w:pStyle w:val="RegDocText"/>
              <w:spacing w:before="40" w:after="40"/>
              <w:ind w:left="199"/>
              <w:rPr>
                <w:ins w:id="2858" w:author="Powell, Deana" w:date="2026-03-05T15:34:00Z" w16du:dateUtc="2026-03-05T20:34:00Z"/>
                <w:sz w:val="20"/>
                <w:szCs w:val="20"/>
              </w:rPr>
            </w:pPr>
            <w:ins w:id="2859" w:author="Powell, Deana" w:date="2026-03-05T15:34:00Z" w16du:dateUtc="2026-03-05T20:34:00Z">
              <w:r w:rsidRPr="00B16DC4">
                <w:rPr>
                  <w:sz w:val="20"/>
                  <w:szCs w:val="20"/>
                </w:rPr>
                <w:t>Table 11</w:t>
              </w:r>
              <w:r w:rsidR="00202F51" w:rsidRPr="00236871">
                <w:rPr>
                  <w:sz w:val="20"/>
                  <w:szCs w:val="20"/>
                </w:rPr>
                <w:t>).</w:t>
              </w:r>
            </w:ins>
          </w:p>
          <w:p w14:paraId="26950B15" w14:textId="77777777" w:rsidR="00871C37" w:rsidRPr="007430D7" w:rsidRDefault="00526A29" w:rsidP="00FB454D">
            <w:pPr>
              <w:pStyle w:val="RegDocText"/>
              <w:spacing w:before="40" w:after="40"/>
              <w:ind w:left="-22"/>
              <w:rPr>
                <w:ins w:id="2860" w:author="Powell, Deana" w:date="2026-03-05T15:34:00Z" w16du:dateUtc="2026-03-05T20:34:00Z"/>
                <w:sz w:val="20"/>
                <w:szCs w:val="20"/>
              </w:rPr>
            </w:pPr>
            <w:ins w:id="2861" w:author="Powell, Deana" w:date="2026-03-05T15:34:00Z" w16du:dateUtc="2026-03-05T20:34:00Z">
              <w:r w:rsidRPr="0010539A">
                <w:rPr>
                  <w:sz w:val="20"/>
                  <w:u w:val="single"/>
                </w:rPr>
                <w:t>Second occurrence</w:t>
              </w:r>
              <w:r>
                <w:rPr>
                  <w:sz w:val="20"/>
                </w:rPr>
                <w:t>:</w:t>
              </w:r>
            </w:ins>
          </w:p>
          <w:p w14:paraId="3ED6F8B3" w14:textId="77777777" w:rsidR="00416C69" w:rsidRDefault="00526A29" w:rsidP="00FB454D">
            <w:pPr>
              <w:pStyle w:val="RegDocText"/>
              <w:numPr>
                <w:ilvl w:val="0"/>
                <w:numId w:val="16"/>
              </w:numPr>
              <w:spacing w:before="40" w:after="40"/>
              <w:ind w:left="199" w:hanging="218"/>
              <w:rPr>
                <w:sz w:val="20"/>
              </w:rPr>
            </w:pPr>
            <w:ins w:id="2862" w:author="Powell, Deana" w:date="2026-03-05T15:34:00Z" w16du:dateUtc="2026-03-05T20:34:00Z">
              <w:r>
                <w:rPr>
                  <w:sz w:val="20"/>
                </w:rPr>
                <w:t xml:space="preserve">If a second occurrence of the same Grade 3 AE occurs after dose reduction, </w:t>
              </w:r>
            </w:ins>
            <w:r>
              <w:rPr>
                <w:sz w:val="20"/>
              </w:rPr>
              <w:t>permanently discontinue nemtabrutinib.</w:t>
            </w:r>
          </w:p>
          <w:p w14:paraId="580FBD39" w14:textId="77777777" w:rsidR="00AB0193" w:rsidRPr="00155716" w:rsidRDefault="00526A29" w:rsidP="00FB454D">
            <w:pPr>
              <w:pStyle w:val="RegDocText"/>
              <w:spacing w:before="40" w:after="40"/>
              <w:rPr>
                <w:b/>
                <w:sz w:val="20"/>
              </w:rPr>
            </w:pPr>
            <w:r w:rsidRPr="003C3A1D">
              <w:rPr>
                <w:color w:val="000000"/>
                <w:sz w:val="20"/>
              </w:rPr>
              <w:t>If, in the opinion of the investigator and with the agreement of the Sponsor Clinical Director, dose re-escalation to the original dose level is in the best interest of a participant, the dose may be re-escalated after the participant is fully recovered.</w:t>
            </w:r>
          </w:p>
        </w:tc>
      </w:tr>
      <w:tr w:rsidR="00CA657C" w14:paraId="14166A2D" w14:textId="77777777" w:rsidTr="00017E02">
        <w:trPr>
          <w:trHeight w:val="312"/>
        </w:trPr>
        <w:tc>
          <w:tcPr>
            <w:tcW w:w="1496" w:type="pct"/>
          </w:tcPr>
          <w:p w14:paraId="6621D454" w14:textId="77777777" w:rsidR="00AB0193" w:rsidRPr="00155716" w:rsidRDefault="00526A29" w:rsidP="00FB454D">
            <w:pPr>
              <w:pStyle w:val="RegDocText"/>
              <w:spacing w:before="40" w:after="40"/>
              <w:rPr>
                <w:b/>
                <w:sz w:val="20"/>
              </w:rPr>
            </w:pPr>
            <w:r w:rsidRPr="00155716">
              <w:rPr>
                <w:b/>
                <w:sz w:val="20"/>
              </w:rPr>
              <w:t>Grade 4 (except Grade 4 nausea, vomiting, or diarrhea)</w:t>
            </w:r>
          </w:p>
        </w:tc>
        <w:tc>
          <w:tcPr>
            <w:tcW w:w="3504" w:type="pct"/>
          </w:tcPr>
          <w:p w14:paraId="3ADB8F54" w14:textId="77777777" w:rsidR="00AB0193" w:rsidRPr="00155716" w:rsidRDefault="00526A29" w:rsidP="00FB454D">
            <w:pPr>
              <w:pStyle w:val="RegDocText"/>
              <w:spacing w:before="40" w:after="40"/>
              <w:rPr>
                <w:b/>
                <w:sz w:val="20"/>
              </w:rPr>
            </w:pPr>
            <w:r w:rsidRPr="00155716">
              <w:rPr>
                <w:sz w:val="20"/>
              </w:rPr>
              <w:t>Permanently discontinue nemtabrutinib.</w:t>
            </w:r>
          </w:p>
        </w:tc>
      </w:tr>
      <w:tr w:rsidR="00CA657C" w14:paraId="3F847F3F" w14:textId="77777777" w:rsidTr="00017E02">
        <w:trPr>
          <w:trHeight w:val="535"/>
        </w:trPr>
        <w:tc>
          <w:tcPr>
            <w:tcW w:w="1496" w:type="pct"/>
          </w:tcPr>
          <w:p w14:paraId="3AF3FFF6" w14:textId="77777777" w:rsidR="00AB0193" w:rsidRDefault="00526A29" w:rsidP="00E108A9">
            <w:pPr>
              <w:pStyle w:val="Paragraph"/>
              <w:pageBreakBefore/>
              <w:spacing w:before="40" w:after="40"/>
              <w:rPr>
                <w:ins w:id="2863" w:author="Powell, Deana" w:date="2026-03-05T15:34:00Z" w16du:dateUtc="2026-03-05T20:34:00Z"/>
                <w:b/>
                <w:sz w:val="20"/>
              </w:rPr>
            </w:pPr>
            <w:r w:rsidRPr="00155716">
              <w:rPr>
                <w:b/>
                <w:sz w:val="20"/>
              </w:rPr>
              <w:lastRenderedPageBreak/>
              <w:t xml:space="preserve">Grade 3 or 4 nausea, vomiting, or diarrhea </w:t>
            </w:r>
          </w:p>
          <w:p w14:paraId="3DAF6260" w14:textId="77777777" w:rsidR="00673058" w:rsidRDefault="00673058" w:rsidP="00FB454D">
            <w:pPr>
              <w:pStyle w:val="Paragraph"/>
              <w:spacing w:before="40" w:after="40"/>
              <w:rPr>
                <w:ins w:id="2864" w:author="Powell, Deana" w:date="2026-03-05T15:34:00Z" w16du:dateUtc="2026-03-05T20:34:00Z"/>
                <w:b/>
              </w:rPr>
            </w:pPr>
          </w:p>
          <w:p w14:paraId="0C5DC6D5" w14:textId="77777777" w:rsidR="00673058" w:rsidRPr="00DC2FB7" w:rsidRDefault="00526A29" w:rsidP="00FB454D">
            <w:pPr>
              <w:pStyle w:val="Paragraph"/>
              <w:spacing w:before="40" w:after="40"/>
              <w:rPr>
                <w:sz w:val="20"/>
                <w:szCs w:val="20"/>
              </w:rPr>
            </w:pPr>
            <w:ins w:id="2865" w:author="Powell, Deana" w:date="2026-03-05T15:34:00Z" w16du:dateUtc="2026-03-05T20:34:00Z">
              <w:r w:rsidRPr="00DC2FB7">
                <w:rPr>
                  <w:b/>
                  <w:sz w:val="20"/>
                  <w:szCs w:val="20"/>
                </w:rPr>
                <w:t>Grade 3 controlled hypertension</w:t>
              </w:r>
            </w:ins>
          </w:p>
        </w:tc>
        <w:tc>
          <w:tcPr>
            <w:tcW w:w="3504" w:type="pct"/>
          </w:tcPr>
          <w:p w14:paraId="04A19793" w14:textId="77777777" w:rsidR="00AB0193" w:rsidRPr="00236871" w:rsidRDefault="00526A29" w:rsidP="00FB454D">
            <w:pPr>
              <w:pStyle w:val="RegDocText"/>
              <w:spacing w:before="40" w:after="40"/>
              <w:rPr>
                <w:sz w:val="20"/>
                <w:szCs w:val="20"/>
              </w:rPr>
            </w:pPr>
            <w:r w:rsidRPr="00236871">
              <w:rPr>
                <w:sz w:val="20"/>
                <w:szCs w:val="20"/>
              </w:rPr>
              <w:t xml:space="preserve">Withhold nemtabrutinib until recovery to Grade 1 or baseline. </w:t>
            </w:r>
          </w:p>
          <w:p w14:paraId="46408CBD" w14:textId="77777777" w:rsidR="00AB0193" w:rsidRPr="00236871" w:rsidRDefault="00526A29" w:rsidP="00FB454D">
            <w:pPr>
              <w:pStyle w:val="ListParagraph"/>
              <w:numPr>
                <w:ilvl w:val="0"/>
                <w:numId w:val="17"/>
              </w:numPr>
              <w:tabs>
                <w:tab w:val="left" w:pos="-2536"/>
                <w:tab w:val="left" w:pos="-1816"/>
                <w:tab w:val="left" w:pos="-1096"/>
                <w:tab w:val="left" w:pos="-376"/>
                <w:tab w:val="left" w:pos="1064"/>
                <w:tab w:val="left" w:pos="1784"/>
                <w:tab w:val="left" w:pos="2504"/>
                <w:tab w:val="left" w:pos="3224"/>
                <w:tab w:val="left" w:pos="3944"/>
                <w:tab w:val="left" w:pos="4664"/>
                <w:tab w:val="left" w:pos="5384"/>
                <w:tab w:val="left" w:pos="6104"/>
                <w:tab w:val="left" w:pos="6824"/>
              </w:tabs>
              <w:spacing w:before="40" w:after="40"/>
              <w:ind w:left="199" w:hanging="218"/>
              <w:rPr>
                <w:sz w:val="20"/>
                <w:szCs w:val="20"/>
              </w:rPr>
            </w:pPr>
            <w:r w:rsidRPr="00236871">
              <w:rPr>
                <w:sz w:val="20"/>
                <w:szCs w:val="20"/>
              </w:rPr>
              <w:t xml:space="preserve">If recovery occurs within 24 hours, restart nemtabrutinib at the current dose. </w:t>
            </w:r>
          </w:p>
          <w:p w14:paraId="3563FA30" w14:textId="06B54AD1" w:rsidR="003E4778" w:rsidRPr="00236871" w:rsidRDefault="00526A29" w:rsidP="00FB454D">
            <w:pPr>
              <w:pStyle w:val="ListParagraph"/>
              <w:numPr>
                <w:ilvl w:val="0"/>
                <w:numId w:val="17"/>
              </w:numPr>
              <w:tabs>
                <w:tab w:val="left" w:pos="1064"/>
                <w:tab w:val="left" w:pos="1784"/>
                <w:tab w:val="left" w:pos="2504"/>
                <w:tab w:val="left" w:pos="3224"/>
                <w:tab w:val="left" w:pos="3944"/>
                <w:tab w:val="left" w:pos="4664"/>
                <w:tab w:val="left" w:pos="5384"/>
                <w:tab w:val="left" w:pos="6104"/>
                <w:tab w:val="left" w:pos="6824"/>
              </w:tabs>
              <w:spacing w:before="40" w:after="40"/>
              <w:ind w:left="199" w:hanging="218"/>
              <w:rPr>
                <w:sz w:val="20"/>
                <w:szCs w:val="20"/>
              </w:rPr>
            </w:pPr>
            <w:r w:rsidRPr="00236871">
              <w:rPr>
                <w:sz w:val="20"/>
                <w:szCs w:val="20"/>
              </w:rPr>
              <w:t xml:space="preserve">If recovery occurs after 24 hours and within 21 days, restart nemtabrutinib at </w:t>
            </w:r>
            <w:del w:id="2866" w:author="Powell, Deana" w:date="2026-03-05T15:34:00Z" w16du:dateUtc="2026-03-05T20:34:00Z">
              <w:r w:rsidR="00895D30" w:rsidRPr="003C41E9">
                <w:rPr>
                  <w:sz w:val="20"/>
                </w:rPr>
                <w:delText xml:space="preserve">a reduced dose </w:delText>
              </w:r>
              <w:r w:rsidR="00895D30" w:rsidRPr="00D234BF">
                <w:rPr>
                  <w:sz w:val="20"/>
                  <w:szCs w:val="20"/>
                </w:rPr>
                <w:delText>(</w:delText>
              </w:r>
              <w:r w:rsidR="00895D30" w:rsidRPr="00631ABF">
                <w:rPr>
                  <w:sz w:val="20"/>
                  <w:szCs w:val="20"/>
                </w:rPr>
                <w:delText xml:space="preserve">see </w:delText>
              </w:r>
              <w:r w:rsidR="00B55DCA" w:rsidRPr="00B55DCA">
                <w:rPr>
                  <w:sz w:val="20"/>
                  <w:szCs w:val="20"/>
                </w:rPr>
                <w:delText>Table 10</w:delText>
              </w:r>
              <w:r w:rsidR="00895D30" w:rsidRPr="00631ABF">
                <w:rPr>
                  <w:sz w:val="20"/>
                  <w:szCs w:val="20"/>
                </w:rPr>
                <w:delText xml:space="preserve"> </w:delText>
              </w:r>
              <w:r w:rsidR="00895D30" w:rsidRPr="005B5481">
                <w:rPr>
                  <w:sz w:val="20"/>
                  <w:szCs w:val="20"/>
                </w:rPr>
                <w:delText xml:space="preserve">and </w:delText>
              </w:r>
              <w:r w:rsidR="00B55DCA" w:rsidRPr="00B55DCA">
                <w:rPr>
                  <w:sz w:val="20"/>
                  <w:szCs w:val="20"/>
                </w:rPr>
                <w:delText>Table 11</w:delText>
              </w:r>
              <w:r w:rsidR="00895D30" w:rsidRPr="005B5481">
                <w:rPr>
                  <w:sz w:val="20"/>
                  <w:szCs w:val="20"/>
                </w:rPr>
                <w:delText>).</w:delText>
              </w:r>
            </w:del>
            <w:ins w:id="2867" w:author="Powell, Deana" w:date="2026-03-05T15:34:00Z" w16du:dateUtc="2026-03-05T20:34:00Z">
              <w:r w:rsidRPr="00236871">
                <w:rPr>
                  <w:sz w:val="20"/>
                  <w:szCs w:val="20"/>
                </w:rPr>
                <w:t>the same dose and schedule, unless a dose reduction is necessary in the opinion of the investigator.</w:t>
              </w:r>
            </w:ins>
            <w:r w:rsidRPr="00236871">
              <w:rPr>
                <w:sz w:val="20"/>
                <w:szCs w:val="20"/>
              </w:rPr>
              <w:t xml:space="preserve"> </w:t>
            </w:r>
          </w:p>
          <w:p w14:paraId="5781E0DF" w14:textId="7403F21D" w:rsidR="00F5700D" w:rsidRPr="00236871" w:rsidRDefault="00895D30" w:rsidP="00FB454D">
            <w:pPr>
              <w:pStyle w:val="ListParagraph"/>
              <w:numPr>
                <w:ilvl w:val="0"/>
                <w:numId w:val="17"/>
              </w:numPr>
              <w:tabs>
                <w:tab w:val="left" w:pos="1064"/>
                <w:tab w:val="left" w:pos="1784"/>
                <w:tab w:val="left" w:pos="2504"/>
                <w:tab w:val="left" w:pos="3224"/>
                <w:tab w:val="left" w:pos="3944"/>
                <w:tab w:val="left" w:pos="4664"/>
                <w:tab w:val="left" w:pos="5384"/>
                <w:tab w:val="left" w:pos="6104"/>
                <w:tab w:val="left" w:pos="6824"/>
              </w:tabs>
              <w:spacing w:before="40" w:after="40"/>
              <w:ind w:left="199" w:hanging="218"/>
              <w:rPr>
                <w:ins w:id="2868" w:author="Powell, Deana" w:date="2026-03-05T15:34:00Z" w16du:dateUtc="2026-03-05T20:34:00Z"/>
                <w:sz w:val="20"/>
                <w:szCs w:val="20"/>
              </w:rPr>
            </w:pPr>
            <w:del w:id="2869" w:author="Powell, Deana" w:date="2026-03-05T15:34:00Z" w16du:dateUtc="2026-03-05T20:34:00Z">
              <w:r w:rsidRPr="003C41E9">
                <w:rPr>
                  <w:sz w:val="20"/>
                </w:rPr>
                <w:delText>If recovery occurs after more than 21 days on drug hold</w:delText>
              </w:r>
            </w:del>
            <w:ins w:id="2870" w:author="Powell, Deana" w:date="2026-03-05T15:34:00Z" w16du:dateUtc="2026-03-05T20:34:00Z">
              <w:r w:rsidR="00526A29" w:rsidRPr="00236871">
                <w:rPr>
                  <w:sz w:val="20"/>
                  <w:szCs w:val="20"/>
                </w:rPr>
                <w:t>If recovery occurs within 21 days on drug hold, and the participant was at Dose Level -1 when the same AE occurred, resume nemtabrutinib if it is in the best interest of the participant after Sponsor consultation.</w:t>
              </w:r>
            </w:ins>
          </w:p>
          <w:p w14:paraId="2C9CB842" w14:textId="22505E5E" w:rsidR="00536DA4" w:rsidRPr="00236871" w:rsidRDefault="00526A29" w:rsidP="00236871">
            <w:pPr>
              <w:pStyle w:val="ListParagraph"/>
              <w:numPr>
                <w:ilvl w:val="0"/>
                <w:numId w:val="17"/>
              </w:numPr>
              <w:tabs>
                <w:tab w:val="left" w:pos="1064"/>
                <w:tab w:val="left" w:pos="1784"/>
                <w:tab w:val="left" w:pos="2504"/>
                <w:tab w:val="left" w:pos="3224"/>
                <w:tab w:val="left" w:pos="3944"/>
                <w:tab w:val="left" w:pos="4664"/>
                <w:tab w:val="left" w:pos="5384"/>
                <w:tab w:val="left" w:pos="6104"/>
                <w:tab w:val="left" w:pos="6824"/>
              </w:tabs>
              <w:spacing w:before="40" w:after="40"/>
              <w:ind w:left="199" w:hanging="218"/>
              <w:rPr>
                <w:ins w:id="2871" w:author="Powell, Deana" w:date="2026-03-05T15:34:00Z" w16du:dateUtc="2026-03-05T20:34:00Z"/>
                <w:sz w:val="20"/>
                <w:szCs w:val="20"/>
              </w:rPr>
            </w:pPr>
            <w:ins w:id="2872" w:author="Powell, Deana" w:date="2026-03-05T15:34:00Z" w16du:dateUtc="2026-03-05T20:34:00Z">
              <w:r w:rsidRPr="00236871">
                <w:rPr>
                  <w:sz w:val="20"/>
                  <w:szCs w:val="20"/>
                </w:rPr>
                <w:t xml:space="preserve">If </w:t>
              </w:r>
              <w:r w:rsidR="00F543F0" w:rsidRPr="00236871">
                <w:rPr>
                  <w:rFonts w:eastAsia="TimesNewRoman"/>
                  <w:sz w:val="20"/>
                  <w:szCs w:val="20"/>
                </w:rPr>
                <w:t xml:space="preserve">recovery occurs after more than 21 days on drug hold, and the participant was at Dose Level 1 when the AE occurred, nemtabrutinib may be restarted with a dose reduction of Dose Level -1 </w:t>
              </w:r>
              <w:r w:rsidR="007430D7" w:rsidRPr="00236871">
                <w:rPr>
                  <w:sz w:val="20"/>
                  <w:szCs w:val="20"/>
                </w:rPr>
                <w:t xml:space="preserve">(see </w:t>
              </w:r>
              <w:r w:rsidR="00B16DC4" w:rsidRPr="00B16DC4">
                <w:rPr>
                  <w:sz w:val="20"/>
                  <w:szCs w:val="20"/>
                </w:rPr>
                <w:t>Table 10</w:t>
              </w:r>
              <w:r w:rsidR="007430D7" w:rsidRPr="00236871">
                <w:rPr>
                  <w:sz w:val="20"/>
                  <w:szCs w:val="20"/>
                </w:rPr>
                <w:t xml:space="preserve"> and </w:t>
              </w:r>
              <w:r w:rsidR="00B16DC4" w:rsidRPr="00B16DC4">
                <w:rPr>
                  <w:sz w:val="20"/>
                  <w:szCs w:val="20"/>
                </w:rPr>
                <w:t>Table 11</w:t>
              </w:r>
              <w:r w:rsidR="007430D7" w:rsidRPr="00236871">
                <w:rPr>
                  <w:sz w:val="20"/>
                  <w:szCs w:val="20"/>
                </w:rPr>
                <w:t>)</w:t>
              </w:r>
              <w:r w:rsidRPr="00236871">
                <w:rPr>
                  <w:rFonts w:eastAsia="TimesNewRoman"/>
                  <w:sz w:val="20"/>
                  <w:szCs w:val="20"/>
                </w:rPr>
                <w:t xml:space="preserve"> if it is in the best interest of the participant, after Sponsor consultation.</w:t>
              </w:r>
            </w:ins>
          </w:p>
          <w:p w14:paraId="13558F60" w14:textId="7060FC83" w:rsidR="00AB0193" w:rsidRPr="00236871" w:rsidRDefault="00526A29" w:rsidP="00236871">
            <w:pPr>
              <w:pStyle w:val="ListParagraph"/>
              <w:numPr>
                <w:ilvl w:val="0"/>
                <w:numId w:val="17"/>
              </w:numPr>
              <w:tabs>
                <w:tab w:val="left" w:pos="-2536"/>
                <w:tab w:val="left" w:pos="-1816"/>
                <w:tab w:val="left" w:pos="-1096"/>
                <w:tab w:val="left" w:pos="-376"/>
                <w:tab w:val="left" w:pos="1064"/>
                <w:tab w:val="left" w:pos="1784"/>
                <w:tab w:val="left" w:pos="2504"/>
                <w:tab w:val="left" w:pos="3224"/>
                <w:tab w:val="left" w:pos="3944"/>
                <w:tab w:val="left" w:pos="4664"/>
                <w:tab w:val="left" w:pos="5384"/>
                <w:tab w:val="left" w:pos="6104"/>
                <w:tab w:val="left" w:pos="6824"/>
              </w:tabs>
              <w:spacing w:before="40" w:after="40"/>
              <w:ind w:left="199" w:hanging="218"/>
              <w:rPr>
                <w:sz w:val="20"/>
                <w:szCs w:val="20"/>
              </w:rPr>
            </w:pPr>
            <w:ins w:id="2873" w:author="Powell, Deana" w:date="2026-03-05T15:34:00Z" w16du:dateUtc="2026-03-05T20:34:00Z">
              <w:r w:rsidRPr="00236871">
                <w:rPr>
                  <w:sz w:val="20"/>
                  <w:szCs w:val="20"/>
                </w:rPr>
                <w:t xml:space="preserve">If recovery occurs after more than 21 days on drug hold, and the participant was at Dose Level -1 (see </w:t>
              </w:r>
              <w:r w:rsidR="00B16DC4" w:rsidRPr="00B16DC4">
                <w:rPr>
                  <w:sz w:val="20"/>
                  <w:szCs w:val="20"/>
                </w:rPr>
                <w:t>Table 10</w:t>
              </w:r>
              <w:r w:rsidRPr="00236871">
                <w:rPr>
                  <w:sz w:val="20"/>
                  <w:szCs w:val="20"/>
                </w:rPr>
                <w:t xml:space="preserve"> and </w:t>
              </w:r>
              <w:r w:rsidR="00B16DC4" w:rsidRPr="00B16DC4">
                <w:rPr>
                  <w:sz w:val="20"/>
                  <w:szCs w:val="20"/>
                </w:rPr>
                <w:t>Table 11</w:t>
              </w:r>
              <w:r w:rsidR="0042179D" w:rsidRPr="00236871">
                <w:rPr>
                  <w:sz w:val="20"/>
                  <w:szCs w:val="20"/>
                </w:rPr>
                <w:t>) when the same AE occurred</w:t>
              </w:r>
            </w:ins>
            <w:r w:rsidR="0042179D" w:rsidRPr="00236871">
              <w:rPr>
                <w:sz w:val="20"/>
                <w:szCs w:val="20"/>
              </w:rPr>
              <w:t>, permanently discontinue nemtabrutinib.</w:t>
            </w:r>
          </w:p>
          <w:p w14:paraId="546A0FB8" w14:textId="77777777" w:rsidR="00AB0193" w:rsidRPr="00236871" w:rsidRDefault="00526A29" w:rsidP="00FB454D">
            <w:pPr>
              <w:pStyle w:val="Paragraph"/>
              <w:spacing w:before="40" w:after="40"/>
              <w:rPr>
                <w:sz w:val="20"/>
                <w:szCs w:val="20"/>
              </w:rPr>
            </w:pPr>
            <w:r w:rsidRPr="00236871">
              <w:rPr>
                <w:sz w:val="20"/>
                <w:szCs w:val="20"/>
              </w:rPr>
              <w:t>For any occurrence of nausea and vomiting, may use prophylactic antiemetics.</w:t>
            </w:r>
          </w:p>
          <w:p w14:paraId="03E9E861" w14:textId="77777777" w:rsidR="00AB0193" w:rsidRPr="00236871" w:rsidRDefault="00526A29" w:rsidP="00FB454D">
            <w:pPr>
              <w:pStyle w:val="Paragraph"/>
              <w:spacing w:before="40" w:after="40"/>
              <w:rPr>
                <w:b/>
                <w:spacing w:val="-2"/>
                <w:sz w:val="20"/>
                <w:szCs w:val="20"/>
              </w:rPr>
            </w:pPr>
            <w:r w:rsidRPr="00236871">
              <w:rPr>
                <w:sz w:val="20"/>
                <w:szCs w:val="20"/>
              </w:rPr>
              <w:t>If, in the opinion of the investigator and with the agreement of the Sponsor Clinical Director, dose re-escalation to the original dose level is in the best interest of a participant, the dose may be re-escalated after the participant is fully recovered.</w:t>
            </w:r>
          </w:p>
        </w:tc>
      </w:tr>
    </w:tbl>
    <w:p w14:paraId="23BC10DF" w14:textId="77777777" w:rsidR="00E40DC9" w:rsidRDefault="00E40DC9" w:rsidP="00E40DC9">
      <w:pPr>
        <w:pStyle w:val="ListEnd"/>
      </w:pPr>
      <w:bookmarkStart w:id="2874" w:name="_Ref35857231"/>
      <w:bookmarkStart w:id="2875" w:name="_Ref130891523"/>
    </w:p>
    <w:p w14:paraId="59125B98" w14:textId="2762F19D" w:rsidR="0074605C" w:rsidRDefault="00526A29">
      <w:pPr>
        <w:pStyle w:val="Caption"/>
        <w:spacing w:before="240"/>
      </w:pPr>
      <w:bookmarkStart w:id="2876" w:name="_Ref211933707"/>
      <w:bookmarkStart w:id="2877" w:name="_Toc212022251"/>
      <w:bookmarkStart w:id="2878" w:name="_Ref140049853"/>
      <w:bookmarkStart w:id="2879" w:name="_Toc140132620"/>
      <w:r>
        <w:t>Table </w:t>
      </w:r>
      <w:r w:rsidR="00B16DC4">
        <w:rPr>
          <w:noProof/>
        </w:rPr>
        <w:t>13</w:t>
      </w:r>
      <w:bookmarkEnd w:id="2874"/>
      <w:bookmarkEnd w:id="2875"/>
      <w:bookmarkEnd w:id="2876"/>
      <w:bookmarkEnd w:id="2878"/>
      <w:r>
        <w:tab/>
        <w:t>Dose Delays/Reductions for Nemtabrutinib-related Hematological Toxicity for Participants with CLL</w:t>
      </w:r>
      <w:bookmarkEnd w:id="2877"/>
      <w:bookmarkEnd w:id="2879"/>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43" w:type="dxa"/>
          <w:left w:w="101" w:type="dxa"/>
          <w:bottom w:w="43" w:type="dxa"/>
          <w:right w:w="101" w:type="dxa"/>
        </w:tblCellMar>
        <w:tblLook w:val="01E0" w:firstRow="1" w:lastRow="1" w:firstColumn="1" w:lastColumn="1" w:noHBand="0" w:noVBand="0"/>
      </w:tblPr>
      <w:tblGrid>
        <w:gridCol w:w="2690"/>
        <w:gridCol w:w="6300"/>
      </w:tblGrid>
      <w:tr w:rsidR="00CA657C" w14:paraId="036CDF2B" w14:textId="77777777" w:rsidTr="00017E02">
        <w:trPr>
          <w:trHeight w:val="90"/>
          <w:tblHeader/>
        </w:trPr>
        <w:tc>
          <w:tcPr>
            <w:tcW w:w="1496" w:type="pct"/>
          </w:tcPr>
          <w:p w14:paraId="3050A98A" w14:textId="77777777" w:rsidR="00AB0193" w:rsidRPr="00A90E29" w:rsidRDefault="00526A29" w:rsidP="004016E5">
            <w:pPr>
              <w:pStyle w:val="RegDocText"/>
              <w:spacing w:before="40" w:after="40"/>
              <w:jc w:val="center"/>
              <w:rPr>
                <w:b/>
                <w:sz w:val="20"/>
                <w:szCs w:val="20"/>
              </w:rPr>
            </w:pPr>
            <w:r>
              <w:rPr>
                <w:b/>
                <w:sz w:val="20"/>
                <w:szCs w:val="20"/>
              </w:rPr>
              <w:t>Event</w:t>
            </w:r>
            <w:r w:rsidRPr="00FA1364">
              <w:rPr>
                <w:b/>
                <w:sz w:val="28"/>
                <w:szCs w:val="28"/>
                <w:vertAlign w:val="superscript"/>
              </w:rPr>
              <w:t>a,b</w:t>
            </w:r>
          </w:p>
        </w:tc>
        <w:tc>
          <w:tcPr>
            <w:tcW w:w="3504" w:type="pct"/>
            <w:vAlign w:val="center"/>
          </w:tcPr>
          <w:p w14:paraId="2184EC60" w14:textId="77777777" w:rsidR="00AB0193" w:rsidRPr="00A90E29" w:rsidRDefault="00526A29" w:rsidP="004016E5">
            <w:pPr>
              <w:pStyle w:val="RegDocText"/>
              <w:spacing w:before="40" w:after="40"/>
              <w:jc w:val="center"/>
              <w:rPr>
                <w:b/>
                <w:sz w:val="20"/>
                <w:szCs w:val="20"/>
              </w:rPr>
            </w:pPr>
            <w:r w:rsidRPr="00A90E29">
              <w:rPr>
                <w:b/>
                <w:sz w:val="20"/>
                <w:szCs w:val="20"/>
              </w:rPr>
              <w:t>Action</w:t>
            </w:r>
          </w:p>
        </w:tc>
      </w:tr>
      <w:tr w:rsidR="00CA657C" w14:paraId="626C09E1" w14:textId="77777777" w:rsidTr="00017E02">
        <w:trPr>
          <w:trHeight w:val="222"/>
        </w:trPr>
        <w:tc>
          <w:tcPr>
            <w:tcW w:w="1496" w:type="pct"/>
          </w:tcPr>
          <w:p w14:paraId="02BA2242" w14:textId="77777777" w:rsidR="00AB0193" w:rsidRPr="00E21D46" w:rsidRDefault="00526A29" w:rsidP="004016E5">
            <w:pPr>
              <w:pStyle w:val="TableCellLeft"/>
              <w:keepNext w:val="0"/>
              <w:keepLines w:val="0"/>
              <w:spacing w:before="40" w:after="40" w:line="240" w:lineRule="auto"/>
              <w:ind w:left="0" w:right="0"/>
              <w:rPr>
                <w:szCs w:val="20"/>
                <w:u w:val="single"/>
              </w:rPr>
            </w:pPr>
            <w:r w:rsidRPr="00E21D46">
              <w:rPr>
                <w:szCs w:val="20"/>
                <w:u w:val="single"/>
              </w:rPr>
              <w:t>Grade ≤2</w:t>
            </w:r>
          </w:p>
          <w:p w14:paraId="39C0E2D8" w14:textId="77777777" w:rsidR="00AB0193" w:rsidRPr="00E21D46" w:rsidRDefault="00526A29" w:rsidP="004016E5">
            <w:pPr>
              <w:pStyle w:val="TableCellLeft"/>
              <w:keepNext w:val="0"/>
              <w:keepLines w:val="0"/>
              <w:spacing w:before="40" w:after="40" w:line="240" w:lineRule="auto"/>
              <w:ind w:left="0" w:right="0"/>
              <w:rPr>
                <w:szCs w:val="20"/>
              </w:rPr>
            </w:pPr>
            <w:r w:rsidRPr="00E21D46">
              <w:rPr>
                <w:szCs w:val="20"/>
              </w:rPr>
              <w:t>Anemia (Hb &lt;50% decrease from baseline) and ≥6g/dL</w:t>
            </w:r>
          </w:p>
          <w:p w14:paraId="37CB3A09" w14:textId="77777777" w:rsidR="00AB0193" w:rsidRPr="00E21D46" w:rsidRDefault="00AB0193" w:rsidP="004016E5">
            <w:pPr>
              <w:pStyle w:val="TableCellLeft"/>
              <w:keepNext w:val="0"/>
              <w:keepLines w:val="0"/>
              <w:spacing w:before="40" w:after="40" w:line="240" w:lineRule="auto"/>
              <w:ind w:left="0" w:right="0"/>
              <w:rPr>
                <w:szCs w:val="20"/>
              </w:rPr>
            </w:pPr>
          </w:p>
          <w:p w14:paraId="0A7E3347" w14:textId="77777777" w:rsidR="00AB0193" w:rsidRPr="00E21D46" w:rsidRDefault="00526A29" w:rsidP="004016E5">
            <w:pPr>
              <w:pStyle w:val="TableCellLeft"/>
              <w:keepNext w:val="0"/>
              <w:keepLines w:val="0"/>
              <w:spacing w:before="40" w:after="40" w:line="240" w:lineRule="auto"/>
              <w:ind w:left="0" w:right="0"/>
              <w:rPr>
                <w:szCs w:val="20"/>
              </w:rPr>
            </w:pPr>
            <w:r w:rsidRPr="00E21D46">
              <w:rPr>
                <w:szCs w:val="20"/>
              </w:rPr>
              <w:t>Thrombocytopenia (platelet &lt;50% decrease from baseline) and ≥25</w:t>
            </w:r>
            <w:r w:rsidRPr="00E21D46">
              <w:rPr>
                <w:spacing w:val="-5"/>
                <w:szCs w:val="20"/>
              </w:rPr>
              <w:t xml:space="preserve"> x 10</w:t>
            </w:r>
            <w:r w:rsidRPr="00E21D46">
              <w:rPr>
                <w:spacing w:val="-5"/>
                <w:szCs w:val="20"/>
                <w:vertAlign w:val="superscript"/>
              </w:rPr>
              <w:t>9</w:t>
            </w:r>
            <w:r w:rsidRPr="00E21D46">
              <w:rPr>
                <w:spacing w:val="-5"/>
                <w:szCs w:val="20"/>
              </w:rPr>
              <w:t>/L</w:t>
            </w:r>
          </w:p>
        </w:tc>
        <w:tc>
          <w:tcPr>
            <w:tcW w:w="3504" w:type="pct"/>
          </w:tcPr>
          <w:p w14:paraId="2681F3A0" w14:textId="77777777" w:rsidR="00AB0193" w:rsidRPr="00430F4E" w:rsidRDefault="00526A29" w:rsidP="004016E5">
            <w:pPr>
              <w:pStyle w:val="TableCellLeft"/>
              <w:keepNext w:val="0"/>
              <w:keepLines w:val="0"/>
              <w:spacing w:before="40" w:after="40" w:line="240" w:lineRule="auto"/>
              <w:ind w:left="40" w:right="142"/>
              <w:rPr>
                <w:b/>
                <w:szCs w:val="20"/>
              </w:rPr>
            </w:pPr>
            <w:r>
              <w:rPr>
                <w:szCs w:val="20"/>
              </w:rPr>
              <w:t>Continue current dose level; however, at the discretion of the investigator, dose interruption/modification may be implemented.</w:t>
            </w:r>
          </w:p>
        </w:tc>
      </w:tr>
      <w:tr w:rsidR="00CA657C" w14:paraId="285A5770" w14:textId="77777777" w:rsidTr="00017E02">
        <w:trPr>
          <w:trHeight w:val="295"/>
        </w:trPr>
        <w:tc>
          <w:tcPr>
            <w:tcW w:w="1496" w:type="pct"/>
          </w:tcPr>
          <w:p w14:paraId="65C3E4E3" w14:textId="77777777" w:rsidR="00AB0193" w:rsidRPr="00E21D46" w:rsidRDefault="00526A29" w:rsidP="00FB454D">
            <w:pPr>
              <w:pStyle w:val="TableCellLeft"/>
              <w:keepLines w:val="0"/>
              <w:spacing w:before="40" w:after="40" w:line="240" w:lineRule="auto"/>
              <w:ind w:left="0" w:right="0"/>
              <w:rPr>
                <w:szCs w:val="20"/>
                <w:u w:val="single"/>
              </w:rPr>
            </w:pPr>
            <w:r w:rsidRPr="00E21D46">
              <w:rPr>
                <w:szCs w:val="20"/>
                <w:u w:val="single"/>
              </w:rPr>
              <w:lastRenderedPageBreak/>
              <w:t>Grade 3</w:t>
            </w:r>
          </w:p>
          <w:p w14:paraId="2730C4BD" w14:textId="77777777" w:rsidR="00AB0193" w:rsidRDefault="00526A29" w:rsidP="00FB454D">
            <w:pPr>
              <w:pStyle w:val="TableCellLeft"/>
              <w:keepLines w:val="0"/>
              <w:spacing w:before="40" w:after="40" w:line="240" w:lineRule="auto"/>
              <w:ind w:left="0" w:right="0"/>
              <w:rPr>
                <w:szCs w:val="20"/>
              </w:rPr>
            </w:pPr>
            <w:r w:rsidRPr="00E21D46">
              <w:rPr>
                <w:szCs w:val="20"/>
              </w:rPr>
              <w:t>Anemia (Hb 50% to 74% decrease from baseline) and &lt;6 g/dL)</w:t>
            </w:r>
          </w:p>
          <w:p w14:paraId="14F84C32" w14:textId="77777777" w:rsidR="00AB0193" w:rsidRPr="00E21D46" w:rsidRDefault="00AB0193" w:rsidP="00FB454D">
            <w:pPr>
              <w:pStyle w:val="TableCellLeft"/>
              <w:keepLines w:val="0"/>
              <w:spacing w:before="40" w:after="40" w:line="240" w:lineRule="auto"/>
              <w:ind w:left="0" w:right="0"/>
              <w:rPr>
                <w:szCs w:val="20"/>
              </w:rPr>
            </w:pPr>
          </w:p>
          <w:p w14:paraId="148FE339" w14:textId="77777777" w:rsidR="00AB0193" w:rsidRPr="00E21D46" w:rsidRDefault="00526A29" w:rsidP="00FB454D">
            <w:pPr>
              <w:pStyle w:val="TableCellLeft"/>
              <w:keepLines w:val="0"/>
              <w:spacing w:before="40" w:after="40" w:line="240" w:lineRule="auto"/>
              <w:ind w:left="0" w:right="0"/>
              <w:rPr>
                <w:szCs w:val="20"/>
              </w:rPr>
            </w:pPr>
            <w:r w:rsidRPr="00E21D46">
              <w:rPr>
                <w:szCs w:val="20"/>
              </w:rPr>
              <w:t>Thrombocytopenia (platelet 50% to 74% decrease from baseline) and &lt;25 x 10</w:t>
            </w:r>
            <w:r w:rsidRPr="00E21D46">
              <w:rPr>
                <w:szCs w:val="20"/>
                <w:vertAlign w:val="superscript"/>
              </w:rPr>
              <w:t>9</w:t>
            </w:r>
            <w:r w:rsidRPr="00E21D46">
              <w:rPr>
                <w:szCs w:val="20"/>
              </w:rPr>
              <w:t>/L)</w:t>
            </w:r>
          </w:p>
        </w:tc>
        <w:tc>
          <w:tcPr>
            <w:tcW w:w="3504" w:type="pct"/>
          </w:tcPr>
          <w:p w14:paraId="6F0CB900" w14:textId="77777777" w:rsidR="00AB0193" w:rsidRPr="00E21D46" w:rsidRDefault="00526A29" w:rsidP="00FB454D">
            <w:pPr>
              <w:keepNext/>
              <w:spacing w:before="40" w:after="40"/>
              <w:ind w:left="40" w:right="144"/>
              <w:textAlignment w:val="baseline"/>
              <w:rPr>
                <w:spacing w:val="-2"/>
                <w:sz w:val="20"/>
                <w:szCs w:val="20"/>
                <w:u w:val="single"/>
              </w:rPr>
            </w:pPr>
            <w:r w:rsidRPr="00E21D46">
              <w:rPr>
                <w:spacing w:val="-2"/>
                <w:sz w:val="20"/>
                <w:szCs w:val="20"/>
                <w:u w:val="single"/>
              </w:rPr>
              <w:t>First occurrence:</w:t>
            </w:r>
          </w:p>
          <w:p w14:paraId="56223726" w14:textId="77777777" w:rsidR="00AB0193" w:rsidRPr="00430F4E" w:rsidRDefault="00526A29" w:rsidP="00FB454D">
            <w:pPr>
              <w:pStyle w:val="TableCellLeft"/>
              <w:keepLines w:val="0"/>
              <w:spacing w:before="40" w:after="40" w:line="240" w:lineRule="auto"/>
              <w:ind w:left="40"/>
              <w:rPr>
                <w:szCs w:val="20"/>
              </w:rPr>
            </w:pPr>
            <w:r w:rsidRPr="00430F4E">
              <w:rPr>
                <w:szCs w:val="20"/>
              </w:rPr>
              <w:t>Withhold nemtabrutinib and monitor hematology and/or chemistry at least once a week until relevant laboratory value(s) recover to the values outlined below:</w:t>
            </w:r>
          </w:p>
          <w:p w14:paraId="79AA9A46" w14:textId="77777777" w:rsidR="00AB0193" w:rsidRPr="00E30F22" w:rsidRDefault="00526A29" w:rsidP="00FB454D">
            <w:pPr>
              <w:pStyle w:val="ListParagraph"/>
              <w:keepNext/>
              <w:numPr>
                <w:ilvl w:val="0"/>
                <w:numId w:val="18"/>
              </w:numPr>
              <w:spacing w:before="40" w:after="40"/>
              <w:ind w:left="324" w:hanging="284"/>
              <w:textAlignment w:val="baseline"/>
              <w:rPr>
                <w:spacing w:val="-3"/>
                <w:sz w:val="20"/>
                <w:szCs w:val="20"/>
              </w:rPr>
            </w:pPr>
            <w:r w:rsidRPr="00E30F22">
              <w:rPr>
                <w:spacing w:val="-3"/>
                <w:sz w:val="20"/>
                <w:szCs w:val="20"/>
              </w:rPr>
              <w:t>If the relevant laboratory value recovers within 7 days to Grade 1 or baseline (if cytopenia present at the start of study) or ≥8 g/dL for Hb, ≥50 x 10</w:t>
            </w:r>
            <w:r w:rsidRPr="00E30F22">
              <w:rPr>
                <w:spacing w:val="-3"/>
                <w:sz w:val="20"/>
                <w:szCs w:val="20"/>
                <w:vertAlign w:val="superscript"/>
              </w:rPr>
              <w:t>9</w:t>
            </w:r>
            <w:r w:rsidRPr="00E30F22">
              <w:rPr>
                <w:spacing w:val="-3"/>
                <w:sz w:val="20"/>
                <w:szCs w:val="20"/>
              </w:rPr>
              <w:t xml:space="preserve">/L for platelets (if no cytopenia present at the start of study), resume </w:t>
            </w:r>
            <w:r w:rsidRPr="00E30F22">
              <w:rPr>
                <w:sz w:val="20"/>
                <w:szCs w:val="20"/>
              </w:rPr>
              <w:t xml:space="preserve">nemtabrutinib </w:t>
            </w:r>
            <w:r w:rsidRPr="00E30F22">
              <w:rPr>
                <w:spacing w:val="-3"/>
                <w:sz w:val="20"/>
                <w:szCs w:val="20"/>
              </w:rPr>
              <w:t>treatment at the same dose.</w:t>
            </w:r>
          </w:p>
          <w:p w14:paraId="20ED57BB" w14:textId="231657C3" w:rsidR="00AB0193" w:rsidRPr="00236871" w:rsidRDefault="00526A29" w:rsidP="00236871">
            <w:pPr>
              <w:pStyle w:val="ListParagraph"/>
              <w:keepNext/>
              <w:numPr>
                <w:ilvl w:val="0"/>
                <w:numId w:val="18"/>
              </w:numPr>
              <w:spacing w:before="40" w:after="40"/>
              <w:ind w:left="324" w:hanging="284"/>
              <w:textAlignment w:val="baseline"/>
              <w:rPr>
                <w:sz w:val="20"/>
                <w:szCs w:val="20"/>
              </w:rPr>
            </w:pPr>
            <w:r w:rsidRPr="00236871">
              <w:rPr>
                <w:sz w:val="20"/>
                <w:szCs w:val="20"/>
              </w:rPr>
              <w:t xml:space="preserve">If the relevant laboratory value takes more than 7 days but within 21 days to recover with or without therapy to the level described above, restart nemtabrutinib administration at the reduced dose (see </w:t>
            </w:r>
            <w:r w:rsidR="00B16DC4" w:rsidRPr="00B16DC4">
              <w:rPr>
                <w:sz w:val="20"/>
                <w:szCs w:val="20"/>
              </w:rPr>
              <w:t>Table 10</w:t>
            </w:r>
            <w:r w:rsidRPr="00236871">
              <w:rPr>
                <w:sz w:val="20"/>
                <w:szCs w:val="20"/>
              </w:rPr>
              <w:t xml:space="preserve"> and </w:t>
            </w:r>
            <w:r w:rsidR="00B16DC4" w:rsidRPr="00B16DC4">
              <w:rPr>
                <w:sz w:val="20"/>
                <w:szCs w:val="20"/>
              </w:rPr>
              <w:t>Table 11</w:t>
            </w:r>
            <w:r w:rsidRPr="00236871">
              <w:rPr>
                <w:sz w:val="20"/>
                <w:szCs w:val="20"/>
              </w:rPr>
              <w:t>).</w:t>
            </w:r>
          </w:p>
          <w:p w14:paraId="4C4B74C7" w14:textId="77777777" w:rsidR="00AB0193" w:rsidRPr="00236871" w:rsidRDefault="00526A29" w:rsidP="00FB454D">
            <w:pPr>
              <w:keepNext/>
              <w:spacing w:before="40" w:after="40"/>
              <w:ind w:left="324"/>
              <w:textAlignment w:val="baseline"/>
              <w:rPr>
                <w:sz w:val="20"/>
                <w:szCs w:val="20"/>
              </w:rPr>
            </w:pPr>
            <w:r w:rsidRPr="00236871">
              <w:rPr>
                <w:sz w:val="20"/>
                <w:szCs w:val="20"/>
              </w:rPr>
              <w:t>If, in the opinion of the investigator and with the agreement of the Sponsor Clinical Director, dose re-escalation is in the best interest of a participant, the dose may be re-escalated after the participant is fully recovered.</w:t>
            </w:r>
          </w:p>
          <w:p w14:paraId="05CBD9F4" w14:textId="566C3998" w:rsidR="00AB0193" w:rsidRPr="00236871" w:rsidRDefault="00526A29" w:rsidP="00FB454D">
            <w:pPr>
              <w:pStyle w:val="ListParagraph"/>
              <w:keepNext/>
              <w:numPr>
                <w:ilvl w:val="0"/>
                <w:numId w:val="18"/>
              </w:numPr>
              <w:spacing w:before="40" w:after="40"/>
              <w:ind w:left="324" w:hanging="284"/>
              <w:textAlignment w:val="baseline"/>
              <w:rPr>
                <w:sz w:val="20"/>
                <w:szCs w:val="20"/>
              </w:rPr>
            </w:pPr>
            <w:r w:rsidRPr="00236871">
              <w:rPr>
                <w:sz w:val="20"/>
                <w:szCs w:val="20"/>
              </w:rPr>
              <w:t xml:space="preserve">If recovery occurs after more than 21 days on drug hold, </w:t>
            </w:r>
            <w:del w:id="2880" w:author="Powell, Deana" w:date="2026-03-05T15:34:00Z" w16du:dateUtc="2026-03-05T20:34:00Z">
              <w:r w:rsidR="00895D30" w:rsidRPr="005B5481">
                <w:rPr>
                  <w:sz w:val="20"/>
                  <w:szCs w:val="20"/>
                </w:rPr>
                <w:delText>permanently discontinue nemtabrutinib.</w:delText>
              </w:r>
            </w:del>
            <w:ins w:id="2881" w:author="Powell, Deana" w:date="2026-03-05T15:34:00Z" w16du:dateUtc="2026-03-05T20:34:00Z">
              <w:r w:rsidRPr="00236871">
                <w:rPr>
                  <w:sz w:val="20"/>
                  <w:szCs w:val="20"/>
                </w:rPr>
                <w:t xml:space="preserve">nemtabrutinib may be restarted with a dose reduction if it is in the interest of the participant after Sponsor consultation. </w:t>
              </w:r>
            </w:ins>
          </w:p>
          <w:p w14:paraId="78750914" w14:textId="77777777" w:rsidR="00AB0193" w:rsidRPr="00236871" w:rsidRDefault="00526A29" w:rsidP="00FB454D">
            <w:pPr>
              <w:pStyle w:val="TableCellLeft"/>
              <w:keepLines w:val="0"/>
              <w:spacing w:before="40" w:after="40" w:line="240" w:lineRule="auto"/>
              <w:ind w:left="40"/>
              <w:rPr>
                <w:szCs w:val="20"/>
                <w:u w:val="single"/>
              </w:rPr>
            </w:pPr>
            <w:r w:rsidRPr="00236871">
              <w:rPr>
                <w:szCs w:val="20"/>
                <w:u w:val="single"/>
              </w:rPr>
              <w:t>Second occurrence:</w:t>
            </w:r>
          </w:p>
          <w:p w14:paraId="27EF5770" w14:textId="541D6272" w:rsidR="00F102CE" w:rsidRPr="00236871" w:rsidRDefault="00526A29" w:rsidP="00F102CE">
            <w:pPr>
              <w:pStyle w:val="ListParagraph"/>
              <w:keepNext/>
              <w:numPr>
                <w:ilvl w:val="0"/>
                <w:numId w:val="18"/>
              </w:numPr>
              <w:spacing w:before="40" w:after="40"/>
              <w:ind w:left="324" w:hanging="284"/>
              <w:textAlignment w:val="baseline"/>
              <w:rPr>
                <w:sz w:val="20"/>
                <w:szCs w:val="20"/>
              </w:rPr>
            </w:pPr>
            <w:r w:rsidRPr="00236871">
              <w:rPr>
                <w:rFonts w:eastAsia="TimesNewRoman"/>
                <w:sz w:val="20"/>
                <w:szCs w:val="20"/>
              </w:rPr>
              <w:t xml:space="preserve">If </w:t>
            </w:r>
            <w:ins w:id="2882" w:author="Powell, Deana" w:date="2026-03-05T15:34:00Z" w16du:dateUtc="2026-03-05T20:34:00Z">
              <w:r w:rsidRPr="00236871">
                <w:rPr>
                  <w:rFonts w:eastAsia="TimesNewRoman"/>
                  <w:sz w:val="20"/>
                  <w:szCs w:val="20"/>
                </w:rPr>
                <w:t>a s</w:t>
              </w:r>
              <w:r w:rsidRPr="00236871">
                <w:rPr>
                  <w:sz w:val="20"/>
                  <w:szCs w:val="20"/>
                </w:rPr>
                <w:t xml:space="preserve">econd hold is required for </w:t>
              </w:r>
            </w:ins>
            <w:r w:rsidRPr="00236871">
              <w:rPr>
                <w:sz w:val="20"/>
                <w:szCs w:val="20"/>
              </w:rPr>
              <w:t xml:space="preserve">the same event </w:t>
            </w:r>
            <w:del w:id="2883" w:author="Powell, Deana" w:date="2026-03-05T15:34:00Z" w16du:dateUtc="2026-03-05T20:34:00Z">
              <w:r w:rsidR="00895D30" w:rsidRPr="005B5481">
                <w:rPr>
                  <w:sz w:val="20"/>
                  <w:szCs w:val="20"/>
                </w:rPr>
                <w:delText>recurs</w:delText>
              </w:r>
            </w:del>
            <w:ins w:id="2884" w:author="Powell, Deana" w:date="2026-03-05T15:34:00Z" w16du:dateUtc="2026-03-05T20:34:00Z">
              <w:r w:rsidRPr="00236871">
                <w:rPr>
                  <w:sz w:val="20"/>
                  <w:szCs w:val="20"/>
                </w:rPr>
                <w:t>at Dose Level 1 and it resolves within 21 days</w:t>
              </w:r>
            </w:ins>
            <w:r w:rsidRPr="00236871">
              <w:rPr>
                <w:sz w:val="20"/>
                <w:szCs w:val="20"/>
              </w:rPr>
              <w:t xml:space="preserve">, administer nemtabrutinib at </w:t>
            </w:r>
            <w:del w:id="2885" w:author="Powell, Deana" w:date="2026-03-05T15:34:00Z" w16du:dateUtc="2026-03-05T20:34:00Z">
              <w:r w:rsidR="00895D30" w:rsidRPr="005B5481">
                <w:rPr>
                  <w:sz w:val="20"/>
                  <w:szCs w:val="20"/>
                </w:rPr>
                <w:delText xml:space="preserve">a reduced dose (see </w:delText>
              </w:r>
              <w:r w:rsidR="00B55DCA" w:rsidRPr="00B55DCA">
                <w:rPr>
                  <w:sz w:val="20"/>
                  <w:szCs w:val="20"/>
                </w:rPr>
                <w:delText>Table 10</w:delText>
              </w:r>
              <w:r w:rsidR="00895D30" w:rsidRPr="005B5481">
                <w:rPr>
                  <w:sz w:val="20"/>
                  <w:szCs w:val="20"/>
                </w:rPr>
                <w:delText xml:space="preserve"> and </w:delText>
              </w:r>
              <w:r w:rsidR="00B55DCA" w:rsidRPr="00B55DCA">
                <w:rPr>
                  <w:sz w:val="20"/>
                  <w:szCs w:val="20"/>
                </w:rPr>
                <w:delText>Table 11</w:delText>
              </w:r>
              <w:r w:rsidR="00895D30" w:rsidRPr="005B5481">
                <w:rPr>
                  <w:sz w:val="20"/>
                  <w:szCs w:val="20"/>
                </w:rPr>
                <w:delText xml:space="preserve">). </w:delText>
              </w:r>
              <w:r w:rsidR="00895D30" w:rsidRPr="00500757">
                <w:rPr>
                  <w:sz w:val="20"/>
                  <w:szCs w:val="20"/>
                </w:rPr>
                <w:delText xml:space="preserve">Dose </w:delText>
              </w:r>
              <w:r w:rsidR="00895D30">
                <w:rPr>
                  <w:sz w:val="20"/>
                  <w:szCs w:val="20"/>
                </w:rPr>
                <w:delText>re-</w:delText>
              </w:r>
            </w:del>
            <w:ins w:id="2886" w:author="Powell, Deana" w:date="2026-03-05T15:34:00Z" w16du:dateUtc="2026-03-05T20:34:00Z">
              <w:r w:rsidRPr="00236871">
                <w:rPr>
                  <w:sz w:val="20"/>
                  <w:szCs w:val="20"/>
                </w:rPr>
                <w:t xml:space="preserve">Dose Level -1. Dose </w:t>
              </w:r>
            </w:ins>
            <w:r w:rsidRPr="00236871">
              <w:rPr>
                <w:sz w:val="20"/>
                <w:szCs w:val="20"/>
              </w:rPr>
              <w:t xml:space="preserve">escalation </w:t>
            </w:r>
            <w:ins w:id="2887" w:author="Powell, Deana" w:date="2026-03-05T15:34:00Z" w16du:dateUtc="2026-03-05T20:34:00Z">
              <w:r w:rsidRPr="00236871">
                <w:rPr>
                  <w:sz w:val="20"/>
                  <w:szCs w:val="20"/>
                </w:rPr>
                <w:t xml:space="preserve">to Dose Level 1 </w:t>
              </w:r>
            </w:ins>
            <w:r w:rsidRPr="00236871">
              <w:rPr>
                <w:sz w:val="20"/>
                <w:szCs w:val="20"/>
              </w:rPr>
              <w:t>is not permitted</w:t>
            </w:r>
            <w:del w:id="2888" w:author="Powell, Deana" w:date="2026-03-05T15:34:00Z" w16du:dateUtc="2026-03-05T20:34:00Z">
              <w:r w:rsidR="00895D30" w:rsidRPr="00500757">
                <w:rPr>
                  <w:sz w:val="20"/>
                  <w:szCs w:val="20"/>
                </w:rPr>
                <w:delText>.</w:delText>
              </w:r>
            </w:del>
            <w:ins w:id="2889" w:author="Powell, Deana" w:date="2026-03-05T15:34:00Z" w16du:dateUtc="2026-03-05T20:34:00Z">
              <w:r w:rsidRPr="00236871">
                <w:rPr>
                  <w:sz w:val="20"/>
                  <w:szCs w:val="20"/>
                </w:rPr>
                <w:t xml:space="preserve"> (see </w:t>
              </w:r>
              <w:r w:rsidR="00B16DC4" w:rsidRPr="00B16DC4">
                <w:rPr>
                  <w:sz w:val="20"/>
                  <w:szCs w:val="20"/>
                </w:rPr>
                <w:t>Table 10</w:t>
              </w:r>
              <w:r w:rsidRPr="00236871">
                <w:rPr>
                  <w:sz w:val="20"/>
                  <w:szCs w:val="20"/>
                </w:rPr>
                <w:t xml:space="preserve"> and </w:t>
              </w:r>
            </w:ins>
          </w:p>
          <w:p w14:paraId="3CEA413F" w14:textId="06568330" w:rsidR="005C67A4" w:rsidRPr="00236871" w:rsidRDefault="00895D30" w:rsidP="00236871">
            <w:pPr>
              <w:pStyle w:val="ListParagraph"/>
              <w:keepNext/>
              <w:spacing w:before="40" w:after="40"/>
              <w:ind w:left="324"/>
              <w:textAlignment w:val="baseline"/>
              <w:rPr>
                <w:ins w:id="2890" w:author="Powell, Deana" w:date="2026-03-05T15:34:00Z" w16du:dateUtc="2026-03-05T20:34:00Z"/>
                <w:sz w:val="20"/>
                <w:szCs w:val="20"/>
              </w:rPr>
            </w:pPr>
            <w:del w:id="2891" w:author="Powell, Deana" w:date="2026-03-05T15:34:00Z" w16du:dateUtc="2026-03-05T20:34:00Z">
              <w:r>
                <w:rPr>
                  <w:szCs w:val="20"/>
                </w:rPr>
                <w:delText>If a participant continues to experience</w:delText>
              </w:r>
            </w:del>
            <w:ins w:id="2892" w:author="Powell, Deana" w:date="2026-03-05T15:34:00Z" w16du:dateUtc="2026-03-05T20:34:00Z">
              <w:r w:rsidR="00B16DC4" w:rsidRPr="00B16DC4">
                <w:rPr>
                  <w:sz w:val="20"/>
                  <w:szCs w:val="20"/>
                </w:rPr>
                <w:t>Table 11</w:t>
              </w:r>
              <w:r w:rsidR="00440060" w:rsidRPr="00236871">
                <w:rPr>
                  <w:sz w:val="20"/>
                  <w:szCs w:val="20"/>
                </w:rPr>
                <w:t>).</w:t>
              </w:r>
            </w:ins>
          </w:p>
          <w:p w14:paraId="01D5E6D5" w14:textId="3FF37EC3" w:rsidR="005C67A4" w:rsidRPr="00236871" w:rsidRDefault="00526A29" w:rsidP="00236871">
            <w:pPr>
              <w:pStyle w:val="ListParagraph"/>
              <w:keepNext/>
              <w:numPr>
                <w:ilvl w:val="0"/>
                <w:numId w:val="18"/>
              </w:numPr>
              <w:spacing w:before="40" w:after="40"/>
              <w:ind w:left="324" w:hanging="284"/>
              <w:textAlignment w:val="baseline"/>
              <w:rPr>
                <w:ins w:id="2893" w:author="Powell, Deana" w:date="2026-03-05T15:34:00Z" w16du:dateUtc="2026-03-05T20:34:00Z"/>
                <w:sz w:val="20"/>
                <w:szCs w:val="20"/>
              </w:rPr>
            </w:pPr>
            <w:ins w:id="2894" w:author="Powell, Deana" w:date="2026-03-05T15:34:00Z" w16du:dateUtc="2026-03-05T20:34:00Z">
              <w:r w:rsidRPr="00236871">
                <w:rPr>
                  <w:sz w:val="20"/>
                  <w:szCs w:val="20"/>
                </w:rPr>
                <w:t>If a second hold is required for</w:t>
              </w:r>
            </w:ins>
            <w:r w:rsidRPr="00236871">
              <w:rPr>
                <w:sz w:val="20"/>
                <w:szCs w:val="20"/>
              </w:rPr>
              <w:t xml:space="preserve"> the same event at </w:t>
            </w:r>
            <w:ins w:id="2895" w:author="Powell, Deana" w:date="2026-03-05T15:34:00Z" w16du:dateUtc="2026-03-05T20:34:00Z">
              <w:r w:rsidRPr="00236871">
                <w:rPr>
                  <w:sz w:val="20"/>
                  <w:szCs w:val="20"/>
                </w:rPr>
                <w:t xml:space="preserve">Dose Level 1 (see </w:t>
              </w:r>
              <w:r w:rsidR="00B16DC4" w:rsidRPr="00B16DC4">
                <w:rPr>
                  <w:sz w:val="20"/>
                  <w:szCs w:val="20"/>
                </w:rPr>
                <w:t>Table 10</w:t>
              </w:r>
              <w:r w:rsidRPr="00236871">
                <w:rPr>
                  <w:sz w:val="20"/>
                  <w:szCs w:val="20"/>
                </w:rPr>
                <w:t xml:space="preserve"> and </w:t>
              </w:r>
              <w:r w:rsidR="00B16DC4" w:rsidRPr="00B16DC4">
                <w:rPr>
                  <w:sz w:val="20"/>
                  <w:szCs w:val="20"/>
                </w:rPr>
                <w:t>Table 11</w:t>
              </w:r>
              <w:r w:rsidR="0042179D" w:rsidRPr="00236871">
                <w:rPr>
                  <w:sz w:val="20"/>
                  <w:szCs w:val="20"/>
                </w:rPr>
                <w:t xml:space="preserve">) and </w:t>
              </w:r>
            </w:ins>
            <w:r w:rsidR="0042179D" w:rsidRPr="00236871">
              <w:rPr>
                <w:sz w:val="20"/>
                <w:szCs w:val="20"/>
              </w:rPr>
              <w:t xml:space="preserve">the </w:t>
            </w:r>
            <w:del w:id="2896" w:author="Powell, Deana" w:date="2026-03-05T15:34:00Z" w16du:dateUtc="2026-03-05T20:34:00Z">
              <w:r w:rsidR="00895D30">
                <w:rPr>
                  <w:szCs w:val="20"/>
                </w:rPr>
                <w:delText>reduced dose</w:delText>
              </w:r>
            </w:del>
            <w:ins w:id="2897" w:author="Powell, Deana" w:date="2026-03-05T15:34:00Z" w16du:dateUtc="2026-03-05T20:34:00Z">
              <w:r w:rsidR="0042179D" w:rsidRPr="00236871">
                <w:rPr>
                  <w:sz w:val="20"/>
                  <w:szCs w:val="20"/>
                </w:rPr>
                <w:t>event does not recover within 21 days, permanently discontinue nemtabrutinib.</w:t>
              </w:r>
            </w:ins>
          </w:p>
          <w:p w14:paraId="06051DCC" w14:textId="7A5DFBC6" w:rsidR="005C67A4" w:rsidRPr="00236871" w:rsidRDefault="00526A29" w:rsidP="00236871">
            <w:pPr>
              <w:pStyle w:val="ListParagraph"/>
              <w:keepNext/>
              <w:numPr>
                <w:ilvl w:val="0"/>
                <w:numId w:val="18"/>
              </w:numPr>
              <w:spacing w:before="40" w:after="40"/>
              <w:ind w:left="324" w:hanging="284"/>
              <w:textAlignment w:val="baseline"/>
              <w:rPr>
                <w:ins w:id="2898" w:author="Powell, Deana" w:date="2026-03-05T15:34:00Z" w16du:dateUtc="2026-03-05T20:34:00Z"/>
                <w:sz w:val="20"/>
                <w:szCs w:val="20"/>
              </w:rPr>
            </w:pPr>
            <w:ins w:id="2899" w:author="Powell, Deana" w:date="2026-03-05T15:34:00Z" w16du:dateUtc="2026-03-05T20:34:00Z">
              <w:r w:rsidRPr="00236871">
                <w:rPr>
                  <w:sz w:val="20"/>
                  <w:szCs w:val="20"/>
                </w:rPr>
                <w:t xml:space="preserve">If a second hold is required for the same event at Dose Level -1 (see </w:t>
              </w:r>
              <w:r w:rsidR="00B16DC4" w:rsidRPr="00B16DC4">
                <w:rPr>
                  <w:sz w:val="20"/>
                  <w:szCs w:val="20"/>
                </w:rPr>
                <w:t>Table 10</w:t>
              </w:r>
              <w:r w:rsidRPr="00236871">
                <w:rPr>
                  <w:sz w:val="20"/>
                  <w:szCs w:val="20"/>
                </w:rPr>
                <w:t xml:space="preserve"> and </w:t>
              </w:r>
              <w:r w:rsidR="00B16DC4" w:rsidRPr="00B16DC4">
                <w:rPr>
                  <w:sz w:val="20"/>
                  <w:szCs w:val="20"/>
                </w:rPr>
                <w:t>Table 11</w:t>
              </w:r>
              <w:r w:rsidR="0042179D" w:rsidRPr="00236871">
                <w:rPr>
                  <w:sz w:val="20"/>
                  <w:szCs w:val="20"/>
                </w:rPr>
                <w:t>) and the event does not recover within 21 days, permanently disco</w:t>
              </w:r>
              <w:r w:rsidR="0042179D" w:rsidRPr="00236871">
                <w:rPr>
                  <w:rFonts w:eastAsia="TimesNewRoman"/>
                  <w:sz w:val="20"/>
                  <w:szCs w:val="20"/>
                </w:rPr>
                <w:t>ntinue nemtabrutinib.</w:t>
              </w:r>
            </w:ins>
          </w:p>
          <w:p w14:paraId="0D54D93B" w14:textId="77777777" w:rsidR="007430D7" w:rsidRPr="00236871" w:rsidRDefault="00526A29" w:rsidP="00FB454D">
            <w:pPr>
              <w:keepNext/>
              <w:autoSpaceDE w:val="0"/>
              <w:autoSpaceDN w:val="0"/>
              <w:adjustRightInd w:val="0"/>
              <w:rPr>
                <w:ins w:id="2900" w:author="Powell, Deana" w:date="2026-03-05T15:34:00Z" w16du:dateUtc="2026-03-05T20:34:00Z"/>
                <w:rFonts w:eastAsia="TimesNewRoman"/>
                <w:sz w:val="20"/>
                <w:szCs w:val="20"/>
              </w:rPr>
            </w:pPr>
            <w:ins w:id="2901" w:author="Powell, Deana" w:date="2026-03-05T15:34:00Z" w16du:dateUtc="2026-03-05T20:34:00Z">
              <w:r w:rsidRPr="00236871">
                <w:rPr>
                  <w:rFonts w:eastAsia="TimesNewRoman"/>
                  <w:sz w:val="20"/>
                  <w:szCs w:val="20"/>
                  <w:u w:val="single"/>
                </w:rPr>
                <w:t>Third occurrence</w:t>
              </w:r>
              <w:r w:rsidRPr="00236871">
                <w:rPr>
                  <w:rFonts w:eastAsia="TimesNewRoman"/>
                  <w:sz w:val="20"/>
                  <w:szCs w:val="20"/>
                </w:rPr>
                <w:t>:</w:t>
              </w:r>
            </w:ins>
          </w:p>
          <w:p w14:paraId="0B1E66CC" w14:textId="1BB44908" w:rsidR="00AB0193" w:rsidRPr="00236871" w:rsidRDefault="00526A29" w:rsidP="00236871">
            <w:pPr>
              <w:pStyle w:val="ListParagraph"/>
              <w:keepNext/>
              <w:numPr>
                <w:ilvl w:val="0"/>
                <w:numId w:val="18"/>
              </w:numPr>
              <w:spacing w:before="40" w:after="40"/>
              <w:ind w:left="324" w:hanging="284"/>
              <w:textAlignment w:val="baseline"/>
              <w:rPr>
                <w:sz w:val="20"/>
                <w:szCs w:val="20"/>
              </w:rPr>
            </w:pPr>
            <w:ins w:id="2902" w:author="Powell, Deana" w:date="2026-03-05T15:34:00Z" w16du:dateUtc="2026-03-05T20:34:00Z">
              <w:r w:rsidRPr="00236871">
                <w:rPr>
                  <w:rFonts w:eastAsia="TimesNewRoman"/>
                  <w:sz w:val="20"/>
                  <w:szCs w:val="20"/>
                </w:rPr>
                <w:t xml:space="preserve">If a participant experiences a third occurrence of the same event at Dose Level -1 </w:t>
              </w:r>
              <w:r w:rsidRPr="00236871">
                <w:rPr>
                  <w:sz w:val="20"/>
                  <w:szCs w:val="20"/>
                </w:rPr>
                <w:t xml:space="preserve">(see </w:t>
              </w:r>
              <w:r w:rsidR="00B16DC4" w:rsidRPr="00B16DC4">
                <w:rPr>
                  <w:sz w:val="20"/>
                  <w:szCs w:val="20"/>
                </w:rPr>
                <w:t>Table 10</w:t>
              </w:r>
              <w:r w:rsidRPr="00236871">
                <w:rPr>
                  <w:sz w:val="20"/>
                  <w:szCs w:val="20"/>
                </w:rPr>
                <w:t xml:space="preserve"> and </w:t>
              </w:r>
              <w:r w:rsidR="00B16DC4" w:rsidRPr="00B16DC4">
                <w:rPr>
                  <w:sz w:val="20"/>
                  <w:szCs w:val="20"/>
                </w:rPr>
                <w:t>Table 11</w:t>
              </w:r>
              <w:r w:rsidRPr="00236871">
                <w:rPr>
                  <w:sz w:val="20"/>
                  <w:szCs w:val="20"/>
                </w:rPr>
                <w:t>)</w:t>
              </w:r>
            </w:ins>
            <w:r w:rsidRPr="00236871">
              <w:rPr>
                <w:rFonts w:eastAsia="TimesNewRoman"/>
                <w:sz w:val="20"/>
                <w:szCs w:val="20"/>
              </w:rPr>
              <w:t xml:space="preserve"> and recovery does not occur within 21 days on drug hold, permanently discontinue nemtabrutinib.</w:t>
            </w:r>
          </w:p>
        </w:tc>
      </w:tr>
      <w:tr w:rsidR="00CA657C" w14:paraId="2742EE1F" w14:textId="77777777" w:rsidTr="00017E02">
        <w:trPr>
          <w:trHeight w:val="89"/>
        </w:trPr>
        <w:tc>
          <w:tcPr>
            <w:tcW w:w="1496" w:type="pct"/>
          </w:tcPr>
          <w:p w14:paraId="2CD92085" w14:textId="77777777" w:rsidR="00AB0193" w:rsidRPr="00A22439" w:rsidRDefault="00526A29" w:rsidP="004016E5">
            <w:pPr>
              <w:pStyle w:val="TableCellLeft"/>
              <w:keepNext w:val="0"/>
              <w:keepLines w:val="0"/>
              <w:spacing w:before="40" w:after="40" w:line="240" w:lineRule="auto"/>
              <w:ind w:left="0" w:right="0"/>
              <w:rPr>
                <w:szCs w:val="20"/>
                <w:u w:val="single"/>
              </w:rPr>
            </w:pPr>
            <w:r w:rsidRPr="00A22439">
              <w:rPr>
                <w:szCs w:val="20"/>
                <w:u w:val="single"/>
              </w:rPr>
              <w:t>Grade 4</w:t>
            </w:r>
          </w:p>
          <w:p w14:paraId="20C16BCB" w14:textId="77777777" w:rsidR="00AB0193" w:rsidRPr="00E21D46" w:rsidRDefault="00526A29" w:rsidP="004016E5">
            <w:pPr>
              <w:spacing w:before="40" w:after="40"/>
              <w:textAlignment w:val="baseline"/>
              <w:rPr>
                <w:color w:val="000000"/>
                <w:spacing w:val="-2"/>
                <w:sz w:val="20"/>
                <w:szCs w:val="20"/>
              </w:rPr>
            </w:pPr>
            <w:r w:rsidRPr="00A22439">
              <w:rPr>
                <w:sz w:val="20"/>
                <w:szCs w:val="20"/>
              </w:rPr>
              <w:t>Anemia (Hb ≥75% decrease from baseline) and &lt;6g/dL</w:t>
            </w:r>
          </w:p>
          <w:p w14:paraId="375101EE" w14:textId="77777777" w:rsidR="00AB0193" w:rsidRPr="00A22439" w:rsidRDefault="00AB0193" w:rsidP="004016E5">
            <w:pPr>
              <w:pStyle w:val="TableCellLeft"/>
              <w:keepNext w:val="0"/>
              <w:keepLines w:val="0"/>
              <w:spacing w:before="40" w:after="40" w:line="240" w:lineRule="auto"/>
              <w:ind w:left="0" w:right="0"/>
              <w:rPr>
                <w:szCs w:val="20"/>
              </w:rPr>
            </w:pPr>
          </w:p>
          <w:p w14:paraId="39C3EBFA" w14:textId="77777777" w:rsidR="00AB0193" w:rsidRPr="00A22439" w:rsidRDefault="00526A29" w:rsidP="004016E5">
            <w:pPr>
              <w:pStyle w:val="TableCellLeft"/>
              <w:keepNext w:val="0"/>
              <w:keepLines w:val="0"/>
              <w:spacing w:before="40" w:after="40" w:line="240" w:lineRule="auto"/>
              <w:ind w:left="0" w:right="0"/>
              <w:rPr>
                <w:spacing w:val="-4"/>
                <w:szCs w:val="20"/>
              </w:rPr>
            </w:pPr>
            <w:r>
              <w:rPr>
                <w:szCs w:val="20"/>
              </w:rPr>
              <w:t>Thrombocytopenia</w:t>
            </w:r>
            <w:r>
              <w:rPr>
                <w:szCs w:val="20"/>
              </w:rPr>
              <w:br/>
              <w:t xml:space="preserve">(platelet ≥75% decrease from baseline) and &lt;25 x </w:t>
            </w:r>
            <w:r w:rsidRPr="00A22439">
              <w:rPr>
                <w:spacing w:val="-4"/>
                <w:szCs w:val="20"/>
              </w:rPr>
              <w:t>10</w:t>
            </w:r>
            <w:r w:rsidRPr="00A22439">
              <w:rPr>
                <w:bCs/>
                <w:spacing w:val="-4"/>
                <w:szCs w:val="20"/>
                <w:vertAlign w:val="superscript"/>
              </w:rPr>
              <w:t>9</w:t>
            </w:r>
            <w:r w:rsidRPr="00A22439">
              <w:rPr>
                <w:spacing w:val="-4"/>
                <w:szCs w:val="20"/>
              </w:rPr>
              <w:t>/L</w:t>
            </w:r>
          </w:p>
          <w:p w14:paraId="2C40B62E" w14:textId="77777777" w:rsidR="00AB0193" w:rsidRPr="00A22439" w:rsidRDefault="00AB0193" w:rsidP="004016E5">
            <w:pPr>
              <w:pStyle w:val="TableCellLeft"/>
              <w:keepNext w:val="0"/>
              <w:keepLines w:val="0"/>
              <w:spacing w:before="40" w:after="40" w:line="240" w:lineRule="auto"/>
              <w:ind w:left="0" w:right="0"/>
              <w:rPr>
                <w:bCs/>
                <w:szCs w:val="20"/>
              </w:rPr>
            </w:pPr>
          </w:p>
          <w:p w14:paraId="4999CCD1" w14:textId="77777777" w:rsidR="00AB0193" w:rsidRPr="00A90E29" w:rsidRDefault="00526A29" w:rsidP="004016E5">
            <w:pPr>
              <w:pStyle w:val="TableCellLeft"/>
              <w:keepNext w:val="0"/>
              <w:keepLines w:val="0"/>
              <w:spacing w:before="40" w:after="40" w:line="240" w:lineRule="auto"/>
              <w:ind w:left="0" w:right="0"/>
            </w:pPr>
            <w:r w:rsidRPr="00A22439">
              <w:rPr>
                <w:szCs w:val="20"/>
              </w:rPr>
              <w:t>Neutropenia</w:t>
            </w:r>
            <w:r w:rsidRPr="00A22439">
              <w:rPr>
                <w:szCs w:val="20"/>
              </w:rPr>
              <w:br/>
              <w:t>(ANC &lt;0.5</w:t>
            </w:r>
            <w:r w:rsidRPr="00A22439">
              <w:rPr>
                <w:spacing w:val="-4"/>
                <w:szCs w:val="20"/>
              </w:rPr>
              <w:t xml:space="preserve"> x 10</w:t>
            </w:r>
            <w:r w:rsidRPr="00A22439">
              <w:rPr>
                <w:bCs/>
                <w:spacing w:val="-4"/>
                <w:szCs w:val="20"/>
                <w:vertAlign w:val="superscript"/>
              </w:rPr>
              <w:t>9</w:t>
            </w:r>
            <w:r w:rsidRPr="00A22439">
              <w:rPr>
                <w:spacing w:val="-4"/>
                <w:szCs w:val="20"/>
              </w:rPr>
              <w:t>/L)</w:t>
            </w:r>
          </w:p>
        </w:tc>
        <w:tc>
          <w:tcPr>
            <w:tcW w:w="3504" w:type="pct"/>
          </w:tcPr>
          <w:p w14:paraId="2C533A0E" w14:textId="77777777" w:rsidR="00AB0193" w:rsidRPr="001157D8" w:rsidRDefault="00526A29" w:rsidP="004016E5">
            <w:pPr>
              <w:spacing w:before="40" w:after="40"/>
              <w:ind w:left="40" w:right="144"/>
              <w:textAlignment w:val="baseline"/>
              <w:rPr>
                <w:spacing w:val="-2"/>
                <w:sz w:val="20"/>
                <w:szCs w:val="20"/>
                <w:u w:val="single"/>
              </w:rPr>
            </w:pPr>
            <w:r w:rsidRPr="001157D8">
              <w:rPr>
                <w:spacing w:val="-2"/>
                <w:sz w:val="20"/>
                <w:szCs w:val="20"/>
                <w:u w:val="single"/>
              </w:rPr>
              <w:t>First occurrence:</w:t>
            </w:r>
          </w:p>
          <w:p w14:paraId="0FE6F38B" w14:textId="77777777" w:rsidR="00AB0193" w:rsidRPr="00A22439" w:rsidRDefault="00526A29" w:rsidP="004016E5">
            <w:pPr>
              <w:pStyle w:val="TableCellLeft"/>
              <w:keepNext w:val="0"/>
              <w:keepLines w:val="0"/>
              <w:spacing w:before="40" w:after="40" w:line="240" w:lineRule="auto"/>
              <w:ind w:left="40"/>
              <w:rPr>
                <w:szCs w:val="20"/>
              </w:rPr>
            </w:pPr>
            <w:r w:rsidRPr="00A22439">
              <w:rPr>
                <w:szCs w:val="20"/>
              </w:rPr>
              <w:t>Withhold nemtabrutinib and monitor hematology and/or chemistry at least once a week until relevant laboratory value(s) recover to the values outlined below:</w:t>
            </w:r>
          </w:p>
          <w:p w14:paraId="2A19E7C6" w14:textId="7B52CCC3" w:rsidR="00AB0193" w:rsidRPr="00236871" w:rsidRDefault="00526A29" w:rsidP="00236871">
            <w:pPr>
              <w:pStyle w:val="TableCellLeft"/>
              <w:numPr>
                <w:ilvl w:val="0"/>
                <w:numId w:val="15"/>
              </w:numPr>
              <w:spacing w:before="40" w:after="40"/>
              <w:ind w:left="324" w:hanging="284"/>
              <w:rPr>
                <w:szCs w:val="20"/>
              </w:rPr>
            </w:pPr>
            <w:r w:rsidRPr="009967E0">
              <w:rPr>
                <w:szCs w:val="20"/>
              </w:rPr>
              <w:lastRenderedPageBreak/>
              <w:t>If the relevant laboratory value recovers within 21 days to baseline (if cytopenia present at the start of study) or ≥8 g/dL for Hb, ≥50 x 10</w:t>
            </w:r>
            <w:r w:rsidRPr="003B16AE">
              <w:rPr>
                <w:szCs w:val="20"/>
                <w:vertAlign w:val="superscript"/>
              </w:rPr>
              <w:t>9</w:t>
            </w:r>
            <w:r w:rsidRPr="009967E0">
              <w:rPr>
                <w:szCs w:val="20"/>
              </w:rPr>
              <w:t>/L for platelets, &gt;0.5 x 10</w:t>
            </w:r>
            <w:r w:rsidRPr="00C37543">
              <w:rPr>
                <w:szCs w:val="20"/>
                <w:vertAlign w:val="superscript"/>
              </w:rPr>
              <w:t>9</w:t>
            </w:r>
            <w:r w:rsidRPr="009967E0">
              <w:rPr>
                <w:szCs w:val="20"/>
              </w:rPr>
              <w:t xml:space="preserve">/L for ANC (if no cytopenia present at the start of study), with or without the use of </w:t>
            </w:r>
            <w:del w:id="2903" w:author="Powell, Deana" w:date="2026-03-05T15:34:00Z" w16du:dateUtc="2026-03-05T20:34:00Z">
              <w:r w:rsidR="00895D30" w:rsidRPr="009967E0">
                <w:rPr>
                  <w:szCs w:val="20"/>
                </w:rPr>
                <w:delText>G</w:delText>
              </w:r>
              <w:r w:rsidR="00895D30" w:rsidRPr="009967E0">
                <w:rPr>
                  <w:szCs w:val="20"/>
                </w:rPr>
                <w:noBreakHyphen/>
                <w:delText>CSF support</w:delText>
              </w:r>
            </w:del>
            <w:ins w:id="2904" w:author="Powell, Deana" w:date="2026-03-05T15:34:00Z" w16du:dateUtc="2026-03-05T20:34:00Z">
              <w:r w:rsidRPr="009967E0">
                <w:rPr>
                  <w:szCs w:val="20"/>
                </w:rPr>
                <w:t>supportive care</w:t>
              </w:r>
            </w:ins>
            <w:r w:rsidRPr="009967E0">
              <w:rPr>
                <w:szCs w:val="20"/>
              </w:rPr>
              <w:t xml:space="preserve"> following institutional standard practice, resume nemtabrutinib treatment at the reduced dose (see </w:t>
            </w:r>
            <w:r w:rsidR="00B16DC4">
              <w:t>Table </w:t>
            </w:r>
            <w:r w:rsidR="00B16DC4">
              <w:rPr>
                <w:noProof/>
              </w:rPr>
              <w:t>10</w:t>
            </w:r>
            <w:r w:rsidRPr="009967E0">
              <w:rPr>
                <w:szCs w:val="20"/>
              </w:rPr>
              <w:t xml:space="preserve"> and </w:t>
            </w:r>
            <w:r w:rsidR="00B16DC4">
              <w:t>Table </w:t>
            </w:r>
            <w:r w:rsidR="00B16DC4">
              <w:rPr>
                <w:noProof/>
              </w:rPr>
              <w:t>11</w:t>
            </w:r>
            <w:r w:rsidRPr="00236871">
              <w:rPr>
                <w:szCs w:val="20"/>
              </w:rPr>
              <w:t>). If, in the opinion of the investigator and with the agreement of the Sponsor Clinical Director, dose re-escalation is in the best interest of a participant, the dose may be re-escalated after the participant is fully recovered.</w:t>
            </w:r>
          </w:p>
          <w:p w14:paraId="3EDD6D53" w14:textId="77777777" w:rsidR="00EB3B01" w:rsidRDefault="00526A29" w:rsidP="00537379">
            <w:pPr>
              <w:pStyle w:val="TableCellLeft"/>
              <w:keepNext w:val="0"/>
              <w:keepLines w:val="0"/>
              <w:numPr>
                <w:ilvl w:val="0"/>
                <w:numId w:val="15"/>
              </w:numPr>
              <w:spacing w:before="40" w:after="40" w:line="240" w:lineRule="auto"/>
              <w:ind w:left="324" w:hanging="284"/>
              <w:rPr>
                <w:szCs w:val="20"/>
              </w:rPr>
            </w:pPr>
            <w:r w:rsidRPr="00A22439">
              <w:rPr>
                <w:szCs w:val="20"/>
              </w:rPr>
              <w:t>If recovery occurs after more than 21 days on drug hold, permanently discontinue nemtabrutinib.</w:t>
            </w:r>
          </w:p>
          <w:p w14:paraId="4FB7CD30" w14:textId="77777777" w:rsidR="008B6DE2" w:rsidRDefault="00526A29" w:rsidP="00F77959">
            <w:pPr>
              <w:pStyle w:val="TableCellLeft"/>
              <w:keepNext w:val="0"/>
              <w:keepLines w:val="0"/>
              <w:spacing w:before="40" w:after="40" w:line="240" w:lineRule="auto"/>
              <w:ind w:left="40"/>
              <w:rPr>
                <w:ins w:id="2905" w:author="Powell, Deana" w:date="2026-03-05T15:34:00Z" w16du:dateUtc="2026-03-05T20:34:00Z"/>
                <w:szCs w:val="20"/>
              </w:rPr>
            </w:pPr>
            <w:ins w:id="2906" w:author="Powell, Deana" w:date="2026-03-05T15:34:00Z" w16du:dateUtc="2026-03-05T20:34:00Z">
              <w:r w:rsidRPr="00191F33">
                <w:rPr>
                  <w:szCs w:val="20"/>
                  <w:u w:val="single"/>
                </w:rPr>
                <w:t>Second occurrence</w:t>
              </w:r>
              <w:r>
                <w:rPr>
                  <w:szCs w:val="20"/>
                </w:rPr>
                <w:t>:</w:t>
              </w:r>
            </w:ins>
          </w:p>
          <w:p w14:paraId="59478194" w14:textId="65EF5EF3" w:rsidR="00AB0193" w:rsidRPr="00236871" w:rsidRDefault="00526A29" w:rsidP="00236871">
            <w:pPr>
              <w:pStyle w:val="TableCellLeft"/>
              <w:numPr>
                <w:ilvl w:val="0"/>
                <w:numId w:val="15"/>
              </w:numPr>
              <w:spacing w:before="40" w:after="40"/>
              <w:ind w:left="324" w:hanging="284"/>
              <w:rPr>
                <w:szCs w:val="20"/>
              </w:rPr>
            </w:pPr>
            <w:r w:rsidRPr="007430D7">
              <w:rPr>
                <w:szCs w:val="20"/>
              </w:rPr>
              <w:t xml:space="preserve">If a </w:t>
            </w:r>
            <w:del w:id="2907" w:author="Powell, Deana" w:date="2026-03-05T15:34:00Z" w16du:dateUtc="2026-03-05T20:34:00Z">
              <w:r w:rsidR="00895D30">
                <w:rPr>
                  <w:szCs w:val="20"/>
                </w:rPr>
                <w:delText>participant continues to experience</w:delText>
              </w:r>
            </w:del>
            <w:ins w:id="2908" w:author="Powell, Deana" w:date="2026-03-05T15:34:00Z" w16du:dateUtc="2026-03-05T20:34:00Z">
              <w:r w:rsidRPr="007430D7">
                <w:rPr>
                  <w:szCs w:val="20"/>
                </w:rPr>
                <w:t>second hold is required for</w:t>
              </w:r>
            </w:ins>
            <w:r w:rsidRPr="007430D7">
              <w:rPr>
                <w:szCs w:val="20"/>
              </w:rPr>
              <w:t xml:space="preserve"> the same event at </w:t>
            </w:r>
            <w:del w:id="2909" w:author="Powell, Deana" w:date="2026-03-05T15:34:00Z" w16du:dateUtc="2026-03-05T20:34:00Z">
              <w:r w:rsidR="00895D30">
                <w:rPr>
                  <w:szCs w:val="20"/>
                </w:rPr>
                <w:delText>either dose level</w:delText>
              </w:r>
            </w:del>
            <w:ins w:id="2910" w:author="Powell, Deana" w:date="2026-03-05T15:34:00Z" w16du:dateUtc="2026-03-05T20:34:00Z">
              <w:r w:rsidRPr="007430D7">
                <w:rPr>
                  <w:szCs w:val="20"/>
                </w:rPr>
                <w:t xml:space="preserve">Dose Level 1 or Dose Level -1 (see </w:t>
              </w:r>
              <w:r w:rsidR="00B16DC4">
                <w:t>Table </w:t>
              </w:r>
              <w:r w:rsidR="00B16DC4">
                <w:rPr>
                  <w:noProof/>
                </w:rPr>
                <w:t>10</w:t>
              </w:r>
              <w:r w:rsidRPr="007430D7">
                <w:rPr>
                  <w:szCs w:val="20"/>
                </w:rPr>
                <w:t xml:space="preserve"> and </w:t>
              </w:r>
              <w:r w:rsidR="00B16DC4">
                <w:t>Table </w:t>
              </w:r>
              <w:r w:rsidR="00B16DC4">
                <w:rPr>
                  <w:noProof/>
                </w:rPr>
                <w:t>11</w:t>
              </w:r>
              <w:r w:rsidRPr="00236871">
                <w:rPr>
                  <w:szCs w:val="20"/>
                </w:rPr>
                <w:t>)</w:t>
              </w:r>
            </w:ins>
            <w:r w:rsidR="0042179D" w:rsidRPr="00236871">
              <w:rPr>
                <w:rFonts w:eastAsia="TimesNewRoman"/>
                <w:szCs w:val="20"/>
              </w:rPr>
              <w:t xml:space="preserve"> </w:t>
            </w:r>
            <w:r w:rsidR="0042179D" w:rsidRPr="00236871">
              <w:rPr>
                <w:szCs w:val="20"/>
              </w:rPr>
              <w:t>and the event does not recover within 7 days, permanently discontinue nemtabrutinib.</w:t>
            </w:r>
          </w:p>
        </w:tc>
      </w:tr>
      <w:tr w:rsidR="00CA657C" w14:paraId="4A96261A" w14:textId="77777777" w:rsidTr="002E74AA">
        <w:trPr>
          <w:trHeight w:val="550"/>
        </w:trPr>
        <w:tc>
          <w:tcPr>
            <w:tcW w:w="5000" w:type="pct"/>
            <w:gridSpan w:val="2"/>
          </w:tcPr>
          <w:p w14:paraId="4DB5EF8E" w14:textId="77777777" w:rsidR="00AB0193" w:rsidRPr="00017E02" w:rsidRDefault="00526A29" w:rsidP="00191F33">
            <w:pPr>
              <w:pStyle w:val="TableFootnote"/>
              <w:ind w:left="0"/>
              <w:rPr>
                <w:sz w:val="18"/>
                <w:szCs w:val="18"/>
              </w:rPr>
            </w:pPr>
            <w:r w:rsidRPr="00017E02">
              <w:rPr>
                <w:sz w:val="18"/>
                <w:szCs w:val="18"/>
              </w:rPr>
              <w:lastRenderedPageBreak/>
              <w:t>ANC=absolute neutrophil count; CLL=chronic lymphocytic leukemia; G</w:t>
            </w:r>
            <w:r w:rsidRPr="00017E02">
              <w:rPr>
                <w:sz w:val="18"/>
                <w:szCs w:val="18"/>
              </w:rPr>
              <w:noBreakHyphen/>
              <w:t>CSF=granulocyte colony-stimulating factor; Hb=hemoglobin.</w:t>
            </w:r>
          </w:p>
          <w:p w14:paraId="57B401B0" w14:textId="77777777" w:rsidR="00AB0193" w:rsidRPr="00017E02" w:rsidRDefault="00526A29" w:rsidP="00191F33">
            <w:pPr>
              <w:pStyle w:val="TableFootnote"/>
              <w:ind w:left="0"/>
              <w:rPr>
                <w:sz w:val="18"/>
                <w:szCs w:val="18"/>
              </w:rPr>
            </w:pPr>
            <w:r w:rsidRPr="00017E02">
              <w:rPr>
                <w:sz w:val="18"/>
                <w:szCs w:val="18"/>
              </w:rPr>
              <w:t xml:space="preserve">a. Applicable to participants who had new toxicities or participants with cytopenia at baseline that worsens. </w:t>
            </w:r>
          </w:p>
          <w:p w14:paraId="2FB19461" w14:textId="2B1A76A2" w:rsidR="00AB0193" w:rsidRPr="00A22439" w:rsidRDefault="00526A29" w:rsidP="00191F33">
            <w:pPr>
              <w:pStyle w:val="TableFootnote"/>
              <w:ind w:left="0"/>
            </w:pPr>
            <w:r w:rsidRPr="00017E02">
              <w:rPr>
                <w:sz w:val="18"/>
                <w:szCs w:val="18"/>
              </w:rPr>
              <w:t>b. Grading of hematological toxicities will be according to Appendix 11 (</w:t>
            </w:r>
            <w:r w:rsidR="00B16DC4" w:rsidRPr="00B16DC4">
              <w:rPr>
                <w:sz w:val="18"/>
                <w:szCs w:val="18"/>
              </w:rPr>
              <w:t xml:space="preserve">Table </w:t>
            </w:r>
            <w:del w:id="2911" w:author="Powell, Deana" w:date="2026-03-05T15:34:00Z" w16du:dateUtc="2026-03-05T20:34:00Z">
              <w:r w:rsidR="00B55DCA">
                <w:rPr>
                  <w:noProof/>
                </w:rPr>
                <w:delText>41</w:delText>
              </w:r>
            </w:del>
            <w:ins w:id="2912" w:author="Powell, Deana" w:date="2026-03-05T15:34:00Z" w16du:dateUtc="2026-03-05T20:34:00Z">
              <w:r w:rsidR="00B16DC4" w:rsidRPr="00B16DC4">
                <w:rPr>
                  <w:noProof/>
                  <w:sz w:val="18"/>
                  <w:szCs w:val="18"/>
                </w:rPr>
                <w:t>42</w:t>
              </w:r>
            </w:ins>
            <w:r w:rsidRPr="00017E02">
              <w:rPr>
                <w:sz w:val="18"/>
                <w:szCs w:val="18"/>
              </w:rPr>
              <w:t>). Refer to additional notes in Appendix 11 when assessing grades.</w:t>
            </w:r>
          </w:p>
        </w:tc>
      </w:tr>
    </w:tbl>
    <w:p w14:paraId="4552F9A6" w14:textId="77777777" w:rsidR="00E40DC9" w:rsidRDefault="00E40DC9" w:rsidP="00E40DC9">
      <w:pPr>
        <w:pStyle w:val="ListEnd"/>
      </w:pPr>
      <w:bookmarkStart w:id="2913" w:name="_Ref106876020"/>
    </w:p>
    <w:p w14:paraId="7D409D9E" w14:textId="286EE205" w:rsidR="0074605C" w:rsidRDefault="00526A29">
      <w:pPr>
        <w:pStyle w:val="Caption"/>
        <w:spacing w:before="240"/>
      </w:pPr>
      <w:bookmarkStart w:id="2914" w:name="_Ref211933719"/>
      <w:bookmarkStart w:id="2915" w:name="_Toc212022252"/>
      <w:bookmarkStart w:id="2916" w:name="_Ref140049866"/>
      <w:bookmarkStart w:id="2917" w:name="_Toc140132621"/>
      <w:r>
        <w:t>Table </w:t>
      </w:r>
      <w:r w:rsidR="00B16DC4">
        <w:rPr>
          <w:noProof/>
        </w:rPr>
        <w:t>14</w:t>
      </w:r>
      <w:bookmarkEnd w:id="2913"/>
      <w:bookmarkEnd w:id="2914"/>
      <w:bookmarkEnd w:id="2916"/>
      <w:r>
        <w:tab/>
        <w:t>Dose Delays/Reductions of Nemtabrutinib for Drug-related Hematological Toxicity for Participants with SLL</w:t>
      </w:r>
      <w:bookmarkEnd w:id="2915"/>
      <w:bookmarkEnd w:id="2917"/>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43" w:type="dxa"/>
          <w:left w:w="101" w:type="dxa"/>
          <w:bottom w:w="43" w:type="dxa"/>
          <w:right w:w="101" w:type="dxa"/>
        </w:tblCellMar>
        <w:tblLook w:val="01E0" w:firstRow="1" w:lastRow="1" w:firstColumn="1" w:lastColumn="1" w:noHBand="0" w:noVBand="0"/>
      </w:tblPr>
      <w:tblGrid>
        <w:gridCol w:w="2690"/>
        <w:gridCol w:w="6300"/>
      </w:tblGrid>
      <w:tr w:rsidR="00CA657C" w14:paraId="64F8523A" w14:textId="77777777" w:rsidTr="00017E02">
        <w:trPr>
          <w:cantSplit/>
          <w:trHeight w:val="224"/>
          <w:tblHeader/>
        </w:trPr>
        <w:tc>
          <w:tcPr>
            <w:tcW w:w="1496" w:type="pct"/>
          </w:tcPr>
          <w:p w14:paraId="32EB9F00" w14:textId="77777777" w:rsidR="00AB0193" w:rsidRPr="00821CDA" w:rsidRDefault="00526A29" w:rsidP="004016E5">
            <w:pPr>
              <w:spacing w:before="40" w:after="40"/>
              <w:jc w:val="center"/>
              <w:rPr>
                <w:b/>
                <w:sz w:val="20"/>
                <w:szCs w:val="20"/>
              </w:rPr>
            </w:pPr>
            <w:r w:rsidRPr="00821CDA">
              <w:rPr>
                <w:b/>
                <w:sz w:val="20"/>
                <w:szCs w:val="20"/>
              </w:rPr>
              <w:t>Event</w:t>
            </w:r>
            <w:r w:rsidRPr="00821CDA">
              <w:rPr>
                <w:b/>
                <w:sz w:val="28"/>
                <w:szCs w:val="28"/>
                <w:vertAlign w:val="superscript"/>
              </w:rPr>
              <w:t>a,b</w:t>
            </w:r>
          </w:p>
        </w:tc>
        <w:tc>
          <w:tcPr>
            <w:tcW w:w="3504" w:type="pct"/>
            <w:vAlign w:val="center"/>
          </w:tcPr>
          <w:p w14:paraId="143F8C5C" w14:textId="77777777" w:rsidR="00AB0193" w:rsidRPr="00821CDA" w:rsidRDefault="00526A29" w:rsidP="004016E5">
            <w:pPr>
              <w:spacing w:before="40" w:after="40"/>
              <w:jc w:val="center"/>
              <w:rPr>
                <w:b/>
                <w:sz w:val="20"/>
                <w:szCs w:val="20"/>
              </w:rPr>
            </w:pPr>
            <w:r w:rsidRPr="00821CDA">
              <w:rPr>
                <w:b/>
                <w:sz w:val="20"/>
                <w:szCs w:val="20"/>
              </w:rPr>
              <w:t>Action</w:t>
            </w:r>
          </w:p>
        </w:tc>
      </w:tr>
      <w:tr w:rsidR="00CA657C" w14:paraId="4987B06F" w14:textId="77777777" w:rsidTr="00017E02">
        <w:trPr>
          <w:cantSplit/>
          <w:trHeight w:val="222"/>
        </w:trPr>
        <w:tc>
          <w:tcPr>
            <w:tcW w:w="1496" w:type="pct"/>
          </w:tcPr>
          <w:p w14:paraId="25776CBD" w14:textId="77777777" w:rsidR="00AB0193" w:rsidRPr="00EE591A" w:rsidRDefault="00526A29" w:rsidP="004016E5">
            <w:pPr>
              <w:spacing w:before="40" w:after="40"/>
              <w:textAlignment w:val="baseline"/>
              <w:rPr>
                <w:color w:val="000000"/>
                <w:spacing w:val="-2"/>
                <w:sz w:val="20"/>
                <w:szCs w:val="20"/>
                <w:u w:val="single"/>
              </w:rPr>
            </w:pPr>
            <w:r w:rsidRPr="00EE591A">
              <w:rPr>
                <w:color w:val="000000"/>
                <w:spacing w:val="-2"/>
                <w:sz w:val="20"/>
                <w:szCs w:val="20"/>
                <w:u w:val="single"/>
              </w:rPr>
              <w:t>Grade 2</w:t>
            </w:r>
          </w:p>
          <w:p w14:paraId="71935730" w14:textId="77777777" w:rsidR="00AB0193" w:rsidRPr="00EE591A" w:rsidRDefault="00526A29" w:rsidP="004016E5">
            <w:pPr>
              <w:spacing w:before="40" w:after="40"/>
              <w:textAlignment w:val="baseline"/>
              <w:rPr>
                <w:color w:val="000000"/>
                <w:spacing w:val="-2"/>
                <w:sz w:val="20"/>
                <w:szCs w:val="20"/>
              </w:rPr>
            </w:pPr>
            <w:r w:rsidRPr="00EE591A">
              <w:rPr>
                <w:color w:val="000000"/>
                <w:spacing w:val="-2"/>
                <w:sz w:val="20"/>
                <w:szCs w:val="20"/>
              </w:rPr>
              <w:t>Anemia</w:t>
            </w:r>
          </w:p>
          <w:p w14:paraId="3C84C60C" w14:textId="77777777" w:rsidR="00AB0193" w:rsidRPr="00EE591A" w:rsidRDefault="00526A29" w:rsidP="004016E5">
            <w:pPr>
              <w:spacing w:before="40" w:after="40"/>
              <w:textAlignment w:val="baseline"/>
              <w:rPr>
                <w:color w:val="000000"/>
                <w:spacing w:val="-2"/>
                <w:sz w:val="20"/>
                <w:szCs w:val="20"/>
              </w:rPr>
            </w:pPr>
            <w:r w:rsidRPr="00EE591A">
              <w:rPr>
                <w:color w:val="000000"/>
                <w:spacing w:val="-2"/>
                <w:sz w:val="20"/>
                <w:szCs w:val="20"/>
              </w:rPr>
              <w:t>(Hb ≥8 g/dL)</w:t>
            </w:r>
          </w:p>
          <w:p w14:paraId="4CAE8CB5" w14:textId="77777777" w:rsidR="00AB0193" w:rsidRPr="00EE591A" w:rsidRDefault="00AB0193" w:rsidP="004016E5">
            <w:pPr>
              <w:spacing w:before="40" w:after="40"/>
              <w:textAlignment w:val="baseline"/>
              <w:rPr>
                <w:color w:val="000000"/>
                <w:spacing w:val="-2"/>
                <w:sz w:val="20"/>
                <w:szCs w:val="20"/>
              </w:rPr>
            </w:pPr>
          </w:p>
          <w:p w14:paraId="5F58C721" w14:textId="77777777" w:rsidR="00AB0193" w:rsidRPr="00821CDA" w:rsidRDefault="00526A29" w:rsidP="004016E5">
            <w:pPr>
              <w:spacing w:before="40" w:after="40"/>
              <w:textAlignment w:val="baseline"/>
              <w:rPr>
                <w:color w:val="000000"/>
                <w:spacing w:val="-2"/>
                <w:sz w:val="20"/>
                <w:szCs w:val="20"/>
              </w:rPr>
            </w:pPr>
            <w:r w:rsidRPr="00821CDA">
              <w:rPr>
                <w:color w:val="000000"/>
                <w:spacing w:val="-2"/>
                <w:sz w:val="20"/>
                <w:szCs w:val="20"/>
              </w:rPr>
              <w:t>Thrombocytopenia</w:t>
            </w:r>
          </w:p>
          <w:p w14:paraId="6BDC32D9" w14:textId="77777777" w:rsidR="00AB0193" w:rsidRPr="00821CDA" w:rsidRDefault="00526A29" w:rsidP="004016E5">
            <w:pPr>
              <w:spacing w:before="40" w:after="40"/>
              <w:textAlignment w:val="baseline"/>
              <w:rPr>
                <w:color w:val="000000"/>
                <w:spacing w:val="-2"/>
                <w:sz w:val="20"/>
                <w:szCs w:val="20"/>
              </w:rPr>
            </w:pPr>
            <w:r w:rsidRPr="00821CDA">
              <w:rPr>
                <w:color w:val="000000"/>
                <w:spacing w:val="-2"/>
                <w:sz w:val="20"/>
                <w:szCs w:val="20"/>
              </w:rPr>
              <w:t>(Platelets ≥50 x 10</w:t>
            </w:r>
            <w:r w:rsidRPr="00821CDA">
              <w:rPr>
                <w:color w:val="000000"/>
                <w:spacing w:val="-2"/>
                <w:sz w:val="20"/>
                <w:szCs w:val="20"/>
                <w:vertAlign w:val="superscript"/>
              </w:rPr>
              <w:t>9</w:t>
            </w:r>
            <w:r w:rsidRPr="00821CDA">
              <w:rPr>
                <w:color w:val="000000"/>
                <w:spacing w:val="-2"/>
                <w:sz w:val="20"/>
                <w:szCs w:val="20"/>
              </w:rPr>
              <w:t>/L)</w:t>
            </w:r>
          </w:p>
        </w:tc>
        <w:tc>
          <w:tcPr>
            <w:tcW w:w="3504" w:type="pct"/>
          </w:tcPr>
          <w:p w14:paraId="7997A451" w14:textId="77777777" w:rsidR="00AB0193" w:rsidRPr="00821CDA" w:rsidRDefault="00526A29" w:rsidP="004016E5">
            <w:pPr>
              <w:spacing w:before="40" w:after="40"/>
              <w:rPr>
                <w:b/>
                <w:sz w:val="20"/>
                <w:szCs w:val="20"/>
              </w:rPr>
            </w:pPr>
            <w:r w:rsidRPr="00821CDA">
              <w:rPr>
                <w:sz w:val="20"/>
                <w:szCs w:val="20"/>
              </w:rPr>
              <w:t>Continue current dose level; however, at the discretion of the investigator, dose interruption/modification may be implemented.</w:t>
            </w:r>
          </w:p>
        </w:tc>
      </w:tr>
      <w:tr w:rsidR="00CA657C" w14:paraId="6A29E55E" w14:textId="77777777" w:rsidTr="00017E02">
        <w:trPr>
          <w:cantSplit/>
          <w:trHeight w:val="1104"/>
        </w:trPr>
        <w:tc>
          <w:tcPr>
            <w:tcW w:w="1496" w:type="pct"/>
          </w:tcPr>
          <w:p w14:paraId="758879A6" w14:textId="77777777" w:rsidR="00AB0193" w:rsidRPr="008A50AA" w:rsidRDefault="00526A29" w:rsidP="004016E5">
            <w:pPr>
              <w:spacing w:before="40" w:after="40"/>
              <w:textAlignment w:val="baseline"/>
              <w:rPr>
                <w:color w:val="000000"/>
                <w:spacing w:val="-2"/>
                <w:sz w:val="20"/>
                <w:szCs w:val="20"/>
                <w:u w:val="single"/>
              </w:rPr>
            </w:pPr>
            <w:r w:rsidRPr="008A50AA">
              <w:rPr>
                <w:color w:val="000000"/>
                <w:spacing w:val="-2"/>
                <w:sz w:val="20"/>
                <w:szCs w:val="20"/>
                <w:u w:val="single"/>
              </w:rPr>
              <w:lastRenderedPageBreak/>
              <w:t>Grade 3</w:t>
            </w:r>
          </w:p>
          <w:p w14:paraId="0FAFC1A7" w14:textId="77777777" w:rsidR="00AB0193" w:rsidRPr="008A50AA" w:rsidRDefault="00526A29" w:rsidP="004016E5">
            <w:pPr>
              <w:spacing w:before="40" w:after="40"/>
              <w:textAlignment w:val="baseline"/>
              <w:rPr>
                <w:color w:val="000000"/>
                <w:spacing w:val="-2"/>
                <w:sz w:val="20"/>
                <w:szCs w:val="20"/>
              </w:rPr>
            </w:pPr>
            <w:r w:rsidRPr="008A50AA">
              <w:rPr>
                <w:color w:val="000000"/>
                <w:spacing w:val="-2"/>
                <w:sz w:val="20"/>
                <w:szCs w:val="20"/>
              </w:rPr>
              <w:t>Anemia</w:t>
            </w:r>
          </w:p>
          <w:p w14:paraId="64A4F051" w14:textId="77777777" w:rsidR="00AB0193" w:rsidRPr="008A50AA" w:rsidRDefault="00526A29" w:rsidP="004016E5">
            <w:pPr>
              <w:spacing w:before="40" w:after="40"/>
              <w:textAlignment w:val="baseline"/>
              <w:rPr>
                <w:color w:val="000000"/>
                <w:spacing w:val="-2"/>
                <w:sz w:val="20"/>
                <w:szCs w:val="20"/>
              </w:rPr>
            </w:pPr>
            <w:r w:rsidRPr="008A50AA">
              <w:rPr>
                <w:color w:val="000000"/>
                <w:spacing w:val="-2"/>
                <w:sz w:val="20"/>
                <w:szCs w:val="20"/>
              </w:rPr>
              <w:t>(Hb &lt;8 and ≥6 g/dL)</w:t>
            </w:r>
          </w:p>
          <w:p w14:paraId="26A44CA9" w14:textId="77777777" w:rsidR="00AB0193" w:rsidRPr="008A50AA" w:rsidRDefault="00AB0193" w:rsidP="004016E5">
            <w:pPr>
              <w:spacing w:before="40" w:after="40"/>
              <w:textAlignment w:val="baseline"/>
              <w:rPr>
                <w:color w:val="000000"/>
                <w:spacing w:val="-2"/>
                <w:sz w:val="20"/>
                <w:szCs w:val="20"/>
              </w:rPr>
            </w:pPr>
          </w:p>
          <w:p w14:paraId="081DC531" w14:textId="77777777" w:rsidR="00AB0193" w:rsidRPr="00821CDA" w:rsidRDefault="00526A29" w:rsidP="004016E5">
            <w:pPr>
              <w:spacing w:before="40" w:after="40"/>
              <w:textAlignment w:val="baseline"/>
              <w:rPr>
                <w:color w:val="000000"/>
                <w:spacing w:val="-2"/>
                <w:sz w:val="20"/>
                <w:szCs w:val="20"/>
              </w:rPr>
            </w:pPr>
            <w:r w:rsidRPr="00821CDA">
              <w:rPr>
                <w:color w:val="000000"/>
                <w:spacing w:val="-2"/>
                <w:sz w:val="20"/>
                <w:szCs w:val="20"/>
              </w:rPr>
              <w:t>Thrombocytopenia</w:t>
            </w:r>
          </w:p>
          <w:p w14:paraId="79229B73" w14:textId="77777777" w:rsidR="00AB0193" w:rsidRPr="00821CDA" w:rsidRDefault="00526A29" w:rsidP="004016E5">
            <w:pPr>
              <w:spacing w:before="40" w:after="40"/>
              <w:textAlignment w:val="baseline"/>
              <w:rPr>
                <w:color w:val="000000"/>
                <w:spacing w:val="-2"/>
                <w:sz w:val="20"/>
                <w:szCs w:val="20"/>
              </w:rPr>
            </w:pPr>
            <w:r w:rsidRPr="00821CDA">
              <w:rPr>
                <w:color w:val="000000"/>
                <w:spacing w:val="-2"/>
                <w:sz w:val="20"/>
                <w:szCs w:val="20"/>
              </w:rPr>
              <w:t>(Platelets &lt;50 to ≥25 x 10</w:t>
            </w:r>
            <w:r w:rsidRPr="00821CDA">
              <w:rPr>
                <w:color w:val="000000"/>
                <w:spacing w:val="-2"/>
                <w:sz w:val="20"/>
                <w:szCs w:val="20"/>
                <w:vertAlign w:val="superscript"/>
              </w:rPr>
              <w:t>9</w:t>
            </w:r>
            <w:r w:rsidRPr="00821CDA">
              <w:rPr>
                <w:color w:val="000000"/>
                <w:spacing w:val="-2"/>
                <w:sz w:val="20"/>
                <w:szCs w:val="20"/>
              </w:rPr>
              <w:t>/L)</w:t>
            </w:r>
          </w:p>
        </w:tc>
        <w:tc>
          <w:tcPr>
            <w:tcW w:w="3504" w:type="pct"/>
          </w:tcPr>
          <w:p w14:paraId="3FB282E3" w14:textId="77777777" w:rsidR="00AB0193" w:rsidRPr="0093241B" w:rsidRDefault="00526A29" w:rsidP="004016E5">
            <w:pPr>
              <w:spacing w:before="40" w:after="40"/>
              <w:textAlignment w:val="baseline"/>
              <w:rPr>
                <w:spacing w:val="-2"/>
                <w:sz w:val="20"/>
                <w:szCs w:val="20"/>
                <w:u w:val="single"/>
              </w:rPr>
            </w:pPr>
            <w:r w:rsidRPr="0093241B">
              <w:rPr>
                <w:spacing w:val="-2"/>
                <w:sz w:val="20"/>
                <w:szCs w:val="20"/>
                <w:u w:val="single"/>
              </w:rPr>
              <w:t>First occurrence:</w:t>
            </w:r>
          </w:p>
          <w:p w14:paraId="3E541EE6" w14:textId="77777777" w:rsidR="00AB0193" w:rsidRPr="00821CDA" w:rsidRDefault="00526A29" w:rsidP="004016E5">
            <w:pPr>
              <w:spacing w:before="40" w:after="40"/>
              <w:textAlignment w:val="baseline"/>
              <w:rPr>
                <w:spacing w:val="-2"/>
                <w:sz w:val="20"/>
                <w:szCs w:val="20"/>
              </w:rPr>
            </w:pPr>
            <w:r w:rsidRPr="00821CDA">
              <w:rPr>
                <w:spacing w:val="-2"/>
                <w:sz w:val="20"/>
                <w:szCs w:val="20"/>
              </w:rPr>
              <w:t xml:space="preserve">Withhold </w:t>
            </w:r>
            <w:r w:rsidRPr="00821CDA">
              <w:rPr>
                <w:sz w:val="20"/>
                <w:szCs w:val="20"/>
              </w:rPr>
              <w:t xml:space="preserve">nemtabrutinib </w:t>
            </w:r>
            <w:r w:rsidRPr="00821CDA">
              <w:rPr>
                <w:spacing w:val="-2"/>
                <w:sz w:val="20"/>
                <w:szCs w:val="20"/>
              </w:rPr>
              <w:t>and monitor hematology and/or chemistry at least once a week until relevant laboratory value(s) recover to the values outlined below:</w:t>
            </w:r>
          </w:p>
          <w:p w14:paraId="3C322EA1" w14:textId="77777777" w:rsidR="00AB0193" w:rsidRPr="00821CDA" w:rsidRDefault="00526A29" w:rsidP="00537379">
            <w:pPr>
              <w:numPr>
                <w:ilvl w:val="0"/>
                <w:numId w:val="19"/>
              </w:numPr>
              <w:spacing w:before="40" w:after="40"/>
              <w:ind w:left="324" w:hanging="320"/>
              <w:textAlignment w:val="baseline"/>
              <w:rPr>
                <w:spacing w:val="-3"/>
                <w:sz w:val="20"/>
                <w:szCs w:val="20"/>
              </w:rPr>
            </w:pPr>
            <w:r w:rsidRPr="00821CDA">
              <w:rPr>
                <w:spacing w:val="-3"/>
                <w:sz w:val="20"/>
                <w:szCs w:val="20"/>
              </w:rPr>
              <w:t xml:space="preserve">If the relevant laboratory value recovers within 7 days to Grade 1 or baseline (if </w:t>
            </w:r>
            <w:r w:rsidR="00EE1C59" w:rsidRPr="00821CDA">
              <w:rPr>
                <w:spacing w:val="-3"/>
                <w:sz w:val="20"/>
                <w:szCs w:val="20"/>
              </w:rPr>
              <w:t>cytopenias</w:t>
            </w:r>
            <w:r w:rsidRPr="00821CDA">
              <w:rPr>
                <w:spacing w:val="-3"/>
                <w:sz w:val="20"/>
                <w:szCs w:val="20"/>
              </w:rPr>
              <w:t xml:space="preserve"> present at the start of study) or ≥8 g/dL for Hb, ≥50 x 10</w:t>
            </w:r>
            <w:r w:rsidRPr="00821CDA">
              <w:rPr>
                <w:spacing w:val="-3"/>
                <w:sz w:val="20"/>
                <w:szCs w:val="20"/>
                <w:vertAlign w:val="superscript"/>
              </w:rPr>
              <w:t>9</w:t>
            </w:r>
            <w:r w:rsidRPr="00821CDA">
              <w:rPr>
                <w:spacing w:val="-3"/>
                <w:sz w:val="20"/>
                <w:szCs w:val="20"/>
              </w:rPr>
              <w:t xml:space="preserve">/L for platelets (if no </w:t>
            </w:r>
            <w:r w:rsidR="00EE1C59" w:rsidRPr="00821CDA">
              <w:rPr>
                <w:spacing w:val="-3"/>
                <w:sz w:val="20"/>
                <w:szCs w:val="20"/>
              </w:rPr>
              <w:t>cytopenias</w:t>
            </w:r>
            <w:r w:rsidRPr="00821CDA">
              <w:rPr>
                <w:spacing w:val="-3"/>
                <w:sz w:val="20"/>
                <w:szCs w:val="20"/>
              </w:rPr>
              <w:t xml:space="preserve"> present at the start of study), resume </w:t>
            </w:r>
            <w:r w:rsidRPr="00821CDA">
              <w:rPr>
                <w:sz w:val="20"/>
                <w:szCs w:val="20"/>
              </w:rPr>
              <w:t xml:space="preserve">nemtabrutinib </w:t>
            </w:r>
            <w:r w:rsidRPr="00821CDA">
              <w:rPr>
                <w:spacing w:val="-3"/>
                <w:sz w:val="20"/>
                <w:szCs w:val="20"/>
              </w:rPr>
              <w:t>treatment at the same dose.</w:t>
            </w:r>
          </w:p>
          <w:p w14:paraId="6C339E7E" w14:textId="77777777" w:rsidR="00AB0193" w:rsidRPr="00236871" w:rsidRDefault="00526A29" w:rsidP="00537379">
            <w:pPr>
              <w:numPr>
                <w:ilvl w:val="0"/>
                <w:numId w:val="19"/>
              </w:numPr>
              <w:spacing w:before="40" w:after="40"/>
              <w:ind w:left="324" w:hanging="320"/>
              <w:textAlignment w:val="baseline"/>
              <w:rPr>
                <w:sz w:val="20"/>
                <w:szCs w:val="20"/>
              </w:rPr>
            </w:pPr>
            <w:r w:rsidRPr="00236871">
              <w:rPr>
                <w:sz w:val="20"/>
                <w:szCs w:val="20"/>
              </w:rPr>
              <w:t>If the relevant laboratory value takes more than 7 days but within 21 days to recover with or without therapy to the level described above, restart nemtabrutinib administration at a reduced dose. If, in the opinion of the investigator and with the agreement of the Sponsor Clinical Director, dose re-escalation is in the best interest of a participant, the dose may be re-escalated after the participant is fully recovered.</w:t>
            </w:r>
          </w:p>
          <w:p w14:paraId="135436F8" w14:textId="3145DCF9" w:rsidR="00DD59E7" w:rsidRPr="00236871" w:rsidRDefault="00526A29" w:rsidP="00537379">
            <w:pPr>
              <w:pStyle w:val="ListParagraph"/>
              <w:numPr>
                <w:ilvl w:val="0"/>
                <w:numId w:val="19"/>
              </w:numPr>
              <w:spacing w:before="40" w:after="40"/>
              <w:ind w:left="324" w:hanging="284"/>
              <w:textAlignment w:val="baseline"/>
              <w:rPr>
                <w:sz w:val="20"/>
                <w:szCs w:val="20"/>
              </w:rPr>
            </w:pPr>
            <w:r w:rsidRPr="00236871">
              <w:rPr>
                <w:sz w:val="20"/>
                <w:szCs w:val="20"/>
              </w:rPr>
              <w:t xml:space="preserve">If recovery occurs after more than 21 days on drug hold, </w:t>
            </w:r>
            <w:del w:id="2918" w:author="Powell, Deana" w:date="2026-03-05T15:34:00Z" w16du:dateUtc="2026-03-05T20:34:00Z">
              <w:r w:rsidR="00895D30" w:rsidRPr="00821CDA">
                <w:rPr>
                  <w:sz w:val="20"/>
                  <w:szCs w:val="20"/>
                </w:rPr>
                <w:delText>permanently discontinue nemtabrutinib.</w:delText>
              </w:r>
            </w:del>
            <w:ins w:id="2919" w:author="Powell, Deana" w:date="2026-03-05T15:34:00Z" w16du:dateUtc="2026-03-05T20:34:00Z">
              <w:r w:rsidRPr="00236871">
                <w:rPr>
                  <w:sz w:val="20"/>
                  <w:szCs w:val="20"/>
                </w:rPr>
                <w:t xml:space="preserve">nemtabrutinib may be restarted with a dose reduction if it is in the interest of the participant after Sponsor consultation. </w:t>
              </w:r>
            </w:ins>
          </w:p>
          <w:p w14:paraId="20CD90DA" w14:textId="77777777" w:rsidR="00DD59E7" w:rsidRPr="00236871" w:rsidRDefault="00526A29" w:rsidP="00DD59E7">
            <w:pPr>
              <w:pStyle w:val="TableCellLeft"/>
              <w:keepNext w:val="0"/>
              <w:keepLines w:val="0"/>
              <w:spacing w:before="40" w:after="40" w:line="240" w:lineRule="auto"/>
              <w:ind w:left="40"/>
              <w:rPr>
                <w:szCs w:val="20"/>
                <w:u w:val="single"/>
              </w:rPr>
            </w:pPr>
            <w:r w:rsidRPr="00236871">
              <w:rPr>
                <w:szCs w:val="20"/>
                <w:u w:val="single"/>
              </w:rPr>
              <w:t>Second occurrence:</w:t>
            </w:r>
          </w:p>
          <w:p w14:paraId="3B3CB59C" w14:textId="23D7E028" w:rsidR="00F102CE" w:rsidRPr="00236871" w:rsidRDefault="00526A29" w:rsidP="00F102CE">
            <w:pPr>
              <w:pStyle w:val="ListParagraph"/>
              <w:numPr>
                <w:ilvl w:val="0"/>
                <w:numId w:val="19"/>
              </w:numPr>
              <w:spacing w:before="40" w:after="40"/>
              <w:ind w:left="324" w:hanging="284"/>
              <w:textAlignment w:val="baseline"/>
              <w:rPr>
                <w:sz w:val="20"/>
                <w:szCs w:val="20"/>
              </w:rPr>
            </w:pPr>
            <w:r w:rsidRPr="00236871">
              <w:rPr>
                <w:rFonts w:eastAsia="TimesNewRoman"/>
                <w:sz w:val="20"/>
                <w:szCs w:val="20"/>
              </w:rPr>
              <w:t xml:space="preserve">If </w:t>
            </w:r>
            <w:ins w:id="2920" w:author="Powell, Deana" w:date="2026-03-05T15:34:00Z" w16du:dateUtc="2026-03-05T20:34:00Z">
              <w:r w:rsidRPr="00236871">
                <w:rPr>
                  <w:rFonts w:eastAsia="TimesNewRoman"/>
                  <w:sz w:val="20"/>
                  <w:szCs w:val="20"/>
                </w:rPr>
                <w:t>a s</w:t>
              </w:r>
              <w:r w:rsidRPr="00236871">
                <w:rPr>
                  <w:sz w:val="20"/>
                  <w:szCs w:val="20"/>
                </w:rPr>
                <w:t xml:space="preserve">econd hold is required for </w:t>
              </w:r>
            </w:ins>
            <w:r w:rsidRPr="00236871">
              <w:rPr>
                <w:sz w:val="20"/>
                <w:szCs w:val="20"/>
              </w:rPr>
              <w:t xml:space="preserve">the same event </w:t>
            </w:r>
            <w:del w:id="2921" w:author="Powell, Deana" w:date="2026-03-05T15:34:00Z" w16du:dateUtc="2026-03-05T20:34:00Z">
              <w:r w:rsidR="00895D30">
                <w:rPr>
                  <w:spacing w:val="-3"/>
                  <w:sz w:val="20"/>
                  <w:szCs w:val="20"/>
                </w:rPr>
                <w:delText>recurs</w:delText>
              </w:r>
            </w:del>
            <w:ins w:id="2922" w:author="Powell, Deana" w:date="2026-03-05T15:34:00Z" w16du:dateUtc="2026-03-05T20:34:00Z">
              <w:r w:rsidRPr="00236871">
                <w:rPr>
                  <w:sz w:val="20"/>
                  <w:szCs w:val="20"/>
                </w:rPr>
                <w:t>at Dose Level 1 and it resolves within 21 days</w:t>
              </w:r>
            </w:ins>
            <w:r w:rsidRPr="00236871">
              <w:rPr>
                <w:sz w:val="20"/>
                <w:szCs w:val="20"/>
              </w:rPr>
              <w:t xml:space="preserve">, administer nemtabrutinib at </w:t>
            </w:r>
            <w:del w:id="2923" w:author="Powell, Deana" w:date="2026-03-05T15:34:00Z" w16du:dateUtc="2026-03-05T20:34:00Z">
              <w:r w:rsidR="00895D30" w:rsidRPr="00821CDA">
                <w:rPr>
                  <w:spacing w:val="-3"/>
                  <w:sz w:val="20"/>
                  <w:szCs w:val="20"/>
                </w:rPr>
                <w:delText>a reduced dose.</w:delText>
              </w:r>
              <w:r w:rsidR="00895D30">
                <w:rPr>
                  <w:spacing w:val="-3"/>
                  <w:sz w:val="20"/>
                  <w:szCs w:val="20"/>
                </w:rPr>
                <w:delText xml:space="preserve"> </w:delText>
              </w:r>
            </w:del>
            <w:r w:rsidRPr="00236871">
              <w:rPr>
                <w:sz w:val="20"/>
                <w:szCs w:val="20"/>
              </w:rPr>
              <w:t xml:space="preserve">Dose </w:t>
            </w:r>
            <w:del w:id="2924" w:author="Powell, Deana" w:date="2026-03-05T15:34:00Z" w16du:dateUtc="2026-03-05T20:34:00Z">
              <w:r w:rsidR="00895D30">
                <w:rPr>
                  <w:spacing w:val="-3"/>
                  <w:sz w:val="20"/>
                  <w:szCs w:val="20"/>
                </w:rPr>
                <w:delText>re-</w:delText>
              </w:r>
            </w:del>
            <w:ins w:id="2925" w:author="Powell, Deana" w:date="2026-03-05T15:34:00Z" w16du:dateUtc="2026-03-05T20:34:00Z">
              <w:r w:rsidRPr="00236871">
                <w:rPr>
                  <w:sz w:val="20"/>
                  <w:szCs w:val="20"/>
                </w:rPr>
                <w:t xml:space="preserve">Level -1. Dose </w:t>
              </w:r>
            </w:ins>
            <w:r w:rsidRPr="00236871">
              <w:rPr>
                <w:sz w:val="20"/>
                <w:szCs w:val="20"/>
              </w:rPr>
              <w:t xml:space="preserve">escalation </w:t>
            </w:r>
            <w:ins w:id="2926" w:author="Powell, Deana" w:date="2026-03-05T15:34:00Z" w16du:dateUtc="2026-03-05T20:34:00Z">
              <w:r w:rsidRPr="00236871">
                <w:rPr>
                  <w:sz w:val="20"/>
                  <w:szCs w:val="20"/>
                </w:rPr>
                <w:t xml:space="preserve">to Dose Level 1 </w:t>
              </w:r>
            </w:ins>
            <w:r w:rsidRPr="00236871">
              <w:rPr>
                <w:sz w:val="20"/>
                <w:szCs w:val="20"/>
              </w:rPr>
              <w:t>is not permitted</w:t>
            </w:r>
            <w:del w:id="2927" w:author="Powell, Deana" w:date="2026-03-05T15:34:00Z" w16du:dateUtc="2026-03-05T20:34:00Z">
              <w:r w:rsidR="00895D30">
                <w:rPr>
                  <w:spacing w:val="-3"/>
                  <w:sz w:val="20"/>
                  <w:szCs w:val="20"/>
                </w:rPr>
                <w:delText>.</w:delText>
              </w:r>
            </w:del>
            <w:ins w:id="2928" w:author="Powell, Deana" w:date="2026-03-05T15:34:00Z" w16du:dateUtc="2026-03-05T20:34:00Z">
              <w:r w:rsidRPr="00236871">
                <w:rPr>
                  <w:sz w:val="20"/>
                  <w:szCs w:val="20"/>
                </w:rPr>
                <w:t xml:space="preserve"> (see </w:t>
              </w:r>
              <w:r w:rsidR="00B16DC4" w:rsidRPr="00B16DC4">
                <w:rPr>
                  <w:sz w:val="20"/>
                  <w:szCs w:val="20"/>
                </w:rPr>
                <w:t>Table 10</w:t>
              </w:r>
              <w:r w:rsidRPr="00236871">
                <w:rPr>
                  <w:sz w:val="20"/>
                  <w:szCs w:val="20"/>
                </w:rPr>
                <w:t xml:space="preserve"> and </w:t>
              </w:r>
            </w:ins>
          </w:p>
          <w:p w14:paraId="093ABCFC" w14:textId="2BBF1EF9" w:rsidR="00DD59E7" w:rsidRPr="00236871" w:rsidRDefault="00895D30" w:rsidP="00236871">
            <w:pPr>
              <w:pStyle w:val="ListParagraph"/>
              <w:spacing w:before="40" w:after="40"/>
              <w:ind w:left="324"/>
              <w:textAlignment w:val="baseline"/>
              <w:rPr>
                <w:ins w:id="2929" w:author="Powell, Deana" w:date="2026-03-05T15:34:00Z" w16du:dateUtc="2026-03-05T20:34:00Z"/>
                <w:sz w:val="20"/>
                <w:szCs w:val="20"/>
              </w:rPr>
            </w:pPr>
            <w:del w:id="2930" w:author="Powell, Deana" w:date="2026-03-05T15:34:00Z" w16du:dateUtc="2026-03-05T20:34:00Z">
              <w:r>
                <w:rPr>
                  <w:color w:val="000000"/>
                  <w:sz w:val="20"/>
                </w:rPr>
                <w:delText>If a participant continues to experience</w:delText>
              </w:r>
            </w:del>
            <w:ins w:id="2931" w:author="Powell, Deana" w:date="2026-03-05T15:34:00Z" w16du:dateUtc="2026-03-05T20:34:00Z">
              <w:r w:rsidR="00B16DC4" w:rsidRPr="00B16DC4">
                <w:rPr>
                  <w:sz w:val="20"/>
                  <w:szCs w:val="20"/>
                </w:rPr>
                <w:t>Table 11</w:t>
              </w:r>
              <w:r w:rsidR="00526A29" w:rsidRPr="00236871">
                <w:rPr>
                  <w:sz w:val="20"/>
                  <w:szCs w:val="20"/>
                </w:rPr>
                <w:t>).</w:t>
              </w:r>
            </w:ins>
          </w:p>
          <w:p w14:paraId="2D70D575" w14:textId="5E13F206" w:rsidR="00DD59E7" w:rsidRPr="00236871" w:rsidRDefault="00526A29" w:rsidP="00236871">
            <w:pPr>
              <w:pStyle w:val="ListParagraph"/>
              <w:numPr>
                <w:ilvl w:val="0"/>
                <w:numId w:val="19"/>
              </w:numPr>
              <w:spacing w:before="40" w:after="40"/>
              <w:ind w:left="324" w:hanging="284"/>
              <w:textAlignment w:val="baseline"/>
              <w:rPr>
                <w:ins w:id="2932" w:author="Powell, Deana" w:date="2026-03-05T15:34:00Z" w16du:dateUtc="2026-03-05T20:34:00Z"/>
                <w:sz w:val="20"/>
                <w:szCs w:val="20"/>
              </w:rPr>
            </w:pPr>
            <w:ins w:id="2933" w:author="Powell, Deana" w:date="2026-03-05T15:34:00Z" w16du:dateUtc="2026-03-05T20:34:00Z">
              <w:r w:rsidRPr="00236871">
                <w:rPr>
                  <w:sz w:val="20"/>
                  <w:szCs w:val="20"/>
                </w:rPr>
                <w:t>If a second hold is required for</w:t>
              </w:r>
            </w:ins>
            <w:r w:rsidRPr="00236871">
              <w:rPr>
                <w:sz w:val="20"/>
                <w:szCs w:val="20"/>
              </w:rPr>
              <w:t xml:space="preserve"> the same event at </w:t>
            </w:r>
            <w:del w:id="2934" w:author="Powell, Deana" w:date="2026-03-05T15:34:00Z" w16du:dateUtc="2026-03-05T20:34:00Z">
              <w:r w:rsidR="00895D30">
                <w:rPr>
                  <w:color w:val="000000"/>
                  <w:sz w:val="20"/>
                </w:rPr>
                <w:delText>reduced dose</w:delText>
              </w:r>
            </w:del>
            <w:ins w:id="2935" w:author="Powell, Deana" w:date="2026-03-05T15:34:00Z" w16du:dateUtc="2026-03-05T20:34:00Z">
              <w:r w:rsidRPr="00236871">
                <w:rPr>
                  <w:sz w:val="20"/>
                  <w:szCs w:val="20"/>
                </w:rPr>
                <w:t xml:space="preserve">Dose Level 1 (see </w:t>
              </w:r>
              <w:r w:rsidR="00B16DC4" w:rsidRPr="00B16DC4">
                <w:rPr>
                  <w:sz w:val="20"/>
                  <w:szCs w:val="20"/>
                </w:rPr>
                <w:t>Table 10</w:t>
              </w:r>
              <w:r w:rsidRPr="00236871">
                <w:rPr>
                  <w:sz w:val="20"/>
                  <w:szCs w:val="20"/>
                </w:rPr>
                <w:t xml:space="preserve"> and </w:t>
              </w:r>
              <w:r w:rsidR="00B16DC4" w:rsidRPr="00B16DC4">
                <w:rPr>
                  <w:sz w:val="20"/>
                  <w:szCs w:val="20"/>
                </w:rPr>
                <w:t>Table 11</w:t>
              </w:r>
              <w:r w:rsidRPr="00236871">
                <w:rPr>
                  <w:sz w:val="20"/>
                  <w:szCs w:val="20"/>
                </w:rPr>
                <w:t>) and the event does not recover within 21 days, permanently discontinue nemtabrutinib.</w:t>
              </w:r>
            </w:ins>
          </w:p>
          <w:p w14:paraId="5CB9AF09" w14:textId="12655248" w:rsidR="00DD59E7" w:rsidRPr="00236871" w:rsidRDefault="00526A29" w:rsidP="00236871">
            <w:pPr>
              <w:pStyle w:val="ListParagraph"/>
              <w:numPr>
                <w:ilvl w:val="0"/>
                <w:numId w:val="19"/>
              </w:numPr>
              <w:spacing w:before="40" w:after="40"/>
              <w:ind w:left="324" w:hanging="284"/>
              <w:textAlignment w:val="baseline"/>
              <w:rPr>
                <w:ins w:id="2936" w:author="Powell, Deana" w:date="2026-03-05T15:34:00Z" w16du:dateUtc="2026-03-05T20:34:00Z"/>
                <w:sz w:val="20"/>
                <w:szCs w:val="20"/>
              </w:rPr>
            </w:pPr>
            <w:ins w:id="2937" w:author="Powell, Deana" w:date="2026-03-05T15:34:00Z" w16du:dateUtc="2026-03-05T20:34:00Z">
              <w:r w:rsidRPr="00236871">
                <w:rPr>
                  <w:sz w:val="20"/>
                  <w:szCs w:val="20"/>
                </w:rPr>
                <w:t xml:space="preserve">If a second hold is required for the same event at Dose Level -1 (see </w:t>
              </w:r>
              <w:r w:rsidR="00B16DC4" w:rsidRPr="00B16DC4">
                <w:rPr>
                  <w:sz w:val="20"/>
                  <w:szCs w:val="20"/>
                </w:rPr>
                <w:t>Table 10</w:t>
              </w:r>
              <w:r w:rsidRPr="00236871">
                <w:rPr>
                  <w:sz w:val="20"/>
                  <w:szCs w:val="20"/>
                </w:rPr>
                <w:t xml:space="preserve"> and </w:t>
              </w:r>
              <w:r w:rsidR="00B16DC4" w:rsidRPr="00B16DC4">
                <w:rPr>
                  <w:sz w:val="20"/>
                  <w:szCs w:val="20"/>
                </w:rPr>
                <w:t>Table 11</w:t>
              </w:r>
              <w:r w:rsidRPr="00236871">
                <w:rPr>
                  <w:sz w:val="20"/>
                  <w:szCs w:val="20"/>
                </w:rPr>
                <w:t>) and the event does not recover within 21 days, permanently disco</w:t>
              </w:r>
              <w:r w:rsidRPr="00236871">
                <w:rPr>
                  <w:rFonts w:eastAsia="TimesNewRoman"/>
                  <w:sz w:val="20"/>
                  <w:szCs w:val="20"/>
                </w:rPr>
                <w:t>ntinue nemtabrutinib.</w:t>
              </w:r>
            </w:ins>
          </w:p>
          <w:p w14:paraId="5A7CDBB0" w14:textId="77777777" w:rsidR="00DD59E7" w:rsidRPr="00236871" w:rsidRDefault="00526A29" w:rsidP="00DD59E7">
            <w:pPr>
              <w:autoSpaceDE w:val="0"/>
              <w:autoSpaceDN w:val="0"/>
              <w:adjustRightInd w:val="0"/>
              <w:rPr>
                <w:ins w:id="2938" w:author="Powell, Deana" w:date="2026-03-05T15:34:00Z" w16du:dateUtc="2026-03-05T20:34:00Z"/>
                <w:rFonts w:eastAsia="TimesNewRoman"/>
                <w:sz w:val="20"/>
                <w:szCs w:val="20"/>
              </w:rPr>
            </w:pPr>
            <w:ins w:id="2939" w:author="Powell, Deana" w:date="2026-03-05T15:34:00Z" w16du:dateUtc="2026-03-05T20:34:00Z">
              <w:r w:rsidRPr="00236871">
                <w:rPr>
                  <w:rFonts w:eastAsia="TimesNewRoman"/>
                  <w:sz w:val="20"/>
                  <w:szCs w:val="20"/>
                </w:rPr>
                <w:t>Third occurrence of AE:</w:t>
              </w:r>
            </w:ins>
          </w:p>
          <w:p w14:paraId="0304CC9A" w14:textId="56D4B17A" w:rsidR="00AB0193" w:rsidRPr="00236871" w:rsidRDefault="00526A29" w:rsidP="00236871">
            <w:pPr>
              <w:pStyle w:val="ListParagraph"/>
              <w:numPr>
                <w:ilvl w:val="0"/>
                <w:numId w:val="19"/>
              </w:numPr>
              <w:spacing w:before="40" w:after="40"/>
              <w:ind w:left="324" w:hanging="284"/>
              <w:textAlignment w:val="baseline"/>
              <w:rPr>
                <w:sz w:val="20"/>
                <w:szCs w:val="20"/>
              </w:rPr>
            </w:pPr>
            <w:ins w:id="2940" w:author="Powell, Deana" w:date="2026-03-05T15:34:00Z" w16du:dateUtc="2026-03-05T20:34:00Z">
              <w:r w:rsidRPr="00236871">
                <w:rPr>
                  <w:rFonts w:eastAsia="TimesNewRoman"/>
                  <w:sz w:val="20"/>
                  <w:szCs w:val="20"/>
                </w:rPr>
                <w:t xml:space="preserve">If a participant experiences a third occurrence of the same event at Dose Level -1 </w:t>
              </w:r>
              <w:r w:rsidRPr="00236871">
                <w:rPr>
                  <w:sz w:val="20"/>
                  <w:szCs w:val="20"/>
                </w:rPr>
                <w:t xml:space="preserve">(see </w:t>
              </w:r>
              <w:r w:rsidR="00B16DC4" w:rsidRPr="00B16DC4">
                <w:rPr>
                  <w:sz w:val="20"/>
                  <w:szCs w:val="20"/>
                </w:rPr>
                <w:t>Table 10</w:t>
              </w:r>
              <w:r w:rsidRPr="00236871">
                <w:rPr>
                  <w:sz w:val="20"/>
                  <w:szCs w:val="20"/>
                </w:rPr>
                <w:t xml:space="preserve"> and </w:t>
              </w:r>
              <w:r w:rsidR="00B16DC4" w:rsidRPr="00B16DC4">
                <w:rPr>
                  <w:sz w:val="20"/>
                  <w:szCs w:val="20"/>
                </w:rPr>
                <w:t>Table 11</w:t>
              </w:r>
              <w:r w:rsidRPr="00236871">
                <w:rPr>
                  <w:sz w:val="20"/>
                  <w:szCs w:val="20"/>
                </w:rPr>
                <w:t>)</w:t>
              </w:r>
            </w:ins>
            <w:r w:rsidRPr="00236871">
              <w:rPr>
                <w:rFonts w:eastAsia="TimesNewRoman"/>
                <w:sz w:val="20"/>
                <w:szCs w:val="20"/>
              </w:rPr>
              <w:t xml:space="preserve"> and recovery does not occur within 21 days on drug hold, permanently discontinue nemtabrutinib.</w:t>
            </w:r>
          </w:p>
        </w:tc>
      </w:tr>
      <w:tr w:rsidR="00CA657C" w14:paraId="5B3DC7DD" w14:textId="77777777" w:rsidTr="00017E02">
        <w:trPr>
          <w:cantSplit/>
          <w:trHeight w:val="550"/>
        </w:trPr>
        <w:tc>
          <w:tcPr>
            <w:tcW w:w="1496" w:type="pct"/>
          </w:tcPr>
          <w:p w14:paraId="6451348B" w14:textId="77777777" w:rsidR="00AB0193" w:rsidRPr="00163B59" w:rsidRDefault="00526A29" w:rsidP="004016E5">
            <w:pPr>
              <w:spacing w:before="40" w:after="40"/>
              <w:textAlignment w:val="baseline"/>
              <w:rPr>
                <w:color w:val="000000"/>
                <w:spacing w:val="-2"/>
                <w:sz w:val="20"/>
                <w:szCs w:val="20"/>
                <w:u w:val="single"/>
              </w:rPr>
            </w:pPr>
            <w:r w:rsidRPr="00163B59">
              <w:rPr>
                <w:color w:val="000000"/>
                <w:spacing w:val="-2"/>
                <w:sz w:val="20"/>
                <w:szCs w:val="20"/>
                <w:u w:val="single"/>
              </w:rPr>
              <w:lastRenderedPageBreak/>
              <w:t>Grade 4</w:t>
            </w:r>
          </w:p>
          <w:p w14:paraId="1A59B0D5" w14:textId="77777777" w:rsidR="00AB0193" w:rsidRPr="00163B59" w:rsidRDefault="00526A29" w:rsidP="004016E5">
            <w:pPr>
              <w:spacing w:before="40" w:after="40"/>
              <w:textAlignment w:val="baseline"/>
              <w:rPr>
                <w:color w:val="000000"/>
                <w:spacing w:val="-2"/>
                <w:sz w:val="20"/>
                <w:szCs w:val="20"/>
              </w:rPr>
            </w:pPr>
            <w:r w:rsidRPr="00163B59">
              <w:rPr>
                <w:color w:val="000000"/>
                <w:spacing w:val="-2"/>
                <w:sz w:val="20"/>
                <w:szCs w:val="20"/>
              </w:rPr>
              <w:t>Anemia</w:t>
            </w:r>
          </w:p>
          <w:p w14:paraId="7DE1AA46" w14:textId="77777777" w:rsidR="00AB0193" w:rsidRPr="00163B59" w:rsidRDefault="00526A29" w:rsidP="004016E5">
            <w:pPr>
              <w:spacing w:before="40" w:after="40"/>
              <w:textAlignment w:val="baseline"/>
              <w:rPr>
                <w:color w:val="000000"/>
                <w:spacing w:val="-2"/>
                <w:sz w:val="20"/>
                <w:szCs w:val="20"/>
              </w:rPr>
            </w:pPr>
            <w:r w:rsidRPr="00163B59">
              <w:rPr>
                <w:color w:val="000000"/>
                <w:spacing w:val="-2"/>
                <w:sz w:val="20"/>
                <w:szCs w:val="20"/>
              </w:rPr>
              <w:t>(Hb &lt;6 g/dL)</w:t>
            </w:r>
          </w:p>
          <w:p w14:paraId="554E49E5" w14:textId="77777777" w:rsidR="00AB0193" w:rsidRPr="00163B59" w:rsidRDefault="00AB0193" w:rsidP="004016E5">
            <w:pPr>
              <w:spacing w:before="40" w:after="40"/>
              <w:textAlignment w:val="baseline"/>
              <w:rPr>
                <w:color w:val="000000"/>
                <w:spacing w:val="-2"/>
                <w:sz w:val="20"/>
                <w:szCs w:val="20"/>
              </w:rPr>
            </w:pPr>
          </w:p>
          <w:p w14:paraId="3775C9CE" w14:textId="77777777" w:rsidR="00AB0193" w:rsidRPr="00821CDA" w:rsidRDefault="00526A29" w:rsidP="004016E5">
            <w:pPr>
              <w:spacing w:before="40" w:after="40"/>
              <w:textAlignment w:val="baseline"/>
              <w:rPr>
                <w:color w:val="000000"/>
                <w:spacing w:val="-2"/>
                <w:sz w:val="20"/>
                <w:szCs w:val="20"/>
              </w:rPr>
            </w:pPr>
            <w:r w:rsidRPr="00821CDA">
              <w:rPr>
                <w:color w:val="000000"/>
                <w:spacing w:val="-2"/>
                <w:sz w:val="20"/>
                <w:szCs w:val="20"/>
              </w:rPr>
              <w:t>Thrombocytopenia</w:t>
            </w:r>
          </w:p>
          <w:p w14:paraId="3CCBC817" w14:textId="77777777" w:rsidR="00AB0193" w:rsidRPr="00821CDA" w:rsidRDefault="00526A29" w:rsidP="004016E5">
            <w:pPr>
              <w:spacing w:before="40" w:after="40"/>
              <w:textAlignment w:val="baseline"/>
              <w:rPr>
                <w:color w:val="000000"/>
                <w:spacing w:val="-2"/>
                <w:sz w:val="20"/>
                <w:szCs w:val="20"/>
              </w:rPr>
            </w:pPr>
            <w:r w:rsidRPr="00821CDA">
              <w:rPr>
                <w:color w:val="000000"/>
                <w:spacing w:val="-2"/>
                <w:sz w:val="20"/>
                <w:szCs w:val="20"/>
              </w:rPr>
              <w:t>(Platelets &lt;25 x 10</w:t>
            </w:r>
            <w:r w:rsidRPr="00821CDA">
              <w:rPr>
                <w:color w:val="000000"/>
                <w:spacing w:val="-2"/>
                <w:sz w:val="20"/>
                <w:szCs w:val="20"/>
                <w:vertAlign w:val="superscript"/>
              </w:rPr>
              <w:t>9</w:t>
            </w:r>
            <w:r w:rsidRPr="00821CDA">
              <w:rPr>
                <w:color w:val="000000"/>
                <w:spacing w:val="-2"/>
                <w:sz w:val="20"/>
                <w:szCs w:val="20"/>
              </w:rPr>
              <w:t>/L)</w:t>
            </w:r>
          </w:p>
          <w:p w14:paraId="70C7F58A" w14:textId="77777777" w:rsidR="00AB0193" w:rsidRPr="00821CDA" w:rsidRDefault="00AB0193" w:rsidP="004016E5">
            <w:pPr>
              <w:spacing w:before="40" w:after="40"/>
              <w:textAlignment w:val="baseline"/>
              <w:rPr>
                <w:color w:val="000000"/>
                <w:spacing w:val="-2"/>
                <w:sz w:val="20"/>
                <w:szCs w:val="20"/>
              </w:rPr>
            </w:pPr>
          </w:p>
          <w:p w14:paraId="4223B182" w14:textId="77777777" w:rsidR="00AB0193" w:rsidRPr="00821CDA" w:rsidRDefault="00526A29" w:rsidP="004016E5">
            <w:pPr>
              <w:spacing w:before="40" w:after="40"/>
              <w:textAlignment w:val="baseline"/>
              <w:rPr>
                <w:color w:val="000000"/>
                <w:spacing w:val="-2"/>
                <w:sz w:val="20"/>
                <w:szCs w:val="20"/>
              </w:rPr>
            </w:pPr>
            <w:r w:rsidRPr="00821CDA">
              <w:rPr>
                <w:color w:val="000000"/>
                <w:spacing w:val="-2"/>
                <w:sz w:val="20"/>
                <w:szCs w:val="20"/>
              </w:rPr>
              <w:t>Neutropenia</w:t>
            </w:r>
          </w:p>
          <w:p w14:paraId="6E5DA429" w14:textId="77777777" w:rsidR="00AB0193" w:rsidRPr="00821CDA" w:rsidRDefault="00526A29" w:rsidP="004016E5">
            <w:pPr>
              <w:spacing w:before="40" w:after="40"/>
              <w:textAlignment w:val="baseline"/>
              <w:rPr>
                <w:color w:val="000000"/>
                <w:spacing w:val="-2"/>
                <w:sz w:val="20"/>
                <w:szCs w:val="20"/>
              </w:rPr>
            </w:pPr>
            <w:r w:rsidRPr="00821CDA">
              <w:rPr>
                <w:color w:val="000000"/>
                <w:spacing w:val="-2"/>
                <w:sz w:val="20"/>
                <w:szCs w:val="20"/>
              </w:rPr>
              <w:t>(ANC &lt;0.5 x 10</w:t>
            </w:r>
            <w:r w:rsidRPr="00821CDA">
              <w:rPr>
                <w:color w:val="000000"/>
                <w:spacing w:val="-2"/>
                <w:sz w:val="20"/>
                <w:szCs w:val="20"/>
                <w:vertAlign w:val="superscript"/>
              </w:rPr>
              <w:t>9</w:t>
            </w:r>
            <w:r w:rsidRPr="00821CDA">
              <w:rPr>
                <w:color w:val="000000"/>
                <w:spacing w:val="-2"/>
                <w:sz w:val="20"/>
                <w:szCs w:val="20"/>
              </w:rPr>
              <w:t>/L)</w:t>
            </w:r>
          </w:p>
        </w:tc>
        <w:tc>
          <w:tcPr>
            <w:tcW w:w="3504" w:type="pct"/>
          </w:tcPr>
          <w:p w14:paraId="196FB43B" w14:textId="77777777" w:rsidR="00AB0193" w:rsidRPr="0093241B" w:rsidRDefault="00526A29" w:rsidP="004016E5">
            <w:pPr>
              <w:spacing w:before="40" w:after="40"/>
              <w:textAlignment w:val="baseline"/>
              <w:rPr>
                <w:spacing w:val="-2"/>
                <w:sz w:val="20"/>
                <w:szCs w:val="20"/>
                <w:u w:val="single"/>
              </w:rPr>
            </w:pPr>
            <w:r w:rsidRPr="0093241B">
              <w:rPr>
                <w:spacing w:val="-2"/>
                <w:sz w:val="20"/>
                <w:szCs w:val="20"/>
                <w:u w:val="single"/>
              </w:rPr>
              <w:t>First occurrence:</w:t>
            </w:r>
          </w:p>
          <w:p w14:paraId="6D61EE4F" w14:textId="77777777" w:rsidR="00AB0193" w:rsidRPr="00821CDA" w:rsidRDefault="00526A29" w:rsidP="004016E5">
            <w:pPr>
              <w:spacing w:before="40" w:after="40"/>
              <w:textAlignment w:val="baseline"/>
              <w:rPr>
                <w:spacing w:val="-2"/>
                <w:sz w:val="20"/>
                <w:szCs w:val="20"/>
              </w:rPr>
            </w:pPr>
            <w:r w:rsidRPr="00821CDA">
              <w:rPr>
                <w:spacing w:val="-2"/>
                <w:sz w:val="20"/>
                <w:szCs w:val="20"/>
              </w:rPr>
              <w:t xml:space="preserve">Withhold </w:t>
            </w:r>
            <w:r w:rsidRPr="00821CDA">
              <w:rPr>
                <w:sz w:val="20"/>
                <w:szCs w:val="20"/>
              </w:rPr>
              <w:t xml:space="preserve">nemtabrutinib </w:t>
            </w:r>
            <w:r w:rsidRPr="00821CDA">
              <w:rPr>
                <w:spacing w:val="-2"/>
                <w:sz w:val="20"/>
                <w:szCs w:val="20"/>
              </w:rPr>
              <w:t>and monitor hematology and/or chemistry at least once a week until relevant laboratory value(s) recover to the values outlined below:</w:t>
            </w:r>
          </w:p>
          <w:p w14:paraId="61003359" w14:textId="3E38B988" w:rsidR="00AB0193" w:rsidRPr="00236871" w:rsidRDefault="00526A29" w:rsidP="00236871">
            <w:pPr>
              <w:numPr>
                <w:ilvl w:val="0"/>
                <w:numId w:val="20"/>
              </w:numPr>
              <w:spacing w:before="40" w:after="40"/>
              <w:ind w:left="324" w:hanging="306"/>
              <w:textAlignment w:val="baseline"/>
              <w:rPr>
                <w:sz w:val="20"/>
                <w:szCs w:val="20"/>
              </w:rPr>
            </w:pPr>
            <w:r w:rsidRPr="008C7FF1">
              <w:rPr>
                <w:spacing w:val="-3"/>
                <w:sz w:val="20"/>
                <w:szCs w:val="20"/>
              </w:rPr>
              <w:t xml:space="preserve">If the relevant laboratory value recovers within 21 days to baseline (if </w:t>
            </w:r>
            <w:r w:rsidR="00EE1C59" w:rsidRPr="008C7FF1">
              <w:rPr>
                <w:spacing w:val="-3"/>
                <w:sz w:val="20"/>
                <w:szCs w:val="20"/>
              </w:rPr>
              <w:t>cytopenias</w:t>
            </w:r>
            <w:r w:rsidRPr="008C7FF1">
              <w:rPr>
                <w:spacing w:val="-3"/>
                <w:sz w:val="20"/>
                <w:szCs w:val="20"/>
              </w:rPr>
              <w:t xml:space="preserve"> present at the start of study) or ≥8 g/dL for Hb, ≥50 x 10</w:t>
            </w:r>
            <w:r w:rsidRPr="008C7FF1">
              <w:rPr>
                <w:spacing w:val="-3"/>
                <w:sz w:val="20"/>
                <w:szCs w:val="20"/>
                <w:vertAlign w:val="superscript"/>
              </w:rPr>
              <w:t>9</w:t>
            </w:r>
            <w:r w:rsidRPr="008C7FF1">
              <w:rPr>
                <w:spacing w:val="-3"/>
                <w:sz w:val="20"/>
                <w:szCs w:val="20"/>
              </w:rPr>
              <w:t>/L for platelets, &gt;0.5</w:t>
            </w:r>
            <w:r w:rsidRPr="008C7FF1">
              <w:rPr>
                <w:spacing w:val="-4"/>
                <w:sz w:val="20"/>
                <w:szCs w:val="20"/>
              </w:rPr>
              <w:t xml:space="preserve"> x 10</w:t>
            </w:r>
            <w:r w:rsidRPr="008C7FF1">
              <w:rPr>
                <w:b/>
                <w:spacing w:val="-4"/>
                <w:sz w:val="20"/>
                <w:szCs w:val="20"/>
                <w:vertAlign w:val="superscript"/>
              </w:rPr>
              <w:t>9</w:t>
            </w:r>
            <w:r w:rsidRPr="008C7FF1">
              <w:rPr>
                <w:spacing w:val="-4"/>
                <w:sz w:val="20"/>
                <w:szCs w:val="20"/>
              </w:rPr>
              <w:t>/L</w:t>
            </w:r>
            <w:r w:rsidRPr="008C7FF1">
              <w:rPr>
                <w:spacing w:val="-3"/>
                <w:sz w:val="20"/>
                <w:szCs w:val="20"/>
              </w:rPr>
              <w:t xml:space="preserve"> (if no </w:t>
            </w:r>
            <w:r w:rsidR="00EE1C59" w:rsidRPr="008C7FF1">
              <w:rPr>
                <w:spacing w:val="-3"/>
                <w:sz w:val="20"/>
                <w:szCs w:val="20"/>
              </w:rPr>
              <w:t>cytopenias</w:t>
            </w:r>
            <w:r w:rsidRPr="008C7FF1">
              <w:rPr>
                <w:spacing w:val="-3"/>
                <w:sz w:val="20"/>
                <w:szCs w:val="20"/>
              </w:rPr>
              <w:t xml:space="preserve"> present at the start of study), with </w:t>
            </w:r>
            <w:r w:rsidRPr="00236871">
              <w:rPr>
                <w:spacing w:val="-3"/>
                <w:sz w:val="20"/>
                <w:szCs w:val="20"/>
              </w:rPr>
              <w:t xml:space="preserve">or without the use of </w:t>
            </w:r>
            <w:del w:id="2941" w:author="Powell, Deana" w:date="2026-03-05T15:34:00Z" w16du:dateUtc="2026-03-05T20:34:00Z">
              <w:r w:rsidR="00895D30" w:rsidRPr="00442C00">
                <w:rPr>
                  <w:spacing w:val="-3"/>
                  <w:sz w:val="20"/>
                  <w:szCs w:val="20"/>
                </w:rPr>
                <w:delText>G-CSF support</w:delText>
              </w:r>
            </w:del>
            <w:ins w:id="2942" w:author="Powell, Deana" w:date="2026-03-05T15:34:00Z" w16du:dateUtc="2026-03-05T20:34:00Z">
              <w:r w:rsidRPr="00236871">
                <w:rPr>
                  <w:spacing w:val="-3"/>
                  <w:sz w:val="20"/>
                  <w:szCs w:val="20"/>
                </w:rPr>
                <w:t>supportive care</w:t>
              </w:r>
            </w:ins>
            <w:r w:rsidRPr="00236871">
              <w:rPr>
                <w:spacing w:val="-3"/>
                <w:sz w:val="20"/>
                <w:szCs w:val="20"/>
              </w:rPr>
              <w:t xml:space="preserve"> following institutional standard practice, resume </w:t>
            </w:r>
            <w:r w:rsidRPr="00236871">
              <w:rPr>
                <w:sz w:val="20"/>
                <w:szCs w:val="20"/>
              </w:rPr>
              <w:t xml:space="preserve">nemtabrutinib </w:t>
            </w:r>
            <w:r w:rsidRPr="00236871">
              <w:rPr>
                <w:spacing w:val="-3"/>
                <w:sz w:val="20"/>
                <w:szCs w:val="20"/>
              </w:rPr>
              <w:t xml:space="preserve">treatment </w:t>
            </w:r>
            <w:r w:rsidRPr="00236871">
              <w:rPr>
                <w:sz w:val="20"/>
                <w:szCs w:val="20"/>
              </w:rPr>
              <w:t xml:space="preserve">at a reduced dose (see </w:t>
            </w:r>
            <w:r w:rsidR="00B16DC4" w:rsidRPr="00B16DC4">
              <w:rPr>
                <w:sz w:val="20"/>
                <w:szCs w:val="20"/>
              </w:rPr>
              <w:t>Table 10</w:t>
            </w:r>
            <w:r w:rsidRPr="00236871">
              <w:rPr>
                <w:sz w:val="20"/>
                <w:szCs w:val="20"/>
              </w:rPr>
              <w:t xml:space="preserve"> and </w:t>
            </w:r>
            <w:r w:rsidR="00B16DC4" w:rsidRPr="00B16DC4">
              <w:rPr>
                <w:sz w:val="20"/>
                <w:szCs w:val="20"/>
              </w:rPr>
              <w:t>Table 11</w:t>
            </w:r>
            <w:r w:rsidRPr="00236871">
              <w:rPr>
                <w:sz w:val="20"/>
                <w:szCs w:val="20"/>
              </w:rPr>
              <w:t>). If, in the opinion of the investigator and with the agreement of the Sponsor Clinical Director, dose re-escalation is in the best interest of a participant, the dose may be re-escalated after the participant is fully recovered.</w:t>
            </w:r>
          </w:p>
          <w:p w14:paraId="5FBED7D7" w14:textId="77777777" w:rsidR="00AB0193" w:rsidRPr="00236871" w:rsidRDefault="00526A29" w:rsidP="00537379">
            <w:pPr>
              <w:numPr>
                <w:ilvl w:val="0"/>
                <w:numId w:val="20"/>
              </w:numPr>
              <w:spacing w:before="40" w:after="40"/>
              <w:ind w:left="324" w:hanging="306"/>
              <w:textAlignment w:val="baseline"/>
              <w:rPr>
                <w:sz w:val="20"/>
                <w:szCs w:val="20"/>
              </w:rPr>
            </w:pPr>
            <w:r w:rsidRPr="00236871">
              <w:rPr>
                <w:sz w:val="20"/>
                <w:szCs w:val="20"/>
              </w:rPr>
              <w:t>If recovery occurs after more than 21 days on drug hold, permanently discontinue nemtabrutinib.</w:t>
            </w:r>
          </w:p>
          <w:p w14:paraId="376B2C45" w14:textId="77777777" w:rsidR="00DD59E7" w:rsidRPr="008C7FF1" w:rsidRDefault="00526A29" w:rsidP="00DD59E7">
            <w:pPr>
              <w:pStyle w:val="TableCellLeft"/>
              <w:keepNext w:val="0"/>
              <w:keepLines w:val="0"/>
              <w:spacing w:before="40" w:after="40" w:line="240" w:lineRule="auto"/>
              <w:ind w:left="40"/>
              <w:rPr>
                <w:ins w:id="2943" w:author="Powell, Deana" w:date="2026-03-05T15:34:00Z" w16du:dateUtc="2026-03-05T20:34:00Z"/>
                <w:szCs w:val="20"/>
              </w:rPr>
            </w:pPr>
            <w:ins w:id="2944" w:author="Powell, Deana" w:date="2026-03-05T15:34:00Z" w16du:dateUtc="2026-03-05T20:34:00Z">
              <w:r w:rsidRPr="008C7FF1">
                <w:rPr>
                  <w:szCs w:val="20"/>
                  <w:u w:val="single"/>
                </w:rPr>
                <w:t>Second occurrence</w:t>
              </w:r>
              <w:r w:rsidRPr="008C7FF1">
                <w:rPr>
                  <w:szCs w:val="20"/>
                </w:rPr>
                <w:t>:</w:t>
              </w:r>
            </w:ins>
          </w:p>
          <w:p w14:paraId="258E32C0" w14:textId="23825B2B" w:rsidR="00AB0193" w:rsidRPr="00236871" w:rsidRDefault="00526A29" w:rsidP="00236871">
            <w:pPr>
              <w:pStyle w:val="TableCellLeft"/>
              <w:numPr>
                <w:ilvl w:val="0"/>
                <w:numId w:val="15"/>
              </w:numPr>
              <w:spacing w:before="40" w:after="40"/>
              <w:ind w:left="324" w:hanging="284"/>
              <w:rPr>
                <w:szCs w:val="20"/>
              </w:rPr>
            </w:pPr>
            <w:r w:rsidRPr="008C7FF1">
              <w:rPr>
                <w:szCs w:val="20"/>
              </w:rPr>
              <w:t xml:space="preserve">If a </w:t>
            </w:r>
            <w:del w:id="2945" w:author="Powell, Deana" w:date="2026-03-05T15:34:00Z" w16du:dateUtc="2026-03-05T20:34:00Z">
              <w:r w:rsidR="00895D30" w:rsidRPr="00442C00">
                <w:rPr>
                  <w:spacing w:val="-3"/>
                  <w:szCs w:val="20"/>
                </w:rPr>
                <w:delText>participant continues to experience</w:delText>
              </w:r>
            </w:del>
            <w:ins w:id="2946" w:author="Powell, Deana" w:date="2026-03-05T15:34:00Z" w16du:dateUtc="2026-03-05T20:34:00Z">
              <w:r w:rsidRPr="008C7FF1">
                <w:rPr>
                  <w:szCs w:val="20"/>
                </w:rPr>
                <w:t>second hold is required for</w:t>
              </w:r>
            </w:ins>
            <w:r w:rsidRPr="008C7FF1">
              <w:rPr>
                <w:szCs w:val="20"/>
              </w:rPr>
              <w:t xml:space="preserve"> the same event at </w:t>
            </w:r>
            <w:del w:id="2947" w:author="Powell, Deana" w:date="2026-03-05T15:34:00Z" w16du:dateUtc="2026-03-05T20:34:00Z">
              <w:r w:rsidR="00895D30" w:rsidRPr="00442C00">
                <w:rPr>
                  <w:spacing w:val="-3"/>
                  <w:szCs w:val="20"/>
                </w:rPr>
                <w:delText>either dose level</w:delText>
              </w:r>
            </w:del>
            <w:ins w:id="2948" w:author="Powell, Deana" w:date="2026-03-05T15:34:00Z" w16du:dateUtc="2026-03-05T20:34:00Z">
              <w:r w:rsidRPr="008C7FF1">
                <w:rPr>
                  <w:szCs w:val="20"/>
                </w:rPr>
                <w:t xml:space="preserve">Dose Level 1 or Dose Level -1 (see </w:t>
              </w:r>
              <w:r w:rsidR="00B16DC4">
                <w:t>Table </w:t>
              </w:r>
              <w:r w:rsidR="00B16DC4">
                <w:rPr>
                  <w:noProof/>
                </w:rPr>
                <w:t>10</w:t>
              </w:r>
              <w:r w:rsidRPr="008C7FF1">
                <w:rPr>
                  <w:szCs w:val="20"/>
                </w:rPr>
                <w:t xml:space="preserve"> and </w:t>
              </w:r>
              <w:r w:rsidR="00B16DC4">
                <w:t>Table </w:t>
              </w:r>
              <w:r w:rsidR="00B16DC4">
                <w:rPr>
                  <w:noProof/>
                </w:rPr>
                <w:t>11</w:t>
              </w:r>
              <w:r w:rsidRPr="00236871">
                <w:rPr>
                  <w:szCs w:val="20"/>
                </w:rPr>
                <w:t>)</w:t>
              </w:r>
            </w:ins>
            <w:r w:rsidRPr="00236871">
              <w:rPr>
                <w:rFonts w:eastAsia="TimesNewRoman"/>
                <w:szCs w:val="20"/>
              </w:rPr>
              <w:t xml:space="preserve"> </w:t>
            </w:r>
            <w:r w:rsidRPr="00236871">
              <w:rPr>
                <w:szCs w:val="20"/>
              </w:rPr>
              <w:t>and the event does not recover within 7 days, permanently discontinue nemtabrutinib.</w:t>
            </w:r>
          </w:p>
        </w:tc>
      </w:tr>
      <w:tr w:rsidR="00CA657C" w14:paraId="07D40A3C" w14:textId="77777777" w:rsidTr="002E74AA">
        <w:trPr>
          <w:cantSplit/>
          <w:trHeight w:val="550"/>
        </w:trPr>
        <w:tc>
          <w:tcPr>
            <w:tcW w:w="5000" w:type="pct"/>
            <w:gridSpan w:val="2"/>
          </w:tcPr>
          <w:p w14:paraId="6C295A80" w14:textId="77777777" w:rsidR="00AB0193" w:rsidRPr="00017E02" w:rsidRDefault="00526A29" w:rsidP="00017E02">
            <w:pPr>
              <w:pStyle w:val="TableFootnote"/>
              <w:ind w:left="0"/>
              <w:rPr>
                <w:sz w:val="18"/>
              </w:rPr>
            </w:pPr>
            <w:r w:rsidRPr="00017E02">
              <w:rPr>
                <w:sz w:val="18"/>
              </w:rPr>
              <w:t>ANC=absolute neutrophil count; G-CSF=granulocyte-colony-stimulating factor; Hb=hemoglobin; SLL=small lymphocytic lymphoma.</w:t>
            </w:r>
          </w:p>
          <w:p w14:paraId="0981CBF3" w14:textId="77777777" w:rsidR="00AB0193" w:rsidRPr="00017E02" w:rsidRDefault="00526A29" w:rsidP="00017E02">
            <w:pPr>
              <w:pStyle w:val="TableFootnote"/>
              <w:ind w:left="0"/>
              <w:rPr>
                <w:sz w:val="18"/>
              </w:rPr>
            </w:pPr>
            <w:r w:rsidRPr="00017E02">
              <w:rPr>
                <w:sz w:val="18"/>
              </w:rPr>
              <w:t xml:space="preserve">a. Applicable to participants who had new toxicities or participants with cytopenia at baseline that worsens. </w:t>
            </w:r>
          </w:p>
          <w:p w14:paraId="5379EF09" w14:textId="77777777" w:rsidR="00AB0193" w:rsidRPr="002E74AA" w:rsidRDefault="00526A29" w:rsidP="00017E02">
            <w:pPr>
              <w:pStyle w:val="TableFootnote"/>
              <w:ind w:left="0"/>
            </w:pPr>
            <w:r w:rsidRPr="00017E02">
              <w:rPr>
                <w:sz w:val="18"/>
              </w:rPr>
              <w:t>b. Grading of hematological toxicities will be according to CTCAE V5.0.</w:t>
            </w:r>
          </w:p>
        </w:tc>
      </w:tr>
    </w:tbl>
    <w:p w14:paraId="623824E3" w14:textId="37AB81E6" w:rsidR="00E108A9" w:rsidRDefault="00E108A9" w:rsidP="00E40DC9">
      <w:pPr>
        <w:pStyle w:val="ListEnd"/>
      </w:pPr>
      <w:bookmarkStart w:id="2949" w:name="_Ref35857237"/>
    </w:p>
    <w:p w14:paraId="5C1BF5A4" w14:textId="144BC976" w:rsidR="00E40DC9" w:rsidRPr="00E108A9" w:rsidRDefault="00E108A9" w:rsidP="00E108A9">
      <w:pPr>
        <w:rPr>
          <w:szCs w:val="20"/>
        </w:rPr>
      </w:pPr>
      <w:r>
        <w:br w:type="page"/>
      </w:r>
    </w:p>
    <w:p w14:paraId="6C994ABA" w14:textId="0AC2343E" w:rsidR="0074605C" w:rsidRDefault="00526A29">
      <w:pPr>
        <w:pStyle w:val="Caption"/>
        <w:spacing w:before="240"/>
        <w:rPr>
          <w:b/>
        </w:rPr>
      </w:pPr>
      <w:bookmarkStart w:id="2950" w:name="_Ref211933594"/>
      <w:bookmarkStart w:id="2951" w:name="_Toc212022253"/>
      <w:bookmarkStart w:id="2952" w:name="_Ref140049779"/>
      <w:bookmarkStart w:id="2953" w:name="_Toc140132622"/>
      <w:r>
        <w:lastRenderedPageBreak/>
        <w:t>Table </w:t>
      </w:r>
      <w:r w:rsidR="00B16DC4">
        <w:rPr>
          <w:noProof/>
        </w:rPr>
        <w:t>15</w:t>
      </w:r>
      <w:bookmarkEnd w:id="2949"/>
      <w:bookmarkEnd w:id="2950"/>
      <w:bookmarkEnd w:id="2952"/>
      <w:r>
        <w:tab/>
        <w:t>Dose Modification for Nemtabrutinib-related Skin Toxicities</w:t>
      </w:r>
      <w:bookmarkEnd w:id="2951"/>
      <w:bookmarkEnd w:id="2953"/>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43" w:type="dxa"/>
          <w:left w:w="101" w:type="dxa"/>
          <w:bottom w:w="43" w:type="dxa"/>
          <w:right w:w="101" w:type="dxa"/>
        </w:tblCellMar>
        <w:tblLook w:val="01E0" w:firstRow="1" w:lastRow="1" w:firstColumn="1" w:lastColumn="1" w:noHBand="0" w:noVBand="0"/>
      </w:tblPr>
      <w:tblGrid>
        <w:gridCol w:w="951"/>
        <w:gridCol w:w="8039"/>
      </w:tblGrid>
      <w:tr w:rsidR="00CA657C" w14:paraId="30F0D4DA" w14:textId="77777777" w:rsidTr="002E74AA">
        <w:trPr>
          <w:trHeight w:val="224"/>
          <w:tblHeader/>
        </w:trPr>
        <w:tc>
          <w:tcPr>
            <w:tcW w:w="529" w:type="pct"/>
            <w:vAlign w:val="center"/>
          </w:tcPr>
          <w:p w14:paraId="4FD4C4D8" w14:textId="5AF04FAB" w:rsidR="00AB0193" w:rsidRPr="00777CFF" w:rsidRDefault="00895D30" w:rsidP="004016E5">
            <w:pPr>
              <w:spacing w:before="40" w:after="40"/>
              <w:rPr>
                <w:b/>
                <w:sz w:val="20"/>
              </w:rPr>
            </w:pPr>
            <w:del w:id="2954" w:author="Powell, Deana" w:date="2026-03-05T15:34:00Z" w16du:dateUtc="2026-03-05T20:34:00Z">
              <w:r w:rsidRPr="00777CFF">
                <w:rPr>
                  <w:b/>
                  <w:sz w:val="20"/>
                </w:rPr>
                <w:delText xml:space="preserve">Event </w:delText>
              </w:r>
            </w:del>
            <w:ins w:id="2955" w:author="Powell, Deana" w:date="2026-03-05T15:34:00Z" w16du:dateUtc="2026-03-05T20:34:00Z">
              <w:r w:rsidR="00526A29" w:rsidRPr="00777CFF">
                <w:rPr>
                  <w:b/>
                  <w:sz w:val="20"/>
                </w:rPr>
                <w:t>Event</w:t>
              </w:r>
              <w:r w:rsidR="00705CBD" w:rsidRPr="004D0BC6">
                <w:rPr>
                  <w:b/>
                  <w:sz w:val="20"/>
                  <w:vertAlign w:val="superscript"/>
                </w:rPr>
                <w:t>a</w:t>
              </w:r>
            </w:ins>
          </w:p>
        </w:tc>
        <w:tc>
          <w:tcPr>
            <w:tcW w:w="4471" w:type="pct"/>
            <w:vAlign w:val="center"/>
          </w:tcPr>
          <w:p w14:paraId="3090754D" w14:textId="77777777" w:rsidR="00AB0193" w:rsidRPr="00777CFF" w:rsidRDefault="00526A29" w:rsidP="004016E5">
            <w:pPr>
              <w:spacing w:before="40" w:after="40"/>
              <w:jc w:val="both"/>
              <w:rPr>
                <w:b/>
                <w:sz w:val="20"/>
              </w:rPr>
            </w:pPr>
            <w:r w:rsidRPr="00777CFF">
              <w:rPr>
                <w:b/>
                <w:sz w:val="20"/>
              </w:rPr>
              <w:t>Action</w:t>
            </w:r>
          </w:p>
        </w:tc>
      </w:tr>
      <w:tr w:rsidR="00CA657C" w14:paraId="7F3B9AE9" w14:textId="77777777" w:rsidTr="002E74AA">
        <w:trPr>
          <w:trHeight w:val="222"/>
        </w:trPr>
        <w:tc>
          <w:tcPr>
            <w:tcW w:w="529" w:type="pct"/>
          </w:tcPr>
          <w:p w14:paraId="22228CC8" w14:textId="77777777" w:rsidR="00AB0193" w:rsidRPr="00777CFF" w:rsidRDefault="00526A29" w:rsidP="004016E5">
            <w:pPr>
              <w:spacing w:before="40" w:after="40"/>
              <w:ind w:left="-100" w:right="-11"/>
              <w:jc w:val="center"/>
              <w:textAlignment w:val="baseline"/>
              <w:rPr>
                <w:b/>
                <w:color w:val="000000"/>
                <w:spacing w:val="-6"/>
                <w:sz w:val="20"/>
              </w:rPr>
            </w:pPr>
            <w:r>
              <w:rPr>
                <w:b/>
                <w:color w:val="000000"/>
                <w:spacing w:val="-1"/>
                <w:sz w:val="20"/>
              </w:rPr>
              <w:t>Grade 1 and 2</w:t>
            </w:r>
          </w:p>
        </w:tc>
        <w:tc>
          <w:tcPr>
            <w:tcW w:w="4471" w:type="pct"/>
          </w:tcPr>
          <w:p w14:paraId="227FA97A" w14:textId="77777777" w:rsidR="00AB0193" w:rsidRDefault="00526A29" w:rsidP="004016E5">
            <w:pPr>
              <w:spacing w:before="40" w:after="40"/>
              <w:rPr>
                <w:sz w:val="20"/>
              </w:rPr>
            </w:pPr>
            <w:r>
              <w:rPr>
                <w:sz w:val="20"/>
              </w:rPr>
              <w:t>Continue current dose level; however, at the discretion of the investigator, dose interruption/modification may be implemented.</w:t>
            </w:r>
          </w:p>
          <w:p w14:paraId="1695787A" w14:textId="77777777" w:rsidR="00AB0193" w:rsidRPr="00052AE3" w:rsidRDefault="00526A29" w:rsidP="004016E5">
            <w:pPr>
              <w:spacing w:before="40" w:after="40"/>
              <w:rPr>
                <w:bCs/>
                <w:sz w:val="20"/>
              </w:rPr>
            </w:pPr>
            <w:r>
              <w:rPr>
                <w:bCs/>
                <w:sz w:val="20"/>
              </w:rPr>
              <w:t>Grade 1 to 2 drug-related skin rashes may be treated with topical corticosteroids and antihistamines. For papulopustular rash, oral antibiotic prophylaxis is strongly recommended.</w:t>
            </w:r>
          </w:p>
        </w:tc>
      </w:tr>
      <w:tr w:rsidR="00CA657C" w14:paraId="7BB5B129" w14:textId="77777777" w:rsidTr="002E74AA">
        <w:trPr>
          <w:trHeight w:val="307"/>
        </w:trPr>
        <w:tc>
          <w:tcPr>
            <w:tcW w:w="529" w:type="pct"/>
          </w:tcPr>
          <w:p w14:paraId="2CB2DE7F" w14:textId="77777777" w:rsidR="00AB0193" w:rsidRPr="00777CFF" w:rsidRDefault="00526A29" w:rsidP="004016E5">
            <w:pPr>
              <w:spacing w:before="40" w:after="40"/>
              <w:ind w:left="-100" w:right="-11"/>
              <w:jc w:val="center"/>
              <w:textAlignment w:val="baseline"/>
              <w:rPr>
                <w:b/>
                <w:color w:val="000000"/>
                <w:spacing w:val="-6"/>
                <w:sz w:val="20"/>
              </w:rPr>
            </w:pPr>
            <w:r w:rsidRPr="00777CFF">
              <w:rPr>
                <w:b/>
                <w:color w:val="000000"/>
                <w:spacing w:val="-1"/>
                <w:sz w:val="20"/>
              </w:rPr>
              <w:t>Grade 3</w:t>
            </w:r>
          </w:p>
          <w:p w14:paraId="650E7FBB" w14:textId="77777777" w:rsidR="00AB0193" w:rsidRPr="00777CFF" w:rsidRDefault="00AB0193" w:rsidP="004016E5">
            <w:pPr>
              <w:spacing w:before="40" w:after="40"/>
              <w:ind w:left="-100" w:right="-11"/>
              <w:jc w:val="center"/>
              <w:textAlignment w:val="baseline"/>
              <w:rPr>
                <w:b/>
                <w:sz w:val="20"/>
              </w:rPr>
            </w:pPr>
          </w:p>
        </w:tc>
        <w:tc>
          <w:tcPr>
            <w:tcW w:w="4471" w:type="pct"/>
          </w:tcPr>
          <w:p w14:paraId="784721B7" w14:textId="502D4529" w:rsidR="00AB0193" w:rsidRPr="00313660" w:rsidRDefault="00526A29" w:rsidP="004016E5">
            <w:pPr>
              <w:pStyle w:val="ListParagraph"/>
              <w:spacing w:before="40" w:after="40"/>
              <w:ind w:left="0"/>
              <w:textAlignment w:val="baseline"/>
              <w:rPr>
                <w:color w:val="000000"/>
                <w:sz w:val="20"/>
              </w:rPr>
            </w:pPr>
            <w:r w:rsidRPr="00313660">
              <w:rPr>
                <w:color w:val="000000"/>
                <w:spacing w:val="-2"/>
                <w:sz w:val="20"/>
                <w:u w:val="single"/>
              </w:rPr>
              <w:t>First occurrence</w:t>
            </w:r>
            <w:del w:id="2956" w:author="Powell, Deana" w:date="2026-03-05T15:34:00Z" w16du:dateUtc="2026-03-05T20:34:00Z">
              <w:r w:rsidR="00895D30" w:rsidRPr="00313660">
                <w:rPr>
                  <w:color w:val="000000"/>
                  <w:spacing w:val="-2"/>
                  <w:sz w:val="20"/>
                  <w:u w:val="single"/>
                </w:rPr>
                <w:delText xml:space="preserve"> of AE</w:delText>
              </w:r>
            </w:del>
            <w:r w:rsidRPr="00566771">
              <w:rPr>
                <w:color w:val="000000"/>
                <w:spacing w:val="-2"/>
                <w:sz w:val="20"/>
              </w:rPr>
              <w:t xml:space="preserve">: </w:t>
            </w:r>
          </w:p>
          <w:p w14:paraId="5BE56230" w14:textId="2AD5EDD7" w:rsidR="00AB0193" w:rsidRPr="00236871" w:rsidRDefault="00526A29" w:rsidP="00236871">
            <w:pPr>
              <w:pStyle w:val="ListParagraph"/>
              <w:numPr>
                <w:ilvl w:val="0"/>
                <w:numId w:val="21"/>
              </w:numPr>
              <w:spacing w:before="40" w:after="40"/>
              <w:ind w:left="338" w:hanging="284"/>
              <w:textAlignment w:val="baseline"/>
              <w:rPr>
                <w:sz w:val="20"/>
                <w:szCs w:val="20"/>
              </w:rPr>
            </w:pPr>
            <w:r w:rsidRPr="00236871">
              <w:rPr>
                <w:color w:val="000000"/>
                <w:spacing w:val="-2"/>
                <w:sz w:val="20"/>
                <w:szCs w:val="20"/>
              </w:rPr>
              <w:t xml:space="preserve">Withhold </w:t>
            </w:r>
            <w:r w:rsidRPr="00236871">
              <w:rPr>
                <w:sz w:val="20"/>
                <w:szCs w:val="20"/>
              </w:rPr>
              <w:t xml:space="preserve">nemtabrutinib </w:t>
            </w:r>
            <w:r w:rsidRPr="00236871">
              <w:rPr>
                <w:color w:val="000000"/>
                <w:spacing w:val="-2"/>
                <w:sz w:val="20"/>
                <w:szCs w:val="20"/>
              </w:rPr>
              <w:t xml:space="preserve">until </w:t>
            </w:r>
            <w:r w:rsidRPr="00236871">
              <w:rPr>
                <w:sz w:val="20"/>
                <w:szCs w:val="20"/>
              </w:rPr>
              <w:t>recovery</w:t>
            </w:r>
            <w:r w:rsidRPr="00236871">
              <w:rPr>
                <w:color w:val="000000"/>
                <w:spacing w:val="-2"/>
                <w:sz w:val="20"/>
                <w:szCs w:val="20"/>
              </w:rPr>
              <w:t xml:space="preserve"> to Grade 1; meanwhile treat the skin toxicity as clinically indicated; then r</w:t>
            </w:r>
            <w:r w:rsidRPr="00236871">
              <w:rPr>
                <w:sz w:val="20"/>
                <w:szCs w:val="20"/>
              </w:rPr>
              <w:t xml:space="preserve">estart nemtabrutinib at a reduced dose (Dose Level -1 [see </w:t>
            </w:r>
            <w:r w:rsidR="00B16DC4" w:rsidRPr="00B16DC4">
              <w:rPr>
                <w:sz w:val="20"/>
                <w:szCs w:val="20"/>
              </w:rPr>
              <w:t>Table 10</w:t>
            </w:r>
            <w:r w:rsidRPr="00236871">
              <w:rPr>
                <w:sz w:val="20"/>
                <w:szCs w:val="20"/>
              </w:rPr>
              <w:t xml:space="preserve"> and </w:t>
            </w:r>
            <w:r w:rsidR="00B16DC4" w:rsidRPr="00B16DC4">
              <w:rPr>
                <w:sz w:val="20"/>
                <w:szCs w:val="20"/>
              </w:rPr>
              <w:t>Table 11</w:t>
            </w:r>
            <w:r w:rsidRPr="00236871">
              <w:rPr>
                <w:sz w:val="20"/>
                <w:szCs w:val="20"/>
              </w:rPr>
              <w:t>])</w:t>
            </w:r>
          </w:p>
          <w:p w14:paraId="09F4BD42" w14:textId="290602DB" w:rsidR="00AB0193" w:rsidRPr="00236871" w:rsidRDefault="00526A29" w:rsidP="00236871">
            <w:pPr>
              <w:pStyle w:val="ListParagraph"/>
              <w:numPr>
                <w:ilvl w:val="0"/>
                <w:numId w:val="21"/>
              </w:numPr>
              <w:spacing w:before="40" w:after="40"/>
              <w:ind w:left="338" w:hanging="284"/>
              <w:textAlignment w:val="baseline"/>
              <w:rPr>
                <w:sz w:val="20"/>
                <w:szCs w:val="20"/>
              </w:rPr>
            </w:pPr>
            <w:r w:rsidRPr="00236871">
              <w:rPr>
                <w:color w:val="000000"/>
                <w:spacing w:val="-2"/>
                <w:sz w:val="20"/>
                <w:szCs w:val="20"/>
              </w:rPr>
              <w:t>If the event does not recur within 21</w:t>
            </w:r>
            <w:r w:rsidRPr="00236871">
              <w:rPr>
                <w:color w:val="000000"/>
                <w:sz w:val="20"/>
                <w:szCs w:val="20"/>
              </w:rPr>
              <w:t> days after restarting the study treatment, the participant’s treatment dose may be escalated to the original dose (Dose Level 1 [</w:t>
            </w:r>
            <w:r w:rsidRPr="00236871">
              <w:rPr>
                <w:sz w:val="20"/>
                <w:szCs w:val="20"/>
              </w:rPr>
              <w:t xml:space="preserve">see </w:t>
            </w:r>
            <w:r w:rsidR="00B16DC4" w:rsidRPr="00B16DC4">
              <w:rPr>
                <w:sz w:val="20"/>
                <w:szCs w:val="20"/>
              </w:rPr>
              <w:t>Table 10</w:t>
            </w:r>
            <w:r w:rsidRPr="00236871">
              <w:rPr>
                <w:sz w:val="20"/>
                <w:szCs w:val="20"/>
              </w:rPr>
              <w:t xml:space="preserve"> and </w:t>
            </w:r>
            <w:r w:rsidR="00B16DC4" w:rsidRPr="00B16DC4">
              <w:rPr>
                <w:sz w:val="20"/>
                <w:szCs w:val="20"/>
              </w:rPr>
              <w:t>Table 11</w:t>
            </w:r>
            <w:r w:rsidRPr="00236871">
              <w:rPr>
                <w:sz w:val="20"/>
                <w:szCs w:val="20"/>
              </w:rPr>
              <w:t>]</w:t>
            </w:r>
            <w:r w:rsidRPr="00236871">
              <w:rPr>
                <w:color w:val="000000"/>
                <w:sz w:val="20"/>
                <w:szCs w:val="20"/>
              </w:rPr>
              <w:t xml:space="preserve">), OR </w:t>
            </w:r>
          </w:p>
          <w:p w14:paraId="0D0D3D15" w14:textId="77777777" w:rsidR="00AB0193" w:rsidRPr="00236871" w:rsidRDefault="00526A29" w:rsidP="00537379">
            <w:pPr>
              <w:pStyle w:val="ListParagraph"/>
              <w:numPr>
                <w:ilvl w:val="0"/>
                <w:numId w:val="21"/>
              </w:numPr>
              <w:spacing w:before="40" w:after="40"/>
              <w:ind w:left="338" w:hanging="284"/>
              <w:textAlignment w:val="baseline"/>
              <w:rPr>
                <w:color w:val="000000"/>
                <w:sz w:val="20"/>
                <w:szCs w:val="20"/>
              </w:rPr>
            </w:pPr>
            <w:r w:rsidRPr="00236871">
              <w:rPr>
                <w:color w:val="000000"/>
                <w:spacing w:val="-2"/>
                <w:sz w:val="20"/>
                <w:szCs w:val="20"/>
              </w:rPr>
              <w:t>If the event does not recur within 21</w:t>
            </w:r>
            <w:r w:rsidRPr="00236871">
              <w:rPr>
                <w:color w:val="000000"/>
                <w:sz w:val="20"/>
                <w:szCs w:val="20"/>
              </w:rPr>
              <w:t> days after starting treatment, the participant may remain at this dose if, in the opinion of the investigator, the participant is getting clinical benefit at this dose level</w:t>
            </w:r>
          </w:p>
          <w:p w14:paraId="4FED19A2" w14:textId="73C32144" w:rsidR="00AB0193" w:rsidRPr="00236871" w:rsidRDefault="00526A29" w:rsidP="004016E5">
            <w:pPr>
              <w:pStyle w:val="ListParagraph"/>
              <w:spacing w:before="40" w:after="40"/>
              <w:ind w:left="49"/>
              <w:textAlignment w:val="baseline"/>
              <w:rPr>
                <w:sz w:val="20"/>
                <w:szCs w:val="20"/>
              </w:rPr>
            </w:pPr>
            <w:r w:rsidRPr="00236871">
              <w:rPr>
                <w:color w:val="000000"/>
                <w:spacing w:val="-3"/>
                <w:sz w:val="20"/>
                <w:szCs w:val="20"/>
                <w:u w:val="single"/>
              </w:rPr>
              <w:t>Second occurrence</w:t>
            </w:r>
            <w:del w:id="2957" w:author="Powell, Deana" w:date="2026-03-05T15:34:00Z" w16du:dateUtc="2026-03-05T20:34:00Z">
              <w:r w:rsidR="00895D30" w:rsidRPr="000E0F23">
                <w:rPr>
                  <w:color w:val="000000"/>
                  <w:spacing w:val="-3"/>
                  <w:sz w:val="20"/>
                  <w:szCs w:val="20"/>
                  <w:u w:val="single"/>
                </w:rPr>
                <w:delText xml:space="preserve"> of AE</w:delText>
              </w:r>
            </w:del>
            <w:r w:rsidRPr="00236871">
              <w:rPr>
                <w:color w:val="000000"/>
                <w:spacing w:val="-3"/>
                <w:sz w:val="20"/>
                <w:szCs w:val="20"/>
              </w:rPr>
              <w:t xml:space="preserve">: </w:t>
            </w:r>
          </w:p>
          <w:p w14:paraId="55FD2EDF" w14:textId="31BECD50" w:rsidR="00AB0193" w:rsidRPr="00236871" w:rsidRDefault="00526A29" w:rsidP="00236871">
            <w:pPr>
              <w:pStyle w:val="ListParagraph"/>
              <w:numPr>
                <w:ilvl w:val="1"/>
                <w:numId w:val="22"/>
              </w:numPr>
              <w:spacing w:before="40" w:after="40"/>
              <w:ind w:left="338" w:hanging="284"/>
              <w:textAlignment w:val="baseline"/>
              <w:rPr>
                <w:sz w:val="20"/>
                <w:szCs w:val="20"/>
              </w:rPr>
            </w:pPr>
            <w:r w:rsidRPr="00236871">
              <w:rPr>
                <w:color w:val="000000"/>
                <w:spacing w:val="-3"/>
                <w:sz w:val="20"/>
                <w:szCs w:val="20"/>
              </w:rPr>
              <w:t>If a participant experiences a second occurrence of the event at Dose Level -1 (</w:t>
            </w:r>
            <w:r w:rsidRPr="00236871">
              <w:rPr>
                <w:sz w:val="20"/>
                <w:szCs w:val="20"/>
              </w:rPr>
              <w:t xml:space="preserve">see </w:t>
            </w:r>
            <w:r w:rsidR="00B16DC4" w:rsidRPr="00B16DC4">
              <w:rPr>
                <w:sz w:val="20"/>
                <w:szCs w:val="20"/>
              </w:rPr>
              <w:t>Table 10</w:t>
            </w:r>
            <w:r w:rsidRPr="00236871">
              <w:rPr>
                <w:sz w:val="20"/>
                <w:szCs w:val="20"/>
              </w:rPr>
              <w:t xml:space="preserve"> and </w:t>
            </w:r>
            <w:r w:rsidR="00B16DC4" w:rsidRPr="00B16DC4">
              <w:rPr>
                <w:sz w:val="20"/>
                <w:szCs w:val="20"/>
              </w:rPr>
              <w:t>Table 11</w:t>
            </w:r>
            <w:r w:rsidRPr="00236871">
              <w:rPr>
                <w:sz w:val="20"/>
                <w:szCs w:val="20"/>
              </w:rPr>
              <w:t>)</w:t>
            </w:r>
            <w:r w:rsidRPr="00236871">
              <w:rPr>
                <w:color w:val="000000"/>
                <w:spacing w:val="-3"/>
                <w:sz w:val="20"/>
                <w:szCs w:val="20"/>
              </w:rPr>
              <w:t>, which is considered to be related to nemtabrutinib treatment, this participant should be permanently discontinued</w:t>
            </w:r>
          </w:p>
          <w:p w14:paraId="6CFC04BD" w14:textId="2E060E1F" w:rsidR="00AB0193" w:rsidRPr="00236871" w:rsidRDefault="00526A29" w:rsidP="00236871">
            <w:pPr>
              <w:pStyle w:val="ListParagraph"/>
              <w:numPr>
                <w:ilvl w:val="1"/>
                <w:numId w:val="22"/>
              </w:numPr>
              <w:spacing w:before="40" w:after="40"/>
              <w:ind w:left="338" w:hanging="284"/>
              <w:textAlignment w:val="baseline"/>
              <w:rPr>
                <w:sz w:val="20"/>
                <w:szCs w:val="20"/>
              </w:rPr>
            </w:pPr>
            <w:r w:rsidRPr="00236871">
              <w:rPr>
                <w:color w:val="000000"/>
                <w:spacing w:val="-3"/>
                <w:sz w:val="20"/>
                <w:szCs w:val="20"/>
              </w:rPr>
              <w:t>If a participant experiences a second occurrence of the event at Dose Level 1 (</w:t>
            </w:r>
            <w:r w:rsidRPr="00236871">
              <w:rPr>
                <w:sz w:val="20"/>
                <w:szCs w:val="20"/>
              </w:rPr>
              <w:t xml:space="preserve">see </w:t>
            </w:r>
            <w:r w:rsidR="00B16DC4" w:rsidRPr="00B16DC4">
              <w:rPr>
                <w:sz w:val="20"/>
                <w:szCs w:val="20"/>
              </w:rPr>
              <w:t>Table 10</w:t>
            </w:r>
            <w:r w:rsidRPr="00236871">
              <w:rPr>
                <w:sz w:val="20"/>
                <w:szCs w:val="20"/>
              </w:rPr>
              <w:t xml:space="preserve"> and </w:t>
            </w:r>
            <w:r w:rsidR="00B16DC4" w:rsidRPr="00B16DC4">
              <w:rPr>
                <w:sz w:val="20"/>
                <w:szCs w:val="20"/>
              </w:rPr>
              <w:t>Table 11</w:t>
            </w:r>
            <w:r w:rsidRPr="00236871">
              <w:rPr>
                <w:sz w:val="20"/>
                <w:szCs w:val="20"/>
              </w:rPr>
              <w:t>)</w:t>
            </w:r>
            <w:r w:rsidRPr="00236871">
              <w:rPr>
                <w:color w:val="000000"/>
                <w:spacing w:val="-3"/>
                <w:sz w:val="20"/>
                <w:szCs w:val="20"/>
              </w:rPr>
              <w:t xml:space="preserve">, which is considered to be related to nemtabrutinib treatment, </w:t>
            </w:r>
            <w:r w:rsidRPr="00236871">
              <w:rPr>
                <w:color w:val="000000"/>
                <w:spacing w:val="-2"/>
                <w:sz w:val="20"/>
                <w:szCs w:val="20"/>
              </w:rPr>
              <w:t xml:space="preserve">withhold </w:t>
            </w:r>
            <w:r w:rsidRPr="00236871">
              <w:rPr>
                <w:sz w:val="20"/>
                <w:szCs w:val="20"/>
              </w:rPr>
              <w:t xml:space="preserve">nemtabrutinib </w:t>
            </w:r>
            <w:r w:rsidRPr="00236871">
              <w:rPr>
                <w:color w:val="000000"/>
                <w:spacing w:val="-3"/>
                <w:sz w:val="20"/>
                <w:szCs w:val="20"/>
              </w:rPr>
              <w:t xml:space="preserve">until recovery to Grade 1; meanwhile treat the skin toxicity as clinically indicated; then restart nemtabrutinib at a reduced dose (Dose level -1 </w:t>
            </w:r>
            <w:r w:rsidRPr="00236871">
              <w:rPr>
                <w:color w:val="000000"/>
                <w:sz w:val="20"/>
                <w:szCs w:val="20"/>
              </w:rPr>
              <w:t>[</w:t>
            </w:r>
            <w:r w:rsidRPr="00236871">
              <w:rPr>
                <w:sz w:val="20"/>
                <w:szCs w:val="20"/>
              </w:rPr>
              <w:t xml:space="preserve">see </w:t>
            </w:r>
            <w:r w:rsidR="00B16DC4" w:rsidRPr="00B16DC4">
              <w:rPr>
                <w:sz w:val="20"/>
                <w:szCs w:val="20"/>
              </w:rPr>
              <w:t>Table 10</w:t>
            </w:r>
            <w:r w:rsidRPr="00236871">
              <w:rPr>
                <w:sz w:val="20"/>
                <w:szCs w:val="20"/>
              </w:rPr>
              <w:t xml:space="preserve"> and </w:t>
            </w:r>
            <w:r w:rsidR="00B16DC4" w:rsidRPr="00B16DC4">
              <w:rPr>
                <w:sz w:val="20"/>
                <w:szCs w:val="20"/>
              </w:rPr>
              <w:t>Table 11</w:t>
            </w:r>
            <w:r w:rsidRPr="00236871">
              <w:rPr>
                <w:sz w:val="20"/>
                <w:szCs w:val="20"/>
              </w:rPr>
              <w:t>]</w:t>
            </w:r>
            <w:r w:rsidRPr="00236871">
              <w:rPr>
                <w:color w:val="000000"/>
                <w:spacing w:val="-3"/>
                <w:sz w:val="20"/>
                <w:szCs w:val="20"/>
              </w:rPr>
              <w:t>). Dose escalation to Dose Level 1 is not permitted</w:t>
            </w:r>
          </w:p>
          <w:p w14:paraId="1B4EBDCC" w14:textId="1FE012B5" w:rsidR="00AB0193" w:rsidRPr="00236871" w:rsidRDefault="00526A29" w:rsidP="004016E5">
            <w:pPr>
              <w:pStyle w:val="ListParagraph"/>
              <w:spacing w:before="40" w:after="40"/>
              <w:ind w:left="49"/>
              <w:textAlignment w:val="baseline"/>
              <w:rPr>
                <w:color w:val="000000"/>
                <w:spacing w:val="-3"/>
                <w:sz w:val="20"/>
                <w:szCs w:val="20"/>
              </w:rPr>
            </w:pPr>
            <w:r w:rsidRPr="00236871">
              <w:rPr>
                <w:color w:val="000000"/>
                <w:spacing w:val="-3"/>
                <w:sz w:val="20"/>
                <w:szCs w:val="20"/>
                <w:u w:val="single"/>
              </w:rPr>
              <w:t>Third occurrence</w:t>
            </w:r>
            <w:del w:id="2958" w:author="Powell, Deana" w:date="2026-03-05T15:34:00Z" w16du:dateUtc="2026-03-05T20:34:00Z">
              <w:r w:rsidR="00895D30" w:rsidRPr="00EB7841">
                <w:rPr>
                  <w:color w:val="000000"/>
                  <w:spacing w:val="-3"/>
                  <w:sz w:val="20"/>
                  <w:szCs w:val="20"/>
                  <w:u w:val="single"/>
                </w:rPr>
                <w:delText xml:space="preserve"> of AE</w:delText>
              </w:r>
            </w:del>
            <w:r w:rsidRPr="00236871">
              <w:rPr>
                <w:color w:val="000000"/>
                <w:spacing w:val="-3"/>
                <w:sz w:val="20"/>
                <w:szCs w:val="20"/>
              </w:rPr>
              <w:t>: Permanently discontinue nemtabrutinib</w:t>
            </w:r>
          </w:p>
          <w:p w14:paraId="36D40DC2" w14:textId="77777777" w:rsidR="00AB0193" w:rsidRPr="008C7FF1" w:rsidRDefault="00526A29" w:rsidP="004016E5">
            <w:pPr>
              <w:spacing w:before="40" w:after="40"/>
              <w:ind w:left="49"/>
              <w:textAlignment w:val="baseline"/>
              <w:rPr>
                <w:color w:val="000000"/>
                <w:spacing w:val="-3"/>
                <w:sz w:val="20"/>
                <w:szCs w:val="20"/>
              </w:rPr>
            </w:pPr>
            <w:r w:rsidRPr="00236871">
              <w:rPr>
                <w:color w:val="000000"/>
                <w:spacing w:val="-3"/>
                <w:sz w:val="20"/>
                <w:szCs w:val="20"/>
              </w:rPr>
              <w:t>Grade 3 drug-related skin rashes may be treated with systemic corticosteroids</w:t>
            </w:r>
            <w:r w:rsidRPr="008C7FF1">
              <w:rPr>
                <w:color w:val="000000"/>
                <w:spacing w:val="-3"/>
                <w:sz w:val="20"/>
                <w:szCs w:val="20"/>
              </w:rPr>
              <w:t>.</w:t>
            </w:r>
          </w:p>
          <w:p w14:paraId="00208C5E" w14:textId="77777777" w:rsidR="00AB0193" w:rsidRPr="00566771" w:rsidRDefault="00526A29" w:rsidP="004016E5">
            <w:pPr>
              <w:spacing w:before="40" w:after="40"/>
              <w:ind w:left="49"/>
              <w:textAlignment w:val="baseline"/>
              <w:rPr>
                <w:color w:val="000000"/>
                <w:spacing w:val="-3"/>
                <w:sz w:val="20"/>
              </w:rPr>
            </w:pPr>
            <w:r w:rsidRPr="008C7FF1">
              <w:rPr>
                <w:color w:val="000000"/>
                <w:spacing w:val="-3"/>
                <w:sz w:val="20"/>
                <w:szCs w:val="20"/>
              </w:rPr>
              <w:t>Note: Participants with any grade Steven-Johnsons syndrome should permanently</w:t>
            </w:r>
            <w:r>
              <w:rPr>
                <w:color w:val="000000"/>
                <w:spacing w:val="-3"/>
                <w:sz w:val="20"/>
              </w:rPr>
              <w:t xml:space="preserve"> discontinue nemtabrutinib.</w:t>
            </w:r>
          </w:p>
        </w:tc>
      </w:tr>
      <w:tr w:rsidR="00CA657C" w14:paraId="6AD4E027" w14:textId="77777777" w:rsidTr="002E74AA">
        <w:trPr>
          <w:trHeight w:val="180"/>
        </w:trPr>
        <w:tc>
          <w:tcPr>
            <w:tcW w:w="529" w:type="pct"/>
          </w:tcPr>
          <w:p w14:paraId="045A68E3" w14:textId="77777777" w:rsidR="00AB0193" w:rsidRPr="00777CFF" w:rsidRDefault="00526A29" w:rsidP="004016E5">
            <w:pPr>
              <w:spacing w:before="40" w:after="40"/>
              <w:textAlignment w:val="baseline"/>
              <w:rPr>
                <w:b/>
                <w:color w:val="000000"/>
                <w:spacing w:val="-4"/>
                <w:sz w:val="20"/>
              </w:rPr>
            </w:pPr>
            <w:r w:rsidRPr="00777CFF">
              <w:rPr>
                <w:b/>
                <w:color w:val="000000"/>
                <w:spacing w:val="-4"/>
                <w:sz w:val="20"/>
              </w:rPr>
              <w:t>Grade 4</w:t>
            </w:r>
          </w:p>
        </w:tc>
        <w:tc>
          <w:tcPr>
            <w:tcW w:w="4471" w:type="pct"/>
          </w:tcPr>
          <w:p w14:paraId="1B76790D" w14:textId="77777777" w:rsidR="00AB0193" w:rsidRDefault="00526A29" w:rsidP="004016E5">
            <w:pPr>
              <w:pStyle w:val="ListParagraph"/>
              <w:spacing w:before="40" w:after="40"/>
              <w:ind w:left="0"/>
              <w:textAlignment w:val="baseline"/>
              <w:rPr>
                <w:color w:val="000000"/>
                <w:spacing w:val="-3"/>
                <w:sz w:val="20"/>
              </w:rPr>
            </w:pPr>
            <w:r>
              <w:rPr>
                <w:color w:val="000000"/>
                <w:spacing w:val="-2"/>
                <w:sz w:val="20"/>
              </w:rPr>
              <w:t>P</w:t>
            </w:r>
            <w:r w:rsidRPr="00C16ED3">
              <w:rPr>
                <w:color w:val="000000"/>
                <w:spacing w:val="-3"/>
                <w:sz w:val="20"/>
              </w:rPr>
              <w:t>ermanently discontinue study treatment</w:t>
            </w:r>
          </w:p>
          <w:p w14:paraId="2B0E9E1F" w14:textId="77777777" w:rsidR="00AB0193" w:rsidRPr="00A121D1" w:rsidRDefault="00526A29" w:rsidP="004016E5">
            <w:pPr>
              <w:pStyle w:val="ListParagraph"/>
              <w:spacing w:before="40" w:after="40"/>
              <w:ind w:left="0"/>
              <w:textAlignment w:val="baseline"/>
              <w:rPr>
                <w:color w:val="000000"/>
                <w:spacing w:val="-3"/>
                <w:sz w:val="20"/>
              </w:rPr>
            </w:pPr>
            <w:r w:rsidRPr="00052AE3">
              <w:rPr>
                <w:color w:val="000000"/>
                <w:sz w:val="20"/>
              </w:rPr>
              <w:t>Grade 4 drug-related skin rashes may be treated with systemic corticosteroids</w:t>
            </w:r>
          </w:p>
        </w:tc>
      </w:tr>
      <w:tr w:rsidR="00CA657C" w14:paraId="721357B9" w14:textId="77777777" w:rsidTr="002E74AA">
        <w:trPr>
          <w:trHeight w:val="284"/>
        </w:trPr>
        <w:tc>
          <w:tcPr>
            <w:tcW w:w="5000" w:type="pct"/>
            <w:gridSpan w:val="2"/>
          </w:tcPr>
          <w:p w14:paraId="03A830A8" w14:textId="723A7DE5" w:rsidR="00492B1D" w:rsidRPr="00017E02" w:rsidRDefault="00526A29" w:rsidP="00017E02">
            <w:pPr>
              <w:pStyle w:val="TableFootnote"/>
              <w:ind w:left="0"/>
              <w:rPr>
                <w:ins w:id="2959" w:author="Powell, Deana" w:date="2026-03-05T15:34:00Z" w16du:dateUtc="2026-03-05T20:34:00Z"/>
                <w:sz w:val="18"/>
              </w:rPr>
            </w:pPr>
            <w:r w:rsidRPr="00017E02">
              <w:rPr>
                <w:sz w:val="18"/>
              </w:rPr>
              <w:t>AE=adverse event</w:t>
            </w:r>
            <w:del w:id="2960" w:author="Powell, Deana" w:date="2026-03-05T15:34:00Z" w16du:dateUtc="2026-03-05T20:34:00Z">
              <w:r w:rsidR="00895D30" w:rsidRPr="002E74AA">
                <w:delText>; QD=quaque die (daily).</w:delText>
              </w:r>
            </w:del>
            <w:ins w:id="2961" w:author="Powell, Deana" w:date="2026-03-05T15:34:00Z" w16du:dateUtc="2026-03-05T20:34:00Z">
              <w:r w:rsidRPr="00017E02">
                <w:rPr>
                  <w:sz w:val="18"/>
                </w:rPr>
                <w:t>.</w:t>
              </w:r>
            </w:ins>
          </w:p>
          <w:p w14:paraId="665F5381" w14:textId="77777777" w:rsidR="00AB0193" w:rsidRPr="002E74AA" w:rsidRDefault="00526A29" w:rsidP="00017E02">
            <w:pPr>
              <w:pStyle w:val="TableFootnote"/>
              <w:ind w:left="0"/>
            </w:pPr>
            <w:ins w:id="2962" w:author="Powell, Deana" w:date="2026-03-05T15:34:00Z" w16du:dateUtc="2026-03-05T20:34:00Z">
              <w:r w:rsidRPr="00017E02">
                <w:rPr>
                  <w:sz w:val="18"/>
                </w:rPr>
                <w:t>a.</w:t>
              </w:r>
              <w:r w:rsidRPr="00017E02">
                <w:rPr>
                  <w:sz w:val="18"/>
                </w:rPr>
                <w:tab/>
                <w:t>Photographs of the rash are recommended to be taken immediately along with a careful history and physical examination. Consider evaluation by a dermatologic specialist and skin biopsy. Refer to ‘Clinical Site Response to a Skin Reaction/Eruption’ Guidance Document for further details.</w:t>
              </w:r>
            </w:ins>
          </w:p>
        </w:tc>
      </w:tr>
    </w:tbl>
    <w:p w14:paraId="416E36F6" w14:textId="17E7900B" w:rsidR="00E108A9" w:rsidRDefault="00E108A9" w:rsidP="00E40DC9">
      <w:pPr>
        <w:pStyle w:val="ListEnd"/>
      </w:pPr>
      <w:bookmarkStart w:id="2963" w:name="_Hlk89006492"/>
    </w:p>
    <w:p w14:paraId="46FAA061" w14:textId="3BE1CAAA" w:rsidR="00E40DC9" w:rsidRPr="00E108A9" w:rsidRDefault="00E108A9" w:rsidP="00E108A9">
      <w:pPr>
        <w:rPr>
          <w:szCs w:val="20"/>
        </w:rPr>
      </w:pPr>
      <w:r>
        <w:br w:type="page"/>
      </w:r>
    </w:p>
    <w:p w14:paraId="6B194892" w14:textId="3621956D" w:rsidR="0074605C" w:rsidRPr="00E40DC9" w:rsidRDefault="00526A29" w:rsidP="00E40DC9">
      <w:pPr>
        <w:pStyle w:val="Heading4"/>
      </w:pPr>
      <w:bookmarkStart w:id="2964" w:name="_Toc212096995"/>
      <w:bookmarkStart w:id="2965" w:name="_Toc140132426"/>
      <w:r w:rsidRPr="00E40DC9">
        <w:lastRenderedPageBreak/>
        <w:t>Venetoclax Dose Modification</w:t>
      </w:r>
      <w:bookmarkEnd w:id="2964"/>
      <w:bookmarkEnd w:id="2965"/>
    </w:p>
    <w:p w14:paraId="4401E653" w14:textId="2CB78933" w:rsidR="0074605C" w:rsidRDefault="00526A29">
      <w:pPr>
        <w:pStyle w:val="Caption"/>
      </w:pPr>
      <w:bookmarkStart w:id="2966" w:name="_Ref121832958"/>
      <w:bookmarkStart w:id="2967" w:name="_Toc212022254"/>
      <w:bookmarkStart w:id="2968" w:name="_Toc140132623"/>
      <w:r>
        <w:t>Table </w:t>
      </w:r>
      <w:r w:rsidR="00B16DC4">
        <w:rPr>
          <w:noProof/>
        </w:rPr>
        <w:t>16</w:t>
      </w:r>
      <w:bookmarkEnd w:id="2966"/>
      <w:r>
        <w:tab/>
        <w:t>Dose Delays/Reductions for Venetoclax-related Toxicities in CLL/SLL</w:t>
      </w:r>
      <w:bookmarkEnd w:id="2967"/>
      <w:bookmarkEnd w:id="2968"/>
    </w:p>
    <w:tbl>
      <w:tblPr>
        <w:tblStyle w:val="TableGrid"/>
        <w:tblW w:w="5000" w:type="pct"/>
        <w:tblLook w:val="04A0" w:firstRow="1" w:lastRow="0" w:firstColumn="1" w:lastColumn="0" w:noHBand="0" w:noVBand="1"/>
      </w:tblPr>
      <w:tblGrid>
        <w:gridCol w:w="2610"/>
        <w:gridCol w:w="1544"/>
        <w:gridCol w:w="4836"/>
      </w:tblGrid>
      <w:tr w:rsidR="00CA657C" w14:paraId="00FA1292" w14:textId="77777777" w:rsidTr="002E74AA">
        <w:trPr>
          <w:tblHeader/>
        </w:trPr>
        <w:tc>
          <w:tcPr>
            <w:tcW w:w="2660" w:type="dxa"/>
          </w:tcPr>
          <w:p w14:paraId="17EDDD8A" w14:textId="77777777" w:rsidR="00AB0193" w:rsidRDefault="00526A29" w:rsidP="004016E5">
            <w:pPr>
              <w:spacing w:before="40" w:after="40"/>
            </w:pPr>
            <w:r w:rsidRPr="00B37657">
              <w:rPr>
                <w:b/>
                <w:bCs/>
                <w:sz w:val="20"/>
              </w:rPr>
              <w:t>Event</w:t>
            </w:r>
          </w:p>
        </w:tc>
        <w:tc>
          <w:tcPr>
            <w:tcW w:w="1559" w:type="dxa"/>
          </w:tcPr>
          <w:p w14:paraId="1B58B361" w14:textId="77777777" w:rsidR="00AB0193" w:rsidRDefault="00526A29" w:rsidP="004016E5">
            <w:pPr>
              <w:spacing w:before="40" w:after="40"/>
            </w:pPr>
            <w:r w:rsidRPr="00B37657">
              <w:rPr>
                <w:b/>
                <w:bCs/>
                <w:sz w:val="20"/>
              </w:rPr>
              <w:t>Occurrence</w:t>
            </w:r>
          </w:p>
        </w:tc>
        <w:tc>
          <w:tcPr>
            <w:tcW w:w="4997" w:type="dxa"/>
          </w:tcPr>
          <w:p w14:paraId="34E64537" w14:textId="77777777" w:rsidR="00AB0193" w:rsidRDefault="00526A29" w:rsidP="004016E5">
            <w:pPr>
              <w:spacing w:before="40" w:after="40"/>
            </w:pPr>
            <w:r w:rsidRPr="00B37657">
              <w:rPr>
                <w:b/>
                <w:bCs/>
                <w:sz w:val="20"/>
              </w:rPr>
              <w:t>Action</w:t>
            </w:r>
          </w:p>
        </w:tc>
      </w:tr>
      <w:tr w:rsidR="00CA657C" w14:paraId="175B7FBD" w14:textId="77777777" w:rsidTr="002E74AA">
        <w:tc>
          <w:tcPr>
            <w:tcW w:w="2660" w:type="dxa"/>
          </w:tcPr>
          <w:p w14:paraId="14A71860" w14:textId="77777777" w:rsidR="00AB0193" w:rsidRDefault="00526A29" w:rsidP="004016E5">
            <w:pPr>
              <w:spacing w:before="40" w:after="40"/>
            </w:pPr>
            <w:r w:rsidRPr="00B37657">
              <w:rPr>
                <w:b/>
                <w:bCs/>
                <w:sz w:val="20"/>
              </w:rPr>
              <w:t>Tumor Lysis Syndrome</w:t>
            </w:r>
          </w:p>
        </w:tc>
        <w:tc>
          <w:tcPr>
            <w:tcW w:w="1559" w:type="dxa"/>
          </w:tcPr>
          <w:p w14:paraId="695ECA3B" w14:textId="77777777" w:rsidR="00AB0193" w:rsidRDefault="00AB0193" w:rsidP="004016E5">
            <w:pPr>
              <w:spacing w:before="40" w:after="40"/>
            </w:pPr>
          </w:p>
        </w:tc>
        <w:tc>
          <w:tcPr>
            <w:tcW w:w="4997" w:type="dxa"/>
          </w:tcPr>
          <w:p w14:paraId="748116FB" w14:textId="77777777" w:rsidR="00AB0193" w:rsidRDefault="00AB0193" w:rsidP="004016E5">
            <w:pPr>
              <w:spacing w:before="40" w:after="40"/>
            </w:pPr>
          </w:p>
        </w:tc>
      </w:tr>
      <w:tr w:rsidR="00CA657C" w14:paraId="6C4530C4" w14:textId="77777777" w:rsidTr="002E74AA">
        <w:tc>
          <w:tcPr>
            <w:tcW w:w="2660" w:type="dxa"/>
            <w:vMerge w:val="restart"/>
            <w:vAlign w:val="center"/>
          </w:tcPr>
          <w:p w14:paraId="2C404682" w14:textId="77777777" w:rsidR="00AB0193" w:rsidRDefault="00526A29" w:rsidP="004016E5">
            <w:pPr>
              <w:spacing w:before="40" w:after="40"/>
            </w:pPr>
            <w:r w:rsidRPr="00B37657">
              <w:rPr>
                <w:sz w:val="20"/>
              </w:rPr>
              <w:t>Blood chemistry changes or symptoms suggestive of TLS</w:t>
            </w:r>
          </w:p>
        </w:tc>
        <w:tc>
          <w:tcPr>
            <w:tcW w:w="1559" w:type="dxa"/>
            <w:vMerge w:val="restart"/>
            <w:vAlign w:val="center"/>
          </w:tcPr>
          <w:p w14:paraId="38DDC2B1" w14:textId="77777777" w:rsidR="00AB0193" w:rsidRDefault="00526A29" w:rsidP="004016E5">
            <w:pPr>
              <w:spacing w:before="40" w:after="40"/>
              <w:jc w:val="center"/>
            </w:pPr>
            <w:r w:rsidRPr="00B37657">
              <w:rPr>
                <w:sz w:val="20"/>
              </w:rPr>
              <w:t>Any</w:t>
            </w:r>
          </w:p>
        </w:tc>
        <w:tc>
          <w:tcPr>
            <w:tcW w:w="4997" w:type="dxa"/>
          </w:tcPr>
          <w:p w14:paraId="2E82D57F" w14:textId="77777777" w:rsidR="00AB0193" w:rsidRDefault="00526A29" w:rsidP="004016E5">
            <w:pPr>
              <w:spacing w:before="40" w:after="40"/>
            </w:pPr>
            <w:r w:rsidRPr="00C938D1">
              <w:rPr>
                <w:sz w:val="20"/>
              </w:rPr>
              <w:t>Withhold the next day’s dose. If resolved within 24 to 48 hours of last dose, resume at the same dose.</w:t>
            </w:r>
          </w:p>
        </w:tc>
      </w:tr>
      <w:tr w:rsidR="00CA657C" w14:paraId="52AC8E06" w14:textId="77777777" w:rsidTr="002E74AA">
        <w:tc>
          <w:tcPr>
            <w:tcW w:w="2660" w:type="dxa"/>
            <w:vMerge/>
          </w:tcPr>
          <w:p w14:paraId="356CC1EB" w14:textId="77777777" w:rsidR="00AB0193" w:rsidRDefault="00AB0193" w:rsidP="004016E5">
            <w:pPr>
              <w:spacing w:before="40" w:after="40"/>
            </w:pPr>
          </w:p>
        </w:tc>
        <w:tc>
          <w:tcPr>
            <w:tcW w:w="1559" w:type="dxa"/>
            <w:vMerge/>
          </w:tcPr>
          <w:p w14:paraId="285831CF" w14:textId="77777777" w:rsidR="00AB0193" w:rsidRDefault="00AB0193" w:rsidP="004016E5">
            <w:pPr>
              <w:spacing w:before="40" w:after="40"/>
            </w:pPr>
          </w:p>
        </w:tc>
        <w:tc>
          <w:tcPr>
            <w:tcW w:w="4997" w:type="dxa"/>
          </w:tcPr>
          <w:p w14:paraId="5A7B9915" w14:textId="72C4FAD4" w:rsidR="00AB0193" w:rsidRPr="00581355" w:rsidRDefault="00526A29" w:rsidP="004016E5">
            <w:pPr>
              <w:spacing w:before="40" w:after="40"/>
              <w:rPr>
                <w:sz w:val="20"/>
                <w:szCs w:val="20"/>
              </w:rPr>
            </w:pPr>
            <w:r w:rsidRPr="00581355">
              <w:rPr>
                <w:sz w:val="20"/>
                <w:szCs w:val="20"/>
              </w:rPr>
              <w:t xml:space="preserve">For any blood chemistry changes requiring more than 48 hours to resolve, resume at a reduced dose (see </w:t>
            </w:r>
            <w:r w:rsidR="00B16DC4" w:rsidRPr="00B16DC4">
              <w:rPr>
                <w:sz w:val="20"/>
                <w:szCs w:val="20"/>
              </w:rPr>
              <w:t>Table 17</w:t>
            </w:r>
            <w:r w:rsidRPr="00705DCD">
              <w:rPr>
                <w:sz w:val="20"/>
                <w:szCs w:val="20"/>
              </w:rPr>
              <w:t>).</w:t>
            </w:r>
          </w:p>
        </w:tc>
      </w:tr>
      <w:tr w:rsidR="00CA657C" w14:paraId="5FED72EE" w14:textId="77777777" w:rsidTr="002E74AA">
        <w:tc>
          <w:tcPr>
            <w:tcW w:w="2660" w:type="dxa"/>
            <w:vMerge/>
          </w:tcPr>
          <w:p w14:paraId="40D15C63" w14:textId="77777777" w:rsidR="00AB0193" w:rsidRDefault="00AB0193" w:rsidP="004016E5">
            <w:pPr>
              <w:spacing w:before="40" w:after="40"/>
            </w:pPr>
          </w:p>
        </w:tc>
        <w:tc>
          <w:tcPr>
            <w:tcW w:w="1559" w:type="dxa"/>
            <w:vMerge/>
          </w:tcPr>
          <w:p w14:paraId="3AD2247F" w14:textId="77777777" w:rsidR="00AB0193" w:rsidRDefault="00AB0193" w:rsidP="004016E5">
            <w:pPr>
              <w:spacing w:before="40" w:after="40"/>
            </w:pPr>
          </w:p>
        </w:tc>
        <w:tc>
          <w:tcPr>
            <w:tcW w:w="4997" w:type="dxa"/>
          </w:tcPr>
          <w:p w14:paraId="2ACEF082" w14:textId="64722605" w:rsidR="00AB0193" w:rsidRPr="00581355" w:rsidRDefault="00526A29" w:rsidP="004016E5">
            <w:pPr>
              <w:spacing w:before="40" w:after="40"/>
              <w:rPr>
                <w:sz w:val="20"/>
                <w:szCs w:val="20"/>
              </w:rPr>
            </w:pPr>
            <w:r w:rsidRPr="00581355">
              <w:rPr>
                <w:sz w:val="20"/>
                <w:szCs w:val="20"/>
              </w:rPr>
              <w:t>For any events of clinical TLS</w:t>
            </w:r>
            <w:r w:rsidRPr="00581355">
              <w:rPr>
                <w:sz w:val="20"/>
                <w:szCs w:val="20"/>
                <w:vertAlign w:val="superscript"/>
              </w:rPr>
              <w:t>b</w:t>
            </w:r>
            <w:r w:rsidRPr="00581355">
              <w:rPr>
                <w:sz w:val="20"/>
                <w:szCs w:val="20"/>
              </w:rPr>
              <w:t xml:space="preserve">, resume at a reduced dose following resolution (see </w:t>
            </w:r>
            <w:r w:rsidR="00B16DC4" w:rsidRPr="00B16DC4">
              <w:rPr>
                <w:sz w:val="20"/>
                <w:szCs w:val="20"/>
              </w:rPr>
              <w:t>Table 17</w:t>
            </w:r>
            <w:r w:rsidRPr="00581355">
              <w:rPr>
                <w:sz w:val="20"/>
                <w:szCs w:val="20"/>
              </w:rPr>
              <w:t xml:space="preserve">). See </w:t>
            </w:r>
            <w:r w:rsidR="00B16DC4" w:rsidRPr="00B16DC4">
              <w:rPr>
                <w:sz w:val="20"/>
                <w:szCs w:val="20"/>
              </w:rPr>
              <w:t>Table 8</w:t>
            </w:r>
            <w:r w:rsidRPr="00581355">
              <w:rPr>
                <w:sz w:val="20"/>
                <w:szCs w:val="20"/>
              </w:rPr>
              <w:t xml:space="preserve"> for TLS prophylaxis and monitoring.</w:t>
            </w:r>
          </w:p>
        </w:tc>
      </w:tr>
      <w:tr w:rsidR="00CA657C" w14:paraId="005C3149" w14:textId="77777777" w:rsidTr="002E74AA">
        <w:tc>
          <w:tcPr>
            <w:tcW w:w="2660" w:type="dxa"/>
          </w:tcPr>
          <w:p w14:paraId="335F0E25" w14:textId="77777777" w:rsidR="00AB0193" w:rsidRDefault="00526A29" w:rsidP="004016E5">
            <w:pPr>
              <w:spacing w:before="40" w:after="40"/>
            </w:pPr>
            <w:r w:rsidRPr="002A0DEB">
              <w:rPr>
                <w:b/>
                <w:bCs/>
                <w:sz w:val="20"/>
              </w:rPr>
              <w:t>Non-Hematologic Toxicities</w:t>
            </w:r>
          </w:p>
        </w:tc>
        <w:tc>
          <w:tcPr>
            <w:tcW w:w="1559" w:type="dxa"/>
          </w:tcPr>
          <w:p w14:paraId="60AE7AAE" w14:textId="77777777" w:rsidR="00AB0193" w:rsidRDefault="00AB0193" w:rsidP="004016E5">
            <w:pPr>
              <w:spacing w:before="40" w:after="40"/>
            </w:pPr>
          </w:p>
        </w:tc>
        <w:tc>
          <w:tcPr>
            <w:tcW w:w="4997" w:type="dxa"/>
          </w:tcPr>
          <w:p w14:paraId="20A54BDD" w14:textId="77777777" w:rsidR="00AB0193" w:rsidRDefault="00AB0193" w:rsidP="004016E5">
            <w:pPr>
              <w:spacing w:before="40" w:after="40"/>
            </w:pPr>
          </w:p>
        </w:tc>
      </w:tr>
      <w:tr w:rsidR="00CA657C" w14:paraId="76F45814" w14:textId="77777777" w:rsidTr="002E74AA">
        <w:tc>
          <w:tcPr>
            <w:tcW w:w="2660" w:type="dxa"/>
            <w:vMerge w:val="restart"/>
            <w:vAlign w:val="center"/>
          </w:tcPr>
          <w:p w14:paraId="6BDB6262" w14:textId="77777777" w:rsidR="00AB0193" w:rsidRDefault="00526A29" w:rsidP="004016E5">
            <w:pPr>
              <w:spacing w:before="40" w:after="40"/>
            </w:pPr>
            <w:r w:rsidRPr="00B37657">
              <w:rPr>
                <w:sz w:val="20"/>
              </w:rPr>
              <w:t>Grade</w:t>
            </w:r>
            <w:r w:rsidRPr="00283591">
              <w:rPr>
                <w:sz w:val="20"/>
                <w:vertAlign w:val="superscript"/>
              </w:rPr>
              <w:t>a</w:t>
            </w:r>
            <w:r w:rsidRPr="00B37657">
              <w:rPr>
                <w:sz w:val="20"/>
              </w:rPr>
              <w:t xml:space="preserve"> 3 or 4 nonhematologic toxicities</w:t>
            </w:r>
          </w:p>
        </w:tc>
        <w:tc>
          <w:tcPr>
            <w:tcW w:w="1559" w:type="dxa"/>
          </w:tcPr>
          <w:p w14:paraId="5A5A3187" w14:textId="77777777" w:rsidR="00AB0193" w:rsidRDefault="00526A29" w:rsidP="004016E5">
            <w:pPr>
              <w:spacing w:before="40" w:after="40"/>
            </w:pPr>
            <w:r w:rsidRPr="00B37657">
              <w:rPr>
                <w:sz w:val="20"/>
              </w:rPr>
              <w:t>1</w:t>
            </w:r>
            <w:r w:rsidRPr="00B37657">
              <w:rPr>
                <w:sz w:val="20"/>
                <w:vertAlign w:val="superscript"/>
              </w:rPr>
              <w:t>st</w:t>
            </w:r>
            <w:r w:rsidRPr="00B37657">
              <w:rPr>
                <w:sz w:val="20"/>
              </w:rPr>
              <w:t xml:space="preserve"> occurrence</w:t>
            </w:r>
          </w:p>
        </w:tc>
        <w:tc>
          <w:tcPr>
            <w:tcW w:w="4997" w:type="dxa"/>
          </w:tcPr>
          <w:p w14:paraId="512AEDDF" w14:textId="77777777" w:rsidR="00AB0193" w:rsidRDefault="00526A29" w:rsidP="004016E5">
            <w:pPr>
              <w:spacing w:before="40" w:after="40"/>
            </w:pPr>
            <w:r w:rsidRPr="002A0DEB">
              <w:rPr>
                <w:sz w:val="20"/>
              </w:rPr>
              <w:t>Interrupt venetoclax.</w:t>
            </w:r>
            <w:r w:rsidRPr="002A0DEB">
              <w:rPr>
                <w:sz w:val="20"/>
              </w:rPr>
              <w:br/>
              <w:t>Once the toxicity has resolved to Grade 1 or baseline, venetoclax may be resumed at the same dose. No dose modification is required.</w:t>
            </w:r>
          </w:p>
        </w:tc>
      </w:tr>
      <w:tr w:rsidR="00CA657C" w14:paraId="17BD4628" w14:textId="77777777" w:rsidTr="002E74AA">
        <w:tc>
          <w:tcPr>
            <w:tcW w:w="2660" w:type="dxa"/>
            <w:vMerge/>
          </w:tcPr>
          <w:p w14:paraId="16E3EFD4" w14:textId="77777777" w:rsidR="00AB0193" w:rsidRPr="00B37657" w:rsidRDefault="00AB0193" w:rsidP="004016E5">
            <w:pPr>
              <w:spacing w:before="40" w:after="40"/>
              <w:rPr>
                <w:sz w:val="20"/>
              </w:rPr>
            </w:pPr>
          </w:p>
        </w:tc>
        <w:tc>
          <w:tcPr>
            <w:tcW w:w="1559" w:type="dxa"/>
          </w:tcPr>
          <w:p w14:paraId="41745588" w14:textId="77777777" w:rsidR="00AB0193" w:rsidRDefault="00526A29" w:rsidP="004016E5">
            <w:pPr>
              <w:spacing w:before="40" w:after="40"/>
            </w:pPr>
            <w:r w:rsidRPr="00B37657">
              <w:rPr>
                <w:sz w:val="20"/>
              </w:rPr>
              <w:t>2</w:t>
            </w:r>
            <w:r w:rsidRPr="00B37657">
              <w:rPr>
                <w:sz w:val="20"/>
                <w:vertAlign w:val="superscript"/>
              </w:rPr>
              <w:t>nd</w:t>
            </w:r>
            <w:r w:rsidRPr="00B37657">
              <w:rPr>
                <w:sz w:val="20"/>
              </w:rPr>
              <w:t xml:space="preserve"> and subsequent occurrences</w:t>
            </w:r>
          </w:p>
        </w:tc>
        <w:tc>
          <w:tcPr>
            <w:tcW w:w="4997" w:type="dxa"/>
          </w:tcPr>
          <w:p w14:paraId="2702211E" w14:textId="7D88D87F" w:rsidR="00AB0193" w:rsidRPr="00FC2C6F" w:rsidRDefault="00526A29" w:rsidP="004016E5">
            <w:pPr>
              <w:spacing w:before="40" w:after="40"/>
              <w:rPr>
                <w:sz w:val="20"/>
                <w:szCs w:val="20"/>
              </w:rPr>
            </w:pPr>
            <w:r w:rsidRPr="00FC2C6F">
              <w:rPr>
                <w:sz w:val="20"/>
                <w:szCs w:val="20"/>
              </w:rPr>
              <w:t>Interrupt venetoclax.</w:t>
            </w:r>
            <w:r w:rsidRPr="00FC2C6F">
              <w:rPr>
                <w:sz w:val="20"/>
                <w:szCs w:val="20"/>
              </w:rPr>
              <w:br/>
              <w:t xml:space="preserve">Once the toxicity has resolved to Grade 1 or baseline, follow dose reduction guidelines in </w:t>
            </w:r>
            <w:r w:rsidR="00B16DC4" w:rsidRPr="00B16DC4">
              <w:rPr>
                <w:sz w:val="20"/>
                <w:szCs w:val="20"/>
              </w:rPr>
              <w:t>Table 17</w:t>
            </w:r>
            <w:r w:rsidRPr="00FC2C6F">
              <w:rPr>
                <w:sz w:val="20"/>
                <w:szCs w:val="20"/>
              </w:rPr>
              <w:t xml:space="preserve"> when resuming treatment with venetoclax. A larger dose reduction may occur at the discretion of the physician.</w:t>
            </w:r>
          </w:p>
        </w:tc>
      </w:tr>
      <w:tr w:rsidR="00CA657C" w14:paraId="1AD75C40" w14:textId="77777777" w:rsidTr="002E74AA">
        <w:tc>
          <w:tcPr>
            <w:tcW w:w="2660" w:type="dxa"/>
          </w:tcPr>
          <w:p w14:paraId="5339203B" w14:textId="77777777" w:rsidR="00AB0193" w:rsidRPr="00B37657" w:rsidRDefault="00526A29" w:rsidP="004016E5">
            <w:pPr>
              <w:spacing w:before="40" w:after="40"/>
              <w:rPr>
                <w:sz w:val="20"/>
              </w:rPr>
            </w:pPr>
            <w:r w:rsidRPr="00C938D1">
              <w:rPr>
                <w:b/>
                <w:bCs/>
                <w:sz w:val="20"/>
              </w:rPr>
              <w:t>Hematologic Toxicities</w:t>
            </w:r>
          </w:p>
        </w:tc>
        <w:tc>
          <w:tcPr>
            <w:tcW w:w="1559" w:type="dxa"/>
          </w:tcPr>
          <w:p w14:paraId="51965E02" w14:textId="77777777" w:rsidR="00AB0193" w:rsidRDefault="00AB0193" w:rsidP="004016E5">
            <w:pPr>
              <w:spacing w:before="40" w:after="40"/>
            </w:pPr>
          </w:p>
        </w:tc>
        <w:tc>
          <w:tcPr>
            <w:tcW w:w="4997" w:type="dxa"/>
          </w:tcPr>
          <w:p w14:paraId="10A1661F" w14:textId="77777777" w:rsidR="00AB0193" w:rsidRPr="00FC2C6F" w:rsidRDefault="00AB0193" w:rsidP="004016E5">
            <w:pPr>
              <w:spacing w:before="40" w:after="40"/>
              <w:rPr>
                <w:sz w:val="20"/>
                <w:szCs w:val="20"/>
              </w:rPr>
            </w:pPr>
          </w:p>
        </w:tc>
      </w:tr>
      <w:tr w:rsidR="00CA657C" w14:paraId="02AF7258" w14:textId="77777777" w:rsidTr="002E74AA">
        <w:tc>
          <w:tcPr>
            <w:tcW w:w="2660" w:type="dxa"/>
            <w:vMerge w:val="restart"/>
            <w:vAlign w:val="center"/>
          </w:tcPr>
          <w:p w14:paraId="52FAC470" w14:textId="77777777" w:rsidR="00AB0193" w:rsidRPr="00C938D1" w:rsidRDefault="00526A29" w:rsidP="004016E5">
            <w:pPr>
              <w:spacing w:before="40" w:after="40"/>
              <w:rPr>
                <w:b/>
                <w:bCs/>
                <w:sz w:val="20"/>
              </w:rPr>
            </w:pPr>
            <w:r w:rsidRPr="00B37657">
              <w:rPr>
                <w:sz w:val="20"/>
              </w:rPr>
              <w:t>Grade 3 neutropenia with infection or fever; or Grade 4 hematologic toxicities (except lymphopenia)</w:t>
            </w:r>
          </w:p>
        </w:tc>
        <w:tc>
          <w:tcPr>
            <w:tcW w:w="1559" w:type="dxa"/>
          </w:tcPr>
          <w:p w14:paraId="794ED793" w14:textId="77777777" w:rsidR="00AB0193" w:rsidRDefault="00526A29" w:rsidP="004016E5">
            <w:pPr>
              <w:spacing w:before="40" w:after="40"/>
            </w:pPr>
            <w:r w:rsidRPr="00B37657">
              <w:rPr>
                <w:sz w:val="20"/>
              </w:rPr>
              <w:t>1</w:t>
            </w:r>
            <w:r w:rsidRPr="00B37657">
              <w:rPr>
                <w:sz w:val="20"/>
                <w:vertAlign w:val="superscript"/>
              </w:rPr>
              <w:t>st</w:t>
            </w:r>
            <w:r w:rsidRPr="00B37657">
              <w:rPr>
                <w:sz w:val="20"/>
              </w:rPr>
              <w:t xml:space="preserve"> occurrence</w:t>
            </w:r>
          </w:p>
        </w:tc>
        <w:tc>
          <w:tcPr>
            <w:tcW w:w="4997" w:type="dxa"/>
          </w:tcPr>
          <w:p w14:paraId="60B108E7" w14:textId="082F3EA1" w:rsidR="00AB0193" w:rsidRPr="00FC2C6F" w:rsidRDefault="00526A29" w:rsidP="004016E5">
            <w:pPr>
              <w:spacing w:before="40" w:after="40"/>
              <w:rPr>
                <w:sz w:val="20"/>
                <w:szCs w:val="20"/>
              </w:rPr>
            </w:pPr>
            <w:r w:rsidRPr="00FC2C6F">
              <w:rPr>
                <w:sz w:val="20"/>
                <w:szCs w:val="20"/>
              </w:rPr>
              <w:t>Withhold venetoclax for 7 days and re-evaluate.</w:t>
            </w:r>
            <w:r w:rsidRPr="00FC2C6F">
              <w:rPr>
                <w:sz w:val="20"/>
                <w:szCs w:val="20"/>
              </w:rPr>
              <w:br/>
              <w:t xml:space="preserve">To reduce the infection risks associated with neutropenia, G-CSF may be administered with venetoclax if clinically indicated. Once the toxicity has resolved to Grade 1 or baseline level, venetoclax may be resumed at a reduced dose in accordance with </w:t>
            </w:r>
            <w:r w:rsidR="00B16DC4" w:rsidRPr="00B16DC4">
              <w:rPr>
                <w:sz w:val="20"/>
                <w:szCs w:val="20"/>
              </w:rPr>
              <w:t>Table 17</w:t>
            </w:r>
            <w:r w:rsidRPr="00FC2C6F">
              <w:rPr>
                <w:sz w:val="20"/>
                <w:szCs w:val="20"/>
              </w:rPr>
              <w:t>. A larger dose reduction may occur at the discretion of the physician.</w:t>
            </w:r>
          </w:p>
        </w:tc>
      </w:tr>
      <w:tr w:rsidR="00CA657C" w14:paraId="5D6AC0B5" w14:textId="77777777" w:rsidTr="002E74AA">
        <w:tc>
          <w:tcPr>
            <w:tcW w:w="2660" w:type="dxa"/>
            <w:vMerge/>
          </w:tcPr>
          <w:p w14:paraId="1FC24714" w14:textId="77777777" w:rsidR="00AB0193" w:rsidRPr="00C938D1" w:rsidRDefault="00AB0193" w:rsidP="004016E5">
            <w:pPr>
              <w:spacing w:before="40" w:after="40"/>
              <w:rPr>
                <w:b/>
                <w:bCs/>
                <w:sz w:val="20"/>
              </w:rPr>
            </w:pPr>
          </w:p>
        </w:tc>
        <w:tc>
          <w:tcPr>
            <w:tcW w:w="1559" w:type="dxa"/>
          </w:tcPr>
          <w:p w14:paraId="7B2D8B14" w14:textId="77777777" w:rsidR="00AB0193" w:rsidRPr="00191F33" w:rsidRDefault="00526A29" w:rsidP="004016E5">
            <w:pPr>
              <w:spacing w:before="40" w:after="40"/>
              <w:rPr>
                <w:sz w:val="20"/>
                <w:szCs w:val="20"/>
              </w:rPr>
            </w:pPr>
            <w:r w:rsidRPr="00191F33">
              <w:rPr>
                <w:sz w:val="20"/>
                <w:szCs w:val="20"/>
              </w:rPr>
              <w:t>2</w:t>
            </w:r>
            <w:r w:rsidRPr="00191F33">
              <w:rPr>
                <w:sz w:val="20"/>
                <w:szCs w:val="20"/>
                <w:vertAlign w:val="superscript"/>
              </w:rPr>
              <w:t>nd</w:t>
            </w:r>
            <w:r w:rsidRPr="00191F33">
              <w:rPr>
                <w:sz w:val="20"/>
                <w:szCs w:val="20"/>
              </w:rPr>
              <w:t xml:space="preserve"> and subsequent occurrences</w:t>
            </w:r>
          </w:p>
        </w:tc>
        <w:tc>
          <w:tcPr>
            <w:tcW w:w="4997" w:type="dxa"/>
          </w:tcPr>
          <w:p w14:paraId="1D3D73AE" w14:textId="77777777" w:rsidR="00AB0193" w:rsidRPr="00191F33" w:rsidRDefault="00526A29" w:rsidP="004016E5">
            <w:pPr>
              <w:pStyle w:val="TableText0"/>
              <w:keepNext w:val="0"/>
              <w:spacing w:before="40" w:after="40"/>
              <w:rPr>
                <w:sz w:val="20"/>
              </w:rPr>
            </w:pPr>
            <w:r w:rsidRPr="00191F33">
              <w:rPr>
                <w:sz w:val="20"/>
              </w:rPr>
              <w:t>Interrupt venetoclax.</w:t>
            </w:r>
          </w:p>
          <w:p w14:paraId="598BA5F6" w14:textId="181E6EFF" w:rsidR="00AB0193" w:rsidRPr="00191F33" w:rsidRDefault="00526A29" w:rsidP="004016E5">
            <w:pPr>
              <w:spacing w:before="40" w:after="40"/>
              <w:rPr>
                <w:sz w:val="20"/>
                <w:szCs w:val="20"/>
              </w:rPr>
            </w:pPr>
            <w:r w:rsidRPr="00191F33">
              <w:rPr>
                <w:sz w:val="20"/>
                <w:szCs w:val="20"/>
              </w:rPr>
              <w:t xml:space="preserve">Further dose reductions of venetoclax as indicated in </w:t>
            </w:r>
            <w:r w:rsidR="00B16DC4" w:rsidRPr="00B16DC4">
              <w:rPr>
                <w:sz w:val="20"/>
                <w:szCs w:val="20"/>
              </w:rPr>
              <w:t>Table 17</w:t>
            </w:r>
            <w:r w:rsidRPr="00191F33">
              <w:rPr>
                <w:sz w:val="20"/>
                <w:szCs w:val="20"/>
              </w:rPr>
              <w:t xml:space="preserve"> should be considered.</w:t>
            </w:r>
          </w:p>
        </w:tc>
      </w:tr>
      <w:tr w:rsidR="00CA657C" w14:paraId="70461079" w14:textId="77777777" w:rsidTr="002E74AA">
        <w:tc>
          <w:tcPr>
            <w:tcW w:w="9216" w:type="dxa"/>
            <w:gridSpan w:val="3"/>
          </w:tcPr>
          <w:p w14:paraId="636FC0A2" w14:textId="77777777" w:rsidR="00AB0193" w:rsidRPr="00191F33" w:rsidRDefault="00526A29" w:rsidP="002247A2">
            <w:pPr>
              <w:pStyle w:val="TableFootnote"/>
              <w:ind w:left="0"/>
              <w:rPr>
                <w:sz w:val="18"/>
                <w:szCs w:val="18"/>
              </w:rPr>
            </w:pPr>
            <w:r w:rsidRPr="00191F33">
              <w:rPr>
                <w:sz w:val="18"/>
                <w:szCs w:val="18"/>
              </w:rPr>
              <w:t>CLL=chronic lymphocytic leukemia; CTCAE=common toxicity criteria for adverse events; G</w:t>
            </w:r>
            <w:r w:rsidRPr="00191F33">
              <w:rPr>
                <w:sz w:val="18"/>
                <w:szCs w:val="18"/>
              </w:rPr>
              <w:noBreakHyphen/>
              <w:t>CSF=granulocyte colony-stimulating factor; NCI=National Cancer Institute; SLL=small lymphocytic lymphoma; TLS=tumor lysis syndrome.</w:t>
            </w:r>
          </w:p>
          <w:p w14:paraId="513E01BC" w14:textId="77777777" w:rsidR="002247A2" w:rsidRPr="00191F33" w:rsidRDefault="00526A29" w:rsidP="002247A2">
            <w:pPr>
              <w:pStyle w:val="TableFootnote"/>
              <w:ind w:left="0"/>
              <w:rPr>
                <w:sz w:val="18"/>
                <w:szCs w:val="18"/>
              </w:rPr>
            </w:pPr>
            <w:r w:rsidRPr="00191F33">
              <w:rPr>
                <w:sz w:val="18"/>
                <w:szCs w:val="18"/>
              </w:rPr>
              <w:t>Note: Consider discontinuing venetoclax for participants who require dose reductions to &lt;100 mg for more than 14 days.</w:t>
            </w:r>
          </w:p>
          <w:p w14:paraId="52D55EF0" w14:textId="77777777" w:rsidR="002247A2" w:rsidRPr="00191F33" w:rsidRDefault="00526A29" w:rsidP="002247A2">
            <w:pPr>
              <w:pStyle w:val="TableFootnote"/>
              <w:ind w:left="0"/>
              <w:rPr>
                <w:sz w:val="18"/>
                <w:szCs w:val="18"/>
              </w:rPr>
            </w:pPr>
            <w:r w:rsidRPr="00191F33">
              <w:rPr>
                <w:sz w:val="18"/>
                <w:szCs w:val="18"/>
              </w:rPr>
              <w:t>a. Adverse reactions are graded using NCI CTCAE version 5.0.</w:t>
            </w:r>
          </w:p>
          <w:p w14:paraId="5EA80EA1" w14:textId="77777777" w:rsidR="00AB0193" w:rsidRDefault="00526A29" w:rsidP="002247A2">
            <w:pPr>
              <w:pStyle w:val="TableFootnote"/>
              <w:ind w:left="0"/>
            </w:pPr>
            <w:r w:rsidRPr="00191F33">
              <w:rPr>
                <w:sz w:val="18"/>
                <w:szCs w:val="18"/>
              </w:rPr>
              <w:t>b. Clinical TLS is defined as laboratory TLS with clinical consequences such as acute renal failure, cardiac arrythmias, or sudden death and/or seizures.</w:t>
            </w:r>
          </w:p>
        </w:tc>
      </w:tr>
    </w:tbl>
    <w:p w14:paraId="110A232E" w14:textId="77777777" w:rsidR="00E40DC9" w:rsidRDefault="00E40DC9" w:rsidP="00E40DC9">
      <w:pPr>
        <w:pStyle w:val="ListEnd"/>
      </w:pPr>
    </w:p>
    <w:p w14:paraId="4AF2F7EE" w14:textId="1BA63556" w:rsidR="00E108A9" w:rsidRDefault="00526A29" w:rsidP="00E40DC9">
      <w:pPr>
        <w:pStyle w:val="Paragraph"/>
      </w:pPr>
      <w:r>
        <w:t>Dose modification of venetoclax for specific adverse reactions differs if the participant is taking venetoclax as monotherapy or combined with a CYP3A or P-gp inhibitor (nemtabrutinib, rituximab [or rituximab biosimilar]).</w:t>
      </w:r>
    </w:p>
    <w:p w14:paraId="1144E8DE" w14:textId="38F8F5BE" w:rsidR="0074605C" w:rsidRPr="00E108A9" w:rsidRDefault="00E108A9" w:rsidP="00E108A9">
      <w:pPr>
        <w:rPr>
          <w:rFonts w:eastAsia="MS Gothic"/>
        </w:rPr>
      </w:pPr>
      <w:r>
        <w:br w:type="page"/>
      </w:r>
    </w:p>
    <w:p w14:paraId="661E369B" w14:textId="77777777" w:rsidR="0074605C" w:rsidRDefault="00526A29" w:rsidP="00E40DC9">
      <w:pPr>
        <w:pStyle w:val="Paragraph"/>
        <w:rPr>
          <w:b/>
          <w:bCs/>
        </w:rPr>
      </w:pPr>
      <w:r>
        <w:rPr>
          <w:b/>
          <w:bCs/>
        </w:rPr>
        <w:t xml:space="preserve">Venetoclax as Monotherapy or Combined with Drugs That Are </w:t>
      </w:r>
      <w:r>
        <w:rPr>
          <w:b/>
          <w:bCs/>
          <w:u w:val="single"/>
        </w:rPr>
        <w:t>Not</w:t>
      </w:r>
      <w:r>
        <w:rPr>
          <w:b/>
          <w:bCs/>
        </w:rPr>
        <w:t xml:space="preserve"> Strong/Moderate CYP3A or P-gp Inhibitors</w:t>
      </w:r>
    </w:p>
    <w:p w14:paraId="3021CDA6" w14:textId="7695767A" w:rsidR="0074605C" w:rsidRDefault="00B16DC4" w:rsidP="00E40DC9">
      <w:pPr>
        <w:pStyle w:val="Paragraph"/>
      </w:pPr>
      <w:r>
        <w:t>Table 18</w:t>
      </w:r>
      <w:r w:rsidR="00526A29">
        <w:t xml:space="preserve"> describes recommended dose modifications for participants with CLL/SLL receiving venetoclax alone or in combination with drugs that are not moderate or strong CYP3A inhibitors or P</w:t>
      </w:r>
      <w:r w:rsidR="00526A29">
        <w:noBreakHyphen/>
        <w:t xml:space="preserve">gp inhibitors; </w:t>
      </w:r>
      <w:r>
        <w:t>Table 17</w:t>
      </w:r>
      <w:r w:rsidR="00526A29">
        <w:t xml:space="preserve"> describes the accompanying dose reductions. For participants who have had a dosing interruption greater than 1 week during the first 5 weeks of ramp-up or greater than 2 weeks after completing the ramp-up phase, reassess risk for TLS to determine if reinitiation with a reduced dose is necessary. See Section 6.5.2 for TLS prophylaxis.</w:t>
      </w:r>
    </w:p>
    <w:p w14:paraId="1BDB1E04" w14:textId="6492C2DA" w:rsidR="0074605C" w:rsidRDefault="00526A29">
      <w:pPr>
        <w:pStyle w:val="Caption"/>
      </w:pPr>
      <w:bookmarkStart w:id="2969" w:name="_Ref92077156"/>
      <w:bookmarkStart w:id="2970" w:name="_Toc212022255"/>
      <w:bookmarkStart w:id="2971" w:name="_Toc140132624"/>
      <w:r>
        <w:t>Table </w:t>
      </w:r>
      <w:r w:rsidR="00B16DC4">
        <w:rPr>
          <w:noProof/>
        </w:rPr>
        <w:t>17</w:t>
      </w:r>
      <w:bookmarkEnd w:id="2969"/>
      <w:r>
        <w:tab/>
        <w:t>Dose Reduction for Toxicity During Venetoclax Treatment in CLL/SLL</w:t>
      </w:r>
      <w:bookmarkEnd w:id="2970"/>
      <w:bookmarkEnd w:id="2971"/>
    </w:p>
    <w:tbl>
      <w:tblPr>
        <w:tblStyle w:val="TableGrid"/>
        <w:tblW w:w="5000" w:type="pct"/>
        <w:tblLook w:val="04A0" w:firstRow="1" w:lastRow="0" w:firstColumn="1" w:lastColumn="0" w:noHBand="0" w:noVBand="1"/>
      </w:tblPr>
      <w:tblGrid>
        <w:gridCol w:w="4500"/>
        <w:gridCol w:w="4490"/>
      </w:tblGrid>
      <w:tr w:rsidR="00CA657C" w14:paraId="62D8CA24" w14:textId="77777777" w:rsidTr="002E74AA">
        <w:trPr>
          <w:tblHeader/>
        </w:trPr>
        <w:tc>
          <w:tcPr>
            <w:tcW w:w="2503" w:type="pct"/>
          </w:tcPr>
          <w:p w14:paraId="401B4895" w14:textId="77777777" w:rsidR="00AB0193" w:rsidRPr="00FB454D" w:rsidRDefault="00526A29" w:rsidP="004016E5">
            <w:pPr>
              <w:pStyle w:val="TableText0"/>
              <w:keepNext w:val="0"/>
              <w:spacing w:before="40" w:after="40"/>
              <w:rPr>
                <w:b/>
                <w:bCs/>
                <w:sz w:val="20"/>
              </w:rPr>
            </w:pPr>
            <w:r w:rsidRPr="00FB454D">
              <w:rPr>
                <w:b/>
                <w:bCs/>
                <w:sz w:val="20"/>
              </w:rPr>
              <w:t>Dose at Interruption (mg)</w:t>
            </w:r>
          </w:p>
        </w:tc>
        <w:tc>
          <w:tcPr>
            <w:tcW w:w="2497" w:type="pct"/>
          </w:tcPr>
          <w:p w14:paraId="71BC60C1" w14:textId="77777777" w:rsidR="00AB0193" w:rsidRPr="00FB454D" w:rsidRDefault="00526A29" w:rsidP="004016E5">
            <w:pPr>
              <w:pStyle w:val="TableText0"/>
              <w:keepNext w:val="0"/>
              <w:spacing w:before="40" w:after="40"/>
              <w:rPr>
                <w:b/>
                <w:bCs/>
                <w:sz w:val="20"/>
              </w:rPr>
            </w:pPr>
            <w:r w:rsidRPr="00FB454D">
              <w:rPr>
                <w:b/>
                <w:bCs/>
                <w:sz w:val="20"/>
              </w:rPr>
              <w:t>Restart dose (mg)</w:t>
            </w:r>
          </w:p>
        </w:tc>
      </w:tr>
      <w:tr w:rsidR="00CA657C" w14:paraId="53B33F15" w14:textId="77777777" w:rsidTr="002E74AA">
        <w:tc>
          <w:tcPr>
            <w:tcW w:w="2503" w:type="pct"/>
          </w:tcPr>
          <w:p w14:paraId="31CFB500" w14:textId="77777777" w:rsidR="00AB0193" w:rsidRPr="00FB454D" w:rsidRDefault="00526A29" w:rsidP="004016E5">
            <w:pPr>
              <w:pStyle w:val="TableText0"/>
              <w:keepNext w:val="0"/>
              <w:spacing w:before="40" w:after="40"/>
              <w:rPr>
                <w:sz w:val="20"/>
              </w:rPr>
            </w:pPr>
            <w:r w:rsidRPr="00FB454D">
              <w:rPr>
                <w:sz w:val="20"/>
              </w:rPr>
              <w:t>400</w:t>
            </w:r>
          </w:p>
        </w:tc>
        <w:tc>
          <w:tcPr>
            <w:tcW w:w="2497" w:type="pct"/>
          </w:tcPr>
          <w:p w14:paraId="085F8663" w14:textId="77777777" w:rsidR="00AB0193" w:rsidRPr="00FB454D" w:rsidRDefault="00526A29" w:rsidP="004016E5">
            <w:pPr>
              <w:pStyle w:val="TableText0"/>
              <w:keepNext w:val="0"/>
              <w:spacing w:before="40" w:after="40"/>
              <w:rPr>
                <w:sz w:val="20"/>
              </w:rPr>
            </w:pPr>
            <w:r w:rsidRPr="00FB454D">
              <w:rPr>
                <w:sz w:val="20"/>
              </w:rPr>
              <w:t>300</w:t>
            </w:r>
          </w:p>
        </w:tc>
      </w:tr>
      <w:tr w:rsidR="00CA657C" w14:paraId="4A888D7D" w14:textId="77777777" w:rsidTr="002E74AA">
        <w:tc>
          <w:tcPr>
            <w:tcW w:w="2503" w:type="pct"/>
          </w:tcPr>
          <w:p w14:paraId="1E87EE89" w14:textId="77777777" w:rsidR="00AB0193" w:rsidRPr="00FB454D" w:rsidRDefault="00526A29" w:rsidP="004016E5">
            <w:pPr>
              <w:pStyle w:val="TableText0"/>
              <w:keepNext w:val="0"/>
              <w:spacing w:before="40" w:after="40"/>
              <w:rPr>
                <w:sz w:val="20"/>
              </w:rPr>
            </w:pPr>
            <w:r w:rsidRPr="00FB454D">
              <w:rPr>
                <w:sz w:val="20"/>
              </w:rPr>
              <w:t>300</w:t>
            </w:r>
          </w:p>
        </w:tc>
        <w:tc>
          <w:tcPr>
            <w:tcW w:w="2497" w:type="pct"/>
          </w:tcPr>
          <w:p w14:paraId="5FD6B271" w14:textId="77777777" w:rsidR="00AB0193" w:rsidRPr="00FB454D" w:rsidRDefault="00526A29" w:rsidP="004016E5">
            <w:pPr>
              <w:pStyle w:val="TableText0"/>
              <w:keepNext w:val="0"/>
              <w:spacing w:before="40" w:after="40"/>
              <w:rPr>
                <w:sz w:val="20"/>
              </w:rPr>
            </w:pPr>
            <w:r w:rsidRPr="00FB454D">
              <w:rPr>
                <w:sz w:val="20"/>
              </w:rPr>
              <w:t>200</w:t>
            </w:r>
          </w:p>
        </w:tc>
      </w:tr>
      <w:tr w:rsidR="00CA657C" w14:paraId="5958D209" w14:textId="77777777" w:rsidTr="002E74AA">
        <w:tc>
          <w:tcPr>
            <w:tcW w:w="2503" w:type="pct"/>
          </w:tcPr>
          <w:p w14:paraId="73A8D896" w14:textId="77777777" w:rsidR="00AB0193" w:rsidRPr="00FB454D" w:rsidRDefault="00526A29" w:rsidP="004016E5">
            <w:pPr>
              <w:pStyle w:val="TableText0"/>
              <w:keepNext w:val="0"/>
              <w:spacing w:before="40" w:after="40"/>
              <w:rPr>
                <w:sz w:val="20"/>
              </w:rPr>
            </w:pPr>
            <w:r w:rsidRPr="00FB454D">
              <w:rPr>
                <w:sz w:val="20"/>
              </w:rPr>
              <w:t>200</w:t>
            </w:r>
          </w:p>
        </w:tc>
        <w:tc>
          <w:tcPr>
            <w:tcW w:w="2497" w:type="pct"/>
          </w:tcPr>
          <w:p w14:paraId="2F89ED14" w14:textId="77777777" w:rsidR="00AB0193" w:rsidRPr="00FB454D" w:rsidRDefault="00526A29" w:rsidP="004016E5">
            <w:pPr>
              <w:pStyle w:val="TableText0"/>
              <w:keepNext w:val="0"/>
              <w:spacing w:before="40" w:after="40"/>
              <w:rPr>
                <w:sz w:val="20"/>
              </w:rPr>
            </w:pPr>
            <w:r w:rsidRPr="00FB454D">
              <w:rPr>
                <w:sz w:val="20"/>
              </w:rPr>
              <w:t>100</w:t>
            </w:r>
          </w:p>
        </w:tc>
      </w:tr>
      <w:tr w:rsidR="00CA657C" w14:paraId="5EB9F758" w14:textId="77777777" w:rsidTr="002E74AA">
        <w:tc>
          <w:tcPr>
            <w:tcW w:w="2503" w:type="pct"/>
          </w:tcPr>
          <w:p w14:paraId="3F7E7ED5" w14:textId="77777777" w:rsidR="00AB0193" w:rsidRPr="00FB454D" w:rsidRDefault="00526A29" w:rsidP="004016E5">
            <w:pPr>
              <w:pStyle w:val="TableText0"/>
              <w:keepNext w:val="0"/>
              <w:spacing w:before="40" w:after="40"/>
              <w:rPr>
                <w:sz w:val="20"/>
              </w:rPr>
            </w:pPr>
            <w:r w:rsidRPr="00FB454D">
              <w:rPr>
                <w:sz w:val="20"/>
              </w:rPr>
              <w:t>100</w:t>
            </w:r>
          </w:p>
        </w:tc>
        <w:tc>
          <w:tcPr>
            <w:tcW w:w="2497" w:type="pct"/>
          </w:tcPr>
          <w:p w14:paraId="72D489DE" w14:textId="77777777" w:rsidR="00AB0193" w:rsidRPr="00FB454D" w:rsidRDefault="00526A29" w:rsidP="004016E5">
            <w:pPr>
              <w:pStyle w:val="TableText0"/>
              <w:keepNext w:val="0"/>
              <w:spacing w:before="40" w:after="40"/>
              <w:rPr>
                <w:sz w:val="20"/>
              </w:rPr>
            </w:pPr>
            <w:r w:rsidRPr="00FB454D">
              <w:rPr>
                <w:sz w:val="20"/>
              </w:rPr>
              <w:t>50</w:t>
            </w:r>
          </w:p>
        </w:tc>
      </w:tr>
      <w:tr w:rsidR="00CA657C" w14:paraId="2F8E5AC7" w14:textId="77777777" w:rsidTr="002E74AA">
        <w:tc>
          <w:tcPr>
            <w:tcW w:w="2503" w:type="pct"/>
          </w:tcPr>
          <w:p w14:paraId="1F52C1D0" w14:textId="77777777" w:rsidR="00AB0193" w:rsidRPr="00FB454D" w:rsidRDefault="00526A29" w:rsidP="004016E5">
            <w:pPr>
              <w:pStyle w:val="TableText0"/>
              <w:keepNext w:val="0"/>
              <w:spacing w:before="40" w:after="40"/>
              <w:rPr>
                <w:sz w:val="20"/>
              </w:rPr>
            </w:pPr>
            <w:r w:rsidRPr="00FB454D">
              <w:rPr>
                <w:sz w:val="20"/>
              </w:rPr>
              <w:t>50</w:t>
            </w:r>
          </w:p>
        </w:tc>
        <w:tc>
          <w:tcPr>
            <w:tcW w:w="2497" w:type="pct"/>
          </w:tcPr>
          <w:p w14:paraId="44E2100B" w14:textId="77777777" w:rsidR="00AB0193" w:rsidRPr="00FB454D" w:rsidRDefault="00526A29" w:rsidP="004016E5">
            <w:pPr>
              <w:pStyle w:val="TableText0"/>
              <w:keepNext w:val="0"/>
              <w:spacing w:before="40" w:after="40"/>
              <w:rPr>
                <w:sz w:val="20"/>
              </w:rPr>
            </w:pPr>
            <w:r w:rsidRPr="00FB454D">
              <w:rPr>
                <w:sz w:val="20"/>
              </w:rPr>
              <w:t>20</w:t>
            </w:r>
          </w:p>
        </w:tc>
      </w:tr>
      <w:tr w:rsidR="00CA657C" w14:paraId="293BB863" w14:textId="77777777" w:rsidTr="002E74AA">
        <w:tc>
          <w:tcPr>
            <w:tcW w:w="2503" w:type="pct"/>
          </w:tcPr>
          <w:p w14:paraId="033D4389" w14:textId="77777777" w:rsidR="00AB0193" w:rsidRPr="00FB454D" w:rsidRDefault="00526A29" w:rsidP="004016E5">
            <w:pPr>
              <w:pStyle w:val="TableText0"/>
              <w:keepNext w:val="0"/>
              <w:spacing w:before="40" w:after="40"/>
              <w:rPr>
                <w:sz w:val="20"/>
              </w:rPr>
            </w:pPr>
            <w:r w:rsidRPr="00FB454D">
              <w:rPr>
                <w:sz w:val="20"/>
              </w:rPr>
              <w:t>20</w:t>
            </w:r>
          </w:p>
        </w:tc>
        <w:tc>
          <w:tcPr>
            <w:tcW w:w="2497" w:type="pct"/>
          </w:tcPr>
          <w:p w14:paraId="60549DEF" w14:textId="77777777" w:rsidR="00AB0193" w:rsidRPr="00FB454D" w:rsidRDefault="00526A29" w:rsidP="004016E5">
            <w:pPr>
              <w:pStyle w:val="TableText0"/>
              <w:keepNext w:val="0"/>
              <w:spacing w:before="40" w:after="40"/>
              <w:rPr>
                <w:sz w:val="20"/>
              </w:rPr>
            </w:pPr>
            <w:r w:rsidRPr="00FB454D">
              <w:rPr>
                <w:sz w:val="20"/>
              </w:rPr>
              <w:t>10</w:t>
            </w:r>
          </w:p>
        </w:tc>
      </w:tr>
      <w:tr w:rsidR="00CA657C" w14:paraId="640B4734" w14:textId="77777777" w:rsidTr="002E74AA">
        <w:tc>
          <w:tcPr>
            <w:tcW w:w="5000" w:type="pct"/>
            <w:gridSpan w:val="2"/>
          </w:tcPr>
          <w:p w14:paraId="731D8148" w14:textId="77777777" w:rsidR="00AB0193" w:rsidRPr="00191F33" w:rsidRDefault="00526A29" w:rsidP="00524378">
            <w:pPr>
              <w:pStyle w:val="TableFootnote"/>
              <w:ind w:left="0"/>
              <w:rPr>
                <w:sz w:val="18"/>
                <w:szCs w:val="18"/>
              </w:rPr>
            </w:pPr>
            <w:r w:rsidRPr="00191F33">
              <w:rPr>
                <w:sz w:val="18"/>
                <w:szCs w:val="18"/>
              </w:rPr>
              <w:t>CLL=chronic lymphocytic leukemia; SLL=small lymphocytic lymphoma.</w:t>
            </w:r>
          </w:p>
          <w:p w14:paraId="4DF5A6C2" w14:textId="771BA6D4" w:rsidR="00AB0193" w:rsidRPr="00B37657" w:rsidRDefault="00526A29" w:rsidP="00524378">
            <w:pPr>
              <w:pStyle w:val="TableFootnote"/>
              <w:ind w:left="0"/>
            </w:pPr>
            <w:r w:rsidRPr="00191F33">
              <w:rPr>
                <w:sz w:val="18"/>
                <w:szCs w:val="18"/>
              </w:rPr>
              <w:t xml:space="preserve">Refer to </w:t>
            </w:r>
            <w:r w:rsidR="00B16DC4" w:rsidRPr="00B16DC4">
              <w:rPr>
                <w:sz w:val="18"/>
                <w:szCs w:val="18"/>
              </w:rPr>
              <w:t>Table 16</w:t>
            </w:r>
            <w:r w:rsidRPr="00191F33">
              <w:rPr>
                <w:sz w:val="18"/>
                <w:szCs w:val="18"/>
              </w:rPr>
              <w:t xml:space="preserve"> for dose modification criteria.</w:t>
            </w:r>
          </w:p>
        </w:tc>
      </w:tr>
    </w:tbl>
    <w:p w14:paraId="572F5B3E" w14:textId="77777777" w:rsidR="00E40DC9" w:rsidRDefault="00E40DC9" w:rsidP="00E40DC9">
      <w:pPr>
        <w:pStyle w:val="ListEnd"/>
      </w:pPr>
    </w:p>
    <w:p w14:paraId="1FB770DB" w14:textId="31D51910" w:rsidR="0074605C" w:rsidRPr="00E40DC9" w:rsidRDefault="00526A29" w:rsidP="00E40DC9">
      <w:pPr>
        <w:pStyle w:val="Paragraph"/>
        <w:rPr>
          <w:b/>
          <w:bCs/>
        </w:rPr>
      </w:pPr>
      <w:r w:rsidRPr="00E40DC9">
        <w:rPr>
          <w:b/>
          <w:bCs/>
        </w:rPr>
        <w:t>Venetoclax as Monotherapy or Combined with Drugs That Are Strong or Moderate CYP3A Inhibitors or P-gp Inhibitors</w:t>
      </w:r>
    </w:p>
    <w:p w14:paraId="5B7148AA" w14:textId="77777777" w:rsidR="0074605C" w:rsidRDefault="00526A29" w:rsidP="00E40DC9">
      <w:pPr>
        <w:pStyle w:val="Paragraph"/>
      </w:pPr>
      <w:r>
        <w:t>Participants taking strong CYP3A inhibitors at screening are not eligible for study entry (Section 5.2, Exclusion Criterion 13).</w:t>
      </w:r>
    </w:p>
    <w:p w14:paraId="23FD8A0F" w14:textId="1E5D519B" w:rsidR="00E108A9" w:rsidRDefault="00B16DC4" w:rsidP="00E40DC9">
      <w:pPr>
        <w:pStyle w:val="Paragraph"/>
      </w:pPr>
      <w:r>
        <w:t>Table 18</w:t>
      </w:r>
      <w:r w:rsidR="00526A29">
        <w:t xml:space="preserve"> describes venetoclax contraindication and dose modification based on concomitant use with a strong or moderate CYP3A inhibitor or any P-gp inhibitor at initiation, during, or after the ramp-up phase. Resume the venetoclax dose that was used before concomitant use of the strong or moderate CYP3A or any P-gp inhibitor 2 to 3 days after discontinuation of the inhibitor.</w:t>
      </w:r>
    </w:p>
    <w:p w14:paraId="706263AF" w14:textId="6391CAD8" w:rsidR="0074605C" w:rsidRPr="00E108A9" w:rsidRDefault="00E108A9" w:rsidP="00E108A9">
      <w:pPr>
        <w:rPr>
          <w:rFonts w:eastAsia="MS Gothic"/>
        </w:rPr>
      </w:pPr>
      <w:r>
        <w:br w:type="page"/>
      </w:r>
    </w:p>
    <w:p w14:paraId="50A6354B" w14:textId="26B96BB9" w:rsidR="0074605C" w:rsidRDefault="00526A29">
      <w:pPr>
        <w:pStyle w:val="Caption"/>
      </w:pPr>
      <w:bookmarkStart w:id="2972" w:name="_Ref92077906"/>
      <w:bookmarkStart w:id="2973" w:name="_Toc212022256"/>
      <w:bookmarkStart w:id="2974" w:name="_Toc140132625"/>
      <w:r>
        <w:t>Table </w:t>
      </w:r>
      <w:r w:rsidR="00B16DC4">
        <w:rPr>
          <w:noProof/>
        </w:rPr>
        <w:t>18</w:t>
      </w:r>
      <w:bookmarkEnd w:id="2972"/>
      <w:r>
        <w:tab/>
        <w:t>Management of Potential Venetoclax Interactions with Strong or Moderate CYP3A and P-gp Inhibitors</w:t>
      </w:r>
      <w:bookmarkEnd w:id="2973"/>
      <w:bookmarkEnd w:id="2974"/>
    </w:p>
    <w:tbl>
      <w:tblPr>
        <w:tblStyle w:val="TableGrid"/>
        <w:tblW w:w="5000" w:type="pct"/>
        <w:tblLook w:val="04A0" w:firstRow="1" w:lastRow="0" w:firstColumn="1" w:lastColumn="0" w:noHBand="0" w:noVBand="1"/>
      </w:tblPr>
      <w:tblGrid>
        <w:gridCol w:w="2535"/>
        <w:gridCol w:w="2639"/>
        <w:gridCol w:w="3816"/>
      </w:tblGrid>
      <w:tr w:rsidR="00CA657C" w14:paraId="45E22E98" w14:textId="77777777" w:rsidTr="002E74AA">
        <w:trPr>
          <w:tblHeader/>
        </w:trPr>
        <w:tc>
          <w:tcPr>
            <w:tcW w:w="0" w:type="auto"/>
          </w:tcPr>
          <w:p w14:paraId="135761E7" w14:textId="77777777" w:rsidR="00AB0193" w:rsidRPr="00B37657" w:rsidRDefault="00526A29" w:rsidP="004016E5">
            <w:pPr>
              <w:pStyle w:val="Paragraph"/>
              <w:spacing w:before="40" w:after="40"/>
            </w:pPr>
            <w:r w:rsidRPr="00B37657">
              <w:rPr>
                <w:b/>
                <w:bCs/>
                <w:sz w:val="20"/>
                <w:szCs w:val="20"/>
              </w:rPr>
              <w:t>Coadministered Drug</w:t>
            </w:r>
          </w:p>
        </w:tc>
        <w:tc>
          <w:tcPr>
            <w:tcW w:w="2639" w:type="dxa"/>
          </w:tcPr>
          <w:p w14:paraId="1A53A4BA" w14:textId="77777777" w:rsidR="00AB0193" w:rsidRPr="00B37657" w:rsidRDefault="00526A29" w:rsidP="004016E5">
            <w:pPr>
              <w:pStyle w:val="Paragraph"/>
              <w:spacing w:before="40" w:after="40"/>
            </w:pPr>
            <w:r w:rsidRPr="00B37657">
              <w:rPr>
                <w:b/>
                <w:bCs/>
                <w:sz w:val="20"/>
                <w:szCs w:val="20"/>
              </w:rPr>
              <w:t>Initiation and Ramp-up Phase</w:t>
            </w:r>
          </w:p>
        </w:tc>
        <w:tc>
          <w:tcPr>
            <w:tcW w:w="3816" w:type="dxa"/>
          </w:tcPr>
          <w:p w14:paraId="15E323D4" w14:textId="77777777" w:rsidR="00AB0193" w:rsidRPr="00B37657" w:rsidRDefault="00526A29" w:rsidP="004016E5">
            <w:pPr>
              <w:pStyle w:val="Paragraph"/>
              <w:spacing w:before="40" w:after="40"/>
            </w:pPr>
            <w:r w:rsidRPr="00B37657">
              <w:rPr>
                <w:b/>
                <w:bCs/>
                <w:sz w:val="20"/>
                <w:szCs w:val="20"/>
              </w:rPr>
              <w:t xml:space="preserve">Steady Daily Dose </w:t>
            </w:r>
            <w:r w:rsidRPr="00B37657">
              <w:rPr>
                <w:b/>
                <w:bCs/>
                <w:sz w:val="20"/>
                <w:szCs w:val="20"/>
              </w:rPr>
              <w:br/>
              <w:t>(After Ramp-up Phase)</w:t>
            </w:r>
            <w:r w:rsidRPr="00B37657">
              <w:rPr>
                <w:b/>
                <w:bCs/>
                <w:sz w:val="20"/>
                <w:szCs w:val="20"/>
                <w:vertAlign w:val="superscript"/>
              </w:rPr>
              <w:t>a</w:t>
            </w:r>
          </w:p>
        </w:tc>
      </w:tr>
      <w:tr w:rsidR="00CA657C" w14:paraId="5E4EAE23" w14:textId="77777777" w:rsidTr="003E0B1C">
        <w:trPr>
          <w:trHeight w:val="125"/>
        </w:trPr>
        <w:tc>
          <w:tcPr>
            <w:tcW w:w="0" w:type="auto"/>
          </w:tcPr>
          <w:p w14:paraId="11224800" w14:textId="77777777" w:rsidR="00AB0193" w:rsidRPr="00B37657" w:rsidRDefault="00526A29" w:rsidP="004016E5">
            <w:pPr>
              <w:pStyle w:val="Paragraph"/>
              <w:spacing w:before="40" w:after="40"/>
            </w:pPr>
            <w:r w:rsidRPr="00B37657">
              <w:rPr>
                <w:sz w:val="20"/>
                <w:szCs w:val="20"/>
              </w:rPr>
              <w:t>Posaconazole</w:t>
            </w:r>
          </w:p>
        </w:tc>
        <w:tc>
          <w:tcPr>
            <w:tcW w:w="2639" w:type="dxa"/>
          </w:tcPr>
          <w:p w14:paraId="6B30E61D" w14:textId="77777777" w:rsidR="00AB0193" w:rsidRPr="00B37657" w:rsidRDefault="00526A29" w:rsidP="004016E5">
            <w:pPr>
              <w:pStyle w:val="Paragraph"/>
              <w:spacing w:before="40" w:after="40"/>
            </w:pPr>
            <w:r w:rsidRPr="00B37657">
              <w:rPr>
                <w:sz w:val="20"/>
                <w:szCs w:val="20"/>
              </w:rPr>
              <w:t>Contraindicated</w:t>
            </w:r>
          </w:p>
        </w:tc>
        <w:tc>
          <w:tcPr>
            <w:tcW w:w="3816" w:type="dxa"/>
          </w:tcPr>
          <w:p w14:paraId="4DF8D6A1" w14:textId="77777777" w:rsidR="00AB0193" w:rsidRPr="00B37657" w:rsidRDefault="00526A29" w:rsidP="004016E5">
            <w:pPr>
              <w:pStyle w:val="Paragraph"/>
              <w:spacing w:before="40" w:after="40"/>
            </w:pPr>
            <w:r w:rsidRPr="00B37657">
              <w:rPr>
                <w:sz w:val="20"/>
                <w:szCs w:val="20"/>
              </w:rPr>
              <w:t>Reduce venetoclax dose to 70 mg</w:t>
            </w:r>
          </w:p>
        </w:tc>
      </w:tr>
      <w:tr w:rsidR="00CA657C" w14:paraId="59D02D17" w14:textId="77777777" w:rsidTr="002E74AA">
        <w:trPr>
          <w:trHeight w:val="278"/>
        </w:trPr>
        <w:tc>
          <w:tcPr>
            <w:tcW w:w="0" w:type="auto"/>
          </w:tcPr>
          <w:p w14:paraId="0B7B51C8" w14:textId="77777777" w:rsidR="00AB0193" w:rsidRPr="00B37657" w:rsidRDefault="00526A29" w:rsidP="004016E5">
            <w:pPr>
              <w:pStyle w:val="Paragraph"/>
              <w:spacing w:before="40" w:after="40"/>
            </w:pPr>
            <w:r w:rsidRPr="00B37657">
              <w:rPr>
                <w:sz w:val="20"/>
                <w:szCs w:val="20"/>
              </w:rPr>
              <w:t>Other Strong CYP3A Inhibitor</w:t>
            </w:r>
          </w:p>
        </w:tc>
        <w:tc>
          <w:tcPr>
            <w:tcW w:w="2639" w:type="dxa"/>
          </w:tcPr>
          <w:p w14:paraId="14FD09B3" w14:textId="77777777" w:rsidR="00AB0193" w:rsidRPr="00B37657" w:rsidRDefault="00526A29" w:rsidP="004016E5">
            <w:pPr>
              <w:pStyle w:val="Paragraph"/>
              <w:spacing w:before="40" w:after="40"/>
            </w:pPr>
            <w:r w:rsidRPr="00B37657">
              <w:rPr>
                <w:sz w:val="20"/>
                <w:szCs w:val="20"/>
              </w:rPr>
              <w:t>Contraindicated</w:t>
            </w:r>
          </w:p>
        </w:tc>
        <w:tc>
          <w:tcPr>
            <w:tcW w:w="3816" w:type="dxa"/>
          </w:tcPr>
          <w:p w14:paraId="4A69D9AA" w14:textId="77777777" w:rsidR="00AB0193" w:rsidRPr="00B37657" w:rsidRDefault="00526A29" w:rsidP="004016E5">
            <w:pPr>
              <w:pStyle w:val="Paragraph"/>
              <w:spacing w:before="40" w:after="40"/>
            </w:pPr>
            <w:r w:rsidRPr="00B37657">
              <w:rPr>
                <w:sz w:val="20"/>
                <w:szCs w:val="20"/>
              </w:rPr>
              <w:t>Reduce venetoclax dose to 100 mg</w:t>
            </w:r>
          </w:p>
        </w:tc>
      </w:tr>
      <w:tr w:rsidR="00CA657C" w14:paraId="1EF35AC2" w14:textId="77777777" w:rsidTr="002E74AA">
        <w:tc>
          <w:tcPr>
            <w:tcW w:w="0" w:type="auto"/>
          </w:tcPr>
          <w:p w14:paraId="225EBF7F" w14:textId="77777777" w:rsidR="00AB0193" w:rsidRPr="00B37657" w:rsidRDefault="00526A29" w:rsidP="004016E5">
            <w:pPr>
              <w:pStyle w:val="Paragraph"/>
              <w:spacing w:before="40" w:after="40"/>
            </w:pPr>
            <w:r w:rsidRPr="00B37657">
              <w:rPr>
                <w:sz w:val="20"/>
                <w:szCs w:val="20"/>
              </w:rPr>
              <w:t>Moderate CYP3A Inhibitor</w:t>
            </w:r>
          </w:p>
        </w:tc>
        <w:tc>
          <w:tcPr>
            <w:tcW w:w="6455" w:type="dxa"/>
            <w:gridSpan w:val="2"/>
          </w:tcPr>
          <w:p w14:paraId="27E53372" w14:textId="77777777" w:rsidR="00AB0193" w:rsidRPr="00B37657" w:rsidRDefault="00526A29" w:rsidP="004016E5">
            <w:pPr>
              <w:pStyle w:val="Paragraph"/>
              <w:spacing w:before="40" w:after="40"/>
            </w:pPr>
            <w:r>
              <w:rPr>
                <w:sz w:val="20"/>
                <w:szCs w:val="20"/>
              </w:rPr>
              <w:t>Reduce the venetoclax dose by at least 50%.</w:t>
            </w:r>
          </w:p>
        </w:tc>
      </w:tr>
      <w:tr w:rsidR="00CA657C" w14:paraId="6E7D589A" w14:textId="77777777" w:rsidTr="002E74AA">
        <w:tc>
          <w:tcPr>
            <w:tcW w:w="0" w:type="auto"/>
          </w:tcPr>
          <w:p w14:paraId="78ED7CBF" w14:textId="77777777" w:rsidR="00AB0193" w:rsidRPr="00B37657" w:rsidRDefault="00526A29" w:rsidP="004016E5">
            <w:pPr>
              <w:pStyle w:val="Paragraph"/>
              <w:spacing w:before="40" w:after="40"/>
            </w:pPr>
            <w:r w:rsidRPr="00B37657">
              <w:rPr>
                <w:sz w:val="20"/>
                <w:szCs w:val="20"/>
              </w:rPr>
              <w:t>P-gp Inhibitor</w:t>
            </w:r>
          </w:p>
        </w:tc>
        <w:tc>
          <w:tcPr>
            <w:tcW w:w="6455" w:type="dxa"/>
            <w:gridSpan w:val="2"/>
          </w:tcPr>
          <w:p w14:paraId="49D79509" w14:textId="77777777" w:rsidR="00AB0193" w:rsidRPr="00B37657" w:rsidRDefault="00526A29" w:rsidP="004016E5">
            <w:pPr>
              <w:pStyle w:val="Paragraph"/>
              <w:spacing w:before="40" w:after="40"/>
            </w:pPr>
            <w:r w:rsidRPr="00B37657">
              <w:rPr>
                <w:sz w:val="20"/>
                <w:szCs w:val="20"/>
              </w:rPr>
              <w:t>Reduce the venetoclax dose by at least 50%.</w:t>
            </w:r>
          </w:p>
        </w:tc>
      </w:tr>
      <w:tr w:rsidR="00CA657C" w14:paraId="51524C0E" w14:textId="77777777" w:rsidTr="002E74AA">
        <w:tc>
          <w:tcPr>
            <w:tcW w:w="9144" w:type="dxa"/>
            <w:gridSpan w:val="3"/>
          </w:tcPr>
          <w:p w14:paraId="59BD0015" w14:textId="77777777" w:rsidR="00AB0193" w:rsidRPr="00191F33" w:rsidRDefault="00526A29" w:rsidP="00017C07">
            <w:pPr>
              <w:pStyle w:val="TableFootnote"/>
              <w:ind w:left="0"/>
              <w:rPr>
                <w:sz w:val="18"/>
                <w:szCs w:val="18"/>
              </w:rPr>
            </w:pPr>
            <w:r w:rsidRPr="00191F33">
              <w:rPr>
                <w:sz w:val="18"/>
                <w:szCs w:val="18"/>
              </w:rPr>
              <w:t>CLL=chronic lymphocytic leukemia; CYP3A=cytochrome P450 3A; P-gp=P-glycoprotein; SLL=small lymphocytic leukemia.</w:t>
            </w:r>
          </w:p>
          <w:p w14:paraId="42B91473" w14:textId="77777777" w:rsidR="00AB0193" w:rsidRPr="00F5173A" w:rsidRDefault="00526A29" w:rsidP="00017C07">
            <w:pPr>
              <w:pStyle w:val="TableFootnote"/>
              <w:ind w:left="0"/>
            </w:pPr>
            <w:r w:rsidRPr="00191F33">
              <w:rPr>
                <w:sz w:val="18"/>
                <w:szCs w:val="18"/>
              </w:rPr>
              <w:t>a. In participants with CLL/SLL, consider alternative medications or reduce the venetoclax dose as described in the table.</w:t>
            </w:r>
          </w:p>
        </w:tc>
      </w:tr>
    </w:tbl>
    <w:p w14:paraId="14FAAEC1" w14:textId="77777777" w:rsidR="00E40DC9" w:rsidRDefault="00E40DC9" w:rsidP="00E40DC9">
      <w:pPr>
        <w:pStyle w:val="ListEnd"/>
      </w:pPr>
    </w:p>
    <w:p w14:paraId="5D3C8B7A" w14:textId="3AEF9A2E" w:rsidR="0074605C" w:rsidRDefault="00526A29" w:rsidP="00E40DC9">
      <w:pPr>
        <w:pStyle w:val="Paragraph"/>
      </w:pPr>
      <w:r>
        <w:t>Refer to Section 6.6.2.2 for combination nemtabrutinib and venetoclax dose modification.</w:t>
      </w:r>
    </w:p>
    <w:p w14:paraId="76BFB1B7" w14:textId="77777777" w:rsidR="0074605C" w:rsidRDefault="00526A29">
      <w:pPr>
        <w:pStyle w:val="Heading4"/>
      </w:pPr>
      <w:bookmarkStart w:id="2975" w:name="_Toc212096996"/>
      <w:bookmarkStart w:id="2976" w:name="_Toc140132427"/>
      <w:bookmarkEnd w:id="2963"/>
      <w:r>
        <w:t>Treatment Group Dose Modifications Where Causality is not Certain</w:t>
      </w:r>
      <w:bookmarkEnd w:id="2975"/>
      <w:bookmarkEnd w:id="2976"/>
    </w:p>
    <w:p w14:paraId="3311B6FD" w14:textId="02C47E30" w:rsidR="0074605C" w:rsidRDefault="00526A29">
      <w:pPr>
        <w:pStyle w:val="Caption"/>
      </w:pPr>
      <w:bookmarkStart w:id="2977" w:name="_Toc212022257"/>
      <w:bookmarkStart w:id="2978" w:name="_Toc140132626"/>
      <w:r>
        <w:t>Table </w:t>
      </w:r>
      <w:r w:rsidR="00B16DC4">
        <w:rPr>
          <w:noProof/>
        </w:rPr>
        <w:t>19</w:t>
      </w:r>
      <w:r>
        <w:tab/>
        <w:t>Management of Toxicity when Attribution to One Drug is not Certain (Hematological) (SLL): Nemtabrutinib and Venetoclax</w:t>
      </w:r>
      <w:bookmarkEnd w:id="2977"/>
      <w:bookmarkEnd w:id="2978"/>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43" w:type="dxa"/>
          <w:left w:w="101" w:type="dxa"/>
          <w:bottom w:w="43" w:type="dxa"/>
          <w:right w:w="101" w:type="dxa"/>
        </w:tblCellMar>
        <w:tblLook w:val="01E0" w:firstRow="1" w:lastRow="1" w:firstColumn="1" w:lastColumn="1" w:noHBand="0" w:noVBand="0"/>
      </w:tblPr>
      <w:tblGrid>
        <w:gridCol w:w="1980"/>
        <w:gridCol w:w="7010"/>
      </w:tblGrid>
      <w:tr w:rsidR="00CA657C" w14:paraId="655EB69B" w14:textId="77777777" w:rsidTr="0047408B">
        <w:trPr>
          <w:trHeight w:val="224"/>
          <w:tblHeader/>
        </w:trPr>
        <w:tc>
          <w:tcPr>
            <w:tcW w:w="1101" w:type="pct"/>
            <w:vAlign w:val="center"/>
          </w:tcPr>
          <w:p w14:paraId="49A5C4FA" w14:textId="77777777" w:rsidR="00AB0193" w:rsidRPr="00777CFF" w:rsidRDefault="00526A29" w:rsidP="0047408B">
            <w:pPr>
              <w:spacing w:before="40" w:after="40"/>
              <w:rPr>
                <w:b/>
                <w:sz w:val="20"/>
              </w:rPr>
            </w:pPr>
            <w:r w:rsidRPr="00777CFF">
              <w:rPr>
                <w:b/>
                <w:sz w:val="20"/>
              </w:rPr>
              <w:t>Event</w:t>
            </w:r>
            <w:r w:rsidRPr="00D03913">
              <w:rPr>
                <w:b/>
                <w:sz w:val="20"/>
                <w:vertAlign w:val="superscript"/>
              </w:rPr>
              <w:t>a,b</w:t>
            </w:r>
            <w:r w:rsidRPr="00777CFF">
              <w:rPr>
                <w:b/>
                <w:sz w:val="20"/>
              </w:rPr>
              <w:t xml:space="preserve"> </w:t>
            </w:r>
          </w:p>
        </w:tc>
        <w:tc>
          <w:tcPr>
            <w:tcW w:w="3899" w:type="pct"/>
            <w:vAlign w:val="center"/>
          </w:tcPr>
          <w:p w14:paraId="77828614" w14:textId="77777777" w:rsidR="00AB0193" w:rsidRPr="00777CFF" w:rsidRDefault="00526A29" w:rsidP="0047408B">
            <w:pPr>
              <w:spacing w:before="40" w:after="40"/>
              <w:jc w:val="both"/>
              <w:rPr>
                <w:b/>
                <w:sz w:val="20"/>
              </w:rPr>
            </w:pPr>
            <w:r w:rsidRPr="00777CFF">
              <w:rPr>
                <w:b/>
                <w:sz w:val="20"/>
              </w:rPr>
              <w:t>Action</w:t>
            </w:r>
          </w:p>
        </w:tc>
      </w:tr>
      <w:tr w:rsidR="00CA657C" w14:paraId="63190192" w14:textId="77777777" w:rsidTr="0047408B">
        <w:trPr>
          <w:trHeight w:val="222"/>
        </w:trPr>
        <w:tc>
          <w:tcPr>
            <w:tcW w:w="1101" w:type="pct"/>
            <w:vAlign w:val="center"/>
          </w:tcPr>
          <w:p w14:paraId="7D90568F" w14:textId="77777777" w:rsidR="00AB0193" w:rsidRPr="00DC0AAE" w:rsidRDefault="00526A29" w:rsidP="0047408B">
            <w:pPr>
              <w:spacing w:before="40" w:after="40"/>
              <w:ind w:right="-140"/>
              <w:textAlignment w:val="baseline"/>
              <w:rPr>
                <w:bCs/>
                <w:color w:val="000000"/>
                <w:spacing w:val="-6"/>
                <w:sz w:val="20"/>
              </w:rPr>
            </w:pPr>
            <w:r w:rsidRPr="00DC0AAE">
              <w:rPr>
                <w:bCs/>
                <w:color w:val="000000"/>
                <w:spacing w:val="-6"/>
                <w:sz w:val="20"/>
              </w:rPr>
              <w:t>Grade 2</w:t>
            </w:r>
            <w:r w:rsidRPr="00DC0AAE">
              <w:rPr>
                <w:bCs/>
                <w:color w:val="000000"/>
                <w:spacing w:val="-6"/>
                <w:sz w:val="20"/>
              </w:rPr>
              <w:br/>
              <w:t>Thrombocytopenia</w:t>
            </w:r>
            <w:r w:rsidRPr="00DC0AAE">
              <w:rPr>
                <w:bCs/>
                <w:color w:val="000000"/>
                <w:spacing w:val="-6"/>
                <w:sz w:val="20"/>
              </w:rPr>
              <w:br/>
              <w:t>(Platelets ≥50 x 10</w:t>
            </w:r>
            <w:r w:rsidRPr="00DC0AAE">
              <w:rPr>
                <w:bCs/>
                <w:color w:val="000000"/>
                <w:spacing w:val="-6"/>
                <w:sz w:val="20"/>
                <w:vertAlign w:val="superscript"/>
              </w:rPr>
              <w:t>9</w:t>
            </w:r>
            <w:r w:rsidRPr="00DC0AAE">
              <w:rPr>
                <w:bCs/>
                <w:color w:val="000000"/>
                <w:spacing w:val="-6"/>
                <w:sz w:val="20"/>
              </w:rPr>
              <w:t>/L)</w:t>
            </w:r>
          </w:p>
        </w:tc>
        <w:tc>
          <w:tcPr>
            <w:tcW w:w="3899" w:type="pct"/>
          </w:tcPr>
          <w:p w14:paraId="2555AEA0" w14:textId="77777777" w:rsidR="00AB0193" w:rsidRPr="00052AE3" w:rsidRDefault="00526A29" w:rsidP="0047408B">
            <w:pPr>
              <w:spacing w:before="40" w:after="40"/>
              <w:rPr>
                <w:bCs/>
                <w:sz w:val="20"/>
              </w:rPr>
            </w:pPr>
            <w:r w:rsidRPr="00E633F4">
              <w:rPr>
                <w:bCs/>
                <w:sz w:val="20"/>
              </w:rPr>
              <w:t>Continue current dose level; however, at the discretion of the investigator, dose interruption/modification may be implemented.</w:t>
            </w:r>
          </w:p>
        </w:tc>
      </w:tr>
      <w:tr w:rsidR="00CA657C" w14:paraId="7545C4E3" w14:textId="77777777" w:rsidTr="0047408B">
        <w:trPr>
          <w:trHeight w:val="307"/>
        </w:trPr>
        <w:tc>
          <w:tcPr>
            <w:tcW w:w="1101" w:type="pct"/>
            <w:vAlign w:val="center"/>
          </w:tcPr>
          <w:p w14:paraId="515E28E3" w14:textId="77777777" w:rsidR="00AB0193" w:rsidRDefault="00526A29" w:rsidP="0047408B">
            <w:pPr>
              <w:spacing w:before="40" w:after="40"/>
              <w:ind w:right="-140"/>
              <w:textAlignment w:val="baseline"/>
              <w:rPr>
                <w:bCs/>
                <w:sz w:val="20"/>
              </w:rPr>
            </w:pPr>
            <w:r>
              <w:rPr>
                <w:bCs/>
                <w:sz w:val="20"/>
              </w:rPr>
              <w:t>Grade 3</w:t>
            </w:r>
            <w:r>
              <w:rPr>
                <w:bCs/>
                <w:sz w:val="20"/>
              </w:rPr>
              <w:br/>
              <w:t>Neutropenia</w:t>
            </w:r>
            <w:r w:rsidRPr="00DC0AAE">
              <w:rPr>
                <w:bCs/>
                <w:sz w:val="20"/>
                <w:vertAlign w:val="superscript"/>
              </w:rPr>
              <w:t>c</w:t>
            </w:r>
            <w:r>
              <w:rPr>
                <w:bCs/>
                <w:sz w:val="20"/>
              </w:rPr>
              <w:t xml:space="preserve"> (with fever or infection) first episode </w:t>
            </w:r>
          </w:p>
          <w:p w14:paraId="2453670E" w14:textId="77777777" w:rsidR="00AB0193" w:rsidRPr="00DC0AAE" w:rsidRDefault="00526A29" w:rsidP="0047408B">
            <w:pPr>
              <w:spacing w:before="40" w:after="40"/>
              <w:ind w:right="-140"/>
              <w:textAlignment w:val="baseline"/>
              <w:rPr>
                <w:bCs/>
                <w:sz w:val="20"/>
              </w:rPr>
            </w:pPr>
            <w:r w:rsidRPr="00315779">
              <w:rPr>
                <w:bCs/>
                <w:sz w:val="20"/>
              </w:rPr>
              <w:t>Thrombocytopenia</w:t>
            </w:r>
            <w:r w:rsidRPr="00315779">
              <w:rPr>
                <w:bCs/>
                <w:sz w:val="20"/>
              </w:rPr>
              <w:br/>
              <w:t>(Platelets &lt;50 to</w:t>
            </w:r>
            <w:r w:rsidRPr="00315779">
              <w:rPr>
                <w:bCs/>
                <w:sz w:val="20"/>
              </w:rPr>
              <w:br/>
              <w:t>≥25 x 10</w:t>
            </w:r>
            <w:r w:rsidRPr="00DC0AAE">
              <w:rPr>
                <w:bCs/>
                <w:sz w:val="20"/>
                <w:vertAlign w:val="superscript"/>
              </w:rPr>
              <w:t>9</w:t>
            </w:r>
            <w:r w:rsidRPr="00315779">
              <w:rPr>
                <w:bCs/>
                <w:sz w:val="20"/>
              </w:rPr>
              <w:t>/L)</w:t>
            </w:r>
          </w:p>
        </w:tc>
        <w:tc>
          <w:tcPr>
            <w:tcW w:w="3899" w:type="pct"/>
          </w:tcPr>
          <w:p w14:paraId="2EA54EB7" w14:textId="77777777" w:rsidR="00AB0193" w:rsidRPr="00315779" w:rsidRDefault="00526A29" w:rsidP="00C5352C">
            <w:pPr>
              <w:ind w:left="49"/>
              <w:textAlignment w:val="baseline"/>
              <w:rPr>
                <w:color w:val="000000"/>
                <w:spacing w:val="-3"/>
                <w:sz w:val="20"/>
              </w:rPr>
            </w:pPr>
            <w:r>
              <w:rPr>
                <w:color w:val="000000"/>
                <w:spacing w:val="-3"/>
                <w:sz w:val="20"/>
                <w:u w:val="single"/>
              </w:rPr>
              <w:t>First occurrence:</w:t>
            </w:r>
            <w:r>
              <w:rPr>
                <w:color w:val="000000"/>
                <w:spacing w:val="-3"/>
                <w:sz w:val="20"/>
                <w:u w:val="single"/>
              </w:rPr>
              <w:br/>
            </w:r>
            <w:r w:rsidRPr="00315779">
              <w:rPr>
                <w:color w:val="000000"/>
                <w:spacing w:val="-3"/>
                <w:sz w:val="20"/>
              </w:rPr>
              <w:t>Withhold nemtabrutinib and venetoclax and monitor hematology and/or chemistry at least once a week until relevant laboratory value(s) recover to the values outlined below:</w:t>
            </w:r>
          </w:p>
          <w:p w14:paraId="16C99907" w14:textId="77777777" w:rsidR="00AB0193" w:rsidRPr="00DC0AAE" w:rsidRDefault="00526A29" w:rsidP="00C5352C">
            <w:pPr>
              <w:pStyle w:val="ListBullet"/>
              <w:spacing w:before="0"/>
              <w:ind w:hanging="315"/>
              <w:rPr>
                <w:sz w:val="20"/>
              </w:rPr>
            </w:pPr>
            <w:r w:rsidRPr="00DC0AAE">
              <w:rPr>
                <w:sz w:val="20"/>
              </w:rPr>
              <w:t xml:space="preserve">If the relevant laboratory value recovers within 7 days to Grade 2 or baseline (if </w:t>
            </w:r>
            <w:r w:rsidR="00EE1C59" w:rsidRPr="00DC0AAE">
              <w:rPr>
                <w:sz w:val="20"/>
              </w:rPr>
              <w:t>cytopenias</w:t>
            </w:r>
            <w:r w:rsidRPr="00DC0AAE">
              <w:rPr>
                <w:sz w:val="20"/>
              </w:rPr>
              <w:t xml:space="preserve"> present at the start of study) resume nemtabrutinib and venetoclax treatment at the same dose.</w:t>
            </w:r>
          </w:p>
          <w:p w14:paraId="4F004D27" w14:textId="77777777" w:rsidR="00AB0193" w:rsidRPr="00DC0AAE" w:rsidRDefault="00526A29" w:rsidP="00C5352C">
            <w:pPr>
              <w:pStyle w:val="ListBullet"/>
              <w:spacing w:before="0"/>
              <w:ind w:hanging="315"/>
              <w:rPr>
                <w:sz w:val="20"/>
              </w:rPr>
            </w:pPr>
            <w:r w:rsidRPr="00DC0AAE">
              <w:rPr>
                <w:sz w:val="20"/>
              </w:rPr>
              <w:t>If the relevant laboratory value takes more than 7 days but within 21 days to recover with or without therapy to the level described above, restart nemtabrutinib and venetoclax administration at a reduced dose.</w:t>
            </w:r>
          </w:p>
          <w:p w14:paraId="599CA011" w14:textId="77777777" w:rsidR="00AB0193" w:rsidRPr="00DC0AAE" w:rsidRDefault="00526A29" w:rsidP="00C5352C">
            <w:pPr>
              <w:pStyle w:val="ListBullet"/>
              <w:spacing w:before="0"/>
              <w:ind w:hanging="315"/>
              <w:rPr>
                <w:sz w:val="20"/>
              </w:rPr>
            </w:pPr>
            <w:r w:rsidRPr="00DC0AAE">
              <w:rPr>
                <w:sz w:val="20"/>
              </w:rPr>
              <w:t>If, in the opinion of the investigator and with the agreement of the Sponsor Clinical Director, dose re-escalation is in the best interest of a participant, the dose may be re-escalated after the participant is fully recovered.</w:t>
            </w:r>
          </w:p>
          <w:p w14:paraId="68B59047" w14:textId="77777777" w:rsidR="00AB0193" w:rsidRPr="00DC0AAE" w:rsidRDefault="00526A29" w:rsidP="00C5352C">
            <w:pPr>
              <w:pStyle w:val="ListBullet"/>
              <w:spacing w:before="0"/>
              <w:ind w:hanging="315"/>
              <w:rPr>
                <w:sz w:val="20"/>
              </w:rPr>
            </w:pPr>
            <w:r w:rsidRPr="00DC0AAE">
              <w:rPr>
                <w:sz w:val="20"/>
              </w:rPr>
              <w:t>If recovery occurs after more than 21 days on drug hold, permanently discontinue nemtabrutinib.</w:t>
            </w:r>
          </w:p>
          <w:p w14:paraId="186CE769" w14:textId="77777777" w:rsidR="00AB0193" w:rsidRPr="00DC0AAE" w:rsidRDefault="00526A29" w:rsidP="00C5352C">
            <w:pPr>
              <w:pStyle w:val="ListBullet"/>
              <w:spacing w:before="0"/>
              <w:ind w:hanging="315"/>
              <w:rPr>
                <w:sz w:val="20"/>
              </w:rPr>
            </w:pPr>
            <w:r w:rsidRPr="00DC0AAE">
              <w:rPr>
                <w:sz w:val="20"/>
              </w:rPr>
              <w:t>Consider the use of GCSF as indicated.</w:t>
            </w:r>
          </w:p>
          <w:p w14:paraId="24F6650A" w14:textId="77777777" w:rsidR="00AB0193" w:rsidRPr="00DC0AAE" w:rsidRDefault="00526A29" w:rsidP="00C5352C">
            <w:pPr>
              <w:ind w:left="49"/>
              <w:textAlignment w:val="baseline"/>
              <w:rPr>
                <w:color w:val="000000"/>
                <w:spacing w:val="-3"/>
                <w:sz w:val="20"/>
                <w:u w:val="single"/>
              </w:rPr>
            </w:pPr>
            <w:r w:rsidRPr="00DC0AAE">
              <w:rPr>
                <w:color w:val="000000"/>
                <w:spacing w:val="-3"/>
                <w:sz w:val="20"/>
                <w:u w:val="single"/>
              </w:rPr>
              <w:t>Second occurrence:</w:t>
            </w:r>
          </w:p>
          <w:p w14:paraId="1B8EE576" w14:textId="77777777" w:rsidR="00AB0193" w:rsidRPr="00DC0AAE" w:rsidRDefault="00526A29" w:rsidP="00C5352C">
            <w:pPr>
              <w:pStyle w:val="ListBullet"/>
              <w:spacing w:before="0"/>
              <w:ind w:hanging="315"/>
              <w:rPr>
                <w:sz w:val="20"/>
              </w:rPr>
            </w:pPr>
            <w:r w:rsidRPr="00DC0AAE">
              <w:rPr>
                <w:sz w:val="20"/>
              </w:rPr>
              <w:t>If the same event recurs, follow above guidelines however nemtabrutinib and venetoclax are administered at a reduced dose and dose re-escalation is not permitted. A larger</w:t>
            </w:r>
            <w:r w:rsidRPr="00315779">
              <w:t xml:space="preserve"> </w:t>
            </w:r>
            <w:r w:rsidRPr="00DC0AAE">
              <w:rPr>
                <w:sz w:val="20"/>
              </w:rPr>
              <w:t>dose reduction of venetoclax may occur at the physician’s discretion.</w:t>
            </w:r>
          </w:p>
          <w:p w14:paraId="54059584" w14:textId="77777777" w:rsidR="00AB0193" w:rsidRPr="00566771" w:rsidRDefault="00526A29" w:rsidP="00C5352C">
            <w:pPr>
              <w:ind w:left="49"/>
              <w:textAlignment w:val="baseline"/>
              <w:rPr>
                <w:color w:val="000000"/>
                <w:spacing w:val="-3"/>
                <w:sz w:val="20"/>
              </w:rPr>
            </w:pPr>
            <w:r w:rsidRPr="00315779">
              <w:rPr>
                <w:color w:val="000000"/>
                <w:spacing w:val="-3"/>
                <w:sz w:val="20"/>
              </w:rPr>
              <w:t>If a participant continues to experience the same event at reduced dose and recovery does not occur within 21 days on drug hold, permanently discontinue nemtabrutinib.</w:t>
            </w:r>
          </w:p>
        </w:tc>
      </w:tr>
      <w:tr w:rsidR="00CA657C" w14:paraId="08F9B0F5" w14:textId="77777777" w:rsidTr="0047408B">
        <w:trPr>
          <w:trHeight w:val="180"/>
        </w:trPr>
        <w:tc>
          <w:tcPr>
            <w:tcW w:w="1101" w:type="pct"/>
            <w:vAlign w:val="center"/>
          </w:tcPr>
          <w:p w14:paraId="109F33CD" w14:textId="77777777" w:rsidR="00AB0193" w:rsidRPr="00FC4100" w:rsidRDefault="00526A29" w:rsidP="00E108A9">
            <w:pPr>
              <w:pageBreakBefore/>
              <w:spacing w:before="40" w:after="40"/>
              <w:ind w:right="-140"/>
              <w:textAlignment w:val="baseline"/>
              <w:rPr>
                <w:bCs/>
                <w:color w:val="000000"/>
                <w:spacing w:val="-4"/>
                <w:sz w:val="20"/>
              </w:rPr>
            </w:pPr>
            <w:r w:rsidRPr="00FC4100">
              <w:rPr>
                <w:bCs/>
                <w:color w:val="000000"/>
                <w:spacing w:val="-4"/>
                <w:sz w:val="20"/>
              </w:rPr>
              <w:t>Grade 4</w:t>
            </w:r>
          </w:p>
          <w:p w14:paraId="4692F259" w14:textId="77777777" w:rsidR="00AB0193" w:rsidRPr="00DC0AAE" w:rsidRDefault="00526A29" w:rsidP="0047408B">
            <w:pPr>
              <w:spacing w:before="40" w:after="40"/>
              <w:ind w:right="-140"/>
              <w:textAlignment w:val="baseline"/>
              <w:rPr>
                <w:bCs/>
                <w:color w:val="000000"/>
                <w:spacing w:val="-4"/>
                <w:sz w:val="20"/>
              </w:rPr>
            </w:pPr>
            <w:r w:rsidRPr="00FC4100">
              <w:rPr>
                <w:bCs/>
                <w:color w:val="000000"/>
                <w:spacing w:val="-4"/>
                <w:sz w:val="20"/>
              </w:rPr>
              <w:t>Neutropenia (with or without fever/infection) (ANC &lt;0.5 x 10</w:t>
            </w:r>
            <w:r w:rsidRPr="00DC0AAE">
              <w:rPr>
                <w:bCs/>
                <w:color w:val="000000"/>
                <w:spacing w:val="-4"/>
                <w:sz w:val="20"/>
                <w:vertAlign w:val="superscript"/>
              </w:rPr>
              <w:t>9</w:t>
            </w:r>
            <w:r w:rsidRPr="00FC4100">
              <w:rPr>
                <w:bCs/>
                <w:color w:val="000000"/>
                <w:spacing w:val="-4"/>
                <w:sz w:val="20"/>
              </w:rPr>
              <w:t>/L)</w:t>
            </w:r>
          </w:p>
        </w:tc>
        <w:tc>
          <w:tcPr>
            <w:tcW w:w="3899" w:type="pct"/>
          </w:tcPr>
          <w:p w14:paraId="0E6826FD" w14:textId="77777777" w:rsidR="00AB0193" w:rsidRPr="00DC0AAE" w:rsidRDefault="00526A29" w:rsidP="0047408B">
            <w:pPr>
              <w:pStyle w:val="ListParagraph"/>
              <w:spacing w:before="40" w:after="40"/>
              <w:ind w:left="45"/>
              <w:textAlignment w:val="baseline"/>
              <w:rPr>
                <w:color w:val="000000"/>
                <w:spacing w:val="-3"/>
                <w:sz w:val="20"/>
                <w:u w:val="single"/>
              </w:rPr>
            </w:pPr>
            <w:r w:rsidRPr="00DC0AAE">
              <w:rPr>
                <w:color w:val="000000"/>
                <w:spacing w:val="-3"/>
                <w:sz w:val="20"/>
                <w:u w:val="single"/>
              </w:rPr>
              <w:t>First occurrence:</w:t>
            </w:r>
          </w:p>
          <w:p w14:paraId="4CAC658B" w14:textId="77777777" w:rsidR="00AB0193" w:rsidRPr="00FC4100" w:rsidRDefault="00526A29" w:rsidP="0047408B">
            <w:pPr>
              <w:pStyle w:val="ListParagraph"/>
              <w:spacing w:before="40" w:after="40"/>
              <w:ind w:left="45"/>
              <w:textAlignment w:val="baseline"/>
              <w:rPr>
                <w:color w:val="000000"/>
                <w:spacing w:val="-3"/>
                <w:sz w:val="20"/>
              </w:rPr>
            </w:pPr>
            <w:r w:rsidRPr="00FC4100">
              <w:rPr>
                <w:color w:val="000000"/>
                <w:spacing w:val="-3"/>
                <w:sz w:val="20"/>
              </w:rPr>
              <w:t>Withhold nemtabrutinib and venetoclax and monitor hematology and/or chemistry at least once a week until relevant laboratory value(s) recover to the values outlined below:</w:t>
            </w:r>
          </w:p>
          <w:p w14:paraId="0CC050BA" w14:textId="77777777" w:rsidR="00AB0193" w:rsidRPr="00DC0AAE" w:rsidRDefault="00526A29" w:rsidP="0047408B">
            <w:pPr>
              <w:pStyle w:val="ListBullet"/>
              <w:ind w:hanging="315"/>
              <w:rPr>
                <w:sz w:val="20"/>
              </w:rPr>
            </w:pPr>
            <w:r w:rsidRPr="00DC0AAE">
              <w:rPr>
                <w:sz w:val="20"/>
              </w:rPr>
              <w:t xml:space="preserve">If the relevant laboratory value recovers within 21 days to baseline (if </w:t>
            </w:r>
            <w:r w:rsidR="00EE1C59" w:rsidRPr="00DC0AAE">
              <w:rPr>
                <w:sz w:val="20"/>
              </w:rPr>
              <w:t>cytopenias</w:t>
            </w:r>
            <w:r w:rsidRPr="00DC0AAE">
              <w:rPr>
                <w:sz w:val="20"/>
              </w:rPr>
              <w:t xml:space="preserve"> present at the start of study) or &gt;0.5 × 10</w:t>
            </w:r>
            <w:r w:rsidRPr="00DC0AAE">
              <w:rPr>
                <w:sz w:val="20"/>
                <w:vertAlign w:val="superscript"/>
              </w:rPr>
              <w:t>9</w:t>
            </w:r>
            <w:r w:rsidRPr="00DC0AAE">
              <w:rPr>
                <w:sz w:val="20"/>
              </w:rPr>
              <w:t xml:space="preserve">/L (if no </w:t>
            </w:r>
            <w:r w:rsidR="00EE1C59" w:rsidRPr="00DC0AAE">
              <w:rPr>
                <w:sz w:val="20"/>
              </w:rPr>
              <w:t>cytopenias</w:t>
            </w:r>
            <w:r w:rsidRPr="00DC0AAE">
              <w:rPr>
                <w:sz w:val="20"/>
              </w:rPr>
              <w:t xml:space="preserve"> present at the start of study), with or without the use of GCSF support following institutional standard practice, resume nemtabrutinib treatment at a reduced dose. Resume venetoclax at reduced dose.</w:t>
            </w:r>
          </w:p>
          <w:p w14:paraId="48E5B122" w14:textId="77777777" w:rsidR="00AB0193" w:rsidRPr="00DC0AAE" w:rsidRDefault="00526A29" w:rsidP="0047408B">
            <w:pPr>
              <w:pStyle w:val="ListBullet"/>
              <w:ind w:hanging="315"/>
              <w:rPr>
                <w:sz w:val="20"/>
              </w:rPr>
            </w:pPr>
            <w:r w:rsidRPr="00DC0AAE">
              <w:rPr>
                <w:sz w:val="20"/>
              </w:rPr>
              <w:t>If, in the opinion of the investigator and with the agreement of the Sponsor Clinical Director, dose re-escalation is in the best interest of a participant, the dose may be re-escalated after the participant is fully recovered.</w:t>
            </w:r>
          </w:p>
          <w:p w14:paraId="2EC93CB8" w14:textId="77777777" w:rsidR="00AB0193" w:rsidRPr="00DC0AAE" w:rsidRDefault="00526A29" w:rsidP="0047408B">
            <w:pPr>
              <w:pStyle w:val="ListBullet"/>
              <w:ind w:hanging="315"/>
              <w:rPr>
                <w:sz w:val="20"/>
              </w:rPr>
            </w:pPr>
            <w:r w:rsidRPr="00DC0AAE">
              <w:rPr>
                <w:sz w:val="20"/>
              </w:rPr>
              <w:t>If recovery occurs after more than 21 days on drug hold, permanently discontinue nemtabrutinib.</w:t>
            </w:r>
          </w:p>
          <w:p w14:paraId="792B30BD" w14:textId="77777777" w:rsidR="00AB0193" w:rsidRPr="00A121D1" w:rsidRDefault="00526A29" w:rsidP="0047408B">
            <w:pPr>
              <w:pStyle w:val="ListParagraph"/>
              <w:spacing w:before="40" w:after="40"/>
              <w:ind w:left="45"/>
              <w:textAlignment w:val="baseline"/>
              <w:rPr>
                <w:color w:val="000000"/>
                <w:spacing w:val="-3"/>
                <w:sz w:val="20"/>
              </w:rPr>
            </w:pPr>
            <w:r w:rsidRPr="00FC4100">
              <w:rPr>
                <w:color w:val="000000"/>
                <w:spacing w:val="-3"/>
                <w:sz w:val="20"/>
              </w:rPr>
              <w:t>If a participant continues to experience the same event at either dose level and the event does not recover within 7 days, permanently discontinue nemtabrutinib.</w:t>
            </w:r>
          </w:p>
        </w:tc>
      </w:tr>
      <w:tr w:rsidR="00CA657C" w14:paraId="7194DB51" w14:textId="77777777" w:rsidTr="0047408B">
        <w:trPr>
          <w:trHeight w:val="180"/>
        </w:trPr>
        <w:tc>
          <w:tcPr>
            <w:tcW w:w="1101" w:type="pct"/>
            <w:vAlign w:val="center"/>
          </w:tcPr>
          <w:p w14:paraId="6E0668DD" w14:textId="77777777" w:rsidR="00AB0193" w:rsidRPr="00645480" w:rsidRDefault="00526A29" w:rsidP="0047408B">
            <w:pPr>
              <w:spacing w:before="40" w:after="40"/>
              <w:ind w:right="-140"/>
              <w:textAlignment w:val="baseline"/>
              <w:rPr>
                <w:bCs/>
                <w:color w:val="000000"/>
                <w:spacing w:val="-4"/>
                <w:sz w:val="20"/>
              </w:rPr>
            </w:pPr>
            <w:r w:rsidRPr="00645480">
              <w:rPr>
                <w:bCs/>
                <w:color w:val="000000"/>
                <w:spacing w:val="-4"/>
                <w:sz w:val="20"/>
              </w:rPr>
              <w:t>Grade 4</w:t>
            </w:r>
          </w:p>
          <w:p w14:paraId="06F1D987" w14:textId="77777777" w:rsidR="00AB0193" w:rsidRPr="00FC4100" w:rsidRDefault="00526A29" w:rsidP="0047408B">
            <w:pPr>
              <w:spacing w:before="40" w:after="40"/>
              <w:ind w:right="-140"/>
              <w:textAlignment w:val="baseline"/>
              <w:rPr>
                <w:bCs/>
                <w:color w:val="000000"/>
                <w:spacing w:val="-4"/>
                <w:sz w:val="20"/>
              </w:rPr>
            </w:pPr>
            <w:r w:rsidRPr="00645480">
              <w:rPr>
                <w:bCs/>
                <w:color w:val="000000"/>
                <w:spacing w:val="-4"/>
                <w:sz w:val="20"/>
              </w:rPr>
              <w:t>Thrombocytopenia or symptomatic bleeding</w:t>
            </w:r>
          </w:p>
        </w:tc>
        <w:tc>
          <w:tcPr>
            <w:tcW w:w="3899" w:type="pct"/>
          </w:tcPr>
          <w:p w14:paraId="0732D19C" w14:textId="77777777" w:rsidR="00AB0193" w:rsidRPr="005B7CA1" w:rsidRDefault="00526A29" w:rsidP="0047408B">
            <w:pPr>
              <w:pStyle w:val="ListParagraph"/>
              <w:spacing w:before="40" w:after="40"/>
              <w:ind w:left="45"/>
              <w:textAlignment w:val="baseline"/>
              <w:rPr>
                <w:color w:val="000000"/>
                <w:spacing w:val="-3"/>
                <w:sz w:val="20"/>
              </w:rPr>
            </w:pPr>
            <w:r w:rsidRPr="005B7CA1">
              <w:rPr>
                <w:color w:val="000000"/>
                <w:spacing w:val="-3"/>
                <w:sz w:val="20"/>
              </w:rPr>
              <w:t>Hold nemtabrutinib and venetoclax.</w:t>
            </w:r>
          </w:p>
          <w:p w14:paraId="439FFEAD" w14:textId="77777777" w:rsidR="00AB0193" w:rsidRPr="005B7CA1" w:rsidRDefault="00526A29" w:rsidP="0047408B">
            <w:pPr>
              <w:pStyle w:val="ListParagraph"/>
              <w:spacing w:before="40" w:after="40"/>
              <w:ind w:left="45"/>
              <w:textAlignment w:val="baseline"/>
              <w:rPr>
                <w:color w:val="000000"/>
                <w:spacing w:val="-3"/>
                <w:sz w:val="20"/>
              </w:rPr>
            </w:pPr>
            <w:r w:rsidRPr="005B7CA1">
              <w:rPr>
                <w:color w:val="000000"/>
                <w:spacing w:val="-3"/>
                <w:sz w:val="20"/>
              </w:rPr>
              <w:t>Platelet transfusions are permitted per physician discretion.</w:t>
            </w:r>
          </w:p>
          <w:p w14:paraId="6BFA04BE" w14:textId="77777777" w:rsidR="00AB0193" w:rsidRPr="005B7CA1" w:rsidRDefault="00526A29" w:rsidP="0047408B">
            <w:pPr>
              <w:pStyle w:val="ListParagraph"/>
              <w:spacing w:before="40" w:after="40"/>
              <w:ind w:left="45"/>
              <w:textAlignment w:val="baseline"/>
              <w:rPr>
                <w:color w:val="000000"/>
                <w:spacing w:val="-3"/>
                <w:sz w:val="20"/>
              </w:rPr>
            </w:pPr>
            <w:r w:rsidRPr="005B7CA1">
              <w:rPr>
                <w:color w:val="000000"/>
                <w:spacing w:val="-3"/>
                <w:sz w:val="20"/>
              </w:rPr>
              <w:t>Restart venetoclax and nemtabrutinib at reduced dose when platelets improve to grade 2 or baseline (should be platelet transfusion independent for 5 days).</w:t>
            </w:r>
          </w:p>
        </w:tc>
      </w:tr>
      <w:tr w:rsidR="00CA657C" w14:paraId="33F86F28" w14:textId="77777777" w:rsidTr="0047408B">
        <w:trPr>
          <w:trHeight w:val="284"/>
        </w:trPr>
        <w:tc>
          <w:tcPr>
            <w:tcW w:w="5000" w:type="pct"/>
            <w:gridSpan w:val="2"/>
          </w:tcPr>
          <w:p w14:paraId="76AE9AA6" w14:textId="48FCB9B8" w:rsidR="00AB0193" w:rsidRPr="00017E02" w:rsidRDefault="00526A29" w:rsidP="00017E02">
            <w:pPr>
              <w:pStyle w:val="TableFootnote"/>
              <w:ind w:left="0"/>
              <w:rPr>
                <w:sz w:val="18"/>
              </w:rPr>
            </w:pPr>
            <w:r w:rsidRPr="00017E02">
              <w:rPr>
                <w:sz w:val="18"/>
              </w:rPr>
              <w:t>AE=adverse event; ANC=absolute neutrophil count; CTCAE=Common Terminology Criteria for Adverse Events, GCSF: Granulocyte colony-stimulating factors</w:t>
            </w:r>
            <w:del w:id="2979" w:author="Powell, Deana" w:date="2026-03-05T15:34:00Z" w16du:dateUtc="2026-03-05T20:34:00Z">
              <w:r w:rsidR="00895D30" w:rsidRPr="00645480">
                <w:delText>, QD=quaque die (daily)</w:delText>
              </w:r>
              <w:r w:rsidR="00895D30">
                <w:delText>.</w:delText>
              </w:r>
            </w:del>
            <w:ins w:id="2980" w:author="Powell, Deana" w:date="2026-03-05T15:34:00Z" w16du:dateUtc="2026-03-05T20:34:00Z">
              <w:r w:rsidRPr="00017E02">
                <w:rPr>
                  <w:sz w:val="18"/>
                </w:rPr>
                <w:t>.</w:t>
              </w:r>
            </w:ins>
          </w:p>
          <w:p w14:paraId="236FC59F" w14:textId="77777777" w:rsidR="00AB0193" w:rsidRPr="00017E02" w:rsidRDefault="00526A29" w:rsidP="00017E02">
            <w:pPr>
              <w:pStyle w:val="TableFootnote"/>
              <w:ind w:left="0"/>
              <w:rPr>
                <w:sz w:val="18"/>
              </w:rPr>
            </w:pPr>
            <w:r w:rsidRPr="00017E02">
              <w:rPr>
                <w:sz w:val="18"/>
              </w:rPr>
              <w:t>a. Applicable to participants who had new toxicities or participants with cytopenia at baseline that worsens.</w:t>
            </w:r>
          </w:p>
          <w:p w14:paraId="11FD2D38" w14:textId="77777777" w:rsidR="00AB0193" w:rsidRPr="00017E02" w:rsidRDefault="00526A29" w:rsidP="00017E02">
            <w:pPr>
              <w:pStyle w:val="TableFootnote"/>
              <w:ind w:left="0"/>
              <w:rPr>
                <w:sz w:val="18"/>
              </w:rPr>
            </w:pPr>
            <w:r w:rsidRPr="00017E02">
              <w:rPr>
                <w:sz w:val="18"/>
              </w:rPr>
              <w:t>b. Grading of hematological toxicities will be according to CTCAE V5.0.</w:t>
            </w:r>
          </w:p>
          <w:p w14:paraId="38BC899F" w14:textId="77777777" w:rsidR="00AB0193" w:rsidRPr="002E74AA" w:rsidRDefault="00526A29" w:rsidP="00017E02">
            <w:pPr>
              <w:pStyle w:val="TableFootnote"/>
              <w:ind w:left="0"/>
            </w:pPr>
            <w:r w:rsidRPr="00017E02">
              <w:rPr>
                <w:sz w:val="18"/>
              </w:rPr>
              <w:t>c. For Grade 3 neutropenia without fever or infection, may continue current doses and may administer colony stimulating factors.</w:t>
            </w:r>
          </w:p>
        </w:tc>
      </w:tr>
    </w:tbl>
    <w:p w14:paraId="1C6CFEC9" w14:textId="77777777" w:rsidR="00E40DC9" w:rsidRDefault="00E40DC9" w:rsidP="00E40DC9">
      <w:pPr>
        <w:pStyle w:val="ListEnd"/>
      </w:pPr>
    </w:p>
    <w:p w14:paraId="5CCD1591" w14:textId="7F998AE5" w:rsidR="0074605C" w:rsidRDefault="00526A29">
      <w:pPr>
        <w:pStyle w:val="Caption"/>
        <w:spacing w:before="240"/>
      </w:pPr>
      <w:bookmarkStart w:id="2981" w:name="_Toc212022258"/>
      <w:bookmarkStart w:id="2982" w:name="_Toc140132627"/>
      <w:r>
        <w:t>Table </w:t>
      </w:r>
      <w:r w:rsidR="00B16DC4">
        <w:rPr>
          <w:noProof/>
        </w:rPr>
        <w:t>20</w:t>
      </w:r>
      <w:r>
        <w:tab/>
        <w:t>Management of Toxicity when Attribution to One Drug is not Certain (Hematological) (CLL): Nemtabrutinib and Venetoclax</w:t>
      </w:r>
      <w:bookmarkEnd w:id="2981"/>
      <w:bookmarkEnd w:id="2982"/>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43" w:type="dxa"/>
          <w:left w:w="101" w:type="dxa"/>
          <w:bottom w:w="43" w:type="dxa"/>
          <w:right w:w="101" w:type="dxa"/>
        </w:tblCellMar>
        <w:tblLook w:val="01E0" w:firstRow="1" w:lastRow="1" w:firstColumn="1" w:lastColumn="1" w:noHBand="0" w:noVBand="0"/>
      </w:tblPr>
      <w:tblGrid>
        <w:gridCol w:w="1980"/>
        <w:gridCol w:w="7010"/>
      </w:tblGrid>
      <w:tr w:rsidR="00CA657C" w14:paraId="639F2173" w14:textId="77777777" w:rsidTr="0047408B">
        <w:trPr>
          <w:trHeight w:val="224"/>
          <w:tblHeader/>
        </w:trPr>
        <w:tc>
          <w:tcPr>
            <w:tcW w:w="1101" w:type="pct"/>
            <w:vAlign w:val="center"/>
          </w:tcPr>
          <w:p w14:paraId="42C132D1" w14:textId="77777777" w:rsidR="00AB0193" w:rsidRPr="00777CFF" w:rsidRDefault="00526A29" w:rsidP="0047408B">
            <w:pPr>
              <w:spacing w:before="40" w:after="40"/>
              <w:rPr>
                <w:b/>
                <w:sz w:val="20"/>
              </w:rPr>
            </w:pPr>
            <w:r w:rsidRPr="00777CFF">
              <w:rPr>
                <w:b/>
                <w:sz w:val="20"/>
              </w:rPr>
              <w:t>Event</w:t>
            </w:r>
            <w:r w:rsidRPr="00DE1538">
              <w:rPr>
                <w:b/>
                <w:sz w:val="20"/>
                <w:vertAlign w:val="superscript"/>
              </w:rPr>
              <w:t>a,b</w:t>
            </w:r>
            <w:r w:rsidRPr="00777CFF">
              <w:rPr>
                <w:b/>
                <w:sz w:val="20"/>
              </w:rPr>
              <w:t xml:space="preserve"> </w:t>
            </w:r>
          </w:p>
        </w:tc>
        <w:tc>
          <w:tcPr>
            <w:tcW w:w="3899" w:type="pct"/>
            <w:vAlign w:val="center"/>
          </w:tcPr>
          <w:p w14:paraId="08C75F49" w14:textId="77777777" w:rsidR="00AB0193" w:rsidRPr="00777CFF" w:rsidRDefault="00526A29" w:rsidP="0047408B">
            <w:pPr>
              <w:spacing w:before="40" w:after="40"/>
              <w:jc w:val="both"/>
              <w:rPr>
                <w:b/>
                <w:sz w:val="20"/>
              </w:rPr>
            </w:pPr>
            <w:r w:rsidRPr="00777CFF">
              <w:rPr>
                <w:b/>
                <w:sz w:val="20"/>
              </w:rPr>
              <w:t>Action</w:t>
            </w:r>
          </w:p>
        </w:tc>
      </w:tr>
      <w:tr w:rsidR="00CA657C" w14:paraId="5AD85C72" w14:textId="77777777" w:rsidTr="0047408B">
        <w:trPr>
          <w:trHeight w:val="222"/>
        </w:trPr>
        <w:tc>
          <w:tcPr>
            <w:tcW w:w="1101" w:type="pct"/>
            <w:vAlign w:val="center"/>
          </w:tcPr>
          <w:p w14:paraId="6AD31FE0" w14:textId="77777777" w:rsidR="00AB0193" w:rsidRPr="00645480" w:rsidRDefault="00526A29" w:rsidP="0047408B">
            <w:pPr>
              <w:spacing w:before="40" w:after="40"/>
              <w:ind w:right="-140"/>
              <w:textAlignment w:val="baseline"/>
              <w:rPr>
                <w:bCs/>
                <w:color w:val="000000"/>
                <w:spacing w:val="-6"/>
                <w:sz w:val="20"/>
              </w:rPr>
            </w:pPr>
            <w:r w:rsidRPr="00645480">
              <w:rPr>
                <w:bCs/>
                <w:color w:val="000000"/>
                <w:spacing w:val="-6"/>
                <w:sz w:val="20"/>
              </w:rPr>
              <w:t>Grade 2</w:t>
            </w:r>
          </w:p>
          <w:p w14:paraId="407AD22E" w14:textId="77777777" w:rsidR="00AB0193" w:rsidRPr="00DE1538" w:rsidRDefault="00526A29" w:rsidP="0047408B">
            <w:pPr>
              <w:spacing w:before="40" w:after="40"/>
              <w:ind w:right="-140"/>
              <w:textAlignment w:val="baseline"/>
              <w:rPr>
                <w:bCs/>
                <w:color w:val="000000"/>
                <w:spacing w:val="-6"/>
                <w:sz w:val="20"/>
              </w:rPr>
            </w:pPr>
            <w:r w:rsidRPr="00645480">
              <w:rPr>
                <w:bCs/>
                <w:color w:val="000000"/>
                <w:spacing w:val="-6"/>
                <w:sz w:val="20"/>
              </w:rPr>
              <w:t>Thrombocytopenia (platelet &lt;50% decrease from baseline) and ≥25 × 10</w:t>
            </w:r>
            <w:r w:rsidRPr="00DC0AAE">
              <w:rPr>
                <w:bCs/>
                <w:color w:val="000000"/>
                <w:spacing w:val="-6"/>
                <w:sz w:val="20"/>
                <w:vertAlign w:val="superscript"/>
              </w:rPr>
              <w:t>9</w:t>
            </w:r>
            <w:r w:rsidRPr="00645480">
              <w:rPr>
                <w:bCs/>
                <w:color w:val="000000"/>
                <w:spacing w:val="-6"/>
                <w:sz w:val="20"/>
              </w:rPr>
              <w:t>/L</w:t>
            </w:r>
          </w:p>
        </w:tc>
        <w:tc>
          <w:tcPr>
            <w:tcW w:w="3899" w:type="pct"/>
          </w:tcPr>
          <w:p w14:paraId="42DE07A7" w14:textId="77777777" w:rsidR="00AB0193" w:rsidRPr="00052AE3" w:rsidRDefault="00526A29" w:rsidP="0047408B">
            <w:pPr>
              <w:spacing w:before="40" w:after="40"/>
              <w:rPr>
                <w:bCs/>
                <w:sz w:val="20"/>
              </w:rPr>
            </w:pPr>
            <w:r w:rsidRPr="00645480">
              <w:rPr>
                <w:bCs/>
                <w:sz w:val="20"/>
              </w:rPr>
              <w:t>Continue current dose level; however, at the discretion of the investigator, dose interruption/modification may be implemented.</w:t>
            </w:r>
          </w:p>
        </w:tc>
      </w:tr>
      <w:tr w:rsidR="00CA657C" w14:paraId="3BCA9853" w14:textId="77777777" w:rsidTr="0047408B">
        <w:trPr>
          <w:trHeight w:val="307"/>
        </w:trPr>
        <w:tc>
          <w:tcPr>
            <w:tcW w:w="1101" w:type="pct"/>
          </w:tcPr>
          <w:p w14:paraId="395F65E5" w14:textId="77777777" w:rsidR="00AB0193" w:rsidRPr="00645480" w:rsidRDefault="00526A29" w:rsidP="00E108A9">
            <w:pPr>
              <w:pageBreakBefore/>
              <w:spacing w:before="40" w:after="40"/>
              <w:ind w:right="-140"/>
              <w:textAlignment w:val="baseline"/>
              <w:rPr>
                <w:bCs/>
                <w:sz w:val="20"/>
              </w:rPr>
            </w:pPr>
            <w:r w:rsidRPr="00645480">
              <w:rPr>
                <w:bCs/>
                <w:sz w:val="20"/>
              </w:rPr>
              <w:t>Grade 3</w:t>
            </w:r>
          </w:p>
          <w:p w14:paraId="1BD4CBEC" w14:textId="77777777" w:rsidR="00AB0193" w:rsidRPr="00645480" w:rsidRDefault="00526A29" w:rsidP="0047408B">
            <w:pPr>
              <w:spacing w:before="40" w:after="40"/>
              <w:ind w:right="-140"/>
              <w:textAlignment w:val="baseline"/>
              <w:rPr>
                <w:bCs/>
                <w:sz w:val="20"/>
              </w:rPr>
            </w:pPr>
            <w:r w:rsidRPr="00645480">
              <w:rPr>
                <w:bCs/>
                <w:sz w:val="20"/>
              </w:rPr>
              <w:t>Neutropenia</w:t>
            </w:r>
            <w:r w:rsidRPr="00DC0AAE">
              <w:rPr>
                <w:bCs/>
                <w:sz w:val="20"/>
                <w:vertAlign w:val="superscript"/>
              </w:rPr>
              <w:t>c</w:t>
            </w:r>
            <w:r w:rsidRPr="00645480">
              <w:rPr>
                <w:bCs/>
                <w:sz w:val="20"/>
              </w:rPr>
              <w:t xml:space="preserve"> (with fever or infection) first episode</w:t>
            </w:r>
          </w:p>
          <w:p w14:paraId="4D9FEC62" w14:textId="77777777" w:rsidR="00AB0193" w:rsidRPr="00645480" w:rsidRDefault="00526A29" w:rsidP="0047408B">
            <w:pPr>
              <w:spacing w:before="40" w:after="40"/>
              <w:ind w:right="-140"/>
              <w:textAlignment w:val="baseline"/>
              <w:rPr>
                <w:bCs/>
                <w:sz w:val="20"/>
              </w:rPr>
            </w:pPr>
            <w:r w:rsidRPr="00645480">
              <w:rPr>
                <w:bCs/>
                <w:sz w:val="20"/>
              </w:rPr>
              <w:t>Thrombocytopenia (platelet 50% to 74% decrease from baseline)</w:t>
            </w:r>
          </w:p>
          <w:p w14:paraId="0B3C48AB" w14:textId="77777777" w:rsidR="00AB0193" w:rsidRPr="00DE1538" w:rsidRDefault="00526A29" w:rsidP="0047408B">
            <w:pPr>
              <w:spacing w:before="40" w:after="40"/>
              <w:ind w:right="-140"/>
              <w:textAlignment w:val="baseline"/>
              <w:rPr>
                <w:bCs/>
                <w:sz w:val="20"/>
              </w:rPr>
            </w:pPr>
            <w:r w:rsidRPr="00645480">
              <w:rPr>
                <w:bCs/>
                <w:sz w:val="20"/>
              </w:rPr>
              <w:t>and &lt;25 × 10</w:t>
            </w:r>
            <w:r w:rsidRPr="00DC0AAE">
              <w:rPr>
                <w:bCs/>
                <w:sz w:val="20"/>
                <w:vertAlign w:val="superscript"/>
              </w:rPr>
              <w:t>9</w:t>
            </w:r>
            <w:r w:rsidRPr="00645480">
              <w:rPr>
                <w:bCs/>
                <w:sz w:val="20"/>
              </w:rPr>
              <w:t>/L)</w:t>
            </w:r>
          </w:p>
        </w:tc>
        <w:tc>
          <w:tcPr>
            <w:tcW w:w="3899" w:type="pct"/>
          </w:tcPr>
          <w:p w14:paraId="22BC6C2A" w14:textId="77777777" w:rsidR="00AB0193" w:rsidRPr="00DC0AAE" w:rsidRDefault="00526A29" w:rsidP="00C5352C">
            <w:pPr>
              <w:ind w:left="49"/>
              <w:textAlignment w:val="baseline"/>
              <w:rPr>
                <w:color w:val="000000"/>
                <w:spacing w:val="-3"/>
                <w:sz w:val="20"/>
                <w:u w:val="single"/>
              </w:rPr>
            </w:pPr>
            <w:r w:rsidRPr="00DC0AAE">
              <w:rPr>
                <w:color w:val="000000"/>
                <w:spacing w:val="-3"/>
                <w:sz w:val="20"/>
                <w:u w:val="single"/>
              </w:rPr>
              <w:t>First occurrence:</w:t>
            </w:r>
          </w:p>
          <w:p w14:paraId="318E48E5" w14:textId="77777777" w:rsidR="00AB0193" w:rsidRPr="00645480" w:rsidRDefault="00526A29" w:rsidP="00C5352C">
            <w:pPr>
              <w:ind w:left="49"/>
              <w:textAlignment w:val="baseline"/>
              <w:rPr>
                <w:color w:val="000000"/>
                <w:spacing w:val="-3"/>
                <w:sz w:val="20"/>
              </w:rPr>
            </w:pPr>
            <w:r w:rsidRPr="00645480">
              <w:rPr>
                <w:color w:val="000000"/>
                <w:spacing w:val="-3"/>
                <w:sz w:val="20"/>
              </w:rPr>
              <w:t>Withhold nemtabrutinib and venetoclax and monitor hematology and/or chemistry at least once a week until relevant laboratory value(s) recover to the values outlined below:</w:t>
            </w:r>
          </w:p>
          <w:p w14:paraId="3A8F5787" w14:textId="77777777" w:rsidR="00AB0193" w:rsidRPr="00DC0AAE" w:rsidRDefault="00526A29" w:rsidP="00C5352C">
            <w:pPr>
              <w:pStyle w:val="ListBullet"/>
              <w:spacing w:before="0"/>
              <w:ind w:hanging="315"/>
              <w:rPr>
                <w:sz w:val="20"/>
              </w:rPr>
            </w:pPr>
            <w:r w:rsidRPr="00DC0AAE">
              <w:rPr>
                <w:sz w:val="20"/>
              </w:rPr>
              <w:t xml:space="preserve">If the relevant laboratory value recovers within 7 days to Grade 2 or baseline (if </w:t>
            </w:r>
            <w:r w:rsidR="00EE1C59" w:rsidRPr="00DC0AAE">
              <w:rPr>
                <w:sz w:val="20"/>
              </w:rPr>
              <w:t>cytopenias</w:t>
            </w:r>
            <w:r w:rsidRPr="00DC0AAE">
              <w:rPr>
                <w:sz w:val="20"/>
              </w:rPr>
              <w:t xml:space="preserve"> present at the start of study) resume nemtabrutinib and venetoclax treatment at the same dose.</w:t>
            </w:r>
          </w:p>
          <w:p w14:paraId="281DA3D2" w14:textId="77777777" w:rsidR="00AB0193" w:rsidRPr="00DC0AAE" w:rsidRDefault="00526A29" w:rsidP="00C5352C">
            <w:pPr>
              <w:pStyle w:val="ListBullet"/>
              <w:spacing w:before="0"/>
              <w:ind w:hanging="315"/>
              <w:rPr>
                <w:sz w:val="20"/>
              </w:rPr>
            </w:pPr>
            <w:r w:rsidRPr="00DC0AAE">
              <w:rPr>
                <w:sz w:val="20"/>
              </w:rPr>
              <w:t>If the relevant laboratory value takes more than 7 days but within 21 days to recover with or without therapy to the level described above, restart nemtabrutinib and venetoclax administration at a reduced dose. If, in the opinion of the investigator and with the agreement of the Sponsor Clinical Director, dose re-escalation is in the best interest of a participant, the dose may be re-escalated after the participant is fully recovered.</w:t>
            </w:r>
          </w:p>
          <w:p w14:paraId="14227799" w14:textId="77777777" w:rsidR="00AB0193" w:rsidRPr="00DC0AAE" w:rsidRDefault="00526A29" w:rsidP="00C5352C">
            <w:pPr>
              <w:pStyle w:val="ListBullet"/>
              <w:spacing w:before="0"/>
              <w:ind w:hanging="315"/>
              <w:rPr>
                <w:sz w:val="20"/>
              </w:rPr>
            </w:pPr>
            <w:r w:rsidRPr="00DC0AAE">
              <w:rPr>
                <w:sz w:val="20"/>
              </w:rPr>
              <w:t>If recovery occurs after more than 21 days on drug hold, permanently discontinue nemtabrutinib.</w:t>
            </w:r>
          </w:p>
          <w:p w14:paraId="0952E6ED" w14:textId="77777777" w:rsidR="00AB0193" w:rsidRPr="00DC0AAE" w:rsidRDefault="00526A29" w:rsidP="00C5352C">
            <w:pPr>
              <w:pStyle w:val="ListBullet"/>
              <w:spacing w:before="0"/>
              <w:ind w:hanging="315"/>
            </w:pPr>
            <w:r w:rsidRPr="00DC0AAE">
              <w:rPr>
                <w:sz w:val="20"/>
              </w:rPr>
              <w:t>Consider the use of granulocyte colony-stimulating factors as indicated.</w:t>
            </w:r>
          </w:p>
          <w:p w14:paraId="4C71CA5E" w14:textId="77777777" w:rsidR="00AB0193" w:rsidRPr="00DC0AAE" w:rsidRDefault="00526A29" w:rsidP="00C5352C">
            <w:pPr>
              <w:ind w:left="49"/>
              <w:textAlignment w:val="baseline"/>
              <w:rPr>
                <w:color w:val="000000"/>
                <w:spacing w:val="-3"/>
                <w:sz w:val="20"/>
                <w:u w:val="single"/>
              </w:rPr>
            </w:pPr>
            <w:r w:rsidRPr="00DC0AAE">
              <w:rPr>
                <w:color w:val="000000"/>
                <w:spacing w:val="-3"/>
                <w:sz w:val="20"/>
                <w:u w:val="single"/>
              </w:rPr>
              <w:t>Second occurrence:</w:t>
            </w:r>
          </w:p>
          <w:p w14:paraId="446D61CC" w14:textId="77777777" w:rsidR="00AB0193" w:rsidRPr="00A072B5" w:rsidRDefault="00526A29" w:rsidP="00C5352C">
            <w:pPr>
              <w:pStyle w:val="ListBullet"/>
              <w:numPr>
                <w:ilvl w:val="0"/>
                <w:numId w:val="0"/>
              </w:numPr>
              <w:spacing w:before="0"/>
              <w:ind w:left="49"/>
              <w:textAlignment w:val="baseline"/>
              <w:rPr>
                <w:color w:val="000000"/>
                <w:spacing w:val="-3"/>
                <w:sz w:val="20"/>
              </w:rPr>
            </w:pPr>
            <w:r w:rsidRPr="00A072B5">
              <w:rPr>
                <w:color w:val="000000"/>
                <w:spacing w:val="-3"/>
                <w:sz w:val="20"/>
              </w:rPr>
              <w:t>If the same event recurs, follow above guidelines however nemtabrutinib and venetoclax are administered at a reduced dose and dose re-escalation is not permitted. A larger dose reduction of venetoclax may occur at the physician’s discretion.</w:t>
            </w:r>
          </w:p>
          <w:p w14:paraId="334DAD4C" w14:textId="77777777" w:rsidR="005B4585" w:rsidRPr="006E0F24" w:rsidRDefault="00526A29" w:rsidP="00C5352C">
            <w:pPr>
              <w:pStyle w:val="ListBullet"/>
              <w:numPr>
                <w:ilvl w:val="0"/>
                <w:numId w:val="0"/>
              </w:numPr>
              <w:spacing w:before="0"/>
              <w:rPr>
                <w:ins w:id="2983" w:author="Powell, Deana" w:date="2026-03-05T15:34:00Z" w16du:dateUtc="2026-03-05T20:34:00Z"/>
                <w:sz w:val="20"/>
              </w:rPr>
            </w:pPr>
            <w:ins w:id="2984" w:author="Powell, Deana" w:date="2026-03-05T15:34:00Z" w16du:dateUtc="2026-03-05T20:34:00Z">
              <w:r w:rsidRPr="00191F33">
                <w:rPr>
                  <w:sz w:val="20"/>
                  <w:u w:val="single"/>
                </w:rPr>
                <w:t>Third occurrence:</w:t>
              </w:r>
            </w:ins>
          </w:p>
          <w:p w14:paraId="45FDFC73" w14:textId="77777777" w:rsidR="00AB0193" w:rsidRPr="00566771" w:rsidRDefault="00526A29" w:rsidP="00C5352C">
            <w:pPr>
              <w:ind w:left="49"/>
              <w:textAlignment w:val="baseline"/>
              <w:rPr>
                <w:color w:val="000000"/>
                <w:spacing w:val="-3"/>
                <w:sz w:val="20"/>
              </w:rPr>
            </w:pPr>
            <w:r w:rsidRPr="00645480">
              <w:rPr>
                <w:color w:val="000000"/>
                <w:spacing w:val="-3"/>
                <w:sz w:val="20"/>
              </w:rPr>
              <w:t>If a participant continues to experience the same event at reduced dose and recovery does not occur within 21 days on drug hold, permanently discontinue nemtabrutinib.</w:t>
            </w:r>
          </w:p>
        </w:tc>
      </w:tr>
      <w:tr w:rsidR="00CA657C" w14:paraId="05C949BC" w14:textId="77777777" w:rsidTr="0047408B">
        <w:trPr>
          <w:trHeight w:val="180"/>
        </w:trPr>
        <w:tc>
          <w:tcPr>
            <w:tcW w:w="1101" w:type="pct"/>
          </w:tcPr>
          <w:p w14:paraId="66428C1B" w14:textId="77777777" w:rsidR="00AB0193" w:rsidRPr="00A015EC" w:rsidRDefault="00526A29" w:rsidP="0047408B">
            <w:pPr>
              <w:spacing w:before="40" w:after="40"/>
              <w:ind w:right="-140"/>
              <w:textAlignment w:val="baseline"/>
              <w:rPr>
                <w:bCs/>
                <w:color w:val="000000"/>
                <w:spacing w:val="-4"/>
                <w:sz w:val="20"/>
              </w:rPr>
            </w:pPr>
            <w:r w:rsidRPr="00A015EC">
              <w:rPr>
                <w:bCs/>
                <w:color w:val="000000"/>
                <w:spacing w:val="-4"/>
                <w:sz w:val="20"/>
              </w:rPr>
              <w:t>Grade 4</w:t>
            </w:r>
          </w:p>
          <w:p w14:paraId="2205CD7D" w14:textId="77777777" w:rsidR="00AB0193" w:rsidRPr="00DE1538" w:rsidRDefault="00526A29" w:rsidP="0047408B">
            <w:pPr>
              <w:spacing w:before="40" w:after="40"/>
              <w:ind w:right="-140"/>
              <w:textAlignment w:val="baseline"/>
              <w:rPr>
                <w:bCs/>
                <w:color w:val="000000"/>
                <w:spacing w:val="-4"/>
                <w:sz w:val="20"/>
              </w:rPr>
            </w:pPr>
            <w:r w:rsidRPr="00A015EC">
              <w:rPr>
                <w:bCs/>
                <w:color w:val="000000"/>
                <w:spacing w:val="-4"/>
                <w:sz w:val="20"/>
              </w:rPr>
              <w:t>Neutropenia (with or without fever or infection) (ANC &lt;0.5 × 10</w:t>
            </w:r>
            <w:r w:rsidRPr="00DC0AAE">
              <w:rPr>
                <w:bCs/>
                <w:color w:val="000000"/>
                <w:spacing w:val="-4"/>
                <w:sz w:val="20"/>
                <w:vertAlign w:val="superscript"/>
              </w:rPr>
              <w:t>9</w:t>
            </w:r>
            <w:r w:rsidRPr="00A015EC">
              <w:rPr>
                <w:bCs/>
                <w:color w:val="000000"/>
                <w:spacing w:val="-4"/>
                <w:sz w:val="20"/>
              </w:rPr>
              <w:t>/L)</w:t>
            </w:r>
          </w:p>
        </w:tc>
        <w:tc>
          <w:tcPr>
            <w:tcW w:w="3899" w:type="pct"/>
          </w:tcPr>
          <w:p w14:paraId="53A8FA8B" w14:textId="77777777" w:rsidR="00AB0193" w:rsidRPr="00DC0AAE" w:rsidRDefault="00526A29" w:rsidP="00C5352C">
            <w:pPr>
              <w:pStyle w:val="ListParagraph"/>
              <w:ind w:left="45"/>
              <w:textAlignment w:val="baseline"/>
              <w:rPr>
                <w:color w:val="000000"/>
                <w:spacing w:val="-3"/>
                <w:sz w:val="20"/>
                <w:u w:val="single"/>
              </w:rPr>
            </w:pPr>
            <w:r w:rsidRPr="00DC0AAE">
              <w:rPr>
                <w:color w:val="000000"/>
                <w:spacing w:val="-3"/>
                <w:sz w:val="20"/>
                <w:u w:val="single"/>
              </w:rPr>
              <w:t>First occurrence:</w:t>
            </w:r>
          </w:p>
          <w:p w14:paraId="14A080F0" w14:textId="77777777" w:rsidR="00AB0193" w:rsidRPr="00A015EC" w:rsidRDefault="00526A29" w:rsidP="00C5352C">
            <w:pPr>
              <w:pStyle w:val="ListParagraph"/>
              <w:ind w:left="45"/>
              <w:textAlignment w:val="baseline"/>
              <w:rPr>
                <w:color w:val="000000"/>
                <w:spacing w:val="-3"/>
                <w:sz w:val="20"/>
              </w:rPr>
            </w:pPr>
            <w:r w:rsidRPr="00A015EC">
              <w:rPr>
                <w:color w:val="000000"/>
                <w:spacing w:val="-3"/>
                <w:sz w:val="20"/>
              </w:rPr>
              <w:t>Withhold nemtabrutinib and venetoclax and monitor hematology and/or chemistry at least once a week until relevant laboratory value(s) recover to the values outlined below:</w:t>
            </w:r>
          </w:p>
          <w:p w14:paraId="6C7F33E1" w14:textId="77777777" w:rsidR="00AB0193" w:rsidRPr="00DC0AAE" w:rsidRDefault="00526A29" w:rsidP="00C5352C">
            <w:pPr>
              <w:pStyle w:val="ListBullet"/>
              <w:spacing w:before="0"/>
              <w:ind w:hanging="315"/>
              <w:rPr>
                <w:sz w:val="20"/>
              </w:rPr>
            </w:pPr>
            <w:r w:rsidRPr="00DC0AAE">
              <w:rPr>
                <w:sz w:val="20"/>
              </w:rPr>
              <w:t xml:space="preserve">If the relevant laboratory value recovers within 21 days to baseline (if </w:t>
            </w:r>
            <w:r w:rsidR="00EE1C59" w:rsidRPr="00DC0AAE">
              <w:rPr>
                <w:sz w:val="20"/>
              </w:rPr>
              <w:t>cytopenias</w:t>
            </w:r>
            <w:r w:rsidRPr="00DC0AAE">
              <w:rPr>
                <w:sz w:val="20"/>
              </w:rPr>
              <w:t xml:space="preserve"> present at the start of study) for platelets, &gt;0.5 × 10</w:t>
            </w:r>
            <w:r w:rsidRPr="00DC0AAE">
              <w:rPr>
                <w:sz w:val="20"/>
                <w:vertAlign w:val="superscript"/>
              </w:rPr>
              <w:t>9</w:t>
            </w:r>
            <w:r w:rsidRPr="00DC0AAE">
              <w:rPr>
                <w:sz w:val="20"/>
              </w:rPr>
              <w:t xml:space="preserve">/L (if no </w:t>
            </w:r>
            <w:r w:rsidR="00EE1C59" w:rsidRPr="00DC0AAE">
              <w:rPr>
                <w:sz w:val="20"/>
              </w:rPr>
              <w:t>cytopenias</w:t>
            </w:r>
            <w:r w:rsidRPr="00DC0AAE">
              <w:rPr>
                <w:sz w:val="20"/>
              </w:rPr>
              <w:t xml:space="preserve"> present at the start of study), with or without the use of GCSF support following institutional standard practice, resume nemtabrutinib treatment at a reduced dose</w:t>
            </w:r>
            <w:ins w:id="2985" w:author="Powell, Deana" w:date="2026-03-05T15:34:00Z" w16du:dateUtc="2026-03-05T20:34:00Z">
              <w:r w:rsidRPr="00DC0AAE">
                <w:rPr>
                  <w:sz w:val="20"/>
                </w:rPr>
                <w:t>.</w:t>
              </w:r>
            </w:ins>
            <w:r w:rsidRPr="00DC0AAE">
              <w:rPr>
                <w:sz w:val="20"/>
              </w:rPr>
              <w:t xml:space="preserve"> Resume venetoclax at reduced dose. If, in the opinion of the investigator and with the agreement of the Sponsor Clinical Director, dose re-escalation is in the best interest of a participant, the dose may be re-escalated after the participant is fully recovered.</w:t>
            </w:r>
          </w:p>
          <w:p w14:paraId="66F61D85" w14:textId="77777777" w:rsidR="00AB0193" w:rsidRPr="00DC0AAE" w:rsidRDefault="00526A29" w:rsidP="00C5352C">
            <w:pPr>
              <w:pStyle w:val="ListBullet"/>
              <w:spacing w:before="0"/>
              <w:ind w:hanging="315"/>
              <w:rPr>
                <w:sz w:val="20"/>
              </w:rPr>
            </w:pPr>
            <w:r w:rsidRPr="00DC0AAE">
              <w:rPr>
                <w:sz w:val="20"/>
              </w:rPr>
              <w:t>If recovery occurs after more than 21 days on drug hold, permanently discontinue nemtabrutinib.</w:t>
            </w:r>
          </w:p>
          <w:p w14:paraId="0AD76EFB" w14:textId="77777777" w:rsidR="00AB0193" w:rsidRPr="00A121D1" w:rsidRDefault="00526A29" w:rsidP="00C5352C">
            <w:pPr>
              <w:pStyle w:val="ListParagraph"/>
              <w:ind w:left="45"/>
              <w:textAlignment w:val="baseline"/>
              <w:rPr>
                <w:color w:val="000000"/>
                <w:spacing w:val="-3"/>
                <w:sz w:val="20"/>
              </w:rPr>
            </w:pPr>
            <w:r w:rsidRPr="00A015EC">
              <w:rPr>
                <w:color w:val="000000"/>
                <w:spacing w:val="-3"/>
                <w:sz w:val="20"/>
              </w:rPr>
              <w:t>If a participant continues to experience the same event at either dose level and the event does not recover within 7 days, permanently discontinue nemtabrutinib.</w:t>
            </w:r>
          </w:p>
        </w:tc>
      </w:tr>
      <w:tr w:rsidR="00CA657C" w14:paraId="5E040515" w14:textId="77777777" w:rsidTr="00F81553">
        <w:trPr>
          <w:trHeight w:val="180"/>
          <w:ins w:id="2986" w:author="Powell, Deana" w:date="2026-03-05T15:34:00Z" w16du:dateUtc="2026-03-05T20:34:00Z"/>
        </w:trPr>
        <w:tc>
          <w:tcPr>
            <w:tcW w:w="1101" w:type="pct"/>
            <w:vAlign w:val="center"/>
          </w:tcPr>
          <w:p w14:paraId="161E6DC4" w14:textId="77777777" w:rsidR="00715223" w:rsidRPr="00645480" w:rsidRDefault="00526A29" w:rsidP="00715223">
            <w:pPr>
              <w:spacing w:before="40" w:after="40"/>
              <w:ind w:right="-140"/>
              <w:textAlignment w:val="baseline"/>
              <w:rPr>
                <w:ins w:id="2987" w:author="Powell, Deana" w:date="2026-03-05T15:34:00Z" w16du:dateUtc="2026-03-05T20:34:00Z"/>
                <w:bCs/>
                <w:color w:val="000000"/>
                <w:spacing w:val="-4"/>
                <w:sz w:val="20"/>
              </w:rPr>
            </w:pPr>
            <w:ins w:id="2988" w:author="Powell, Deana" w:date="2026-03-05T15:34:00Z" w16du:dateUtc="2026-03-05T20:34:00Z">
              <w:r w:rsidRPr="00645480">
                <w:rPr>
                  <w:bCs/>
                  <w:color w:val="000000"/>
                  <w:spacing w:val="-4"/>
                  <w:sz w:val="20"/>
                </w:rPr>
                <w:t>Grade 4</w:t>
              </w:r>
            </w:ins>
          </w:p>
          <w:p w14:paraId="2865C216" w14:textId="77777777" w:rsidR="00715223" w:rsidRPr="00A015EC" w:rsidRDefault="00526A29" w:rsidP="00715223">
            <w:pPr>
              <w:spacing w:before="40" w:after="40"/>
              <w:ind w:right="-140"/>
              <w:textAlignment w:val="baseline"/>
              <w:rPr>
                <w:ins w:id="2989" w:author="Powell, Deana" w:date="2026-03-05T15:34:00Z" w16du:dateUtc="2026-03-05T20:34:00Z"/>
                <w:bCs/>
                <w:color w:val="000000"/>
                <w:spacing w:val="-4"/>
                <w:sz w:val="20"/>
              </w:rPr>
            </w:pPr>
            <w:ins w:id="2990" w:author="Powell, Deana" w:date="2026-03-05T15:34:00Z" w16du:dateUtc="2026-03-05T20:34:00Z">
              <w:r w:rsidRPr="00645480">
                <w:rPr>
                  <w:bCs/>
                  <w:color w:val="000000"/>
                  <w:spacing w:val="-4"/>
                  <w:sz w:val="20"/>
                </w:rPr>
                <w:t>Thrombocytopenia or symptomatic bleeding</w:t>
              </w:r>
            </w:ins>
          </w:p>
        </w:tc>
        <w:tc>
          <w:tcPr>
            <w:tcW w:w="3899" w:type="pct"/>
          </w:tcPr>
          <w:p w14:paraId="62D37D36" w14:textId="77777777" w:rsidR="00715223" w:rsidRPr="005B7CA1" w:rsidRDefault="00526A29" w:rsidP="00715223">
            <w:pPr>
              <w:pStyle w:val="ListParagraph"/>
              <w:spacing w:before="40" w:after="40"/>
              <w:ind w:left="45"/>
              <w:textAlignment w:val="baseline"/>
              <w:rPr>
                <w:ins w:id="2991" w:author="Powell, Deana" w:date="2026-03-05T15:34:00Z" w16du:dateUtc="2026-03-05T20:34:00Z"/>
                <w:color w:val="000000"/>
                <w:spacing w:val="-3"/>
                <w:sz w:val="20"/>
              </w:rPr>
            </w:pPr>
            <w:ins w:id="2992" w:author="Powell, Deana" w:date="2026-03-05T15:34:00Z" w16du:dateUtc="2026-03-05T20:34:00Z">
              <w:r w:rsidRPr="005B7CA1">
                <w:rPr>
                  <w:color w:val="000000"/>
                  <w:spacing w:val="-3"/>
                  <w:sz w:val="20"/>
                </w:rPr>
                <w:t>Hold nemtabrutinib and venetoclax.</w:t>
              </w:r>
            </w:ins>
          </w:p>
          <w:p w14:paraId="66777BCC" w14:textId="77777777" w:rsidR="00715223" w:rsidRPr="005B7CA1" w:rsidRDefault="00526A29" w:rsidP="00715223">
            <w:pPr>
              <w:pStyle w:val="ListParagraph"/>
              <w:spacing w:before="40" w:after="40"/>
              <w:ind w:left="45"/>
              <w:textAlignment w:val="baseline"/>
              <w:rPr>
                <w:ins w:id="2993" w:author="Powell, Deana" w:date="2026-03-05T15:34:00Z" w16du:dateUtc="2026-03-05T20:34:00Z"/>
                <w:color w:val="000000"/>
                <w:spacing w:val="-3"/>
                <w:sz w:val="20"/>
              </w:rPr>
            </w:pPr>
            <w:ins w:id="2994" w:author="Powell, Deana" w:date="2026-03-05T15:34:00Z" w16du:dateUtc="2026-03-05T20:34:00Z">
              <w:r w:rsidRPr="005B7CA1">
                <w:rPr>
                  <w:color w:val="000000"/>
                  <w:spacing w:val="-3"/>
                  <w:sz w:val="20"/>
                </w:rPr>
                <w:t>Platelet transfusions are permitted per physician discretion.</w:t>
              </w:r>
            </w:ins>
          </w:p>
          <w:p w14:paraId="10D532A1" w14:textId="77777777" w:rsidR="00715223" w:rsidRPr="00DC0AAE" w:rsidRDefault="00526A29" w:rsidP="00715223">
            <w:pPr>
              <w:pStyle w:val="ListParagraph"/>
              <w:spacing w:before="40" w:after="40"/>
              <w:ind w:left="45"/>
              <w:textAlignment w:val="baseline"/>
              <w:rPr>
                <w:ins w:id="2995" w:author="Powell, Deana" w:date="2026-03-05T15:34:00Z" w16du:dateUtc="2026-03-05T20:34:00Z"/>
                <w:color w:val="000000"/>
                <w:spacing w:val="-3"/>
                <w:sz w:val="20"/>
                <w:u w:val="single"/>
              </w:rPr>
            </w:pPr>
            <w:ins w:id="2996" w:author="Powell, Deana" w:date="2026-03-05T15:34:00Z" w16du:dateUtc="2026-03-05T20:34:00Z">
              <w:r w:rsidRPr="005B7CA1">
                <w:rPr>
                  <w:color w:val="000000"/>
                  <w:spacing w:val="-3"/>
                  <w:sz w:val="20"/>
                </w:rPr>
                <w:t>Restart venetoclax and nemtabrutinib at reduced dose when platelets improve to Grade 2 or baseline (should be platelet transfusion independent for 5 days).</w:t>
              </w:r>
            </w:ins>
          </w:p>
        </w:tc>
      </w:tr>
      <w:tr w:rsidR="00CA657C" w14:paraId="08644ACA" w14:textId="77777777" w:rsidTr="0047408B">
        <w:trPr>
          <w:trHeight w:val="284"/>
        </w:trPr>
        <w:tc>
          <w:tcPr>
            <w:tcW w:w="5000" w:type="pct"/>
            <w:gridSpan w:val="2"/>
          </w:tcPr>
          <w:p w14:paraId="5B43D21D" w14:textId="226DA7AE" w:rsidR="00715223" w:rsidRPr="00191F33" w:rsidRDefault="00526A29" w:rsidP="009C4061">
            <w:pPr>
              <w:pStyle w:val="TableFootnote"/>
              <w:ind w:left="0"/>
              <w:rPr>
                <w:sz w:val="18"/>
                <w:szCs w:val="18"/>
              </w:rPr>
            </w:pPr>
            <w:r w:rsidRPr="00191F33">
              <w:rPr>
                <w:sz w:val="18"/>
                <w:szCs w:val="18"/>
              </w:rPr>
              <w:t xml:space="preserve">AE=adverse event; ANC=absolute neutrophil count; CTCAE=Common Terminology Criteria for Adverse Events; G-CSF=granulocyte colony-stimulating factor; Hb=hemoglobin; </w:t>
            </w:r>
            <w:del w:id="2997" w:author="Powell, Deana" w:date="2026-03-05T15:34:00Z" w16du:dateUtc="2026-03-05T20:34:00Z">
              <w:r w:rsidR="00895D30" w:rsidRPr="00A015EC">
                <w:delText xml:space="preserve">QD=quaque die (daily); </w:delText>
              </w:r>
            </w:del>
            <w:r w:rsidRPr="00191F33">
              <w:rPr>
                <w:sz w:val="18"/>
                <w:szCs w:val="18"/>
              </w:rPr>
              <w:t>SLL=small lymphocytic lymphoma.</w:t>
            </w:r>
          </w:p>
          <w:p w14:paraId="53E09A6B" w14:textId="77777777" w:rsidR="00715223" w:rsidRPr="00191F33" w:rsidRDefault="00526A29" w:rsidP="009C4061">
            <w:pPr>
              <w:pStyle w:val="TableFootnote"/>
              <w:ind w:left="0"/>
              <w:rPr>
                <w:sz w:val="18"/>
                <w:szCs w:val="18"/>
              </w:rPr>
            </w:pPr>
            <w:r w:rsidRPr="00191F33">
              <w:rPr>
                <w:sz w:val="18"/>
                <w:szCs w:val="18"/>
              </w:rPr>
              <w:t>a. Applicable to participants who had new toxicities or participants with cytopenia at baseline that worsens.</w:t>
            </w:r>
          </w:p>
          <w:p w14:paraId="6A90ECAF" w14:textId="63C67DE6" w:rsidR="00715223" w:rsidRPr="00191F33" w:rsidRDefault="00526A29" w:rsidP="009C4061">
            <w:pPr>
              <w:pStyle w:val="TableFootnote"/>
              <w:ind w:left="0"/>
              <w:rPr>
                <w:sz w:val="18"/>
                <w:szCs w:val="18"/>
              </w:rPr>
            </w:pPr>
            <w:r w:rsidRPr="00191F33">
              <w:rPr>
                <w:sz w:val="18"/>
                <w:szCs w:val="18"/>
              </w:rPr>
              <w:t>b. Grading of hematological toxicities will be according to Appendix 11 (</w:t>
            </w:r>
            <w:r w:rsidR="00B16DC4" w:rsidRPr="00B16DC4">
              <w:rPr>
                <w:sz w:val="18"/>
                <w:szCs w:val="18"/>
              </w:rPr>
              <w:t xml:space="preserve">Table </w:t>
            </w:r>
            <w:del w:id="2998" w:author="Powell, Deana" w:date="2026-03-05T15:34:00Z" w16du:dateUtc="2026-03-05T20:34:00Z">
              <w:r w:rsidR="00B55DCA">
                <w:rPr>
                  <w:noProof/>
                </w:rPr>
                <w:delText>41</w:delText>
              </w:r>
            </w:del>
            <w:ins w:id="2999" w:author="Powell, Deana" w:date="2026-03-05T15:34:00Z" w16du:dateUtc="2026-03-05T20:34:00Z">
              <w:r w:rsidR="00B16DC4" w:rsidRPr="00B16DC4">
                <w:rPr>
                  <w:noProof/>
                  <w:sz w:val="18"/>
                  <w:szCs w:val="18"/>
                </w:rPr>
                <w:t>42</w:t>
              </w:r>
            </w:ins>
            <w:r w:rsidRPr="00626F25">
              <w:rPr>
                <w:sz w:val="18"/>
                <w:szCs w:val="18"/>
              </w:rPr>
              <w:t>). Refe</w:t>
            </w:r>
            <w:r w:rsidRPr="00191F33">
              <w:rPr>
                <w:sz w:val="18"/>
                <w:szCs w:val="18"/>
              </w:rPr>
              <w:t>r to additional notes in Appendix 11 when assessing grades.</w:t>
            </w:r>
          </w:p>
          <w:p w14:paraId="54D4F267" w14:textId="77777777" w:rsidR="00715223" w:rsidRPr="002E74AA" w:rsidRDefault="00526A29" w:rsidP="009C4061">
            <w:pPr>
              <w:pStyle w:val="TableFootnote"/>
              <w:ind w:left="0"/>
            </w:pPr>
            <w:r w:rsidRPr="00191F33">
              <w:rPr>
                <w:sz w:val="18"/>
                <w:szCs w:val="18"/>
              </w:rPr>
              <w:t>c. For Grade 3 neutropenia without fever or infection, may continue current doses and may administer colony stimulating factors.</w:t>
            </w:r>
          </w:p>
        </w:tc>
      </w:tr>
    </w:tbl>
    <w:p w14:paraId="0A95D40B" w14:textId="19F0F0DF" w:rsidR="0074605C" w:rsidRDefault="00526A29">
      <w:pPr>
        <w:pStyle w:val="Caption"/>
        <w:spacing w:before="240"/>
      </w:pPr>
      <w:bookmarkStart w:id="3000" w:name="_Toc212022259"/>
      <w:bookmarkStart w:id="3001" w:name="_Toc140132628"/>
      <w:r>
        <w:t>Table </w:t>
      </w:r>
      <w:r w:rsidR="00B16DC4">
        <w:rPr>
          <w:noProof/>
        </w:rPr>
        <w:t>21</w:t>
      </w:r>
      <w:r>
        <w:tab/>
        <w:t>Management of Toxicity when Attribution to One Drug is Not Certain (Non-hematologic): Nemtabrutinib and Venetoclax</w:t>
      </w:r>
      <w:bookmarkEnd w:id="3000"/>
      <w:bookmarkEnd w:id="3001"/>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43" w:type="dxa"/>
          <w:left w:w="101" w:type="dxa"/>
          <w:bottom w:w="43" w:type="dxa"/>
          <w:right w:w="101" w:type="dxa"/>
        </w:tblCellMar>
        <w:tblLook w:val="01E0" w:firstRow="1" w:lastRow="1" w:firstColumn="1" w:lastColumn="1" w:noHBand="0" w:noVBand="0"/>
      </w:tblPr>
      <w:tblGrid>
        <w:gridCol w:w="1980"/>
        <w:gridCol w:w="7010"/>
      </w:tblGrid>
      <w:tr w:rsidR="00CA657C" w14:paraId="2549DF72" w14:textId="77777777" w:rsidTr="0047408B">
        <w:trPr>
          <w:trHeight w:val="224"/>
          <w:tblHeader/>
        </w:trPr>
        <w:tc>
          <w:tcPr>
            <w:tcW w:w="1101" w:type="pct"/>
            <w:vAlign w:val="center"/>
          </w:tcPr>
          <w:p w14:paraId="30F4675D" w14:textId="77777777" w:rsidR="00AB0193" w:rsidRPr="00777CFF" w:rsidRDefault="00526A29" w:rsidP="0047408B">
            <w:pPr>
              <w:spacing w:before="40" w:after="40"/>
              <w:rPr>
                <w:b/>
                <w:sz w:val="20"/>
              </w:rPr>
            </w:pPr>
            <w:r w:rsidRPr="00777CFF">
              <w:rPr>
                <w:b/>
                <w:sz w:val="20"/>
              </w:rPr>
              <w:t>Event</w:t>
            </w:r>
          </w:p>
        </w:tc>
        <w:tc>
          <w:tcPr>
            <w:tcW w:w="3899" w:type="pct"/>
            <w:vAlign w:val="center"/>
          </w:tcPr>
          <w:p w14:paraId="2B2E2B8F" w14:textId="77777777" w:rsidR="00AB0193" w:rsidRPr="00777CFF" w:rsidRDefault="00526A29" w:rsidP="0047408B">
            <w:pPr>
              <w:spacing w:before="40" w:after="40"/>
              <w:jc w:val="both"/>
              <w:rPr>
                <w:b/>
                <w:sz w:val="20"/>
              </w:rPr>
            </w:pPr>
            <w:r w:rsidRPr="00777CFF">
              <w:rPr>
                <w:b/>
                <w:sz w:val="20"/>
              </w:rPr>
              <w:t>Action</w:t>
            </w:r>
          </w:p>
        </w:tc>
      </w:tr>
      <w:tr w:rsidR="00CA657C" w14:paraId="1C8F22D6" w14:textId="77777777" w:rsidTr="0047408B">
        <w:trPr>
          <w:trHeight w:val="222"/>
        </w:trPr>
        <w:tc>
          <w:tcPr>
            <w:tcW w:w="1101" w:type="pct"/>
          </w:tcPr>
          <w:p w14:paraId="1E0DF1BB" w14:textId="77777777" w:rsidR="00AB0193" w:rsidRPr="00DE1538" w:rsidRDefault="00526A29" w:rsidP="0047408B">
            <w:pPr>
              <w:spacing w:before="40" w:after="40"/>
              <w:ind w:right="-140"/>
              <w:textAlignment w:val="baseline"/>
              <w:rPr>
                <w:bCs/>
                <w:color w:val="000000"/>
                <w:spacing w:val="-6"/>
                <w:sz w:val="20"/>
              </w:rPr>
            </w:pPr>
            <w:r w:rsidRPr="009D16D0">
              <w:rPr>
                <w:bCs/>
                <w:color w:val="000000"/>
                <w:spacing w:val="-6"/>
                <w:sz w:val="20"/>
              </w:rPr>
              <w:t>Changes in blood chemistry or symptoms suggestive of TLS</w:t>
            </w:r>
          </w:p>
        </w:tc>
        <w:tc>
          <w:tcPr>
            <w:tcW w:w="3899" w:type="pct"/>
          </w:tcPr>
          <w:p w14:paraId="17FF5A31" w14:textId="77777777" w:rsidR="00AB0193" w:rsidRPr="009D16D0" w:rsidRDefault="00526A29" w:rsidP="0047408B">
            <w:pPr>
              <w:spacing w:before="40" w:after="40"/>
              <w:rPr>
                <w:bCs/>
                <w:sz w:val="20"/>
              </w:rPr>
            </w:pPr>
            <w:r w:rsidRPr="009D16D0">
              <w:rPr>
                <w:bCs/>
                <w:sz w:val="20"/>
              </w:rPr>
              <w:t>Withhold the next dose of venetoclax and nemtabrutinib until resolution of lab abnormalities and/or symptoms.</w:t>
            </w:r>
          </w:p>
          <w:p w14:paraId="3A33D9AD" w14:textId="50D8C987" w:rsidR="00AB0193" w:rsidRPr="009D16D0" w:rsidRDefault="00526A29" w:rsidP="0047408B">
            <w:pPr>
              <w:spacing w:before="40" w:after="40"/>
              <w:rPr>
                <w:bCs/>
                <w:sz w:val="20"/>
              </w:rPr>
            </w:pPr>
            <w:r w:rsidRPr="009D16D0">
              <w:rPr>
                <w:bCs/>
                <w:sz w:val="20"/>
              </w:rPr>
              <w:t xml:space="preserve">If </w:t>
            </w:r>
            <w:del w:id="3002" w:author="Powell, Deana" w:date="2026-03-05T15:34:00Z" w16du:dateUtc="2026-03-05T20:34:00Z">
              <w:r w:rsidR="00895D30" w:rsidRPr="009D16D0">
                <w:rPr>
                  <w:bCs/>
                  <w:sz w:val="20"/>
                </w:rPr>
                <w:delText>lab</w:delText>
              </w:r>
            </w:del>
            <w:ins w:id="3003" w:author="Powell, Deana" w:date="2026-03-05T15:34:00Z" w16du:dateUtc="2026-03-05T20:34:00Z">
              <w:r w:rsidRPr="009D16D0">
                <w:rPr>
                  <w:bCs/>
                  <w:sz w:val="20"/>
                </w:rPr>
                <w:t>laboratory</w:t>
              </w:r>
            </w:ins>
            <w:r w:rsidRPr="009D16D0">
              <w:rPr>
                <w:bCs/>
                <w:sz w:val="20"/>
              </w:rPr>
              <w:t xml:space="preserve"> abnormalities and/or symptoms resolve within 24 to 48 hours, resume current dose.</w:t>
            </w:r>
          </w:p>
          <w:p w14:paraId="72328D73" w14:textId="77777777" w:rsidR="00AB0193" w:rsidRPr="009D16D0" w:rsidRDefault="00526A29" w:rsidP="0047408B">
            <w:pPr>
              <w:spacing w:before="40" w:after="40"/>
              <w:rPr>
                <w:bCs/>
                <w:sz w:val="20"/>
              </w:rPr>
            </w:pPr>
            <w:r w:rsidRPr="009D16D0">
              <w:rPr>
                <w:bCs/>
                <w:sz w:val="20"/>
              </w:rPr>
              <w:t>If blood chemistry changes require &gt;48 hours for resolution, resume venetoclax at reduced dose.</w:t>
            </w:r>
          </w:p>
          <w:p w14:paraId="1869592F" w14:textId="77777777" w:rsidR="00AB0193" w:rsidRPr="00052AE3" w:rsidRDefault="00526A29" w:rsidP="0047408B">
            <w:pPr>
              <w:spacing w:before="40" w:after="40"/>
              <w:rPr>
                <w:bCs/>
                <w:sz w:val="20"/>
              </w:rPr>
            </w:pPr>
            <w:r w:rsidRPr="009D16D0">
              <w:rPr>
                <w:bCs/>
                <w:sz w:val="20"/>
              </w:rPr>
              <w:t>For clinical TLS, resume venetoclax at reduced dose.</w:t>
            </w:r>
          </w:p>
        </w:tc>
      </w:tr>
      <w:tr w:rsidR="00CA657C" w14:paraId="4E78A086" w14:textId="77777777" w:rsidTr="0047408B">
        <w:trPr>
          <w:trHeight w:val="307"/>
        </w:trPr>
        <w:tc>
          <w:tcPr>
            <w:tcW w:w="1101" w:type="pct"/>
          </w:tcPr>
          <w:p w14:paraId="3A383F83" w14:textId="77777777" w:rsidR="00AB0193" w:rsidRPr="00DE1538" w:rsidRDefault="00526A29" w:rsidP="0047408B">
            <w:pPr>
              <w:spacing w:before="40" w:after="40"/>
              <w:ind w:right="-140"/>
              <w:textAlignment w:val="baseline"/>
              <w:rPr>
                <w:bCs/>
                <w:sz w:val="20"/>
              </w:rPr>
            </w:pPr>
            <w:r w:rsidRPr="009D16D0">
              <w:rPr>
                <w:bCs/>
                <w:sz w:val="20"/>
              </w:rPr>
              <w:t>Grade 3 or 4 non- hematologic toxicity</w:t>
            </w:r>
          </w:p>
        </w:tc>
        <w:tc>
          <w:tcPr>
            <w:tcW w:w="3899" w:type="pct"/>
          </w:tcPr>
          <w:p w14:paraId="1AE96147" w14:textId="77777777" w:rsidR="00AB0193" w:rsidRPr="009D16D0" w:rsidRDefault="00526A29" w:rsidP="0047408B">
            <w:pPr>
              <w:spacing w:before="40" w:after="40"/>
              <w:ind w:left="49"/>
              <w:textAlignment w:val="baseline"/>
              <w:rPr>
                <w:color w:val="000000"/>
                <w:spacing w:val="-3"/>
                <w:sz w:val="20"/>
              </w:rPr>
            </w:pPr>
            <w:r w:rsidRPr="009D16D0">
              <w:rPr>
                <w:color w:val="000000"/>
                <w:spacing w:val="-3"/>
                <w:sz w:val="20"/>
              </w:rPr>
              <w:t>Withhold both nemtabrutinib and venetoclax until improvement to Grade &lt;1 or baseline.</w:t>
            </w:r>
          </w:p>
          <w:p w14:paraId="0645AEB9" w14:textId="77777777" w:rsidR="00AB0193" w:rsidRPr="009D16D0" w:rsidRDefault="00526A29" w:rsidP="0047408B">
            <w:pPr>
              <w:spacing w:before="40" w:after="40"/>
              <w:ind w:left="49"/>
              <w:textAlignment w:val="baseline"/>
              <w:rPr>
                <w:color w:val="000000"/>
                <w:spacing w:val="-3"/>
                <w:sz w:val="20"/>
              </w:rPr>
            </w:pPr>
            <w:r>
              <w:rPr>
                <w:color w:val="000000"/>
                <w:spacing w:val="-3"/>
                <w:sz w:val="20"/>
              </w:rPr>
              <w:t>First episode: resume previous doses of nemtabrutinib and venetoclax.</w:t>
            </w:r>
          </w:p>
          <w:p w14:paraId="3A4C9F16" w14:textId="77777777" w:rsidR="00AB0193" w:rsidRPr="009D16D0" w:rsidRDefault="00526A29" w:rsidP="0047408B">
            <w:pPr>
              <w:spacing w:before="40" w:after="40"/>
              <w:ind w:left="49"/>
              <w:textAlignment w:val="baseline"/>
              <w:rPr>
                <w:color w:val="000000"/>
                <w:spacing w:val="-3"/>
                <w:sz w:val="20"/>
              </w:rPr>
            </w:pPr>
            <w:r>
              <w:rPr>
                <w:color w:val="000000"/>
                <w:spacing w:val="-3"/>
                <w:sz w:val="20"/>
              </w:rPr>
              <w:t>Recurrent and subsequent episodes: restart venetoclax and nemtabrutinib at reduced dose.</w:t>
            </w:r>
          </w:p>
          <w:p w14:paraId="287FEB75" w14:textId="77777777" w:rsidR="00AB0193" w:rsidRPr="00566771" w:rsidRDefault="00526A29" w:rsidP="0047408B">
            <w:pPr>
              <w:pStyle w:val="ListBullet"/>
              <w:ind w:hanging="315"/>
            </w:pPr>
            <w:r w:rsidRPr="00DC0AAE">
              <w:rPr>
                <w:sz w:val="20"/>
              </w:rPr>
              <w:t>If recovery occurs after more than 21 days on drug hold, permanently discontinue nemtabrutinib.</w:t>
            </w:r>
          </w:p>
        </w:tc>
      </w:tr>
      <w:tr w:rsidR="00CA657C" w14:paraId="659126DB" w14:textId="77777777" w:rsidTr="0047408B">
        <w:trPr>
          <w:trHeight w:val="307"/>
        </w:trPr>
        <w:tc>
          <w:tcPr>
            <w:tcW w:w="5000" w:type="pct"/>
            <w:gridSpan w:val="2"/>
          </w:tcPr>
          <w:p w14:paraId="04B3174A" w14:textId="77777777" w:rsidR="00AB0193" w:rsidRPr="00DC0AAE" w:rsidRDefault="00526A29" w:rsidP="0047408B">
            <w:pPr>
              <w:spacing w:before="40" w:after="40"/>
              <w:textAlignment w:val="baseline"/>
              <w:rPr>
                <w:color w:val="000000"/>
                <w:spacing w:val="-3"/>
                <w:sz w:val="18"/>
                <w:szCs w:val="18"/>
              </w:rPr>
            </w:pPr>
            <w:r w:rsidRPr="00DC0AAE">
              <w:rPr>
                <w:color w:val="000000"/>
                <w:spacing w:val="-3"/>
                <w:sz w:val="18"/>
                <w:szCs w:val="18"/>
              </w:rPr>
              <w:t>TLS=tumor lysis syndrome.</w:t>
            </w:r>
          </w:p>
        </w:tc>
      </w:tr>
    </w:tbl>
    <w:p w14:paraId="7D5F9687" w14:textId="77777777" w:rsidR="00E40DC9" w:rsidRDefault="00E40DC9" w:rsidP="00E40DC9">
      <w:pPr>
        <w:pStyle w:val="ListEnd"/>
      </w:pPr>
    </w:p>
    <w:p w14:paraId="0C8C8983" w14:textId="435A619D" w:rsidR="0074605C" w:rsidRPr="00E40DC9" w:rsidRDefault="00526A29" w:rsidP="00E40DC9">
      <w:pPr>
        <w:pStyle w:val="Heading4"/>
      </w:pPr>
      <w:bookmarkStart w:id="3004" w:name="_Toc212096997"/>
      <w:bookmarkStart w:id="3005" w:name="_Toc140132428"/>
      <w:r w:rsidRPr="00E40DC9">
        <w:t xml:space="preserve">Rituximab </w:t>
      </w:r>
      <w:ins w:id="3006" w:author="Powell, Deana" w:date="2026-03-05T15:34:00Z" w16du:dateUtc="2026-03-05T20:34:00Z">
        <w:r w:rsidRPr="00E40DC9">
          <w:t xml:space="preserve">or Biosimilar </w:t>
        </w:r>
      </w:ins>
      <w:r w:rsidRPr="00E40DC9">
        <w:t>Dose Modifications</w:t>
      </w:r>
      <w:bookmarkEnd w:id="3004"/>
      <w:bookmarkEnd w:id="3005"/>
    </w:p>
    <w:p w14:paraId="068413ED" w14:textId="44395ED2" w:rsidR="0074605C" w:rsidRDefault="00B16DC4" w:rsidP="00E40DC9">
      <w:pPr>
        <w:pStyle w:val="Paragraph"/>
      </w:pPr>
      <w:r>
        <w:t>Table 22</w:t>
      </w:r>
      <w:r w:rsidR="00526A29">
        <w:t xml:space="preserve"> presents the dosage modification for specific adverse reactions. Investigators should review current prescribing information before modifying rituximab treatment.</w:t>
      </w:r>
    </w:p>
    <w:p w14:paraId="13FD1A75" w14:textId="34465A3A" w:rsidR="0074605C" w:rsidRDefault="00526A29" w:rsidP="00CD5026">
      <w:pPr>
        <w:pStyle w:val="Caption"/>
      </w:pPr>
      <w:bookmarkStart w:id="3007" w:name="_Ref87286606"/>
      <w:bookmarkStart w:id="3008" w:name="_Toc212022260"/>
      <w:bookmarkStart w:id="3009" w:name="_Toc140132629"/>
      <w:r>
        <w:t>Table </w:t>
      </w:r>
      <w:r w:rsidR="00B16DC4">
        <w:rPr>
          <w:noProof/>
        </w:rPr>
        <w:t>22</w:t>
      </w:r>
      <w:bookmarkEnd w:id="3007"/>
      <w:r>
        <w:tab/>
        <w:t xml:space="preserve">Dosage Modifications of Rituximab </w:t>
      </w:r>
      <w:ins w:id="3010" w:author="Powell, Deana" w:date="2026-03-05T15:34:00Z" w16du:dateUtc="2026-03-05T20:34:00Z">
        <w:r>
          <w:t xml:space="preserve">or Biosimilar </w:t>
        </w:r>
      </w:ins>
      <w:r>
        <w:t>for Adverse Reactions</w:t>
      </w:r>
      <w:bookmarkEnd w:id="3008"/>
      <w:bookmarkEnd w:id="3009"/>
    </w:p>
    <w:tbl>
      <w:tblPr>
        <w:tblStyle w:val="TableGrid"/>
        <w:tblW w:w="5000" w:type="pct"/>
        <w:tblLook w:val="04A0" w:firstRow="1" w:lastRow="0" w:firstColumn="1" w:lastColumn="0" w:noHBand="0" w:noVBand="1"/>
      </w:tblPr>
      <w:tblGrid>
        <w:gridCol w:w="2157"/>
        <w:gridCol w:w="6833"/>
      </w:tblGrid>
      <w:tr w:rsidR="00CA657C" w14:paraId="5BC57178" w14:textId="77777777" w:rsidTr="00EF5F82">
        <w:trPr>
          <w:tblHeader/>
          <w:ins w:id="3011" w:author="Powell, Deana" w:date="2026-03-05T15:34:00Z" w16du:dateUtc="2026-03-05T20:34:00Z"/>
        </w:trPr>
        <w:tc>
          <w:tcPr>
            <w:tcW w:w="2157" w:type="dxa"/>
            <w:vAlign w:val="center"/>
          </w:tcPr>
          <w:p w14:paraId="6FECA62F" w14:textId="77777777" w:rsidR="00CD5026" w:rsidRPr="00E60C4F" w:rsidRDefault="00526A29" w:rsidP="00EF5F82">
            <w:pPr>
              <w:pStyle w:val="TableHeaderTextLeft"/>
              <w:keepNext/>
              <w:keepLines/>
              <w:spacing w:before="40" w:after="40"/>
              <w:ind w:left="0" w:right="0"/>
              <w:rPr>
                <w:ins w:id="3012" w:author="Powell, Deana" w:date="2026-03-05T15:34:00Z" w16du:dateUtc="2026-03-05T20:34:00Z"/>
                <w:sz w:val="20"/>
              </w:rPr>
            </w:pPr>
            <w:ins w:id="3013" w:author="Powell, Deana" w:date="2026-03-05T15:34:00Z" w16du:dateUtc="2026-03-05T20:34:00Z">
              <w:r w:rsidRPr="00777CFF">
                <w:rPr>
                  <w:sz w:val="20"/>
                </w:rPr>
                <w:t>Event</w:t>
              </w:r>
            </w:ins>
          </w:p>
        </w:tc>
        <w:tc>
          <w:tcPr>
            <w:tcW w:w="6833" w:type="dxa"/>
            <w:vAlign w:val="center"/>
          </w:tcPr>
          <w:p w14:paraId="64B0554E" w14:textId="77777777" w:rsidR="00CD5026" w:rsidRPr="00E60C4F" w:rsidRDefault="00526A29" w:rsidP="00CD5026">
            <w:pPr>
              <w:pStyle w:val="TableCellLeft"/>
              <w:spacing w:before="40" w:after="40" w:line="240" w:lineRule="auto"/>
              <w:ind w:left="0" w:right="-72"/>
              <w:rPr>
                <w:ins w:id="3014" w:author="Powell, Deana" w:date="2026-03-05T15:34:00Z" w16du:dateUtc="2026-03-05T20:34:00Z"/>
                <w:szCs w:val="20"/>
              </w:rPr>
            </w:pPr>
            <w:ins w:id="3015" w:author="Powell, Deana" w:date="2026-03-05T15:34:00Z" w16du:dateUtc="2026-03-05T20:34:00Z">
              <w:r w:rsidRPr="00777CFF">
                <w:rPr>
                  <w:b/>
                </w:rPr>
                <w:t>Action</w:t>
              </w:r>
            </w:ins>
          </w:p>
        </w:tc>
      </w:tr>
      <w:tr w:rsidR="00CA657C" w14:paraId="63E4CC82" w14:textId="77777777" w:rsidTr="00EF5F82">
        <w:tc>
          <w:tcPr>
            <w:tcW w:w="2157" w:type="dxa"/>
          </w:tcPr>
          <w:p w14:paraId="409EE428" w14:textId="77777777" w:rsidR="00CD5026" w:rsidRPr="00E60C4F" w:rsidRDefault="00526A29" w:rsidP="00EF5F82">
            <w:pPr>
              <w:pStyle w:val="TableHeaderTextLeft"/>
              <w:keepNext/>
              <w:keepLines/>
              <w:spacing w:before="40" w:after="40"/>
              <w:ind w:left="0" w:right="0"/>
              <w:rPr>
                <w:sz w:val="20"/>
              </w:rPr>
            </w:pPr>
            <w:r w:rsidRPr="00E60C4F">
              <w:rPr>
                <w:sz w:val="20"/>
              </w:rPr>
              <w:t>Infusion-related Reactions</w:t>
            </w:r>
          </w:p>
        </w:tc>
        <w:tc>
          <w:tcPr>
            <w:tcW w:w="6833" w:type="dxa"/>
          </w:tcPr>
          <w:p w14:paraId="2AA3AB06" w14:textId="77777777" w:rsidR="00CD5026" w:rsidRPr="00E60C4F" w:rsidRDefault="00526A29" w:rsidP="00CD5026">
            <w:pPr>
              <w:pStyle w:val="TableCellLeft"/>
              <w:spacing w:before="40" w:after="40" w:line="240" w:lineRule="auto"/>
              <w:ind w:left="0" w:right="-72"/>
              <w:rPr>
                <w:szCs w:val="20"/>
              </w:rPr>
            </w:pPr>
            <w:r w:rsidRPr="00E60C4F">
              <w:rPr>
                <w:szCs w:val="20"/>
              </w:rPr>
              <w:t xml:space="preserve">Institute medical management (eg, glucocorticoids, epinephrine, bronchodilators, or oxygen) for infusion-related reactions as needed. Depending on the severity of the infusion-related reaction and the required interventions, temporarily or permanently discontinue rituximab. Resume infusion at a minimum 50% reduction in rate after symptoms have resolved. </w:t>
            </w:r>
            <w:r w:rsidRPr="00E60C4F">
              <w:rPr>
                <w:szCs w:val="20"/>
              </w:rPr>
              <w:br/>
              <w:t>Closely monitor the following participants: those with preexisting cardiac or pulmonary conditions, those who experienced prior cardiopulmonary adverse reactions, and those with high numbers of circulating malignant cells (≥25,000/mm</w:t>
            </w:r>
            <w:r w:rsidRPr="00E60C4F">
              <w:rPr>
                <w:szCs w:val="20"/>
                <w:vertAlign w:val="superscript"/>
              </w:rPr>
              <w:t>3</w:t>
            </w:r>
            <w:r w:rsidRPr="00E60C4F">
              <w:rPr>
                <w:szCs w:val="20"/>
              </w:rPr>
              <w:t>).</w:t>
            </w:r>
          </w:p>
        </w:tc>
      </w:tr>
      <w:tr w:rsidR="00CA657C" w14:paraId="765F1C9D" w14:textId="77777777" w:rsidTr="00EF5F82">
        <w:tc>
          <w:tcPr>
            <w:tcW w:w="2157" w:type="dxa"/>
          </w:tcPr>
          <w:p w14:paraId="5B86946E" w14:textId="77777777" w:rsidR="00CD5026" w:rsidRPr="00E60C4F" w:rsidRDefault="00526A29" w:rsidP="00CD5026">
            <w:pPr>
              <w:pStyle w:val="TableHeaderTextLeft"/>
              <w:spacing w:before="40" w:after="40"/>
              <w:ind w:left="0" w:right="-91"/>
              <w:rPr>
                <w:sz w:val="20"/>
              </w:rPr>
            </w:pPr>
            <w:r w:rsidRPr="00E60C4F">
              <w:rPr>
                <w:sz w:val="20"/>
              </w:rPr>
              <w:t>Severe Mucocutaneous Reactions</w:t>
            </w:r>
          </w:p>
        </w:tc>
        <w:tc>
          <w:tcPr>
            <w:tcW w:w="6833" w:type="dxa"/>
          </w:tcPr>
          <w:p w14:paraId="54F92DCE" w14:textId="77777777" w:rsidR="00CD5026" w:rsidRPr="00E60C4F" w:rsidRDefault="00526A29" w:rsidP="00CD5026">
            <w:pPr>
              <w:pStyle w:val="TableCellLeft"/>
              <w:spacing w:before="40" w:after="40" w:line="240" w:lineRule="auto"/>
              <w:ind w:left="0" w:right="-72"/>
              <w:rPr>
                <w:szCs w:val="20"/>
              </w:rPr>
            </w:pPr>
            <w:r w:rsidRPr="00E60C4F">
              <w:rPr>
                <w:szCs w:val="20"/>
              </w:rPr>
              <w:t>Discontinue rituximab in participants who experience a severe mucocutaneous reaction.</w:t>
            </w:r>
          </w:p>
        </w:tc>
      </w:tr>
      <w:tr w:rsidR="00CA657C" w14:paraId="7AF47994" w14:textId="77777777" w:rsidTr="00EF5F82">
        <w:tc>
          <w:tcPr>
            <w:tcW w:w="2157" w:type="dxa"/>
          </w:tcPr>
          <w:p w14:paraId="39D998A3" w14:textId="77777777" w:rsidR="00CD5026" w:rsidRPr="00E60C4F" w:rsidRDefault="00526A29" w:rsidP="00CD5026">
            <w:pPr>
              <w:pStyle w:val="TableHeaderTextLeft"/>
              <w:spacing w:before="40" w:after="40"/>
              <w:ind w:left="0" w:right="0"/>
              <w:rPr>
                <w:sz w:val="20"/>
              </w:rPr>
            </w:pPr>
            <w:r w:rsidRPr="00E60C4F">
              <w:rPr>
                <w:sz w:val="20"/>
              </w:rPr>
              <w:t>Hepatitis B Virus Reactivation</w:t>
            </w:r>
          </w:p>
        </w:tc>
        <w:tc>
          <w:tcPr>
            <w:tcW w:w="6833" w:type="dxa"/>
          </w:tcPr>
          <w:p w14:paraId="6BC18ABE" w14:textId="77777777" w:rsidR="00CD5026" w:rsidRPr="00E60C4F" w:rsidRDefault="00526A29" w:rsidP="00CD5026">
            <w:pPr>
              <w:pStyle w:val="TableCellLeft"/>
              <w:spacing w:before="40" w:after="40" w:line="240" w:lineRule="auto"/>
              <w:ind w:left="0" w:right="-72"/>
              <w:rPr>
                <w:szCs w:val="20"/>
              </w:rPr>
            </w:pPr>
            <w:r w:rsidRPr="00E60C4F">
              <w:rPr>
                <w:szCs w:val="20"/>
              </w:rPr>
              <w:t xml:space="preserve">In participants who develop reactivation of HBV while on rituximab, immediately discontinue treatment and any concomitant chemotherapy, and institute appropriate treatment. </w:t>
            </w:r>
            <w:r w:rsidRPr="00E60C4F">
              <w:rPr>
                <w:szCs w:val="20"/>
              </w:rPr>
              <w:br/>
              <w:t>Resumption of rituximab treatment in participants whose HBV reactivation resolves should be discussed with physicians with expertise in managing HBV.</w:t>
            </w:r>
          </w:p>
        </w:tc>
      </w:tr>
      <w:tr w:rsidR="00CA657C" w14:paraId="12BE9C59" w14:textId="77777777" w:rsidTr="00EF5F82">
        <w:tc>
          <w:tcPr>
            <w:tcW w:w="2157" w:type="dxa"/>
          </w:tcPr>
          <w:p w14:paraId="0FE92BF6" w14:textId="77777777" w:rsidR="00CD5026" w:rsidRPr="00E60C4F" w:rsidRDefault="00526A29" w:rsidP="00CD5026">
            <w:pPr>
              <w:pStyle w:val="TableHeaderTextLeft"/>
              <w:spacing w:before="40" w:after="40"/>
              <w:ind w:left="0" w:right="51"/>
              <w:rPr>
                <w:sz w:val="20"/>
              </w:rPr>
            </w:pPr>
            <w:r w:rsidRPr="00E60C4F">
              <w:rPr>
                <w:sz w:val="20"/>
              </w:rPr>
              <w:t xml:space="preserve">Progressive Multifocal Leukoencephalopathy </w:t>
            </w:r>
          </w:p>
        </w:tc>
        <w:tc>
          <w:tcPr>
            <w:tcW w:w="6833" w:type="dxa"/>
          </w:tcPr>
          <w:p w14:paraId="7F484651" w14:textId="77777777" w:rsidR="00CD5026" w:rsidRPr="00E60C4F" w:rsidRDefault="00526A29" w:rsidP="00CD5026">
            <w:pPr>
              <w:pStyle w:val="TableCellLeft"/>
              <w:spacing w:before="40" w:after="40" w:line="240" w:lineRule="auto"/>
              <w:ind w:left="0" w:right="-72"/>
              <w:rPr>
                <w:szCs w:val="20"/>
              </w:rPr>
            </w:pPr>
            <w:r w:rsidRPr="00E60C4F">
              <w:rPr>
                <w:szCs w:val="20"/>
              </w:rPr>
              <w:t>Discontinue rituximab and consider discontinuation or reduction of any concomitant chemotherapy or immunosuppressive therapy in participants who develop PML.</w:t>
            </w:r>
          </w:p>
        </w:tc>
      </w:tr>
      <w:tr w:rsidR="00CA657C" w14:paraId="5D8C7C85" w14:textId="77777777" w:rsidTr="00EF5F82">
        <w:tc>
          <w:tcPr>
            <w:tcW w:w="2157" w:type="dxa"/>
          </w:tcPr>
          <w:p w14:paraId="3580ACD1" w14:textId="77777777" w:rsidR="00CD5026" w:rsidRPr="00E60C4F" w:rsidRDefault="00526A29" w:rsidP="00CD5026">
            <w:pPr>
              <w:pStyle w:val="TableHeaderTextLeft"/>
              <w:spacing w:before="40" w:after="40"/>
              <w:ind w:left="0" w:right="0"/>
              <w:rPr>
                <w:sz w:val="20"/>
              </w:rPr>
            </w:pPr>
            <w:r w:rsidRPr="00E60C4F">
              <w:rPr>
                <w:sz w:val="20"/>
              </w:rPr>
              <w:t>Tumor Lysis Syndrome</w:t>
            </w:r>
          </w:p>
        </w:tc>
        <w:tc>
          <w:tcPr>
            <w:tcW w:w="6833" w:type="dxa"/>
          </w:tcPr>
          <w:p w14:paraId="2472A764" w14:textId="77777777" w:rsidR="00CD5026" w:rsidRPr="00E60C4F" w:rsidRDefault="00526A29" w:rsidP="00CD5026">
            <w:pPr>
              <w:pStyle w:val="TableCellLeft"/>
              <w:spacing w:before="40" w:after="40" w:line="240" w:lineRule="auto"/>
              <w:ind w:left="0" w:right="-72"/>
              <w:rPr>
                <w:szCs w:val="20"/>
              </w:rPr>
            </w:pPr>
            <w:r w:rsidRPr="00E60C4F">
              <w:rPr>
                <w:szCs w:val="20"/>
              </w:rPr>
              <w:t xml:space="preserve">Administer aggressive intravenous hydration and antihyperuricemic therapy in participants at high risk for TLS. </w:t>
            </w:r>
            <w:r w:rsidRPr="00E60C4F">
              <w:rPr>
                <w:szCs w:val="20"/>
              </w:rPr>
              <w:br/>
              <w:t>NOTE: A high number of circulating malignant cells (≥25,000/mm</w:t>
            </w:r>
            <w:r w:rsidRPr="00E60C4F">
              <w:rPr>
                <w:szCs w:val="20"/>
                <w:vertAlign w:val="superscript"/>
              </w:rPr>
              <w:t>3</w:t>
            </w:r>
            <w:r w:rsidRPr="00E60C4F">
              <w:rPr>
                <w:szCs w:val="20"/>
              </w:rPr>
              <w:t xml:space="preserve">) or high tumor burden, confers a greater risk of TLS. </w:t>
            </w:r>
            <w:r w:rsidRPr="00E60C4F">
              <w:rPr>
                <w:szCs w:val="20"/>
              </w:rPr>
              <w:br/>
              <w:t>Correct electrolyte abnormalities, monitor renal function and fluid balance, and administer supportive care, including dialysis as indicated.</w:t>
            </w:r>
          </w:p>
        </w:tc>
      </w:tr>
      <w:tr w:rsidR="00CA657C" w14:paraId="1CCAECF2" w14:textId="77777777" w:rsidTr="00EF5F82">
        <w:tc>
          <w:tcPr>
            <w:tcW w:w="2157" w:type="dxa"/>
          </w:tcPr>
          <w:p w14:paraId="7191E84F" w14:textId="77777777" w:rsidR="00CD5026" w:rsidRPr="00E60C4F" w:rsidRDefault="00526A29" w:rsidP="00CD5026">
            <w:pPr>
              <w:pStyle w:val="TableHeaderTextLeft"/>
              <w:spacing w:before="40" w:after="40"/>
              <w:ind w:left="0" w:right="0"/>
              <w:rPr>
                <w:sz w:val="20"/>
              </w:rPr>
            </w:pPr>
            <w:r w:rsidRPr="00E60C4F">
              <w:rPr>
                <w:sz w:val="20"/>
              </w:rPr>
              <w:t>Infections</w:t>
            </w:r>
          </w:p>
        </w:tc>
        <w:tc>
          <w:tcPr>
            <w:tcW w:w="6833" w:type="dxa"/>
          </w:tcPr>
          <w:p w14:paraId="058A116B" w14:textId="77777777" w:rsidR="00CD5026" w:rsidRPr="00E60C4F" w:rsidRDefault="00526A29" w:rsidP="00CD5026">
            <w:pPr>
              <w:pStyle w:val="TableCellLeft"/>
              <w:spacing w:before="40" w:after="40" w:line="240" w:lineRule="auto"/>
              <w:ind w:left="0" w:right="-72"/>
              <w:rPr>
                <w:szCs w:val="20"/>
              </w:rPr>
            </w:pPr>
            <w:r w:rsidRPr="00E60C4F">
              <w:rPr>
                <w:szCs w:val="20"/>
              </w:rPr>
              <w:t>Discontinue rituximab for serious infections and institute appropriate anti-infective therapy.</w:t>
            </w:r>
          </w:p>
        </w:tc>
      </w:tr>
      <w:tr w:rsidR="00CA657C" w14:paraId="0B1B5C13" w14:textId="77777777" w:rsidTr="00EF5F82">
        <w:tc>
          <w:tcPr>
            <w:tcW w:w="2157" w:type="dxa"/>
          </w:tcPr>
          <w:p w14:paraId="2FF0C6CC" w14:textId="77777777" w:rsidR="00CD5026" w:rsidRPr="00E60C4F" w:rsidRDefault="00526A29" w:rsidP="00CD5026">
            <w:pPr>
              <w:pStyle w:val="TableHeaderTextLeft"/>
              <w:spacing w:before="40" w:after="40"/>
              <w:ind w:left="0" w:right="0"/>
              <w:rPr>
                <w:sz w:val="20"/>
              </w:rPr>
            </w:pPr>
            <w:r w:rsidRPr="00E60C4F">
              <w:rPr>
                <w:sz w:val="20"/>
              </w:rPr>
              <w:t>Cardiovascular Adverse Reactions</w:t>
            </w:r>
          </w:p>
        </w:tc>
        <w:tc>
          <w:tcPr>
            <w:tcW w:w="6833" w:type="dxa"/>
          </w:tcPr>
          <w:p w14:paraId="43075381" w14:textId="77777777" w:rsidR="00CD5026" w:rsidRPr="00E60C4F" w:rsidRDefault="00526A29" w:rsidP="00CD5026">
            <w:pPr>
              <w:pStyle w:val="TableCellLeft"/>
              <w:spacing w:before="40" w:after="40" w:line="240" w:lineRule="auto"/>
              <w:ind w:left="0" w:right="-72"/>
              <w:rPr>
                <w:szCs w:val="20"/>
              </w:rPr>
            </w:pPr>
            <w:r w:rsidRPr="00E60C4F">
              <w:rPr>
                <w:szCs w:val="20"/>
              </w:rPr>
              <w:t>Discontinue infusions for serious or life-threatening cardiac arrhythmias. Perform cardiac monitoring during and after all infusions of rituximab for participants who develop clinically significant arrhythmias, or who have a history of arrhythmia or angina.</w:t>
            </w:r>
          </w:p>
        </w:tc>
      </w:tr>
      <w:tr w:rsidR="00CA657C" w14:paraId="145D295B" w14:textId="77777777" w:rsidTr="00EF5F82">
        <w:tc>
          <w:tcPr>
            <w:tcW w:w="2157" w:type="dxa"/>
          </w:tcPr>
          <w:p w14:paraId="33A80112" w14:textId="77777777" w:rsidR="00CD5026" w:rsidRPr="00E60C4F" w:rsidRDefault="00526A29" w:rsidP="00CD5026">
            <w:pPr>
              <w:pStyle w:val="TableHeaderTextLeft"/>
              <w:spacing w:before="40" w:after="40"/>
              <w:ind w:left="0" w:right="0"/>
              <w:rPr>
                <w:sz w:val="20"/>
              </w:rPr>
            </w:pPr>
            <w:r w:rsidRPr="00E60C4F">
              <w:rPr>
                <w:sz w:val="20"/>
              </w:rPr>
              <w:t>Renal Toxicity</w:t>
            </w:r>
          </w:p>
        </w:tc>
        <w:tc>
          <w:tcPr>
            <w:tcW w:w="6833" w:type="dxa"/>
          </w:tcPr>
          <w:p w14:paraId="4F3DE3E8" w14:textId="77777777" w:rsidR="00CD5026" w:rsidRPr="00E60C4F" w:rsidRDefault="00526A29" w:rsidP="00CD5026">
            <w:pPr>
              <w:pStyle w:val="TableCellLeft"/>
              <w:spacing w:before="40" w:after="40"/>
              <w:ind w:left="0" w:right="-72"/>
              <w:rPr>
                <w:szCs w:val="20"/>
              </w:rPr>
            </w:pPr>
            <w:r w:rsidRPr="00E60C4F">
              <w:rPr>
                <w:szCs w:val="20"/>
              </w:rPr>
              <w:t>Discontinue rituximab in participants with a rising serum creatinine or oliguria.</w:t>
            </w:r>
          </w:p>
        </w:tc>
      </w:tr>
      <w:tr w:rsidR="00CA657C" w14:paraId="36E6B3B2" w14:textId="77777777" w:rsidTr="00EF5F82">
        <w:tc>
          <w:tcPr>
            <w:tcW w:w="8990" w:type="dxa"/>
            <w:gridSpan w:val="2"/>
          </w:tcPr>
          <w:p w14:paraId="55083504" w14:textId="77777777" w:rsidR="00CD5026" w:rsidRPr="006426BF" w:rsidRDefault="00526A29" w:rsidP="00CD5026">
            <w:pPr>
              <w:pStyle w:val="TableFootnote"/>
              <w:ind w:left="0"/>
              <w:rPr>
                <w:sz w:val="18"/>
                <w:szCs w:val="18"/>
              </w:rPr>
            </w:pPr>
            <w:r w:rsidRPr="006426BF">
              <w:rPr>
                <w:sz w:val="18"/>
                <w:szCs w:val="18"/>
              </w:rPr>
              <w:t>HBV=hepatitis B virus; PML=progressive multifocal leukoencephalopathy; TLS=tumor lysis syndrome.</w:t>
            </w:r>
          </w:p>
        </w:tc>
      </w:tr>
      <w:bookmarkEnd w:id="2814"/>
    </w:tbl>
    <w:p w14:paraId="4B8873F4" w14:textId="77777777" w:rsidR="0074605C" w:rsidRPr="00463CF3" w:rsidRDefault="0074605C" w:rsidP="00E40DC9">
      <w:pPr>
        <w:pStyle w:val="ListEnd"/>
        <w:rPr>
          <w:rStyle w:val="Instructions"/>
          <w:rFonts w:ascii="Times New Roman" w:hAnsi="Times New Roman"/>
          <w:vanish w:val="0"/>
          <w:color w:val="auto"/>
        </w:rPr>
      </w:pPr>
    </w:p>
    <w:p w14:paraId="4CD52BA3" w14:textId="77777777" w:rsidR="002A7547" w:rsidRDefault="00526A29" w:rsidP="004B3A56">
      <w:pPr>
        <w:pStyle w:val="Heading2"/>
      </w:pPr>
      <w:bookmarkStart w:id="3016" w:name="_Toc212096998"/>
      <w:bookmarkStart w:id="3017" w:name="_Toc140132429"/>
      <w:r w:rsidRPr="002A7547">
        <w:t>Intervention After the End of the Study</w:t>
      </w:r>
      <w:bookmarkEnd w:id="3016"/>
      <w:bookmarkEnd w:id="3017"/>
    </w:p>
    <w:p w14:paraId="28F7D772" w14:textId="77777777" w:rsidR="0074605C" w:rsidRDefault="00526A29" w:rsidP="00E40DC9">
      <w:pPr>
        <w:pStyle w:val="Paragraph"/>
      </w:pPr>
      <w:r>
        <w:t>There is no study-specified intervention after the end of the study.</w:t>
      </w:r>
    </w:p>
    <w:p w14:paraId="4710F1FA" w14:textId="77777777" w:rsidR="004B3A56" w:rsidRDefault="00526A29" w:rsidP="004B3A56">
      <w:pPr>
        <w:pStyle w:val="Heading2"/>
      </w:pPr>
      <w:bookmarkStart w:id="3018" w:name="_Toc212096999"/>
      <w:bookmarkStart w:id="3019" w:name="_Toc140132430"/>
      <w:r w:rsidRPr="004B3A56">
        <w:t>Clinical Supplies Disclosure</w:t>
      </w:r>
      <w:bookmarkEnd w:id="3018"/>
      <w:bookmarkEnd w:id="3019"/>
    </w:p>
    <w:p w14:paraId="701FDB2F" w14:textId="77777777" w:rsidR="0074605C" w:rsidRDefault="00526A29" w:rsidP="00E40DC9">
      <w:pPr>
        <w:pStyle w:val="Paragraph"/>
      </w:pPr>
      <w:r>
        <w:rPr>
          <w:lang w:val="en-IN" w:eastAsia="ja-JP"/>
        </w:rPr>
        <w:t>This study is open-label; therefore, the participant, the study-site personnel, the Sponsor, and/or designee are not blinded. Study intervention (name, strength, or potency) is included in the label text; random code/disclosure envelopes or lists are not provided.</w:t>
      </w:r>
    </w:p>
    <w:p w14:paraId="5C82B53F" w14:textId="77777777" w:rsidR="004B3A56" w:rsidRDefault="00526A29" w:rsidP="004B3A56">
      <w:pPr>
        <w:pStyle w:val="Heading2"/>
      </w:pPr>
      <w:bookmarkStart w:id="3020" w:name="_Toc212097000"/>
      <w:bookmarkStart w:id="3021" w:name="_Toc140132431"/>
      <w:r w:rsidRPr="004B3A56">
        <w:t>Standard Policies</w:t>
      </w:r>
      <w:bookmarkEnd w:id="3020"/>
      <w:bookmarkEnd w:id="3021"/>
    </w:p>
    <w:p w14:paraId="1D702115" w14:textId="77777777" w:rsidR="0074605C" w:rsidRDefault="00526A29" w:rsidP="00E40DC9">
      <w:pPr>
        <w:pStyle w:val="Paragraph"/>
      </w:pPr>
      <w:r>
        <w:t>Not applicable.</w:t>
      </w:r>
    </w:p>
    <w:p w14:paraId="71B1EB62" w14:textId="77777777" w:rsidR="004B3A56" w:rsidRDefault="00526A29" w:rsidP="004B3A56">
      <w:pPr>
        <w:pStyle w:val="Heading1"/>
        <w:pageBreakBefore/>
        <w:ind w:left="475" w:hanging="475"/>
      </w:pPr>
      <w:bookmarkStart w:id="3022" w:name="_Toc212097001"/>
      <w:bookmarkStart w:id="3023" w:name="_Toc140132432"/>
      <w:r w:rsidRPr="004B3A56">
        <w:t>DISCONTINUATION OF STUDY INTERVENTION AND PARTICIPANT WITHDRAWAL</w:t>
      </w:r>
      <w:bookmarkEnd w:id="3022"/>
      <w:bookmarkEnd w:id="3023"/>
    </w:p>
    <w:p w14:paraId="519FF6C0" w14:textId="77777777" w:rsidR="004B3A56" w:rsidRDefault="00526A29" w:rsidP="004B3A56">
      <w:pPr>
        <w:pStyle w:val="Heading2"/>
      </w:pPr>
      <w:bookmarkStart w:id="3024" w:name="_Toc212097002"/>
      <w:bookmarkStart w:id="3025" w:name="_Toc140132433"/>
      <w:r w:rsidRPr="004B3A56">
        <w:t>Discontinuation of Study Intervention</w:t>
      </w:r>
      <w:bookmarkEnd w:id="3024"/>
      <w:bookmarkEnd w:id="3025"/>
    </w:p>
    <w:p w14:paraId="00CA102D" w14:textId="77777777" w:rsidR="005C62BE" w:rsidRPr="00047031" w:rsidRDefault="00526A29" w:rsidP="00047031">
      <w:pPr>
        <w:pStyle w:val="Paragraph"/>
      </w:pPr>
      <w:r w:rsidRPr="00047031">
        <w:t>Discontinuation of study intervention does not represent withdrawal from the study.</w:t>
      </w:r>
    </w:p>
    <w:p w14:paraId="62DB3B74" w14:textId="77777777" w:rsidR="005C62BE" w:rsidRDefault="00526A29" w:rsidP="00AE3E51">
      <w:pPr>
        <w:pStyle w:val="Paragraph"/>
      </w:pPr>
      <w:r w:rsidRPr="00047031">
        <w:t>As certain data on clinical events beyond study intervention discontinuation may be important to the study, they must be collected through the participant’s last scheduled follow-up, even if the participant has discontinued study intervention. Therefore, all participants who discontinue study intervention before completion of</w:t>
      </w:r>
      <w:r>
        <w:t xml:space="preserve"> </w:t>
      </w:r>
      <w:r w:rsidRPr="007255A8">
        <w:t>the protocol-specified treatment period/vaccination regimen</w:t>
      </w:r>
      <w:r>
        <w:t xml:space="preserve"> </w:t>
      </w:r>
      <w:r w:rsidRPr="00047031">
        <w:t>will still continue to be monitored in the study and participate in the study visits and procedures as specified in</w:t>
      </w:r>
      <w:r>
        <w:t xml:space="preserve"> </w:t>
      </w:r>
      <w:r w:rsidRPr="007255A8">
        <w:t>Section 1.3 and Section 8.11.3</w:t>
      </w:r>
      <w:r w:rsidRPr="00047031">
        <w:t xml:space="preserve"> unless the participant has withdrawn from the study </w:t>
      </w:r>
      <w:r>
        <w:t>(</w:t>
      </w:r>
      <w:r w:rsidRPr="007255A8">
        <w:t>Section 7.2)</w:t>
      </w:r>
      <w:r>
        <w:t>.</w:t>
      </w:r>
    </w:p>
    <w:p w14:paraId="0F84B852" w14:textId="77777777" w:rsidR="005C62BE" w:rsidRPr="00D34965" w:rsidRDefault="00526A29" w:rsidP="00D34965">
      <w:pPr>
        <w:pStyle w:val="Paragraph"/>
      </w:pPr>
      <w:r w:rsidRPr="00D34965">
        <w:t>Participants may discontinue study intervention at any time for any reason or be discontinued from the study intervention at the discretion of the investigator should any untoward effect occur. In addition, a participant may be discontinued from study intervention by the investigator or the Sponsor if study intervention is inappropriate, the study plan is violated, or for administrative and/or other safety reasons.</w:t>
      </w:r>
    </w:p>
    <w:p w14:paraId="719FE54C" w14:textId="77777777" w:rsidR="005C62BE" w:rsidRPr="00D34965" w:rsidRDefault="00526A29" w:rsidP="00A50D98">
      <w:pPr>
        <w:pStyle w:val="Paragraph"/>
        <w:keepNext/>
      </w:pPr>
      <w:r w:rsidRPr="00D34965">
        <w:t>A participant must be discontinued from study intervention, but continue to be monitored in the study for any of the following reasons:</w:t>
      </w:r>
    </w:p>
    <w:p w14:paraId="1E2C87B4" w14:textId="77777777" w:rsidR="005C62BE" w:rsidRPr="00D34965" w:rsidRDefault="00526A29" w:rsidP="005C62BE">
      <w:pPr>
        <w:pStyle w:val="ListBullet"/>
        <w:numPr>
          <w:ilvl w:val="0"/>
          <w:numId w:val="34"/>
        </w:numPr>
      </w:pPr>
      <w:r w:rsidRPr="001A5805">
        <w:t>The participant or participant’s legally acceptable representative requests to discontinue study intervention</w:t>
      </w:r>
      <w:r w:rsidRPr="00D34965">
        <w:t>.</w:t>
      </w:r>
    </w:p>
    <w:p w14:paraId="2D5EB7DE" w14:textId="77777777" w:rsidR="005C62BE" w:rsidRPr="007255A8" w:rsidRDefault="00526A29" w:rsidP="005C62BE">
      <w:pPr>
        <w:pStyle w:val="ListBullet"/>
        <w:numPr>
          <w:ilvl w:val="0"/>
          <w:numId w:val="34"/>
        </w:numPr>
      </w:pPr>
      <w:r w:rsidRPr="001A5805">
        <w:t>Discontinuation of study intervention is recommended according to the dose delays/reductions/modifications instructions specified in Section 6.6</w:t>
      </w:r>
      <w:r w:rsidRPr="00013DE4">
        <w:t>.</w:t>
      </w:r>
    </w:p>
    <w:p w14:paraId="25C09152" w14:textId="77777777" w:rsidR="005C62BE" w:rsidRDefault="00526A29" w:rsidP="005C62BE">
      <w:pPr>
        <w:pStyle w:val="ListBullet"/>
        <w:numPr>
          <w:ilvl w:val="0"/>
          <w:numId w:val="34"/>
        </w:numPr>
      </w:pPr>
      <w:r w:rsidRPr="001A5805">
        <w:t>The participant has verified disease progression</w:t>
      </w:r>
      <w:r w:rsidRPr="00013DE4">
        <w:t>.</w:t>
      </w:r>
    </w:p>
    <w:p w14:paraId="6793D02D" w14:textId="4F03862A" w:rsidR="005C62BE" w:rsidRPr="00013DE4" w:rsidRDefault="00526A29" w:rsidP="005C62BE">
      <w:pPr>
        <w:pStyle w:val="ListBullet"/>
        <w:numPr>
          <w:ilvl w:val="0"/>
          <w:numId w:val="34"/>
        </w:numPr>
      </w:pPr>
      <w:r w:rsidRPr="001A5805">
        <w:t>The participant has a medical condition or personal circumstance which, in the opinion of the investigator and/or Sponsor, placed the participant at unnecessary risk from continued administration of study intervention</w:t>
      </w:r>
      <w:ins w:id="3026" w:author="Powell, Deana" w:date="2026-03-05T15:34:00Z" w16du:dateUtc="2026-03-05T20:34:00Z">
        <w:r w:rsidR="00EA658B">
          <w:t>.</w:t>
        </w:r>
      </w:ins>
    </w:p>
    <w:p w14:paraId="2CA642F0" w14:textId="77777777" w:rsidR="005C62BE" w:rsidRPr="00013DE4" w:rsidRDefault="00526A29" w:rsidP="005C62BE">
      <w:pPr>
        <w:pStyle w:val="ListBullet"/>
        <w:numPr>
          <w:ilvl w:val="0"/>
          <w:numId w:val="34"/>
        </w:numPr>
      </w:pPr>
      <w:r w:rsidRPr="00013DE4">
        <w:t>The participant has a confirmed positive serum pregnancy test.</w:t>
      </w:r>
    </w:p>
    <w:p w14:paraId="0162BCF2" w14:textId="77777777" w:rsidR="005C62BE" w:rsidRPr="00013DE4" w:rsidRDefault="00526A29" w:rsidP="005C62BE">
      <w:pPr>
        <w:pStyle w:val="ListBullet"/>
        <w:numPr>
          <w:ilvl w:val="0"/>
          <w:numId w:val="34"/>
        </w:numPr>
      </w:pPr>
      <w:r w:rsidRPr="001A5805">
        <w:t>The participant has a new secondary malignancy diagnosed and/or requires further systemic anticancer therapy</w:t>
      </w:r>
      <w:r w:rsidRPr="00013DE4">
        <w:t>.</w:t>
      </w:r>
    </w:p>
    <w:p w14:paraId="43F73587" w14:textId="77777777" w:rsidR="005C62BE" w:rsidRDefault="00526A29" w:rsidP="005C62BE">
      <w:pPr>
        <w:pStyle w:val="ListBullet"/>
        <w:numPr>
          <w:ilvl w:val="0"/>
          <w:numId w:val="34"/>
        </w:numPr>
      </w:pPr>
      <w:r w:rsidRPr="00FB2257">
        <w:t xml:space="preserve">The participant has received any of the prohibited medications </w:t>
      </w:r>
      <w:r w:rsidRPr="00E40DC9">
        <w:t xml:space="preserve">listed in </w:t>
      </w:r>
      <w:r w:rsidRPr="00E40DC9">
        <w:rPr>
          <w:rStyle w:val="SuggestedOptional"/>
          <w:color w:val="auto"/>
        </w:rPr>
        <w:t>Section 6.5.1</w:t>
      </w:r>
      <w:r w:rsidRPr="00E40DC9">
        <w:t>.</w:t>
      </w:r>
    </w:p>
    <w:p w14:paraId="453D4A17" w14:textId="77777777" w:rsidR="00E40DC9" w:rsidRPr="00013DE4" w:rsidRDefault="00E40DC9" w:rsidP="00E40DC9">
      <w:pPr>
        <w:pStyle w:val="ListEnd"/>
      </w:pPr>
    </w:p>
    <w:p w14:paraId="7DCD5CEC" w14:textId="77777777" w:rsidR="0074605C" w:rsidRDefault="00526A29" w:rsidP="00E40DC9">
      <w:pPr>
        <w:pStyle w:val="Paragraph"/>
      </w:pPr>
      <w:r>
        <w:t>For participants who are discontinued from study intervention, but continue to be monitored in the study, all visits and procedures, as outlined in the SoA, should be completed.</w:t>
      </w:r>
    </w:p>
    <w:p w14:paraId="4A72D015" w14:textId="77777777" w:rsidR="0074605C" w:rsidRDefault="00526A29" w:rsidP="00E40DC9">
      <w:pPr>
        <w:pStyle w:val="Paragraph"/>
      </w:pPr>
      <w:r>
        <w:t>Discontinuation from study intervention is “permanent.” Once a participant is discontinued from study intervention, they shall not be allowed to restart study intervention.</w:t>
      </w:r>
    </w:p>
    <w:p w14:paraId="35AC1538" w14:textId="77777777" w:rsidR="003C7730" w:rsidRDefault="00526A29" w:rsidP="003C7730">
      <w:pPr>
        <w:pStyle w:val="Heading2"/>
      </w:pPr>
      <w:bookmarkStart w:id="3027" w:name="_Toc212097003"/>
      <w:bookmarkStart w:id="3028" w:name="_Toc140132434"/>
      <w:r w:rsidRPr="003C7730">
        <w:t>Participant Withdrawal From the Study</w:t>
      </w:r>
      <w:bookmarkEnd w:id="3027"/>
      <w:bookmarkEnd w:id="3028"/>
    </w:p>
    <w:p w14:paraId="25B6C7CF" w14:textId="77777777" w:rsidR="005C62BE" w:rsidRPr="00CF1AA7" w:rsidRDefault="00526A29" w:rsidP="00CF1AA7">
      <w:pPr>
        <w:pStyle w:val="Paragraph"/>
      </w:pPr>
      <w:r w:rsidRPr="00CF1AA7">
        <w:t>A participant must be withdrawn from the study if the participant or participant’s legally acceptable representative withdraws consent from the study.</w:t>
      </w:r>
    </w:p>
    <w:p w14:paraId="701C0818" w14:textId="77777777" w:rsidR="005C62BE" w:rsidRDefault="00526A29" w:rsidP="00CF1AA7">
      <w:pPr>
        <w:pStyle w:val="Paragraph"/>
      </w:pPr>
      <w:r w:rsidRPr="00CF1AA7">
        <w:t>If a participant withdraws from the study, they will no longer receive study intervention or be followed at scheduled protocol visits.</w:t>
      </w:r>
    </w:p>
    <w:p w14:paraId="7E6F6DE3" w14:textId="77777777" w:rsidR="005C62BE" w:rsidRPr="00291280" w:rsidRDefault="00526A29" w:rsidP="00E40DC9">
      <w:pPr>
        <w:pStyle w:val="Paragraph"/>
      </w:pPr>
      <w:r w:rsidRPr="00C90B65">
        <w:t>Specific details regarding procedures to be performed at the time of withdrawal from the study,</w:t>
      </w:r>
      <w:r w:rsidRPr="002838C8">
        <w:t xml:space="preserve"> </w:t>
      </w:r>
      <w:r w:rsidRPr="0012472F">
        <w:t>as well as specific details regarding withdrawal from FBR,</w:t>
      </w:r>
      <w:r w:rsidRPr="00C90B65">
        <w:t xml:space="preserve"> </w:t>
      </w:r>
      <w:r w:rsidRPr="005D2FD5">
        <w:t>are outlined in Section 8.1.9</w:t>
      </w:r>
      <w:r w:rsidRPr="00C90B65">
        <w:t>.</w:t>
      </w:r>
      <w:r>
        <w:t xml:space="preserve"> </w:t>
      </w:r>
      <w:r w:rsidRPr="00C90B65">
        <w:t>The procedures to be performed should a participant repeatedly fail to return for scheduled visits and/or if the study site is unable to contact the participant are outlined in</w:t>
      </w:r>
      <w:r>
        <w:t xml:space="preserve"> </w:t>
      </w:r>
      <w:r w:rsidRPr="005D2FD5">
        <w:t>Section 7.3</w:t>
      </w:r>
      <w:r w:rsidRPr="00291280">
        <w:t>.</w:t>
      </w:r>
    </w:p>
    <w:p w14:paraId="13D79055" w14:textId="77777777" w:rsidR="003C7730" w:rsidRDefault="00526A29" w:rsidP="00D95CC7">
      <w:pPr>
        <w:pStyle w:val="Heading2"/>
      </w:pPr>
      <w:bookmarkStart w:id="3029" w:name="_Toc212097004"/>
      <w:bookmarkStart w:id="3030" w:name="_Toc140132435"/>
      <w:r w:rsidRPr="00D95CC7">
        <w:t>Lost to Follow-up</w:t>
      </w:r>
      <w:bookmarkEnd w:id="3029"/>
      <w:bookmarkEnd w:id="3030"/>
    </w:p>
    <w:p w14:paraId="4FC8D1E3" w14:textId="77777777" w:rsidR="005C62BE" w:rsidRPr="00D03846" w:rsidRDefault="00526A29" w:rsidP="0076001F">
      <w:pPr>
        <w:pStyle w:val="Paragraph"/>
        <w:keepNext/>
      </w:pPr>
      <w:r w:rsidRPr="00D03846">
        <w:t>If a participant fails to return to the clinic for a required study visit and/or if the site is unable to contact the participant, the following procedures are to be performed:</w:t>
      </w:r>
    </w:p>
    <w:p w14:paraId="6628D677" w14:textId="77777777" w:rsidR="005C62BE" w:rsidRPr="00D03846" w:rsidRDefault="00526A29" w:rsidP="005C62BE">
      <w:pPr>
        <w:pStyle w:val="ListBullet"/>
        <w:numPr>
          <w:ilvl w:val="0"/>
          <w:numId w:val="34"/>
        </w:numPr>
      </w:pPr>
      <w:r w:rsidRPr="00D03846">
        <w:t>The site must attempt to contact the participant and reschedule the missed visit. If the participant is contacted, the participant should be counseled on the importance of maintaining the protocol-specified visit schedule.</w:t>
      </w:r>
    </w:p>
    <w:p w14:paraId="47B88DBD" w14:textId="77777777" w:rsidR="005C62BE" w:rsidRPr="00D03846" w:rsidRDefault="00526A29" w:rsidP="005C62BE">
      <w:pPr>
        <w:pStyle w:val="ListBullet"/>
        <w:numPr>
          <w:ilvl w:val="0"/>
          <w:numId w:val="34"/>
        </w:numPr>
      </w:pPr>
      <w:r w:rsidRPr="00D03846">
        <w:t>The investigator or designee must make every effort to regain contact with the participant at each missed visit (eg, telephone calls and/or a certified letter to the participant’s last known mailing address or locally equivalent methods). These contact attempts should be documented in the participant’s medical record.</w:t>
      </w:r>
    </w:p>
    <w:p w14:paraId="0E2264D4" w14:textId="77777777" w:rsidR="005C62BE" w:rsidRDefault="005C62BE" w:rsidP="00DD77E8">
      <w:pPr>
        <w:pStyle w:val="ListEnd"/>
      </w:pPr>
    </w:p>
    <w:p w14:paraId="2DCC055C" w14:textId="77777777" w:rsidR="00D95CC7" w:rsidRDefault="00526A29" w:rsidP="00D95CC7">
      <w:pPr>
        <w:pStyle w:val="Heading1"/>
        <w:pageBreakBefore/>
        <w:ind w:left="475" w:hanging="475"/>
      </w:pPr>
      <w:bookmarkStart w:id="3031" w:name="_Toc212097005"/>
      <w:bookmarkStart w:id="3032" w:name="_Toc140132436"/>
      <w:r w:rsidRPr="00D95CC7">
        <w:t>STUDY ASSESSMENTS AND PROCEDURES</w:t>
      </w:r>
      <w:bookmarkEnd w:id="3031"/>
      <w:bookmarkEnd w:id="3032"/>
    </w:p>
    <w:p w14:paraId="06F66547" w14:textId="77777777" w:rsidR="005C62BE" w:rsidRDefault="00526A29" w:rsidP="005C62BE">
      <w:pPr>
        <w:pStyle w:val="ListBullet"/>
        <w:numPr>
          <w:ilvl w:val="0"/>
          <w:numId w:val="34"/>
        </w:numPr>
      </w:pPr>
      <w:r w:rsidRPr="008E6CC6">
        <w:t>Study procedures and their timing are summarized in the SoA.</w:t>
      </w:r>
    </w:p>
    <w:p w14:paraId="359819E1" w14:textId="77777777" w:rsidR="005C62BE" w:rsidRDefault="00526A29" w:rsidP="005C62BE">
      <w:pPr>
        <w:pStyle w:val="ListBullet"/>
        <w:numPr>
          <w:ilvl w:val="0"/>
          <w:numId w:val="34"/>
        </w:numPr>
      </w:pPr>
      <w:r w:rsidRPr="008E6CC6">
        <w:t>Adherence to the study design requirements, including those specified in the SoA, is essential and required for study conduct.</w:t>
      </w:r>
    </w:p>
    <w:p w14:paraId="27259259" w14:textId="77777777" w:rsidR="005C62BE" w:rsidRPr="00A93E03" w:rsidRDefault="00526A29" w:rsidP="005C62BE">
      <w:pPr>
        <w:pStyle w:val="ListBullet"/>
        <w:numPr>
          <w:ilvl w:val="0"/>
          <w:numId w:val="34"/>
        </w:numPr>
      </w:pPr>
      <w:r w:rsidRPr="008E6CC6">
        <w:t>The investigator is responsible for ensuring that procedures are conducted by appropriately qualified (by education, training, and experience) staff. Delegation of study-site personnel responsibilities will be documented in the Investigator Trial File Binder (or equivalent).</w:t>
      </w:r>
    </w:p>
    <w:p w14:paraId="676C305A" w14:textId="77777777" w:rsidR="005C62BE" w:rsidRDefault="00526A29" w:rsidP="005C62BE">
      <w:pPr>
        <w:pStyle w:val="ListBullet"/>
        <w:numPr>
          <w:ilvl w:val="0"/>
          <w:numId w:val="34"/>
        </w:numPr>
      </w:pPr>
      <w:r w:rsidRPr="008E6CC6">
        <w:t>All study-related medical</w:t>
      </w:r>
      <w:r>
        <w:t xml:space="preserve"> </w:t>
      </w:r>
      <w:r w:rsidRPr="008E6CC6">
        <w:t>decisions must be made by an investigator who is a qualified physician</w:t>
      </w:r>
      <w:r>
        <w:t>.</w:t>
      </w:r>
    </w:p>
    <w:p w14:paraId="3C87EC99" w14:textId="77777777" w:rsidR="005C62BE" w:rsidRDefault="00526A29" w:rsidP="005C62BE">
      <w:pPr>
        <w:pStyle w:val="ListBullet"/>
        <w:numPr>
          <w:ilvl w:val="0"/>
          <w:numId w:val="34"/>
        </w:numPr>
      </w:pPr>
      <w:r w:rsidRPr="008E6CC6">
        <w:t>All screening evaluations must be completed and reviewed to confirm that potential participants meet all eligibility criteria. The investigator will maintain a screening log to record details of all participants screened and to confirm eligibility or record reasons for screening failure, as applicable.</w:t>
      </w:r>
    </w:p>
    <w:p w14:paraId="458C85BE" w14:textId="77777777" w:rsidR="005C62BE" w:rsidRDefault="00526A29" w:rsidP="005C62BE">
      <w:pPr>
        <w:pStyle w:val="ListBullet"/>
        <w:numPr>
          <w:ilvl w:val="0"/>
          <w:numId w:val="34"/>
        </w:numPr>
      </w:pPr>
      <w:r w:rsidRPr="008E6CC6">
        <w:t xml:space="preserve">Procedures conducted as part of the participant’s routine clinical management (eg, blood count) and obtained before </w:t>
      </w:r>
      <w:r>
        <w:t>providing documented informed consent</w:t>
      </w:r>
      <w:r w:rsidRPr="008E6CC6">
        <w:t xml:space="preserve"> may be used for screening or baseline purposes provided the procedure</w:t>
      </w:r>
      <w:r>
        <w:t>s</w:t>
      </w:r>
      <w:r w:rsidRPr="008E6CC6">
        <w:t xml:space="preserve"> m</w:t>
      </w:r>
      <w:r>
        <w:t>e</w:t>
      </w:r>
      <w:r w:rsidRPr="008E6CC6">
        <w:t>et the protocol-specified criteria and were performed within the time frame defined in the SoA.</w:t>
      </w:r>
    </w:p>
    <w:p w14:paraId="3AF3B3E6" w14:textId="77777777" w:rsidR="005C62BE" w:rsidRDefault="00526A29" w:rsidP="005C62BE">
      <w:pPr>
        <w:pStyle w:val="ListBullet"/>
        <w:numPr>
          <w:ilvl w:val="0"/>
          <w:numId w:val="34"/>
        </w:numPr>
      </w:pPr>
      <w:r w:rsidRPr="008E6CC6">
        <w:t>Additional evaluations/testing may be deemed necessary by the investigator and or the Sponsor for reasons related to participant safety. In some cases, such evaluation/testing may be potentially sensitive in nature (eg, HIV, hepatitis C), and thus local regulations may require that additional informed consent be obtained from the participant. In these cases, such evaluations/testing will be performed in accordance with those regulations.</w:t>
      </w:r>
    </w:p>
    <w:p w14:paraId="32494B48" w14:textId="77777777" w:rsidR="005C62BE" w:rsidRPr="00A728C6" w:rsidRDefault="00526A29" w:rsidP="005C62BE">
      <w:pPr>
        <w:pStyle w:val="ListBullet"/>
        <w:numPr>
          <w:ilvl w:val="0"/>
          <w:numId w:val="34"/>
        </w:numPr>
      </w:pPr>
      <w:r w:rsidRPr="00A728C6">
        <w:t>The maximum amount of blood collected from each participant over the duration of the study will be defined in the study Laboratory Manual.</w:t>
      </w:r>
    </w:p>
    <w:p w14:paraId="40D9E2FF" w14:textId="77777777" w:rsidR="005C62BE" w:rsidRDefault="00526A29" w:rsidP="005C62BE">
      <w:pPr>
        <w:pStyle w:val="ListBullet"/>
        <w:numPr>
          <w:ilvl w:val="0"/>
          <w:numId w:val="34"/>
        </w:numPr>
      </w:pPr>
      <w:r w:rsidRPr="00A728C6">
        <w:t>Repeat or unscheduled samples may be taken for safety reasons or for technical issues with the samples.</w:t>
      </w:r>
    </w:p>
    <w:p w14:paraId="01E62250" w14:textId="77777777" w:rsidR="005C62BE" w:rsidRPr="00A728C6" w:rsidRDefault="005C62BE" w:rsidP="00A728C6">
      <w:pPr>
        <w:pStyle w:val="ListEnd"/>
      </w:pPr>
    </w:p>
    <w:p w14:paraId="74BF0A16" w14:textId="77777777" w:rsidR="00D95CC7" w:rsidRDefault="00526A29" w:rsidP="00D95CC7">
      <w:pPr>
        <w:pStyle w:val="Heading2"/>
      </w:pPr>
      <w:bookmarkStart w:id="3033" w:name="_Toc212097006"/>
      <w:bookmarkStart w:id="3034" w:name="_Toc140132437"/>
      <w:r>
        <w:t>Administrative and General Procedures</w:t>
      </w:r>
      <w:bookmarkEnd w:id="3033"/>
      <w:bookmarkEnd w:id="3034"/>
    </w:p>
    <w:p w14:paraId="5FF2E295" w14:textId="77777777" w:rsidR="00D95CC7" w:rsidRDefault="00526A29" w:rsidP="00D95CC7">
      <w:pPr>
        <w:pStyle w:val="Heading3"/>
      </w:pPr>
      <w:bookmarkStart w:id="3035" w:name="_Toc212097007"/>
      <w:bookmarkStart w:id="3036" w:name="_Toc140132438"/>
      <w:r>
        <w:t>Informed Consent</w:t>
      </w:r>
      <w:bookmarkEnd w:id="3035"/>
      <w:bookmarkEnd w:id="3036"/>
    </w:p>
    <w:p w14:paraId="03EB50F7" w14:textId="77777777" w:rsidR="0074605C" w:rsidRDefault="00526A29">
      <w:pPr>
        <w:pStyle w:val="Paragraph"/>
        <w:rPr>
          <w:ins w:id="3037" w:author="Powell, Deana" w:date="2026-03-05T15:34:00Z" w16du:dateUtc="2026-03-05T20:34:00Z"/>
        </w:rPr>
      </w:pPr>
      <w:moveToRangeStart w:id="3038" w:author="Powell, Deana" w:date="2026-03-05T15:34:00Z" w:name="move223617281"/>
      <w:moveTo w:id="3039" w:author="Powell, Deana" w:date="2026-03-05T15:34:00Z" w16du:dateUtc="2026-03-05T20:34:00Z">
        <w:r>
          <w:t>Informed consent will adhere to IRB/IEC requirements, applicable laws and regulations, and Sponsor requirements.</w:t>
        </w:r>
      </w:moveTo>
      <w:moveToRangeEnd w:id="3038"/>
      <w:ins w:id="3040" w:author="Powell, Deana" w:date="2026-03-05T15:34:00Z" w16du:dateUtc="2026-03-05T20:34:00Z">
        <w:r>
          <w:t xml:space="preserve"> The ICF, any subsequent revised ICF, and any written information provided to the participant must receive the IRB/IEC’s approval/favorable opinion in advance of use.</w:t>
        </w:r>
      </w:ins>
    </w:p>
    <w:p w14:paraId="758DB73E" w14:textId="77777777" w:rsidR="0074605C" w:rsidRDefault="00526A29">
      <w:pPr>
        <w:pStyle w:val="Paragraph"/>
        <w:rPr>
          <w:ins w:id="3041" w:author="Powell, Deana" w:date="2026-03-05T15:34:00Z" w16du:dateUtc="2026-03-05T20:34:00Z"/>
        </w:rPr>
      </w:pPr>
      <w:ins w:id="3042" w:author="Powell, Deana" w:date="2026-03-05T15:34:00Z" w16du:dateUtc="2026-03-05T20:34:00Z">
        <w:r>
          <w:t>Informed consent given by the participant (or their legally acceptable representative) must be documented on a consent form. The form must include the study protocol number, study protocol title, dated signature, and agreement of the participant (or their legally acceptable representative) and of the person conducting the consent discussion.</w:t>
        </w:r>
      </w:ins>
    </w:p>
    <w:p w14:paraId="58BBC979" w14:textId="77777777" w:rsidR="0074605C" w:rsidRDefault="00526A29">
      <w:pPr>
        <w:pStyle w:val="Paragraph"/>
        <w:rPr>
          <w:ins w:id="3043" w:author="Powell, Deana" w:date="2026-03-05T15:34:00Z" w16du:dateUtc="2026-03-05T20:34:00Z"/>
        </w:rPr>
      </w:pPr>
      <w:ins w:id="3044" w:author="Powell, Deana" w:date="2026-03-05T15:34:00Z" w16du:dateUtc="2026-03-05T20:34:00Z">
        <w:r>
          <w:t>A copy of the signed and dated ICF should be given to the participant (or their legally acceptable representative) before participation in the study.</w:t>
        </w:r>
      </w:ins>
    </w:p>
    <w:p w14:paraId="372CFBDA" w14:textId="5F860516" w:rsidR="0074605C" w:rsidRDefault="002422EC">
      <w:pPr>
        <w:pStyle w:val="Paragraph"/>
      </w:pPr>
      <w:r>
        <w:t xml:space="preserve">The investigator or medically qualified designee (consistent with local requirements) must obtain documented informed consent from each potential participant (or their legally acceptable representative) </w:t>
      </w:r>
      <w:ins w:id="3045" w:author="Powell, Deana" w:date="2026-03-05T15:34:00Z" w16du:dateUtc="2026-03-05T20:34:00Z">
        <w:r w:rsidRPr="003E0B1C">
          <w:t>and assent, when applicable,</w:t>
        </w:r>
        <w:r>
          <w:t xml:space="preserve"> </w:t>
        </w:r>
      </w:ins>
      <w:r>
        <w:t>prior to participating in this clinical study</w:t>
      </w:r>
      <w:del w:id="3046" w:author="Powell, Deana" w:date="2026-03-05T15:34:00Z" w16du:dateUtc="2026-03-05T20:34:00Z">
        <w:r w:rsidR="000B1D66">
          <w:delText xml:space="preserve"> </w:delText>
        </w:r>
        <w:r w:rsidR="00D344B4" w:rsidRPr="00C22726">
          <w:delText>or FBR</w:delText>
        </w:r>
      </w:del>
      <w:r>
        <w:t xml:space="preserve">. If there are changes to the participant’s status during the study (eg, </w:t>
      </w:r>
      <w:del w:id="3047" w:author="Powell, Deana" w:date="2026-03-05T15:34:00Z" w16du:dateUtc="2026-03-05T20:34:00Z">
        <w:r w:rsidR="00D344B4" w:rsidRPr="00C22726">
          <w:delText xml:space="preserve">health or </w:delText>
        </w:r>
      </w:del>
      <w:r>
        <w:t>age of majority requirements</w:t>
      </w:r>
      <w:ins w:id="3048" w:author="Powell, Deana" w:date="2026-03-05T15:34:00Z" w16du:dateUtc="2026-03-05T20:34:00Z">
        <w:r>
          <w:t xml:space="preserve"> or health</w:t>
        </w:r>
      </w:ins>
      <w:r>
        <w:t xml:space="preserve">), the investigator or medically qualified designee must ensure the appropriate documented informed consent </w:t>
      </w:r>
      <w:ins w:id="3049" w:author="Powell, Deana" w:date="2026-03-05T15:34:00Z" w16du:dateUtc="2026-03-05T20:34:00Z">
        <w:r>
          <w:t xml:space="preserve">from the participant (or their legally acceptable representative) </w:t>
        </w:r>
      </w:ins>
      <w:r>
        <w:t>is in place.</w:t>
      </w:r>
    </w:p>
    <w:p w14:paraId="53C6AC51" w14:textId="77777777" w:rsidR="0074605C" w:rsidRDefault="00526A29">
      <w:pPr>
        <w:pStyle w:val="Paragraph"/>
        <w:rPr>
          <w:ins w:id="3050" w:author="Powell, Deana" w:date="2026-03-05T15:34:00Z" w16du:dateUtc="2026-03-05T20:34:00Z"/>
        </w:rPr>
      </w:pPr>
      <w:ins w:id="3051" w:author="Powell, Deana" w:date="2026-03-05T15:34:00Z" w16du:dateUtc="2026-03-05T20:34:00Z">
        <w:r>
          <w:t>Reconsent is not required at rescreening unless mandated by local regulations.</w:t>
        </w:r>
      </w:ins>
    </w:p>
    <w:p w14:paraId="7124F233" w14:textId="347926E5" w:rsidR="0074605C" w:rsidRDefault="00526A29" w:rsidP="0083706A">
      <w:pPr>
        <w:pStyle w:val="Heading4"/>
      </w:pPr>
      <w:bookmarkStart w:id="3052" w:name="_Toc212097008"/>
      <w:bookmarkStart w:id="3053" w:name="_Toc140132439"/>
      <w:r w:rsidRPr="00BB5514">
        <w:t>General Informed Consent</w:t>
      </w:r>
      <w:bookmarkStart w:id="3054" w:name="_Hlk137563564"/>
      <w:bookmarkEnd w:id="3052"/>
      <w:bookmarkEnd w:id="3053"/>
    </w:p>
    <w:p w14:paraId="316C82E4" w14:textId="337E1088" w:rsidR="0074605C" w:rsidRDefault="00895D30">
      <w:pPr>
        <w:pStyle w:val="Paragraph"/>
        <w:rPr>
          <w:ins w:id="3055" w:author="Powell, Deana" w:date="2026-03-05T15:34:00Z" w16du:dateUtc="2026-03-05T20:34:00Z"/>
        </w:rPr>
      </w:pPr>
      <w:del w:id="3056" w:author="Powell, Deana" w:date="2026-03-05T15:34:00Z" w16du:dateUtc="2026-03-05T20:34:00Z">
        <w:r w:rsidRPr="00C22726">
          <w:delText xml:space="preserve">Informed consent given by the </w:delText>
        </w:r>
      </w:del>
      <w:ins w:id="3057" w:author="Powell, Deana" w:date="2026-03-05T15:34:00Z" w16du:dateUtc="2026-03-05T20:34:00Z">
        <w:r w:rsidR="00526A29">
          <w:t>Specifics about the study and the study population are to be included in the ICF.</w:t>
        </w:r>
      </w:ins>
    </w:p>
    <w:bookmarkEnd w:id="3054"/>
    <w:p w14:paraId="064D0EB2" w14:textId="77777777" w:rsidR="00D16DFE" w:rsidRPr="00C22726" w:rsidRDefault="00526A29" w:rsidP="00C22726">
      <w:pPr>
        <w:pStyle w:val="Paragraph"/>
        <w:rPr>
          <w:del w:id="3058" w:author="Powell, Deana" w:date="2026-03-05T15:34:00Z" w16du:dateUtc="2026-03-05T20:34:00Z"/>
        </w:rPr>
      </w:pPr>
      <w:ins w:id="3059" w:author="Powell, Deana" w:date="2026-03-05T15:34:00Z" w16du:dateUtc="2026-03-05T20:34:00Z">
        <w:r>
          <w:t xml:space="preserve">The </w:t>
        </w:r>
      </w:ins>
      <w:r>
        <w:t xml:space="preserve">participant </w:t>
      </w:r>
      <w:ins w:id="3060" w:author="Powell, Deana" w:date="2026-03-05T15:34:00Z" w16du:dateUtc="2026-03-05T20:34:00Z">
        <w:r>
          <w:t>(</w:t>
        </w:r>
      </w:ins>
      <w:r>
        <w:t>or their legally acceptable representative</w:t>
      </w:r>
      <w:del w:id="3061" w:author="Powell, Deana" w:date="2026-03-05T15:34:00Z" w16du:dateUtc="2026-03-05T20:34:00Z">
        <w:r w:rsidR="00895D30" w:rsidRPr="00C22726">
          <w:delText xml:space="preserve"> must be documented on a consent form. The form must include the study protocol number, study protocol title, dated signature, and agreement of the participant (or his/her legally acceptable representative) and of the person conducting the consent discussion.</w:delText>
        </w:r>
      </w:del>
    </w:p>
    <w:p w14:paraId="55397B9C" w14:textId="77777777" w:rsidR="00D16DFE" w:rsidRPr="00C22726" w:rsidRDefault="00895D30" w:rsidP="00C22726">
      <w:pPr>
        <w:pStyle w:val="Paragraph"/>
        <w:rPr>
          <w:del w:id="3062" w:author="Powell, Deana" w:date="2026-03-05T15:34:00Z" w16du:dateUtc="2026-03-05T20:34:00Z"/>
        </w:rPr>
      </w:pPr>
      <w:del w:id="3063" w:author="Powell, Deana" w:date="2026-03-05T15:34:00Z" w16du:dateUtc="2026-03-05T20:34:00Z">
        <w:r w:rsidRPr="00C22726">
          <w:delText>A copy of the signed and dated informed consent form should be given to the participant (or their legally acceptable representative) before participation in the study.</w:delText>
        </w:r>
      </w:del>
    </w:p>
    <w:p w14:paraId="2AE6421E" w14:textId="1947EB50" w:rsidR="0074605C" w:rsidRDefault="00895D30">
      <w:pPr>
        <w:pStyle w:val="Paragraph"/>
        <w:rPr>
          <w:rStyle w:val="Instructionsnothidden"/>
          <w:rFonts w:ascii="Times New Roman" w:hAnsi="Times New Roman"/>
          <w:color w:val="auto"/>
        </w:rPr>
      </w:pPr>
      <w:del w:id="3064" w:author="Powell, Deana" w:date="2026-03-05T15:34:00Z" w16du:dateUtc="2026-03-05T20:34:00Z">
        <w:r w:rsidRPr="00C22726">
          <w:delText>The initial ICF, any subsequent revised ICF, and any written information provided to the participant must receive the IRB/IEC’s approval/favorable opinion in advance of use. The participant or his/her legally acceptable representative</w:delText>
        </w:r>
      </w:del>
      <w:ins w:id="3065" w:author="Powell, Deana" w:date="2026-03-05T15:34:00Z" w16du:dateUtc="2026-03-05T20:34:00Z">
        <w:r w:rsidR="00526A29">
          <w:t>)</w:t>
        </w:r>
      </w:ins>
      <w:r w:rsidR="00526A29">
        <w:t xml:space="preserve"> should be informed in a timely manner if new information becomes available that may be relevant to the participant’s willingness to continue participation in the study. The communication of this information will be provided and documented via a revised consent form or addendum to the original consent form that captures the participant’s or the participant’s legally acceptable representative’s dated signature.</w:t>
      </w:r>
    </w:p>
    <w:p w14:paraId="5E8331D8" w14:textId="771B1528" w:rsidR="0074605C" w:rsidRDefault="00526A29">
      <w:pPr>
        <w:pStyle w:val="Paragraph"/>
      </w:pPr>
      <w:r>
        <w:t>If the investigator recommends continuation of study intervention beyond disease progression, the participant or their legally acceptable representative will be asked to provide documented informed consent</w:t>
      </w:r>
      <w:del w:id="3066" w:author="Powell, Deana" w:date="2026-03-05T15:34:00Z" w16du:dateUtc="2026-03-05T20:34:00Z">
        <w:r w:rsidR="008F7EB8" w:rsidRPr="00C22726">
          <w:delText>.</w:delText>
        </w:r>
        <w:r w:rsidR="00D82FE2">
          <w:delText xml:space="preserve"> </w:delText>
        </w:r>
        <w:r w:rsidR="00D82FE2" w:rsidRPr="002A7E0A">
          <w:delText xml:space="preserve">The participant will be asked to document an ICF addendum if </w:delText>
        </w:r>
        <w:r w:rsidR="00D82FE2">
          <w:delText>treatment beyond</w:delText>
        </w:r>
        <w:r w:rsidR="00D82FE2" w:rsidRPr="002A7E0A">
          <w:delText xml:space="preserve"> disease progression </w:delText>
        </w:r>
        <w:r w:rsidR="00D82FE2">
          <w:delText xml:space="preserve">is decided by the investigator </w:delText>
        </w:r>
        <w:r w:rsidR="00D82FE2" w:rsidRPr="002A7E0A">
          <w:delText>(</w:delText>
        </w:r>
        <w:r w:rsidR="00B55DCA">
          <w:delText>Figure </w:delText>
        </w:r>
        <w:r w:rsidR="00B55DCA">
          <w:rPr>
            <w:noProof/>
          </w:rPr>
          <w:delText>3</w:delText>
        </w:r>
        <w:r w:rsidR="00D82FE2" w:rsidRPr="002A7E0A">
          <w:delText>).</w:delText>
        </w:r>
      </w:del>
      <w:ins w:id="3067" w:author="Powell, Deana" w:date="2026-03-05T15:34:00Z" w16du:dateUtc="2026-03-05T20:34:00Z">
        <w:r>
          <w:t xml:space="preserve"> and assent, when applicable.</w:t>
        </w:r>
      </w:ins>
    </w:p>
    <w:p w14:paraId="6507891A" w14:textId="77777777" w:rsidR="00D16DFE" w:rsidRPr="00C22726" w:rsidRDefault="00895D30" w:rsidP="00C22726">
      <w:pPr>
        <w:pStyle w:val="Paragraph"/>
        <w:rPr>
          <w:del w:id="3068" w:author="Powell, Deana" w:date="2026-03-05T15:34:00Z" w16du:dateUtc="2026-03-05T20:34:00Z"/>
        </w:rPr>
      </w:pPr>
      <w:del w:id="3069" w:author="Powell, Deana" w:date="2026-03-05T15:34:00Z" w16du:dateUtc="2026-03-05T20:34:00Z">
        <w:r w:rsidRPr="00C22726">
          <w:delText>Specifics about the study and the study population are to be included in the study informed consent form.</w:delText>
        </w:r>
      </w:del>
    </w:p>
    <w:p w14:paraId="6A1C071B" w14:textId="6D23A819" w:rsidR="00BB5514" w:rsidRPr="00BB5514" w:rsidRDefault="00526A29" w:rsidP="00675EF5">
      <w:pPr>
        <w:pStyle w:val="Heading4"/>
      </w:pPr>
      <w:moveFromRangeStart w:id="3070" w:author="Powell, Deana" w:date="2026-03-05T15:34:00Z" w:name="move223617281"/>
      <w:moveFrom w:id="3071" w:author="Powell, Deana" w:date="2026-03-05T15:34:00Z" w16du:dateUtc="2026-03-05T20:34:00Z">
        <w:r>
          <w:t>Informed consent will adhere to IRB/IEC requirements, applicable laws and regulations, and Sponsor requirements.</w:t>
        </w:r>
      </w:moveFrom>
      <w:bookmarkStart w:id="3072" w:name="_Toc212097009"/>
      <w:bookmarkStart w:id="3073" w:name="_Toc140132440"/>
      <w:moveFromRangeEnd w:id="3070"/>
      <w:r w:rsidR="008F7EB8" w:rsidRPr="00BB5514">
        <w:t>Consent and Collection of Specimens for Future Biomedical Research</w:t>
      </w:r>
      <w:bookmarkEnd w:id="3072"/>
      <w:bookmarkEnd w:id="3073"/>
    </w:p>
    <w:p w14:paraId="50497644" w14:textId="77777777" w:rsidR="0074605C" w:rsidRDefault="00526A29" w:rsidP="00E40DC9">
      <w:pPr>
        <w:pStyle w:val="Paragraph"/>
      </w:pPr>
      <w:r>
        <w:t>The investigator or medically qualified designee will explain the FBR consent to the participant, or the participant’s legally acceptable representative, answer all of his/her questions, and obtain documented informed consent before performing any procedure related to FBR. A copy of the informed consent will be given to the participant before performing any procedure related to FBR.</w:t>
      </w:r>
    </w:p>
    <w:p w14:paraId="2D4AF847" w14:textId="77777777" w:rsidR="00BB5514" w:rsidRPr="00BB5514" w:rsidRDefault="00526A29" w:rsidP="00675EF5">
      <w:pPr>
        <w:pStyle w:val="Heading3"/>
      </w:pPr>
      <w:bookmarkStart w:id="3074" w:name="_Toc212097010"/>
      <w:bookmarkStart w:id="3075" w:name="_Toc140132441"/>
      <w:r w:rsidRPr="00BB5514">
        <w:t>Inclusion/Exclusion Criteria</w:t>
      </w:r>
      <w:bookmarkEnd w:id="3074"/>
      <w:bookmarkEnd w:id="3075"/>
    </w:p>
    <w:p w14:paraId="30239303" w14:textId="77777777" w:rsidR="0074605C" w:rsidRDefault="00526A29" w:rsidP="00E40DC9">
      <w:pPr>
        <w:pStyle w:val="Paragraph"/>
      </w:pPr>
      <w:r>
        <w:t>All inclusion and exclusion criteria will be reviewed by the investigator, who is a qualified physician, to ensure that the participant qualifies for the study.</w:t>
      </w:r>
    </w:p>
    <w:p w14:paraId="5FCB9E0C" w14:textId="77777777" w:rsidR="00BB5514" w:rsidRPr="00BB5514" w:rsidRDefault="00526A29" w:rsidP="001A748E">
      <w:pPr>
        <w:pStyle w:val="Heading3"/>
      </w:pPr>
      <w:bookmarkStart w:id="3076" w:name="_Toc212097011"/>
      <w:bookmarkStart w:id="3077" w:name="_Toc140132442"/>
      <w:r w:rsidRPr="00BB5514">
        <w:t>Participant Identification Card</w:t>
      </w:r>
      <w:bookmarkEnd w:id="3076"/>
      <w:bookmarkEnd w:id="3077"/>
    </w:p>
    <w:p w14:paraId="217B28E6" w14:textId="77777777" w:rsidR="005C62BE" w:rsidRPr="00E00EE0" w:rsidRDefault="00526A29" w:rsidP="00E40DC9">
      <w:pPr>
        <w:pStyle w:val="Paragraph"/>
      </w:pPr>
      <w:r w:rsidRPr="00724983">
        <w:t>All participants will be given a participant identification card identifying them as participants in a research study. The card will contain study-site contact information (including direct telephone numbers) to be used in the event of an emergency. The investigator or qualified designee will provide the participant with a participant identification card immediately after the participant provides documented informed consent. At the time of intervention</w:t>
      </w:r>
      <w:r w:rsidRPr="00E81A68">
        <w:t xml:space="preserve"> </w:t>
      </w:r>
      <w:r w:rsidRPr="008654E4">
        <w:t>randomization,</w:t>
      </w:r>
      <w:r w:rsidRPr="00E81A68">
        <w:t xml:space="preserve"> site personnel will add the treatment/randomization number to the participant identification card.</w:t>
      </w:r>
    </w:p>
    <w:p w14:paraId="0CDCC0AC" w14:textId="77777777" w:rsidR="005C62BE" w:rsidRDefault="00526A29" w:rsidP="00E40DC9">
      <w:pPr>
        <w:pStyle w:val="Paragraph"/>
      </w:pPr>
      <w:r w:rsidRPr="00CF1AA7">
        <w:t>The participant ID card also contains contact information for the emergency unblinding call center so that a health care provider can obtain information about study intervention in emergency situations where the investigator is not available.</w:t>
      </w:r>
    </w:p>
    <w:p w14:paraId="0BD8340B" w14:textId="77777777" w:rsidR="00BB5514" w:rsidRPr="00BB5514" w:rsidRDefault="00526A29" w:rsidP="00A12D1A">
      <w:pPr>
        <w:pStyle w:val="Heading3"/>
      </w:pPr>
      <w:bookmarkStart w:id="3078" w:name="_Toc212097012"/>
      <w:bookmarkStart w:id="3079" w:name="_Toc140132443"/>
      <w:r w:rsidRPr="00BB5514">
        <w:t>Medical History</w:t>
      </w:r>
      <w:bookmarkEnd w:id="3078"/>
      <w:bookmarkEnd w:id="3079"/>
    </w:p>
    <w:p w14:paraId="00514E43" w14:textId="77777777" w:rsidR="0074605C" w:rsidRDefault="00526A29">
      <w:pPr>
        <w:pStyle w:val="Paragraph"/>
      </w:pPr>
      <w:r>
        <w:t>A medical history will be obtained by the investigator or qualified designee. The medical history will collect all active conditions and any condition diagnosed within the prior 10 years that the investigator considers to be clinically important. Details regarding the disease for which the participant has enrolled in this study will be recorded separately and not listed as medical history.</w:t>
      </w:r>
    </w:p>
    <w:p w14:paraId="4A33FFA9" w14:textId="77777777" w:rsidR="0074605C" w:rsidRDefault="00526A29">
      <w:pPr>
        <w:pStyle w:val="Paragraph"/>
      </w:pPr>
      <w:r>
        <w:t>If a medical condition is diagnosed at the time of screening due to the physical examination, laboratory tests, radiologic assessment, other assessment, and/or a combination of these evaluations, the medical condition is to be recorded as a baseline condition along with the participant’s other medical history unless due to any protocol-specified intervention (eg, procedure, washout, or run-in treatment including placebo run-in).</w:t>
      </w:r>
    </w:p>
    <w:p w14:paraId="47E3CD63" w14:textId="77777777" w:rsidR="00D82FE2" w:rsidRDefault="00526A29" w:rsidP="00D82FE2">
      <w:pPr>
        <w:pStyle w:val="Heading3"/>
      </w:pPr>
      <w:bookmarkStart w:id="3080" w:name="_Toc212097013"/>
      <w:bookmarkStart w:id="3081" w:name="_Toc140132444"/>
      <w:r>
        <w:t>Disease Characteristics</w:t>
      </w:r>
      <w:bookmarkEnd w:id="3080"/>
      <w:bookmarkEnd w:id="3081"/>
    </w:p>
    <w:p w14:paraId="094B32C6" w14:textId="0BF4B861" w:rsidR="00D82FE2" w:rsidRDefault="00526A29" w:rsidP="00E40DC9">
      <w:pPr>
        <w:pStyle w:val="Paragraph"/>
      </w:pPr>
      <w:r w:rsidRPr="00027457">
        <w:t>Baseline disease characteristics should include symptoms, prognostic profile</w:t>
      </w:r>
      <w:r>
        <w:t>,</w:t>
      </w:r>
      <w:r w:rsidRPr="004A5227">
        <w:t xml:space="preserve"> </w:t>
      </w:r>
      <w:del w:id="3082" w:author="Powell, Deana" w:date="2026-03-05T15:34:00Z" w16du:dateUtc="2026-03-05T20:34:00Z">
        <w:r w:rsidR="00895D30" w:rsidRPr="004A5227">
          <w:delText>BTK-C481 mutations status</w:delText>
        </w:r>
        <w:r w:rsidR="00895D30">
          <w:delText>,</w:delText>
        </w:r>
        <w:r w:rsidR="00895D30" w:rsidRPr="004A5227">
          <w:delText xml:space="preserve"> </w:delText>
        </w:r>
      </w:del>
      <w:r w:rsidRPr="00027457">
        <w:t>and staging as per iwCLL guidelines (Appendix 10).</w:t>
      </w:r>
      <w:r>
        <w:t xml:space="preserve"> L</w:t>
      </w:r>
      <w:r w:rsidRPr="00B94D66">
        <w:t xml:space="preserve">ocal CLL disease assessment of CD5 status (ie, CD5+ CLL or CD5- CLL) </w:t>
      </w:r>
      <w:r w:rsidR="004544A0">
        <w:t xml:space="preserve">and complex karyotype </w:t>
      </w:r>
      <w:r w:rsidRPr="00B94D66">
        <w:t xml:space="preserve">will be </w:t>
      </w:r>
      <w:r>
        <w:t>recorded in the</w:t>
      </w:r>
      <w:r w:rsidRPr="00B94D66">
        <w:t xml:space="preserve"> </w:t>
      </w:r>
      <w:r>
        <w:t>e</w:t>
      </w:r>
      <w:r w:rsidRPr="00B94D66">
        <w:t>C</w:t>
      </w:r>
      <w:r>
        <w:t>RF at screening</w:t>
      </w:r>
      <w:r w:rsidR="001355D0">
        <w:t>, if available</w:t>
      </w:r>
      <w:r w:rsidRPr="00B94D66">
        <w:t>.</w:t>
      </w:r>
    </w:p>
    <w:p w14:paraId="24E7874F" w14:textId="0ED987C4" w:rsidR="003A6433" w:rsidRDefault="00526A29" w:rsidP="00E40DC9">
      <w:pPr>
        <w:pStyle w:val="Paragraph"/>
        <w:rPr>
          <w:ins w:id="3083" w:author="Powell, Deana" w:date="2026-03-05T15:34:00Z" w16du:dateUtc="2026-03-05T20:34:00Z"/>
        </w:rPr>
      </w:pPr>
      <w:ins w:id="3084" w:author="Powell, Deana" w:date="2026-03-05T15:34:00Z" w16du:dateUtc="2026-03-05T20:34:00Z">
        <w:r w:rsidRPr="003E0B1C">
          <w:rPr>
            <w:b/>
            <w:bCs/>
          </w:rPr>
          <w:t>Diagnosis</w:t>
        </w:r>
        <w:r w:rsidR="003E0B1C">
          <w:rPr>
            <w:b/>
            <w:bCs/>
          </w:rPr>
          <w:t xml:space="preserve">: </w:t>
        </w:r>
        <w:r>
          <w:t xml:space="preserve">Diagnosis of CLL and SLL should be made according to iwCLL 2018 guidelines </w:t>
        </w:r>
        <w:r w:rsidR="00B16DC4">
          <w:t>[Hallek, M., et al 2018]</w:t>
        </w:r>
        <w:r>
          <w:t xml:space="preserve">. </w:t>
        </w:r>
        <w:r w:rsidR="00B16DC4">
          <w:t xml:space="preserve">Table </w:t>
        </w:r>
        <w:r w:rsidR="00B16DC4">
          <w:rPr>
            <w:noProof/>
          </w:rPr>
          <w:t>23</w:t>
        </w:r>
        <w:r w:rsidR="005402EA">
          <w:t xml:space="preserve"> p</w:t>
        </w:r>
        <w:r>
          <w:t xml:space="preserve">rovides </w:t>
        </w:r>
        <w:r w:rsidR="005402EA">
          <w:t>clarification of the differences between CLL and SLL.</w:t>
        </w:r>
      </w:ins>
    </w:p>
    <w:p w14:paraId="613EB013" w14:textId="6D841A38" w:rsidR="005402EA" w:rsidRDefault="00526A29" w:rsidP="005402EA">
      <w:pPr>
        <w:pStyle w:val="Caption"/>
        <w:rPr>
          <w:ins w:id="3085" w:author="Powell, Deana" w:date="2026-03-05T15:34:00Z" w16du:dateUtc="2026-03-05T20:34:00Z"/>
        </w:rPr>
      </w:pPr>
      <w:bookmarkStart w:id="3086" w:name="_Ref207805065"/>
      <w:bookmarkStart w:id="3087" w:name="_Toc212022261"/>
      <w:ins w:id="3088" w:author="Powell, Deana" w:date="2026-03-05T15:34:00Z" w16du:dateUtc="2026-03-05T20:34:00Z">
        <w:r>
          <w:t xml:space="preserve">Table </w:t>
        </w:r>
        <w:r w:rsidR="00B16DC4">
          <w:rPr>
            <w:noProof/>
          </w:rPr>
          <w:t>23</w:t>
        </w:r>
        <w:bookmarkEnd w:id="3086"/>
        <w:r>
          <w:tab/>
          <w:t>Diagnostic Clarification of CLL Versus SLL</w:t>
        </w:r>
        <w:bookmarkEnd w:id="3087"/>
      </w:ins>
    </w:p>
    <w:tbl>
      <w:tblPr>
        <w:tblStyle w:val="TableGrid"/>
        <w:tblW w:w="0" w:type="auto"/>
        <w:tblLook w:val="04A0" w:firstRow="1" w:lastRow="0" w:firstColumn="1" w:lastColumn="0" w:noHBand="0" w:noVBand="1"/>
      </w:tblPr>
      <w:tblGrid>
        <w:gridCol w:w="1413"/>
        <w:gridCol w:w="4580"/>
        <w:gridCol w:w="2997"/>
      </w:tblGrid>
      <w:tr w:rsidR="00CA657C" w14:paraId="721F38E7" w14:textId="77777777" w:rsidTr="00EF5F82">
        <w:trPr>
          <w:tblHeader/>
          <w:ins w:id="3089" w:author="Powell, Deana" w:date="2026-03-05T15:34:00Z" w16du:dateUtc="2026-03-05T20:34:00Z"/>
        </w:trPr>
        <w:tc>
          <w:tcPr>
            <w:tcW w:w="1413" w:type="dxa"/>
          </w:tcPr>
          <w:p w14:paraId="3CF5A298" w14:textId="77777777" w:rsidR="005402EA" w:rsidRPr="00EF5F82" w:rsidRDefault="00526A29" w:rsidP="00C5352C">
            <w:pPr>
              <w:pStyle w:val="Paragraph"/>
              <w:spacing w:after="60"/>
              <w:rPr>
                <w:ins w:id="3090" w:author="Powell, Deana" w:date="2026-03-05T15:34:00Z" w16du:dateUtc="2026-03-05T20:34:00Z"/>
                <w:b/>
                <w:bCs/>
                <w:sz w:val="20"/>
                <w:szCs w:val="20"/>
              </w:rPr>
            </w:pPr>
            <w:ins w:id="3091" w:author="Powell, Deana" w:date="2026-03-05T15:34:00Z" w16du:dateUtc="2026-03-05T20:34:00Z">
              <w:r w:rsidRPr="00EF5F82">
                <w:rPr>
                  <w:b/>
                  <w:bCs/>
                  <w:sz w:val="20"/>
                  <w:szCs w:val="20"/>
                </w:rPr>
                <w:t>Diagnosis</w:t>
              </w:r>
            </w:ins>
          </w:p>
        </w:tc>
        <w:tc>
          <w:tcPr>
            <w:tcW w:w="4580" w:type="dxa"/>
          </w:tcPr>
          <w:p w14:paraId="366B64F4" w14:textId="77777777" w:rsidR="005402EA" w:rsidRPr="00EF5F82" w:rsidRDefault="00526A29" w:rsidP="00C5352C">
            <w:pPr>
              <w:pStyle w:val="Paragraph"/>
              <w:spacing w:after="60"/>
              <w:rPr>
                <w:ins w:id="3092" w:author="Powell, Deana" w:date="2026-03-05T15:34:00Z" w16du:dateUtc="2026-03-05T20:34:00Z"/>
                <w:b/>
                <w:bCs/>
                <w:sz w:val="20"/>
                <w:szCs w:val="20"/>
              </w:rPr>
            </w:pPr>
            <w:ins w:id="3093" w:author="Powell, Deana" w:date="2026-03-05T15:34:00Z" w16du:dateUtc="2026-03-05T20:34:00Z">
              <w:r w:rsidRPr="00EF5F82">
                <w:rPr>
                  <w:b/>
                  <w:bCs/>
                  <w:sz w:val="20"/>
                  <w:szCs w:val="20"/>
                </w:rPr>
                <w:t>Bloodwork*</w:t>
              </w:r>
            </w:ins>
          </w:p>
        </w:tc>
        <w:tc>
          <w:tcPr>
            <w:tcW w:w="2997" w:type="dxa"/>
          </w:tcPr>
          <w:p w14:paraId="510CC645" w14:textId="77777777" w:rsidR="005402EA" w:rsidRPr="00EF5F82" w:rsidRDefault="00526A29" w:rsidP="00C5352C">
            <w:pPr>
              <w:pStyle w:val="Paragraph"/>
              <w:spacing w:after="60"/>
              <w:rPr>
                <w:ins w:id="3094" w:author="Powell, Deana" w:date="2026-03-05T15:34:00Z" w16du:dateUtc="2026-03-05T20:34:00Z"/>
                <w:b/>
                <w:bCs/>
                <w:sz w:val="20"/>
                <w:szCs w:val="20"/>
              </w:rPr>
            </w:pPr>
            <w:ins w:id="3095" w:author="Powell, Deana" w:date="2026-03-05T15:34:00Z" w16du:dateUtc="2026-03-05T20:34:00Z">
              <w:r w:rsidRPr="00EF5F82">
                <w:rPr>
                  <w:b/>
                  <w:bCs/>
                  <w:sz w:val="20"/>
                  <w:szCs w:val="20"/>
                </w:rPr>
                <w:t>Lymphadenopathy</w:t>
              </w:r>
            </w:ins>
          </w:p>
        </w:tc>
      </w:tr>
      <w:tr w:rsidR="00CA657C" w14:paraId="4C763909" w14:textId="77777777" w:rsidTr="00C5352C">
        <w:trPr>
          <w:ins w:id="3096" w:author="Powell, Deana" w:date="2026-03-05T15:34:00Z" w16du:dateUtc="2026-03-05T20:34:00Z"/>
        </w:trPr>
        <w:tc>
          <w:tcPr>
            <w:tcW w:w="1413" w:type="dxa"/>
          </w:tcPr>
          <w:p w14:paraId="32D6EF14" w14:textId="77777777" w:rsidR="005402EA" w:rsidRPr="00C5352C" w:rsidRDefault="00526A29" w:rsidP="00C5352C">
            <w:pPr>
              <w:pStyle w:val="Paragraph"/>
              <w:spacing w:after="60"/>
              <w:rPr>
                <w:ins w:id="3097" w:author="Powell, Deana" w:date="2026-03-05T15:34:00Z" w16du:dateUtc="2026-03-05T20:34:00Z"/>
                <w:sz w:val="20"/>
                <w:szCs w:val="20"/>
              </w:rPr>
            </w:pPr>
            <w:ins w:id="3098" w:author="Powell, Deana" w:date="2026-03-05T15:34:00Z" w16du:dateUtc="2026-03-05T20:34:00Z">
              <w:r>
                <w:rPr>
                  <w:sz w:val="20"/>
                  <w:szCs w:val="20"/>
                </w:rPr>
                <w:t>CLL</w:t>
              </w:r>
            </w:ins>
          </w:p>
        </w:tc>
        <w:tc>
          <w:tcPr>
            <w:tcW w:w="4580" w:type="dxa"/>
          </w:tcPr>
          <w:p w14:paraId="7A9EA129" w14:textId="77777777" w:rsidR="005402EA" w:rsidRPr="00C5352C" w:rsidRDefault="00526A29" w:rsidP="00C5352C">
            <w:pPr>
              <w:pStyle w:val="Paragraph"/>
              <w:spacing w:after="60"/>
              <w:rPr>
                <w:ins w:id="3099" w:author="Powell, Deana" w:date="2026-03-05T15:34:00Z" w16du:dateUtc="2026-03-05T20:34:00Z"/>
                <w:sz w:val="20"/>
                <w:szCs w:val="20"/>
              </w:rPr>
            </w:pPr>
            <w:ins w:id="3100" w:author="Powell, Deana" w:date="2026-03-05T15:34:00Z" w16du:dateUtc="2026-03-05T20:34:00Z">
              <w:r>
                <w:rPr>
                  <w:sz w:val="20"/>
                  <w:szCs w:val="20"/>
                </w:rPr>
                <w:t>≥</w:t>
              </w:r>
              <w:r w:rsidR="00951A07">
                <w:rPr>
                  <w:sz w:val="20"/>
                  <w:szCs w:val="20"/>
                </w:rPr>
                <w:t>5 x 10</w:t>
              </w:r>
              <w:r w:rsidR="00951A07" w:rsidRPr="00C5352C">
                <w:rPr>
                  <w:sz w:val="20"/>
                  <w:szCs w:val="20"/>
                  <w:vertAlign w:val="superscript"/>
                </w:rPr>
                <w:t>9</w:t>
              </w:r>
              <w:r w:rsidR="00951A07">
                <w:rPr>
                  <w:sz w:val="20"/>
                  <w:szCs w:val="20"/>
                </w:rPr>
                <w:t>/L B lymphocytes or any cytopenia</w:t>
              </w:r>
            </w:ins>
          </w:p>
        </w:tc>
        <w:tc>
          <w:tcPr>
            <w:tcW w:w="2997" w:type="dxa"/>
          </w:tcPr>
          <w:p w14:paraId="3299AC5D" w14:textId="77777777" w:rsidR="005402EA" w:rsidRPr="00C5352C" w:rsidRDefault="00526A29" w:rsidP="00C5352C">
            <w:pPr>
              <w:pStyle w:val="Paragraph"/>
              <w:spacing w:after="60"/>
              <w:rPr>
                <w:ins w:id="3101" w:author="Powell, Deana" w:date="2026-03-05T15:34:00Z" w16du:dateUtc="2026-03-05T20:34:00Z"/>
                <w:sz w:val="20"/>
                <w:szCs w:val="20"/>
              </w:rPr>
            </w:pPr>
            <w:ins w:id="3102" w:author="Powell, Deana" w:date="2026-03-05T15:34:00Z" w16du:dateUtc="2026-03-05T20:34:00Z">
              <w:r>
                <w:rPr>
                  <w:sz w:val="20"/>
                  <w:szCs w:val="20"/>
                </w:rPr>
                <w:t>Present or absent</w:t>
              </w:r>
            </w:ins>
          </w:p>
        </w:tc>
      </w:tr>
      <w:tr w:rsidR="00CA657C" w14:paraId="4D5C1034" w14:textId="77777777" w:rsidTr="00C5352C">
        <w:trPr>
          <w:ins w:id="3103" w:author="Powell, Deana" w:date="2026-03-05T15:34:00Z" w16du:dateUtc="2026-03-05T20:34:00Z"/>
        </w:trPr>
        <w:tc>
          <w:tcPr>
            <w:tcW w:w="1413" w:type="dxa"/>
          </w:tcPr>
          <w:p w14:paraId="6E76F285" w14:textId="77777777" w:rsidR="005402EA" w:rsidRPr="00C5352C" w:rsidRDefault="00526A29" w:rsidP="00C5352C">
            <w:pPr>
              <w:pStyle w:val="Paragraph"/>
              <w:spacing w:after="60"/>
              <w:rPr>
                <w:ins w:id="3104" w:author="Powell, Deana" w:date="2026-03-05T15:34:00Z" w16du:dateUtc="2026-03-05T20:34:00Z"/>
                <w:sz w:val="20"/>
                <w:szCs w:val="20"/>
              </w:rPr>
            </w:pPr>
            <w:ins w:id="3105" w:author="Powell, Deana" w:date="2026-03-05T15:34:00Z" w16du:dateUtc="2026-03-05T20:34:00Z">
              <w:r>
                <w:rPr>
                  <w:sz w:val="20"/>
                  <w:szCs w:val="20"/>
                </w:rPr>
                <w:t>SLL</w:t>
              </w:r>
            </w:ins>
          </w:p>
        </w:tc>
        <w:tc>
          <w:tcPr>
            <w:tcW w:w="4580" w:type="dxa"/>
          </w:tcPr>
          <w:p w14:paraId="6442D9DE" w14:textId="77777777" w:rsidR="005402EA" w:rsidRPr="00C5352C" w:rsidRDefault="00526A29" w:rsidP="00C5352C">
            <w:pPr>
              <w:pStyle w:val="Paragraph"/>
              <w:spacing w:after="60"/>
              <w:rPr>
                <w:ins w:id="3106" w:author="Powell, Deana" w:date="2026-03-05T15:34:00Z" w16du:dateUtc="2026-03-05T20:34:00Z"/>
                <w:sz w:val="20"/>
                <w:szCs w:val="20"/>
              </w:rPr>
            </w:pPr>
            <w:ins w:id="3107" w:author="Powell, Deana" w:date="2026-03-05T15:34:00Z" w16du:dateUtc="2026-03-05T20:34:00Z">
              <w:r>
                <w:rPr>
                  <w:sz w:val="20"/>
                  <w:szCs w:val="20"/>
                </w:rPr>
                <w:t>&lt;5 x 10</w:t>
              </w:r>
              <w:r w:rsidRPr="0010539A">
                <w:rPr>
                  <w:sz w:val="20"/>
                  <w:szCs w:val="20"/>
                  <w:vertAlign w:val="superscript"/>
                </w:rPr>
                <w:t>9</w:t>
              </w:r>
              <w:r>
                <w:rPr>
                  <w:sz w:val="20"/>
                  <w:szCs w:val="20"/>
                </w:rPr>
                <w:t xml:space="preserve">/L B lymphocytes </w:t>
              </w:r>
              <w:r w:rsidR="005D5936">
                <w:rPr>
                  <w:sz w:val="20"/>
                  <w:szCs w:val="20"/>
                </w:rPr>
                <w:t>AND no</w:t>
              </w:r>
              <w:r>
                <w:rPr>
                  <w:sz w:val="20"/>
                  <w:szCs w:val="20"/>
                </w:rPr>
                <w:t xml:space="preserve"> cytopenia</w:t>
              </w:r>
            </w:ins>
          </w:p>
        </w:tc>
        <w:tc>
          <w:tcPr>
            <w:tcW w:w="2997" w:type="dxa"/>
          </w:tcPr>
          <w:p w14:paraId="73ACF5BC" w14:textId="77777777" w:rsidR="005402EA" w:rsidRPr="00C5352C" w:rsidRDefault="00526A29" w:rsidP="00C5352C">
            <w:pPr>
              <w:pStyle w:val="Paragraph"/>
              <w:spacing w:after="60"/>
              <w:rPr>
                <w:ins w:id="3108" w:author="Powell, Deana" w:date="2026-03-05T15:34:00Z" w16du:dateUtc="2026-03-05T20:34:00Z"/>
                <w:sz w:val="20"/>
                <w:szCs w:val="20"/>
              </w:rPr>
            </w:pPr>
            <w:ins w:id="3109" w:author="Powell, Deana" w:date="2026-03-05T15:34:00Z" w16du:dateUtc="2026-03-05T20:34:00Z">
              <w:r>
                <w:rPr>
                  <w:sz w:val="20"/>
                  <w:szCs w:val="20"/>
                </w:rPr>
                <w:t>Present</w:t>
              </w:r>
            </w:ins>
          </w:p>
        </w:tc>
      </w:tr>
      <w:tr w:rsidR="00CA657C" w14:paraId="53779FD1" w14:textId="77777777" w:rsidTr="00B7434A">
        <w:trPr>
          <w:ins w:id="3110" w:author="Powell, Deana" w:date="2026-03-05T15:34:00Z" w16du:dateUtc="2026-03-05T20:34:00Z"/>
        </w:trPr>
        <w:tc>
          <w:tcPr>
            <w:tcW w:w="8990" w:type="dxa"/>
            <w:gridSpan w:val="3"/>
          </w:tcPr>
          <w:p w14:paraId="5FE66BBD" w14:textId="77777777" w:rsidR="005D5936" w:rsidRPr="00C5352C" w:rsidRDefault="00526A29" w:rsidP="005402EA">
            <w:pPr>
              <w:pStyle w:val="Paragraph"/>
              <w:spacing w:after="60"/>
              <w:rPr>
                <w:ins w:id="3111" w:author="Powell, Deana" w:date="2026-03-05T15:34:00Z" w16du:dateUtc="2026-03-05T20:34:00Z"/>
                <w:sz w:val="18"/>
                <w:szCs w:val="18"/>
              </w:rPr>
            </w:pPr>
            <w:ins w:id="3112" w:author="Powell, Deana" w:date="2026-03-05T15:34:00Z" w16du:dateUtc="2026-03-05T20:34:00Z">
              <w:r w:rsidRPr="00C5352C">
                <w:rPr>
                  <w:sz w:val="18"/>
                  <w:szCs w:val="18"/>
                </w:rPr>
                <w:t>CLL=chronic lymphocytic leukemia; SLL=small lymphocytic lymphoma.</w:t>
              </w:r>
            </w:ins>
          </w:p>
          <w:p w14:paraId="25C00B20" w14:textId="77777777" w:rsidR="005D5936" w:rsidRPr="00C5352C" w:rsidRDefault="00526A29" w:rsidP="00C5352C">
            <w:pPr>
              <w:pStyle w:val="Paragraph"/>
              <w:spacing w:after="60"/>
              <w:rPr>
                <w:ins w:id="3113" w:author="Powell, Deana" w:date="2026-03-05T15:34:00Z" w16du:dateUtc="2026-03-05T20:34:00Z"/>
                <w:sz w:val="20"/>
                <w:szCs w:val="20"/>
              </w:rPr>
            </w:pPr>
            <w:ins w:id="3114" w:author="Powell, Deana" w:date="2026-03-05T15:34:00Z" w16du:dateUtc="2026-03-05T20:34:00Z">
              <w:r w:rsidRPr="00C5352C">
                <w:rPr>
                  <w:sz w:val="18"/>
                  <w:szCs w:val="18"/>
                </w:rPr>
                <w:t>*Lymphocytosis must be sustained due to B lymphocytes. Cytopenia’s must be due to clonal marrow infiltration.</w:t>
              </w:r>
            </w:ins>
          </w:p>
        </w:tc>
      </w:tr>
    </w:tbl>
    <w:p w14:paraId="2B895604" w14:textId="77777777" w:rsidR="00E40DC9" w:rsidRDefault="00E40DC9" w:rsidP="00E40DC9">
      <w:pPr>
        <w:pStyle w:val="ListEnd"/>
        <w:rPr>
          <w:ins w:id="3115" w:author="Powell, Deana" w:date="2026-03-05T15:34:00Z" w16du:dateUtc="2026-03-05T20:34:00Z"/>
        </w:rPr>
      </w:pPr>
    </w:p>
    <w:p w14:paraId="2F3B02EC" w14:textId="7A9B1BE0" w:rsidR="00D82FE2" w:rsidRPr="00E40DC9" w:rsidRDefault="00526A29" w:rsidP="00E40DC9">
      <w:pPr>
        <w:pStyle w:val="Paragraph"/>
        <w:rPr>
          <w:b/>
          <w:bCs/>
        </w:rPr>
      </w:pPr>
      <w:r w:rsidRPr="00E40DC9">
        <w:rPr>
          <w:b/>
          <w:bCs/>
        </w:rPr>
        <w:t>Staging</w:t>
      </w:r>
    </w:p>
    <w:p w14:paraId="05EBE417" w14:textId="3F936754" w:rsidR="00D82FE2" w:rsidRDefault="00526A29" w:rsidP="00D82FE2">
      <w:pPr>
        <w:pStyle w:val="ListBullet"/>
        <w:spacing w:after="240"/>
      </w:pPr>
      <w:r w:rsidRPr="00A25BE4">
        <w:t>Staging (screening only)</w:t>
      </w:r>
      <w:r>
        <w:t>:</w:t>
      </w:r>
    </w:p>
    <w:p w14:paraId="4599FD5A" w14:textId="77777777" w:rsidR="00D82FE2" w:rsidRDefault="00526A29" w:rsidP="00D82FE2">
      <w:pPr>
        <w:pStyle w:val="ListBullet2"/>
        <w:spacing w:after="240"/>
        <w:ind w:hanging="357"/>
      </w:pPr>
      <w:r>
        <w:t>CLL: Rai and Binet (see Appendix 12).</w:t>
      </w:r>
    </w:p>
    <w:p w14:paraId="3F994BF9" w14:textId="77777777" w:rsidR="00EE53B3" w:rsidRDefault="00526A29" w:rsidP="003E0B1C">
      <w:pPr>
        <w:pStyle w:val="ListBullet2"/>
        <w:ind w:hanging="357"/>
      </w:pPr>
      <w:r>
        <w:t>SLL: Lugano (see Appendix 12).</w:t>
      </w:r>
    </w:p>
    <w:p w14:paraId="38B4403F" w14:textId="761195D0" w:rsidR="00E40DC9" w:rsidRPr="00E108A9" w:rsidRDefault="00E108A9" w:rsidP="00E108A9">
      <w:pPr>
        <w:rPr>
          <w:szCs w:val="20"/>
        </w:rPr>
      </w:pPr>
      <w:r>
        <w:br w:type="page"/>
      </w:r>
    </w:p>
    <w:p w14:paraId="770466F8" w14:textId="77777777" w:rsidR="00D82FE2" w:rsidRPr="00E40DC9" w:rsidRDefault="00526A29" w:rsidP="00E40DC9">
      <w:pPr>
        <w:pStyle w:val="Paragraph"/>
        <w:rPr>
          <w:b/>
          <w:bCs/>
        </w:rPr>
      </w:pPr>
      <w:r w:rsidRPr="00E40DC9">
        <w:rPr>
          <w:b/>
          <w:bCs/>
        </w:rPr>
        <w:t>Prognostic Risk Factors of CLL</w:t>
      </w:r>
    </w:p>
    <w:p w14:paraId="7EEF3E49" w14:textId="465206ED" w:rsidR="00D82FE2" w:rsidRDefault="00526A29" w:rsidP="00E40DC9">
      <w:pPr>
        <w:pStyle w:val="Paragraph"/>
      </w:pPr>
      <w:r>
        <w:t xml:space="preserve">For CLL participants, the CLL-International Prognostic Index will be collected at screening </w:t>
      </w:r>
      <w:r w:rsidR="00B16DC4">
        <w:t>[International CLL-IPI working group 2016]</w:t>
      </w:r>
      <w:r>
        <w:t xml:space="preserve">. </w:t>
      </w:r>
      <w:r w:rsidR="00B16DC4">
        <w:t>Table</w:t>
      </w:r>
      <w:del w:id="3116" w:author="Powell, Deana" w:date="2026-03-05T15:34:00Z" w16du:dateUtc="2026-03-05T20:34:00Z">
        <w:r w:rsidR="00B55DCA">
          <w:delText xml:space="preserve"> </w:delText>
        </w:r>
        <w:r w:rsidR="00B55DCA">
          <w:rPr>
            <w:noProof/>
          </w:rPr>
          <w:delText>23</w:delText>
        </w:r>
      </w:del>
      <w:ins w:id="3117" w:author="Powell, Deana" w:date="2026-03-05T15:34:00Z" w16du:dateUtc="2026-03-05T20:34:00Z">
        <w:r w:rsidR="00B16DC4">
          <w:t> 24</w:t>
        </w:r>
      </w:ins>
      <w:r>
        <w:t xml:space="preserve"> provides the risk scores associated with each baseline variable and </w:t>
      </w:r>
      <w:ins w:id="3118" w:author="Powell, Deana" w:date="2026-03-05T15:34:00Z" w16du:dateUtc="2026-03-05T20:34:00Z">
        <w:r w:rsidR="00B16DC4">
          <w:t>Table </w:t>
        </w:r>
        <w:r w:rsidR="00B16DC4">
          <w:rPr>
            <w:noProof/>
          </w:rPr>
          <w:t>25</w:t>
        </w:r>
        <w:r>
          <w:t xml:space="preserve"> provides the overall risk score to be recorded in the eCRF.</w:t>
        </w:r>
      </w:ins>
    </w:p>
    <w:p w14:paraId="53E099F3" w14:textId="77777777" w:rsidR="00D82FE2" w:rsidRDefault="00B55DCA" w:rsidP="00581355">
      <w:pPr>
        <w:pStyle w:val="paragraph0"/>
        <w:rPr>
          <w:del w:id="3119" w:author="Powell, Deana" w:date="2026-03-05T15:34:00Z" w16du:dateUtc="2026-03-05T20:34:00Z"/>
        </w:rPr>
      </w:pPr>
      <w:del w:id="3120" w:author="Powell, Deana" w:date="2026-03-05T15:34:00Z" w16du:dateUtc="2026-03-05T20:34:00Z">
        <w:r>
          <w:delText>Table</w:delText>
        </w:r>
        <w:r>
          <w:rPr>
            <w:noProof/>
          </w:rPr>
          <w:delText xml:space="preserve"> 24</w:delText>
        </w:r>
        <w:r w:rsidR="00895D30">
          <w:delText xml:space="preserve"> provides the overall risk score to be recorded in the eCRF.</w:delText>
        </w:r>
      </w:del>
    </w:p>
    <w:p w14:paraId="3B358303" w14:textId="6A7ECFAC" w:rsidR="00D82FE2" w:rsidRPr="00FF6589" w:rsidRDefault="00895D30" w:rsidP="00D82FE2">
      <w:pPr>
        <w:pStyle w:val="Caption"/>
        <w:rPr>
          <w:b/>
        </w:rPr>
      </w:pPr>
      <w:bookmarkStart w:id="3121" w:name="_Toc140132630"/>
      <w:del w:id="3122" w:author="Powell, Deana" w:date="2026-03-05T15:34:00Z" w16du:dateUtc="2026-03-05T20:34:00Z">
        <w:r>
          <w:delText xml:space="preserve">Table </w:delText>
        </w:r>
        <w:r w:rsidR="00B55DCA">
          <w:rPr>
            <w:noProof/>
          </w:rPr>
          <w:delText>23</w:delText>
        </w:r>
      </w:del>
      <w:bookmarkStart w:id="3123" w:name="_Ref106187789"/>
      <w:bookmarkStart w:id="3124" w:name="_Toc212022262"/>
      <w:ins w:id="3125" w:author="Powell, Deana" w:date="2026-03-05T15:34:00Z" w16du:dateUtc="2026-03-05T20:34:00Z">
        <w:r w:rsidR="00526A29">
          <w:t>Table </w:t>
        </w:r>
        <w:r w:rsidR="00B16DC4">
          <w:rPr>
            <w:noProof/>
          </w:rPr>
          <w:t>24</w:t>
        </w:r>
      </w:ins>
      <w:bookmarkEnd w:id="3123"/>
      <w:r w:rsidR="00354CC4">
        <w:tab/>
        <w:t>Individual Variable Score</w:t>
      </w:r>
      <w:bookmarkEnd w:id="3124"/>
      <w:bookmarkEnd w:id="3121"/>
    </w:p>
    <w:tbl>
      <w:tblPr>
        <w:tblStyle w:val="TableGrid"/>
        <w:tblW w:w="5000" w:type="pct"/>
        <w:tblLook w:val="04A0" w:firstRow="1" w:lastRow="0" w:firstColumn="1" w:lastColumn="0" w:noHBand="0" w:noVBand="1"/>
      </w:tblPr>
      <w:tblGrid>
        <w:gridCol w:w="3395"/>
        <w:gridCol w:w="5595"/>
      </w:tblGrid>
      <w:tr w:rsidR="00CA657C" w14:paraId="549DE05B" w14:textId="77777777" w:rsidTr="00D82FE2">
        <w:trPr>
          <w:tblHeader/>
        </w:trPr>
        <w:tc>
          <w:tcPr>
            <w:tcW w:w="1888" w:type="pct"/>
          </w:tcPr>
          <w:p w14:paraId="0EEFD3BF" w14:textId="77777777" w:rsidR="00D82FE2" w:rsidRPr="00CE2BF1" w:rsidRDefault="00526A29" w:rsidP="004016E5">
            <w:pPr>
              <w:spacing w:before="40" w:after="40"/>
              <w:rPr>
                <w:b/>
                <w:bCs/>
                <w:sz w:val="20"/>
                <w:szCs w:val="20"/>
              </w:rPr>
            </w:pPr>
            <w:r w:rsidRPr="00CE2BF1">
              <w:rPr>
                <w:b/>
                <w:bCs/>
                <w:sz w:val="20"/>
                <w:szCs w:val="20"/>
              </w:rPr>
              <w:t>Variable</w:t>
            </w:r>
          </w:p>
        </w:tc>
        <w:tc>
          <w:tcPr>
            <w:tcW w:w="3112" w:type="pct"/>
          </w:tcPr>
          <w:p w14:paraId="219B0F12" w14:textId="77777777" w:rsidR="00D82FE2" w:rsidRPr="00CE2BF1" w:rsidRDefault="00526A29" w:rsidP="004016E5">
            <w:pPr>
              <w:spacing w:before="40" w:after="40"/>
              <w:jc w:val="center"/>
              <w:rPr>
                <w:b/>
                <w:bCs/>
                <w:sz w:val="20"/>
                <w:szCs w:val="20"/>
              </w:rPr>
            </w:pPr>
            <w:r w:rsidRPr="00CE2BF1">
              <w:rPr>
                <w:b/>
                <w:bCs/>
                <w:sz w:val="20"/>
                <w:szCs w:val="20"/>
              </w:rPr>
              <w:t>Individual Risk Score</w:t>
            </w:r>
          </w:p>
        </w:tc>
      </w:tr>
      <w:tr w:rsidR="00CA657C" w14:paraId="43958920" w14:textId="77777777" w:rsidTr="003E0B1C">
        <w:trPr>
          <w:trHeight w:val="437"/>
        </w:trPr>
        <w:tc>
          <w:tcPr>
            <w:tcW w:w="1888" w:type="pct"/>
          </w:tcPr>
          <w:p w14:paraId="47B4F373" w14:textId="77777777" w:rsidR="00D82FE2" w:rsidRPr="00CE2BF1" w:rsidRDefault="00526A29" w:rsidP="004016E5">
            <w:pPr>
              <w:spacing w:before="40" w:after="40"/>
              <w:rPr>
                <w:sz w:val="20"/>
                <w:szCs w:val="20"/>
              </w:rPr>
            </w:pPr>
            <w:r w:rsidRPr="00B40AAC">
              <w:rPr>
                <w:i/>
                <w:iCs/>
                <w:sz w:val="20"/>
                <w:szCs w:val="20"/>
              </w:rPr>
              <w:t>TP53</w:t>
            </w:r>
            <w:r>
              <w:rPr>
                <w:sz w:val="20"/>
                <w:szCs w:val="20"/>
              </w:rPr>
              <w:t xml:space="preserve"> aberration</w:t>
            </w:r>
            <w:r w:rsidRPr="00CE2BF1">
              <w:rPr>
                <w:sz w:val="20"/>
                <w:szCs w:val="20"/>
              </w:rPr>
              <w:t xml:space="preserve"> status </w:t>
            </w:r>
          </w:p>
        </w:tc>
        <w:tc>
          <w:tcPr>
            <w:tcW w:w="3112" w:type="pct"/>
          </w:tcPr>
          <w:p w14:paraId="03EC6E4E" w14:textId="77777777" w:rsidR="00D82FE2" w:rsidRDefault="00526A29" w:rsidP="004016E5">
            <w:pPr>
              <w:spacing w:before="40" w:after="40"/>
              <w:jc w:val="center"/>
              <w:rPr>
                <w:sz w:val="20"/>
                <w:szCs w:val="20"/>
              </w:rPr>
            </w:pPr>
            <w:r w:rsidRPr="00CE2BF1">
              <w:rPr>
                <w:sz w:val="20"/>
                <w:szCs w:val="20"/>
              </w:rPr>
              <w:t>4</w:t>
            </w:r>
            <w:r>
              <w:rPr>
                <w:sz w:val="20"/>
                <w:szCs w:val="20"/>
              </w:rPr>
              <w:t xml:space="preserve"> if del(17p) and/or </w:t>
            </w:r>
            <w:r w:rsidRPr="00B50931">
              <w:rPr>
                <w:i/>
                <w:iCs/>
                <w:sz w:val="20"/>
                <w:szCs w:val="20"/>
              </w:rPr>
              <w:t>TP53</w:t>
            </w:r>
            <w:r>
              <w:rPr>
                <w:sz w:val="20"/>
                <w:szCs w:val="20"/>
              </w:rPr>
              <w:t xml:space="preserve"> mutated;</w:t>
            </w:r>
          </w:p>
          <w:p w14:paraId="20504C8D" w14:textId="77777777" w:rsidR="00D82FE2" w:rsidRPr="00CE2BF1" w:rsidRDefault="00526A29" w:rsidP="004016E5">
            <w:pPr>
              <w:spacing w:before="40" w:after="40"/>
              <w:jc w:val="center"/>
              <w:rPr>
                <w:sz w:val="20"/>
                <w:szCs w:val="20"/>
              </w:rPr>
            </w:pPr>
            <w:r>
              <w:rPr>
                <w:sz w:val="20"/>
                <w:szCs w:val="20"/>
              </w:rPr>
              <w:t xml:space="preserve">0 if 17p present and </w:t>
            </w:r>
            <w:r w:rsidRPr="00B50931">
              <w:rPr>
                <w:i/>
                <w:iCs/>
                <w:sz w:val="20"/>
                <w:szCs w:val="20"/>
              </w:rPr>
              <w:t>TP53</w:t>
            </w:r>
            <w:r>
              <w:rPr>
                <w:sz w:val="20"/>
                <w:szCs w:val="20"/>
              </w:rPr>
              <w:t xml:space="preserve"> unmutated</w:t>
            </w:r>
          </w:p>
        </w:tc>
      </w:tr>
      <w:tr w:rsidR="00CA657C" w14:paraId="165F9821" w14:textId="77777777" w:rsidTr="00D82FE2">
        <w:tc>
          <w:tcPr>
            <w:tcW w:w="1888" w:type="pct"/>
          </w:tcPr>
          <w:p w14:paraId="5ABA6A8A" w14:textId="77777777" w:rsidR="00D82FE2" w:rsidRPr="00CE2BF1" w:rsidRDefault="00526A29" w:rsidP="004016E5">
            <w:pPr>
              <w:spacing w:before="40" w:after="40"/>
              <w:rPr>
                <w:sz w:val="20"/>
                <w:szCs w:val="20"/>
              </w:rPr>
            </w:pPr>
            <w:r w:rsidRPr="00CE2BF1">
              <w:rPr>
                <w:sz w:val="20"/>
                <w:szCs w:val="20"/>
              </w:rPr>
              <w:t xml:space="preserve">IGHV mutation status </w:t>
            </w:r>
          </w:p>
        </w:tc>
        <w:tc>
          <w:tcPr>
            <w:tcW w:w="3112" w:type="pct"/>
          </w:tcPr>
          <w:p w14:paraId="3C9608C6" w14:textId="77777777" w:rsidR="00D82FE2" w:rsidRDefault="00526A29" w:rsidP="004016E5">
            <w:pPr>
              <w:spacing w:before="40" w:after="40"/>
              <w:jc w:val="center"/>
              <w:rPr>
                <w:sz w:val="20"/>
                <w:szCs w:val="20"/>
              </w:rPr>
            </w:pPr>
            <w:r w:rsidRPr="00CE2BF1">
              <w:rPr>
                <w:sz w:val="20"/>
                <w:szCs w:val="20"/>
              </w:rPr>
              <w:t>2</w:t>
            </w:r>
            <w:r>
              <w:rPr>
                <w:sz w:val="20"/>
                <w:szCs w:val="20"/>
              </w:rPr>
              <w:t xml:space="preserve"> if IGHV unmutated;</w:t>
            </w:r>
          </w:p>
          <w:p w14:paraId="62DB6932" w14:textId="77777777" w:rsidR="00D82FE2" w:rsidRPr="00CE2BF1" w:rsidRDefault="00526A29" w:rsidP="004016E5">
            <w:pPr>
              <w:spacing w:before="40" w:after="40"/>
              <w:jc w:val="center"/>
              <w:rPr>
                <w:sz w:val="20"/>
                <w:szCs w:val="20"/>
              </w:rPr>
            </w:pPr>
            <w:r>
              <w:rPr>
                <w:sz w:val="20"/>
                <w:szCs w:val="20"/>
              </w:rPr>
              <w:t>0 if IGHV mutated</w:t>
            </w:r>
          </w:p>
        </w:tc>
      </w:tr>
      <w:tr w:rsidR="00CA657C" w14:paraId="67A82EF6" w14:textId="77777777" w:rsidTr="00D82FE2">
        <w:tc>
          <w:tcPr>
            <w:tcW w:w="1888" w:type="pct"/>
          </w:tcPr>
          <w:p w14:paraId="6C5BF237" w14:textId="77777777" w:rsidR="00D82FE2" w:rsidRPr="00CE2BF1" w:rsidRDefault="00526A29" w:rsidP="004016E5">
            <w:pPr>
              <w:spacing w:before="40" w:after="40"/>
              <w:rPr>
                <w:sz w:val="20"/>
                <w:szCs w:val="20"/>
              </w:rPr>
            </w:pPr>
            <w:r w:rsidRPr="000C15FC">
              <w:rPr>
                <w:rFonts w:cstheme="minorHAnsi"/>
                <w:sz w:val="20"/>
                <w:szCs w:val="20"/>
              </w:rPr>
              <w:t>β</w:t>
            </w:r>
            <w:r w:rsidRPr="00CE2BF1">
              <w:rPr>
                <w:sz w:val="20"/>
                <w:szCs w:val="20"/>
              </w:rPr>
              <w:t xml:space="preserve">2-microglobulin </w:t>
            </w:r>
            <w:r>
              <w:rPr>
                <w:sz w:val="20"/>
                <w:szCs w:val="20"/>
              </w:rPr>
              <w:t>concentration</w:t>
            </w:r>
          </w:p>
        </w:tc>
        <w:tc>
          <w:tcPr>
            <w:tcW w:w="3112" w:type="pct"/>
          </w:tcPr>
          <w:p w14:paraId="1E682C15" w14:textId="77777777" w:rsidR="00D82FE2" w:rsidRDefault="00526A29" w:rsidP="004016E5">
            <w:pPr>
              <w:spacing w:before="40" w:after="40"/>
              <w:jc w:val="center"/>
              <w:rPr>
                <w:sz w:val="20"/>
                <w:szCs w:val="20"/>
              </w:rPr>
            </w:pPr>
            <w:r w:rsidRPr="00CE2BF1">
              <w:rPr>
                <w:sz w:val="20"/>
                <w:szCs w:val="20"/>
              </w:rPr>
              <w:t>2</w:t>
            </w:r>
            <w:r>
              <w:rPr>
                <w:sz w:val="20"/>
                <w:szCs w:val="20"/>
              </w:rPr>
              <w:t xml:space="preserve"> if </w:t>
            </w:r>
            <w:r w:rsidRPr="00CE2BF1">
              <w:rPr>
                <w:sz w:val="20"/>
                <w:szCs w:val="20"/>
              </w:rPr>
              <w:t>&gt;3.5</w:t>
            </w:r>
            <w:r>
              <w:rPr>
                <w:sz w:val="20"/>
                <w:szCs w:val="20"/>
              </w:rPr>
              <w:t> </w:t>
            </w:r>
            <w:r w:rsidRPr="00CE2BF1">
              <w:rPr>
                <w:sz w:val="20"/>
                <w:szCs w:val="20"/>
              </w:rPr>
              <w:t>mg/L</w:t>
            </w:r>
            <w:r>
              <w:rPr>
                <w:sz w:val="20"/>
                <w:szCs w:val="20"/>
              </w:rPr>
              <w:t>;</w:t>
            </w:r>
          </w:p>
          <w:p w14:paraId="1D6FDE19" w14:textId="77777777" w:rsidR="00D82FE2" w:rsidRPr="00CE2BF1" w:rsidRDefault="00526A29" w:rsidP="004016E5">
            <w:pPr>
              <w:spacing w:before="40" w:after="40"/>
              <w:jc w:val="center"/>
              <w:rPr>
                <w:sz w:val="20"/>
                <w:szCs w:val="20"/>
              </w:rPr>
            </w:pPr>
            <w:r>
              <w:rPr>
                <w:sz w:val="20"/>
                <w:szCs w:val="20"/>
              </w:rPr>
              <w:t>0 if ≤</w:t>
            </w:r>
            <w:r w:rsidRPr="00CE2BF1">
              <w:rPr>
                <w:sz w:val="20"/>
                <w:szCs w:val="20"/>
              </w:rPr>
              <w:t>3.5</w:t>
            </w:r>
            <w:r>
              <w:rPr>
                <w:sz w:val="20"/>
                <w:szCs w:val="20"/>
              </w:rPr>
              <w:t> </w:t>
            </w:r>
            <w:r w:rsidRPr="00CE2BF1">
              <w:rPr>
                <w:sz w:val="20"/>
                <w:szCs w:val="20"/>
              </w:rPr>
              <w:t>mg/L</w:t>
            </w:r>
          </w:p>
        </w:tc>
      </w:tr>
      <w:tr w:rsidR="00CA657C" w14:paraId="61AD6FC6" w14:textId="77777777" w:rsidTr="00D82FE2">
        <w:tc>
          <w:tcPr>
            <w:tcW w:w="1888" w:type="pct"/>
          </w:tcPr>
          <w:p w14:paraId="3A1E70F4" w14:textId="77777777" w:rsidR="00D82FE2" w:rsidRPr="00CE2BF1" w:rsidRDefault="00526A29" w:rsidP="004016E5">
            <w:pPr>
              <w:spacing w:before="40" w:after="40"/>
              <w:rPr>
                <w:sz w:val="20"/>
                <w:szCs w:val="20"/>
              </w:rPr>
            </w:pPr>
            <w:r w:rsidRPr="00CE2BF1">
              <w:rPr>
                <w:sz w:val="20"/>
                <w:szCs w:val="20"/>
              </w:rPr>
              <w:t xml:space="preserve">Clinical </w:t>
            </w:r>
            <w:r w:rsidR="004E1D43" w:rsidRPr="00CE2BF1">
              <w:rPr>
                <w:sz w:val="20"/>
                <w:szCs w:val="20"/>
              </w:rPr>
              <w:t>stage</w:t>
            </w:r>
            <w:r w:rsidR="004E1D43">
              <w:rPr>
                <w:sz w:val="20"/>
                <w:szCs w:val="20"/>
                <w:vertAlign w:val="superscript"/>
              </w:rPr>
              <w:t>a</w:t>
            </w:r>
            <w:r w:rsidR="004E1D43" w:rsidRPr="00CE2BF1">
              <w:rPr>
                <w:sz w:val="20"/>
                <w:szCs w:val="20"/>
              </w:rPr>
              <w:t xml:space="preserve"> </w:t>
            </w:r>
          </w:p>
        </w:tc>
        <w:tc>
          <w:tcPr>
            <w:tcW w:w="3112" w:type="pct"/>
          </w:tcPr>
          <w:p w14:paraId="3CE01576" w14:textId="77777777" w:rsidR="00D82FE2" w:rsidRDefault="00526A29" w:rsidP="004016E5">
            <w:pPr>
              <w:spacing w:before="40" w:after="40"/>
              <w:jc w:val="center"/>
              <w:rPr>
                <w:sz w:val="20"/>
                <w:szCs w:val="20"/>
              </w:rPr>
            </w:pPr>
            <w:r w:rsidRPr="00CE2BF1">
              <w:rPr>
                <w:sz w:val="20"/>
                <w:szCs w:val="20"/>
              </w:rPr>
              <w:t>1</w:t>
            </w:r>
            <w:r>
              <w:rPr>
                <w:sz w:val="20"/>
                <w:szCs w:val="20"/>
              </w:rPr>
              <w:t xml:space="preserve"> if </w:t>
            </w:r>
            <w:r w:rsidRPr="00CE2BF1">
              <w:rPr>
                <w:sz w:val="20"/>
                <w:szCs w:val="20"/>
              </w:rPr>
              <w:t>Rai</w:t>
            </w:r>
            <w:r>
              <w:rPr>
                <w:sz w:val="20"/>
                <w:szCs w:val="20"/>
              </w:rPr>
              <w:t xml:space="preserve"> Stage I-IV </w:t>
            </w:r>
            <w:r w:rsidRPr="00CE2BF1">
              <w:rPr>
                <w:sz w:val="20"/>
                <w:szCs w:val="20"/>
              </w:rPr>
              <w:t>OR Binet</w:t>
            </w:r>
            <w:r>
              <w:rPr>
                <w:sz w:val="20"/>
                <w:szCs w:val="20"/>
              </w:rPr>
              <w:t xml:space="preserve"> Stage B</w:t>
            </w:r>
            <w:r w:rsidRPr="00CE2BF1">
              <w:rPr>
                <w:sz w:val="20"/>
                <w:szCs w:val="20"/>
              </w:rPr>
              <w:t>-C</w:t>
            </w:r>
          </w:p>
          <w:p w14:paraId="7BA41B04" w14:textId="77777777" w:rsidR="00D82FE2" w:rsidRPr="00CE2BF1" w:rsidRDefault="00526A29" w:rsidP="004016E5">
            <w:pPr>
              <w:spacing w:before="40" w:after="40"/>
              <w:jc w:val="center"/>
              <w:rPr>
                <w:sz w:val="20"/>
                <w:szCs w:val="20"/>
              </w:rPr>
            </w:pPr>
            <w:r>
              <w:rPr>
                <w:sz w:val="20"/>
                <w:szCs w:val="20"/>
              </w:rPr>
              <w:t xml:space="preserve">0 if </w:t>
            </w:r>
            <w:r w:rsidRPr="00CE2BF1">
              <w:rPr>
                <w:sz w:val="20"/>
                <w:szCs w:val="20"/>
              </w:rPr>
              <w:t>Rai</w:t>
            </w:r>
            <w:r>
              <w:rPr>
                <w:sz w:val="20"/>
                <w:szCs w:val="20"/>
              </w:rPr>
              <w:t xml:space="preserve"> Stage 0</w:t>
            </w:r>
            <w:r w:rsidRPr="00CE2BF1">
              <w:rPr>
                <w:sz w:val="20"/>
                <w:szCs w:val="20"/>
              </w:rPr>
              <w:t xml:space="preserve"> OR Binet</w:t>
            </w:r>
            <w:r>
              <w:rPr>
                <w:sz w:val="20"/>
                <w:szCs w:val="20"/>
              </w:rPr>
              <w:t xml:space="preserve"> Stage A</w:t>
            </w:r>
          </w:p>
        </w:tc>
      </w:tr>
      <w:tr w:rsidR="00CA657C" w14:paraId="494AE450" w14:textId="77777777" w:rsidTr="00D82FE2">
        <w:tc>
          <w:tcPr>
            <w:tcW w:w="1888" w:type="pct"/>
          </w:tcPr>
          <w:p w14:paraId="55A5DA91" w14:textId="77777777" w:rsidR="00D82FE2" w:rsidRPr="00CE2BF1" w:rsidRDefault="00526A29" w:rsidP="004016E5">
            <w:pPr>
              <w:spacing w:before="40" w:after="40"/>
              <w:rPr>
                <w:sz w:val="20"/>
                <w:szCs w:val="20"/>
              </w:rPr>
            </w:pPr>
            <w:r w:rsidRPr="00CE2BF1">
              <w:rPr>
                <w:sz w:val="20"/>
                <w:szCs w:val="20"/>
              </w:rPr>
              <w:t xml:space="preserve">Age </w:t>
            </w:r>
          </w:p>
        </w:tc>
        <w:tc>
          <w:tcPr>
            <w:tcW w:w="3112" w:type="pct"/>
          </w:tcPr>
          <w:p w14:paraId="56BECC22" w14:textId="77777777" w:rsidR="00D82FE2" w:rsidRDefault="00526A29" w:rsidP="004016E5">
            <w:pPr>
              <w:spacing w:before="40" w:after="40"/>
              <w:jc w:val="center"/>
              <w:rPr>
                <w:sz w:val="20"/>
                <w:szCs w:val="20"/>
              </w:rPr>
            </w:pPr>
            <w:r w:rsidRPr="00CE2BF1">
              <w:rPr>
                <w:sz w:val="20"/>
                <w:szCs w:val="20"/>
              </w:rPr>
              <w:t>1</w:t>
            </w:r>
            <w:r>
              <w:rPr>
                <w:sz w:val="20"/>
                <w:szCs w:val="20"/>
              </w:rPr>
              <w:t xml:space="preserve"> if &gt;65 years;</w:t>
            </w:r>
          </w:p>
          <w:p w14:paraId="70AA1DEC" w14:textId="77777777" w:rsidR="00D82FE2" w:rsidRPr="00CE2BF1" w:rsidRDefault="00526A29" w:rsidP="004016E5">
            <w:pPr>
              <w:spacing w:before="40" w:after="40"/>
              <w:jc w:val="center"/>
              <w:rPr>
                <w:sz w:val="20"/>
                <w:szCs w:val="20"/>
              </w:rPr>
            </w:pPr>
            <w:r>
              <w:rPr>
                <w:sz w:val="20"/>
                <w:szCs w:val="20"/>
              </w:rPr>
              <w:t>0 if ≤65 years</w:t>
            </w:r>
          </w:p>
        </w:tc>
      </w:tr>
      <w:tr w:rsidR="00CA657C" w14:paraId="6D704730" w14:textId="77777777" w:rsidTr="00D82FE2">
        <w:tc>
          <w:tcPr>
            <w:tcW w:w="5000" w:type="pct"/>
            <w:gridSpan w:val="2"/>
          </w:tcPr>
          <w:p w14:paraId="5925BB62" w14:textId="77777777" w:rsidR="00D82FE2" w:rsidRPr="003E0B1C" w:rsidRDefault="00526A29" w:rsidP="003E0B1C">
            <w:pPr>
              <w:pStyle w:val="TableFootnote"/>
              <w:ind w:left="35"/>
              <w:rPr>
                <w:sz w:val="18"/>
                <w:szCs w:val="18"/>
              </w:rPr>
            </w:pPr>
            <w:r w:rsidRPr="003E0B1C">
              <w:rPr>
                <w:sz w:val="18"/>
                <w:szCs w:val="18"/>
              </w:rPr>
              <w:t>IGHV=immunoglobulin heavy chain gene; iwCLL=International Working Group for Chronic Lymphocytic Leukemia.</w:t>
            </w:r>
          </w:p>
          <w:p w14:paraId="17929524" w14:textId="77777777" w:rsidR="00D82FE2" w:rsidRPr="006A3381" w:rsidRDefault="00526A29" w:rsidP="003E0B1C">
            <w:pPr>
              <w:pStyle w:val="TableFootnote"/>
              <w:ind w:left="35"/>
            </w:pPr>
            <w:r w:rsidRPr="003E0B1C">
              <w:rPr>
                <w:sz w:val="18"/>
                <w:szCs w:val="18"/>
              </w:rPr>
              <w:t>a</w:t>
            </w:r>
            <w:r w:rsidR="00A12F27" w:rsidRPr="003E0B1C">
              <w:rPr>
                <w:sz w:val="18"/>
                <w:szCs w:val="18"/>
              </w:rPr>
              <w:t>. Per iwCLL, Rai Stage 0 is low risk, Rai Stage I-II is intermediate risk; and Rai Stage III-IV is high risk.</w:t>
            </w:r>
          </w:p>
        </w:tc>
      </w:tr>
    </w:tbl>
    <w:p w14:paraId="43372863" w14:textId="77777777" w:rsidR="00E40DC9" w:rsidRDefault="00E40DC9" w:rsidP="00E40DC9">
      <w:pPr>
        <w:pStyle w:val="ListEnd"/>
      </w:pPr>
      <w:bookmarkStart w:id="3126" w:name="_Ref106187795"/>
    </w:p>
    <w:p w14:paraId="0767F6B9" w14:textId="1DF1F5DE" w:rsidR="00D82FE2" w:rsidRDefault="00526A29" w:rsidP="00581355">
      <w:pPr>
        <w:pStyle w:val="Caption"/>
        <w:spacing w:before="240"/>
      </w:pPr>
      <w:bookmarkStart w:id="3127" w:name="_Ref212023063"/>
      <w:bookmarkStart w:id="3128" w:name="_Toc212022263"/>
      <w:bookmarkStart w:id="3129" w:name="_Toc140132631"/>
      <w:r>
        <w:t>Table</w:t>
      </w:r>
      <w:del w:id="3130" w:author="Powell, Deana" w:date="2026-03-05T15:34:00Z" w16du:dateUtc="2026-03-05T20:34:00Z">
        <w:r w:rsidR="00895D30">
          <w:delText xml:space="preserve"> </w:delText>
        </w:r>
        <w:r w:rsidR="00B55DCA">
          <w:rPr>
            <w:noProof/>
          </w:rPr>
          <w:delText>24</w:delText>
        </w:r>
      </w:del>
      <w:ins w:id="3131" w:author="Powell, Deana" w:date="2026-03-05T15:34:00Z" w16du:dateUtc="2026-03-05T20:34:00Z">
        <w:r>
          <w:t> </w:t>
        </w:r>
        <w:r w:rsidR="00B16DC4">
          <w:rPr>
            <w:noProof/>
          </w:rPr>
          <w:t>25</w:t>
        </w:r>
      </w:ins>
      <w:bookmarkEnd w:id="3126"/>
      <w:bookmarkEnd w:id="3127"/>
      <w:r w:rsidR="00354CC4">
        <w:tab/>
        <w:t>Screening Risk Score</w:t>
      </w:r>
      <w:bookmarkEnd w:id="3128"/>
      <w:bookmarkEnd w:id="3129"/>
    </w:p>
    <w:tbl>
      <w:tblPr>
        <w:tblStyle w:val="TableGrid"/>
        <w:tblW w:w="5000" w:type="pct"/>
        <w:tblLook w:val="04A0" w:firstRow="1" w:lastRow="0" w:firstColumn="1" w:lastColumn="0" w:noHBand="0" w:noVBand="1"/>
      </w:tblPr>
      <w:tblGrid>
        <w:gridCol w:w="4267"/>
        <w:gridCol w:w="4723"/>
      </w:tblGrid>
      <w:tr w:rsidR="00CA657C" w14:paraId="1F348AC9" w14:textId="77777777" w:rsidTr="00D82FE2">
        <w:trPr>
          <w:tblHeader/>
        </w:trPr>
        <w:tc>
          <w:tcPr>
            <w:tcW w:w="2373" w:type="pct"/>
          </w:tcPr>
          <w:p w14:paraId="3A70DB78" w14:textId="77777777" w:rsidR="00D82FE2" w:rsidRPr="00CE2BF1" w:rsidRDefault="00526A29" w:rsidP="004016E5">
            <w:pPr>
              <w:spacing w:before="40" w:after="40"/>
              <w:rPr>
                <w:b/>
                <w:bCs/>
                <w:sz w:val="20"/>
                <w:szCs w:val="20"/>
              </w:rPr>
            </w:pPr>
            <w:r w:rsidRPr="00CE2BF1">
              <w:rPr>
                <w:b/>
                <w:bCs/>
                <w:sz w:val="20"/>
                <w:szCs w:val="20"/>
              </w:rPr>
              <w:t>Risk Group</w:t>
            </w:r>
          </w:p>
        </w:tc>
        <w:tc>
          <w:tcPr>
            <w:tcW w:w="2627" w:type="pct"/>
          </w:tcPr>
          <w:p w14:paraId="16A05048" w14:textId="77777777" w:rsidR="00D82FE2" w:rsidRPr="00CE2BF1" w:rsidRDefault="00526A29" w:rsidP="004016E5">
            <w:pPr>
              <w:spacing w:before="40" w:after="40"/>
              <w:jc w:val="center"/>
              <w:rPr>
                <w:b/>
                <w:bCs/>
                <w:sz w:val="20"/>
                <w:szCs w:val="20"/>
              </w:rPr>
            </w:pPr>
            <w:r w:rsidRPr="00CE2BF1">
              <w:rPr>
                <w:b/>
                <w:bCs/>
                <w:sz w:val="20"/>
                <w:szCs w:val="20"/>
              </w:rPr>
              <w:t>CLL</w:t>
            </w:r>
            <w:r>
              <w:rPr>
                <w:b/>
                <w:bCs/>
                <w:sz w:val="20"/>
                <w:szCs w:val="20"/>
              </w:rPr>
              <w:t>-</w:t>
            </w:r>
            <w:r w:rsidRPr="00CE2BF1">
              <w:rPr>
                <w:b/>
                <w:bCs/>
                <w:sz w:val="20"/>
                <w:szCs w:val="20"/>
              </w:rPr>
              <w:t>IPI Risk Score</w:t>
            </w:r>
          </w:p>
        </w:tc>
      </w:tr>
      <w:tr w:rsidR="00CA657C" w14:paraId="580CA80F" w14:textId="77777777" w:rsidTr="00D82FE2">
        <w:tc>
          <w:tcPr>
            <w:tcW w:w="2373" w:type="pct"/>
          </w:tcPr>
          <w:p w14:paraId="3DBD1670" w14:textId="77777777" w:rsidR="00D82FE2" w:rsidRPr="00CE2BF1" w:rsidRDefault="00526A29" w:rsidP="004016E5">
            <w:pPr>
              <w:spacing w:before="40" w:after="40"/>
              <w:rPr>
                <w:sz w:val="20"/>
                <w:szCs w:val="20"/>
              </w:rPr>
            </w:pPr>
            <w:r w:rsidRPr="00CE2BF1">
              <w:rPr>
                <w:sz w:val="20"/>
                <w:szCs w:val="20"/>
              </w:rPr>
              <w:t>Low</w:t>
            </w:r>
          </w:p>
        </w:tc>
        <w:tc>
          <w:tcPr>
            <w:tcW w:w="2627" w:type="pct"/>
          </w:tcPr>
          <w:p w14:paraId="1A12A33A" w14:textId="77777777" w:rsidR="00D82FE2" w:rsidRPr="00CE2BF1" w:rsidRDefault="00526A29" w:rsidP="004016E5">
            <w:pPr>
              <w:spacing w:before="40" w:after="40"/>
              <w:jc w:val="center"/>
              <w:rPr>
                <w:sz w:val="20"/>
                <w:szCs w:val="20"/>
              </w:rPr>
            </w:pPr>
            <w:r w:rsidRPr="00CE2BF1">
              <w:rPr>
                <w:sz w:val="20"/>
                <w:szCs w:val="20"/>
              </w:rPr>
              <w:t>0-1</w:t>
            </w:r>
          </w:p>
        </w:tc>
      </w:tr>
      <w:tr w:rsidR="00CA657C" w14:paraId="531DF732" w14:textId="77777777" w:rsidTr="00D82FE2">
        <w:tc>
          <w:tcPr>
            <w:tcW w:w="2373" w:type="pct"/>
          </w:tcPr>
          <w:p w14:paraId="789825EE" w14:textId="77777777" w:rsidR="00D82FE2" w:rsidRPr="00CE2BF1" w:rsidRDefault="00526A29" w:rsidP="004016E5">
            <w:pPr>
              <w:spacing w:before="40" w:after="40"/>
              <w:rPr>
                <w:sz w:val="20"/>
                <w:szCs w:val="20"/>
              </w:rPr>
            </w:pPr>
            <w:r w:rsidRPr="00CE2BF1">
              <w:rPr>
                <w:sz w:val="20"/>
                <w:szCs w:val="20"/>
              </w:rPr>
              <w:t>Intermediate</w:t>
            </w:r>
          </w:p>
        </w:tc>
        <w:tc>
          <w:tcPr>
            <w:tcW w:w="2627" w:type="pct"/>
          </w:tcPr>
          <w:p w14:paraId="7FF41D88" w14:textId="77777777" w:rsidR="00D82FE2" w:rsidRPr="00CE2BF1" w:rsidRDefault="00526A29" w:rsidP="004016E5">
            <w:pPr>
              <w:spacing w:before="40" w:after="40"/>
              <w:jc w:val="center"/>
              <w:rPr>
                <w:sz w:val="20"/>
                <w:szCs w:val="20"/>
              </w:rPr>
            </w:pPr>
            <w:r w:rsidRPr="00CE2BF1">
              <w:rPr>
                <w:sz w:val="20"/>
                <w:szCs w:val="20"/>
              </w:rPr>
              <w:t>2-3</w:t>
            </w:r>
          </w:p>
        </w:tc>
      </w:tr>
      <w:tr w:rsidR="00CA657C" w14:paraId="1BFBBC9B" w14:textId="77777777" w:rsidTr="00D82FE2">
        <w:tc>
          <w:tcPr>
            <w:tcW w:w="2373" w:type="pct"/>
          </w:tcPr>
          <w:p w14:paraId="3FA11EB1" w14:textId="77777777" w:rsidR="00D82FE2" w:rsidRPr="00CE2BF1" w:rsidRDefault="00526A29" w:rsidP="004016E5">
            <w:pPr>
              <w:spacing w:before="40" w:after="40"/>
              <w:rPr>
                <w:sz w:val="20"/>
                <w:szCs w:val="20"/>
              </w:rPr>
            </w:pPr>
            <w:r w:rsidRPr="00CE2BF1">
              <w:rPr>
                <w:sz w:val="20"/>
                <w:szCs w:val="20"/>
              </w:rPr>
              <w:t>High</w:t>
            </w:r>
          </w:p>
        </w:tc>
        <w:tc>
          <w:tcPr>
            <w:tcW w:w="2627" w:type="pct"/>
          </w:tcPr>
          <w:p w14:paraId="23234ADD" w14:textId="77777777" w:rsidR="00D82FE2" w:rsidRPr="00CE2BF1" w:rsidRDefault="00526A29" w:rsidP="004016E5">
            <w:pPr>
              <w:spacing w:before="40" w:after="40"/>
              <w:jc w:val="center"/>
              <w:rPr>
                <w:sz w:val="20"/>
                <w:szCs w:val="20"/>
              </w:rPr>
            </w:pPr>
            <w:r w:rsidRPr="00CE2BF1">
              <w:rPr>
                <w:sz w:val="20"/>
                <w:szCs w:val="20"/>
              </w:rPr>
              <w:t>4-6</w:t>
            </w:r>
          </w:p>
        </w:tc>
      </w:tr>
      <w:tr w:rsidR="00CA657C" w14:paraId="596E0E55" w14:textId="77777777" w:rsidTr="00D82FE2">
        <w:tc>
          <w:tcPr>
            <w:tcW w:w="2373" w:type="pct"/>
          </w:tcPr>
          <w:p w14:paraId="237F4241" w14:textId="77777777" w:rsidR="00D82FE2" w:rsidRPr="00CE2BF1" w:rsidRDefault="00526A29" w:rsidP="004016E5">
            <w:pPr>
              <w:spacing w:before="40" w:after="40"/>
              <w:rPr>
                <w:sz w:val="20"/>
                <w:szCs w:val="20"/>
              </w:rPr>
            </w:pPr>
            <w:r w:rsidRPr="00CE2BF1">
              <w:rPr>
                <w:sz w:val="20"/>
                <w:szCs w:val="20"/>
              </w:rPr>
              <w:t>Very high</w:t>
            </w:r>
          </w:p>
        </w:tc>
        <w:tc>
          <w:tcPr>
            <w:tcW w:w="2627" w:type="pct"/>
          </w:tcPr>
          <w:p w14:paraId="641D7713" w14:textId="77777777" w:rsidR="00D82FE2" w:rsidRPr="00CE2BF1" w:rsidRDefault="00526A29" w:rsidP="004016E5">
            <w:pPr>
              <w:spacing w:before="40" w:after="40"/>
              <w:jc w:val="center"/>
              <w:rPr>
                <w:sz w:val="20"/>
                <w:szCs w:val="20"/>
              </w:rPr>
            </w:pPr>
            <w:r w:rsidRPr="00CE2BF1">
              <w:rPr>
                <w:sz w:val="20"/>
                <w:szCs w:val="20"/>
              </w:rPr>
              <w:t>7-10</w:t>
            </w:r>
          </w:p>
        </w:tc>
      </w:tr>
      <w:tr w:rsidR="00CA657C" w14:paraId="2E116B7E" w14:textId="77777777" w:rsidTr="00D82FE2">
        <w:tc>
          <w:tcPr>
            <w:tcW w:w="5000" w:type="pct"/>
            <w:gridSpan w:val="2"/>
          </w:tcPr>
          <w:p w14:paraId="6E28CB70" w14:textId="77777777" w:rsidR="00D82FE2" w:rsidRPr="003E0B1C" w:rsidRDefault="00526A29" w:rsidP="003E0B1C">
            <w:pPr>
              <w:pStyle w:val="TableFootnote"/>
              <w:ind w:left="35"/>
              <w:rPr>
                <w:sz w:val="18"/>
                <w:szCs w:val="18"/>
              </w:rPr>
            </w:pPr>
            <w:r w:rsidRPr="003E0B1C">
              <w:rPr>
                <w:sz w:val="18"/>
                <w:szCs w:val="18"/>
              </w:rPr>
              <w:t>CLL=chronic lymphocytic leukemia; IPI=International Prognostic Index.</w:t>
            </w:r>
          </w:p>
        </w:tc>
      </w:tr>
    </w:tbl>
    <w:p w14:paraId="6D559883" w14:textId="77777777" w:rsidR="00BF5D6C" w:rsidRPr="00651FDE" w:rsidRDefault="00BF5D6C" w:rsidP="00E40DC9">
      <w:pPr>
        <w:pStyle w:val="ListEnd"/>
      </w:pPr>
    </w:p>
    <w:p w14:paraId="07C8CE55" w14:textId="77777777" w:rsidR="00BB5514" w:rsidRPr="00BB5514" w:rsidRDefault="00526A29" w:rsidP="00A12D1A">
      <w:pPr>
        <w:pStyle w:val="Heading3"/>
      </w:pPr>
      <w:bookmarkStart w:id="3132" w:name="_Toc212097014"/>
      <w:bookmarkStart w:id="3133" w:name="_Toc140132445"/>
      <w:r w:rsidRPr="00BB5514">
        <w:t>Prior and Concomitant Medications Review</w:t>
      </w:r>
      <w:bookmarkEnd w:id="3132"/>
      <w:bookmarkEnd w:id="3133"/>
    </w:p>
    <w:p w14:paraId="3DA0465B" w14:textId="77777777" w:rsidR="00BB5514" w:rsidRPr="00BB5514" w:rsidRDefault="00526A29" w:rsidP="00A12D1A">
      <w:pPr>
        <w:pStyle w:val="Heading4"/>
      </w:pPr>
      <w:bookmarkStart w:id="3134" w:name="_Toc212097015"/>
      <w:bookmarkStart w:id="3135" w:name="_Toc140132446"/>
      <w:r w:rsidRPr="00BB5514">
        <w:t>Prior Medications</w:t>
      </w:r>
      <w:bookmarkEnd w:id="3134"/>
      <w:bookmarkEnd w:id="3135"/>
    </w:p>
    <w:p w14:paraId="48B7E2BB" w14:textId="77777777" w:rsidR="005C62BE" w:rsidRPr="00411687" w:rsidRDefault="00526A29" w:rsidP="00E40DC9">
      <w:pPr>
        <w:pStyle w:val="Paragraph"/>
      </w:pPr>
      <w:r w:rsidRPr="00411687">
        <w:t>The investigator or qualified designee will review before medication use, including any protocol-specified washout requirement, and record prior medication taken by the participant within 42 days before first dose of study intervention. In addition, prior therapy for CLL/SLL should be recorded, including response to therapy and reason for discontinuation. All COVID-19 vaccinations taken up to and including 70 days before C1D1 will be recorded in the eCRF.</w:t>
      </w:r>
    </w:p>
    <w:p w14:paraId="5181F953" w14:textId="77777777" w:rsidR="00BB5514" w:rsidRPr="00BB5514" w:rsidRDefault="00526A29" w:rsidP="00840DD7">
      <w:pPr>
        <w:pStyle w:val="Heading4"/>
      </w:pPr>
      <w:bookmarkStart w:id="3136" w:name="_Toc212097016"/>
      <w:bookmarkStart w:id="3137" w:name="_Toc140132447"/>
      <w:r w:rsidRPr="00BB5514">
        <w:t>Concomitant Medications</w:t>
      </w:r>
      <w:bookmarkEnd w:id="3136"/>
      <w:bookmarkEnd w:id="3137"/>
    </w:p>
    <w:p w14:paraId="0246B362" w14:textId="77777777" w:rsidR="005C62BE" w:rsidRPr="00BE1AEE" w:rsidRDefault="00526A29" w:rsidP="00E40DC9">
      <w:pPr>
        <w:pStyle w:val="Paragraph"/>
      </w:pPr>
      <w:r w:rsidRPr="00581355">
        <w:t>The investigator or qualified designee will record medication, if any, taken by the participant during the study through the Safety Follow-up Visit. See Section 6.5.1 for prohibited medications.</w:t>
      </w:r>
    </w:p>
    <w:p w14:paraId="6D5C5BFD" w14:textId="77777777" w:rsidR="00BB5514" w:rsidRPr="00BB5514" w:rsidRDefault="00526A29" w:rsidP="00840DD7">
      <w:pPr>
        <w:pStyle w:val="Heading3"/>
      </w:pPr>
      <w:bookmarkStart w:id="3138" w:name="_Toc212097017"/>
      <w:bookmarkStart w:id="3139" w:name="_Toc140132448"/>
      <w:r w:rsidRPr="00BB5514">
        <w:t>Assignment of Screening Number</w:t>
      </w:r>
      <w:bookmarkEnd w:id="3138"/>
      <w:bookmarkEnd w:id="3139"/>
    </w:p>
    <w:p w14:paraId="0B41EB42" w14:textId="77777777" w:rsidR="005C62BE" w:rsidRDefault="00526A29" w:rsidP="00E40DC9">
      <w:pPr>
        <w:pStyle w:val="Paragraph"/>
      </w:pPr>
      <w:r w:rsidRPr="007D2FB4">
        <w:t>All consented participants will be given a unique screening number that will be used to identify the participant for all procedures that occur before</w:t>
      </w:r>
      <w:r w:rsidRPr="00D57F17">
        <w:t xml:space="preserve"> randomization</w:t>
      </w:r>
      <w:r>
        <w:t xml:space="preserve">. </w:t>
      </w:r>
      <w:r w:rsidRPr="007D2FB4">
        <w:t>Each participant will be assigned only 1 screening number. Screening numbers must not be reused f</w:t>
      </w:r>
      <w:r>
        <w:t>o</w:t>
      </w:r>
      <w:r w:rsidRPr="007D2FB4">
        <w:t>r different participants.</w:t>
      </w:r>
    </w:p>
    <w:p w14:paraId="7AEAEE35" w14:textId="77777777" w:rsidR="0074605C" w:rsidRDefault="00526A29" w:rsidP="00E40DC9">
      <w:pPr>
        <w:pStyle w:val="Paragraph"/>
      </w:pPr>
      <w:r>
        <w:t>Any individual who is screened multiple times will retain the original screening number assigned at the initial Screening Visit. Specific details on the screening/rescreening visit requirements are in Section 8.11.1. Pre-trial screening logs may be collected for review by the Sponsor. If applicable, any information that would make the participant identifiable will be removed.</w:t>
      </w:r>
    </w:p>
    <w:p w14:paraId="21C1600A" w14:textId="77777777" w:rsidR="00BB5514" w:rsidRPr="00BB5514" w:rsidRDefault="00CB56E8" w:rsidP="00840DD7">
      <w:pPr>
        <w:pStyle w:val="Heading3"/>
      </w:pPr>
      <w:bookmarkStart w:id="3140" w:name="_Toc212097018"/>
      <w:bookmarkStart w:id="3141" w:name="_Toc140132449"/>
      <w:r w:rsidRPr="00BB5514">
        <w:t>Assignment of</w:t>
      </w:r>
      <w:r w:rsidR="00C370F9">
        <w:t xml:space="preserve"> </w:t>
      </w:r>
      <w:r w:rsidRPr="00BB5514">
        <w:t>Randomization Number</w:t>
      </w:r>
      <w:bookmarkEnd w:id="3140"/>
      <w:bookmarkEnd w:id="3141"/>
    </w:p>
    <w:p w14:paraId="128E31FB" w14:textId="77777777" w:rsidR="0074605C" w:rsidRPr="00E40DC9" w:rsidRDefault="00526A29" w:rsidP="00E40DC9">
      <w:pPr>
        <w:pStyle w:val="Paragraph"/>
        <w:rPr>
          <w:b/>
          <w:bCs/>
        </w:rPr>
      </w:pPr>
      <w:r w:rsidRPr="00E40DC9">
        <w:rPr>
          <w:b/>
          <w:bCs/>
        </w:rPr>
        <w:t>Part 1</w:t>
      </w:r>
    </w:p>
    <w:p w14:paraId="7420358F" w14:textId="77777777" w:rsidR="0074605C" w:rsidRDefault="00526A29" w:rsidP="00E40DC9">
      <w:pPr>
        <w:pStyle w:val="Paragraph"/>
        <w:rPr>
          <w:rFonts w:eastAsia="Times New Roman"/>
          <w:lang w:val="en-GB" w:eastAsia="en-GB"/>
        </w:rPr>
      </w:pPr>
      <w:r>
        <w:rPr>
          <w:lang w:eastAsia="en-GB"/>
        </w:rPr>
        <w:t>All eligible participants will be allocated, by nonrandom assignment, and will receive a treatment/allocation number. The treatment/allocation number identifies the participant for all procedures occurring after treatment allocation. Once a treatment/allocation number is assigned to a participant, it can never be reassigned to another participant.</w:t>
      </w:r>
    </w:p>
    <w:p w14:paraId="12B3A4D1" w14:textId="77777777" w:rsidR="0074605C" w:rsidRDefault="00526A29" w:rsidP="00E40DC9">
      <w:pPr>
        <w:pStyle w:val="Paragraph"/>
      </w:pPr>
      <w:r>
        <w:rPr>
          <w:lang w:eastAsia="en-GB"/>
        </w:rPr>
        <w:t>A single participant cannot be assigned more than 1 treatment/allocation number.</w:t>
      </w:r>
    </w:p>
    <w:p w14:paraId="10C68EC4" w14:textId="77777777" w:rsidR="0074605C" w:rsidRDefault="00526A29" w:rsidP="00E40DC9">
      <w:pPr>
        <w:pStyle w:val="Paragraph"/>
        <w:rPr>
          <w:b/>
          <w:bCs/>
        </w:rPr>
      </w:pPr>
      <w:r>
        <w:rPr>
          <w:b/>
          <w:bCs/>
        </w:rPr>
        <w:t>Part 2</w:t>
      </w:r>
    </w:p>
    <w:p w14:paraId="2C5FA875" w14:textId="77777777" w:rsidR="0074605C" w:rsidRDefault="00526A29" w:rsidP="00E40DC9">
      <w:pPr>
        <w:pStyle w:val="Paragraph"/>
      </w:pPr>
      <w:r>
        <w:t>All eligible participants will be randomly allocated and will receive a randomization number. The randomization number identifies the participant for all procedures occurring after randomization. Once a randomization number is assigned to a participant, it can never be reassigned to another participant.</w:t>
      </w:r>
    </w:p>
    <w:p w14:paraId="6CCE4D45" w14:textId="77777777" w:rsidR="0074605C" w:rsidRDefault="00526A29" w:rsidP="00E40DC9">
      <w:pPr>
        <w:pStyle w:val="Paragraph"/>
      </w:pPr>
      <w:r>
        <w:t>A single participant cannot be assigned more than 1 randomization number.</w:t>
      </w:r>
    </w:p>
    <w:p w14:paraId="417735D2" w14:textId="77777777" w:rsidR="00BB5514" w:rsidRPr="00E456EA" w:rsidRDefault="00526A29" w:rsidP="00E456EA">
      <w:pPr>
        <w:pStyle w:val="Heading3"/>
      </w:pPr>
      <w:bookmarkStart w:id="3142" w:name="_Toc212097019"/>
      <w:bookmarkStart w:id="3143" w:name="_Toc140132450"/>
      <w:r w:rsidRPr="00E456EA">
        <w:t>Study Intervention Administration</w:t>
      </w:r>
      <w:bookmarkEnd w:id="3142"/>
      <w:bookmarkEnd w:id="3143"/>
    </w:p>
    <w:p w14:paraId="1558868B" w14:textId="66720D34" w:rsidR="0074605C" w:rsidRDefault="00526A29" w:rsidP="00E40DC9">
      <w:pPr>
        <w:pStyle w:val="Paragraph"/>
        <w:rPr>
          <w:lang w:val="en-GB"/>
        </w:rPr>
      </w:pPr>
      <w:r>
        <w:t xml:space="preserve">Study intervention(s) will be administered by the investigator and/or appropriately qualified designee according to the specifications within the </w:t>
      </w:r>
      <w:del w:id="3144" w:author="Powell, Deana" w:date="2026-03-05T15:34:00Z" w16du:dateUtc="2026-03-05T20:34:00Z">
        <w:r w:rsidR="00895D30" w:rsidRPr="00E214F1">
          <w:delText>pharmacy manual</w:delText>
        </w:r>
      </w:del>
      <w:ins w:id="3145" w:author="Powell, Deana" w:date="2026-03-05T15:34:00Z" w16du:dateUtc="2026-03-05T20:34:00Z">
        <w:r w:rsidR="0091191C">
          <w:t>P</w:t>
        </w:r>
        <w:r>
          <w:t xml:space="preserve">harmacy </w:t>
        </w:r>
        <w:r w:rsidR="0091191C">
          <w:t>M</w:t>
        </w:r>
        <w:r>
          <w:t>anual</w:t>
        </w:r>
      </w:ins>
      <w:r>
        <w:t>.</w:t>
      </w:r>
    </w:p>
    <w:p w14:paraId="002E4064" w14:textId="77777777" w:rsidR="0074605C" w:rsidRDefault="00526A29" w:rsidP="00E40DC9">
      <w:pPr>
        <w:pStyle w:val="Paragraph"/>
        <w:rPr>
          <w:b/>
          <w:bCs/>
        </w:rPr>
      </w:pPr>
      <w:r>
        <w:rPr>
          <w:b/>
          <w:bCs/>
        </w:rPr>
        <w:t>Venetoclax</w:t>
      </w:r>
    </w:p>
    <w:p w14:paraId="0968F128" w14:textId="2A4C0F91" w:rsidR="0074605C" w:rsidRDefault="00526A29" w:rsidP="00E40DC9">
      <w:pPr>
        <w:pStyle w:val="Paragraph"/>
      </w:pPr>
      <w:r>
        <w:t xml:space="preserve">The first dose of venetoclax (20 mg) will be administered on C2D1 (Part 1; Part 2 Treatment Group) or C1D1 (Part 2 Comparator Group). </w:t>
      </w:r>
      <w:del w:id="3146" w:author="Powell, Deana" w:date="2026-03-05T15:34:00Z" w16du:dateUtc="2026-03-05T20:34:00Z">
        <w:r w:rsidR="00895D30" w:rsidRPr="00815CD9">
          <w:delText>Each</w:delText>
        </w:r>
      </w:del>
      <w:ins w:id="3147" w:author="Powell, Deana" w:date="2026-03-05T15:34:00Z" w16du:dateUtc="2026-03-05T20:34:00Z">
        <w:r>
          <w:t>During ramp-up, the Day 1</w:t>
        </w:r>
      </w:ins>
      <w:r>
        <w:t xml:space="preserve"> dose of venetoclax </w:t>
      </w:r>
      <w:del w:id="3148" w:author="Powell, Deana" w:date="2026-03-05T15:34:00Z" w16du:dateUtc="2026-03-05T20:34:00Z">
        <w:r w:rsidR="00895D30" w:rsidRPr="00815CD9">
          <w:delText>during ramp-up will</w:delText>
        </w:r>
      </w:del>
      <w:ins w:id="3149" w:author="Powell, Deana" w:date="2026-03-05T15:34:00Z" w16du:dateUtc="2026-03-05T20:34:00Z">
        <w:r>
          <w:t>must</w:t>
        </w:r>
      </w:ins>
      <w:r>
        <w:t xml:space="preserve"> be administered at the study site</w:t>
      </w:r>
      <w:del w:id="3150" w:author="Powell, Deana" w:date="2026-03-05T15:34:00Z" w16du:dateUtc="2026-03-05T20:34:00Z">
        <w:r w:rsidR="00895D30" w:rsidRPr="00815CD9">
          <w:delText>.</w:delText>
        </w:r>
      </w:del>
      <w:ins w:id="3151" w:author="Powell, Deana" w:date="2026-03-05T15:34:00Z" w16du:dateUtc="2026-03-05T20:34:00Z">
        <w:r>
          <w:t xml:space="preserve"> (subsequent dose will be taken at home).</w:t>
        </w:r>
      </w:ins>
      <w:r>
        <w:t xml:space="preserve"> See Section 6.5.2 and </w:t>
      </w:r>
      <w:r w:rsidR="00B16DC4">
        <w:t>Table 8</w:t>
      </w:r>
      <w:r>
        <w:t xml:space="preserve"> for recommended TLS prophylaxis and monitoring and </w:t>
      </w:r>
      <w:r w:rsidR="00B16DC4">
        <w:t>Table 9</w:t>
      </w:r>
      <w:r>
        <w:t xml:space="preserve"> for venetoclax dosing ramp</w:t>
      </w:r>
      <w:r>
        <w:noBreakHyphen/>
        <w:t>up. Participants will be evaluated for tumor burden and monitored closely for TLS. Participants will report back to the site for Week 2 dosing (ie, C2W2 for Part 1 and Part 2 Treatment Group; C1W2 for Part 2 Comparator group), which will increase to 50 mg. All subsequent doses will be administered unsupervised at home by the participant.</w:t>
      </w:r>
    </w:p>
    <w:p w14:paraId="19F8412F" w14:textId="77777777" w:rsidR="0074605C" w:rsidRDefault="00526A29" w:rsidP="00E40DC9">
      <w:pPr>
        <w:pStyle w:val="Paragraph"/>
        <w:rPr>
          <w:b/>
          <w:bCs/>
        </w:rPr>
      </w:pPr>
      <w:r>
        <w:rPr>
          <w:b/>
          <w:bCs/>
        </w:rPr>
        <w:t>Nemtabrutinib</w:t>
      </w:r>
    </w:p>
    <w:p w14:paraId="63E96C06" w14:textId="26A1228F" w:rsidR="0074605C" w:rsidRDefault="00526A29" w:rsidP="00E40DC9">
      <w:pPr>
        <w:pStyle w:val="Paragraph"/>
      </w:pPr>
      <w:r>
        <w:t xml:space="preserve">The first dose of nemtabrutinib will be administered at the study site on C1D1. Subsequent dosing will be performed </w:t>
      </w:r>
      <w:del w:id="3152" w:author="Powell, Deana" w:date="2026-03-05T15:34:00Z" w16du:dateUtc="2026-03-05T20:34:00Z">
        <w:r w:rsidR="00895D30">
          <w:delText>QD</w:delText>
        </w:r>
      </w:del>
      <w:ins w:id="3153" w:author="Powell, Deana" w:date="2026-03-05T15:34:00Z" w16du:dateUtc="2026-03-05T20:34:00Z">
        <w:r w:rsidR="00626F25">
          <w:t>qd</w:t>
        </w:r>
      </w:ins>
      <w:r>
        <w:t xml:space="preserve"> by the participant (ie, unsupervised at the </w:t>
      </w:r>
      <w:del w:id="3154" w:author="Powell, Deana" w:date="2026-03-05T15:34:00Z" w16du:dateUtc="2026-03-05T20:34:00Z">
        <w:r w:rsidR="00895D30">
          <w:delText>participants</w:delText>
        </w:r>
      </w:del>
      <w:ins w:id="3155" w:author="Powell, Deana" w:date="2026-03-05T15:34:00Z" w16du:dateUtc="2026-03-05T20:34:00Z">
        <w:r w:rsidR="00626F25">
          <w:t>participants’</w:t>
        </w:r>
      </w:ins>
      <w:r>
        <w:t xml:space="preserve"> home) at approximately the same time each day.</w:t>
      </w:r>
      <w:ins w:id="3156" w:author="Powell, Deana" w:date="2026-03-05T15:34:00Z" w16du:dateUtc="2026-03-05T20:34:00Z">
        <w:r>
          <w:t xml:space="preserve"> It is expected that duration between C1D27 and C2D1 dosing may be more than 24 hours.</w:t>
        </w:r>
      </w:ins>
      <w:r>
        <w:t xml:space="preserve"> Nemtabrutinib will be administered at least 10 hours after the venetoclax dose. The nemtabrutinib dose should not be delayed by more than 2 hours.</w:t>
      </w:r>
    </w:p>
    <w:p w14:paraId="0CE20979" w14:textId="77777777" w:rsidR="0074605C" w:rsidRDefault="00526A29" w:rsidP="00E40DC9">
      <w:pPr>
        <w:pStyle w:val="Paragraph"/>
      </w:pPr>
      <w:r>
        <w:t>NOTE: If a dose interruption or delay occurs or persists on Day 1 of the planned next cycle, the current cycle will be longer than 28 calendar days. If a dose interruption or delay occurs in the middle of the cycle, and treatment can be resumed on Day 1 of the planned next cycle, the current cycle will remain 28 days.</w:t>
      </w:r>
    </w:p>
    <w:p w14:paraId="56921650" w14:textId="77777777" w:rsidR="0074605C" w:rsidRDefault="00526A29" w:rsidP="00E40DC9">
      <w:pPr>
        <w:pStyle w:val="Paragraph"/>
        <w:rPr>
          <w:b/>
        </w:rPr>
      </w:pPr>
      <w:r>
        <w:rPr>
          <w:b/>
          <w:bCs/>
        </w:rPr>
        <w:t xml:space="preserve">Rituximab </w:t>
      </w:r>
      <w:ins w:id="3157" w:author="Powell, Deana" w:date="2026-03-05T15:34:00Z" w16du:dateUtc="2026-03-05T20:34:00Z">
        <w:r>
          <w:rPr>
            <w:b/>
            <w:bCs/>
          </w:rPr>
          <w:t>(or Biosimilar)</w:t>
        </w:r>
      </w:ins>
    </w:p>
    <w:p w14:paraId="5EBF810A" w14:textId="1AF0B3DC" w:rsidR="0074605C" w:rsidRDefault="00526A29" w:rsidP="00E40DC9">
      <w:pPr>
        <w:pStyle w:val="Paragraph"/>
      </w:pPr>
      <w:r>
        <w:t>Start rituximab (or rituximab biosimilar [see Appendix 13]) administration on Day 8 of Cycle 2 (Week 6). Rituximab (or rituximab biosimilar [see Appendix 13]) will be administered by the investigator and/or study staff according to the specifications within the Pharmacy Manual, and as per product label and institutional guidelines.</w:t>
      </w:r>
    </w:p>
    <w:p w14:paraId="0EB785C5" w14:textId="77777777" w:rsidR="007348B1" w:rsidRPr="00BB5514" w:rsidRDefault="00895D30" w:rsidP="006F0C85">
      <w:pPr>
        <w:pStyle w:val="paragraph0"/>
        <w:rPr>
          <w:del w:id="3158" w:author="Powell, Deana" w:date="2026-03-05T15:34:00Z" w16du:dateUtc="2026-03-05T20:34:00Z"/>
        </w:rPr>
      </w:pPr>
      <w:del w:id="3159" w:author="Powell, Deana" w:date="2026-03-05T15:34:00Z" w16du:dateUtc="2026-03-05T20:34:00Z">
        <w:r>
          <w:delText>Once the rituximab biosimilar is selected by the investigator, the participant must remain on this treatment for the duration of the study</w:delText>
        </w:r>
        <w:r w:rsidRPr="009B2293">
          <w:delText>.</w:delText>
        </w:r>
      </w:del>
    </w:p>
    <w:p w14:paraId="73C63C9D" w14:textId="77777777" w:rsidR="00BB5514" w:rsidRPr="00BB5514" w:rsidRDefault="00526A29" w:rsidP="0005199C">
      <w:pPr>
        <w:pStyle w:val="Heading4"/>
      </w:pPr>
      <w:bookmarkStart w:id="3160" w:name="_Toc212097020"/>
      <w:bookmarkStart w:id="3161" w:name="_Toc140132451"/>
      <w:r w:rsidRPr="00BB5514">
        <w:t>Timing of Dose Administration</w:t>
      </w:r>
      <w:bookmarkEnd w:id="3160"/>
      <w:bookmarkEnd w:id="3161"/>
    </w:p>
    <w:p w14:paraId="17104707" w14:textId="77777777" w:rsidR="0074605C" w:rsidRPr="00E40DC9" w:rsidRDefault="00526A29" w:rsidP="00E40DC9">
      <w:pPr>
        <w:pStyle w:val="Paragraph"/>
        <w:rPr>
          <w:b/>
          <w:bCs/>
        </w:rPr>
      </w:pPr>
      <w:r w:rsidRPr="00E40DC9">
        <w:rPr>
          <w:b/>
          <w:bCs/>
        </w:rPr>
        <w:t>Venetoclax</w:t>
      </w:r>
    </w:p>
    <w:p w14:paraId="668191E9" w14:textId="3193846C" w:rsidR="0074605C" w:rsidRDefault="00526A29" w:rsidP="00E40DC9">
      <w:pPr>
        <w:pStyle w:val="Paragraph"/>
      </w:pPr>
      <w:r>
        <w:t xml:space="preserve">Participants will be instructed to take the tablets </w:t>
      </w:r>
      <w:del w:id="3162" w:author="Powell, Deana" w:date="2026-03-05T15:34:00Z" w16du:dateUtc="2026-03-05T20:34:00Z">
        <w:r w:rsidR="00895D30">
          <w:delText>QD</w:delText>
        </w:r>
      </w:del>
      <w:ins w:id="3163" w:author="Powell, Deana" w:date="2026-03-05T15:34:00Z" w16du:dateUtc="2026-03-05T20:34:00Z">
        <w:r w:rsidR="00626F25">
          <w:t>qd</w:t>
        </w:r>
      </w:ins>
      <w:r>
        <w:t xml:space="preserve"> in the morning by mouth with food and water. On study days, the investigator/designee will instruct the participant to not take their dose of venetoclax until after their assessments have been performed. Venetoclax dosing escalates over a 5-week period, as specified in Section 6.6.1.</w:t>
      </w:r>
    </w:p>
    <w:p w14:paraId="13C78498" w14:textId="77777777" w:rsidR="0074605C" w:rsidRDefault="00526A29" w:rsidP="00E40DC9">
      <w:pPr>
        <w:pStyle w:val="Paragraph"/>
      </w:pPr>
      <w:r>
        <w:t>Participants will be assessed for TLS risk (see Section 6.5.2) and supportive care will be administered accordingly.</w:t>
      </w:r>
    </w:p>
    <w:p w14:paraId="683672BD" w14:textId="77777777" w:rsidR="0074605C" w:rsidRDefault="00526A29" w:rsidP="00E40DC9">
      <w:pPr>
        <w:pStyle w:val="Paragraph"/>
      </w:pPr>
      <w:r>
        <w:t>Participants will be instructed to take the assigned dose of venetoclax unless the dose has been reduced due to toxicity, as specified in Section 6.6.2.</w:t>
      </w:r>
    </w:p>
    <w:p w14:paraId="0BDCAD5B" w14:textId="77777777" w:rsidR="0074605C" w:rsidRDefault="00526A29" w:rsidP="00E40DC9">
      <w:pPr>
        <w:pStyle w:val="Paragraph"/>
        <w:rPr>
          <w:b/>
          <w:bCs/>
        </w:rPr>
      </w:pPr>
      <w:r>
        <w:rPr>
          <w:b/>
          <w:bCs/>
        </w:rPr>
        <w:t>Nemtabrutinib</w:t>
      </w:r>
    </w:p>
    <w:p w14:paraId="2BF336BB" w14:textId="659D069C" w:rsidR="0074605C" w:rsidRDefault="00526A29" w:rsidP="00E40DC9">
      <w:pPr>
        <w:pStyle w:val="Paragraph"/>
      </w:pPr>
      <w:r>
        <w:t xml:space="preserve">Participants enrolled into Part 1 or randomized to the Treatment Group in Part 2 will be instructed to take the tablets </w:t>
      </w:r>
      <w:del w:id="3164" w:author="Powell, Deana" w:date="2026-03-05T15:34:00Z" w16du:dateUtc="2026-03-05T20:34:00Z">
        <w:r w:rsidR="00895D30" w:rsidRPr="00890FFB">
          <w:delText>QD</w:delText>
        </w:r>
      </w:del>
      <w:ins w:id="3165" w:author="Powell, Deana" w:date="2026-03-05T15:34:00Z" w16du:dateUtc="2026-03-05T20:34:00Z">
        <w:r w:rsidR="00626F25">
          <w:t>qd</w:t>
        </w:r>
      </w:ins>
      <w:r>
        <w:t xml:space="preserve"> by mouth</w:t>
      </w:r>
      <w:del w:id="3166" w:author="Powell, Deana" w:date="2026-03-05T15:34:00Z" w16du:dateUtc="2026-03-05T20:34:00Z">
        <w:r w:rsidR="00895D30" w:rsidRPr="00890FFB">
          <w:delText xml:space="preserve"> under fasting conditions (either 1 hour </w:delText>
        </w:r>
        <w:r w:rsidR="00895D30">
          <w:delText>before</w:delText>
        </w:r>
        <w:r w:rsidR="00895D30" w:rsidRPr="00D62CFA">
          <w:delText>,</w:delText>
        </w:r>
      </w:del>
      <w:ins w:id="3167" w:author="Powell, Deana" w:date="2026-03-05T15:34:00Z" w16du:dateUtc="2026-03-05T20:34:00Z">
        <w:r>
          <w:t xml:space="preserve">, </w:t>
        </w:r>
        <w:r w:rsidR="00EA658B">
          <w:t>with</w:t>
        </w:r>
      </w:ins>
      <w:r w:rsidR="00EA658B">
        <w:t xml:space="preserve"> or </w:t>
      </w:r>
      <w:del w:id="3168" w:author="Powell, Deana" w:date="2026-03-05T15:34:00Z" w16du:dateUtc="2026-03-05T20:34:00Z">
        <w:r w:rsidR="00895D30" w:rsidRPr="00D62CFA">
          <w:delText>2 hours after the m</w:delText>
        </w:r>
        <w:r w:rsidR="00895D30" w:rsidRPr="00060BB7">
          <w:delText>eal)</w:delText>
        </w:r>
        <w:r w:rsidR="00895D30">
          <w:delText>,</w:delText>
        </w:r>
      </w:del>
      <w:ins w:id="3169" w:author="Powell, Deana" w:date="2026-03-05T15:34:00Z" w16du:dateUtc="2026-03-05T20:34:00Z">
        <w:r w:rsidR="00EA658B">
          <w:t>without food</w:t>
        </w:r>
      </w:ins>
      <w:r w:rsidR="00EA658B">
        <w:t xml:space="preserve"> preferably at the same time each day</w:t>
      </w:r>
      <w:r>
        <w:t>. Nemtabrutinib will be administered at least 10 hours after venetoclax administration. The nemtabrutinib dose should not be delayed by more than 2 hours.</w:t>
      </w:r>
    </w:p>
    <w:p w14:paraId="2C876007" w14:textId="77777777" w:rsidR="0074605C" w:rsidRDefault="00526A29" w:rsidP="00E40DC9">
      <w:pPr>
        <w:pStyle w:val="Paragraph"/>
      </w:pPr>
      <w:r>
        <w:t>Participants will be instructed to take the assigned dose of nemtabrutinib unless the dose has been reduced due to management of an AE as specified in Section 6.6.2. Treatment will be continued until unacceptable toxicity, documented disease progression, or another discontinuation criterion is met.</w:t>
      </w:r>
    </w:p>
    <w:p w14:paraId="607BB9F1" w14:textId="77777777" w:rsidR="0074605C" w:rsidRDefault="00526A29" w:rsidP="00E40DC9">
      <w:pPr>
        <w:pStyle w:val="Paragraph"/>
      </w:pPr>
      <w:r>
        <w:t>For administrative reasons, the treatment period is divided into 4-week cycles (28 days).</w:t>
      </w:r>
    </w:p>
    <w:p w14:paraId="059944BF" w14:textId="34973F5C" w:rsidR="0074605C" w:rsidRDefault="00526A29" w:rsidP="00E40DC9">
      <w:pPr>
        <w:pStyle w:val="Paragraph"/>
      </w:pPr>
      <w:r>
        <w:t>A missed or vomited dose should not be replaced as summarized in Section 6.2.2.</w:t>
      </w:r>
    </w:p>
    <w:p w14:paraId="63EEFFF8" w14:textId="77777777" w:rsidR="0074605C" w:rsidRDefault="00526A29" w:rsidP="00E40DC9">
      <w:pPr>
        <w:pStyle w:val="Paragraph"/>
      </w:pPr>
      <w:r>
        <w:t>The investigator/designee will be asked to check nemtabrutinib returned supplies for administration compliance.</w:t>
      </w:r>
    </w:p>
    <w:p w14:paraId="62DEA9DA" w14:textId="1898AFA6" w:rsidR="0074605C" w:rsidRDefault="00526A29" w:rsidP="00E40DC9">
      <w:pPr>
        <w:pStyle w:val="Paragraph"/>
        <w:rPr>
          <w:b/>
        </w:rPr>
      </w:pPr>
      <w:r>
        <w:rPr>
          <w:b/>
          <w:bCs/>
        </w:rPr>
        <w:t xml:space="preserve">Rituximab </w:t>
      </w:r>
      <w:ins w:id="3170" w:author="Powell, Deana" w:date="2026-03-05T15:34:00Z" w16du:dateUtc="2026-03-05T20:34:00Z">
        <w:r>
          <w:rPr>
            <w:b/>
            <w:bCs/>
          </w:rPr>
          <w:t>or Biosimilar</w:t>
        </w:r>
      </w:ins>
    </w:p>
    <w:p w14:paraId="13270B75" w14:textId="29666DE9" w:rsidR="0074605C" w:rsidRDefault="00526A29" w:rsidP="00E40DC9">
      <w:pPr>
        <w:pStyle w:val="Paragraph"/>
      </w:pPr>
      <w:r>
        <w:t>Rituximab (or rituximab biosimilar [see Appendix 13]) will be administered in the clinic.</w:t>
      </w:r>
    </w:p>
    <w:p w14:paraId="5BEF3343" w14:textId="77777777" w:rsidR="0074605C" w:rsidRDefault="00526A29">
      <w:pPr>
        <w:pStyle w:val="ListBullet"/>
      </w:pPr>
      <w:r>
        <w:t xml:space="preserve">First infusion: Initiate infusion at a rate of 50 mg/hour. In the absence of infusion toxicity, increase infusion rate by 50 mg/hour increments every 30 minutes, to a maximum of 400 mg/hour. </w:t>
      </w:r>
    </w:p>
    <w:p w14:paraId="028E6E2E" w14:textId="77777777" w:rsidR="0074605C" w:rsidRDefault="00526A29" w:rsidP="003E0B1C">
      <w:pPr>
        <w:pStyle w:val="ListBullet"/>
      </w:pPr>
      <w:r>
        <w:t>Subsequent infusions (standard infusion): initiate infusion at a rate of 100 mg/hour. In the absence of infusion toxicity, increase rate by 100 mg/hour increments at 30-minute intervals, to a maximum of 400 mg/hour.</w:t>
      </w:r>
    </w:p>
    <w:p w14:paraId="040C0005" w14:textId="77777777" w:rsidR="00E40DC9" w:rsidRDefault="00E40DC9" w:rsidP="00E40DC9">
      <w:pPr>
        <w:pStyle w:val="ListEnd"/>
      </w:pPr>
    </w:p>
    <w:p w14:paraId="2D259036" w14:textId="77777777" w:rsidR="0074605C" w:rsidRDefault="00526A29" w:rsidP="00E40DC9">
      <w:pPr>
        <w:pStyle w:val="Paragraph"/>
      </w:pPr>
      <w:r>
        <w:t>See Section 6.5.3 for premedication requirements.</w:t>
      </w:r>
    </w:p>
    <w:p w14:paraId="151A359F" w14:textId="77777777" w:rsidR="00BB5514" w:rsidRPr="00BB5514" w:rsidRDefault="00526A29" w:rsidP="0005199C">
      <w:pPr>
        <w:pStyle w:val="Heading3"/>
      </w:pPr>
      <w:bookmarkStart w:id="3171" w:name="_Toc212097021"/>
      <w:bookmarkStart w:id="3172" w:name="_Toc140132452"/>
      <w:r w:rsidRPr="00BB5514">
        <w:t>Discontinuation and Withdrawal</w:t>
      </w:r>
      <w:bookmarkEnd w:id="3171"/>
      <w:bookmarkEnd w:id="3172"/>
    </w:p>
    <w:p w14:paraId="2987E29D" w14:textId="77777777" w:rsidR="005C62BE" w:rsidRPr="004E2D03" w:rsidRDefault="00526A29" w:rsidP="00E40DC9">
      <w:pPr>
        <w:pStyle w:val="Paragraph"/>
      </w:pPr>
      <w:r w:rsidRPr="00724983">
        <w:t xml:space="preserve">Participants who discontinue study intervention before completion of the </w:t>
      </w:r>
      <w:r w:rsidRPr="004E2D03">
        <w:t xml:space="preserve">treatment period </w:t>
      </w:r>
      <w:r w:rsidRPr="00EB7E14">
        <w:t>should be encouraged to continue to be followed for all remaining study visits</w:t>
      </w:r>
      <w:r w:rsidRPr="00A4359D">
        <w:t xml:space="preserve"> </w:t>
      </w:r>
      <w:r w:rsidRPr="004E2D03">
        <w:t>as outlined in the SoA (Section 1.3) and Section 8.11.3.</w:t>
      </w:r>
    </w:p>
    <w:p w14:paraId="5D0D704F" w14:textId="77777777" w:rsidR="005C62BE" w:rsidRPr="004E2D03" w:rsidRDefault="00526A29" w:rsidP="00E40DC9">
      <w:pPr>
        <w:pStyle w:val="Paragraph"/>
      </w:pPr>
      <w:r w:rsidRPr="00C40C83">
        <w:t xml:space="preserve">Participants who withdraw from the study should be encouraged to complete all applicable activities scheduled for the </w:t>
      </w:r>
      <w:r w:rsidRPr="004E2D03">
        <w:t xml:space="preserve">final study visit </w:t>
      </w:r>
      <w:r w:rsidRPr="00C40C83">
        <w:t>at the time of withdrawal. Any AEs that are present at the time of withdrawal should be followed in accordance with the safety requirements outlined in</w:t>
      </w:r>
      <w:r>
        <w:t xml:space="preserve"> </w:t>
      </w:r>
      <w:r w:rsidRPr="004E2D03">
        <w:t>Section 8.4</w:t>
      </w:r>
      <w:r w:rsidRPr="00E7797D">
        <w:t>.</w:t>
      </w:r>
    </w:p>
    <w:p w14:paraId="679A6748" w14:textId="77777777" w:rsidR="005C62BE" w:rsidRPr="00E7797D" w:rsidRDefault="00526A29" w:rsidP="00E40DC9">
      <w:pPr>
        <w:pStyle w:val="Paragraph"/>
      </w:pPr>
      <w:r>
        <w:t>F</w:t>
      </w:r>
      <w:r w:rsidRPr="00A42FCE">
        <w:t xml:space="preserve">or </w:t>
      </w:r>
      <w:r>
        <w:t>participants</w:t>
      </w:r>
      <w:r w:rsidRPr="00A42FCE">
        <w:t xml:space="preserve"> who withdr</w:t>
      </w:r>
      <w:r>
        <w:t>a</w:t>
      </w:r>
      <w:r w:rsidRPr="00A42FCE">
        <w:t xml:space="preserve">w consent to study participation, survival data </w:t>
      </w:r>
      <w:r>
        <w:t>may be obtained through public records</w:t>
      </w:r>
      <w:r w:rsidRPr="00A42FCE">
        <w:t>, as allowed by local rules and regulations</w:t>
      </w:r>
      <w:r>
        <w:t>.</w:t>
      </w:r>
    </w:p>
    <w:p w14:paraId="2979142B" w14:textId="77777777" w:rsidR="00BB5514" w:rsidRPr="00BB5514" w:rsidRDefault="008F7EB8" w:rsidP="00663EC3">
      <w:pPr>
        <w:pStyle w:val="Heading4"/>
      </w:pPr>
      <w:bookmarkStart w:id="3173" w:name="_Toc212097022"/>
      <w:bookmarkStart w:id="3174" w:name="_Toc140132453"/>
      <w:r w:rsidRPr="00BB5514">
        <w:t>Withdrawal From Future Biomedical Research</w:t>
      </w:r>
      <w:bookmarkEnd w:id="3173"/>
      <w:bookmarkEnd w:id="3174"/>
    </w:p>
    <w:p w14:paraId="25077563" w14:textId="77777777" w:rsidR="005C62BE" w:rsidRDefault="00526A29" w:rsidP="003232C3">
      <w:pPr>
        <w:pStyle w:val="Paragraph"/>
      </w:pPr>
      <w:r>
        <w:t>Participants may withdraw their consent for FBR. Participants may withdraw consent at any time by contacting the study investigator. If medical records for the study are still available, the investigator will contact the Sponsor using the designated mailbox (clinical.specimen.management@MSD.com). Subsequently, the participant’s consent for FBR will be withdrawn. A letter will be sent from the Sponsor to the investigator confirming the withdrawal. It is the responsibility of the investigator to inform the participant of completion of withdrawal. Any analyses in progress at the time of request for withdrawal or already performed before the request being received by the Sponsor will continue to be used as part of the overall research study data and results. No new analyses would be generated after the request is received.</w:t>
      </w:r>
    </w:p>
    <w:p w14:paraId="2A2F208C" w14:textId="77777777" w:rsidR="005C62BE" w:rsidRDefault="00526A29" w:rsidP="00E40DC9">
      <w:pPr>
        <w:pStyle w:val="Paragraph"/>
      </w:pPr>
      <w:r>
        <w:t>If the medical records for the study are no longer available (eg, if the investigator is no longer required by regulatory authorities to retain the study records) or the specimens have been completely anonymized, there will no longer be a link between the participant’s personal information and their specimens. In this situation, the request for specimen withdrawal cannot be processed.</w:t>
      </w:r>
    </w:p>
    <w:p w14:paraId="6D005C92" w14:textId="77777777" w:rsidR="00BB5514" w:rsidRPr="00BB5514" w:rsidRDefault="00526A29" w:rsidP="00663EC3">
      <w:pPr>
        <w:pStyle w:val="Heading3"/>
      </w:pPr>
      <w:bookmarkStart w:id="3175" w:name="_Toc212097023"/>
      <w:bookmarkStart w:id="3176" w:name="_Toc140132454"/>
      <w:r w:rsidRPr="00BB5514">
        <w:t>Participant Blinding/Unblinding</w:t>
      </w:r>
      <w:bookmarkEnd w:id="3175"/>
      <w:bookmarkEnd w:id="3176"/>
    </w:p>
    <w:p w14:paraId="41EC3258" w14:textId="77777777" w:rsidR="0074605C" w:rsidRDefault="00526A29" w:rsidP="00E40DC9">
      <w:pPr>
        <w:pStyle w:val="Paragraph"/>
      </w:pPr>
      <w:r>
        <w:t>This is an open-label study; there is no blinding for this study. The emergency unblinding call center will be available so that a health care provider can obtain information about study intervention in emergency situations where the investigator is not available.</w:t>
      </w:r>
    </w:p>
    <w:p w14:paraId="1D5423A0" w14:textId="77777777" w:rsidR="00BB5514" w:rsidRPr="00BB5514" w:rsidRDefault="00526A29" w:rsidP="00663EC3">
      <w:pPr>
        <w:pStyle w:val="Heading3"/>
      </w:pPr>
      <w:bookmarkStart w:id="3177" w:name="_Toc212097024"/>
      <w:bookmarkStart w:id="3178" w:name="_Toc140132455"/>
      <w:r w:rsidRPr="00BB5514">
        <w:t>Calibration of Equipment</w:t>
      </w:r>
      <w:bookmarkEnd w:id="3177"/>
      <w:bookmarkEnd w:id="3178"/>
    </w:p>
    <w:p w14:paraId="2E38B505" w14:textId="24742E7B" w:rsidR="005C62BE" w:rsidRDefault="00526A29" w:rsidP="00F06861">
      <w:pPr>
        <w:pStyle w:val="Paragraph"/>
      </w:pPr>
      <w:r w:rsidRPr="00D03846">
        <w:t>The investigator or qualified designee has the responsibility to ensure that any device or instrument used for a clinical evaluation/test during a clinical study that provides information about inclusion/exclusion criteria and/or safety or efficacy parameters shall be suitably calibrated and/or maintained to ensure that the data obtained are reliable and/or reproducible. Documentation of equipment calibration must be retained as source documentation at the study site.</w:t>
      </w:r>
    </w:p>
    <w:p w14:paraId="50854AD8" w14:textId="77777777" w:rsidR="0074605C" w:rsidRDefault="00526A29">
      <w:pPr>
        <w:pStyle w:val="Heading3"/>
      </w:pPr>
      <w:bookmarkStart w:id="3179" w:name="_Toc212097025"/>
      <w:bookmarkStart w:id="3180" w:name="_Toc140132456"/>
      <w:r>
        <w:t>Participants with Treated HIV</w:t>
      </w:r>
      <w:bookmarkEnd w:id="3179"/>
      <w:bookmarkEnd w:id="3180"/>
    </w:p>
    <w:p w14:paraId="24952BFE" w14:textId="77777777" w:rsidR="0074605C" w:rsidRPr="00463CF3" w:rsidRDefault="00526A29" w:rsidP="00E40DC9">
      <w:pPr>
        <w:pStyle w:val="Paragraph"/>
        <w:rPr>
          <w:rStyle w:val="Instructions"/>
          <w:rFonts w:ascii="Times New Roman" w:hAnsi="Times New Roman"/>
          <w:vanish w:val="0"/>
          <w:color w:val="auto"/>
        </w:rPr>
      </w:pPr>
      <w:r>
        <w:t>Participants should be comanaged by an HIV specialist and the investigator during the study, including monitoring of HIV viral load, CD4+ T-cell count, and additional supportive care measures.</w:t>
      </w:r>
    </w:p>
    <w:p w14:paraId="09C57BDB" w14:textId="77777777" w:rsidR="00BB5514" w:rsidRPr="00BB5514" w:rsidRDefault="00CB56E8" w:rsidP="00663EC3">
      <w:pPr>
        <w:pStyle w:val="Heading2"/>
      </w:pPr>
      <w:bookmarkStart w:id="3181" w:name="_Toc212097026"/>
      <w:bookmarkStart w:id="3182" w:name="_Toc140132457"/>
      <w:r w:rsidRPr="00BB5514">
        <w:t>Efficacy/Immunogenicity Assessments</w:t>
      </w:r>
      <w:bookmarkEnd w:id="3181"/>
      <w:bookmarkEnd w:id="3182"/>
    </w:p>
    <w:p w14:paraId="782D2618" w14:textId="77777777" w:rsidR="0074605C" w:rsidRDefault="00526A29" w:rsidP="00E40DC9">
      <w:pPr>
        <w:pStyle w:val="Paragraph"/>
      </w:pPr>
      <w:r>
        <w:t>Response to treatment will be evaluated as per iwCLL criteria 2018 (Appendix 10) and assessed by BICR. All endpoint responses will also be assessed by the investigator and recorded.</w:t>
      </w:r>
    </w:p>
    <w:p w14:paraId="771B66FE" w14:textId="77777777" w:rsidR="00DB5C5E" w:rsidRDefault="00526A29" w:rsidP="00E40DC9">
      <w:pPr>
        <w:pStyle w:val="Paragraph"/>
        <w:rPr>
          <w:ins w:id="3183" w:author="Powell, Deana" w:date="2026-03-05T15:34:00Z" w16du:dateUtc="2026-03-05T20:34:00Z"/>
        </w:rPr>
      </w:pPr>
      <w:ins w:id="3184" w:author="Powell, Deana" w:date="2026-03-05T15:34:00Z" w16du:dateUtc="2026-03-05T20:34:00Z">
        <w:r>
          <w:t>See Appendix 7 for country-specific requirements.</w:t>
        </w:r>
      </w:ins>
    </w:p>
    <w:p w14:paraId="714B1D46" w14:textId="6151A027" w:rsidR="0074605C" w:rsidRDefault="00526A29">
      <w:pPr>
        <w:pStyle w:val="Heading3"/>
      </w:pPr>
      <w:bookmarkStart w:id="3185" w:name="_Toc212097027"/>
      <w:bookmarkStart w:id="3186" w:name="_Toc140132458"/>
      <w:r>
        <w:t>Treatment Response Assessment</w:t>
      </w:r>
      <w:bookmarkEnd w:id="3185"/>
      <w:bookmarkEnd w:id="3186"/>
    </w:p>
    <w:p w14:paraId="69AF0222" w14:textId="77777777" w:rsidR="0074605C" w:rsidRDefault="00526A29" w:rsidP="00E40DC9">
      <w:pPr>
        <w:pStyle w:val="Paragraph"/>
      </w:pPr>
      <w:r>
        <w:t>Initial tumor imaging at screening must be performed within 42 days before the date of randomization. Any imaging obtained after C1D1 of treatment cannot be included in the screening assessment. Participant eligibility will be determined using local (investigator) assessment. Tumor imaging performed as part of routine clinical management is acceptable for use as screening tumor imaging if it is of diagnostic quality and performed within 42 days before the date of randomization and can be assessed by the iCRO. Imaging used for screening assessments must be uploaded to the iCRO portal after enrolment/randomization.</w:t>
      </w:r>
    </w:p>
    <w:p w14:paraId="79F1CE5B" w14:textId="381598AB" w:rsidR="0074605C" w:rsidRDefault="00895D30" w:rsidP="00E40DC9">
      <w:pPr>
        <w:pStyle w:val="Paragraph"/>
      </w:pPr>
      <w:del w:id="3187" w:author="Powell, Deana" w:date="2026-03-05T15:34:00Z" w16du:dateUtc="2026-03-05T20:34:00Z">
        <w:r>
          <w:delText>Assessments</w:delText>
        </w:r>
      </w:del>
      <w:ins w:id="3188" w:author="Powell, Deana" w:date="2026-03-05T15:34:00Z" w16du:dateUtc="2026-03-05T20:34:00Z">
        <w:r w:rsidR="00526A29">
          <w:t>Imaging response assessments</w:t>
        </w:r>
      </w:ins>
      <w:r w:rsidR="00526A29">
        <w:t xml:space="preserve"> should follow calendar days from </w:t>
      </w:r>
      <w:del w:id="3189" w:author="Powell, Deana" w:date="2026-03-05T15:34:00Z" w16du:dateUtc="2026-03-05T20:34:00Z">
        <w:r>
          <w:delText>randomization</w:delText>
        </w:r>
      </w:del>
      <w:ins w:id="3190" w:author="Powell, Deana" w:date="2026-03-05T15:34:00Z" w16du:dateUtc="2026-03-05T20:34:00Z">
        <w:r w:rsidR="00526A29">
          <w:t>C1D1. If dosing is delayed, treatment response assessments should continue as scheduled</w:t>
        </w:r>
      </w:ins>
      <w:r w:rsidR="00526A29">
        <w:t xml:space="preserve">. The first on-study treatment response assessment (including imaging, physical examination, constitutional symptoms, hematological evaluations, and bone marrow as required) should be performed at 12 weeks </w:t>
      </w:r>
      <w:ins w:id="3191" w:author="Powell, Deana" w:date="2026-03-05T15:34:00Z" w16du:dateUtc="2026-03-05T20:34:00Z">
        <w:r w:rsidR="00526A29">
          <w:t xml:space="preserve">(±14 days) </w:t>
        </w:r>
      </w:ins>
      <w:r w:rsidR="00526A29">
        <w:t xml:space="preserve">from the date of </w:t>
      </w:r>
      <w:del w:id="3192" w:author="Powell, Deana" w:date="2026-03-05T15:34:00Z" w16du:dateUtc="2026-03-05T20:34:00Z">
        <w:r>
          <w:delText>randomization (</w:delText>
        </w:r>
      </w:del>
      <w:ins w:id="3193" w:author="Powell, Deana" w:date="2026-03-05T15:34:00Z" w16du:dateUtc="2026-03-05T20:34:00Z">
        <w:r w:rsidR="00526A29">
          <w:t xml:space="preserve">C1D1 (ie, the </w:t>
        </w:r>
      </w:ins>
      <w:r w:rsidR="00526A29">
        <w:t>Week 13 Visit</w:t>
      </w:r>
      <w:del w:id="3194" w:author="Powell, Deana" w:date="2026-03-05T15:34:00Z" w16du:dateUtc="2026-03-05T20:34:00Z">
        <w:r>
          <w:delText xml:space="preserve"> [±7 days]).</w:delText>
        </w:r>
      </w:del>
      <w:ins w:id="3195" w:author="Powell, Deana" w:date="2026-03-05T15:34:00Z" w16du:dateUtc="2026-03-05T20:34:00Z">
        <w:r w:rsidR="00526A29">
          <w:t>).</w:t>
        </w:r>
      </w:ins>
      <w:r w:rsidR="00526A29">
        <w:t xml:space="preserve"> Subsequent assessments should be performed Q12W (±</w:t>
      </w:r>
      <w:del w:id="3196" w:author="Powell, Deana" w:date="2026-03-05T15:34:00Z" w16du:dateUtc="2026-03-05T20:34:00Z">
        <w:r>
          <w:delText>7</w:delText>
        </w:r>
      </w:del>
      <w:ins w:id="3197" w:author="Powell, Deana" w:date="2026-03-05T15:34:00Z" w16du:dateUtc="2026-03-05T20:34:00Z">
        <w:r w:rsidR="00526A29">
          <w:t>14</w:t>
        </w:r>
      </w:ins>
      <w:r w:rsidR="00526A29">
        <w:t xml:space="preserve"> days) up to and including Week 97 (approximately 2 years post C1D1), and Q24W thereafter (starting at Week 121) or more frequently if clinically indicated. </w:t>
      </w:r>
      <w:del w:id="3198" w:author="Powell, Deana" w:date="2026-03-05T15:34:00Z" w16du:dateUtc="2026-03-05T20:34:00Z">
        <w:r>
          <w:delText>If dosing is delayed, treatment response assessments should continue as scheduled.</w:delText>
        </w:r>
      </w:del>
      <w:ins w:id="3199" w:author="Powell, Deana" w:date="2026-03-05T15:34:00Z" w16du:dateUtc="2026-03-05T20:34:00Z">
        <w:r w:rsidR="00526A29">
          <w:t>If the date of imaging does not align with a study site visit, any nonimaging response parameters (physical examination, constitutional symptoms, and hematological evaluations) that fall outside the ±14 day window, should be repeated within 30 days from the date of imaging. NOTE: the bone marrow sample should be obtained within 42 days of imaging/clinical assessment indicating a CR.</w:t>
        </w:r>
      </w:ins>
      <w:r w:rsidR="00526A29">
        <w:t xml:space="preserve"> Unscheduled imaging can be performed as clinically indicated.</w:t>
      </w:r>
    </w:p>
    <w:p w14:paraId="4C866A80" w14:textId="5AB76E80" w:rsidR="0074605C" w:rsidRDefault="00526A29" w:rsidP="00E40DC9">
      <w:pPr>
        <w:pStyle w:val="Paragraph"/>
        <w:rPr>
          <w:ins w:id="3200" w:author="Powell, Deana" w:date="2026-03-05T15:34:00Z" w16du:dateUtc="2026-03-05T20:34:00Z"/>
        </w:rPr>
      </w:pPr>
      <w:ins w:id="3201" w:author="Powell, Deana" w:date="2026-03-05T15:34:00Z" w16du:dateUtc="2026-03-05T20:34:00Z">
        <w:r>
          <w:t>In the absence of complete imaging required per protocol, the investigator is to perform and document a physical examination evaluation of all palpable lesions to aid in the response assessment. The Sponsor should be consulted to be made aware that a physical examination was used for response assessment in conjunction or in lieu of imaging, and that data are recorded in the eCRF.</w:t>
        </w:r>
      </w:ins>
    </w:p>
    <w:p w14:paraId="5BB08AA3" w14:textId="77777777" w:rsidR="0074605C" w:rsidRDefault="00526A29" w:rsidP="00E40DC9">
      <w:pPr>
        <w:pStyle w:val="Paragraph"/>
      </w:pPr>
      <w:r>
        <w:t>Treatment response assessments should continue to be performed until disease progression as assessed per iwCLL by BICR, the start of new anticancer treatment (except for SCT and its conditioning regimen, see Section 8.11.4.4), withdrawal of consent for study participation, death, or the end of the study, whichever occurs first. Details regarding disease progression based on imaging are provided in Section 8.2.1.3.1 and disease progression based on clinical parameters are provided in Section 8.2.1.3.2. Imaging should be stopped during pregnancy.</w:t>
      </w:r>
    </w:p>
    <w:p w14:paraId="1EC37CC3" w14:textId="77777777" w:rsidR="0074605C" w:rsidRDefault="00526A29">
      <w:pPr>
        <w:pStyle w:val="Heading4"/>
      </w:pPr>
      <w:bookmarkStart w:id="3202" w:name="_Toc212097028"/>
      <w:bookmarkStart w:id="3203" w:name="_Toc140132459"/>
      <w:r>
        <w:t>CLL/SLL Assessment Criteria (iwCLL)</w:t>
      </w:r>
      <w:bookmarkEnd w:id="3202"/>
      <w:bookmarkEnd w:id="3203"/>
    </w:p>
    <w:p w14:paraId="4C960DBF" w14:textId="624E0DAB" w:rsidR="0074605C" w:rsidRDefault="00526A29" w:rsidP="00E40DC9">
      <w:pPr>
        <w:pStyle w:val="Paragraph"/>
      </w:pPr>
      <w:r>
        <w:t>Assessment of response should include physical examination, constitutional symptoms, imaging, and evaluation of the blood (CBC) and bone marrow as summarized below:</w:t>
      </w:r>
    </w:p>
    <w:p w14:paraId="339A281D" w14:textId="2A656856" w:rsidR="0074605C" w:rsidRDefault="00526A29">
      <w:pPr>
        <w:pStyle w:val="ListBullet"/>
      </w:pPr>
      <w:r>
        <w:t>A thorough history, inclusive of constitutional symptoms</w:t>
      </w:r>
    </w:p>
    <w:p w14:paraId="3C019E34" w14:textId="025C4F93" w:rsidR="0074605C" w:rsidRDefault="00526A29">
      <w:pPr>
        <w:pStyle w:val="ListBullet"/>
      </w:pPr>
      <w:r>
        <w:t>Physical examination including palpable cervical, axillary, and inguinal lymphadenopathy, and hepatomegaly or splenomegaly</w:t>
      </w:r>
    </w:p>
    <w:p w14:paraId="251EF72D" w14:textId="60C50BA3" w:rsidR="0074605C" w:rsidRDefault="00526A29">
      <w:pPr>
        <w:pStyle w:val="ListBullet"/>
      </w:pPr>
      <w:r>
        <w:t>CBC and differential count</w:t>
      </w:r>
    </w:p>
    <w:p w14:paraId="2FFD3B5C" w14:textId="60F54459" w:rsidR="0074605C" w:rsidRDefault="00526A29">
      <w:pPr>
        <w:pStyle w:val="ListBullet"/>
      </w:pPr>
      <w:r>
        <w:t xml:space="preserve">CT of neck, chest, abdomen, and pelvis as defined in Table </w:t>
      </w:r>
      <w:r>
        <w:rPr>
          <w:noProof/>
        </w:rPr>
        <w:t>4</w:t>
      </w:r>
      <w:r>
        <w:t xml:space="preserve"> of the iwCLL guidelines </w:t>
      </w:r>
      <w:r w:rsidR="00B16DC4">
        <w:t>[Hallek, M., et al 2018]</w:t>
      </w:r>
      <w:r>
        <w:t>. If IV contrast is contraindicated, refer to the Site Imaging Manual</w:t>
      </w:r>
    </w:p>
    <w:p w14:paraId="20DB133D" w14:textId="16BEE2AF" w:rsidR="0074605C" w:rsidRDefault="00526A29">
      <w:pPr>
        <w:pStyle w:val="ListBullet"/>
      </w:pPr>
      <w:r>
        <w:t>Bone marrow aspirate and biopsy: at screening (optional) and in the event of a CR</w:t>
      </w:r>
      <w:del w:id="3204" w:author="Powell, Deana" w:date="2026-03-05T15:34:00Z" w16du:dateUtc="2026-03-05T20:34:00Z">
        <w:r w:rsidR="00895D30">
          <w:delText>,</w:delText>
        </w:r>
      </w:del>
      <w:ins w:id="3205" w:author="Powell, Deana" w:date="2026-03-05T15:34:00Z" w16du:dateUtc="2026-03-05T20:34:00Z">
        <w:r>
          <w:t xml:space="preserve"> (within 42 days of imaging clinical assessment indicating CR),</w:t>
        </w:r>
      </w:ins>
      <w:r>
        <w:t xml:space="preserve"> as defined in the iwCLL guidelines (see Appendix 10), or for </w:t>
      </w:r>
      <w:del w:id="3206" w:author="Powell, Deana" w:date="2026-03-05T15:34:00Z" w16du:dateUtc="2026-03-05T20:34:00Z">
        <w:r w:rsidR="00895D30">
          <w:delText>cytopenias</w:delText>
        </w:r>
      </w:del>
      <w:ins w:id="3207" w:author="Powell, Deana" w:date="2026-03-05T15:34:00Z" w16du:dateUtc="2026-03-05T20:34:00Z">
        <w:r w:rsidR="00EE1C59">
          <w:t>cytopenia’s</w:t>
        </w:r>
      </w:ins>
      <w:r>
        <w:t xml:space="preserve"> of uncertain cause (local results can be used for </w:t>
      </w:r>
      <w:del w:id="3208" w:author="Powell, Deana" w:date="2026-03-05T15:34:00Z" w16du:dateUtc="2026-03-05T20:34:00Z">
        <w:r w:rsidR="00895D30">
          <w:delText>cytopenias</w:delText>
        </w:r>
      </w:del>
      <w:ins w:id="3209" w:author="Powell, Deana" w:date="2026-03-05T15:34:00Z" w16du:dateUtc="2026-03-05T20:34:00Z">
        <w:r w:rsidR="00EE1C59">
          <w:t>cytopenia’s</w:t>
        </w:r>
      </w:ins>
      <w:r>
        <w:t>). A summary of samples required and time points are provided in Appendix 14. Assay details can be found in the Laboratory Manual.</w:t>
      </w:r>
    </w:p>
    <w:p w14:paraId="0F7DC455" w14:textId="32FF826A" w:rsidR="0074605C" w:rsidRDefault="00526A29">
      <w:pPr>
        <w:pStyle w:val="ListBullet"/>
        <w:numPr>
          <w:ilvl w:val="0"/>
          <w:numId w:val="0"/>
        </w:numPr>
        <w:ind w:left="360"/>
        <w:rPr>
          <w:ins w:id="3210" w:author="Powell, Deana" w:date="2026-03-05T15:34:00Z" w16du:dateUtc="2026-03-05T20:34:00Z"/>
        </w:rPr>
      </w:pPr>
      <w:ins w:id="3211" w:author="Powell, Deana" w:date="2026-03-05T15:34:00Z" w16du:dateUtc="2026-03-05T20:34:00Z">
        <w:r>
          <w:t>NOTE: in the case of pure cytopenia progression, a marrow biopsy must be performed within 30 days of the laboratory draw upon which this is based.</w:t>
        </w:r>
      </w:ins>
    </w:p>
    <w:p w14:paraId="66E1BB0E" w14:textId="3923F1C9" w:rsidR="0074605C" w:rsidRDefault="00526A29">
      <w:pPr>
        <w:pStyle w:val="ListBullet"/>
        <w:rPr>
          <w:ins w:id="3212" w:author="Powell, Deana" w:date="2026-03-05T15:34:00Z" w16du:dateUtc="2026-03-05T20:34:00Z"/>
        </w:rPr>
      </w:pPr>
      <w:ins w:id="3213" w:author="Powell, Deana" w:date="2026-03-05T15:34:00Z" w16du:dateUtc="2026-03-05T20:34:00Z">
        <w:r>
          <w:t>Part 1: Peripheral blood at time of CR and EOT (or earliest follow-up timepoint) for local MRD analysis by flow-based assay). The sponsor strongly recommends using the CLL ERIC Flow assay, with a sensitivity of 10</w:t>
        </w:r>
        <w:r>
          <w:rPr>
            <w:vertAlign w:val="superscript"/>
          </w:rPr>
          <w:t>-5</w:t>
        </w:r>
        <w:r>
          <w:t>.</w:t>
        </w:r>
      </w:ins>
    </w:p>
    <w:p w14:paraId="1F921C32" w14:textId="20DBD23B" w:rsidR="0074605C" w:rsidRDefault="00526A29" w:rsidP="0083706A">
      <w:pPr>
        <w:pStyle w:val="ListBullet"/>
      </w:pPr>
      <w:ins w:id="3214" w:author="Powell, Deana" w:date="2026-03-05T15:34:00Z" w16du:dateUtc="2026-03-05T20:34:00Z">
        <w:r>
          <w:t xml:space="preserve">Part 2: </w:t>
        </w:r>
      </w:ins>
      <w:r>
        <w:t xml:space="preserve">Peripheral blood and bone marrow aspirate taken at </w:t>
      </w:r>
      <w:del w:id="3215" w:author="Powell, Deana" w:date="2026-03-05T15:34:00Z" w16du:dateUtc="2026-03-05T20:34:00Z">
        <w:r w:rsidR="00895D30">
          <w:delText xml:space="preserve">the time of CR assessment and at </w:delText>
        </w:r>
      </w:del>
      <w:ins w:id="3216" w:author="Powell, Deana" w:date="2026-03-05T15:34:00Z" w16du:dateUtc="2026-03-05T20:34:00Z">
        <w:r>
          <w:t xml:space="preserve">Cycle </w:t>
        </w:r>
      </w:ins>
      <w:r>
        <w:t>14</w:t>
      </w:r>
      <w:del w:id="3217" w:author="Powell, Deana" w:date="2026-03-05T15:34:00Z" w16du:dateUtc="2026-03-05T20:34:00Z">
        <w:r w:rsidR="00895D30">
          <w:delText xml:space="preserve"> months post randomization.</w:delText>
        </w:r>
      </w:del>
      <w:ins w:id="3218" w:author="Powell, Deana" w:date="2026-03-05T15:34:00Z" w16du:dateUtc="2026-03-05T20:34:00Z">
        <w:r>
          <w:t>.</w:t>
        </w:r>
      </w:ins>
      <w:r>
        <w:t xml:space="preserve"> After the Cycle</w:t>
      </w:r>
      <w:del w:id="3219" w:author="Powell, Deana" w:date="2026-03-05T15:34:00Z" w16du:dateUtc="2026-03-05T20:34:00Z">
        <w:r w:rsidR="00895D30">
          <w:delText xml:space="preserve"> 4</w:delText>
        </w:r>
      </w:del>
      <w:ins w:id="3220" w:author="Powell, Deana" w:date="2026-03-05T15:34:00Z" w16du:dateUtc="2026-03-05T20:34:00Z">
        <w:r>
          <w:t> 1</w:t>
        </w:r>
      </w:ins>
      <w:r>
        <w:t xml:space="preserve"> sample, MRD (peripheral blood samples only) will continue to be monitored </w:t>
      </w:r>
      <w:del w:id="3221" w:author="Powell, Deana" w:date="2026-03-05T15:34:00Z" w16du:dateUtc="2026-03-05T20:34:00Z">
        <w:r w:rsidR="00895D30">
          <w:delText>Q12W until disease progression or study discontinuation.</w:delText>
        </w:r>
      </w:del>
      <w:ins w:id="3222" w:author="Powell, Deana" w:date="2026-03-05T15:34:00Z" w16du:dateUtc="2026-03-05T20:34:00Z">
        <w:r>
          <w:t>at Cycle 14 and EOT.</w:t>
        </w:r>
      </w:ins>
      <w:r>
        <w:t xml:space="preserve"> A summary of samples required and time points are provided in Appendix 14. </w:t>
      </w:r>
      <w:ins w:id="3223" w:author="Powell, Deana" w:date="2026-03-05T15:34:00Z" w16du:dateUtc="2026-03-05T20:34:00Z">
        <w:r>
          <w:t xml:space="preserve">clonoSEQ® assay (Adaptive Biotechnologies Corporation) will be used. </w:t>
        </w:r>
      </w:ins>
      <w:r>
        <w:t>Assay details can be found in the Laboratory Manual.</w:t>
      </w:r>
    </w:p>
    <w:p w14:paraId="64112250" w14:textId="77777777" w:rsidR="00E40DC9" w:rsidRDefault="00E40DC9" w:rsidP="00E40DC9">
      <w:pPr>
        <w:pStyle w:val="ListEnd"/>
      </w:pPr>
    </w:p>
    <w:p w14:paraId="435076D1" w14:textId="77777777" w:rsidR="0074605C" w:rsidRDefault="00526A29" w:rsidP="00E40DC9">
      <w:pPr>
        <w:pStyle w:val="Paragraph"/>
      </w:pPr>
      <w:r>
        <w:t>Response definitions are summarized in 2018 iwCLL publication in Appendix 10.</w:t>
      </w:r>
    </w:p>
    <w:p w14:paraId="00EB02CD" w14:textId="1ECDD280" w:rsidR="0074605C" w:rsidRDefault="00526A29" w:rsidP="00E40DC9">
      <w:pPr>
        <w:pStyle w:val="Paragraph"/>
      </w:pPr>
      <w:r>
        <w:t>PRL will not be considered for OR but may preclude progressive disease due to lymphocytosis alone.</w:t>
      </w:r>
    </w:p>
    <w:p w14:paraId="52D721E7" w14:textId="6A825BE9" w:rsidR="0074605C" w:rsidRDefault="00526A29" w:rsidP="00E40DC9">
      <w:pPr>
        <w:pStyle w:val="Paragraph"/>
        <w:rPr>
          <w:rFonts w:eastAsia="Times New Roman"/>
          <w:color w:val="000000" w:themeColor="text1"/>
        </w:rPr>
      </w:pPr>
      <w:r>
        <w:rPr>
          <w:rFonts w:eastAsia="Times New Roman"/>
          <w:color w:val="000000" w:themeColor="text1"/>
        </w:rPr>
        <w:t xml:space="preserve">In addition to the above listed assessments, serum β2-microglobulin and serum immunoglobulins are required to be recorded as defined in the SoA (Section 1.3). NOTE: IgA, IgG, and IgM are required at screening only. </w:t>
      </w:r>
      <w:del w:id="3224" w:author="Powell, Deana" w:date="2026-03-05T15:34:00Z" w16du:dateUtc="2026-03-05T20:34:00Z">
        <w:r w:rsidR="00895D30" w:rsidRPr="009A5402">
          <w:rPr>
            <w:rFonts w:eastAsia="Times New Roman"/>
            <w:color w:val="000000" w:themeColor="text1"/>
          </w:rPr>
          <w:delText>Postscreening,</w:delText>
        </w:r>
      </w:del>
      <w:ins w:id="3225" w:author="Powell, Deana" w:date="2026-03-05T15:34:00Z" w16du:dateUtc="2026-03-05T20:34:00Z">
        <w:r w:rsidR="00EE1C59">
          <w:rPr>
            <w:rFonts w:eastAsia="Times New Roman"/>
            <w:color w:val="000000" w:themeColor="text1"/>
          </w:rPr>
          <w:t>Post screening</w:t>
        </w:r>
        <w:r>
          <w:rPr>
            <w:rFonts w:eastAsia="Times New Roman"/>
            <w:color w:val="000000" w:themeColor="text1"/>
          </w:rPr>
          <w:t>, only the</w:t>
        </w:r>
      </w:ins>
      <w:r>
        <w:rPr>
          <w:rFonts w:eastAsia="Times New Roman"/>
          <w:color w:val="000000" w:themeColor="text1"/>
        </w:rPr>
        <w:t xml:space="preserve"> IgG sample is </w:t>
      </w:r>
      <w:del w:id="3226" w:author="Powell, Deana" w:date="2026-03-05T15:34:00Z" w16du:dateUtc="2026-03-05T20:34:00Z">
        <w:r w:rsidR="00895D30" w:rsidRPr="009A5402">
          <w:rPr>
            <w:rFonts w:eastAsia="Times New Roman"/>
            <w:color w:val="000000" w:themeColor="text1"/>
          </w:rPr>
          <w:delText xml:space="preserve">only </w:delText>
        </w:r>
      </w:del>
      <w:r>
        <w:rPr>
          <w:rFonts w:eastAsia="Times New Roman"/>
          <w:color w:val="000000" w:themeColor="text1"/>
        </w:rPr>
        <w:t>required.</w:t>
      </w:r>
    </w:p>
    <w:p w14:paraId="223C73F0" w14:textId="77777777" w:rsidR="0074605C" w:rsidRDefault="00526A29" w:rsidP="00E40DC9">
      <w:pPr>
        <w:pStyle w:val="Paragraph"/>
      </w:pPr>
      <w:r>
        <w:rPr>
          <w:rFonts w:eastAsia="Times New Roman"/>
          <w:color w:val="000000" w:themeColor="text1"/>
        </w:rPr>
        <w:t>All parameters listed above should be documented in the eCRF as assessed by the investigator.</w:t>
      </w:r>
    </w:p>
    <w:p w14:paraId="0438750A" w14:textId="77777777" w:rsidR="0074605C" w:rsidRDefault="00526A29">
      <w:pPr>
        <w:pStyle w:val="Heading4"/>
      </w:pPr>
      <w:bookmarkStart w:id="3227" w:name="_Toc212097029"/>
      <w:bookmarkStart w:id="3228" w:name="_Toc140132460"/>
      <w:r>
        <w:t>Imaging Collection and Assessments</w:t>
      </w:r>
      <w:bookmarkEnd w:id="3227"/>
      <w:bookmarkEnd w:id="3228"/>
    </w:p>
    <w:p w14:paraId="04EEB29D" w14:textId="77777777" w:rsidR="0074605C" w:rsidRDefault="00526A29" w:rsidP="00E40DC9">
      <w:pPr>
        <w:pStyle w:val="Paragraph"/>
      </w:pPr>
      <w:r>
        <w:t>Images will be collected by a central facility (an iCRO) for BICR. The details of image collection (including anatomic coverage, preferred modalities, and specifics of imaging technique) and transmission to the iCRO can be found in the Site Imaging Manual. The same imaging technique should be used in a participant throughout the study to optimize the reproducibility of the assessment of existing and new tumor burden and improve the accuracy of the response assessment based on imaging. Note that for the purposes of assessing tumor imaging, the term “investigator” refers to the local investigator at the site and/or the radiological reviewer at the site or at an offsite facility. Other types of medical imaging (such as ultrasound) should not be submitted to the iCRO and will not be included in response assessment.</w:t>
      </w:r>
    </w:p>
    <w:p w14:paraId="5446EA6E" w14:textId="22A67024" w:rsidR="0074605C" w:rsidRDefault="00526A29" w:rsidP="00E40DC9">
      <w:pPr>
        <w:pStyle w:val="Paragraph"/>
      </w:pPr>
      <w:r>
        <w:t>All scheduled imaging for all study participants will be submitted to the iCRO. In addition, imaging that is obtained at an unscheduled time point for any reason (including suspicion of progression or other clinical reason) should also be submitted to the iCRO if it shows progression, or if it is used to support a response assessment. All imaging acquired within the protocol-specified window of time around a scheduled imaging visit can be classified as pertaining to that visit.</w:t>
      </w:r>
    </w:p>
    <w:p w14:paraId="3F9C5D0C" w14:textId="77777777" w:rsidR="0074605C" w:rsidRDefault="00526A29">
      <w:pPr>
        <w:pStyle w:val="Heading4"/>
      </w:pPr>
      <w:bookmarkStart w:id="3229" w:name="_Toc212097030"/>
      <w:bookmarkStart w:id="3230" w:name="_Toc140132461"/>
      <w:r>
        <w:t>Disease Progression Assessment</w:t>
      </w:r>
      <w:bookmarkEnd w:id="3229"/>
      <w:bookmarkEnd w:id="3230"/>
    </w:p>
    <w:p w14:paraId="6CAA5C17" w14:textId="77777777" w:rsidR="0074605C" w:rsidRDefault="00526A29" w:rsidP="00E40DC9">
      <w:pPr>
        <w:pStyle w:val="Paragraph"/>
      </w:pPr>
      <w:r w:rsidRPr="00E40DC9">
        <w:t>The investigator is required to obtain central verification of disease progression based on imaging data, or to consult the Sponsor (using the Sponsor consultation form) if disease progression is based on clinical data (non</w:t>
      </w:r>
      <w:r w:rsidRPr="00E40DC9">
        <w:noBreakHyphen/>
        <w:t>imaging parameters, eg, laboratory data) before stopping treatment</w:t>
      </w:r>
      <w:r>
        <w:t>. Disease progression is defined as per iwCLL criteria (see Appendix 10).</w:t>
      </w:r>
    </w:p>
    <w:p w14:paraId="5E9BCA2D" w14:textId="77777777" w:rsidR="0074605C" w:rsidRDefault="00526A29">
      <w:pPr>
        <w:pStyle w:val="Heading5"/>
      </w:pPr>
      <w:bookmarkStart w:id="3231" w:name="_Toc212097031"/>
      <w:bookmarkStart w:id="3232" w:name="_Toc140132462"/>
      <w:r>
        <w:t>Imaging Progression</w:t>
      </w:r>
      <w:bookmarkEnd w:id="3231"/>
      <w:bookmarkEnd w:id="3232"/>
    </w:p>
    <w:p w14:paraId="19A808E0" w14:textId="61FFF046" w:rsidR="0074605C" w:rsidRDefault="00526A29" w:rsidP="00E40DC9">
      <w:pPr>
        <w:pStyle w:val="Paragraph"/>
      </w:pPr>
      <w:r>
        <w:t>If the investigator determines that progression has occurred, based on the imaging (rather than on hematological or other clinical data), the scan should be submitted to the central imaging vendor immediately, and reviewed by the central imaging vendor in an expedited manner (in real time) to verify that the scan demonstrates progressive disease. The results of the BICR of radiologic disease progression will be communicated to the investigator and Sponsor. Treatment should continue, if clinically stable, until disease progression has been verified by BICR (</w:t>
      </w:r>
      <w:r w:rsidR="00B16DC4">
        <w:t>Figure 3</w:t>
      </w:r>
      <w:r>
        <w:t>). Clinical data and imaging information relating to investigator-assessed disease progression, where central verification is requested, should be entered in the eCRF within 3 days of the participant’s visit, where feasible.</w:t>
      </w:r>
    </w:p>
    <w:p w14:paraId="5E693BC3" w14:textId="7057026E" w:rsidR="0074605C" w:rsidRDefault="00526A29" w:rsidP="00E40DC9">
      <w:pPr>
        <w:pStyle w:val="Paragraph"/>
      </w:pPr>
      <w:r>
        <w:t>When the investigator is uncertain that radiographic findings truly represent progression, the initial scan should not be submitted for expedited BICR for VOP. This may be because of clinical events unrelated to malignancy that can cause radiographic changes that resemble progression (such as infection leading to lymph node enlargement).</w:t>
      </w:r>
    </w:p>
    <w:p w14:paraId="06267F23" w14:textId="77777777" w:rsidR="0074605C" w:rsidRDefault="00526A29" w:rsidP="00E40DC9">
      <w:pPr>
        <w:pStyle w:val="Paragraph"/>
        <w:rPr>
          <w:b/>
          <w:bCs/>
          <w:u w:val="single"/>
        </w:rPr>
      </w:pPr>
      <w:bookmarkStart w:id="3233" w:name="_Hlk117591609"/>
      <w:r>
        <w:rPr>
          <w:b/>
          <w:bCs/>
          <w:u w:val="single"/>
        </w:rPr>
        <w:t>Progression NOT Verified by BICR</w:t>
      </w:r>
      <w:bookmarkEnd w:id="3233"/>
    </w:p>
    <w:p w14:paraId="0DE80649" w14:textId="77777777" w:rsidR="0074605C" w:rsidRDefault="00526A29" w:rsidP="00E40DC9">
      <w:pPr>
        <w:pStyle w:val="Paragraph"/>
      </w:pPr>
      <w:r>
        <w:t>If the investigator’s review determines disease progression, but BICR does not verify disease progression, continue study intervention and imaging per protocol-specified frequency in clinically stable participants. Submit all imaging scans to central imaging vendor with verification of disease progression request until disease progression has been verified by BICR. Clinical stability may be defined as:</w:t>
      </w:r>
    </w:p>
    <w:p w14:paraId="1945C436" w14:textId="440CC893" w:rsidR="0074605C" w:rsidRPr="00E40DC9" w:rsidRDefault="00526A29" w:rsidP="00E40DC9">
      <w:pPr>
        <w:pStyle w:val="ListBullet"/>
      </w:pPr>
      <w:r w:rsidRPr="00E40DC9">
        <w:t>Absence of symptoms and signs indicating clinically significant progression of disease (including worsening of laboratory values).</w:t>
      </w:r>
    </w:p>
    <w:p w14:paraId="24850D1B" w14:textId="39778ABE" w:rsidR="0074605C" w:rsidRPr="00E40DC9" w:rsidRDefault="00526A29" w:rsidP="00E40DC9">
      <w:pPr>
        <w:pStyle w:val="ListBullet"/>
      </w:pPr>
      <w:r w:rsidRPr="00E40DC9">
        <w:t>No decline in ECOG performance status.</w:t>
      </w:r>
    </w:p>
    <w:p w14:paraId="1F549535" w14:textId="3A125E9C" w:rsidR="0074605C" w:rsidRDefault="00526A29" w:rsidP="00E40DC9">
      <w:pPr>
        <w:pStyle w:val="ListBullet"/>
      </w:pPr>
      <w:r w:rsidRPr="00E40DC9">
        <w:t>Absence of rapid progression of disease or progressive tumor at critical anatomical sites requiring urgent medical intervention (eg, cord compression).</w:t>
      </w:r>
    </w:p>
    <w:p w14:paraId="1CF3186A" w14:textId="34FC686F" w:rsidR="00E40DC9" w:rsidRPr="004A5688" w:rsidRDefault="004A5688" w:rsidP="004A5688">
      <w:pPr>
        <w:rPr>
          <w:szCs w:val="20"/>
        </w:rPr>
      </w:pPr>
      <w:r>
        <w:br w:type="page"/>
      </w:r>
    </w:p>
    <w:p w14:paraId="0AECE846" w14:textId="47FA9991" w:rsidR="0074605C" w:rsidRDefault="00526A29" w:rsidP="00E40DC9">
      <w:pPr>
        <w:pStyle w:val="Paragraph"/>
      </w:pPr>
      <w:bookmarkStart w:id="3234" w:name="_Hlk117772033"/>
      <w:r>
        <w:t>If progression is not verified by the BICR and if the participant is clinically stable, study treatment may continue:</w:t>
      </w:r>
    </w:p>
    <w:p w14:paraId="3D978CFD" w14:textId="77777777" w:rsidR="0074605C" w:rsidRPr="00E40DC9" w:rsidRDefault="00526A29" w:rsidP="00E40DC9">
      <w:pPr>
        <w:pStyle w:val="ListBullet"/>
      </w:pPr>
      <w:r w:rsidRPr="00E40DC9">
        <w:t>If the investigator recommends continuation of study treatment.</w:t>
      </w:r>
    </w:p>
    <w:p w14:paraId="7A088B4A" w14:textId="77777777" w:rsidR="0074605C" w:rsidRPr="00E40DC9" w:rsidRDefault="00526A29" w:rsidP="00E40DC9">
      <w:pPr>
        <w:pStyle w:val="ListBullet"/>
      </w:pPr>
      <w:r w:rsidRPr="00E40DC9">
        <w:t xml:space="preserve">The Sponsor is consulted and provides approval to continue treatment. </w:t>
      </w:r>
    </w:p>
    <w:p w14:paraId="34D49DBB" w14:textId="77777777" w:rsidR="0074605C" w:rsidRPr="00E40DC9" w:rsidRDefault="00526A29" w:rsidP="00E40DC9">
      <w:pPr>
        <w:pStyle w:val="ListBullet"/>
      </w:pPr>
      <w:r w:rsidRPr="00E40DC9">
        <w:t>No other antitumor therapy (eg, chemotherapy, radiation, etc.) has been administered.</w:t>
      </w:r>
    </w:p>
    <w:p w14:paraId="5BB3CE8C" w14:textId="77777777" w:rsidR="0074605C" w:rsidRDefault="00526A29" w:rsidP="00E40DC9">
      <w:pPr>
        <w:pStyle w:val="ListBullet"/>
      </w:pPr>
      <w:r w:rsidRPr="00E40DC9">
        <w:t>The participant has provided consent to continue treatment.</w:t>
      </w:r>
    </w:p>
    <w:p w14:paraId="5E4D3D64" w14:textId="77777777" w:rsidR="00E40DC9" w:rsidRPr="00E40DC9" w:rsidRDefault="00E40DC9" w:rsidP="00E40DC9">
      <w:pPr>
        <w:pStyle w:val="ListEnd"/>
      </w:pPr>
    </w:p>
    <w:p w14:paraId="1C07B2DE" w14:textId="77777777" w:rsidR="0074605C" w:rsidRPr="00E40DC9" w:rsidRDefault="00526A29" w:rsidP="00E40DC9">
      <w:pPr>
        <w:pStyle w:val="Paragraph"/>
        <w:rPr>
          <w:b/>
          <w:bCs/>
        </w:rPr>
      </w:pPr>
      <w:bookmarkStart w:id="3235" w:name="_Hlk117592011"/>
      <w:bookmarkEnd w:id="3234"/>
      <w:r w:rsidRPr="00E40DC9">
        <w:rPr>
          <w:b/>
          <w:bCs/>
        </w:rPr>
        <w:t>Progression Verified by BICR</w:t>
      </w:r>
    </w:p>
    <w:p w14:paraId="6E65B89A" w14:textId="77777777" w:rsidR="0074605C" w:rsidRDefault="00526A29" w:rsidP="00E40DC9">
      <w:pPr>
        <w:pStyle w:val="Paragraph"/>
        <w:rPr>
          <w:lang w:val="en-GB"/>
        </w:rPr>
      </w:pPr>
      <w:r>
        <w:t>When disease progression is verified by BICR the participant should be discontinued from study therapy. However, the investigator can c</w:t>
      </w:r>
      <w:r>
        <w:rPr>
          <w:lang w:val="en-GB"/>
        </w:rPr>
        <w:t>ontinue study intervention up to 2 weeks in clinically stable participants who are waiting to initiate next line of therapy. If additional treatment beyond 2 weeks is needed, Sponsor consultation/approval is required.</w:t>
      </w:r>
    </w:p>
    <w:p w14:paraId="4F67D080" w14:textId="77777777" w:rsidR="0074605C" w:rsidRDefault="00526A29" w:rsidP="00E40DC9">
      <w:pPr>
        <w:pStyle w:val="Paragraph"/>
      </w:pPr>
      <w:r>
        <w:t>If the investigator decides to stop study treatment prior to BICR-verified disease progression, the Sponsor must be consulted.</w:t>
      </w:r>
    </w:p>
    <w:bookmarkEnd w:id="3235"/>
    <w:p w14:paraId="5CB68F59" w14:textId="5E2C0CF3" w:rsidR="0074605C" w:rsidRDefault="00526A29" w:rsidP="00E40DC9">
      <w:pPr>
        <w:pStyle w:val="Paragraph"/>
      </w:pPr>
      <w:r>
        <w:t>Following discontinuation of study treatment, the participant will enter post-treatment follow-up, as described in Section 1.3.3 and Section 8.11.4.</w:t>
      </w:r>
    </w:p>
    <w:p w14:paraId="62A622CB" w14:textId="76B989E4" w:rsidR="0074605C" w:rsidRDefault="00526A29">
      <w:pPr>
        <w:pStyle w:val="Caption"/>
      </w:pPr>
      <w:bookmarkStart w:id="3236" w:name="_Ref92365016"/>
      <w:bookmarkStart w:id="3237" w:name="_Toc212022287"/>
      <w:bookmarkStart w:id="3238" w:name="_Toc140132655"/>
      <w:r>
        <w:t>Figure </w:t>
      </w:r>
      <w:r w:rsidR="00B16DC4">
        <w:rPr>
          <w:noProof/>
        </w:rPr>
        <w:t>3</w:t>
      </w:r>
      <w:bookmarkEnd w:id="3236"/>
      <w:r>
        <w:tab/>
        <w:t>Decision-Making Process when Disease Progression Identified on Imaging is Observed by the Investigator</w:t>
      </w:r>
      <w:bookmarkEnd w:id="3237"/>
      <w:bookmarkEnd w:id="3238"/>
    </w:p>
    <w:p w14:paraId="1A91C14E" w14:textId="77777777" w:rsidR="0074605C" w:rsidRDefault="00526A29" w:rsidP="004A5688">
      <w:pPr>
        <w:pStyle w:val="paragraph0"/>
        <w:jc w:val="center"/>
      </w:pPr>
      <w:r w:rsidRPr="001D2518">
        <w:rPr>
          <w:noProof/>
        </w:rPr>
        <w:drawing>
          <wp:inline distT="0" distB="0" distL="0" distR="0" wp14:anchorId="4A999E68" wp14:editId="025EEAD4">
            <wp:extent cx="5715000" cy="2961005"/>
            <wp:effectExtent l="0" t="0" r="0" b="0"/>
            <wp:docPr id="7" name="Picture 7"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Text&#10;&#10;Description automatically generated"/>
                    <pic:cNvPicPr/>
                  </pic:nvPicPr>
                  <pic:blipFill>
                    <a:blip r:embed="rId23"/>
                    <a:stretch>
                      <a:fillRect/>
                    </a:stretch>
                  </pic:blipFill>
                  <pic:spPr>
                    <a:xfrm>
                      <a:off x="0" y="0"/>
                      <a:ext cx="5715000" cy="2961005"/>
                    </a:xfrm>
                    <a:prstGeom prst="rect">
                      <a:avLst/>
                    </a:prstGeom>
                  </pic:spPr>
                </pic:pic>
              </a:graphicData>
            </a:graphic>
          </wp:inline>
        </w:drawing>
      </w:r>
    </w:p>
    <w:p w14:paraId="64B194F7" w14:textId="77777777" w:rsidR="0074605C" w:rsidRDefault="00526A29" w:rsidP="003E0B1C">
      <w:pPr>
        <w:pStyle w:val="TableFootnote"/>
        <w:spacing w:after="120"/>
        <w:ind w:left="0"/>
        <w:rPr>
          <w:sz w:val="20"/>
        </w:rPr>
      </w:pPr>
      <w:r w:rsidRPr="003E0B1C">
        <w:rPr>
          <w:sz w:val="20"/>
        </w:rPr>
        <w:t>iwCLL=International Workshop on Chronic Lymphocytic Leukemia; VOP=verification of progression.</w:t>
      </w:r>
    </w:p>
    <w:p w14:paraId="379FB821" w14:textId="77777777" w:rsidR="00E40DC9" w:rsidRPr="003E0B1C" w:rsidRDefault="00E40DC9" w:rsidP="00E40DC9">
      <w:pPr>
        <w:pStyle w:val="ListEnd"/>
      </w:pPr>
    </w:p>
    <w:p w14:paraId="0BACBA73" w14:textId="77777777" w:rsidR="0074605C" w:rsidRDefault="00526A29">
      <w:pPr>
        <w:pStyle w:val="Heading5"/>
      </w:pPr>
      <w:bookmarkStart w:id="3239" w:name="_Toc212097032"/>
      <w:bookmarkStart w:id="3240" w:name="_Toc140132463"/>
      <w:r>
        <w:t>Nonimaging Progression</w:t>
      </w:r>
      <w:bookmarkEnd w:id="3239"/>
      <w:bookmarkEnd w:id="3240"/>
    </w:p>
    <w:p w14:paraId="7C7984C5" w14:textId="77777777" w:rsidR="0074605C" w:rsidRDefault="00526A29" w:rsidP="00E40DC9">
      <w:pPr>
        <w:pStyle w:val="Paragraph"/>
      </w:pPr>
      <w:r>
        <w:t>If the investigator observes evidence of disease progression based solely on clinical parameters (eg, blood or bone marrow, laboratory data), the Sponsor must be consulted (using the Sponsor Consultation Form) to verify disease progression before stopping a participant’s treatment.</w:t>
      </w:r>
    </w:p>
    <w:p w14:paraId="5CE78635" w14:textId="77777777" w:rsidR="0074605C" w:rsidRDefault="00526A29" w:rsidP="00E40DC9">
      <w:pPr>
        <w:pStyle w:val="Paragraph"/>
      </w:pPr>
      <w:r>
        <w:t>Clinical data relating to disease progression should be entered in the eCRF within 3 days of the participant’s visit, where feasible.</w:t>
      </w:r>
    </w:p>
    <w:p w14:paraId="391476D9" w14:textId="77777777" w:rsidR="0074605C" w:rsidRDefault="00526A29" w:rsidP="00E40DC9">
      <w:pPr>
        <w:pStyle w:val="Paragraph"/>
        <w:rPr>
          <w:b/>
          <w:bCs/>
          <w:u w:val="single"/>
        </w:rPr>
      </w:pPr>
      <w:bookmarkStart w:id="3241" w:name="_Hlk117772149"/>
      <w:r>
        <w:rPr>
          <w:b/>
          <w:bCs/>
          <w:u w:val="single"/>
        </w:rPr>
        <w:t>Progression Verified by Sponsor</w:t>
      </w:r>
    </w:p>
    <w:bookmarkEnd w:id="3241"/>
    <w:p w14:paraId="61202345" w14:textId="77777777" w:rsidR="0074605C" w:rsidRDefault="00526A29" w:rsidP="00E40DC9">
      <w:pPr>
        <w:pStyle w:val="Paragraph"/>
      </w:pPr>
      <w:r>
        <w:t xml:space="preserve">If progression is verified by the Sponsor, then the participant will be discontinued from study treatment. </w:t>
      </w:r>
      <w:bookmarkStart w:id="3242" w:name="_Hlk117772175"/>
      <w:r>
        <w:t>However, the investigator can continue therapy beyond progression for a period of up to 2 weeks for clinically stable participants awaiting initiation of next line of therapy. If additional treatment beyond 2 weeks is needed, Sponsor should be consulted (through the Sponsor consultation form).</w:t>
      </w:r>
    </w:p>
    <w:p w14:paraId="28F5F000" w14:textId="77777777" w:rsidR="0074605C" w:rsidRDefault="00526A29" w:rsidP="00E40DC9">
      <w:pPr>
        <w:pStyle w:val="Paragraph"/>
        <w:rPr>
          <w:b/>
          <w:bCs/>
          <w:u w:val="single"/>
        </w:rPr>
      </w:pPr>
      <w:r>
        <w:rPr>
          <w:b/>
          <w:bCs/>
          <w:u w:val="single"/>
        </w:rPr>
        <w:t>Progression Not Verified by Sponsor</w:t>
      </w:r>
    </w:p>
    <w:bookmarkEnd w:id="3242"/>
    <w:p w14:paraId="7E04F2FC" w14:textId="361FC1D7" w:rsidR="0074605C" w:rsidRDefault="00526A29" w:rsidP="00E40DC9">
      <w:pPr>
        <w:pStyle w:val="Paragraph"/>
      </w:pPr>
      <w:r>
        <w:t>If progression is not verified by the Sponsor and if the participant is clinically stable (Refer to definition in Section 8.2.1.3.1), study treatment may continue:</w:t>
      </w:r>
    </w:p>
    <w:p w14:paraId="1EEA9639" w14:textId="77777777" w:rsidR="0074605C" w:rsidRPr="00E40DC9" w:rsidRDefault="00526A29" w:rsidP="00E40DC9">
      <w:pPr>
        <w:pStyle w:val="ListBullet"/>
      </w:pPr>
      <w:bookmarkStart w:id="3243" w:name="_Hlk117772237"/>
      <w:r w:rsidRPr="00E40DC9">
        <w:t>If the investigator recommends continuation of study treatment.</w:t>
      </w:r>
    </w:p>
    <w:bookmarkEnd w:id="3243"/>
    <w:p w14:paraId="2891D91B" w14:textId="77777777" w:rsidR="0074605C" w:rsidRPr="00E40DC9" w:rsidRDefault="00526A29" w:rsidP="00E40DC9">
      <w:pPr>
        <w:pStyle w:val="ListBullet"/>
      </w:pPr>
      <w:r w:rsidRPr="00E40DC9">
        <w:t xml:space="preserve">The Sponsor is consulted and provides approval to continue treatment. </w:t>
      </w:r>
    </w:p>
    <w:p w14:paraId="7E42B6D3" w14:textId="77777777" w:rsidR="0074605C" w:rsidRPr="00E40DC9" w:rsidRDefault="00526A29" w:rsidP="00E40DC9">
      <w:pPr>
        <w:pStyle w:val="ListBullet"/>
      </w:pPr>
      <w:r w:rsidRPr="00E40DC9">
        <w:t>No other antitumor therapy (eg, chemotherapy, radiation) has been administered.</w:t>
      </w:r>
    </w:p>
    <w:p w14:paraId="606CAA92" w14:textId="77777777" w:rsidR="0074605C" w:rsidRDefault="00526A29" w:rsidP="00E40DC9">
      <w:pPr>
        <w:pStyle w:val="ListBullet"/>
      </w:pPr>
      <w:bookmarkStart w:id="3244" w:name="_Hlk117270762"/>
      <w:bookmarkStart w:id="3245" w:name="_Hlk117772247"/>
      <w:r w:rsidRPr="00E40DC9">
        <w:t>The participant has provided consent to continue treatment</w:t>
      </w:r>
      <w:bookmarkEnd w:id="3244"/>
      <w:r w:rsidRPr="00E40DC9">
        <w:t>.</w:t>
      </w:r>
      <w:bookmarkEnd w:id="3245"/>
    </w:p>
    <w:p w14:paraId="314F834D" w14:textId="77777777" w:rsidR="00E40DC9" w:rsidRPr="00E40DC9" w:rsidRDefault="00E40DC9" w:rsidP="00E40DC9">
      <w:pPr>
        <w:pStyle w:val="ListEnd"/>
      </w:pPr>
    </w:p>
    <w:p w14:paraId="43D88EDC" w14:textId="77777777" w:rsidR="0074605C" w:rsidRDefault="00526A29" w:rsidP="00E40DC9">
      <w:pPr>
        <w:pStyle w:val="Paragraph"/>
      </w:pPr>
      <w:r>
        <w:t>The clinical data related to disease assessment will be retrospectively reviewed centrally and the central assessment will be used in each analysis of PFS.</w:t>
      </w:r>
    </w:p>
    <w:p w14:paraId="65ED765F" w14:textId="77777777" w:rsidR="0074605C" w:rsidRDefault="00526A29">
      <w:pPr>
        <w:pStyle w:val="Heading4"/>
        <w:keepNext w:val="0"/>
        <w:keepLines w:val="0"/>
      </w:pPr>
      <w:bookmarkStart w:id="3246" w:name="_Toc212097033"/>
      <w:bookmarkStart w:id="3247" w:name="_Toc140132464"/>
      <w:r>
        <w:t>CLL/SLL Constitutional Symptoms</w:t>
      </w:r>
      <w:bookmarkEnd w:id="3246"/>
      <w:bookmarkEnd w:id="3247"/>
    </w:p>
    <w:p w14:paraId="61E2FC4B" w14:textId="3C4FBEF8" w:rsidR="0074605C" w:rsidRDefault="00526A29" w:rsidP="00E40DC9">
      <w:pPr>
        <w:pStyle w:val="Paragraph"/>
      </w:pPr>
      <w:r>
        <w:t>These symptoms include the following:</w:t>
      </w:r>
    </w:p>
    <w:p w14:paraId="5BF5A4A8" w14:textId="7A6BEAA4" w:rsidR="0074605C" w:rsidRPr="00E40DC9" w:rsidRDefault="00526A29" w:rsidP="00E40DC9">
      <w:pPr>
        <w:pStyle w:val="ListBullet"/>
      </w:pPr>
      <w:r w:rsidRPr="00E40DC9">
        <w:t>Unintentional weight loss ≥10% within the previous 6 months.</w:t>
      </w:r>
    </w:p>
    <w:p w14:paraId="79BAB1F2" w14:textId="1915A1EC" w:rsidR="0074605C" w:rsidRPr="00E40DC9" w:rsidRDefault="00526A29" w:rsidP="00E40DC9">
      <w:pPr>
        <w:pStyle w:val="ListBullet"/>
      </w:pPr>
      <w:r w:rsidRPr="00E40DC9">
        <w:t>Signiﬁcant fatigue (ie, ECOG performance status 2 or worse; cannot work or unable to perform usual activities).</w:t>
      </w:r>
    </w:p>
    <w:p w14:paraId="0A4986DB" w14:textId="77777777" w:rsidR="0074605C" w:rsidRPr="00E40DC9" w:rsidRDefault="00526A29" w:rsidP="00E40DC9">
      <w:pPr>
        <w:pStyle w:val="ListBullet"/>
      </w:pPr>
      <w:r w:rsidRPr="00E40DC9">
        <w:t>Fevers of 100.5°F or 38.0°C for 2 or more weeks without evidence of infection.</w:t>
      </w:r>
    </w:p>
    <w:p w14:paraId="41C72F70" w14:textId="6DF19673" w:rsidR="0074605C" w:rsidRPr="00E40DC9" w:rsidRDefault="00526A29" w:rsidP="00E40DC9">
      <w:pPr>
        <w:pStyle w:val="ListBullet"/>
      </w:pPr>
      <w:r w:rsidRPr="00E40DC9">
        <w:t>Night sweats for ≥1 month without evidence of infection.</w:t>
      </w:r>
    </w:p>
    <w:p w14:paraId="5F9CD723" w14:textId="1EF6391A" w:rsidR="0074605C" w:rsidRPr="004A5688" w:rsidRDefault="004A5688" w:rsidP="004A5688">
      <w:pPr>
        <w:rPr>
          <w:szCs w:val="20"/>
        </w:rPr>
      </w:pPr>
      <w:r>
        <w:br w:type="page"/>
      </w:r>
    </w:p>
    <w:p w14:paraId="1F6C6931" w14:textId="77777777" w:rsidR="0074605C" w:rsidRDefault="00526A29">
      <w:pPr>
        <w:pStyle w:val="Heading3"/>
      </w:pPr>
      <w:bookmarkStart w:id="3248" w:name="_Toc212097034"/>
      <w:bookmarkStart w:id="3249" w:name="_Toc140132465"/>
      <w:r>
        <w:t>Quality of Life Assessments</w:t>
      </w:r>
      <w:bookmarkEnd w:id="3248"/>
      <w:bookmarkEnd w:id="3249"/>
      <w:r>
        <w:t xml:space="preserve"> </w:t>
      </w:r>
    </w:p>
    <w:p w14:paraId="1D0C390C" w14:textId="77777777" w:rsidR="0074605C" w:rsidRDefault="00526A29" w:rsidP="00E40DC9">
      <w:pPr>
        <w:pStyle w:val="Paragraph"/>
      </w:pPr>
      <w:r>
        <w:t>PROs will be collected in Part 2 participants only. PROs should be completed before all other study procedures and receiving results of any tests (including disease status). PROs will be assessed using the EORTC QLQ-C30, EORTC QLQ-CLL17, EQ</w:t>
      </w:r>
      <w:r>
        <w:noBreakHyphen/>
        <w:t>5D</w:t>
      </w:r>
      <w:r>
        <w:noBreakHyphen/>
        <w:t>5L, and FACT-G (Item GP5) tools at time points specified in the SoA (Section 1.3).</w:t>
      </w:r>
    </w:p>
    <w:p w14:paraId="78F53655" w14:textId="77777777" w:rsidR="0074605C" w:rsidRDefault="00526A29">
      <w:pPr>
        <w:pStyle w:val="Heading4"/>
      </w:pPr>
      <w:bookmarkStart w:id="3250" w:name="_Toc212097035"/>
      <w:bookmarkStart w:id="3251" w:name="_Toc140132466"/>
      <w:r>
        <w:t>Patient-reported Outcomes</w:t>
      </w:r>
      <w:bookmarkEnd w:id="3250"/>
      <w:bookmarkEnd w:id="3251"/>
    </w:p>
    <w:p w14:paraId="723244D3" w14:textId="77777777" w:rsidR="0074605C" w:rsidRDefault="00526A29" w:rsidP="00E40DC9">
      <w:pPr>
        <w:pStyle w:val="Paragraph"/>
      </w:pPr>
      <w:r>
        <w:t>The EORTC QLQ-C30, EORTC QLQ-CLL17, EQ-5D-5L, and FACT-G (Item GP5) questionnaires will be administered by trained site personnel and completed electronically by participants in the following order: EORTC QLQ-C30 first, then EORTC QLQ-CLL17, followed by EQ-5D-5L and FACT-G (Item GP5). In specific situations (ie, illiterate participants) and/or if collecting PRO data via the tablet is not feasible, an interviewer script will be used via telephone or in-person interview to be read to the participant by the site staff who is administering the questionnaire.</w:t>
      </w:r>
    </w:p>
    <w:p w14:paraId="0D874CDD" w14:textId="77777777" w:rsidR="0074605C" w:rsidRDefault="00526A29" w:rsidP="00E40DC9">
      <w:pPr>
        <w:pStyle w:val="Paragraph"/>
      </w:pPr>
      <w:r>
        <w:t>Where visits are combined (ie, last dose and EOT visits occur on the same date, or EOT and 30-day Safety Follow-up visits occur on the same date) due to a delay in study visit as a result of AE or travel hardship, then only 1 ePRO assessment should be performed for that date.</w:t>
      </w:r>
    </w:p>
    <w:p w14:paraId="1A9C77A7" w14:textId="77777777" w:rsidR="0074605C" w:rsidRDefault="00526A29" w:rsidP="00E40DC9">
      <w:pPr>
        <w:pStyle w:val="Paragraph"/>
      </w:pPr>
      <w:r>
        <w:t>It is best practice and strongly recommended that ePROs are administered to randomized participants before study intervention administration, AE evaluation, and disease status notification. If the participant does not complete the ePROs at a scheduled time point, the MISS_MODE form must be completed to capture the reason the assessment was not performed.</w:t>
      </w:r>
    </w:p>
    <w:p w14:paraId="7FA71270" w14:textId="77777777" w:rsidR="00D95CC7" w:rsidRDefault="00526A29" w:rsidP="007131B3">
      <w:pPr>
        <w:pStyle w:val="Heading2"/>
      </w:pPr>
      <w:bookmarkStart w:id="3252" w:name="_Toc212097036"/>
      <w:bookmarkStart w:id="3253" w:name="_Toc140132467"/>
      <w:r w:rsidRPr="00BB5514">
        <w:t>Safety Assessments</w:t>
      </w:r>
      <w:bookmarkEnd w:id="3252"/>
      <w:bookmarkEnd w:id="3253"/>
    </w:p>
    <w:p w14:paraId="477B4B8C" w14:textId="77777777" w:rsidR="005C62BE" w:rsidRPr="007A3EBC" w:rsidRDefault="00526A29" w:rsidP="00E40DC9">
      <w:pPr>
        <w:pStyle w:val="Paragraph"/>
      </w:pPr>
      <w:r w:rsidRPr="007A3EBC">
        <w:t>Details regarding specific safety procedures/assessments to be performed in this study are provided. The total amount of blood/tissue to be drawn/collected over the course of the study (from prestudy to poststudy visits), including approximate blood/tissue volumes drawn/collected by visit and by sample type per participant, can be found in the Laboratory Manual.</w:t>
      </w:r>
    </w:p>
    <w:p w14:paraId="600E133F" w14:textId="77777777" w:rsidR="005C62BE" w:rsidRDefault="00526A29" w:rsidP="00E40DC9">
      <w:pPr>
        <w:pStyle w:val="Paragraph"/>
      </w:pPr>
      <w:r>
        <w:t>Planned time points for all safety assessments are provided in the SoA.</w:t>
      </w:r>
    </w:p>
    <w:p w14:paraId="17054C7A" w14:textId="77777777" w:rsidR="00EE328F" w:rsidRPr="00F91E65" w:rsidRDefault="00526A29" w:rsidP="009661A6">
      <w:pPr>
        <w:pStyle w:val="Heading3"/>
        <w:rPr>
          <w:rStyle w:val="SuggestedOptional"/>
          <w:color w:val="auto"/>
        </w:rPr>
      </w:pPr>
      <w:bookmarkStart w:id="3254" w:name="_Toc212097037"/>
      <w:bookmarkStart w:id="3255" w:name="_Toc140132468"/>
      <w:r w:rsidRPr="00F91E65">
        <w:rPr>
          <w:rStyle w:val="SuggestedOptional"/>
          <w:color w:val="auto"/>
        </w:rPr>
        <w:t>Physical Examinations</w:t>
      </w:r>
      <w:bookmarkEnd w:id="3254"/>
      <w:bookmarkEnd w:id="3255"/>
    </w:p>
    <w:p w14:paraId="4153B013" w14:textId="77777777" w:rsidR="0074605C" w:rsidRDefault="00526A29" w:rsidP="00E40DC9">
      <w:pPr>
        <w:pStyle w:val="Paragraph"/>
      </w:pPr>
      <w:r>
        <w:t>A complete (full) physical examination will be conducted by an investigator or medically qualified designee (consistent with local requirements) per institutional standard. Height and weight will also be measured and recorded. The complete physical examination should include liver and/or spleen size at screening and at the EOT visit. Other system-based examinations should be included if clinically indicated. The complete physical examination should check for palpable cervical, axillary, and inguinal lymphadenopathy, and hepatomegaly or splenomegaly.</w:t>
      </w:r>
    </w:p>
    <w:p w14:paraId="429694E1" w14:textId="77777777" w:rsidR="0074605C" w:rsidRDefault="00526A29" w:rsidP="00E40DC9">
      <w:pPr>
        <w:pStyle w:val="Paragraph"/>
      </w:pPr>
      <w:r>
        <w:t>A brief directed physical examination will be conducted by an investigator or medically qualified designee (consistent with local requirements) per institutional standard. Other system-based examinations should be included if clinically indicated. The directed physical examination should include palpable cervical, axillary, and inguinal lymphadenopathy, and hepatomegaly or splenomegaly.</w:t>
      </w:r>
    </w:p>
    <w:p w14:paraId="25DA5C9F" w14:textId="77777777" w:rsidR="0074605C" w:rsidRDefault="00526A29" w:rsidP="00E40DC9">
      <w:pPr>
        <w:pStyle w:val="Paragraph"/>
      </w:pPr>
      <w:r>
        <w:t>Investigators should pay special attention to clinical signs related to previous serious illnesses.</w:t>
      </w:r>
    </w:p>
    <w:p w14:paraId="45201448" w14:textId="77777777" w:rsidR="0074605C" w:rsidRDefault="00526A29" w:rsidP="00E40DC9">
      <w:pPr>
        <w:pStyle w:val="Paragraph"/>
        <w:rPr>
          <w:ins w:id="3256" w:author="Powell, Deana" w:date="2026-03-05T15:34:00Z" w16du:dateUtc="2026-03-05T20:34:00Z"/>
        </w:rPr>
      </w:pPr>
      <w:ins w:id="3257" w:author="Powell, Deana" w:date="2026-03-05T15:34:00Z" w16du:dateUtc="2026-03-05T20:34:00Z">
        <w:r>
          <w:t>In the absence of complete imaging required per protocol, the investigator is to perform and document a physical examination evaluation of all palpable lesions to aid in the response assessment.</w:t>
        </w:r>
      </w:ins>
    </w:p>
    <w:p w14:paraId="7AB6E3CC" w14:textId="77777777" w:rsidR="004771B3" w:rsidRPr="002E33D0" w:rsidRDefault="00526A29" w:rsidP="004771B3">
      <w:pPr>
        <w:pStyle w:val="Heading3"/>
        <w:tabs>
          <w:tab w:val="num" w:pos="1320"/>
        </w:tabs>
      </w:pPr>
      <w:bookmarkStart w:id="3258" w:name="_Toc212097038"/>
      <w:bookmarkStart w:id="3259" w:name="_Toc140132469"/>
      <w:r>
        <w:t>Vital Signs</w:t>
      </w:r>
      <w:bookmarkEnd w:id="3258"/>
      <w:bookmarkEnd w:id="3259"/>
    </w:p>
    <w:p w14:paraId="554DFA8D" w14:textId="77777777" w:rsidR="005C62BE" w:rsidRPr="00463CF3" w:rsidRDefault="00526A29" w:rsidP="00E40DC9">
      <w:pPr>
        <w:pStyle w:val="Paragraph"/>
        <w:rPr>
          <w:rStyle w:val="Instructions"/>
          <w:rFonts w:ascii="Times New Roman" w:hAnsi="Times New Roman"/>
          <w:vanish w:val="0"/>
          <w:color w:val="auto"/>
        </w:rPr>
      </w:pPr>
      <w:r>
        <w:t>Vital signs will be measured after 5 minutes rest and will include temperature (method must be kept consistent throughout study), systolic and diastolic blood pressure, pulse, and respiratory rate, as defined in Section </w:t>
      </w:r>
      <w:r w:rsidRPr="005C4E60">
        <w:t>1.3</w:t>
      </w:r>
      <w:r>
        <w:t>.</w:t>
      </w:r>
    </w:p>
    <w:p w14:paraId="2B91CD5D" w14:textId="77777777" w:rsidR="007D0A3B" w:rsidRDefault="00526A29" w:rsidP="007D0A3B">
      <w:pPr>
        <w:pStyle w:val="Heading3"/>
        <w:tabs>
          <w:tab w:val="num" w:pos="1320"/>
        </w:tabs>
      </w:pPr>
      <w:bookmarkStart w:id="3260" w:name="_Toc212097039"/>
      <w:bookmarkStart w:id="3261" w:name="_Toc140132470"/>
      <w:r>
        <w:t>Electrocardiograms</w:t>
      </w:r>
      <w:bookmarkEnd w:id="3260"/>
      <w:bookmarkEnd w:id="3261"/>
    </w:p>
    <w:p w14:paraId="13802FF8" w14:textId="77777777" w:rsidR="005C62BE" w:rsidRDefault="00526A29" w:rsidP="00E40DC9">
      <w:pPr>
        <w:pStyle w:val="Paragraph"/>
      </w:pPr>
      <w:r>
        <w:t>Standard 12-lead ECG will be obtained and reviewed by an investigator or medically qualified designee (consistent with local requirements) as outlined in Section 1.3 using an ECG machine that automatically calculates the heart rate and measures pulse rate, QRS, QT, and QTcF intervals.</w:t>
      </w:r>
    </w:p>
    <w:p w14:paraId="37BD0600" w14:textId="77777777" w:rsidR="005C62BE" w:rsidRPr="00463CF3" w:rsidRDefault="00526A29" w:rsidP="00E40DC9">
      <w:pPr>
        <w:pStyle w:val="Paragraph"/>
        <w:rPr>
          <w:rStyle w:val="Instructions"/>
          <w:rFonts w:ascii="Times New Roman" w:hAnsi="Times New Roman"/>
          <w:vanish w:val="0"/>
          <w:color w:val="auto"/>
        </w:rPr>
      </w:pPr>
      <w:r w:rsidRPr="006913AA">
        <w:t xml:space="preserve">For participants treated with rituximab (or rituximab biosimilar </w:t>
      </w:r>
      <w:r>
        <w:t>[</w:t>
      </w:r>
      <w:r w:rsidRPr="006913AA">
        <w:t>see Appendix 1</w:t>
      </w:r>
      <w:r>
        <w:t>3]</w:t>
      </w:r>
      <w:r w:rsidRPr="006913AA">
        <w:t>), cardiac monitoring during and after all infusions is recommended for participants who develop clinically significant arrhythmias, or who have a history of arrhythmia or angina</w:t>
      </w:r>
      <w:r>
        <w:t>.</w:t>
      </w:r>
    </w:p>
    <w:p w14:paraId="699BFDB9" w14:textId="77777777" w:rsidR="007D0A3B" w:rsidRDefault="00526A29" w:rsidP="007D0A3B">
      <w:pPr>
        <w:pStyle w:val="Heading3"/>
      </w:pPr>
      <w:bookmarkStart w:id="3262" w:name="_Toc212097040"/>
      <w:bookmarkStart w:id="3263" w:name="_Toc140132471"/>
      <w:r>
        <w:t>Eastern Cooperative Oncology Group Performance Status</w:t>
      </w:r>
      <w:bookmarkEnd w:id="3262"/>
      <w:bookmarkEnd w:id="3263"/>
    </w:p>
    <w:p w14:paraId="2061863D" w14:textId="77777777" w:rsidR="007D0A3B" w:rsidRPr="007D0A3B" w:rsidRDefault="00526A29" w:rsidP="00E40DC9">
      <w:pPr>
        <w:pStyle w:val="Paragraph"/>
        <w:rPr>
          <w:rStyle w:val="SuggestedOptional"/>
          <w:color w:val="auto"/>
        </w:rPr>
      </w:pPr>
      <w:r>
        <w:t>The investigator or qualified designee will assess ECOG performance status (see Appendix 9) as specified in the SoA (Section 1.3).</w:t>
      </w:r>
    </w:p>
    <w:p w14:paraId="58679871" w14:textId="77777777" w:rsidR="00EE328F" w:rsidRPr="007D0A3B" w:rsidRDefault="00526A29" w:rsidP="00EE328F">
      <w:pPr>
        <w:pStyle w:val="Heading3"/>
        <w:rPr>
          <w:rStyle w:val="SuggestedOptional"/>
          <w:color w:val="auto"/>
        </w:rPr>
      </w:pPr>
      <w:bookmarkStart w:id="3264" w:name="_Toc212097041"/>
      <w:bookmarkStart w:id="3265" w:name="_Toc140132472"/>
      <w:r w:rsidRPr="007D0A3B">
        <w:rPr>
          <w:rStyle w:val="SuggestedOptional"/>
          <w:color w:val="auto"/>
        </w:rPr>
        <w:t>Clinical Safety Laboratory Assessments</w:t>
      </w:r>
      <w:bookmarkEnd w:id="3264"/>
      <w:bookmarkEnd w:id="3265"/>
    </w:p>
    <w:p w14:paraId="19500F6E" w14:textId="77777777" w:rsidR="005C62BE" w:rsidRDefault="00526A29" w:rsidP="00E40DC9">
      <w:pPr>
        <w:pStyle w:val="Paragraph"/>
      </w:pPr>
      <w:r w:rsidRPr="00724983">
        <w:t>Refer to</w:t>
      </w:r>
      <w:r>
        <w:t xml:space="preserve"> </w:t>
      </w:r>
      <w:r w:rsidRPr="00AA67BE">
        <w:t>Appendix 2</w:t>
      </w:r>
      <w:r>
        <w:t xml:space="preserve"> </w:t>
      </w:r>
      <w:r w:rsidRPr="00FB5C06">
        <w:t>for the list of clinical laboratory tests to be performed and to the SoA for the timing and frequency.</w:t>
      </w:r>
    </w:p>
    <w:p w14:paraId="2F6CA369" w14:textId="77777777" w:rsidR="005C62BE" w:rsidRPr="00AA15BF" w:rsidRDefault="00526A29" w:rsidP="005C62BE">
      <w:pPr>
        <w:pStyle w:val="ListBullet"/>
        <w:numPr>
          <w:ilvl w:val="0"/>
          <w:numId w:val="34"/>
        </w:numPr>
      </w:pPr>
      <w:r w:rsidRPr="00AA15BF">
        <w:t>The investigator or medically qualified designee (consistent with local requirements) must review the laboratory report, document this review, and record any clinically relevant changes occurring during the study in the AE section of the CRF. The laboratory reports must be filed with the source documents. Clinically significant abnormal laboratory findings are those which are not associated with the underlying disease, unless judged by the investigator to be more severe than expected for the participant’s condition.</w:t>
      </w:r>
    </w:p>
    <w:p w14:paraId="75C5D2AD" w14:textId="77777777" w:rsidR="005C62BE" w:rsidRDefault="00526A29" w:rsidP="005C62BE">
      <w:pPr>
        <w:pStyle w:val="ListBullet"/>
        <w:numPr>
          <w:ilvl w:val="0"/>
          <w:numId w:val="34"/>
        </w:numPr>
      </w:pPr>
      <w:r w:rsidRPr="00023C20">
        <w:t>All protocol-required laboratory assessments, as defined in</w:t>
      </w:r>
      <w:r>
        <w:t xml:space="preserve"> </w:t>
      </w:r>
      <w:r w:rsidRPr="00AA67BE">
        <w:t>Appendix 2</w:t>
      </w:r>
      <w:r w:rsidRPr="00023C20">
        <w:t>, must be conducted in accordance with</w:t>
      </w:r>
      <w:r>
        <w:t xml:space="preserve"> </w:t>
      </w:r>
      <w:r w:rsidRPr="00AA67BE">
        <w:t>the laboratory manual and the SoA</w:t>
      </w:r>
      <w:r w:rsidRPr="00AA15BF">
        <w:t>.</w:t>
      </w:r>
      <w:r w:rsidRPr="007D0A3B">
        <w:t xml:space="preserve"> </w:t>
      </w:r>
      <w:r>
        <w:t>All laboratory samples must be collected before dosing</w:t>
      </w:r>
      <w:r w:rsidRPr="00545110">
        <w:t>.</w:t>
      </w:r>
    </w:p>
    <w:p w14:paraId="41302764" w14:textId="77777777" w:rsidR="005C62BE" w:rsidRPr="00023C20" w:rsidRDefault="00526A29" w:rsidP="005C62BE">
      <w:pPr>
        <w:pStyle w:val="ListBullet"/>
        <w:numPr>
          <w:ilvl w:val="0"/>
          <w:numId w:val="34"/>
        </w:numPr>
      </w:pPr>
      <w:r w:rsidRPr="00023C20">
        <w:t>If laboratory values from nonprotocol-specified laboratory assessments performed at the institution’s local laboratory require a change in study participant management or are considered clinically significant by the investigator (eg, SAE or AE or dose modification), then the results must be recorded in the appropriate CRF (eg, SLAB).</w:t>
      </w:r>
    </w:p>
    <w:p w14:paraId="6F63FA92" w14:textId="77777777" w:rsidR="005C62BE" w:rsidRPr="00AA67BE" w:rsidRDefault="00526A29" w:rsidP="005C62BE">
      <w:pPr>
        <w:pStyle w:val="ListBullet"/>
        <w:numPr>
          <w:ilvl w:val="0"/>
          <w:numId w:val="34"/>
        </w:numPr>
      </w:pPr>
      <w:r w:rsidRPr="00177B25">
        <w:t xml:space="preserve">For any laboratory tests with values considered clinically significantly abnormal during participation </w:t>
      </w:r>
      <w:r>
        <w:t>i</w:t>
      </w:r>
      <w:r w:rsidRPr="00177B25">
        <w:t>n the study or within</w:t>
      </w:r>
      <w:r>
        <w:t xml:space="preserve"> </w:t>
      </w:r>
      <w:r w:rsidRPr="00AA67BE">
        <w:t>30 days</w:t>
      </w:r>
      <w:r>
        <w:t xml:space="preserve"> </w:t>
      </w:r>
      <w:r w:rsidRPr="00177B25">
        <w:t>after the last dose of study intervention, every attempt should be made to perform repeat assessments until the values return to normal or baseline or if a new baseline is established as determined by the investigator</w:t>
      </w:r>
      <w:r w:rsidRPr="00AA67BE">
        <w:t>.</w:t>
      </w:r>
    </w:p>
    <w:p w14:paraId="6990ABAC" w14:textId="260CD984" w:rsidR="005C62BE" w:rsidRDefault="00526A29" w:rsidP="005C62BE">
      <w:pPr>
        <w:pStyle w:val="ListBullet"/>
        <w:keepLines w:val="0"/>
        <w:numPr>
          <w:ilvl w:val="0"/>
          <w:numId w:val="34"/>
        </w:numPr>
      </w:pPr>
      <w:r>
        <w:t>Grading of hematological toxicities will be according to Appendix 11 (</w:t>
      </w:r>
      <w:r w:rsidR="00B16DC4" w:rsidRPr="008F5E7E">
        <w:t xml:space="preserve">Table </w:t>
      </w:r>
      <w:del w:id="3266" w:author="Powell, Deana" w:date="2026-03-05T15:34:00Z" w16du:dateUtc="2026-03-05T20:34:00Z">
        <w:r w:rsidR="00B55DCA">
          <w:rPr>
            <w:noProof/>
          </w:rPr>
          <w:delText>41</w:delText>
        </w:r>
      </w:del>
      <w:ins w:id="3267" w:author="Powell, Deana" w:date="2026-03-05T15:34:00Z" w16du:dateUtc="2026-03-05T20:34:00Z">
        <w:r w:rsidR="00B16DC4">
          <w:rPr>
            <w:noProof/>
          </w:rPr>
          <w:t>42</w:t>
        </w:r>
      </w:ins>
      <w:r>
        <w:t>).</w:t>
      </w:r>
    </w:p>
    <w:p w14:paraId="6E16D068" w14:textId="77777777" w:rsidR="005C62BE" w:rsidRDefault="00526A29" w:rsidP="005C62BE">
      <w:pPr>
        <w:pStyle w:val="ListBullet"/>
        <w:keepLines w:val="0"/>
        <w:numPr>
          <w:ilvl w:val="0"/>
          <w:numId w:val="34"/>
        </w:numPr>
      </w:pPr>
      <w:r>
        <w:t>For participants with evidence of current or prior HBV infection, monitoring for clinical and laboratory signs of hepatitis or HBV reactivation is required Q12W while on study intervention, and for several months following rituximab (or rituximab biosimilar) treatment discontinuation as detailed in the current prescribing information. Laboratory parameters may include HBV DNA levels, HBsAg, and anti-HBc antibody. More frequent and/or longer monitoring is warranted if deemed appropriate by the investigator/physician with expertise in managing HBV for individual participants on a case-by-case basis.</w:t>
      </w:r>
    </w:p>
    <w:p w14:paraId="7C460756" w14:textId="77777777" w:rsidR="005C62BE" w:rsidRDefault="005C62BE" w:rsidP="00AA67BE">
      <w:pPr>
        <w:pStyle w:val="ListEnd"/>
      </w:pPr>
    </w:p>
    <w:p w14:paraId="25945B44" w14:textId="77777777" w:rsidR="0074605C" w:rsidRDefault="00526A29">
      <w:pPr>
        <w:pStyle w:val="Heading3"/>
        <w:tabs>
          <w:tab w:val="num" w:pos="1320"/>
        </w:tabs>
      </w:pPr>
      <w:bookmarkStart w:id="3268" w:name="_Toc212097042"/>
      <w:bookmarkStart w:id="3269" w:name="_Toc140132473"/>
      <w:r>
        <w:t>Tumor Lysis Syndrome</w:t>
      </w:r>
      <w:bookmarkEnd w:id="3268"/>
      <w:bookmarkEnd w:id="3269"/>
    </w:p>
    <w:p w14:paraId="477DFE45" w14:textId="77777777" w:rsidR="0074605C" w:rsidRDefault="00526A29" w:rsidP="00E40DC9">
      <w:pPr>
        <w:pStyle w:val="Paragraph"/>
      </w:pPr>
      <w:r>
        <w:t>See Section 6.5.3 for monitoring requirements.</w:t>
      </w:r>
    </w:p>
    <w:p w14:paraId="47906A3E" w14:textId="77777777" w:rsidR="0074605C" w:rsidRDefault="00526A29" w:rsidP="00E40DC9">
      <w:pPr>
        <w:pStyle w:val="Paragraph"/>
        <w:rPr>
          <w:b/>
          <w:bCs/>
        </w:rPr>
      </w:pPr>
      <w:r>
        <w:rPr>
          <w:b/>
          <w:bCs/>
        </w:rPr>
        <w:t>Definitions of Laboratory and Clinical Tumor Lysis Syndrome</w:t>
      </w:r>
    </w:p>
    <w:p w14:paraId="0A48A9D0" w14:textId="77777777" w:rsidR="0074605C" w:rsidRDefault="00526A29" w:rsidP="00E40DC9">
      <w:pPr>
        <w:pStyle w:val="Paragraph"/>
      </w:pPr>
      <w:r>
        <w:t xml:space="preserve">Laboratory TLS is defined as 2 or more metabolic abnormalities must be present during the same 24-hour period within 3 days before the start of therapy or up to 7 days afterward. </w:t>
      </w:r>
    </w:p>
    <w:p w14:paraId="20A74983" w14:textId="77777777" w:rsidR="0074605C" w:rsidRDefault="00526A29" w:rsidP="00E40DC9">
      <w:pPr>
        <w:pStyle w:val="Paragraph"/>
      </w:pPr>
      <w:r>
        <w:t>Clinical TLS is defined as the presence of laboratory TLS plus an increased creatinine level, seizures, cardiac dysrhythmia, or death.</w:t>
      </w:r>
    </w:p>
    <w:p w14:paraId="4CBBDBDD" w14:textId="77777777" w:rsidR="0074605C" w:rsidRDefault="00526A29" w:rsidP="00E40DC9">
      <w:pPr>
        <w:pStyle w:val="Paragraph"/>
      </w:pPr>
      <w:r>
        <w:t>If acute kidney injury is present, the participant has clinical TLS.</w:t>
      </w:r>
    </w:p>
    <w:p w14:paraId="5DEE8CBE" w14:textId="56017345" w:rsidR="0074605C" w:rsidRDefault="00B16DC4" w:rsidP="00E40DC9">
      <w:pPr>
        <w:pStyle w:val="Paragraph"/>
      </w:pPr>
      <w:r>
        <w:t>Table</w:t>
      </w:r>
      <w:del w:id="3270" w:author="Powell, Deana" w:date="2026-03-05T15:34:00Z" w16du:dateUtc="2026-03-05T20:34:00Z">
        <w:r w:rsidR="00B55DCA">
          <w:delText xml:space="preserve"> </w:delText>
        </w:r>
        <w:r w:rsidR="00B55DCA">
          <w:rPr>
            <w:noProof/>
          </w:rPr>
          <w:delText>25</w:delText>
        </w:r>
      </w:del>
      <w:ins w:id="3271" w:author="Powell, Deana" w:date="2026-03-05T15:34:00Z" w16du:dateUtc="2026-03-05T20:34:00Z">
        <w:r>
          <w:t> 26</w:t>
        </w:r>
      </w:ins>
      <w:r w:rsidR="00526A29">
        <w:t xml:space="preserve"> summarizes the TLS criteria.</w:t>
      </w:r>
    </w:p>
    <w:p w14:paraId="239A3E99" w14:textId="10B00180" w:rsidR="0074605C" w:rsidRDefault="00526A29">
      <w:pPr>
        <w:pStyle w:val="Caption"/>
      </w:pPr>
      <w:bookmarkStart w:id="3272" w:name="_Ref119066388"/>
      <w:bookmarkStart w:id="3273" w:name="_Toc212022264"/>
      <w:bookmarkStart w:id="3274" w:name="_Toc140132632"/>
      <w:r>
        <w:t>Table</w:t>
      </w:r>
      <w:del w:id="3275" w:author="Powell, Deana" w:date="2026-03-05T15:34:00Z" w16du:dateUtc="2026-03-05T20:34:00Z">
        <w:r w:rsidR="00895D30">
          <w:delText xml:space="preserve"> </w:delText>
        </w:r>
        <w:r w:rsidR="00B55DCA">
          <w:rPr>
            <w:noProof/>
          </w:rPr>
          <w:delText>25</w:delText>
        </w:r>
      </w:del>
      <w:ins w:id="3276" w:author="Powell, Deana" w:date="2026-03-05T15:34:00Z" w16du:dateUtc="2026-03-05T20:34:00Z">
        <w:r>
          <w:t> </w:t>
        </w:r>
        <w:r w:rsidR="00B16DC4">
          <w:rPr>
            <w:noProof/>
          </w:rPr>
          <w:t>26</w:t>
        </w:r>
      </w:ins>
      <w:bookmarkEnd w:id="3272"/>
      <w:r>
        <w:tab/>
        <w:t>Definitions of Laboratory and Clinical Tumor Lysis Syndrome</w:t>
      </w:r>
      <w:bookmarkEnd w:id="3273"/>
      <w:bookmarkEnd w:id="3274"/>
    </w:p>
    <w:tbl>
      <w:tblPr>
        <w:tblW w:w="898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15"/>
        <w:gridCol w:w="2700"/>
        <w:gridCol w:w="4171"/>
      </w:tblGrid>
      <w:tr w:rsidR="00CA657C" w14:paraId="2C23077C" w14:textId="77777777" w:rsidTr="003E0B1C">
        <w:trPr>
          <w:tblHeader/>
        </w:trPr>
        <w:tc>
          <w:tcPr>
            <w:tcW w:w="2115" w:type="dxa"/>
          </w:tcPr>
          <w:p w14:paraId="6F604ACC" w14:textId="77777777" w:rsidR="001D1D15" w:rsidRPr="00D260A9" w:rsidRDefault="00526A29" w:rsidP="0069188A">
            <w:pPr>
              <w:pStyle w:val="TableCellCenter10pt"/>
              <w:rPr>
                <w:b/>
                <w:bCs/>
              </w:rPr>
            </w:pPr>
            <w:r w:rsidRPr="00D260A9">
              <w:rPr>
                <w:b/>
                <w:bCs/>
              </w:rPr>
              <w:t>Metabolic Abnormality</w:t>
            </w:r>
          </w:p>
        </w:tc>
        <w:tc>
          <w:tcPr>
            <w:tcW w:w="2700" w:type="dxa"/>
          </w:tcPr>
          <w:p w14:paraId="5C225E6E" w14:textId="77777777" w:rsidR="001D1D15" w:rsidRPr="00D260A9" w:rsidRDefault="00526A29" w:rsidP="0069188A">
            <w:pPr>
              <w:pStyle w:val="TableCellCenter10pt"/>
              <w:rPr>
                <w:b/>
                <w:bCs/>
              </w:rPr>
            </w:pPr>
            <w:r w:rsidRPr="00D260A9">
              <w:rPr>
                <w:b/>
                <w:bCs/>
              </w:rPr>
              <w:t>Criteria for Classification of Laboratory TLS</w:t>
            </w:r>
          </w:p>
        </w:tc>
        <w:tc>
          <w:tcPr>
            <w:tcW w:w="4171" w:type="dxa"/>
          </w:tcPr>
          <w:p w14:paraId="2D8D9893" w14:textId="77777777" w:rsidR="001D1D15" w:rsidRPr="00D260A9" w:rsidRDefault="00526A29" w:rsidP="0069188A">
            <w:pPr>
              <w:pStyle w:val="TableCellCenter10pt"/>
              <w:rPr>
                <w:b/>
                <w:bCs/>
              </w:rPr>
            </w:pPr>
            <w:r w:rsidRPr="00D260A9">
              <w:rPr>
                <w:b/>
                <w:bCs/>
              </w:rPr>
              <w:t>Criteria for Classification of Clinical TLS</w:t>
            </w:r>
          </w:p>
        </w:tc>
      </w:tr>
      <w:tr w:rsidR="00CA657C" w14:paraId="3BFC79DD" w14:textId="77777777" w:rsidTr="003E0B1C">
        <w:tc>
          <w:tcPr>
            <w:tcW w:w="2115" w:type="dxa"/>
          </w:tcPr>
          <w:p w14:paraId="56E2EFD8" w14:textId="77777777" w:rsidR="001D1D15" w:rsidRPr="00D260A9" w:rsidRDefault="00526A29" w:rsidP="003E0B1C">
            <w:pPr>
              <w:pStyle w:val="TableCellLeft"/>
              <w:ind w:left="0"/>
              <w:rPr>
                <w:rFonts w:eastAsia="MS Gothic"/>
                <w:i/>
                <w:iCs/>
              </w:rPr>
            </w:pPr>
            <w:r w:rsidRPr="00D260A9">
              <w:rPr>
                <w:rFonts w:eastAsia="MS Gothic"/>
                <w:i/>
                <w:iCs/>
              </w:rPr>
              <w:t>Definition</w:t>
            </w:r>
          </w:p>
        </w:tc>
        <w:tc>
          <w:tcPr>
            <w:tcW w:w="2700" w:type="dxa"/>
          </w:tcPr>
          <w:p w14:paraId="5B181C77" w14:textId="77777777" w:rsidR="001D1D15" w:rsidRPr="00D260A9" w:rsidRDefault="00526A29" w:rsidP="003E0B1C">
            <w:pPr>
              <w:pStyle w:val="TableCellLeft"/>
              <w:ind w:left="0"/>
              <w:rPr>
                <w:rFonts w:eastAsia="MS Gothic"/>
                <w:i/>
                <w:iCs/>
              </w:rPr>
            </w:pPr>
            <w:r w:rsidRPr="00D260A9">
              <w:rPr>
                <w:rFonts w:eastAsia="MS Gothic"/>
                <w:i/>
                <w:iCs/>
              </w:rPr>
              <w:t>2 or more of the below criteria</w:t>
            </w:r>
          </w:p>
        </w:tc>
        <w:tc>
          <w:tcPr>
            <w:tcW w:w="4171" w:type="dxa"/>
          </w:tcPr>
          <w:p w14:paraId="4708E9C1" w14:textId="77777777" w:rsidR="001D1D15" w:rsidRPr="00D260A9" w:rsidRDefault="00526A29" w:rsidP="003E0B1C">
            <w:pPr>
              <w:pStyle w:val="TableCellLeft"/>
              <w:ind w:left="0"/>
              <w:rPr>
                <w:rFonts w:eastAsia="MS Gothic"/>
                <w:i/>
                <w:iCs/>
              </w:rPr>
            </w:pPr>
            <w:r w:rsidRPr="00D260A9">
              <w:rPr>
                <w:rFonts w:eastAsia="MS Gothic"/>
                <w:i/>
                <w:iCs/>
              </w:rPr>
              <w:t>Laboratory TLS and 1 of the below criteria</w:t>
            </w:r>
          </w:p>
        </w:tc>
      </w:tr>
      <w:tr w:rsidR="00CA657C" w14:paraId="07F73656" w14:textId="77777777" w:rsidTr="003E0B1C">
        <w:tc>
          <w:tcPr>
            <w:tcW w:w="2115" w:type="dxa"/>
          </w:tcPr>
          <w:p w14:paraId="5FDBEA93" w14:textId="77777777" w:rsidR="001D1D15" w:rsidRPr="00D260A9" w:rsidRDefault="00526A29" w:rsidP="003E0B1C">
            <w:pPr>
              <w:pStyle w:val="TableCellLeft"/>
              <w:ind w:left="0"/>
              <w:rPr>
                <w:rFonts w:eastAsia="MS Gothic"/>
              </w:rPr>
            </w:pPr>
            <w:r w:rsidRPr="00D260A9">
              <w:rPr>
                <w:rFonts w:eastAsia="MS Gothic"/>
              </w:rPr>
              <w:t xml:space="preserve">Hyperuricemia </w:t>
            </w:r>
          </w:p>
        </w:tc>
        <w:tc>
          <w:tcPr>
            <w:tcW w:w="2700" w:type="dxa"/>
          </w:tcPr>
          <w:p w14:paraId="12C2FAB2" w14:textId="77777777" w:rsidR="001D1D15" w:rsidRPr="00D260A9" w:rsidRDefault="00526A29" w:rsidP="003E0B1C">
            <w:pPr>
              <w:pStyle w:val="TableCellLeft"/>
              <w:ind w:left="0"/>
              <w:rPr>
                <w:rFonts w:eastAsia="MS Gothic"/>
              </w:rPr>
            </w:pPr>
            <w:r w:rsidRPr="00D260A9">
              <w:rPr>
                <w:rFonts w:eastAsia="MS Gothic"/>
              </w:rPr>
              <w:t xml:space="preserve">Uric acid &gt;8.0 mg/dL (475.8 µmol/L) </w:t>
            </w:r>
          </w:p>
        </w:tc>
        <w:tc>
          <w:tcPr>
            <w:tcW w:w="4171" w:type="dxa"/>
          </w:tcPr>
          <w:p w14:paraId="5D184AB7" w14:textId="77777777" w:rsidR="001D1D15" w:rsidRPr="00D260A9" w:rsidRDefault="00526A29" w:rsidP="003E0B1C">
            <w:pPr>
              <w:pStyle w:val="TableCellLeft"/>
              <w:ind w:left="0"/>
              <w:rPr>
                <w:rFonts w:eastAsia="MS Gothic"/>
              </w:rPr>
            </w:pPr>
            <w:r>
              <w:rPr>
                <w:rFonts w:eastAsia="MS Gothic"/>
              </w:rPr>
              <w:t>N/A</w:t>
            </w:r>
          </w:p>
        </w:tc>
      </w:tr>
      <w:tr w:rsidR="00CA657C" w14:paraId="4D1289A5" w14:textId="77777777" w:rsidTr="003E0B1C">
        <w:tc>
          <w:tcPr>
            <w:tcW w:w="2115" w:type="dxa"/>
          </w:tcPr>
          <w:p w14:paraId="31EC2B47" w14:textId="77777777" w:rsidR="001D1D15" w:rsidRPr="00D260A9" w:rsidRDefault="00526A29" w:rsidP="003E0B1C">
            <w:pPr>
              <w:pStyle w:val="TableCellLeft"/>
              <w:ind w:left="0"/>
              <w:rPr>
                <w:rFonts w:eastAsia="MS Gothic"/>
              </w:rPr>
            </w:pPr>
            <w:r w:rsidRPr="00D260A9">
              <w:rPr>
                <w:rFonts w:eastAsia="MS Gothic"/>
              </w:rPr>
              <w:t xml:space="preserve">Hyperphosphatemia </w:t>
            </w:r>
          </w:p>
        </w:tc>
        <w:tc>
          <w:tcPr>
            <w:tcW w:w="2700" w:type="dxa"/>
          </w:tcPr>
          <w:p w14:paraId="4C4518CF" w14:textId="77777777" w:rsidR="001D1D15" w:rsidRPr="00D260A9" w:rsidRDefault="00526A29" w:rsidP="003E0B1C">
            <w:pPr>
              <w:pStyle w:val="TableCellLeft"/>
              <w:ind w:left="0"/>
              <w:rPr>
                <w:rFonts w:eastAsia="MS Gothic"/>
              </w:rPr>
            </w:pPr>
            <w:r w:rsidRPr="00D260A9">
              <w:rPr>
                <w:rFonts w:eastAsia="MS Gothic"/>
              </w:rPr>
              <w:t xml:space="preserve">Phosphorus &gt;4.5 mg/dL (1.5 mmol/L) </w:t>
            </w:r>
          </w:p>
        </w:tc>
        <w:tc>
          <w:tcPr>
            <w:tcW w:w="4171" w:type="dxa"/>
          </w:tcPr>
          <w:p w14:paraId="11D5AB1F" w14:textId="77777777" w:rsidR="001D1D15" w:rsidRPr="00D260A9" w:rsidRDefault="00526A29" w:rsidP="003E0B1C">
            <w:pPr>
              <w:pStyle w:val="TableCellLeft"/>
              <w:ind w:left="0"/>
              <w:rPr>
                <w:rFonts w:eastAsia="MS Gothic"/>
              </w:rPr>
            </w:pPr>
            <w:r>
              <w:rPr>
                <w:rFonts w:eastAsia="MS Gothic"/>
              </w:rPr>
              <w:t>N/A</w:t>
            </w:r>
          </w:p>
        </w:tc>
      </w:tr>
      <w:tr w:rsidR="00CA657C" w14:paraId="38DE2C44" w14:textId="77777777" w:rsidTr="003E0B1C">
        <w:tc>
          <w:tcPr>
            <w:tcW w:w="2115" w:type="dxa"/>
          </w:tcPr>
          <w:p w14:paraId="5B37606C" w14:textId="77777777" w:rsidR="001D1D15" w:rsidRPr="00D260A9" w:rsidRDefault="00526A29" w:rsidP="003E0B1C">
            <w:pPr>
              <w:pStyle w:val="TableCellLeft"/>
              <w:ind w:left="0"/>
              <w:rPr>
                <w:rFonts w:eastAsia="MS Gothic"/>
              </w:rPr>
            </w:pPr>
            <w:r w:rsidRPr="00D260A9">
              <w:rPr>
                <w:rFonts w:eastAsia="MS Gothic"/>
              </w:rPr>
              <w:t xml:space="preserve">Hyperkalemia </w:t>
            </w:r>
          </w:p>
        </w:tc>
        <w:tc>
          <w:tcPr>
            <w:tcW w:w="2700" w:type="dxa"/>
          </w:tcPr>
          <w:p w14:paraId="767AF522" w14:textId="77777777" w:rsidR="001D1D15" w:rsidRPr="00D260A9" w:rsidRDefault="00526A29" w:rsidP="003E0B1C">
            <w:pPr>
              <w:pStyle w:val="TableCellLeft"/>
              <w:ind w:left="0"/>
              <w:rPr>
                <w:rFonts w:eastAsia="MS Gothic"/>
              </w:rPr>
            </w:pPr>
            <w:r>
              <w:rPr>
                <w:rFonts w:eastAsia="MS Gothic"/>
              </w:rPr>
              <w:t>Potassium &gt;6.0 mmol/L</w:t>
            </w:r>
          </w:p>
        </w:tc>
        <w:tc>
          <w:tcPr>
            <w:tcW w:w="4171" w:type="dxa"/>
          </w:tcPr>
          <w:p w14:paraId="661B1AC0" w14:textId="77777777" w:rsidR="001D1D15" w:rsidRPr="00D260A9" w:rsidRDefault="00526A29" w:rsidP="003E0B1C">
            <w:pPr>
              <w:pStyle w:val="TableCellLeft"/>
              <w:ind w:left="0"/>
              <w:rPr>
                <w:rFonts w:eastAsia="MS Gothic"/>
              </w:rPr>
            </w:pPr>
            <w:r w:rsidRPr="00D260A9">
              <w:rPr>
                <w:rFonts w:eastAsia="MS Gothic"/>
              </w:rPr>
              <w:t>Cardiac dysrhythmia or sudden death probably or definitely caused by hyperkalemia</w:t>
            </w:r>
          </w:p>
        </w:tc>
      </w:tr>
      <w:tr w:rsidR="00CA657C" w14:paraId="11B42C7E" w14:textId="77777777" w:rsidTr="003E0B1C">
        <w:tc>
          <w:tcPr>
            <w:tcW w:w="2115" w:type="dxa"/>
          </w:tcPr>
          <w:p w14:paraId="3E54F17D" w14:textId="77777777" w:rsidR="001D1D15" w:rsidRPr="00D260A9" w:rsidRDefault="00526A29" w:rsidP="003E0B1C">
            <w:pPr>
              <w:pStyle w:val="TableCellLeft"/>
              <w:ind w:left="0"/>
              <w:rPr>
                <w:rFonts w:eastAsia="MS Gothic"/>
              </w:rPr>
            </w:pPr>
            <w:r w:rsidRPr="00D260A9">
              <w:rPr>
                <w:rFonts w:eastAsia="MS Gothic"/>
              </w:rPr>
              <w:t>Hypocalcemia</w:t>
            </w:r>
          </w:p>
        </w:tc>
        <w:tc>
          <w:tcPr>
            <w:tcW w:w="2700" w:type="dxa"/>
          </w:tcPr>
          <w:p w14:paraId="5BC11882" w14:textId="77777777" w:rsidR="001D1D15" w:rsidRPr="00D260A9" w:rsidRDefault="00526A29" w:rsidP="003E0B1C">
            <w:pPr>
              <w:pStyle w:val="TableCellLeft"/>
              <w:ind w:left="0"/>
              <w:rPr>
                <w:rFonts w:eastAsia="MS Gothic"/>
              </w:rPr>
            </w:pPr>
            <w:r w:rsidRPr="00D260A9">
              <w:rPr>
                <w:rFonts w:eastAsia="MS Gothic"/>
              </w:rPr>
              <w:t>Corrected calcium &lt;7.0 mg/dL (1.75 mmol/L) or</w:t>
            </w:r>
          </w:p>
          <w:p w14:paraId="19D613BD" w14:textId="77777777" w:rsidR="001D1D15" w:rsidRPr="00D260A9" w:rsidRDefault="00526A29" w:rsidP="003E0B1C">
            <w:pPr>
              <w:pStyle w:val="TableCellLeft"/>
              <w:ind w:left="0"/>
              <w:rPr>
                <w:rFonts w:eastAsia="MS Gothic"/>
              </w:rPr>
            </w:pPr>
            <w:r w:rsidRPr="00D260A9">
              <w:rPr>
                <w:rFonts w:eastAsia="MS Gothic"/>
              </w:rPr>
              <w:t>Ionized calcium &lt;4.5 mg/dL (1.12 mmol/L)</w:t>
            </w:r>
          </w:p>
        </w:tc>
        <w:tc>
          <w:tcPr>
            <w:tcW w:w="4171" w:type="dxa"/>
          </w:tcPr>
          <w:p w14:paraId="44BFEB56" w14:textId="77777777" w:rsidR="001D1D15" w:rsidRPr="00D260A9" w:rsidRDefault="00526A29" w:rsidP="003E0B1C">
            <w:pPr>
              <w:pStyle w:val="TableCellLeft"/>
              <w:ind w:left="0"/>
              <w:rPr>
                <w:rFonts w:eastAsia="MS Gothic"/>
              </w:rPr>
            </w:pPr>
            <w:r w:rsidRPr="00D260A9">
              <w:rPr>
                <w:rFonts w:eastAsia="MS Gothic"/>
              </w:rPr>
              <w:t xml:space="preserve">Cardiac dysrhythmia, sudden death, seizure, neuromuscular irritability (tetany, </w:t>
            </w:r>
            <w:r w:rsidR="00EE1C59" w:rsidRPr="00D260A9">
              <w:rPr>
                <w:rFonts w:eastAsia="MS Gothic"/>
              </w:rPr>
              <w:t>paresthesias</w:t>
            </w:r>
            <w:r w:rsidRPr="00D260A9">
              <w:rPr>
                <w:rFonts w:eastAsia="MS Gothic"/>
              </w:rPr>
              <w:t>, muscle twitching, carpopedal spasm, Trousseau’s sign, Chvostek’s sign, laryngospasm, or bronchospasm), hypotension, or heart failure probably or definitely caused by hypocalcemia</w:t>
            </w:r>
          </w:p>
        </w:tc>
      </w:tr>
      <w:tr w:rsidR="00CA657C" w14:paraId="3C63ECA7" w14:textId="77777777" w:rsidTr="003E0B1C">
        <w:tc>
          <w:tcPr>
            <w:tcW w:w="2115" w:type="dxa"/>
          </w:tcPr>
          <w:p w14:paraId="481BA6FA" w14:textId="77777777" w:rsidR="001D1D15" w:rsidRPr="00D260A9" w:rsidRDefault="00526A29" w:rsidP="003E0B1C">
            <w:pPr>
              <w:pStyle w:val="TableCellLeft"/>
              <w:ind w:left="0"/>
              <w:rPr>
                <w:rFonts w:eastAsia="MS Gothic"/>
              </w:rPr>
            </w:pPr>
            <w:r w:rsidRPr="00D260A9">
              <w:rPr>
                <w:rFonts w:eastAsia="MS Gothic"/>
              </w:rPr>
              <w:t>Acute kidney injury</w:t>
            </w:r>
          </w:p>
        </w:tc>
        <w:tc>
          <w:tcPr>
            <w:tcW w:w="2700" w:type="dxa"/>
          </w:tcPr>
          <w:p w14:paraId="67E1B06A" w14:textId="77777777" w:rsidR="001D1D15" w:rsidRPr="00D260A9" w:rsidRDefault="00526A29" w:rsidP="003E0B1C">
            <w:pPr>
              <w:pStyle w:val="TableCellLeft"/>
              <w:ind w:left="0"/>
              <w:rPr>
                <w:rFonts w:eastAsia="MS Gothic"/>
              </w:rPr>
            </w:pPr>
            <w:r>
              <w:rPr>
                <w:rFonts w:eastAsia="MS Gothic"/>
              </w:rPr>
              <w:t>N/A</w:t>
            </w:r>
          </w:p>
        </w:tc>
        <w:tc>
          <w:tcPr>
            <w:tcW w:w="4171" w:type="dxa"/>
          </w:tcPr>
          <w:p w14:paraId="5839CC6A" w14:textId="77777777" w:rsidR="001D1D15" w:rsidRPr="00D260A9" w:rsidRDefault="00526A29" w:rsidP="003E0B1C">
            <w:pPr>
              <w:pStyle w:val="TableCellLeft"/>
              <w:ind w:left="0"/>
              <w:rPr>
                <w:rFonts w:eastAsia="MS Gothic"/>
              </w:rPr>
            </w:pPr>
            <w:r w:rsidRPr="00D260A9">
              <w:rPr>
                <w:rFonts w:eastAsia="MS Gothic"/>
              </w:rPr>
              <w:t>Increase in the serum creatinine level of 0.3 mg/dL (26.5 µmol/L) (or a single value &gt;1.5 times the ULN range if no baseline creatinine measurement is available) or the presence of oliguria, defined as an average urine output of &lt;0.5 mL/kg/h for 6 hours</w:t>
            </w:r>
          </w:p>
        </w:tc>
      </w:tr>
      <w:tr w:rsidR="00CA657C" w14:paraId="0049E44B" w14:textId="77777777" w:rsidTr="003E0B1C">
        <w:tc>
          <w:tcPr>
            <w:tcW w:w="8986" w:type="dxa"/>
            <w:gridSpan w:val="3"/>
          </w:tcPr>
          <w:p w14:paraId="607A9CF4" w14:textId="77777777" w:rsidR="001D1D15" w:rsidRPr="00D260A9" w:rsidRDefault="00526A29" w:rsidP="0069188A">
            <w:pPr>
              <w:pStyle w:val="TableNote9pt"/>
            </w:pPr>
            <w:r w:rsidRPr="00D260A9">
              <w:t>N/A=not applicable; TLS=tumor lysis syndrome; ULN=upper limit of normal.</w:t>
            </w:r>
          </w:p>
          <w:p w14:paraId="5AE4381F" w14:textId="5DD05D14" w:rsidR="001D1D15" w:rsidRPr="00D260A9" w:rsidRDefault="00526A29" w:rsidP="0069188A">
            <w:pPr>
              <w:pStyle w:val="TableNote9pt"/>
            </w:pPr>
            <w:r>
              <w:t xml:space="preserve">Adapted from </w:t>
            </w:r>
            <w:r w:rsidR="00B16DC4">
              <w:t>[Howard, S. C., et al 2011]</w:t>
            </w:r>
            <w:r>
              <w:t xml:space="preserve">. </w:t>
            </w:r>
          </w:p>
        </w:tc>
      </w:tr>
    </w:tbl>
    <w:p w14:paraId="6BD1F389" w14:textId="77777777" w:rsidR="00916D84" w:rsidRDefault="00916D84" w:rsidP="00916D84">
      <w:pPr>
        <w:pStyle w:val="ListEnd"/>
      </w:pPr>
    </w:p>
    <w:p w14:paraId="2DC7BB5B" w14:textId="2451A920" w:rsidR="0074605C" w:rsidRDefault="00526A29" w:rsidP="00916D84">
      <w:pPr>
        <w:pStyle w:val="Paragraph"/>
      </w:pPr>
      <w:r>
        <w:t>Laboratory tests for hematology, chemistry, and urinalysis are specified in Appendix 2.</w:t>
      </w:r>
    </w:p>
    <w:p w14:paraId="626B6F0B" w14:textId="77777777" w:rsidR="00EE328F" w:rsidRPr="00EE328F" w:rsidRDefault="008F7EB8" w:rsidP="00EE328F">
      <w:pPr>
        <w:pStyle w:val="Heading3"/>
      </w:pPr>
      <w:bookmarkStart w:id="3277" w:name="_Toc212097043"/>
      <w:bookmarkStart w:id="3278" w:name="_Toc140132474"/>
      <w:r w:rsidRPr="00EE328F">
        <w:t>Pregnancy Testing</w:t>
      </w:r>
      <w:bookmarkEnd w:id="3277"/>
      <w:bookmarkEnd w:id="3278"/>
    </w:p>
    <w:p w14:paraId="4E8FF12E" w14:textId="77777777" w:rsidR="0074605C" w:rsidRDefault="00526A29" w:rsidP="00916D84">
      <w:pPr>
        <w:pStyle w:val="ListBullet"/>
        <w:spacing w:after="60"/>
        <w:rPr>
          <w:szCs w:val="24"/>
        </w:rPr>
      </w:pPr>
      <w:r>
        <w:rPr>
          <w:szCs w:val="24"/>
        </w:rPr>
        <w:t>Pregnancy testing:</w:t>
      </w:r>
    </w:p>
    <w:p w14:paraId="0324590B" w14:textId="77777777" w:rsidR="0074605C" w:rsidRDefault="00526A29" w:rsidP="00404370">
      <w:pPr>
        <w:pStyle w:val="ListBullet2"/>
        <w:numPr>
          <w:ilvl w:val="0"/>
          <w:numId w:val="75"/>
        </w:numPr>
        <w:spacing w:after="60"/>
        <w:ind w:left="709"/>
      </w:pPr>
      <w:r>
        <w:t>Pregnancy testing requirements for study inclusion are described in Section 5.1.</w:t>
      </w:r>
    </w:p>
    <w:p w14:paraId="24789A9E" w14:textId="77777777" w:rsidR="0074605C" w:rsidRDefault="00526A29" w:rsidP="00404370">
      <w:pPr>
        <w:pStyle w:val="ListBullet2"/>
        <w:numPr>
          <w:ilvl w:val="0"/>
          <w:numId w:val="75"/>
        </w:numPr>
        <w:spacing w:after="60"/>
        <w:ind w:left="709"/>
      </w:pPr>
      <w:r>
        <w:t xml:space="preserve">Pregnancy testing </w:t>
      </w:r>
      <w:bookmarkStart w:id="3279" w:name="_Hlk40966870"/>
      <w:r>
        <w:t>(urine and/or serum)</w:t>
      </w:r>
      <w:bookmarkEnd w:id="3279"/>
      <w:r>
        <w:t xml:space="preserve"> should be conducted at monthly intervals during intervention.</w:t>
      </w:r>
    </w:p>
    <w:p w14:paraId="41D06BE7" w14:textId="77777777" w:rsidR="0074605C" w:rsidRDefault="00526A29" w:rsidP="00404370">
      <w:pPr>
        <w:pStyle w:val="ListBullet2"/>
        <w:numPr>
          <w:ilvl w:val="0"/>
          <w:numId w:val="75"/>
        </w:numPr>
        <w:spacing w:after="60"/>
        <w:ind w:left="709"/>
        <w:rPr>
          <w:rStyle w:val="Heading1Char"/>
        </w:rPr>
      </w:pPr>
      <w:r>
        <w:t>Pregnancy testing (urine and/or serum) should be conducted as per SoA for the time required to eliminate systemic exposure after the last dose of each study intervention and should correspond with the time frame for participant’s contraception as noted in Section 5.1. The length of time required to continue pregnancy testing for each study intervention is:</w:t>
      </w:r>
    </w:p>
    <w:p w14:paraId="73C858DA" w14:textId="77777777" w:rsidR="0074605C" w:rsidRDefault="00526A29" w:rsidP="00916D84">
      <w:pPr>
        <w:pStyle w:val="ListBullet3"/>
        <w:spacing w:after="60"/>
      </w:pPr>
      <w:r>
        <w:t>Nemtabrutinib: 1 month</w:t>
      </w:r>
    </w:p>
    <w:p w14:paraId="68059E86" w14:textId="77777777" w:rsidR="0074605C" w:rsidRDefault="00526A29" w:rsidP="00916D84">
      <w:pPr>
        <w:pStyle w:val="ListBullet3"/>
        <w:spacing w:after="60"/>
      </w:pPr>
      <w:r>
        <w:t>Venetoclax: 1 month</w:t>
      </w:r>
    </w:p>
    <w:p w14:paraId="3A9F7A49" w14:textId="4B364066" w:rsidR="0074605C" w:rsidRDefault="00526A29" w:rsidP="00916D84">
      <w:pPr>
        <w:pStyle w:val="ListBullet3"/>
        <w:spacing w:after="60"/>
      </w:pPr>
      <w:r>
        <w:t xml:space="preserve">Rituximab (or rituximab biosimilar [see Appendix 13]): </w:t>
      </w:r>
      <w:del w:id="3280" w:author="Powell, Deana" w:date="2026-03-05T15:34:00Z" w16du:dateUtc="2026-03-05T20:34:00Z">
        <w:r w:rsidR="00895D30">
          <w:delText>6</w:delText>
        </w:r>
      </w:del>
      <w:ins w:id="3281" w:author="Powell, Deana" w:date="2026-03-05T15:34:00Z" w16du:dateUtc="2026-03-05T20:34:00Z">
        <w:r w:rsidR="008F59A5">
          <w:t>12</w:t>
        </w:r>
      </w:ins>
      <w:r w:rsidR="008F59A5">
        <w:t xml:space="preserve"> </w:t>
      </w:r>
      <w:r>
        <w:t xml:space="preserve">months </w:t>
      </w:r>
    </w:p>
    <w:p w14:paraId="132302D0" w14:textId="77777777" w:rsidR="0074605C" w:rsidRDefault="00526A29" w:rsidP="00404370">
      <w:pPr>
        <w:pStyle w:val="ListBullet2"/>
        <w:numPr>
          <w:ilvl w:val="0"/>
          <w:numId w:val="76"/>
        </w:numPr>
        <w:ind w:left="709"/>
      </w:pPr>
      <w:r>
        <w:t>Additional serum or urine pregnancy tests may be performed, as determined necessary by the investigator or required by local regulation, to establish the absence of pregnancy at any time during the participant’s participation in the study.</w:t>
      </w:r>
    </w:p>
    <w:p w14:paraId="0843ABB4" w14:textId="77777777" w:rsidR="00916D84" w:rsidRDefault="00916D84" w:rsidP="00916D84">
      <w:pPr>
        <w:pStyle w:val="ListEnd"/>
      </w:pPr>
    </w:p>
    <w:p w14:paraId="412F9332" w14:textId="77777777" w:rsidR="0074605C" w:rsidRDefault="00526A29" w:rsidP="00916D84">
      <w:pPr>
        <w:pStyle w:val="Paragraph"/>
      </w:pPr>
      <w:r>
        <w:t>Pregnancy tests should be performed monthly and/or as per local regulations. Home pregnancy tests are acceptable when a scheduled visit does not occur within the month (per local regulation), but the site must make monthly telephone contact with the participant to determine the results of the pregnancy test.</w:t>
      </w:r>
    </w:p>
    <w:p w14:paraId="592EB064" w14:textId="77777777" w:rsidR="0074605C" w:rsidRPr="00463CF3" w:rsidRDefault="00526A29" w:rsidP="00916D84">
      <w:pPr>
        <w:pStyle w:val="Paragraph"/>
        <w:rPr>
          <w:rStyle w:val="Instructions"/>
          <w:rFonts w:ascii="Times New Roman" w:eastAsiaTheme="minorHAnsi" w:hAnsi="Times New Roman"/>
          <w:vanish w:val="0"/>
          <w:color w:val="auto"/>
        </w:rPr>
      </w:pPr>
      <w:r>
        <w:rPr>
          <w:rFonts w:eastAsiaTheme="minorHAnsi"/>
        </w:rPr>
        <w:t>See Appendix 7 for country-specific requirements.</w:t>
      </w:r>
    </w:p>
    <w:p w14:paraId="6F31D440" w14:textId="77777777" w:rsidR="0074605C" w:rsidRDefault="00526A29">
      <w:pPr>
        <w:pStyle w:val="Heading3"/>
        <w:rPr>
          <w:ins w:id="3282" w:author="Powell, Deana" w:date="2026-03-05T15:34:00Z" w16du:dateUtc="2026-03-05T20:34:00Z"/>
        </w:rPr>
      </w:pPr>
      <w:bookmarkStart w:id="3283" w:name="_Toc212097044"/>
      <w:ins w:id="3284" w:author="Powell, Deana" w:date="2026-03-05T15:34:00Z" w16du:dateUtc="2026-03-05T20:34:00Z">
        <w:r>
          <w:t>Photographs of Rash</w:t>
        </w:r>
        <w:bookmarkEnd w:id="3283"/>
      </w:ins>
    </w:p>
    <w:p w14:paraId="65A898FA" w14:textId="77777777" w:rsidR="0074605C" w:rsidRDefault="00526A29" w:rsidP="00916D84">
      <w:pPr>
        <w:pStyle w:val="Paragraph"/>
        <w:rPr>
          <w:ins w:id="3285" w:author="Powell, Deana" w:date="2026-03-05T15:34:00Z" w16du:dateUtc="2026-03-05T20:34:00Z"/>
        </w:rPr>
      </w:pPr>
      <w:ins w:id="3286" w:author="Powell, Deana" w:date="2026-03-05T15:34:00Z" w16du:dateUtc="2026-03-05T20:34:00Z">
        <w:r>
          <w:t>Photographs of any rash, if considered appropriate by the investigator, are highly recommended to be taken immediately, along with any additional information that may assist the investigator to evaluate the skin reaction, skin eruption, or rash occurrence in determining etiology and study intervention relationship. See ‘Rash Guidance’ in the Investigator Site Binder for additional details. This information is to be kept with the participant medical records and may be shared with the Sponsor if appropriate.</w:t>
        </w:r>
      </w:ins>
    </w:p>
    <w:p w14:paraId="1001A73C" w14:textId="77777777" w:rsidR="00EE328F" w:rsidRPr="00EE328F" w:rsidRDefault="00526A29" w:rsidP="00EE328F">
      <w:pPr>
        <w:pStyle w:val="Heading2"/>
      </w:pPr>
      <w:bookmarkStart w:id="3287" w:name="_Toc212097045"/>
      <w:bookmarkStart w:id="3288" w:name="_Toc140132475"/>
      <w:r w:rsidRPr="00EE328F">
        <w:t>Adverse Events, Serious Adverse Events, and Other Reportable Safety Events</w:t>
      </w:r>
      <w:bookmarkEnd w:id="3287"/>
      <w:bookmarkEnd w:id="3288"/>
    </w:p>
    <w:p w14:paraId="2A79584E" w14:textId="77777777" w:rsidR="0074605C" w:rsidRDefault="002422EC" w:rsidP="00916D84">
      <w:pPr>
        <w:pStyle w:val="Paragraph"/>
      </w:pPr>
      <w:r>
        <w:t>The definitions of an AE or SAE, as well as the method of recording, evaluating, and assessing causality of AE and SAE and the procedures for completing and transmitting AE, SAE, and other reportable safety event reports can be found in Appendix 3.</w:t>
      </w:r>
    </w:p>
    <w:p w14:paraId="0C3D61F6" w14:textId="77777777" w:rsidR="0074605C" w:rsidRDefault="00526A29" w:rsidP="00916D84">
      <w:pPr>
        <w:pStyle w:val="Paragraph"/>
      </w:pPr>
      <w:r>
        <w:t>Progression of the cancer under study is not considered an AE as described in Section 8.4.6 and Appendix 3.</w:t>
      </w:r>
    </w:p>
    <w:p w14:paraId="29E3C1A2" w14:textId="77777777" w:rsidR="005C62BE" w:rsidRDefault="00526A29" w:rsidP="00916D84">
      <w:pPr>
        <w:pStyle w:val="Paragraph"/>
      </w:pPr>
      <w:r>
        <w:t>Adverse events, SAEs, and other reportable safety events will be reported by the participant (or, when appropriate, by a caregiver, surrogate, or the participant’s legally authorized representative).</w:t>
      </w:r>
    </w:p>
    <w:p w14:paraId="21881E39" w14:textId="77777777" w:rsidR="005C62BE" w:rsidRDefault="00526A29" w:rsidP="00916D84">
      <w:pPr>
        <w:pStyle w:val="Paragraph"/>
      </w:pPr>
      <w:r>
        <w:t xml:space="preserve">The investigator and any designees are responsible for detecting, documenting, and reporting events that meet the definition of an AE or SAE as well as other reportable safety events. </w:t>
      </w:r>
      <w:r w:rsidRPr="00E62376">
        <w:t>Investigators need to document if an SAE was associated with a medication error, misuse, or abuse.</w:t>
      </w:r>
    </w:p>
    <w:p w14:paraId="7DFC3749" w14:textId="77777777" w:rsidR="005C62BE" w:rsidRDefault="00526A29" w:rsidP="00916D84">
      <w:pPr>
        <w:pStyle w:val="Paragraph"/>
      </w:pPr>
      <w:r>
        <w:t xml:space="preserve">Investigators remain responsible for following up AEs, SAEs, and other reportable safety events for outcome according to </w:t>
      </w:r>
      <w:r w:rsidRPr="00FA7E0C">
        <w:t>Section 8.4.3</w:t>
      </w:r>
      <w:r>
        <w:t>. The investigator, who is a qualified physician, will assess events that meet the definition of an AE or SAE as well as other reportable safety events with respect to seriousness, intensity/toxicity, and causality.</w:t>
      </w:r>
    </w:p>
    <w:p w14:paraId="4FE1EFC4" w14:textId="5CADC9DC" w:rsidR="005C62BE" w:rsidRDefault="00526A29" w:rsidP="00916D84">
      <w:pPr>
        <w:pStyle w:val="Paragraph"/>
      </w:pPr>
      <w:r w:rsidRPr="00934C6B">
        <w:t>A</w:t>
      </w:r>
      <w:r>
        <w:t xml:space="preserve">dverse events </w:t>
      </w:r>
      <w:r w:rsidRPr="00934C6B">
        <w:t>will not be collected for participants during the prescreening period (for determination of archival tissue status) as long as that participant has not undergone any protocol-specified procedure or intervention. If the participant requires a blood draw, fresh tumor biopsy, etc, the participant is first required to provide consent to the main study, and AEs will be captured according to guidelines for standard AE reporting.</w:t>
      </w:r>
    </w:p>
    <w:p w14:paraId="29B822F9" w14:textId="77777777" w:rsidR="00EE328F" w:rsidRPr="00EE328F" w:rsidRDefault="00526A29" w:rsidP="0064358E">
      <w:pPr>
        <w:pStyle w:val="Heading3"/>
      </w:pPr>
      <w:bookmarkStart w:id="3289" w:name="_Toc212097046"/>
      <w:bookmarkStart w:id="3290" w:name="_Toc140132476"/>
      <w:r w:rsidRPr="00EE328F">
        <w:t>Time Period and Frequency for Collecting AE, SAE, and Other Reportable Safety Event Information</w:t>
      </w:r>
      <w:bookmarkEnd w:id="3289"/>
      <w:bookmarkEnd w:id="3290"/>
    </w:p>
    <w:p w14:paraId="18226C19" w14:textId="77777777" w:rsidR="005C62BE" w:rsidRPr="009C4D4A" w:rsidRDefault="00526A29" w:rsidP="00110B53">
      <w:pPr>
        <w:pStyle w:val="Paragraph"/>
        <w:keepNext/>
      </w:pPr>
      <w:r w:rsidRPr="009C4D4A">
        <w:t xml:space="preserve">All AEs, SAEs, and other reportable safety events that occur after the participant provides documented informed consent, but before intervention </w:t>
      </w:r>
      <w:r w:rsidRPr="00A144B7">
        <w:t>randomization</w:t>
      </w:r>
      <w:r w:rsidRPr="00132600">
        <w:t>, must be reported by the investigator if the participant is receiving placebo run-in or other run-in treatment, if the event cause the participant to be excluded from the study, or is the result of a protocol-specified intervention, including, but not limited to washout or discontinuation of usual therapy, diet, or a procedure.</w:t>
      </w:r>
    </w:p>
    <w:p w14:paraId="7B99B30D" w14:textId="77777777" w:rsidR="005C62BE" w:rsidRPr="009C4D4A" w:rsidRDefault="00526A29" w:rsidP="005C62BE">
      <w:pPr>
        <w:pStyle w:val="ListBullet"/>
        <w:numPr>
          <w:ilvl w:val="0"/>
          <w:numId w:val="34"/>
        </w:numPr>
      </w:pPr>
      <w:r w:rsidRPr="009C4D4A">
        <w:t xml:space="preserve">All AEs from the time of intervention </w:t>
      </w:r>
      <w:r w:rsidRPr="00A144B7">
        <w:t>randomization</w:t>
      </w:r>
      <w:r w:rsidRPr="005A7222">
        <w:t xml:space="preserve"> </w:t>
      </w:r>
      <w:r w:rsidRPr="009C4D4A">
        <w:t>through 30 days after cessation of study intervention must be reported by the investigator.</w:t>
      </w:r>
    </w:p>
    <w:p w14:paraId="5276EDDC" w14:textId="77777777" w:rsidR="005C62BE" w:rsidRPr="009C4D4A" w:rsidRDefault="00526A29" w:rsidP="005C62BE">
      <w:pPr>
        <w:pStyle w:val="ListBullet"/>
        <w:numPr>
          <w:ilvl w:val="0"/>
          <w:numId w:val="34"/>
        </w:numPr>
      </w:pPr>
      <w:r w:rsidRPr="009C4D4A">
        <w:t xml:space="preserve">All AEs meeting serious criteria, from the time of intervention </w:t>
      </w:r>
      <w:r w:rsidRPr="005A7222">
        <w:t xml:space="preserve">randomization </w:t>
      </w:r>
      <w:r w:rsidRPr="009C4D4A">
        <w:t>through 90 days after cessation of study intervention or 30 days after cessation of study intervention if the participant initiates new anticancer therapy, whichever is earlier, must be reported by the investigator.</w:t>
      </w:r>
    </w:p>
    <w:p w14:paraId="378FFFBE" w14:textId="77777777" w:rsidR="005C62BE" w:rsidRPr="009C4D4A" w:rsidRDefault="00526A29" w:rsidP="005C62BE">
      <w:pPr>
        <w:pStyle w:val="ListBullet"/>
        <w:numPr>
          <w:ilvl w:val="0"/>
          <w:numId w:val="34"/>
        </w:numPr>
      </w:pPr>
      <w:r w:rsidRPr="009C4D4A">
        <w:t xml:space="preserve">All pregnancies and exposure during breastfeeding, from the time of intervention </w:t>
      </w:r>
      <w:r w:rsidRPr="00A144B7">
        <w:t>randomization</w:t>
      </w:r>
      <w:r w:rsidRPr="009C4D4A">
        <w:t xml:space="preserve"> through the time required to eliminate systemic exposure after cessation of study intervention as described in </w:t>
      </w:r>
      <w:r w:rsidRPr="00A144B7">
        <w:t>Sections 5.1 and 8.3.5</w:t>
      </w:r>
      <w:r w:rsidRPr="00132600">
        <w:t>, or 30 days after cessation of study intervention if the participant initiates new anticancer therapy must be reported by the investigator.</w:t>
      </w:r>
    </w:p>
    <w:p w14:paraId="2A52E84D" w14:textId="77777777" w:rsidR="005C62BE" w:rsidRDefault="00526A29" w:rsidP="005C62BE">
      <w:pPr>
        <w:pStyle w:val="ListBullet"/>
        <w:numPr>
          <w:ilvl w:val="0"/>
          <w:numId w:val="34"/>
        </w:numPr>
        <w:rPr>
          <w:rFonts w:eastAsia="Times New Roman"/>
        </w:rPr>
      </w:pPr>
      <w:r w:rsidRPr="009C4D4A">
        <w:t>Additionally, any SAE brought to the attention of an investigator at any time outside the time specified above must be reported immediately to the Sponsor if the event is considered related to study intervention.</w:t>
      </w:r>
    </w:p>
    <w:p w14:paraId="49A6A85D" w14:textId="77777777" w:rsidR="005C62BE" w:rsidRDefault="005C62BE" w:rsidP="00A144B7">
      <w:pPr>
        <w:pStyle w:val="ListEnd"/>
      </w:pPr>
    </w:p>
    <w:p w14:paraId="1995E230" w14:textId="77777777" w:rsidR="0074605C" w:rsidRDefault="00526A29">
      <w:pPr>
        <w:pStyle w:val="Paragraph"/>
      </w:pPr>
      <w:r>
        <w:t>Investigators are not obligated to actively seek AEs or SAEs or other reportable safety events in former study participants. However, if the investigator learns of any SAE, including a death, at any time after a participant has been discharged from the study, and the investigator considers the event to be reasonably related to the study intervention or study participation, the investigator must promptly notify the Sponsor.</w:t>
      </w:r>
    </w:p>
    <w:p w14:paraId="2612FC38" w14:textId="7B516C08" w:rsidR="004A5688" w:rsidRDefault="00526A29" w:rsidP="00916D84">
      <w:pPr>
        <w:pStyle w:val="Paragraph"/>
      </w:pPr>
      <w:r>
        <w:t xml:space="preserve">All initial and follow-up AEs, SAEs, and other reportable safety events will be recorded and reported to the Sponsor or designee within the time frames as indicated in </w:t>
      </w:r>
      <w:r w:rsidR="00B16DC4">
        <w:t>Table </w:t>
      </w:r>
      <w:del w:id="3291" w:author="Powell, Deana" w:date="2026-03-05T15:34:00Z" w16du:dateUtc="2026-03-05T20:34:00Z">
        <w:r w:rsidR="00B55DCA">
          <w:rPr>
            <w:rStyle w:val="SuggestedOptional"/>
            <w:color w:val="auto"/>
          </w:rPr>
          <w:delText>26</w:delText>
        </w:r>
      </w:del>
      <w:ins w:id="3292" w:author="Powell, Deana" w:date="2026-03-05T15:34:00Z" w16du:dateUtc="2026-03-05T20:34:00Z">
        <w:r w:rsidR="00B16DC4">
          <w:t>27</w:t>
        </w:r>
      </w:ins>
      <w:r>
        <w:t>.</w:t>
      </w:r>
    </w:p>
    <w:p w14:paraId="067F7947" w14:textId="2072F25B" w:rsidR="0074605C" w:rsidRPr="004A5688" w:rsidRDefault="004A5688" w:rsidP="004A5688">
      <w:pPr>
        <w:rPr>
          <w:rFonts w:eastAsia="MS Gothic"/>
        </w:rPr>
      </w:pPr>
      <w:r>
        <w:br w:type="page"/>
      </w:r>
    </w:p>
    <w:p w14:paraId="7DAA6D15" w14:textId="77777777" w:rsidR="00B826E1" w:rsidRPr="00FE75A9" w:rsidRDefault="00DE38F0" w:rsidP="00AF46CA">
      <w:pPr>
        <w:pStyle w:val="Paragraph"/>
        <w:rPr>
          <w:del w:id="3293" w:author="Powell, Deana" w:date="2026-03-05T15:34:00Z" w16du:dateUtc="2026-03-05T20:34:00Z"/>
        </w:rPr>
      </w:pPr>
      <w:del w:id="3294" w:author="Powell, Deana" w:date="2026-03-05T15:34:00Z" w16du:dateUtc="2026-03-05T20:34:00Z">
        <w:r w:rsidRPr="00CA7B01">
          <w:delText xml:space="preserve">Exception: A positive pregnancy test at the time of initial screening is not a reportable event unless the </w:delText>
        </w:r>
        <w:r>
          <w:delText>participant</w:delText>
        </w:r>
        <w:r w:rsidRPr="00CA7B01">
          <w:delText xml:space="preserve"> has received study intervention.</w:delText>
        </w:r>
      </w:del>
    </w:p>
    <w:p w14:paraId="4162AD56" w14:textId="0E27BA57" w:rsidR="0074605C" w:rsidRDefault="00526A29" w:rsidP="00916D84">
      <w:pPr>
        <w:pStyle w:val="Caption"/>
      </w:pPr>
      <w:bookmarkStart w:id="3295" w:name="_Ref211333993"/>
      <w:bookmarkStart w:id="3296" w:name="_Toc212022265"/>
      <w:bookmarkStart w:id="3297" w:name="_Ref103675800"/>
      <w:bookmarkStart w:id="3298" w:name="_Ref129276406"/>
      <w:bookmarkStart w:id="3299" w:name="_Toc140132633"/>
      <w:r>
        <w:t>Table </w:t>
      </w:r>
      <w:del w:id="3300" w:author="Powell, Deana" w:date="2026-03-05T15:34:00Z" w16du:dateUtc="2026-03-05T20:34:00Z">
        <w:r w:rsidR="00B55DCA">
          <w:rPr>
            <w:rStyle w:val="SuggestedOptional"/>
            <w:noProof/>
            <w:color w:val="auto"/>
          </w:rPr>
          <w:delText>26</w:delText>
        </w:r>
      </w:del>
      <w:bookmarkEnd w:id="3297"/>
      <w:bookmarkEnd w:id="3298"/>
      <w:ins w:id="3301" w:author="Powell, Deana" w:date="2026-03-05T15:34:00Z" w16du:dateUtc="2026-03-05T20:34:00Z">
        <w:r w:rsidR="00B16DC4">
          <w:rPr>
            <w:noProof/>
          </w:rPr>
          <w:t>27</w:t>
        </w:r>
      </w:ins>
      <w:bookmarkEnd w:id="3295"/>
      <w:r>
        <w:tab/>
        <w:t>Reporting Periods and Time Frames for Adverse Events and Other Reportable Safety Events</w:t>
      </w:r>
      <w:bookmarkEnd w:id="3296"/>
      <w:bookmarkEnd w:id="3299"/>
    </w:p>
    <w:tbl>
      <w:tblPr>
        <w:tblW w:w="898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620" w:firstRow="1" w:lastRow="0" w:firstColumn="0" w:lastColumn="0" w:noHBand="1" w:noVBand="1"/>
      </w:tblPr>
      <w:tblGrid>
        <w:gridCol w:w="1954"/>
        <w:gridCol w:w="2034"/>
        <w:gridCol w:w="1790"/>
        <w:gridCol w:w="1738"/>
        <w:gridCol w:w="1470"/>
      </w:tblGrid>
      <w:tr w:rsidR="00CA657C" w14:paraId="4091C5AD" w14:textId="77777777" w:rsidTr="00764AAA">
        <w:trPr>
          <w:tblHeader/>
        </w:trPr>
        <w:tc>
          <w:tcPr>
            <w:tcW w:w="1099" w:type="pct"/>
            <w:vAlign w:val="bottom"/>
          </w:tcPr>
          <w:p w14:paraId="01A0908A" w14:textId="77777777" w:rsidR="008834E5" w:rsidRPr="008961BA" w:rsidRDefault="00526A29" w:rsidP="007C7459">
            <w:pPr>
              <w:pStyle w:val="TableHeadingTextLeft10pt"/>
              <w:keepNext/>
            </w:pPr>
            <w:r w:rsidRPr="008961BA">
              <w:t>Type of Event</w:t>
            </w:r>
          </w:p>
        </w:tc>
        <w:tc>
          <w:tcPr>
            <w:tcW w:w="1143" w:type="pct"/>
            <w:vAlign w:val="bottom"/>
          </w:tcPr>
          <w:p w14:paraId="07D5BEE0" w14:textId="77777777" w:rsidR="008834E5" w:rsidRPr="008961BA" w:rsidRDefault="00526A29" w:rsidP="007C7459">
            <w:pPr>
              <w:pStyle w:val="TableHeadingTextLeft10pt"/>
              <w:keepNext/>
              <w:rPr>
                <w:u w:val="single"/>
              </w:rPr>
            </w:pPr>
            <w:r w:rsidRPr="008961BA">
              <w:rPr>
                <w:u w:val="single"/>
              </w:rPr>
              <w:t>Reporting Period:</w:t>
            </w:r>
          </w:p>
          <w:p w14:paraId="2E084875" w14:textId="77777777" w:rsidR="008834E5" w:rsidRPr="008961BA" w:rsidRDefault="00526A29" w:rsidP="007C7459">
            <w:pPr>
              <w:pStyle w:val="TableHeadingTextLeft10pt"/>
              <w:keepNext/>
            </w:pPr>
            <w:r w:rsidRPr="008961BA">
              <w:t>Consent to Randomization/‌Allocation</w:t>
            </w:r>
          </w:p>
        </w:tc>
        <w:tc>
          <w:tcPr>
            <w:tcW w:w="1007" w:type="pct"/>
            <w:vAlign w:val="bottom"/>
          </w:tcPr>
          <w:p w14:paraId="0ED06E83" w14:textId="77777777" w:rsidR="008834E5" w:rsidRPr="008961BA" w:rsidRDefault="00526A29" w:rsidP="007C7459">
            <w:pPr>
              <w:pStyle w:val="TableHeadingTextLeft10pt"/>
              <w:keepNext/>
              <w:rPr>
                <w:u w:val="single"/>
              </w:rPr>
            </w:pPr>
            <w:r w:rsidRPr="008961BA">
              <w:rPr>
                <w:u w:val="single"/>
              </w:rPr>
              <w:t>Reporting Period:</w:t>
            </w:r>
          </w:p>
          <w:p w14:paraId="6D2C43AF" w14:textId="25244AE3" w:rsidR="008834E5" w:rsidRPr="008961BA" w:rsidRDefault="00526A29" w:rsidP="007C7459">
            <w:pPr>
              <w:pStyle w:val="TableHeadingTextLeft10pt"/>
              <w:keepNext/>
            </w:pPr>
            <w:r w:rsidRPr="008961BA">
              <w:t xml:space="preserve">Randomization/‌Allocation Through Protocol-specified </w:t>
            </w:r>
            <w:del w:id="3302" w:author="Powell, Deana" w:date="2026-03-05T15:34:00Z" w16du:dateUtc="2026-03-05T20:34:00Z">
              <w:r w:rsidR="00895D30" w:rsidRPr="008961BA">
                <w:delText>Follow-up</w:delText>
              </w:r>
            </w:del>
            <w:ins w:id="3303" w:author="Powell, Deana" w:date="2026-03-05T15:34:00Z" w16du:dateUtc="2026-03-05T20:34:00Z">
              <w:r w:rsidRPr="008961BA">
                <w:t>AE Collection</w:t>
              </w:r>
            </w:ins>
            <w:r w:rsidRPr="008961BA">
              <w:t xml:space="preserve"> Period</w:t>
            </w:r>
          </w:p>
        </w:tc>
        <w:tc>
          <w:tcPr>
            <w:tcW w:w="922" w:type="pct"/>
            <w:vAlign w:val="bottom"/>
          </w:tcPr>
          <w:p w14:paraId="562D7996" w14:textId="77777777" w:rsidR="008834E5" w:rsidRPr="008961BA" w:rsidRDefault="00526A29" w:rsidP="007C7459">
            <w:pPr>
              <w:pStyle w:val="TableHeadingTextLeft10pt"/>
              <w:keepNext/>
              <w:rPr>
                <w:u w:val="single"/>
              </w:rPr>
            </w:pPr>
            <w:r w:rsidRPr="008961BA">
              <w:rPr>
                <w:u w:val="single"/>
              </w:rPr>
              <w:t>Reporting Period:</w:t>
            </w:r>
          </w:p>
          <w:p w14:paraId="299E4C08" w14:textId="7C59B18A" w:rsidR="008834E5" w:rsidRPr="008961BA" w:rsidRDefault="00526A29" w:rsidP="007C7459">
            <w:pPr>
              <w:pStyle w:val="TableHeadingTextLeft10pt"/>
              <w:keepNext/>
            </w:pPr>
            <w:r w:rsidRPr="008961BA">
              <w:t xml:space="preserve">After the Protocol-specified </w:t>
            </w:r>
            <w:del w:id="3304" w:author="Powell, Deana" w:date="2026-03-05T15:34:00Z" w16du:dateUtc="2026-03-05T20:34:00Z">
              <w:r w:rsidR="00895D30" w:rsidRPr="008961BA">
                <w:delText>Follow-up</w:delText>
              </w:r>
            </w:del>
            <w:ins w:id="3305" w:author="Powell, Deana" w:date="2026-03-05T15:34:00Z" w16du:dateUtc="2026-03-05T20:34:00Z">
              <w:r w:rsidRPr="008961BA">
                <w:t>AE Collection</w:t>
              </w:r>
            </w:ins>
            <w:r w:rsidRPr="008961BA">
              <w:t xml:space="preserve"> Period</w:t>
            </w:r>
          </w:p>
        </w:tc>
        <w:tc>
          <w:tcPr>
            <w:tcW w:w="829" w:type="pct"/>
            <w:vAlign w:val="bottom"/>
          </w:tcPr>
          <w:p w14:paraId="38D78EE5" w14:textId="77777777" w:rsidR="008834E5" w:rsidRPr="008961BA" w:rsidRDefault="00526A29" w:rsidP="007C7459">
            <w:pPr>
              <w:pStyle w:val="TableHeadingTextLeft10pt"/>
              <w:keepNext/>
            </w:pPr>
            <w:r w:rsidRPr="008961BA">
              <w:t>Time Frame to Report Event and Follow-up Information to Sponsor</w:t>
            </w:r>
          </w:p>
        </w:tc>
      </w:tr>
      <w:tr w:rsidR="00CA657C" w14:paraId="36C044F3" w14:textId="77777777" w:rsidTr="00764AAA">
        <w:tc>
          <w:tcPr>
            <w:tcW w:w="1099" w:type="pct"/>
          </w:tcPr>
          <w:p w14:paraId="33595990" w14:textId="77777777" w:rsidR="008834E5" w:rsidRPr="008961BA" w:rsidRDefault="00526A29" w:rsidP="006E22BE">
            <w:pPr>
              <w:pStyle w:val="TableCellLeft10pt"/>
            </w:pPr>
            <w:r w:rsidRPr="008961BA">
              <w:t>NSAE</w:t>
            </w:r>
          </w:p>
        </w:tc>
        <w:tc>
          <w:tcPr>
            <w:tcW w:w="1143" w:type="pct"/>
          </w:tcPr>
          <w:p w14:paraId="05CDA961" w14:textId="77777777" w:rsidR="008834E5" w:rsidRDefault="00526A29" w:rsidP="00C56E3A">
            <w:pPr>
              <w:pStyle w:val="TableCellLeft10pt"/>
              <w:ind w:left="144" w:hanging="144"/>
            </w:pPr>
            <w:r w:rsidRPr="008961BA">
              <w:t>Report if:</w:t>
            </w:r>
          </w:p>
          <w:p w14:paraId="3DE7AD54" w14:textId="77777777" w:rsidR="008834E5" w:rsidRDefault="00526A29" w:rsidP="006E22BE">
            <w:pPr>
              <w:pStyle w:val="TableCellLeft10pt"/>
              <w:ind w:left="144" w:hanging="144"/>
            </w:pPr>
            <w:r w:rsidRPr="008961BA">
              <w:t>–</w:t>
            </w:r>
            <w:r w:rsidRPr="008961BA">
              <w:tab/>
              <w:t>due to protocol-specified intervention</w:t>
            </w:r>
          </w:p>
          <w:p w14:paraId="7BF1471A" w14:textId="77777777" w:rsidR="008834E5" w:rsidRDefault="00526A29" w:rsidP="006E22BE">
            <w:pPr>
              <w:pStyle w:val="TableCellLeft10pt"/>
              <w:ind w:left="144" w:hanging="144"/>
            </w:pPr>
            <w:r w:rsidRPr="008961BA">
              <w:t>–</w:t>
            </w:r>
            <w:r w:rsidRPr="008961BA">
              <w:tab/>
              <w:t>causes exclusion</w:t>
            </w:r>
          </w:p>
          <w:p w14:paraId="7241BD9C" w14:textId="77777777" w:rsidR="008834E5" w:rsidRPr="008961BA" w:rsidRDefault="00526A29" w:rsidP="006E22BE">
            <w:pPr>
              <w:pStyle w:val="TableCellLeft10pt"/>
              <w:ind w:left="144" w:hanging="144"/>
            </w:pPr>
            <w:r w:rsidRPr="008961BA">
              <w:t>–</w:t>
            </w:r>
            <w:r w:rsidRPr="008961BA">
              <w:tab/>
              <w:t>participant is receiving placebo run-in or other run-in treatment</w:t>
            </w:r>
          </w:p>
        </w:tc>
        <w:tc>
          <w:tcPr>
            <w:tcW w:w="1007" w:type="pct"/>
          </w:tcPr>
          <w:p w14:paraId="5F13EB9A" w14:textId="77777777" w:rsidR="008834E5" w:rsidRPr="008961BA" w:rsidRDefault="00526A29" w:rsidP="006E22BE">
            <w:pPr>
              <w:pStyle w:val="TableCellLeft10pt"/>
            </w:pPr>
            <w:r w:rsidRPr="008961BA">
              <w:t>Report all</w:t>
            </w:r>
          </w:p>
        </w:tc>
        <w:tc>
          <w:tcPr>
            <w:tcW w:w="922" w:type="pct"/>
          </w:tcPr>
          <w:p w14:paraId="1A425C5F" w14:textId="77777777" w:rsidR="008834E5" w:rsidRPr="008961BA" w:rsidRDefault="00526A29" w:rsidP="006E22BE">
            <w:pPr>
              <w:pStyle w:val="TableCellLeft10pt"/>
            </w:pPr>
            <w:r w:rsidRPr="008961BA">
              <w:t>Not required</w:t>
            </w:r>
          </w:p>
        </w:tc>
        <w:tc>
          <w:tcPr>
            <w:tcW w:w="829" w:type="pct"/>
          </w:tcPr>
          <w:p w14:paraId="7EDE71CA" w14:textId="77777777" w:rsidR="008834E5" w:rsidRPr="008961BA" w:rsidRDefault="00526A29" w:rsidP="006E22BE">
            <w:pPr>
              <w:pStyle w:val="TableCellLeft10pt"/>
            </w:pPr>
            <w:r w:rsidRPr="008961BA">
              <w:t>Per data entry guidelines</w:t>
            </w:r>
          </w:p>
        </w:tc>
      </w:tr>
      <w:tr w:rsidR="00CA657C" w14:paraId="6368D1DF" w14:textId="77777777" w:rsidTr="00764AAA">
        <w:tc>
          <w:tcPr>
            <w:tcW w:w="1099" w:type="pct"/>
          </w:tcPr>
          <w:p w14:paraId="0921EDC8" w14:textId="77777777" w:rsidR="008834E5" w:rsidRPr="008961BA" w:rsidRDefault="00526A29" w:rsidP="006E22BE">
            <w:pPr>
              <w:pStyle w:val="TableCellLeft10pt"/>
            </w:pPr>
            <w:r w:rsidRPr="008961BA">
              <w:t>SAE</w:t>
            </w:r>
          </w:p>
        </w:tc>
        <w:tc>
          <w:tcPr>
            <w:tcW w:w="1143" w:type="pct"/>
          </w:tcPr>
          <w:p w14:paraId="75ABBA6A" w14:textId="77777777" w:rsidR="008834E5" w:rsidRDefault="00526A29" w:rsidP="00C56E3A">
            <w:pPr>
              <w:pStyle w:val="TableCellLeft10pt"/>
              <w:ind w:left="144" w:hanging="144"/>
            </w:pPr>
            <w:r w:rsidRPr="008961BA">
              <w:t>Report if:</w:t>
            </w:r>
          </w:p>
          <w:p w14:paraId="581B6D84" w14:textId="77777777" w:rsidR="008834E5" w:rsidRDefault="00526A29" w:rsidP="006E22BE">
            <w:pPr>
              <w:pStyle w:val="TableCellLeft10pt"/>
              <w:ind w:left="144" w:hanging="144"/>
            </w:pPr>
            <w:r w:rsidRPr="008961BA">
              <w:t>–</w:t>
            </w:r>
            <w:r w:rsidRPr="008961BA">
              <w:tab/>
              <w:t>due to protocol-specified intervention</w:t>
            </w:r>
          </w:p>
          <w:p w14:paraId="2F454848" w14:textId="77777777" w:rsidR="008834E5" w:rsidRDefault="00526A29" w:rsidP="006E22BE">
            <w:pPr>
              <w:pStyle w:val="TableCellLeft10pt"/>
              <w:ind w:left="144" w:hanging="144"/>
            </w:pPr>
            <w:r w:rsidRPr="008961BA">
              <w:t>–</w:t>
            </w:r>
            <w:r w:rsidRPr="008961BA">
              <w:tab/>
              <w:t>causes exclusion</w:t>
            </w:r>
          </w:p>
          <w:p w14:paraId="0FF2B824" w14:textId="77777777" w:rsidR="008834E5" w:rsidRPr="008961BA" w:rsidRDefault="00526A29" w:rsidP="006E22BE">
            <w:pPr>
              <w:pStyle w:val="TableCellLeft10pt"/>
              <w:ind w:left="144" w:hanging="144"/>
            </w:pPr>
            <w:r w:rsidRPr="008961BA">
              <w:t>–</w:t>
            </w:r>
            <w:r w:rsidRPr="008961BA">
              <w:tab/>
              <w:t>participant is receiving placebo run-in or other run-in treatment</w:t>
            </w:r>
          </w:p>
        </w:tc>
        <w:tc>
          <w:tcPr>
            <w:tcW w:w="1007" w:type="pct"/>
          </w:tcPr>
          <w:p w14:paraId="6D8F0994" w14:textId="77777777" w:rsidR="008834E5" w:rsidRPr="008961BA" w:rsidRDefault="00526A29" w:rsidP="006E22BE">
            <w:pPr>
              <w:pStyle w:val="TableCellLeft10pt"/>
            </w:pPr>
            <w:r w:rsidRPr="008961BA">
              <w:t>Report all</w:t>
            </w:r>
          </w:p>
        </w:tc>
        <w:tc>
          <w:tcPr>
            <w:tcW w:w="922" w:type="pct"/>
          </w:tcPr>
          <w:p w14:paraId="236F5E11" w14:textId="77777777" w:rsidR="008834E5" w:rsidRDefault="00526A29" w:rsidP="00C56E3A">
            <w:pPr>
              <w:pStyle w:val="TableCellLeft10pt"/>
              <w:ind w:left="144" w:hanging="144"/>
            </w:pPr>
            <w:r w:rsidRPr="008961BA">
              <w:t>Report if:</w:t>
            </w:r>
          </w:p>
          <w:p w14:paraId="027869DA" w14:textId="17FCFB7D" w:rsidR="008834E5" w:rsidRPr="008961BA" w:rsidRDefault="00526A29" w:rsidP="006E22BE">
            <w:pPr>
              <w:pStyle w:val="TableCellLeft10pt"/>
              <w:ind w:left="144" w:hanging="144"/>
            </w:pPr>
            <w:r w:rsidRPr="008961BA">
              <w:t>–</w:t>
            </w:r>
            <w:r w:rsidRPr="008961BA">
              <w:tab/>
              <w:t>drug</w:t>
            </w:r>
            <w:del w:id="3306" w:author="Powell, Deana" w:date="2026-03-05T15:34:00Z" w16du:dateUtc="2026-03-05T20:34:00Z">
              <w:r w:rsidR="00895D30" w:rsidRPr="008961BA">
                <w:delText xml:space="preserve">/vaccine </w:delText>
              </w:r>
            </w:del>
            <w:ins w:id="3307" w:author="Powell, Deana" w:date="2026-03-05T15:34:00Z" w16du:dateUtc="2026-03-05T20:34:00Z">
              <w:r w:rsidRPr="008961BA">
                <w:t>-</w:t>
              </w:r>
            </w:ins>
            <w:r w:rsidRPr="008961BA">
              <w:t>related.</w:t>
            </w:r>
            <w:r w:rsidRPr="008961BA">
              <w:br/>
              <w:t>(Follow ongoing to outcome)</w:t>
            </w:r>
          </w:p>
        </w:tc>
        <w:tc>
          <w:tcPr>
            <w:tcW w:w="829" w:type="pct"/>
          </w:tcPr>
          <w:p w14:paraId="60818219" w14:textId="77777777" w:rsidR="008834E5" w:rsidRPr="008961BA" w:rsidRDefault="00526A29" w:rsidP="006E22BE">
            <w:pPr>
              <w:pStyle w:val="TableCellLeft10pt"/>
            </w:pPr>
            <w:r w:rsidRPr="008961BA">
              <w:t>Within 24 hours of learning of event</w:t>
            </w:r>
          </w:p>
        </w:tc>
      </w:tr>
      <w:tr w:rsidR="00CA657C" w14:paraId="7D6B9540" w14:textId="77777777" w:rsidTr="00764AAA">
        <w:tc>
          <w:tcPr>
            <w:tcW w:w="1099" w:type="pct"/>
          </w:tcPr>
          <w:p w14:paraId="47485238" w14:textId="77777777" w:rsidR="008834E5" w:rsidRPr="008961BA" w:rsidRDefault="00526A29" w:rsidP="006E22BE">
            <w:pPr>
              <w:pStyle w:val="TableCellLeft10pt"/>
            </w:pPr>
            <w:r w:rsidRPr="008961BA">
              <w:t>Pregnancy/Lactation Exposure</w:t>
            </w:r>
          </w:p>
        </w:tc>
        <w:tc>
          <w:tcPr>
            <w:tcW w:w="1143" w:type="pct"/>
          </w:tcPr>
          <w:p w14:paraId="3C871200" w14:textId="77777777" w:rsidR="008834E5" w:rsidRDefault="00526A29" w:rsidP="00C56E3A">
            <w:pPr>
              <w:pStyle w:val="TableCellLeft10pt"/>
              <w:ind w:left="144" w:hanging="144"/>
            </w:pPr>
            <w:r w:rsidRPr="008961BA">
              <w:t>Report if:</w:t>
            </w:r>
          </w:p>
          <w:p w14:paraId="24CA53CE" w14:textId="77777777" w:rsidR="008834E5" w:rsidRPr="008961BA" w:rsidRDefault="00526A29" w:rsidP="006E22BE">
            <w:pPr>
              <w:pStyle w:val="TableCellLeft10pt"/>
              <w:ind w:left="144" w:hanging="144"/>
            </w:pPr>
            <w:r w:rsidRPr="008961BA">
              <w:t>–</w:t>
            </w:r>
            <w:r w:rsidRPr="008961BA">
              <w:tab/>
              <w:t xml:space="preserve"> participant has been exposed to any protocol-specified intervention (eg, procedure, washout, or run-in treatment including placebo run-in)</w:t>
            </w:r>
          </w:p>
          <w:p w14:paraId="00FDDC75" w14:textId="77777777" w:rsidR="008834E5" w:rsidRPr="008961BA" w:rsidRDefault="00526A29" w:rsidP="006E22BE">
            <w:pPr>
              <w:pStyle w:val="TableCellLeft10pt"/>
            </w:pPr>
            <w:r w:rsidRPr="008961BA">
              <w:t>Exception: A positive pregnancy test at the time of initial screening is not a reportable event.</w:t>
            </w:r>
          </w:p>
        </w:tc>
        <w:tc>
          <w:tcPr>
            <w:tcW w:w="1007" w:type="pct"/>
          </w:tcPr>
          <w:p w14:paraId="25FF2715" w14:textId="77777777" w:rsidR="008834E5" w:rsidRPr="008961BA" w:rsidRDefault="00526A29" w:rsidP="006E22BE">
            <w:pPr>
              <w:pStyle w:val="TableCellLeft10pt"/>
            </w:pPr>
            <w:r w:rsidRPr="008961BA">
              <w:t>Report all</w:t>
            </w:r>
          </w:p>
        </w:tc>
        <w:tc>
          <w:tcPr>
            <w:tcW w:w="922" w:type="pct"/>
          </w:tcPr>
          <w:p w14:paraId="488B1B69" w14:textId="77777777" w:rsidR="008834E5" w:rsidRPr="008961BA" w:rsidRDefault="00526A29" w:rsidP="006E22BE">
            <w:pPr>
              <w:pStyle w:val="TableCellLeft10pt"/>
            </w:pPr>
            <w:r w:rsidRPr="008961BA">
              <w:t>Previously reported – Follow to completion/‌termination; report outcome</w:t>
            </w:r>
          </w:p>
        </w:tc>
        <w:tc>
          <w:tcPr>
            <w:tcW w:w="829" w:type="pct"/>
          </w:tcPr>
          <w:p w14:paraId="1BA754C4" w14:textId="77777777" w:rsidR="008834E5" w:rsidRPr="008961BA" w:rsidRDefault="00526A29" w:rsidP="006E22BE">
            <w:pPr>
              <w:pStyle w:val="TableCellLeft10pt"/>
            </w:pPr>
            <w:r w:rsidRPr="008961BA">
              <w:t>Within 24 hours of learning of event</w:t>
            </w:r>
          </w:p>
        </w:tc>
      </w:tr>
      <w:tr w:rsidR="00CA657C" w14:paraId="3F0ECFCB" w14:textId="77777777" w:rsidTr="005E4CB7">
        <w:trPr>
          <w:ins w:id="3308" w:author="Powell, Deana" w:date="2026-03-05T15:34:00Z" w16du:dateUtc="2026-03-05T20:34:00Z"/>
        </w:trPr>
        <w:tc>
          <w:tcPr>
            <w:tcW w:w="1099" w:type="pct"/>
            <w:tcBorders>
              <w:top w:val="single" w:sz="6" w:space="0" w:color="auto"/>
              <w:left w:val="single" w:sz="6" w:space="0" w:color="auto"/>
              <w:bottom w:val="single" w:sz="6" w:space="0" w:color="auto"/>
              <w:right w:val="single" w:sz="6" w:space="0" w:color="auto"/>
            </w:tcBorders>
          </w:tcPr>
          <w:p w14:paraId="2349C558" w14:textId="77777777" w:rsidR="008834E5" w:rsidRPr="00AB0BE6" w:rsidRDefault="00526A29" w:rsidP="006E22BE">
            <w:pPr>
              <w:pStyle w:val="TableCellLeft10pt"/>
              <w:rPr>
                <w:ins w:id="3309" w:author="Powell, Deana" w:date="2026-03-05T15:34:00Z" w16du:dateUtc="2026-03-05T20:34:00Z"/>
              </w:rPr>
            </w:pPr>
            <w:ins w:id="3310" w:author="Powell, Deana" w:date="2026-03-05T15:34:00Z" w16du:dateUtc="2026-03-05T20:34:00Z">
              <w:r w:rsidRPr="00AB0BE6">
                <w:t>Potential DILI events meeting biochemical criteria of Hy’s Law (requires regulatory reporting) </w:t>
              </w:r>
            </w:ins>
          </w:p>
        </w:tc>
        <w:tc>
          <w:tcPr>
            <w:tcW w:w="1143" w:type="pct"/>
            <w:tcBorders>
              <w:top w:val="single" w:sz="6" w:space="0" w:color="auto"/>
              <w:left w:val="single" w:sz="6" w:space="0" w:color="auto"/>
              <w:bottom w:val="single" w:sz="6" w:space="0" w:color="auto"/>
              <w:right w:val="single" w:sz="6" w:space="0" w:color="auto"/>
            </w:tcBorders>
          </w:tcPr>
          <w:p w14:paraId="602475A4" w14:textId="77777777" w:rsidR="008834E5" w:rsidRPr="00AB0BE6" w:rsidRDefault="00526A29" w:rsidP="00AB0BE6">
            <w:pPr>
              <w:pStyle w:val="paragraph0"/>
              <w:spacing w:before="0" w:beforeAutospacing="0" w:after="0" w:afterAutospacing="0"/>
              <w:ind w:left="135" w:hanging="135"/>
              <w:textAlignment w:val="baseline"/>
              <w:divId w:val="1800688987"/>
              <w:rPr>
                <w:ins w:id="3311" w:author="Powell, Deana" w:date="2026-03-05T15:34:00Z" w16du:dateUtc="2026-03-05T20:34:00Z"/>
                <w:rFonts w:eastAsia="MS Gothic"/>
                <w:sz w:val="20"/>
              </w:rPr>
            </w:pPr>
            <w:ins w:id="3312" w:author="Powell, Deana" w:date="2026-03-05T15:34:00Z" w16du:dateUtc="2026-03-05T20:34:00Z">
              <w:r w:rsidRPr="00AB0BE6">
                <w:rPr>
                  <w:rFonts w:eastAsia="MS Gothic"/>
                  <w:sz w:val="20"/>
                </w:rPr>
                <w:t>Report if: </w:t>
              </w:r>
            </w:ins>
          </w:p>
          <w:p w14:paraId="71C20904" w14:textId="77777777" w:rsidR="008834E5" w:rsidRPr="00AB0BE6" w:rsidRDefault="00526A29" w:rsidP="00AB0BE6">
            <w:pPr>
              <w:pStyle w:val="paragraph0"/>
              <w:spacing w:before="0" w:beforeAutospacing="0" w:after="0" w:afterAutospacing="0"/>
              <w:ind w:left="135" w:hanging="135"/>
              <w:textAlignment w:val="baseline"/>
              <w:divId w:val="442116204"/>
              <w:rPr>
                <w:ins w:id="3313" w:author="Powell, Deana" w:date="2026-03-05T15:34:00Z" w16du:dateUtc="2026-03-05T20:34:00Z"/>
                <w:rFonts w:eastAsia="MS Gothic"/>
                <w:sz w:val="20"/>
              </w:rPr>
            </w:pPr>
            <w:ins w:id="3314" w:author="Powell, Deana" w:date="2026-03-05T15:34:00Z" w16du:dateUtc="2026-03-05T20:34:00Z">
              <w:r w:rsidRPr="00AB0BE6">
                <w:rPr>
                  <w:rFonts w:eastAsia="MS Gothic"/>
                  <w:sz w:val="20"/>
                </w:rPr>
                <w:t>–</w:t>
              </w:r>
              <w:r w:rsidRPr="00AB0BE6">
                <w:rPr>
                  <w:rFonts w:eastAsia="MS Gothic"/>
                  <w:sz w:val="20"/>
                </w:rPr>
                <w:tab/>
                <w:t>due to intervention </w:t>
              </w:r>
            </w:ins>
          </w:p>
          <w:p w14:paraId="3BE0C2A2" w14:textId="77777777" w:rsidR="008834E5" w:rsidRPr="00AB0BE6" w:rsidRDefault="00526A29" w:rsidP="00AB0BE6">
            <w:pPr>
              <w:pStyle w:val="TableCellLeft10pt"/>
              <w:ind w:left="144" w:hanging="144"/>
              <w:rPr>
                <w:ins w:id="3315" w:author="Powell, Deana" w:date="2026-03-05T15:34:00Z" w16du:dateUtc="2026-03-05T20:34:00Z"/>
              </w:rPr>
            </w:pPr>
            <w:ins w:id="3316" w:author="Powell, Deana" w:date="2026-03-05T15:34:00Z" w16du:dateUtc="2026-03-05T20:34:00Z">
              <w:r w:rsidRPr="00AB0BE6">
                <w:t>–</w:t>
              </w:r>
              <w:r w:rsidRPr="00AB0BE6">
                <w:tab/>
                <w:t>causes exclusion </w:t>
              </w:r>
            </w:ins>
          </w:p>
        </w:tc>
        <w:tc>
          <w:tcPr>
            <w:tcW w:w="1007" w:type="pct"/>
            <w:tcBorders>
              <w:top w:val="single" w:sz="6" w:space="0" w:color="auto"/>
              <w:left w:val="single" w:sz="6" w:space="0" w:color="auto"/>
              <w:bottom w:val="single" w:sz="6" w:space="0" w:color="auto"/>
              <w:right w:val="single" w:sz="6" w:space="0" w:color="auto"/>
            </w:tcBorders>
          </w:tcPr>
          <w:p w14:paraId="38979526" w14:textId="77777777" w:rsidR="008834E5" w:rsidRPr="00AB0BE6" w:rsidRDefault="00526A29" w:rsidP="00AB0BE6">
            <w:pPr>
              <w:pStyle w:val="paragraph0"/>
              <w:spacing w:before="0" w:beforeAutospacing="0" w:after="0" w:afterAutospacing="0"/>
              <w:ind w:left="135" w:hanging="135"/>
              <w:textAlignment w:val="baseline"/>
              <w:divId w:val="664669427"/>
              <w:rPr>
                <w:ins w:id="3317" w:author="Powell, Deana" w:date="2026-03-05T15:34:00Z" w16du:dateUtc="2026-03-05T20:34:00Z"/>
                <w:rFonts w:eastAsia="MS Gothic"/>
                <w:sz w:val="20"/>
              </w:rPr>
            </w:pPr>
            <w:ins w:id="3318" w:author="Powell, Deana" w:date="2026-03-05T15:34:00Z" w16du:dateUtc="2026-03-05T20:34:00Z">
              <w:r w:rsidRPr="00AB0BE6">
                <w:rPr>
                  <w:rFonts w:eastAsia="MS Gothic"/>
                  <w:sz w:val="20"/>
                </w:rPr>
                <w:t>Report </w:t>
              </w:r>
            </w:ins>
          </w:p>
          <w:p w14:paraId="2A41938B" w14:textId="77777777" w:rsidR="008834E5" w:rsidRPr="00AB0BE6" w:rsidRDefault="00526A29" w:rsidP="00AB0BE6">
            <w:pPr>
              <w:pStyle w:val="paragraph0"/>
              <w:spacing w:before="0" w:beforeAutospacing="0" w:after="0" w:afterAutospacing="0"/>
              <w:ind w:left="135" w:hanging="135"/>
              <w:textAlignment w:val="baseline"/>
              <w:divId w:val="1434397056"/>
              <w:rPr>
                <w:ins w:id="3319" w:author="Powell, Deana" w:date="2026-03-05T15:34:00Z" w16du:dateUtc="2026-03-05T20:34:00Z"/>
                <w:rFonts w:eastAsia="MS Gothic"/>
                <w:sz w:val="20"/>
              </w:rPr>
            </w:pPr>
            <w:ins w:id="3320" w:author="Powell, Deana" w:date="2026-03-05T15:34:00Z" w16du:dateUtc="2026-03-05T20:34:00Z">
              <w:r w:rsidRPr="008B110D">
                <w:rPr>
                  <w:rFonts w:eastAsia="MS Gothic"/>
                  <w:sz w:val="20"/>
                </w:rPr>
                <w:t>- regardless of suspected etiology</w:t>
              </w:r>
            </w:ins>
          </w:p>
          <w:p w14:paraId="30C612F0" w14:textId="77777777" w:rsidR="008834E5" w:rsidRPr="00AB0BE6" w:rsidRDefault="00526A29" w:rsidP="006E22BE">
            <w:pPr>
              <w:pStyle w:val="TableCellLeft10pt"/>
              <w:rPr>
                <w:ins w:id="3321" w:author="Powell, Deana" w:date="2026-03-05T15:34:00Z" w16du:dateUtc="2026-03-05T20:34:00Z"/>
              </w:rPr>
            </w:pPr>
            <w:ins w:id="3322" w:author="Powell, Deana" w:date="2026-03-05T15:34:00Z" w16du:dateUtc="2026-03-05T20:34:00Z">
              <w:r w:rsidRPr="00AB0BE6">
                <w:t>- to be reported as an ECI and SAE with OME criteria in the absence of other serious criteria </w:t>
              </w:r>
            </w:ins>
          </w:p>
        </w:tc>
        <w:tc>
          <w:tcPr>
            <w:tcW w:w="922" w:type="pct"/>
            <w:tcBorders>
              <w:top w:val="single" w:sz="6" w:space="0" w:color="auto"/>
              <w:left w:val="single" w:sz="6" w:space="0" w:color="auto"/>
              <w:bottom w:val="single" w:sz="6" w:space="0" w:color="auto"/>
              <w:right w:val="single" w:sz="6" w:space="0" w:color="auto"/>
            </w:tcBorders>
          </w:tcPr>
          <w:p w14:paraId="39D15A0E" w14:textId="77777777" w:rsidR="008834E5" w:rsidRPr="00AB0BE6" w:rsidRDefault="00526A29" w:rsidP="006E22BE">
            <w:pPr>
              <w:pStyle w:val="TableCellLeft10pt"/>
              <w:rPr>
                <w:ins w:id="3323" w:author="Powell, Deana" w:date="2026-03-05T15:34:00Z" w16du:dateUtc="2026-03-05T20:34:00Z"/>
              </w:rPr>
            </w:pPr>
            <w:ins w:id="3324" w:author="Powell, Deana" w:date="2026-03-05T15:34:00Z" w16du:dateUtc="2026-03-05T20:34:00Z">
              <w:r w:rsidRPr="00AB0BE6">
                <w:t>Previously reported – Follow to completion/‌termination; report outcome </w:t>
              </w:r>
            </w:ins>
          </w:p>
        </w:tc>
        <w:tc>
          <w:tcPr>
            <w:tcW w:w="829" w:type="pct"/>
            <w:tcBorders>
              <w:top w:val="single" w:sz="6" w:space="0" w:color="auto"/>
              <w:left w:val="single" w:sz="6" w:space="0" w:color="auto"/>
              <w:bottom w:val="single" w:sz="6" w:space="0" w:color="auto"/>
              <w:right w:val="single" w:sz="6" w:space="0" w:color="auto"/>
            </w:tcBorders>
          </w:tcPr>
          <w:p w14:paraId="2F788EE6" w14:textId="77777777" w:rsidR="008834E5" w:rsidRPr="00AB0BE6" w:rsidRDefault="00526A29" w:rsidP="006E22BE">
            <w:pPr>
              <w:pStyle w:val="TableCellLeft10pt"/>
              <w:rPr>
                <w:ins w:id="3325" w:author="Powell, Deana" w:date="2026-03-05T15:34:00Z" w16du:dateUtc="2026-03-05T20:34:00Z"/>
              </w:rPr>
            </w:pPr>
            <w:ins w:id="3326" w:author="Powell, Deana" w:date="2026-03-05T15:34:00Z" w16du:dateUtc="2026-03-05T20:34:00Z">
              <w:r w:rsidRPr="00AB0BE6">
                <w:t>Within 24 hours of learning of event </w:t>
              </w:r>
            </w:ins>
          </w:p>
        </w:tc>
      </w:tr>
      <w:tr w:rsidR="00CA657C" w14:paraId="2C6BAF3D" w14:textId="77777777" w:rsidTr="00764AAA">
        <w:tc>
          <w:tcPr>
            <w:tcW w:w="1099" w:type="pct"/>
          </w:tcPr>
          <w:p w14:paraId="3646681A" w14:textId="5F48A3BB" w:rsidR="008834E5" w:rsidRPr="008961BA" w:rsidRDefault="00526A29" w:rsidP="006E22BE">
            <w:pPr>
              <w:pStyle w:val="TableCellLeft10pt"/>
            </w:pPr>
            <w:r w:rsidRPr="008961BA">
              <w:t>ECI (</w:t>
            </w:r>
            <w:del w:id="3327" w:author="Powell, Deana" w:date="2026-03-05T15:34:00Z" w16du:dateUtc="2026-03-05T20:34:00Z">
              <w:r w:rsidR="00895D30" w:rsidRPr="008961BA">
                <w:delText>requir</w:delText>
              </w:r>
              <w:r w:rsidR="00895D30">
                <w:delText>ing</w:delText>
              </w:r>
            </w:del>
            <w:ins w:id="3328" w:author="Powell, Deana" w:date="2026-03-05T15:34:00Z" w16du:dateUtc="2026-03-05T20:34:00Z">
              <w:r w:rsidRPr="008961BA">
                <w:t>requires</w:t>
              </w:r>
            </w:ins>
            <w:r w:rsidRPr="008961BA">
              <w:t xml:space="preserve"> regulatory reporting)</w:t>
            </w:r>
          </w:p>
        </w:tc>
        <w:tc>
          <w:tcPr>
            <w:tcW w:w="1143" w:type="pct"/>
          </w:tcPr>
          <w:p w14:paraId="4614809E" w14:textId="77777777" w:rsidR="008834E5" w:rsidRDefault="00526A29" w:rsidP="00C56E3A">
            <w:pPr>
              <w:pStyle w:val="TableCellLeft10pt"/>
              <w:ind w:left="144" w:hanging="144"/>
            </w:pPr>
            <w:r w:rsidRPr="008961BA">
              <w:t>Report if:</w:t>
            </w:r>
          </w:p>
          <w:p w14:paraId="1B96F8B4" w14:textId="77777777" w:rsidR="008834E5" w:rsidRDefault="00526A29" w:rsidP="001A0333">
            <w:pPr>
              <w:pStyle w:val="TableCellLeft10pt"/>
              <w:ind w:left="144" w:hanging="144"/>
            </w:pPr>
            <w:r w:rsidRPr="008961BA">
              <w:t>–</w:t>
            </w:r>
            <w:r w:rsidRPr="008961BA">
              <w:tab/>
              <w:t>due to intervention</w:t>
            </w:r>
          </w:p>
          <w:p w14:paraId="09CFD9ED" w14:textId="77777777" w:rsidR="008834E5" w:rsidRPr="008961BA" w:rsidRDefault="00526A29" w:rsidP="001A0333">
            <w:pPr>
              <w:pStyle w:val="TableCellLeft10pt"/>
              <w:ind w:left="144" w:hanging="144"/>
            </w:pPr>
            <w:r w:rsidRPr="008961BA">
              <w:t>–</w:t>
            </w:r>
            <w:r w:rsidRPr="008961BA">
              <w:tab/>
              <w:t>causes exclusion</w:t>
            </w:r>
          </w:p>
        </w:tc>
        <w:tc>
          <w:tcPr>
            <w:tcW w:w="1007" w:type="pct"/>
          </w:tcPr>
          <w:p w14:paraId="05E805FC" w14:textId="77777777" w:rsidR="008834E5" w:rsidRDefault="00526A29" w:rsidP="00C56E3A">
            <w:pPr>
              <w:pStyle w:val="TableCellLeft10pt"/>
              <w:ind w:left="144" w:hanging="144"/>
            </w:pPr>
            <w:r w:rsidRPr="008961BA">
              <w:t>Report</w:t>
            </w:r>
          </w:p>
          <w:p w14:paraId="00BE150E" w14:textId="77777777" w:rsidR="006C482C" w:rsidRDefault="00526A29" w:rsidP="00806168">
            <w:pPr>
              <w:pStyle w:val="TableCellLeft10pt"/>
              <w:ind w:left="144" w:hanging="144"/>
              <w:rPr>
                <w:del w:id="3329" w:author="Powell, Deana" w:date="2026-03-05T15:34:00Z" w16du:dateUtc="2026-03-05T20:34:00Z"/>
              </w:rPr>
            </w:pPr>
            <w:r w:rsidRPr="008961BA">
              <w:t>–</w:t>
            </w:r>
            <w:r w:rsidRPr="008961BA">
              <w:tab/>
            </w:r>
            <w:del w:id="3330" w:author="Powell, Deana" w:date="2026-03-05T15:34:00Z" w16du:dateUtc="2026-03-05T20:34:00Z">
              <w:r w:rsidR="00895D30" w:rsidRPr="008961BA">
                <w:delText>potential DILI</w:delText>
              </w:r>
            </w:del>
          </w:p>
          <w:p w14:paraId="313A4075" w14:textId="173A5E94" w:rsidR="008834E5" w:rsidRPr="008961BA" w:rsidRDefault="00895D30" w:rsidP="001A0333">
            <w:pPr>
              <w:pStyle w:val="TableCellLeft10pt"/>
              <w:ind w:left="144" w:hanging="144"/>
            </w:pPr>
            <w:del w:id="3331" w:author="Powell, Deana" w:date="2026-03-05T15:34:00Z" w16du:dateUtc="2026-03-05T20:34:00Z">
              <w:r>
                <w:delText>–</w:delText>
              </w:r>
              <w:r>
                <w:tab/>
              </w:r>
              <w:r w:rsidRPr="008961BA">
                <w:delText>requir</w:delText>
              </w:r>
              <w:r>
                <w:delText>ing</w:delText>
              </w:r>
            </w:del>
            <w:ins w:id="3332" w:author="Powell, Deana" w:date="2026-03-05T15:34:00Z" w16du:dateUtc="2026-03-05T20:34:00Z">
              <w:r w:rsidR="00526A29" w:rsidRPr="008961BA">
                <w:t>requires</w:t>
              </w:r>
            </w:ins>
            <w:r w:rsidR="00526A29" w:rsidRPr="008961BA">
              <w:t xml:space="preserve"> regulatory reporting</w:t>
            </w:r>
          </w:p>
        </w:tc>
        <w:tc>
          <w:tcPr>
            <w:tcW w:w="922" w:type="pct"/>
          </w:tcPr>
          <w:p w14:paraId="22C78CEA" w14:textId="354B18DA" w:rsidR="008834E5" w:rsidRPr="008961BA" w:rsidRDefault="00895D30" w:rsidP="001A0333">
            <w:pPr>
              <w:pStyle w:val="TableCellLeft10pt"/>
            </w:pPr>
            <w:del w:id="3333" w:author="Powell, Deana" w:date="2026-03-05T15:34:00Z" w16du:dateUtc="2026-03-05T20:34:00Z">
              <w:r w:rsidRPr="008961BA">
                <w:delText>Not required</w:delText>
              </w:r>
            </w:del>
            <w:ins w:id="3334" w:author="Powell, Deana" w:date="2026-03-05T15:34:00Z" w16du:dateUtc="2026-03-05T20:34:00Z">
              <w:r w:rsidR="00526A29" w:rsidRPr="00AB0BE6">
                <w:t>Previously reported – Follow to completion/‌termination; report outcome</w:t>
              </w:r>
            </w:ins>
          </w:p>
        </w:tc>
        <w:tc>
          <w:tcPr>
            <w:tcW w:w="829" w:type="pct"/>
          </w:tcPr>
          <w:p w14:paraId="5C75C0A0" w14:textId="77777777" w:rsidR="008834E5" w:rsidRPr="008961BA" w:rsidRDefault="00526A29" w:rsidP="001A0333">
            <w:pPr>
              <w:pStyle w:val="TableCellLeft10pt"/>
            </w:pPr>
            <w:r w:rsidRPr="008961BA">
              <w:t>Within 24 hours of learning of event</w:t>
            </w:r>
          </w:p>
        </w:tc>
      </w:tr>
      <w:tr w:rsidR="00CA657C" w14:paraId="1584D0B4" w14:textId="77777777" w:rsidTr="00764AAA">
        <w:tc>
          <w:tcPr>
            <w:tcW w:w="1099" w:type="pct"/>
          </w:tcPr>
          <w:p w14:paraId="3A2E8D54" w14:textId="77777777" w:rsidR="008834E5" w:rsidRPr="008961BA" w:rsidRDefault="00526A29" w:rsidP="001A0333">
            <w:pPr>
              <w:pStyle w:val="TableCellLeft10pt"/>
            </w:pPr>
            <w:r w:rsidRPr="008961BA">
              <w:t>ECI (does not require regulatory reporting)</w:t>
            </w:r>
          </w:p>
        </w:tc>
        <w:tc>
          <w:tcPr>
            <w:tcW w:w="1143" w:type="pct"/>
          </w:tcPr>
          <w:p w14:paraId="26F0A503" w14:textId="77777777" w:rsidR="008834E5" w:rsidRDefault="00526A29" w:rsidP="00C56E3A">
            <w:pPr>
              <w:pStyle w:val="TableCellLeft10pt"/>
              <w:ind w:left="144" w:hanging="144"/>
            </w:pPr>
            <w:r w:rsidRPr="008961BA">
              <w:t>Report if:</w:t>
            </w:r>
          </w:p>
          <w:p w14:paraId="78F7213A" w14:textId="77777777" w:rsidR="008834E5" w:rsidRDefault="00526A29" w:rsidP="001A0333">
            <w:pPr>
              <w:pStyle w:val="TableCellLeft10pt"/>
              <w:ind w:left="144" w:hanging="144"/>
            </w:pPr>
            <w:r w:rsidRPr="008961BA">
              <w:t>–</w:t>
            </w:r>
            <w:r w:rsidRPr="008961BA">
              <w:tab/>
              <w:t>due to intervention</w:t>
            </w:r>
          </w:p>
          <w:p w14:paraId="3BC2B6AA" w14:textId="77777777" w:rsidR="008834E5" w:rsidRPr="008961BA" w:rsidRDefault="00526A29" w:rsidP="001A0333">
            <w:pPr>
              <w:pStyle w:val="TableCellLeft10pt"/>
              <w:ind w:left="144" w:hanging="144"/>
            </w:pPr>
            <w:r w:rsidRPr="008961BA">
              <w:t>–</w:t>
            </w:r>
            <w:r w:rsidRPr="008961BA">
              <w:tab/>
              <w:t>causes exclusion</w:t>
            </w:r>
          </w:p>
        </w:tc>
        <w:tc>
          <w:tcPr>
            <w:tcW w:w="1007" w:type="pct"/>
          </w:tcPr>
          <w:p w14:paraId="37E676B1" w14:textId="77777777" w:rsidR="008834E5" w:rsidRDefault="00526A29" w:rsidP="00C56E3A">
            <w:pPr>
              <w:pStyle w:val="TableCellLeft10pt"/>
              <w:ind w:left="144" w:hanging="144"/>
            </w:pPr>
            <w:r w:rsidRPr="008961BA">
              <w:t>Report</w:t>
            </w:r>
          </w:p>
          <w:p w14:paraId="1F644376" w14:textId="1D05344F" w:rsidR="008834E5" w:rsidRPr="008961BA" w:rsidRDefault="00526A29" w:rsidP="001A0333">
            <w:pPr>
              <w:pStyle w:val="TableCellLeft10pt"/>
              <w:ind w:left="144" w:hanging="144"/>
            </w:pPr>
            <w:r w:rsidRPr="008961BA">
              <w:t>–</w:t>
            </w:r>
            <w:r w:rsidRPr="008961BA">
              <w:tab/>
            </w:r>
            <w:del w:id="3335" w:author="Powell, Deana" w:date="2026-03-05T15:34:00Z" w16du:dateUtc="2026-03-05T20:34:00Z">
              <w:r w:rsidR="00895D30" w:rsidRPr="008961BA">
                <w:delText xml:space="preserve">non-DILI ECIs and </w:delText>
              </w:r>
            </w:del>
            <w:r w:rsidRPr="008961BA">
              <w:t>those not requiring regulatory reporting</w:t>
            </w:r>
          </w:p>
        </w:tc>
        <w:tc>
          <w:tcPr>
            <w:tcW w:w="922" w:type="pct"/>
          </w:tcPr>
          <w:p w14:paraId="647CD391" w14:textId="6BB47301" w:rsidR="008834E5" w:rsidRPr="008961BA" w:rsidRDefault="00895D30" w:rsidP="001A0333">
            <w:pPr>
              <w:pStyle w:val="TableCellLeft10pt"/>
            </w:pPr>
            <w:del w:id="3336" w:author="Powell, Deana" w:date="2026-03-05T15:34:00Z" w16du:dateUtc="2026-03-05T20:34:00Z">
              <w:r w:rsidRPr="008961BA">
                <w:delText>Not required</w:delText>
              </w:r>
            </w:del>
            <w:ins w:id="3337" w:author="Powell, Deana" w:date="2026-03-05T15:34:00Z" w16du:dateUtc="2026-03-05T20:34:00Z">
              <w:r w:rsidR="00526A29" w:rsidRPr="00FE13C7">
                <w:t>Previously reported – Follow to completion/‌termination; report outcome</w:t>
              </w:r>
            </w:ins>
          </w:p>
        </w:tc>
        <w:tc>
          <w:tcPr>
            <w:tcW w:w="829" w:type="pct"/>
          </w:tcPr>
          <w:p w14:paraId="23CD4961" w14:textId="77777777" w:rsidR="008834E5" w:rsidRPr="008961BA" w:rsidRDefault="00526A29" w:rsidP="001A0333">
            <w:pPr>
              <w:pStyle w:val="TableCellLeft10pt"/>
            </w:pPr>
            <w:r w:rsidRPr="00C9506D">
              <w:t>Within 5 calendar days of learning of event</w:t>
            </w:r>
            <w:ins w:id="3338" w:author="Powell, Deana" w:date="2026-03-05T15:34:00Z" w16du:dateUtc="2026-03-05T20:34:00Z">
              <w:r w:rsidRPr="00C9506D">
                <w:t xml:space="preserve"> (unless an SAE)</w:t>
              </w:r>
            </w:ins>
          </w:p>
        </w:tc>
      </w:tr>
      <w:tr w:rsidR="00CA657C" w14:paraId="043067F4" w14:textId="77777777" w:rsidTr="00764AAA">
        <w:tc>
          <w:tcPr>
            <w:tcW w:w="1099" w:type="pct"/>
          </w:tcPr>
          <w:p w14:paraId="2347414A" w14:textId="77777777" w:rsidR="008834E5" w:rsidRPr="008961BA" w:rsidRDefault="00526A29" w:rsidP="001A0333">
            <w:pPr>
              <w:pStyle w:val="TableCellLeft10pt"/>
            </w:pPr>
            <w:r w:rsidRPr="008961BA">
              <w:t>New Cancer (that is not the cancer under study)</w:t>
            </w:r>
          </w:p>
        </w:tc>
        <w:tc>
          <w:tcPr>
            <w:tcW w:w="1143" w:type="pct"/>
          </w:tcPr>
          <w:p w14:paraId="7FA07AB0" w14:textId="77777777" w:rsidR="008834E5" w:rsidRPr="008961BA" w:rsidRDefault="00526A29" w:rsidP="00C56E3A">
            <w:pPr>
              <w:pStyle w:val="TableCellLeft10pt"/>
              <w:ind w:left="144" w:hanging="144"/>
            </w:pPr>
            <w:r w:rsidRPr="008961BA">
              <w:t>Report if:</w:t>
            </w:r>
          </w:p>
          <w:p w14:paraId="4A8FA4BA" w14:textId="77777777" w:rsidR="008834E5" w:rsidRPr="008961BA" w:rsidRDefault="00526A29" w:rsidP="001A0333">
            <w:pPr>
              <w:pStyle w:val="TableCellLeft10pt"/>
              <w:ind w:left="144" w:hanging="144"/>
            </w:pPr>
            <w:r w:rsidRPr="008961BA">
              <w:t>–</w:t>
            </w:r>
            <w:r w:rsidRPr="008961BA">
              <w:tab/>
              <w:t>due to intervention</w:t>
            </w:r>
          </w:p>
          <w:p w14:paraId="03AF57E7" w14:textId="77777777" w:rsidR="008834E5" w:rsidRPr="008961BA" w:rsidRDefault="00526A29" w:rsidP="001A0333">
            <w:pPr>
              <w:pStyle w:val="TableCellLeft10pt"/>
              <w:ind w:left="144" w:hanging="144"/>
            </w:pPr>
            <w:r w:rsidRPr="008961BA">
              <w:t>–</w:t>
            </w:r>
            <w:r w:rsidRPr="008961BA">
              <w:tab/>
              <w:t>causes exclusion</w:t>
            </w:r>
          </w:p>
        </w:tc>
        <w:tc>
          <w:tcPr>
            <w:tcW w:w="1007" w:type="pct"/>
          </w:tcPr>
          <w:p w14:paraId="78CBF4B5" w14:textId="77777777" w:rsidR="008834E5" w:rsidRPr="008961BA" w:rsidRDefault="00526A29" w:rsidP="001A0333">
            <w:pPr>
              <w:pStyle w:val="TableCellLeft10pt"/>
            </w:pPr>
            <w:r w:rsidRPr="008961BA">
              <w:t>Report all</w:t>
            </w:r>
          </w:p>
        </w:tc>
        <w:tc>
          <w:tcPr>
            <w:tcW w:w="922" w:type="pct"/>
          </w:tcPr>
          <w:p w14:paraId="4377C202" w14:textId="77777777" w:rsidR="008834E5" w:rsidRPr="008961BA" w:rsidRDefault="00526A29" w:rsidP="001A0333">
            <w:pPr>
              <w:pStyle w:val="TableCellLeft10pt"/>
            </w:pPr>
            <w:r w:rsidRPr="008961BA">
              <w:t>Not required</w:t>
            </w:r>
          </w:p>
        </w:tc>
        <w:tc>
          <w:tcPr>
            <w:tcW w:w="829" w:type="pct"/>
          </w:tcPr>
          <w:p w14:paraId="645AA31C" w14:textId="77777777" w:rsidR="008834E5" w:rsidRPr="008961BA" w:rsidRDefault="00526A29" w:rsidP="001A0333">
            <w:pPr>
              <w:pStyle w:val="TableCellLeft10pt"/>
            </w:pPr>
            <w:r w:rsidRPr="008961BA">
              <w:t xml:space="preserve">Within 5 calendar days of learning of event (unless </w:t>
            </w:r>
            <w:ins w:id="3339" w:author="Powell, Deana" w:date="2026-03-05T15:34:00Z" w16du:dateUtc="2026-03-05T20:34:00Z">
              <w:r w:rsidRPr="008961BA">
                <w:t xml:space="preserve">an </w:t>
              </w:r>
            </w:ins>
            <w:r w:rsidRPr="008961BA">
              <w:t>SAE)</w:t>
            </w:r>
          </w:p>
        </w:tc>
      </w:tr>
      <w:tr w:rsidR="00CA657C" w14:paraId="20439CE5" w14:textId="77777777" w:rsidTr="00764AAA">
        <w:tc>
          <w:tcPr>
            <w:tcW w:w="1099" w:type="pct"/>
          </w:tcPr>
          <w:p w14:paraId="5010BC01" w14:textId="77777777" w:rsidR="008834E5" w:rsidRPr="008961BA" w:rsidRDefault="00526A29" w:rsidP="008961BA">
            <w:pPr>
              <w:pStyle w:val="TableCellLeft10pt"/>
            </w:pPr>
            <w:r w:rsidRPr="008961BA">
              <w:t>Overdose</w:t>
            </w:r>
          </w:p>
        </w:tc>
        <w:tc>
          <w:tcPr>
            <w:tcW w:w="1143" w:type="pct"/>
          </w:tcPr>
          <w:p w14:paraId="2D094D54" w14:textId="77777777" w:rsidR="008834E5" w:rsidRPr="008961BA" w:rsidRDefault="00526A29" w:rsidP="00C56E3A">
            <w:pPr>
              <w:pStyle w:val="TableCellLeft10pt"/>
              <w:ind w:left="144" w:hanging="144"/>
            </w:pPr>
            <w:r w:rsidRPr="008961BA">
              <w:t>Report if:</w:t>
            </w:r>
          </w:p>
          <w:p w14:paraId="58E8569F" w14:textId="04ACEDAF" w:rsidR="008834E5" w:rsidRPr="008961BA" w:rsidRDefault="00526A29" w:rsidP="00806168">
            <w:pPr>
              <w:pStyle w:val="TableCellLeft10pt"/>
              <w:ind w:left="144" w:hanging="144"/>
            </w:pPr>
            <w:r w:rsidRPr="008961BA">
              <w:t>–</w:t>
            </w:r>
            <w:r w:rsidRPr="008961BA">
              <w:tab/>
              <w:t xml:space="preserve">receiving placebo run-in or other run-in </w:t>
            </w:r>
            <w:del w:id="3340" w:author="Powell, Deana" w:date="2026-03-05T15:34:00Z" w16du:dateUtc="2026-03-05T20:34:00Z">
              <w:r w:rsidR="00895D30" w:rsidRPr="008961BA">
                <w:delText>treatment</w:delText>
              </w:r>
            </w:del>
            <w:ins w:id="3341" w:author="Powell, Deana" w:date="2026-03-05T15:34:00Z" w16du:dateUtc="2026-03-05T20:34:00Z">
              <w:r w:rsidRPr="008961BA">
                <w:t>medication</w:t>
              </w:r>
            </w:ins>
          </w:p>
        </w:tc>
        <w:tc>
          <w:tcPr>
            <w:tcW w:w="1007" w:type="pct"/>
          </w:tcPr>
          <w:p w14:paraId="644FFA0F" w14:textId="77777777" w:rsidR="008834E5" w:rsidRPr="008961BA" w:rsidRDefault="00526A29" w:rsidP="008961BA">
            <w:pPr>
              <w:pStyle w:val="TableCellLeft10pt"/>
            </w:pPr>
            <w:r w:rsidRPr="008961BA">
              <w:t>Report all</w:t>
            </w:r>
          </w:p>
        </w:tc>
        <w:tc>
          <w:tcPr>
            <w:tcW w:w="922" w:type="pct"/>
          </w:tcPr>
          <w:p w14:paraId="6B390BA8" w14:textId="77777777" w:rsidR="008834E5" w:rsidRPr="008961BA" w:rsidRDefault="00526A29" w:rsidP="008961BA">
            <w:pPr>
              <w:pStyle w:val="TableCellLeft10pt"/>
            </w:pPr>
            <w:r w:rsidRPr="008961BA">
              <w:t>Not required</w:t>
            </w:r>
          </w:p>
        </w:tc>
        <w:tc>
          <w:tcPr>
            <w:tcW w:w="829" w:type="pct"/>
          </w:tcPr>
          <w:p w14:paraId="06810FB1" w14:textId="77777777" w:rsidR="008834E5" w:rsidRPr="008961BA" w:rsidRDefault="00526A29" w:rsidP="008961BA">
            <w:pPr>
              <w:pStyle w:val="TableCellLeft10pt"/>
            </w:pPr>
            <w:r w:rsidRPr="008961BA">
              <w:t xml:space="preserve">Within 5 calendar days of learning of event (unless </w:t>
            </w:r>
            <w:ins w:id="3342" w:author="Powell, Deana" w:date="2026-03-05T15:34:00Z" w16du:dateUtc="2026-03-05T20:34:00Z">
              <w:r w:rsidRPr="008961BA">
                <w:t xml:space="preserve">an </w:t>
              </w:r>
            </w:ins>
            <w:r w:rsidRPr="008961BA">
              <w:t>SAE)</w:t>
            </w:r>
          </w:p>
        </w:tc>
      </w:tr>
      <w:tr w:rsidR="00CA657C" w14:paraId="1AAF6F4D" w14:textId="77777777" w:rsidTr="00764AAA">
        <w:tc>
          <w:tcPr>
            <w:tcW w:w="5000" w:type="pct"/>
            <w:gridSpan w:val="5"/>
          </w:tcPr>
          <w:p w14:paraId="5CE6BB61" w14:textId="77777777" w:rsidR="008834E5" w:rsidRPr="00AB0BE6" w:rsidRDefault="00526A29" w:rsidP="00AB0BE6">
            <w:pPr>
              <w:pStyle w:val="TableCellLeft10pt"/>
              <w:rPr>
                <w:sz w:val="18"/>
                <w:szCs w:val="18"/>
              </w:rPr>
            </w:pPr>
            <w:ins w:id="3343" w:author="Powell, Deana" w:date="2026-03-05T15:34:00Z" w16du:dateUtc="2026-03-05T20:34:00Z">
              <w:r w:rsidRPr="00AB0BE6">
                <w:rPr>
                  <w:sz w:val="18"/>
                  <w:szCs w:val="18"/>
                </w:rPr>
                <w:t xml:space="preserve">AE=adverse event; </w:t>
              </w:r>
            </w:ins>
            <w:r w:rsidRPr="00AB0BE6">
              <w:rPr>
                <w:sz w:val="18"/>
                <w:szCs w:val="18"/>
              </w:rPr>
              <w:t xml:space="preserve">DILI=drug-induced liver injury; ECI=event of clinical interest; NSAE=nonserious adverse event; </w:t>
            </w:r>
            <w:ins w:id="3344" w:author="Powell, Deana" w:date="2026-03-05T15:34:00Z" w16du:dateUtc="2026-03-05T20:34:00Z">
              <w:r w:rsidRPr="00AB0BE6">
                <w:rPr>
                  <w:sz w:val="18"/>
                  <w:szCs w:val="18"/>
                </w:rPr>
                <w:t xml:space="preserve">OME=other important medical event; </w:t>
              </w:r>
            </w:ins>
            <w:r w:rsidRPr="00AB0BE6">
              <w:rPr>
                <w:sz w:val="18"/>
                <w:szCs w:val="18"/>
              </w:rPr>
              <w:t>SAE=serious adverse event.</w:t>
            </w:r>
          </w:p>
        </w:tc>
      </w:tr>
    </w:tbl>
    <w:p w14:paraId="574DA880" w14:textId="77777777" w:rsidR="0074605C" w:rsidRPr="00463CF3" w:rsidRDefault="0074605C" w:rsidP="00916D84">
      <w:pPr>
        <w:pStyle w:val="ListEnd"/>
      </w:pPr>
    </w:p>
    <w:p w14:paraId="594613EF" w14:textId="77777777" w:rsidR="00EE328F" w:rsidRPr="00EE328F" w:rsidRDefault="00526A29" w:rsidP="0064358E">
      <w:pPr>
        <w:pStyle w:val="Heading3"/>
      </w:pPr>
      <w:bookmarkStart w:id="3345" w:name="_Toc212097047"/>
      <w:bookmarkStart w:id="3346" w:name="_Toc140132477"/>
      <w:r w:rsidRPr="00EE328F">
        <w:t>Method of Detecting AEs, SAEs, and Other Reportable Safety Events</w:t>
      </w:r>
      <w:bookmarkEnd w:id="3345"/>
      <w:bookmarkEnd w:id="3346"/>
    </w:p>
    <w:p w14:paraId="7077A511" w14:textId="77777777" w:rsidR="0074605C" w:rsidRDefault="00526A29" w:rsidP="00916D84">
      <w:pPr>
        <w:pStyle w:val="Paragraph"/>
      </w:pPr>
      <w:r>
        <w:t>Care will be taken not to introduce bias when detecting AEs and/or SAEs and other reportable safety events. Open-ended and nonleading verbal questioning of the participant is the preferred method to inquire about AE occurrence.</w:t>
      </w:r>
    </w:p>
    <w:p w14:paraId="390476EF" w14:textId="77777777" w:rsidR="00EE328F" w:rsidRPr="00EE328F" w:rsidRDefault="00526A29" w:rsidP="0064358E">
      <w:pPr>
        <w:pStyle w:val="Heading3"/>
      </w:pPr>
      <w:bookmarkStart w:id="3347" w:name="_Toc212097048"/>
      <w:bookmarkStart w:id="3348" w:name="_Toc140132478"/>
      <w:r w:rsidRPr="00EE328F">
        <w:t>Follow-up of AE, SAE, and Other Reportable Safety Event Information</w:t>
      </w:r>
      <w:bookmarkEnd w:id="3347"/>
      <w:bookmarkEnd w:id="3348"/>
    </w:p>
    <w:p w14:paraId="7B538F1B" w14:textId="66A1142C" w:rsidR="0074605C" w:rsidRDefault="002422EC">
      <w:pPr>
        <w:pStyle w:val="Paragraph"/>
      </w:pPr>
      <w:r>
        <w:t xml:space="preserve">After the initial AE/SAE report, the investigator is required to proactively follow each participant at subsequent visits/contacts. </w:t>
      </w:r>
      <w:del w:id="3349" w:author="Powell, Deana" w:date="2026-03-05T15:34:00Z" w16du:dateUtc="2026-03-05T20:34:00Z">
        <w:r w:rsidR="00D344B4" w:rsidRPr="00E51EFE">
          <w:delText xml:space="preserve">All AEs, </w:delText>
        </w:r>
      </w:del>
      <w:r>
        <w:t>SAEs</w:t>
      </w:r>
      <w:del w:id="3350" w:author="Powell, Deana" w:date="2026-03-05T15:34:00Z" w16du:dateUtc="2026-03-05T20:34:00Z">
        <w:r w:rsidR="00D344B4" w:rsidRPr="00E51EFE">
          <w:delText>,</w:delText>
        </w:r>
      </w:del>
      <w:r>
        <w:t xml:space="preserve"> and other reportable safety events, including</w:t>
      </w:r>
      <w:ins w:id="3351" w:author="Powell, Deana" w:date="2026-03-05T15:34:00Z" w16du:dateUtc="2026-03-05T20:34:00Z">
        <w:r>
          <w:t xml:space="preserve"> potential DILI events meeting biochemical criteria of Hy’s Law,</w:t>
        </w:r>
      </w:ins>
      <w:r>
        <w:t xml:space="preserve"> pregnancy and exposure during breastfeeding, ECIs, cancer, and overdose will be followed until resolution, stabilization, until the event is otherwise explained, or the participant is lost to follow-up (as defined in Section 7.3). </w:t>
      </w:r>
      <w:del w:id="3352" w:author="Powell, Deana" w:date="2026-03-05T15:34:00Z" w16du:dateUtc="2026-03-05T20:34:00Z">
        <w:r w:rsidR="00D344B4" w:rsidRPr="00AF46CA">
          <w:delText>In addition, the</w:delText>
        </w:r>
      </w:del>
      <w:ins w:id="3353" w:author="Powell, Deana" w:date="2026-03-05T15:34:00Z" w16du:dateUtc="2026-03-05T20:34:00Z">
        <w:r>
          <w:t>The</w:t>
        </w:r>
      </w:ins>
      <w:r>
        <w:t xml:space="preserve"> investigator will </w:t>
      </w:r>
      <w:ins w:id="3354" w:author="Powell, Deana" w:date="2026-03-05T15:34:00Z" w16du:dateUtc="2026-03-05T20:34:00Z">
        <w:r>
          <w:t xml:space="preserve">also </w:t>
        </w:r>
      </w:ins>
      <w:r>
        <w:t xml:space="preserve">make every attempt to follow </w:t>
      </w:r>
      <w:del w:id="3355" w:author="Powell, Deana" w:date="2026-03-05T15:34:00Z" w16du:dateUtc="2026-03-05T20:34:00Z">
        <w:r w:rsidR="00D344B4" w:rsidRPr="00AF46CA">
          <w:delText xml:space="preserve">all </w:delText>
        </w:r>
      </w:del>
      <w:r>
        <w:t xml:space="preserve">nonserious AEs that occur in </w:t>
      </w:r>
      <w:r w:rsidR="00526A29">
        <w:t>randomized</w:t>
      </w:r>
      <w:r>
        <w:t xml:space="preserve"> participants for outcome. Further information on follow-up procedures is given in Appendix 3.</w:t>
      </w:r>
    </w:p>
    <w:p w14:paraId="4FA5E84F" w14:textId="77777777" w:rsidR="00EE328F" w:rsidRPr="00EE328F" w:rsidRDefault="00526A29" w:rsidP="0064358E">
      <w:pPr>
        <w:pStyle w:val="Heading3"/>
      </w:pPr>
      <w:bookmarkStart w:id="3356" w:name="_Toc212097049"/>
      <w:bookmarkStart w:id="3357" w:name="_Toc140132479"/>
      <w:r w:rsidRPr="00EE328F">
        <w:t>Regulatory Reporting Requirements for SAE</w:t>
      </w:r>
      <w:bookmarkEnd w:id="3356"/>
      <w:bookmarkEnd w:id="3357"/>
    </w:p>
    <w:p w14:paraId="2ACDEEF3" w14:textId="77777777" w:rsidR="005C62BE" w:rsidRDefault="00526A29" w:rsidP="006A393B">
      <w:pPr>
        <w:pStyle w:val="Paragraph"/>
      </w:pPr>
      <w:r>
        <w:t>Prompt notification (within 24 hours) by the investigator to the Sponsor of SAE is essential so that legal obligations and ethical responsibilities toward the safety of participants and the safety of a study intervention under clinical investigation are met.</w:t>
      </w:r>
    </w:p>
    <w:p w14:paraId="3954A85C" w14:textId="77777777" w:rsidR="005C62BE" w:rsidRDefault="00526A29" w:rsidP="006A393B">
      <w:pPr>
        <w:pStyle w:val="Paragraph"/>
      </w:pPr>
      <w:r>
        <w:t>The Sponsor has a legal responsibility to notify both the local regulatory authority and other regulatory agencies about the safety of a study intervention under clinical investigation. The Sponsor will comply with country-specific regulatory requirements and global laws and regulations relating to safety reporting to regulatory authorities, IRB/IECs, and investigators.</w:t>
      </w:r>
    </w:p>
    <w:p w14:paraId="7FCBA138" w14:textId="77777777" w:rsidR="005C62BE" w:rsidRDefault="00526A29" w:rsidP="006A393B">
      <w:pPr>
        <w:pStyle w:val="Paragraph"/>
      </w:pPr>
      <w:r>
        <w:t>Investigator safety reports must be prepared for SUSARs according to local regulatory requirements and Sponsor policy and forwarded to investigators as necessary.</w:t>
      </w:r>
    </w:p>
    <w:p w14:paraId="41F4CC57" w14:textId="77777777" w:rsidR="005C62BE" w:rsidRDefault="00526A29" w:rsidP="006A393B">
      <w:pPr>
        <w:pStyle w:val="Paragraph"/>
      </w:pPr>
      <w:r>
        <w:t>An investigator who receives an investigator safety report describing an SAE or other specific safety information (eg, summary or listing of SAEs) from the Sponsor will file it along with the IB and will notify the IRB/IEC, if appropriate according to local requirements.</w:t>
      </w:r>
    </w:p>
    <w:p w14:paraId="67500E21" w14:textId="77777777" w:rsidR="005C62BE" w:rsidRDefault="00526A29" w:rsidP="006A393B">
      <w:pPr>
        <w:pStyle w:val="Paragraph"/>
        <w:rPr>
          <w:ins w:id="3358" w:author="Powell, Deana" w:date="2026-03-05T15:34:00Z" w16du:dateUtc="2026-03-05T20:34:00Z"/>
        </w:rPr>
      </w:pPr>
      <w:ins w:id="3359" w:author="Powell, Deana" w:date="2026-03-05T15:34:00Z" w16du:dateUtc="2026-03-05T20:34:00Z">
        <w:r w:rsidRPr="009424D5">
          <w:t>Note: To meet EU CTR requirements, the Sponsor will report SUSARs to the Eudravigilance database via E2B(R3) electronic ICSR form in compliance with CTR 536/2014.</w:t>
        </w:r>
      </w:ins>
    </w:p>
    <w:p w14:paraId="053AF0BE" w14:textId="77777777" w:rsidR="00EE328F" w:rsidRPr="00EE328F" w:rsidRDefault="00526A29" w:rsidP="0064358E">
      <w:pPr>
        <w:pStyle w:val="Heading3"/>
      </w:pPr>
      <w:bookmarkStart w:id="3360" w:name="_Toc212097050"/>
      <w:bookmarkStart w:id="3361" w:name="_Toc140132480"/>
      <w:r w:rsidRPr="00EE328F">
        <w:t>Pregnancy and Exposure During Breastfeeding</w:t>
      </w:r>
      <w:bookmarkEnd w:id="3360"/>
      <w:bookmarkEnd w:id="3361"/>
    </w:p>
    <w:p w14:paraId="413259F4" w14:textId="77777777" w:rsidR="0074605C" w:rsidRDefault="00526A29" w:rsidP="00916D84">
      <w:pPr>
        <w:pStyle w:val="Paragraph"/>
      </w:pPr>
      <w:r>
        <w:t>Although pregnancy and infant exposure during breastfeeding are not considered AEs, any pregnancy or infant exposure during breastfeeding in a participant (spontaneously reported to the investigator or their designee) or a pregnancy that occurs during the study in a nonparticipant whose sexual partner is a participant capable of producing ejaculate is reportable to the Sponsor.</w:t>
      </w:r>
    </w:p>
    <w:p w14:paraId="43B1B092" w14:textId="77777777" w:rsidR="0074605C" w:rsidRDefault="00526A29" w:rsidP="00916D84">
      <w:pPr>
        <w:pStyle w:val="Paragraph"/>
      </w:pPr>
      <w:r>
        <w:t>All reported pregnancies must be followed to the completion/termination of the pregnancy.</w:t>
      </w:r>
    </w:p>
    <w:p w14:paraId="12CF9D18" w14:textId="77777777" w:rsidR="0074605C" w:rsidRDefault="00526A29" w:rsidP="00916D84">
      <w:pPr>
        <w:pStyle w:val="Paragraph"/>
      </w:pPr>
      <w:r>
        <w:t>Any pregnancy complication will be reported as an AE or SAE.</w:t>
      </w:r>
    </w:p>
    <w:p w14:paraId="41CA6335" w14:textId="77777777" w:rsidR="0074605C" w:rsidRDefault="00526A29" w:rsidP="00916D84">
      <w:pPr>
        <w:pStyle w:val="Paragraph"/>
      </w:pPr>
      <w:r>
        <w:t>The medical reason (example: maternal health or fetal disease) for an elective termination of a pregnancy will be reported as an AE or SAE. Prenatal testing showing that the fetus will be born with severe abnormalities/congenital anomalies that leads to an elective termination of a pregnancy will be reported as an SAE for the fetus.</w:t>
      </w:r>
    </w:p>
    <w:p w14:paraId="0C4CB8A8" w14:textId="74C5B388" w:rsidR="004A5688" w:rsidRDefault="00526A29" w:rsidP="00916D84">
      <w:pPr>
        <w:pStyle w:val="Paragraph"/>
      </w:pPr>
      <w:r>
        <w:t>Pregnancy outcomes of ectopic pregnancy, spontaneous abortion, missed abortion, benign hydatidiform mole, blighted ovum, fetal death, intrauterine death, miscarriage, and stillbirth must be reported as serious events (Important Medical Events). If the pregnancy continues to term, the outcome (health of infant) must also be reported.</w:t>
      </w:r>
    </w:p>
    <w:p w14:paraId="41FBD275" w14:textId="56AA64DF" w:rsidR="0074605C" w:rsidRPr="004A5688" w:rsidRDefault="004A5688" w:rsidP="004A5688">
      <w:pPr>
        <w:rPr>
          <w:rFonts w:eastAsia="MS Gothic"/>
        </w:rPr>
      </w:pPr>
      <w:r>
        <w:br w:type="page"/>
      </w:r>
    </w:p>
    <w:p w14:paraId="7654B4AF" w14:textId="77777777" w:rsidR="00EE328F" w:rsidRDefault="00526A29" w:rsidP="00EE328F">
      <w:pPr>
        <w:pStyle w:val="Heading3"/>
      </w:pPr>
      <w:bookmarkStart w:id="3362" w:name="_Toc212097051"/>
      <w:bookmarkStart w:id="3363" w:name="_Toc140132481"/>
      <w:r w:rsidRPr="00EE328F">
        <w:t>Disease-related Events and/or Disease-related Outcomes Not Qualifying as AEs or SAEs</w:t>
      </w:r>
      <w:bookmarkEnd w:id="3362"/>
      <w:bookmarkEnd w:id="3363"/>
    </w:p>
    <w:p w14:paraId="2AA48B7F" w14:textId="77777777" w:rsidR="0074605C" w:rsidRDefault="00526A29" w:rsidP="00916D84">
      <w:pPr>
        <w:pStyle w:val="Paragraph"/>
      </w:pPr>
      <w:r>
        <w:t>Efficacy endpoints as outlined in this section will not be reported to the Sponsor as described in Section 8.4.1.</w:t>
      </w:r>
    </w:p>
    <w:p w14:paraId="05884C99" w14:textId="77777777" w:rsidR="0074605C" w:rsidRDefault="00526A29" w:rsidP="00916D84">
      <w:pPr>
        <w:pStyle w:val="Paragraph"/>
      </w:pPr>
      <w:r>
        <w:t>Specifically, the suspected/actual events covered in this exception include any event that is disease progression of the cancer under study.</w:t>
      </w:r>
    </w:p>
    <w:p w14:paraId="58EF4BAB" w14:textId="77777777" w:rsidR="0074605C" w:rsidRDefault="00526A29" w:rsidP="00916D84">
      <w:pPr>
        <w:pStyle w:val="Paragraph"/>
      </w:pPr>
      <w:r>
        <w:t>The Sponsor will ensure that unblinded aggregated efficacy endpoint events and safety data are monitored to safeguard the participants in the study.</w:t>
      </w:r>
    </w:p>
    <w:p w14:paraId="6F36C0E6" w14:textId="77777777" w:rsidR="00EE328F" w:rsidRPr="00EE328F" w:rsidRDefault="00526A29" w:rsidP="0064358E">
      <w:pPr>
        <w:pStyle w:val="Heading3"/>
      </w:pPr>
      <w:bookmarkStart w:id="3364" w:name="_Toc212097052"/>
      <w:bookmarkStart w:id="3365" w:name="_Toc140132482"/>
      <w:r w:rsidRPr="00EE328F">
        <w:t>Events of Clinical Interest</w:t>
      </w:r>
      <w:bookmarkEnd w:id="3364"/>
      <w:bookmarkEnd w:id="3365"/>
    </w:p>
    <w:p w14:paraId="22933955" w14:textId="77777777" w:rsidR="0074605C" w:rsidRPr="00916D84" w:rsidRDefault="00526A29" w:rsidP="00916D84">
      <w:pPr>
        <w:pStyle w:val="Paragraph"/>
      </w:pPr>
      <w:bookmarkStart w:id="3366" w:name="_Hlk137811816"/>
      <w:r w:rsidRPr="00916D84">
        <w:t>Selected serious and nonserious AEs are also known as ECIs and must be reported to the Sponsor.</w:t>
      </w:r>
    </w:p>
    <w:p w14:paraId="050B3C70" w14:textId="4C8FDB70" w:rsidR="0074605C" w:rsidRPr="00916D84" w:rsidRDefault="00895D30" w:rsidP="00916D84">
      <w:pPr>
        <w:pStyle w:val="Paragraph"/>
      </w:pPr>
      <w:del w:id="3367" w:author="Powell, Deana" w:date="2026-03-05T15:34:00Z" w16du:dateUtc="2026-03-05T20:34:00Z">
        <w:r w:rsidRPr="0057420F">
          <w:delText>Events of clinical interest</w:delText>
        </w:r>
      </w:del>
      <w:ins w:id="3368" w:author="Powell, Deana" w:date="2026-03-05T15:34:00Z" w16du:dateUtc="2026-03-05T20:34:00Z">
        <w:r w:rsidR="00526A29" w:rsidRPr="00916D84">
          <w:t>ECIs</w:t>
        </w:r>
      </w:ins>
      <w:r w:rsidR="00526A29" w:rsidRPr="00916D84">
        <w:t xml:space="preserve"> for this study include:</w:t>
      </w:r>
    </w:p>
    <w:p w14:paraId="1B1A3DE7" w14:textId="45E23067" w:rsidR="0074605C" w:rsidRPr="00916D84" w:rsidRDefault="00526A29" w:rsidP="00916D84">
      <w:pPr>
        <w:pStyle w:val="Paragraph"/>
        <w:rPr>
          <w:ins w:id="3369" w:author="Powell, Deana" w:date="2026-03-05T15:34:00Z" w16du:dateUtc="2026-03-05T20:34:00Z"/>
        </w:rPr>
      </w:pPr>
      <w:ins w:id="3370" w:author="Powell, Deana" w:date="2026-03-05T15:34:00Z" w16du:dateUtc="2026-03-05T20:34:00Z">
        <w:r w:rsidRPr="00916D84">
          <w:t xml:space="preserve">All potential DILI events meeting biochemical criteria of Hy’s Law will be reported to the Sponsor, regardless of suspected etiology, as both an ECI and SAE, with OME criteria in the absence of other SAE criteria, within 24 hours of learning of the event. </w:t>
        </w:r>
      </w:ins>
      <w:r w:rsidRPr="00916D84">
        <w:t xml:space="preserve">Potential DILI events </w:t>
      </w:r>
      <w:ins w:id="3371" w:author="Powell, Deana" w:date="2026-03-05T15:34:00Z" w16du:dateUtc="2026-03-05T20:34:00Z">
        <w:r w:rsidRPr="00916D84">
          <w:t xml:space="preserve">are </w:t>
        </w:r>
      </w:ins>
      <w:r w:rsidRPr="00916D84">
        <w:t>defined as</w:t>
      </w:r>
      <w:del w:id="3372" w:author="Powell, Deana" w:date="2026-03-05T15:34:00Z" w16du:dateUtc="2026-03-05T20:34:00Z">
        <w:r w:rsidR="00895D30">
          <w:delText xml:space="preserve"> a</w:delText>
        </w:r>
        <w:r w:rsidR="00895D30" w:rsidRPr="00F30116">
          <w:delText>n</w:delText>
        </w:r>
      </w:del>
      <w:ins w:id="3373" w:author="Powell, Deana" w:date="2026-03-05T15:34:00Z" w16du:dateUtc="2026-03-05T20:34:00Z">
        <w:r w:rsidRPr="00916D84">
          <w:t>:</w:t>
        </w:r>
      </w:ins>
    </w:p>
    <w:p w14:paraId="58C576A5" w14:textId="5396E682" w:rsidR="0074605C" w:rsidRDefault="00526A29">
      <w:pPr>
        <w:pStyle w:val="ListBullet"/>
        <w:rPr>
          <w:ins w:id="3374" w:author="Powell, Deana" w:date="2026-03-05T15:34:00Z" w16du:dateUtc="2026-03-05T20:34:00Z"/>
        </w:rPr>
      </w:pPr>
      <w:ins w:id="3375" w:author="Powell, Deana" w:date="2026-03-05T15:34:00Z" w16du:dateUtc="2026-03-05T20:34:00Z">
        <w:r>
          <w:t>An</w:t>
        </w:r>
      </w:ins>
      <w:r>
        <w:t xml:space="preserve"> elevated AST or ALT laboratory value that is greater than or equal to </w:t>
      </w:r>
      <w:del w:id="3376" w:author="Powell, Deana" w:date="2026-03-05T15:34:00Z" w16du:dateUtc="2026-03-05T20:34:00Z">
        <w:r w:rsidR="00895D30" w:rsidRPr="00F30116">
          <w:delText>3X</w:delText>
        </w:r>
      </w:del>
      <w:ins w:id="3377" w:author="Powell, Deana" w:date="2026-03-05T15:34:00Z" w16du:dateUtc="2026-03-05T20:34:00Z">
        <w:r>
          <w:t>3×</w:t>
        </w:r>
      </w:ins>
      <w:r>
        <w:t xml:space="preserve"> the ULN and</w:t>
      </w:r>
      <w:del w:id="3378" w:author="Powell, Deana" w:date="2026-03-05T15:34:00Z" w16du:dateUtc="2026-03-05T20:34:00Z">
        <w:r w:rsidR="00895D30" w:rsidRPr="00F30116">
          <w:delText xml:space="preserve"> an</w:delText>
        </w:r>
      </w:del>
      <w:ins w:id="3379" w:author="Powell, Deana" w:date="2026-03-05T15:34:00Z" w16du:dateUtc="2026-03-05T20:34:00Z">
        <w:r>
          <w:t>,</w:t>
        </w:r>
      </w:ins>
    </w:p>
    <w:p w14:paraId="2A658CD5" w14:textId="68DF7060" w:rsidR="0074605C" w:rsidRDefault="00526A29">
      <w:pPr>
        <w:pStyle w:val="ListBullet"/>
        <w:rPr>
          <w:ins w:id="3380" w:author="Powell, Deana" w:date="2026-03-05T15:34:00Z" w16du:dateUtc="2026-03-05T20:34:00Z"/>
        </w:rPr>
      </w:pPr>
      <w:ins w:id="3381" w:author="Powell, Deana" w:date="2026-03-05T15:34:00Z" w16du:dateUtc="2026-03-05T20:34:00Z">
        <w:r>
          <w:t>An</w:t>
        </w:r>
      </w:ins>
      <w:r>
        <w:t xml:space="preserve"> elevated total bilirubin laboratory value that is greater than or equal to </w:t>
      </w:r>
      <w:del w:id="3382" w:author="Powell, Deana" w:date="2026-03-05T15:34:00Z" w16du:dateUtc="2026-03-05T20:34:00Z">
        <w:r w:rsidR="00895D30" w:rsidRPr="00F30116">
          <w:delText>2X</w:delText>
        </w:r>
      </w:del>
      <w:ins w:id="3383" w:author="Powell, Deana" w:date="2026-03-05T15:34:00Z" w16du:dateUtc="2026-03-05T20:34:00Z">
        <w:r>
          <w:t>2×</w:t>
        </w:r>
      </w:ins>
      <w:r>
        <w:t xml:space="preserve"> the ULN and, </w:t>
      </w:r>
      <w:del w:id="3384" w:author="Powell, Deana" w:date="2026-03-05T15:34:00Z" w16du:dateUtc="2026-03-05T20:34:00Z">
        <w:r w:rsidR="00895D30" w:rsidRPr="00F30116">
          <w:delText>at</w:delText>
        </w:r>
      </w:del>
    </w:p>
    <w:p w14:paraId="14D888A5" w14:textId="5EE70763" w:rsidR="0074605C" w:rsidRDefault="00526A29">
      <w:pPr>
        <w:pStyle w:val="ListBullet"/>
        <w:rPr>
          <w:rFonts w:cs="Arial"/>
          <w:bCs/>
          <w:szCs w:val="48"/>
        </w:rPr>
      </w:pPr>
      <w:ins w:id="3385" w:author="Powell, Deana" w:date="2026-03-05T15:34:00Z" w16du:dateUtc="2026-03-05T20:34:00Z">
        <w:r>
          <w:t>At</w:t>
        </w:r>
      </w:ins>
      <w:r>
        <w:t xml:space="preserve"> the same time, an alkaline phosphatase laboratory value that is less than </w:t>
      </w:r>
      <w:del w:id="3386" w:author="Powell, Deana" w:date="2026-03-05T15:34:00Z" w16du:dateUtc="2026-03-05T20:34:00Z">
        <w:r w:rsidR="00895D30" w:rsidRPr="00F30116">
          <w:delText>2X</w:delText>
        </w:r>
      </w:del>
      <w:ins w:id="3387" w:author="Powell, Deana" w:date="2026-03-05T15:34:00Z" w16du:dateUtc="2026-03-05T20:34:00Z">
        <w:r>
          <w:t>2×</w:t>
        </w:r>
      </w:ins>
      <w:r>
        <w:t xml:space="preserve"> the ULN, </w:t>
      </w:r>
    </w:p>
    <w:p w14:paraId="51FEDD6F" w14:textId="77777777" w:rsidR="0074605C" w:rsidRDefault="0074605C">
      <w:pPr>
        <w:pStyle w:val="ListEnd"/>
      </w:pPr>
    </w:p>
    <w:p w14:paraId="3981CDB5" w14:textId="60134C1C" w:rsidR="0074605C" w:rsidRDefault="00895D30">
      <w:pPr>
        <w:pStyle w:val="Paragraph"/>
      </w:pPr>
      <w:del w:id="3388" w:author="Powell, Deana" w:date="2026-03-05T15:34:00Z" w16du:dateUtc="2026-03-05T20:34:00Z">
        <w:r w:rsidRPr="00F30116">
          <w:delText xml:space="preserve">as </w:delText>
        </w:r>
      </w:del>
      <w:r w:rsidR="00526A29">
        <w:t>determined by way of protocol-specified laboratory testing or unscheduled laboratory testing.*</w:t>
      </w:r>
    </w:p>
    <w:p w14:paraId="43BD5F30" w14:textId="77777777" w:rsidR="0074605C" w:rsidRDefault="00526A29">
      <w:pPr>
        <w:pStyle w:val="ListContinue"/>
      </w:pPr>
      <w:r>
        <w:t>*Note: These criteria are based on available regulatory guidance documents. The purpose of the criteria is to specify a threshold of abnormal hepatic tests that may require an additional evaluation for an underlying etiology. The study-site guidance for assessment and follow up of these criteria can be found in the Investigator Study File Binder (or equivalent).</w:t>
      </w:r>
    </w:p>
    <w:p w14:paraId="52F98463" w14:textId="77777777" w:rsidR="0074605C" w:rsidRDefault="00526A29">
      <w:pPr>
        <w:pStyle w:val="Paragraph"/>
        <w:rPr>
          <w:ins w:id="3389" w:author="Powell, Deana" w:date="2026-03-05T15:34:00Z" w16du:dateUtc="2026-03-05T20:34:00Z"/>
        </w:rPr>
      </w:pPr>
      <w:ins w:id="3390" w:author="Powell, Deana" w:date="2026-03-05T15:34:00Z" w16du:dateUtc="2026-03-05T20:34:00Z">
        <w:r>
          <w:t>Additional ECIs for this study include:</w:t>
        </w:r>
      </w:ins>
    </w:p>
    <w:p w14:paraId="49589C89" w14:textId="77777777" w:rsidR="0074605C" w:rsidRDefault="00526A29">
      <w:pPr>
        <w:pStyle w:val="ListParagraph"/>
        <w:numPr>
          <w:ilvl w:val="0"/>
          <w:numId w:val="7"/>
        </w:numPr>
      </w:pPr>
      <w:r>
        <w:t>Major hemorrhage: all serious hemorrhagic events, ≥Grade 3 hemorrhagic events, and CNS hemorrhages of any grade.</w:t>
      </w:r>
    </w:p>
    <w:p w14:paraId="677A140D" w14:textId="2D6FBC77" w:rsidR="0074605C" w:rsidRDefault="00526A29">
      <w:pPr>
        <w:pStyle w:val="ListParagraph"/>
        <w:numPr>
          <w:ilvl w:val="0"/>
          <w:numId w:val="7"/>
        </w:numPr>
      </w:pPr>
      <w:r>
        <w:t>≥Grade 3 TLS related to venetoclax</w:t>
      </w:r>
      <w:r w:rsidR="00EA658B">
        <w:t>.</w:t>
      </w:r>
    </w:p>
    <w:p w14:paraId="51602039" w14:textId="77777777" w:rsidR="0074605C" w:rsidRDefault="00526A29">
      <w:pPr>
        <w:pStyle w:val="ListParagraph"/>
        <w:numPr>
          <w:ilvl w:val="0"/>
          <w:numId w:val="7"/>
        </w:numPr>
      </w:pPr>
      <w:r>
        <w:t>Atrial fibrillation and atrial flutter of any grade; ventricular tachyarrhythmias (ventricular extrasystoles, ventricular fibrillation, ventricular tachycardia, ventricular arrhythmia, or ventricular tachyarrhythmia) of any grade.</w:t>
      </w:r>
    </w:p>
    <w:p w14:paraId="6FC0FAF4" w14:textId="77777777" w:rsidR="0074605C" w:rsidRDefault="0074605C">
      <w:pPr>
        <w:pStyle w:val="ListEnd"/>
      </w:pPr>
    </w:p>
    <w:p w14:paraId="59685115" w14:textId="77777777" w:rsidR="00EE328F" w:rsidRPr="00EE328F" w:rsidRDefault="00526A29" w:rsidP="0064358E">
      <w:pPr>
        <w:pStyle w:val="Heading2"/>
      </w:pPr>
      <w:bookmarkStart w:id="3391" w:name="_Toc212097053"/>
      <w:bookmarkStart w:id="3392" w:name="_Toc140132483"/>
      <w:bookmarkEnd w:id="3366"/>
      <w:r w:rsidRPr="00EE328F">
        <w:t>Treatment of Overdose</w:t>
      </w:r>
      <w:bookmarkEnd w:id="3391"/>
      <w:bookmarkEnd w:id="3392"/>
    </w:p>
    <w:p w14:paraId="11FB88F2" w14:textId="5E935B5C" w:rsidR="0074605C" w:rsidRDefault="00526A29" w:rsidP="00916D84">
      <w:pPr>
        <w:pStyle w:val="Paragraph"/>
      </w:pPr>
      <w:r>
        <w:t xml:space="preserve">For purposes of this study, an overdose will be defined as any dose exceeding the prescribed dose for nemtabrutinib, venetoclax, or rituximab. No specific information is available on the treatment of overdose of nemtabrutinib, and the participant should be observed closely for signs of toxicity. Appropriate supportive treatment should be provided if clinically indicated. If an AE is associated with an overdose of, nemtabrutinib the AE must be reported as a SAE, even if no other seriousness criteria are met. All reports of overdose associated with an AE must be reported by the investigator within 24 hours to the Sponsor either by electronic media or paper. If a dose of nemtabrutinib meeting the protocol definition of overdose is taken without any associated clinical symptoms or abnormal laboratory results, the overdose is reported as a non-serious </w:t>
      </w:r>
      <w:del w:id="3393" w:author="Powell, Deana" w:date="2026-03-05T15:34:00Z" w16du:dateUtc="2026-03-05T20:34:00Z">
        <w:r w:rsidR="00895D30" w:rsidRPr="00506B3C">
          <w:delText>ECI</w:delText>
        </w:r>
      </w:del>
      <w:ins w:id="3394" w:author="Powell, Deana" w:date="2026-03-05T15:34:00Z" w16du:dateUtc="2026-03-05T20:34:00Z">
        <w:r>
          <w:t>AE</w:t>
        </w:r>
      </w:ins>
      <w:r>
        <w:t>, using the terminology “accidental or intentional overdose without adverse effect</w:t>
      </w:r>
      <w:del w:id="3395" w:author="Powell, Deana" w:date="2026-03-05T15:34:00Z" w16du:dateUtc="2026-03-05T20:34:00Z">
        <w:r w:rsidR="00895D30" w:rsidRPr="00971DEE">
          <w:delText>.</w:delText>
        </w:r>
      </w:del>
      <w:ins w:id="3396" w:author="Powell, Deana" w:date="2026-03-05T15:34:00Z" w16du:dateUtc="2026-03-05T20:34:00Z">
        <w:r w:rsidR="00CD5026">
          <w:t>”</w:t>
        </w:r>
        <w:r>
          <w:t>.</w:t>
        </w:r>
      </w:ins>
      <w:r>
        <w:t xml:space="preserve"> In the event of overdose, the participant should be observed closely for signs of toxicity. Appropriate supportive treatment should be provided if clinically indicated.</w:t>
      </w:r>
    </w:p>
    <w:p w14:paraId="79C1581E" w14:textId="77777777" w:rsidR="0074605C" w:rsidRDefault="00526A29" w:rsidP="00916D84">
      <w:pPr>
        <w:pStyle w:val="Paragraph"/>
      </w:pPr>
      <w:r>
        <w:t>In the event of overdose with venetoclax, or rituximab, the current prescribing information should be consulted for supportive care and monitoring recommendations.</w:t>
      </w:r>
    </w:p>
    <w:p w14:paraId="095E7D8C" w14:textId="77777777" w:rsidR="00EE328F" w:rsidRPr="00EE328F" w:rsidRDefault="00526A29" w:rsidP="0064358E">
      <w:pPr>
        <w:pStyle w:val="Heading2"/>
      </w:pPr>
      <w:bookmarkStart w:id="3397" w:name="_Toc212097054"/>
      <w:bookmarkStart w:id="3398" w:name="_Toc140132484"/>
      <w:r w:rsidRPr="00EE328F">
        <w:t>Pharmacokinetics</w:t>
      </w:r>
      <w:bookmarkEnd w:id="3397"/>
      <w:bookmarkEnd w:id="3398"/>
    </w:p>
    <w:p w14:paraId="09032713" w14:textId="77777777" w:rsidR="0074605C" w:rsidRDefault="00526A29" w:rsidP="00916D84">
      <w:pPr>
        <w:pStyle w:val="Paragraph"/>
      </w:pPr>
      <w:r>
        <w:t>Blood samples will be obtained to measure PK of plasma concentrations of nemtabrutinib (Part 1 and 2) and venetoclax (Part 1). The nemtabrutinib and venetoclax concentration at planned visits and times will be summarized. Additionally, population PK analysis for nemtabrutinib and venetoclax and exposure-response analysis for nemtabrutinib to evaluate safety and efficacy endpoints may be conducted. Blood samples collected may be stored and further analysis may be performed, if required.</w:t>
      </w:r>
    </w:p>
    <w:p w14:paraId="58FEB4C1" w14:textId="77777777" w:rsidR="00DB5C5E" w:rsidRDefault="00526A29" w:rsidP="00916D84">
      <w:pPr>
        <w:pStyle w:val="Paragraph"/>
        <w:rPr>
          <w:ins w:id="3399" w:author="Powell, Deana" w:date="2026-03-05T15:34:00Z" w16du:dateUtc="2026-03-05T20:34:00Z"/>
        </w:rPr>
      </w:pPr>
      <w:ins w:id="3400" w:author="Powell, Deana" w:date="2026-03-05T15:34:00Z" w16du:dateUtc="2026-03-05T20:34:00Z">
        <w:r>
          <w:t>See Appendix 7 for country-specific requirements.</w:t>
        </w:r>
      </w:ins>
    </w:p>
    <w:p w14:paraId="3E693A70" w14:textId="77777777" w:rsidR="00EE328F" w:rsidRPr="00432C8C" w:rsidRDefault="00526A29" w:rsidP="00FB7985">
      <w:pPr>
        <w:pStyle w:val="Heading3"/>
        <w:rPr>
          <w:rStyle w:val="SuggestedOptional"/>
          <w:color w:val="auto"/>
        </w:rPr>
      </w:pPr>
      <w:bookmarkStart w:id="3401" w:name="_Toc212097055"/>
      <w:bookmarkStart w:id="3402" w:name="_Toc140132485"/>
      <w:r w:rsidRPr="00432C8C">
        <w:rPr>
          <w:rStyle w:val="SuggestedOptional"/>
          <w:color w:val="auto"/>
        </w:rPr>
        <w:t xml:space="preserve">Blood Collection for Plasma </w:t>
      </w:r>
      <w:r w:rsidR="00432C8C" w:rsidRPr="00432C8C">
        <w:t>Nemtabrutinib</w:t>
      </w:r>
      <w:bookmarkEnd w:id="3401"/>
      <w:bookmarkEnd w:id="3402"/>
    </w:p>
    <w:p w14:paraId="65F3AADC" w14:textId="77777777" w:rsidR="0074605C" w:rsidRDefault="00526A29" w:rsidP="00916D84">
      <w:pPr>
        <w:pStyle w:val="Paragraph"/>
      </w:pPr>
      <w:r>
        <w:t>Sample collection, storage, and shipment instructions for plasma samples will be provided in the Laboratory Manual.</w:t>
      </w:r>
    </w:p>
    <w:p w14:paraId="4FEEA166" w14:textId="77777777" w:rsidR="0074605C" w:rsidRDefault="00526A29" w:rsidP="00916D84">
      <w:pPr>
        <w:pStyle w:val="Paragraph"/>
      </w:pPr>
      <w:r>
        <w:t>PK samples will be collected for determination of nemtabrutinib concentration in Part 1 and Part 2 of the study. Anytime PK blood samples will be collected on Day 1 of Cycles 1 through 7. An additional set of anytime samples will be collected on Day 1 of Cycle 12 and Cycle 18.</w:t>
      </w:r>
    </w:p>
    <w:p w14:paraId="10B299FA" w14:textId="77777777" w:rsidR="0074605C" w:rsidRDefault="00526A29">
      <w:pPr>
        <w:pStyle w:val="Heading3"/>
        <w:tabs>
          <w:tab w:val="num" w:pos="1320"/>
        </w:tabs>
      </w:pPr>
      <w:bookmarkStart w:id="3403" w:name="_Toc212097056"/>
      <w:bookmarkStart w:id="3404" w:name="_Toc140132486"/>
      <w:r>
        <w:t>Blood Collection for Plasma Venetoclax (Part 1 Participants Only)</w:t>
      </w:r>
      <w:bookmarkEnd w:id="3403"/>
      <w:bookmarkEnd w:id="3404"/>
    </w:p>
    <w:p w14:paraId="2EC9D015" w14:textId="77777777" w:rsidR="0074605C" w:rsidRDefault="00526A29" w:rsidP="00916D84">
      <w:pPr>
        <w:pStyle w:val="Paragraph"/>
      </w:pPr>
      <w:r>
        <w:t>Sample collection, storage, and shipment instructions for plasma samples will be provided in the Laboratory Manual.</w:t>
      </w:r>
    </w:p>
    <w:p w14:paraId="0F407B51" w14:textId="77777777" w:rsidR="0074605C" w:rsidRPr="00916D84" w:rsidRDefault="00526A29" w:rsidP="00916D84">
      <w:pPr>
        <w:pStyle w:val="Paragraph"/>
        <w:rPr>
          <w:rStyle w:val="SuggestedOptional"/>
          <w:color w:val="auto"/>
        </w:rPr>
      </w:pPr>
      <w:r>
        <w:t xml:space="preserve">PK samples will be collected for determination of venetoclax concentration only in Part 1 of the study. PK blood samples will be collected predose on C2D1 and at 2, 4, and 6 hours post dose </w:t>
      </w:r>
      <w:ins w:id="3405" w:author="Powell, Deana" w:date="2026-03-05T15:34:00Z" w16du:dateUtc="2026-03-05T20:34:00Z">
        <w:r>
          <w:t xml:space="preserve">(±30 minutes) </w:t>
        </w:r>
      </w:ins>
      <w:r>
        <w:t xml:space="preserve">on C2D1. An additional predose sample will be collected on C3D1. Anytime samples will be collected on </w:t>
      </w:r>
      <w:bookmarkStart w:id="3406" w:name="_Hlk107989152"/>
      <w:r>
        <w:t xml:space="preserve">Day 1 of Cycle 4 through Cycle 7, and again on Day 1 of Cycle 12 and </w:t>
      </w:r>
      <w:bookmarkEnd w:id="3406"/>
      <w:r>
        <w:t>Cycle 18.</w:t>
      </w:r>
    </w:p>
    <w:p w14:paraId="37C7830E" w14:textId="77777777" w:rsidR="00EE328F" w:rsidRPr="00EE328F" w:rsidRDefault="00526A29" w:rsidP="00FB7985">
      <w:pPr>
        <w:pStyle w:val="Heading2"/>
      </w:pPr>
      <w:bookmarkStart w:id="3407" w:name="_Toc212097057"/>
      <w:bookmarkStart w:id="3408" w:name="_Toc140132487"/>
      <w:r w:rsidRPr="00EE328F">
        <w:t>Pharmacodynamics</w:t>
      </w:r>
      <w:bookmarkEnd w:id="3407"/>
      <w:bookmarkEnd w:id="3408"/>
    </w:p>
    <w:p w14:paraId="7BFB8580" w14:textId="77777777" w:rsidR="0074605C" w:rsidRDefault="00526A29" w:rsidP="00916D84">
      <w:pPr>
        <w:pStyle w:val="Paragraph"/>
      </w:pPr>
      <w:r>
        <w:t>Pharmacodynamic markers will not be evaluated in this study.</w:t>
      </w:r>
    </w:p>
    <w:p w14:paraId="7B3D8265" w14:textId="77777777" w:rsidR="00693249" w:rsidRPr="00693249" w:rsidRDefault="00526A29" w:rsidP="00693249">
      <w:pPr>
        <w:pStyle w:val="Heading2"/>
      </w:pPr>
      <w:bookmarkStart w:id="3409" w:name="_Toc212097058"/>
      <w:bookmarkStart w:id="3410" w:name="_Toc140132488"/>
      <w:r w:rsidRPr="00EE328F">
        <w:t>Biomarkers</w:t>
      </w:r>
      <w:bookmarkEnd w:id="3409"/>
      <w:bookmarkEnd w:id="3410"/>
    </w:p>
    <w:p w14:paraId="01C0697C" w14:textId="77777777" w:rsidR="0074605C" w:rsidRDefault="00526A29" w:rsidP="00916D84">
      <w:pPr>
        <w:pStyle w:val="Paragraph"/>
      </w:pPr>
      <w:r>
        <w:t>To identify novel biomarkers, the following biospecimens to support exploratory analyses of cellular components (eg, protein, RNA, DNA, metabolites) and other circulating molecules will be collected from all participants in this study as specified in the SoA:</w:t>
      </w:r>
    </w:p>
    <w:p w14:paraId="4D9B7936" w14:textId="5624B076" w:rsidR="0074605C" w:rsidRDefault="00895D30">
      <w:pPr>
        <w:pStyle w:val="ListBullet"/>
      </w:pPr>
      <w:del w:id="3411" w:author="Powell, Deana" w:date="2026-03-05T15:34:00Z" w16du:dateUtc="2026-03-05T20:34:00Z">
        <w:r>
          <w:delText xml:space="preserve">Tumor </w:delText>
        </w:r>
        <w:r w:rsidR="00164D80">
          <w:delText>tissue</w:delText>
        </w:r>
      </w:del>
      <w:ins w:id="3412" w:author="Powell, Deana" w:date="2026-03-05T15:34:00Z" w16du:dateUtc="2026-03-05T20:34:00Z">
        <w:r w:rsidR="00526A29">
          <w:t>Tissue for Biomarkers</w:t>
        </w:r>
      </w:ins>
      <w:r w:rsidR="00526A29">
        <w:t xml:space="preserve"> </w:t>
      </w:r>
    </w:p>
    <w:p w14:paraId="6085EB2D" w14:textId="5892891D" w:rsidR="0074605C" w:rsidRDefault="00526A29">
      <w:pPr>
        <w:pStyle w:val="ListBullet"/>
      </w:pPr>
      <w:r>
        <w:t xml:space="preserve">Blood for </w:t>
      </w:r>
      <w:del w:id="3413" w:author="Powell, Deana" w:date="2026-03-05T15:34:00Z" w16du:dateUtc="2026-03-05T20:34:00Z">
        <w:r w:rsidR="00895D30">
          <w:delText>del</w:delText>
        </w:r>
        <w:r w:rsidR="00D70EAE">
          <w:delText xml:space="preserve">etion </w:delText>
        </w:r>
        <w:r w:rsidR="00895D30">
          <w:delText>17p</w:delText>
        </w:r>
        <w:r w:rsidR="00D70EAE">
          <w:delText xml:space="preserve"> and 11q</w:delText>
        </w:r>
        <w:r w:rsidR="00895D30">
          <w:delText xml:space="preserve"> status</w:delText>
        </w:r>
        <w:r w:rsidR="00F75D1D">
          <w:delText xml:space="preserve"> (FISH)</w:delText>
        </w:r>
      </w:del>
      <w:ins w:id="3414" w:author="Powell, Deana" w:date="2026-03-05T15:34:00Z" w16du:dateUtc="2026-03-05T20:34:00Z">
        <w:r>
          <w:t xml:space="preserve">Cytogenetics </w:t>
        </w:r>
      </w:ins>
    </w:p>
    <w:p w14:paraId="0C9C1709" w14:textId="77777777" w:rsidR="0074605C" w:rsidRDefault="00526A29">
      <w:pPr>
        <w:pStyle w:val="ListBullet"/>
      </w:pPr>
      <w:r>
        <w:t>Bone marrow aspirate for biomarkers</w:t>
      </w:r>
    </w:p>
    <w:p w14:paraId="5B2C6725" w14:textId="77777777" w:rsidR="0074605C" w:rsidRDefault="00526A29">
      <w:pPr>
        <w:pStyle w:val="ListBullet"/>
      </w:pPr>
      <w:r>
        <w:t>Blood for genetic analysis</w:t>
      </w:r>
    </w:p>
    <w:p w14:paraId="517DDD18" w14:textId="77777777" w:rsidR="0074605C" w:rsidRDefault="00526A29">
      <w:pPr>
        <w:pStyle w:val="ListBullet"/>
      </w:pPr>
      <w:r>
        <w:t xml:space="preserve">Blood for genomic profiling </w:t>
      </w:r>
    </w:p>
    <w:p w14:paraId="6497B5B6" w14:textId="77777777" w:rsidR="0074605C" w:rsidRDefault="00526A29">
      <w:pPr>
        <w:pStyle w:val="ListBullet"/>
      </w:pPr>
      <w:r>
        <w:t xml:space="preserve">Blood for serum biomarkers </w:t>
      </w:r>
    </w:p>
    <w:p w14:paraId="2B22F8B6" w14:textId="77777777" w:rsidR="0074605C" w:rsidRDefault="00526A29">
      <w:pPr>
        <w:pStyle w:val="ListBullet"/>
      </w:pPr>
      <w:r>
        <w:t>Blood for MRD biomarker analysis</w:t>
      </w:r>
    </w:p>
    <w:p w14:paraId="77AC1FAD" w14:textId="77777777" w:rsidR="0074605C" w:rsidRDefault="0074605C">
      <w:pPr>
        <w:pStyle w:val="ListEnd"/>
      </w:pPr>
    </w:p>
    <w:p w14:paraId="21482D94" w14:textId="08A30D1B" w:rsidR="0074605C" w:rsidRDefault="00526A29" w:rsidP="00916D84">
      <w:pPr>
        <w:pStyle w:val="Paragraph"/>
      </w:pPr>
      <w:r>
        <w:t xml:space="preserve">Sample collection, storage and shipment instructions for the exploratory biomarker specimens will be provided in the </w:t>
      </w:r>
      <w:del w:id="3415" w:author="Powell, Deana" w:date="2026-03-05T15:34:00Z" w16du:dateUtc="2026-03-05T20:34:00Z">
        <w:r w:rsidR="00895D30" w:rsidRPr="009E2BF9">
          <w:delText>laboratory manua</w:delText>
        </w:r>
        <w:r w:rsidR="00895D30">
          <w:delText>l</w:delText>
        </w:r>
      </w:del>
      <w:ins w:id="3416" w:author="Powell, Deana" w:date="2026-03-05T15:34:00Z" w16du:dateUtc="2026-03-05T20:34:00Z">
        <w:r w:rsidR="0091191C">
          <w:t>L</w:t>
        </w:r>
        <w:r>
          <w:t xml:space="preserve">aboratory </w:t>
        </w:r>
        <w:r w:rsidR="0091191C">
          <w:t>M</w:t>
        </w:r>
        <w:r>
          <w:t>anual</w:t>
        </w:r>
      </w:ins>
      <w:r>
        <w:t>.</w:t>
      </w:r>
    </w:p>
    <w:p w14:paraId="690958CF" w14:textId="77777777" w:rsidR="0074605C" w:rsidRDefault="00526A29" w:rsidP="00916D84">
      <w:pPr>
        <w:pStyle w:val="Paragraph"/>
      </w:pPr>
      <w:r>
        <w:t>A summary of samples required, and time points are provided in Appendix 14.</w:t>
      </w:r>
    </w:p>
    <w:p w14:paraId="26A0F96F" w14:textId="77777777" w:rsidR="0074605C" w:rsidRDefault="00526A29" w:rsidP="00916D84">
      <w:pPr>
        <w:pStyle w:val="Paragraph"/>
      </w:pPr>
      <w:r>
        <w:t>See Appendix 7 for country-specific requirements.</w:t>
      </w:r>
    </w:p>
    <w:p w14:paraId="088DD0F3" w14:textId="77777777" w:rsidR="00EE328F" w:rsidRPr="00577304" w:rsidRDefault="00526A29" w:rsidP="00FB7985">
      <w:pPr>
        <w:pStyle w:val="Heading3"/>
        <w:rPr>
          <w:rStyle w:val="SuggestedOptional"/>
          <w:color w:val="auto"/>
        </w:rPr>
      </w:pPr>
      <w:bookmarkStart w:id="3417" w:name="_Toc212097059"/>
      <w:bookmarkStart w:id="3418" w:name="_Toc140132489"/>
      <w:r w:rsidRPr="00577304">
        <w:rPr>
          <w:rStyle w:val="SuggestedOptional"/>
          <w:color w:val="auto"/>
        </w:rPr>
        <w:t>Planned Genetic Analysis Sample Collection</w:t>
      </w:r>
      <w:bookmarkEnd w:id="3417"/>
      <w:bookmarkEnd w:id="3418"/>
    </w:p>
    <w:p w14:paraId="4395A18A" w14:textId="35930318" w:rsidR="0074605C" w:rsidRDefault="002422EC">
      <w:pPr>
        <w:pStyle w:val="Paragraph"/>
      </w:pPr>
      <w:r>
        <w:t xml:space="preserve">The </w:t>
      </w:r>
      <w:del w:id="3419" w:author="Powell, Deana" w:date="2026-03-05T15:34:00Z" w16du:dateUtc="2026-03-05T20:34:00Z">
        <w:r w:rsidR="00895D30">
          <w:delText>p</w:delText>
        </w:r>
        <w:r w:rsidR="00895D30" w:rsidRPr="00076994">
          <w:delText>lan</w:delText>
        </w:r>
        <w:r w:rsidR="00895D30">
          <w:delText xml:space="preserve">ned </w:delText>
        </w:r>
      </w:del>
      <w:r>
        <w:t xml:space="preserve">genetic analysis </w:t>
      </w:r>
      <w:del w:id="3420" w:author="Powell, Deana" w:date="2026-03-05T15:34:00Z" w16du:dateUtc="2026-03-05T20:34:00Z">
        <w:r w:rsidR="00895D30" w:rsidRPr="00076994">
          <w:delText>sample</w:delText>
        </w:r>
      </w:del>
      <w:ins w:id="3421" w:author="Powell, Deana" w:date="2026-03-05T15:34:00Z" w16du:dateUtc="2026-03-05T20:34:00Z">
        <w:r>
          <w:t>specimen</w:t>
        </w:r>
      </w:ins>
      <w:r>
        <w:t xml:space="preserve"> should be </w:t>
      </w:r>
      <w:del w:id="3422" w:author="Powell, Deana" w:date="2026-03-05T15:34:00Z" w16du:dateUtc="2026-03-05T20:34:00Z">
        <w:r w:rsidR="00895D30" w:rsidRPr="00076994">
          <w:delText>drawn</w:delText>
        </w:r>
      </w:del>
      <w:ins w:id="3423" w:author="Powell, Deana" w:date="2026-03-05T15:34:00Z" w16du:dateUtc="2026-03-05T20:34:00Z">
        <w:r>
          <w:t>collected</w:t>
        </w:r>
      </w:ins>
      <w:r>
        <w:t xml:space="preserve"> for </w:t>
      </w:r>
      <w:del w:id="3424" w:author="Powell, Deana" w:date="2026-03-05T15:34:00Z" w16du:dateUtc="2026-03-05T20:34:00Z">
        <w:r w:rsidR="00895D30" w:rsidRPr="00076994">
          <w:delText>planned</w:delText>
        </w:r>
      </w:del>
      <w:ins w:id="3425" w:author="Powell, Deana" w:date="2026-03-05T15:34:00Z" w16du:dateUtc="2026-03-05T20:34:00Z">
        <w:r>
          <w:t>the</w:t>
        </w:r>
      </w:ins>
      <w:r>
        <w:t xml:space="preserve"> analysis of the association between genetic variants in DNA and drug response. This </w:t>
      </w:r>
      <w:del w:id="3426" w:author="Powell, Deana" w:date="2026-03-05T15:34:00Z" w16du:dateUtc="2026-03-05T20:34:00Z">
        <w:r w:rsidR="00895D30" w:rsidRPr="00076994">
          <w:delText>sample</w:delText>
        </w:r>
      </w:del>
      <w:ins w:id="3427" w:author="Powell, Deana" w:date="2026-03-05T15:34:00Z" w16du:dateUtc="2026-03-05T20:34:00Z">
        <w:r>
          <w:t>specimen</w:t>
        </w:r>
      </w:ins>
      <w:r>
        <w:t xml:space="preserve"> will not be collected </w:t>
      </w:r>
      <w:ins w:id="3428" w:author="Powell, Deana" w:date="2026-03-05T15:34:00Z" w16du:dateUtc="2026-03-05T20:34:00Z">
        <w:r>
          <w:t xml:space="preserve">as mandatory </w:t>
        </w:r>
      </w:ins>
      <w:r>
        <w:t xml:space="preserve">at the site if </w:t>
      </w:r>
      <w:del w:id="3429" w:author="Powell, Deana" w:date="2026-03-05T15:34:00Z" w16du:dateUtc="2026-03-05T20:34:00Z">
        <w:r w:rsidR="00895D30" w:rsidRPr="00076994">
          <w:delText xml:space="preserve">there is either a local law or regulation prohibiting collection, or if </w:delText>
        </w:r>
      </w:del>
      <w:r>
        <w:t xml:space="preserve">the IRB/IEC does not approve the collection </w:t>
      </w:r>
      <w:del w:id="3430" w:author="Powell, Deana" w:date="2026-03-05T15:34:00Z" w16du:dateUtc="2026-03-05T20:34:00Z">
        <w:r w:rsidR="00895D30" w:rsidRPr="00076994">
          <w:delText>of the sample for these purposes.</w:delText>
        </w:r>
      </w:del>
      <w:ins w:id="3431" w:author="Powell, Deana" w:date="2026-03-05T15:34:00Z" w16du:dateUtc="2026-03-05T20:34:00Z">
        <w:r>
          <w:t>based on a local law or regulation.</w:t>
        </w:r>
      </w:ins>
      <w:bookmarkStart w:id="3432" w:name="_Hlk192598627"/>
      <w:bookmarkEnd w:id="3432"/>
      <w:r>
        <w:t xml:space="preserve"> If the </w:t>
      </w:r>
      <w:del w:id="3433" w:author="Powell, Deana" w:date="2026-03-05T15:34:00Z" w16du:dateUtc="2026-03-05T20:34:00Z">
        <w:r w:rsidR="00895D30" w:rsidRPr="00076994">
          <w:delText>sample</w:delText>
        </w:r>
      </w:del>
      <w:ins w:id="3434" w:author="Powell, Deana" w:date="2026-03-05T15:34:00Z" w16du:dateUtc="2026-03-05T20:34:00Z">
        <w:r>
          <w:t>genetic analysis specimen is not approved as mandatory, this specimen can be collected under a separate optional informed consent. If the specimen</w:t>
        </w:r>
      </w:ins>
      <w:r>
        <w:t xml:space="preserve"> is collected, leftover extracted DNA will be stored for FBR if the participant provides documented informed consent for </w:t>
      </w:r>
      <w:del w:id="3435" w:author="Powell, Deana" w:date="2026-03-05T15:34:00Z" w16du:dateUtc="2026-03-05T20:34:00Z">
        <w:r w:rsidR="00895D30">
          <w:delText>FBR</w:delText>
        </w:r>
        <w:r w:rsidR="00895D30" w:rsidRPr="00076994">
          <w:delText>. If the planned genetic</w:delText>
        </w:r>
        <w:r w:rsidR="00895D30">
          <w:delText xml:space="preserve"> analysis is not approved, but FBR</w:delText>
        </w:r>
        <w:r w:rsidR="00895D30" w:rsidRPr="00076994">
          <w:delText xml:space="preserve"> is approved and consent is given, this sample will b</w:delText>
        </w:r>
        <w:r w:rsidR="00895D30">
          <w:delText>e collected for the purpose of FBR</w:delText>
        </w:r>
      </w:del>
      <w:ins w:id="3436" w:author="Powell, Deana" w:date="2026-03-05T15:34:00Z" w16du:dateUtc="2026-03-05T20:34:00Z">
        <w:r>
          <w:t>this research</w:t>
        </w:r>
      </w:ins>
      <w:r>
        <w:t>.</w:t>
      </w:r>
    </w:p>
    <w:p w14:paraId="18CB0A3C" w14:textId="08F9A179" w:rsidR="004A5688" w:rsidRDefault="00526A29">
      <w:pPr>
        <w:pStyle w:val="Paragraph"/>
      </w:pPr>
      <w:r>
        <w:t xml:space="preserve">The </w:t>
      </w:r>
      <w:del w:id="3437" w:author="Powell, Deana" w:date="2026-03-05T15:34:00Z" w16du:dateUtc="2026-03-05T20:34:00Z">
        <w:r w:rsidR="00895D30" w:rsidRPr="00124243">
          <w:delText xml:space="preserve">planned </w:delText>
        </w:r>
      </w:del>
      <w:r>
        <w:t xml:space="preserve">genetic analysis </w:t>
      </w:r>
      <w:del w:id="3438" w:author="Powell, Deana" w:date="2026-03-05T15:34:00Z" w16du:dateUtc="2026-03-05T20:34:00Z">
        <w:r w:rsidR="00895D30" w:rsidRPr="00124243">
          <w:delText>sample</w:delText>
        </w:r>
      </w:del>
      <w:ins w:id="3439" w:author="Powell, Deana" w:date="2026-03-05T15:34:00Z" w16du:dateUtc="2026-03-05T20:34:00Z">
        <w:r>
          <w:t>specimen</w:t>
        </w:r>
      </w:ins>
      <w:r>
        <w:t xml:space="preserve"> should be obtained </w:t>
      </w:r>
      <w:del w:id="3440" w:author="Powell, Deana" w:date="2026-03-05T15:34:00Z" w16du:dateUtc="2026-03-05T20:34:00Z">
        <w:r w:rsidR="00895D30" w:rsidRPr="00124243">
          <w:delText xml:space="preserve">predose </w:delText>
        </w:r>
      </w:del>
      <w:r>
        <w:t xml:space="preserve">on Day 1 but may be collected at </w:t>
      </w:r>
      <w:del w:id="3441" w:author="Powell, Deana" w:date="2026-03-05T15:34:00Z" w16du:dateUtc="2026-03-05T20:34:00Z">
        <w:r w:rsidR="00895D30" w:rsidRPr="00124243">
          <w:delText>the next scheduled blood draw</w:delText>
        </w:r>
      </w:del>
      <w:ins w:id="3442" w:author="Powell, Deana" w:date="2026-03-05T15:34:00Z" w16du:dateUtc="2026-03-05T20:34:00Z">
        <w:r>
          <w:t>a future visit</w:t>
        </w:r>
      </w:ins>
      <w:r>
        <w:t xml:space="preserve">, if needed. </w:t>
      </w:r>
      <w:del w:id="3443" w:author="Powell, Deana" w:date="2026-03-05T15:34:00Z" w16du:dateUtc="2026-03-05T20:34:00Z">
        <w:r w:rsidR="00895D30" w:rsidRPr="00867BCF">
          <w:delText>Sample</w:delText>
        </w:r>
      </w:del>
      <w:ins w:id="3444" w:author="Powell, Deana" w:date="2026-03-05T15:34:00Z" w16du:dateUtc="2026-03-05T20:34:00Z">
        <w:r>
          <w:t>Specimen</w:t>
        </w:r>
      </w:ins>
      <w:r>
        <w:t xml:space="preserve"> collection, storage, and shipment instructions for </w:t>
      </w:r>
      <w:del w:id="3445" w:author="Powell, Deana" w:date="2026-03-05T15:34:00Z" w16du:dateUtc="2026-03-05T20:34:00Z">
        <w:r w:rsidR="00895D30" w:rsidRPr="00867BCF">
          <w:delText xml:space="preserve">planned </w:delText>
        </w:r>
      </w:del>
      <w:r>
        <w:t xml:space="preserve">genetic analysis </w:t>
      </w:r>
      <w:del w:id="3446" w:author="Powell, Deana" w:date="2026-03-05T15:34:00Z" w16du:dateUtc="2026-03-05T20:34:00Z">
        <w:r w:rsidR="00895D30" w:rsidRPr="00867BCF">
          <w:delText>samples</w:delText>
        </w:r>
      </w:del>
      <w:ins w:id="3447" w:author="Powell, Deana" w:date="2026-03-05T15:34:00Z" w16du:dateUtc="2026-03-05T20:34:00Z">
        <w:r>
          <w:t>specimens</w:t>
        </w:r>
      </w:ins>
      <w:r>
        <w:t xml:space="preserve"> will be in the </w:t>
      </w:r>
      <w:del w:id="3448" w:author="Powell, Deana" w:date="2026-03-05T15:34:00Z" w16du:dateUtc="2026-03-05T20:34:00Z">
        <w:r w:rsidR="00895D30">
          <w:delText>O</w:delText>
        </w:r>
        <w:r w:rsidR="00895D30" w:rsidRPr="00867BCF">
          <w:delText>perations/</w:delText>
        </w:r>
      </w:del>
      <w:ins w:id="3449" w:author="Powell, Deana" w:date="2026-03-05T15:34:00Z" w16du:dateUtc="2026-03-05T20:34:00Z">
        <w:r>
          <w:t xml:space="preserve">Central </w:t>
        </w:r>
      </w:ins>
      <w:r>
        <w:t>Laboratory Manual.</w:t>
      </w:r>
    </w:p>
    <w:p w14:paraId="4CEFF206" w14:textId="119E9064" w:rsidR="0074605C" w:rsidRPr="004A5688" w:rsidRDefault="004A5688" w:rsidP="004A5688">
      <w:pPr>
        <w:rPr>
          <w:rFonts w:eastAsia="MS Gothic"/>
        </w:rPr>
      </w:pPr>
      <w:r>
        <w:br w:type="page"/>
      </w:r>
    </w:p>
    <w:p w14:paraId="40545752" w14:textId="77777777" w:rsidR="00EE328F" w:rsidRPr="00EE328F" w:rsidRDefault="00526A29" w:rsidP="00FB7985">
      <w:pPr>
        <w:pStyle w:val="Heading2"/>
      </w:pPr>
      <w:bookmarkStart w:id="3450" w:name="_Toc212097060"/>
      <w:bookmarkStart w:id="3451" w:name="_Toc140132490"/>
      <w:r w:rsidRPr="00EE328F">
        <w:t>Future Biomedical Research Sample Collection</w:t>
      </w:r>
      <w:bookmarkEnd w:id="3450"/>
      <w:bookmarkEnd w:id="3451"/>
    </w:p>
    <w:p w14:paraId="7EA6AF1D" w14:textId="77777777" w:rsidR="0074605C" w:rsidRDefault="00526A29" w:rsidP="00916D84">
      <w:pPr>
        <w:pStyle w:val="Paragraph"/>
      </w:pPr>
      <w:r>
        <w:t>If the participant provides documented informed consent for FBR, the following specimens will be obtained as part of FBR:</w:t>
      </w:r>
    </w:p>
    <w:p w14:paraId="5B98F2EE" w14:textId="77777777" w:rsidR="0074605C" w:rsidRDefault="00526A29">
      <w:pPr>
        <w:pStyle w:val="ListBullet"/>
        <w:ind w:left="357" w:hanging="357"/>
      </w:pPr>
      <w:r>
        <w:t>Leftover samples listed in Section 8.8</w:t>
      </w:r>
    </w:p>
    <w:p w14:paraId="15AC76FF" w14:textId="77777777" w:rsidR="0074605C" w:rsidRDefault="0074605C">
      <w:pPr>
        <w:pStyle w:val="ListEnd"/>
      </w:pPr>
    </w:p>
    <w:p w14:paraId="145DC2A5" w14:textId="77777777" w:rsidR="0074605C" w:rsidRDefault="00526A29" w:rsidP="00916D84">
      <w:pPr>
        <w:pStyle w:val="Paragraph"/>
      </w:pPr>
      <w:r>
        <w:t>See Appendix 7 for country-specific requirements.</w:t>
      </w:r>
    </w:p>
    <w:p w14:paraId="6C00FBA5" w14:textId="77777777" w:rsidR="00EE328F" w:rsidRPr="00EE328F" w:rsidRDefault="008F7EB8" w:rsidP="00FB7985">
      <w:pPr>
        <w:pStyle w:val="Heading2"/>
      </w:pPr>
      <w:bookmarkStart w:id="3452" w:name="_Toc212097061"/>
      <w:bookmarkStart w:id="3453" w:name="_Toc140132491"/>
      <w:r w:rsidRPr="00EE328F">
        <w:t>Medical Resource Utilization and Health Economics</w:t>
      </w:r>
      <w:bookmarkEnd w:id="3452"/>
      <w:bookmarkEnd w:id="3453"/>
    </w:p>
    <w:p w14:paraId="7CC2E29F" w14:textId="77777777" w:rsidR="0074605C" w:rsidRDefault="00526A29" w:rsidP="00916D84">
      <w:pPr>
        <w:pStyle w:val="Paragraph"/>
      </w:pPr>
      <w:r>
        <w:t>Medical resource utilization and health economics data, associated with medical encounters, will be collected in the CRF by the investigator and study-site personnel for all participants throughout the study. Protocol-mandated procedures, tests, and encounters are excluded.</w:t>
      </w:r>
    </w:p>
    <w:p w14:paraId="5B7CED5D" w14:textId="77777777" w:rsidR="0074605C" w:rsidRDefault="00526A29" w:rsidP="00916D84">
      <w:pPr>
        <w:pStyle w:val="Paragraph"/>
      </w:pPr>
      <w:r>
        <w:t>The data collected may be used to conduct exploratory economic analyses and will include:</w:t>
      </w:r>
    </w:p>
    <w:p w14:paraId="62AAEF83" w14:textId="6BB44B16" w:rsidR="0074605C" w:rsidRDefault="00526A29">
      <w:pPr>
        <w:pStyle w:val="ListBullet"/>
      </w:pPr>
      <w:r>
        <w:t>Number and duration of medical care encounters, including surgeries, and other selected procedures (inpatient and outpatient</w:t>
      </w:r>
      <w:del w:id="3454" w:author="Powell, Deana" w:date="2026-03-05T15:34:00Z" w16du:dateUtc="2026-03-05T20:34:00Z">
        <w:r w:rsidR="00895D30">
          <w:delText>)</w:delText>
        </w:r>
      </w:del>
      <w:ins w:id="3455" w:author="Powell, Deana" w:date="2026-03-05T15:34:00Z" w16du:dateUtc="2026-03-05T20:34:00Z">
        <w:r>
          <w:t>)</w:t>
        </w:r>
        <w:r w:rsidR="00EA658B">
          <w:t>.</w:t>
        </w:r>
      </w:ins>
    </w:p>
    <w:p w14:paraId="52B34F8D" w14:textId="7EB18AAB" w:rsidR="0074605C" w:rsidRDefault="00526A29">
      <w:pPr>
        <w:pStyle w:val="ListBullet"/>
      </w:pPr>
      <w:r>
        <w:t>Duration of hospitalization (total days or length of stay, including duration by wards [eg, intensive care unit</w:t>
      </w:r>
      <w:del w:id="3456" w:author="Powell, Deana" w:date="2026-03-05T15:34:00Z" w16du:dateUtc="2026-03-05T20:34:00Z">
        <w:r w:rsidR="00895D30">
          <w:delText>])</w:delText>
        </w:r>
      </w:del>
      <w:ins w:id="3457" w:author="Powell, Deana" w:date="2026-03-05T15:34:00Z" w16du:dateUtc="2026-03-05T20:34:00Z">
        <w:r>
          <w:t>])</w:t>
        </w:r>
        <w:r w:rsidR="00EA658B">
          <w:t>.</w:t>
        </w:r>
      </w:ins>
    </w:p>
    <w:p w14:paraId="43FFC1B1" w14:textId="50EF61E6" w:rsidR="0074605C" w:rsidRDefault="00526A29">
      <w:pPr>
        <w:pStyle w:val="ListBullet"/>
      </w:pPr>
      <w:r>
        <w:t>Number and type of diagnostic and therapeutic tests and procedures</w:t>
      </w:r>
      <w:ins w:id="3458" w:author="Powell, Deana" w:date="2026-03-05T15:34:00Z" w16du:dateUtc="2026-03-05T20:34:00Z">
        <w:r w:rsidR="00EA658B">
          <w:t>.</w:t>
        </w:r>
      </w:ins>
    </w:p>
    <w:p w14:paraId="45B68B9A" w14:textId="77777777" w:rsidR="0074605C" w:rsidRDefault="00526A29">
      <w:pPr>
        <w:pStyle w:val="ListBullet"/>
      </w:pPr>
      <w:r>
        <w:t>Outpatient medical encounters and treatments (including physician or emergency room visits, tests and procedures, and medications).</w:t>
      </w:r>
    </w:p>
    <w:p w14:paraId="071666CB" w14:textId="77777777" w:rsidR="0074605C" w:rsidRDefault="0074605C">
      <w:pPr>
        <w:pStyle w:val="ListEnd"/>
      </w:pPr>
    </w:p>
    <w:p w14:paraId="0172370B" w14:textId="77777777" w:rsidR="00EE328F" w:rsidRPr="00EE328F" w:rsidRDefault="00526A29" w:rsidP="00FB7985">
      <w:pPr>
        <w:pStyle w:val="Heading2"/>
      </w:pPr>
      <w:bookmarkStart w:id="3459" w:name="_Toc212097062"/>
      <w:bookmarkStart w:id="3460" w:name="_Toc140132492"/>
      <w:r w:rsidRPr="00EE328F">
        <w:t>Visit Requirements</w:t>
      </w:r>
      <w:bookmarkEnd w:id="3459"/>
      <w:bookmarkEnd w:id="3460"/>
    </w:p>
    <w:p w14:paraId="15B64471" w14:textId="77777777" w:rsidR="0074605C" w:rsidRDefault="002422EC" w:rsidP="00916D84">
      <w:pPr>
        <w:pStyle w:val="Paragraph"/>
      </w:pPr>
      <w:r>
        <w:t>Visit requirements are outlined in Section 1.3. Specific procedure-related details are provided in Section 8.</w:t>
      </w:r>
    </w:p>
    <w:p w14:paraId="0C6C534F" w14:textId="77777777" w:rsidR="00EE328F" w:rsidRPr="00577304" w:rsidRDefault="00526A29" w:rsidP="00FB7985">
      <w:pPr>
        <w:pStyle w:val="Heading3"/>
        <w:rPr>
          <w:rStyle w:val="SuggestedOptional"/>
          <w:color w:val="auto"/>
        </w:rPr>
      </w:pPr>
      <w:bookmarkStart w:id="3461" w:name="_Toc212097063"/>
      <w:bookmarkStart w:id="3462" w:name="_Toc140132493"/>
      <w:r w:rsidRPr="00577304">
        <w:rPr>
          <w:rStyle w:val="SuggestedOptional"/>
          <w:color w:val="auto"/>
        </w:rPr>
        <w:t>Screening</w:t>
      </w:r>
      <w:bookmarkEnd w:id="3461"/>
      <w:bookmarkEnd w:id="3462"/>
    </w:p>
    <w:p w14:paraId="32C4BBC7" w14:textId="77777777" w:rsidR="005C62BE" w:rsidRDefault="00526A29" w:rsidP="00916D84">
      <w:pPr>
        <w:pStyle w:val="Paragraph"/>
      </w:pPr>
      <w:r w:rsidRPr="001D2135">
        <w:t>Approximately 42 days before intervention randomization, potential participants will be evaluated to determine that they fulfill the entry requirements as set forth in Section 5. Screening procedures may be repeated after consultation with the Sponsor. The screening period can be extended with Sponsor approval to allow prognostic profiling to be performed prior to randomization</w:t>
      </w:r>
      <w:r w:rsidRPr="004F5026">
        <w:t>.</w:t>
      </w:r>
    </w:p>
    <w:p w14:paraId="40649AB8" w14:textId="77777777" w:rsidR="00EE328F" w:rsidRPr="00577304" w:rsidRDefault="00526A29" w:rsidP="00FB7985">
      <w:pPr>
        <w:pStyle w:val="Heading3"/>
        <w:rPr>
          <w:rStyle w:val="SuggestedOptional"/>
          <w:color w:val="auto"/>
        </w:rPr>
      </w:pPr>
      <w:bookmarkStart w:id="3463" w:name="_Toc212097064"/>
      <w:bookmarkStart w:id="3464" w:name="_Toc140132494"/>
      <w:r w:rsidRPr="00577304">
        <w:rPr>
          <w:rStyle w:val="SuggestedOptional"/>
          <w:color w:val="auto"/>
        </w:rPr>
        <w:t>Treatment Period</w:t>
      </w:r>
      <w:bookmarkEnd w:id="3463"/>
      <w:bookmarkEnd w:id="3464"/>
    </w:p>
    <w:p w14:paraId="6E9069BB" w14:textId="77777777" w:rsidR="0074605C" w:rsidRDefault="00526A29" w:rsidP="00916D84">
      <w:pPr>
        <w:pStyle w:val="Paragraph"/>
      </w:pPr>
      <w:r>
        <w:t>Visit requirements are outlined in the SoA (Section 1.3). Specific procedure-related details are provided in Section 8.1.</w:t>
      </w:r>
    </w:p>
    <w:p w14:paraId="35352E35" w14:textId="77777777" w:rsidR="0074605C" w:rsidRDefault="00526A29">
      <w:pPr>
        <w:pStyle w:val="Heading3"/>
      </w:pPr>
      <w:bookmarkStart w:id="3465" w:name="_Toc212097065"/>
      <w:bookmarkStart w:id="3466" w:name="_Toc140132495"/>
      <w:r>
        <w:t>Participants Discontinued From Study Intervention but Continuing to be Monitored in the Study</w:t>
      </w:r>
      <w:bookmarkEnd w:id="3465"/>
      <w:bookmarkEnd w:id="3466"/>
    </w:p>
    <w:p w14:paraId="543A8A15" w14:textId="77777777" w:rsidR="0074605C" w:rsidRDefault="00526A29" w:rsidP="00916D84">
      <w:pPr>
        <w:pStyle w:val="Paragraph"/>
      </w:pPr>
      <w:r>
        <w:t>Participants who discontinue study intervention due to disease progression or start of a new anticancer therapy will have a Safety Follow-up Visit and then proceed directly to Survival Follow-up Phase, as described in Section 8.11.4.</w:t>
      </w:r>
    </w:p>
    <w:p w14:paraId="64D037DF" w14:textId="77777777" w:rsidR="0074605C" w:rsidRDefault="00526A29" w:rsidP="00916D84">
      <w:pPr>
        <w:pStyle w:val="Paragraph"/>
      </w:pPr>
      <w:r>
        <w:t xml:space="preserve">The </w:t>
      </w:r>
      <w:bookmarkStart w:id="3467" w:name="_Hlk99635088"/>
      <w:r>
        <w:t xml:space="preserve">EOT Visit </w:t>
      </w:r>
      <w:bookmarkEnd w:id="3467"/>
      <w:r>
        <w:t>should occur at the time study intervention is discontinued for any reason. If the EOT Visit occurs 30 days from the last dose of study intervention, at the time of the mandatory Safety Follow-up Visit, the EOT Visit procedures and any additional safety follow-up procedures should be performed.</w:t>
      </w:r>
    </w:p>
    <w:p w14:paraId="22FC4399" w14:textId="77777777" w:rsidR="00577304" w:rsidRDefault="00526A29" w:rsidP="00577304">
      <w:pPr>
        <w:pStyle w:val="Heading3"/>
        <w:tabs>
          <w:tab w:val="num" w:pos="1320"/>
        </w:tabs>
      </w:pPr>
      <w:bookmarkStart w:id="3468" w:name="_Toc212097066"/>
      <w:bookmarkStart w:id="3469" w:name="_Toc140132496"/>
      <w:r>
        <w:t>Post-treatment Visit</w:t>
      </w:r>
      <w:bookmarkEnd w:id="3468"/>
      <w:bookmarkEnd w:id="3469"/>
    </w:p>
    <w:p w14:paraId="42BA1967" w14:textId="77777777" w:rsidR="0074605C" w:rsidRDefault="00526A29">
      <w:pPr>
        <w:pStyle w:val="Heading4"/>
        <w:numPr>
          <w:ilvl w:val="3"/>
          <w:numId w:val="4"/>
        </w:numPr>
        <w:tabs>
          <w:tab w:val="left" w:pos="1200"/>
        </w:tabs>
      </w:pPr>
      <w:bookmarkStart w:id="3470" w:name="_Toc212097067"/>
      <w:bookmarkStart w:id="3471" w:name="_Toc140132497"/>
      <w:r>
        <w:t>Safety Follow-up Visits</w:t>
      </w:r>
      <w:bookmarkEnd w:id="3470"/>
      <w:bookmarkEnd w:id="3471"/>
    </w:p>
    <w:p w14:paraId="786D4F91" w14:textId="77777777" w:rsidR="0074605C" w:rsidRDefault="00526A29" w:rsidP="00916D84">
      <w:pPr>
        <w:pStyle w:val="Paragraph"/>
      </w:pPr>
      <w:r>
        <w:t>The mandatory Safety Follow-up Visit must be conducted approximately 30 days after the last dose of study intervention or before initiation of a new anticancer treatment, whichever comes first.</w:t>
      </w:r>
    </w:p>
    <w:p w14:paraId="14927500" w14:textId="77777777" w:rsidR="0074605C" w:rsidRDefault="00526A29">
      <w:pPr>
        <w:pStyle w:val="Heading4"/>
        <w:numPr>
          <w:ilvl w:val="3"/>
          <w:numId w:val="4"/>
        </w:numPr>
        <w:tabs>
          <w:tab w:val="left" w:pos="1200"/>
        </w:tabs>
      </w:pPr>
      <w:bookmarkStart w:id="3472" w:name="_Toc212097068"/>
      <w:bookmarkStart w:id="3473" w:name="_Toc140132498"/>
      <w:r>
        <w:t>Efficacy Follow-up Visits</w:t>
      </w:r>
      <w:bookmarkEnd w:id="3472"/>
      <w:bookmarkEnd w:id="3473"/>
    </w:p>
    <w:p w14:paraId="519F3646" w14:textId="77777777" w:rsidR="0074605C" w:rsidRDefault="00526A29" w:rsidP="00916D84">
      <w:pPr>
        <w:pStyle w:val="Paragraph"/>
      </w:pPr>
      <w:r>
        <w:t>Participants who complete the protocol-required cycles of study intervention (those randomized to the comparator group) or who discontinue study intervention for a reason other than verified disease progression (as assessed per iwCLL) will begin efficacy follow-up and should follow calendar days from randomization, as described in the SoA (Section 1.3). If dosing is delayed, efficacy assessments should continue as scheduled:</w:t>
      </w:r>
    </w:p>
    <w:p w14:paraId="63F1FAE3" w14:textId="77777777" w:rsidR="0074605C" w:rsidRDefault="00526A29">
      <w:pPr>
        <w:pStyle w:val="ListBullet"/>
        <w:keepLines w:val="0"/>
        <w:numPr>
          <w:ilvl w:val="0"/>
          <w:numId w:val="34"/>
        </w:numPr>
        <w:spacing w:after="240"/>
      </w:pPr>
      <w:r>
        <w:t>CT scan and PROs will be captured Q12W up to and including Week 97 (approximately 2 years post C1D1) and Q24W thereafter.</w:t>
      </w:r>
    </w:p>
    <w:p w14:paraId="5532C00A" w14:textId="77777777" w:rsidR="0074605C" w:rsidRDefault="00526A29">
      <w:pPr>
        <w:pStyle w:val="ListBullet"/>
        <w:keepLines w:val="0"/>
        <w:numPr>
          <w:ilvl w:val="0"/>
          <w:numId w:val="34"/>
        </w:numPr>
        <w:spacing w:after="240"/>
      </w:pPr>
      <w:r>
        <w:t>Blood for MRD is specified in Appendix 14.</w:t>
      </w:r>
    </w:p>
    <w:p w14:paraId="16FE16DA" w14:textId="77777777" w:rsidR="0074605C" w:rsidRDefault="00526A29">
      <w:pPr>
        <w:pStyle w:val="ListBullet"/>
        <w:keepLines w:val="0"/>
        <w:numPr>
          <w:ilvl w:val="0"/>
          <w:numId w:val="34"/>
        </w:numPr>
        <w:ind w:left="357" w:hanging="357"/>
      </w:pPr>
      <w:r>
        <w:t>Constitutional symptoms, hematology/serum chemistry, and directed physical examination, will be captured Q12W up to and including Week 145 (approximately 3 years post C1D1) and Q24W thereafter.</w:t>
      </w:r>
    </w:p>
    <w:p w14:paraId="2CBF6D28" w14:textId="77777777" w:rsidR="0074605C" w:rsidRDefault="0074605C">
      <w:pPr>
        <w:pStyle w:val="ListEnd"/>
      </w:pPr>
    </w:p>
    <w:p w14:paraId="46CB67B4" w14:textId="77777777" w:rsidR="0074605C" w:rsidRDefault="00526A29" w:rsidP="00916D84">
      <w:pPr>
        <w:pStyle w:val="Paragraph"/>
      </w:pPr>
      <w:r>
        <w:t>Every effort should be made to collect information regarding disease status until (1) the start of new anticancer therapy (except for SCT and its conditioning treatment, see Section 8.11.4.4), (2) verified disease progression as assessed per iwCLL, (3) death, (4) withdrawal of consent of study participation, or (5) the end of study, whichever occurs first. Information regarding poststudy anticancer treatment and time to disease progression on/after new anticancer treatment will be collected if new treatment is initiated. Participants who completed all efficacy assessments and/or will not have further efficacy assessments must enter Survival Follow-up.</w:t>
      </w:r>
    </w:p>
    <w:p w14:paraId="04564BDF" w14:textId="77777777" w:rsidR="0074605C" w:rsidRDefault="00526A29">
      <w:pPr>
        <w:pStyle w:val="Heading4"/>
        <w:numPr>
          <w:ilvl w:val="3"/>
          <w:numId w:val="4"/>
        </w:numPr>
        <w:tabs>
          <w:tab w:val="left" w:pos="1200"/>
        </w:tabs>
      </w:pPr>
      <w:bookmarkStart w:id="3474" w:name="_Toc212097069"/>
      <w:bookmarkStart w:id="3475" w:name="_Toc140132499"/>
      <w:r>
        <w:t>Survival Follow-up Contacts</w:t>
      </w:r>
      <w:bookmarkEnd w:id="3474"/>
      <w:bookmarkEnd w:id="3475"/>
    </w:p>
    <w:p w14:paraId="7DA95791" w14:textId="77777777" w:rsidR="0074605C" w:rsidRDefault="00526A29" w:rsidP="00916D84">
      <w:pPr>
        <w:pStyle w:val="Paragraph"/>
      </w:pPr>
      <w:r>
        <w:t>Participant survival follow-up status will be assessed approximately Q12W until death, withdrawal of consent, or the end of the study, whichever occurs first.</w:t>
      </w:r>
    </w:p>
    <w:p w14:paraId="6491404C" w14:textId="77777777" w:rsidR="0074605C" w:rsidRDefault="00526A29" w:rsidP="00916D84">
      <w:pPr>
        <w:pStyle w:val="Paragraph"/>
      </w:pPr>
      <w:r>
        <w:t>The first survival follow-up assessment should be scheduled as described below:</w:t>
      </w:r>
    </w:p>
    <w:p w14:paraId="335C8FBB" w14:textId="77777777" w:rsidR="0074605C" w:rsidRPr="00916D84" w:rsidRDefault="00526A29" w:rsidP="00916D84">
      <w:pPr>
        <w:pStyle w:val="ListBullet"/>
      </w:pPr>
      <w:r w:rsidRPr="00916D84">
        <w:t>For participants who discontinue treatment intervention and who will not enter efficacy follow-up, the first survival follow-up contact will be scheduled 12 weeks after the EOT Visit and/or Safety Follow-up Visit (whichever is last).</w:t>
      </w:r>
    </w:p>
    <w:p w14:paraId="0102D6E6" w14:textId="77777777" w:rsidR="0074605C" w:rsidRPr="00916D84" w:rsidRDefault="00526A29" w:rsidP="00916D84">
      <w:pPr>
        <w:pStyle w:val="ListBullet"/>
      </w:pPr>
      <w:r w:rsidRPr="00916D84">
        <w:t>For participants who complete assessments in efficacy follow-up, the first survival follow-up contact will be scheduled 12 weeks after the last Efficacy Follow-up Visit has been performed.</w:t>
      </w:r>
    </w:p>
    <w:p w14:paraId="64FAE07D" w14:textId="77777777" w:rsidR="0074605C" w:rsidRDefault="0074605C">
      <w:pPr>
        <w:pStyle w:val="ListEnd"/>
      </w:pPr>
    </w:p>
    <w:p w14:paraId="0782F854" w14:textId="77777777" w:rsidR="0074605C" w:rsidRDefault="00526A29">
      <w:pPr>
        <w:pStyle w:val="Heading4"/>
        <w:numPr>
          <w:ilvl w:val="3"/>
          <w:numId w:val="4"/>
        </w:numPr>
        <w:tabs>
          <w:tab w:val="left" w:pos="1200"/>
        </w:tabs>
      </w:pPr>
      <w:bookmarkStart w:id="3476" w:name="_Toc212097070"/>
      <w:bookmarkStart w:id="3477" w:name="_Toc140132500"/>
      <w:r>
        <w:t>Follow-up After Stem-cell Transplantation</w:t>
      </w:r>
      <w:bookmarkEnd w:id="3476"/>
      <w:bookmarkEnd w:id="3477"/>
    </w:p>
    <w:p w14:paraId="467D5015" w14:textId="7C21AFBD" w:rsidR="0074605C" w:rsidRDefault="00526A29" w:rsidP="00916D84">
      <w:pPr>
        <w:pStyle w:val="Paragraph"/>
      </w:pPr>
      <w:r>
        <w:t xml:space="preserve">In the event a participant receives SCT, the participant will be discontinued from study treatment, but remain on study and enter </w:t>
      </w:r>
      <w:del w:id="3478" w:author="Powell, Deana" w:date="2026-03-05T15:34:00Z" w16du:dateUtc="2026-03-05T20:34:00Z">
        <w:r w:rsidR="00895D30">
          <w:delText>E</w:delText>
        </w:r>
        <w:r w:rsidR="00895D30" w:rsidRPr="00C47289">
          <w:delText xml:space="preserve">fficacy </w:delText>
        </w:r>
        <w:r w:rsidR="00895D30">
          <w:delText>F</w:delText>
        </w:r>
        <w:r w:rsidR="00895D30" w:rsidRPr="00C47289">
          <w:delText>ollow</w:delText>
        </w:r>
      </w:del>
      <w:ins w:id="3479" w:author="Powell, Deana" w:date="2026-03-05T15:34:00Z" w16du:dateUtc="2026-03-05T20:34:00Z">
        <w:r w:rsidR="0091191C">
          <w:t>e</w:t>
        </w:r>
        <w:r>
          <w:t xml:space="preserve">fficacy </w:t>
        </w:r>
        <w:r w:rsidR="0091191C">
          <w:t>f</w:t>
        </w:r>
        <w:r>
          <w:t>ollow</w:t>
        </w:r>
      </w:ins>
      <w:r>
        <w:t>-up. After the transplant, the participant shall continue treatment response assessment per iwCLL criteria according to the original schedule until the participant enters Survival Follow-up. See Section 8.2.1 and Section 8.11.4.2 for specific requirements.</w:t>
      </w:r>
    </w:p>
    <w:p w14:paraId="50761DDA" w14:textId="77777777" w:rsidR="0074605C" w:rsidRDefault="00526A29">
      <w:pPr>
        <w:pStyle w:val="Heading3"/>
        <w:numPr>
          <w:ilvl w:val="2"/>
          <w:numId w:val="4"/>
        </w:numPr>
        <w:tabs>
          <w:tab w:val="left" w:pos="960"/>
          <w:tab w:val="num" w:pos="1050"/>
        </w:tabs>
        <w:ind w:left="1050"/>
      </w:pPr>
      <w:bookmarkStart w:id="3480" w:name="_Toc212097071"/>
      <w:bookmarkStart w:id="3481" w:name="_Toc140132501"/>
      <w:r>
        <w:t>Vital Status</w:t>
      </w:r>
      <w:bookmarkEnd w:id="3480"/>
      <w:bookmarkEnd w:id="3481"/>
    </w:p>
    <w:p w14:paraId="335FDBF9" w14:textId="77777777" w:rsidR="00AF59BF" w:rsidRPr="00845AC6" w:rsidRDefault="00895D30" w:rsidP="00364D36">
      <w:pPr>
        <w:pStyle w:val="paragraph0"/>
        <w:rPr>
          <w:del w:id="3482" w:author="Powell, Deana" w:date="2026-03-05T15:34:00Z" w16du:dateUtc="2026-03-05T20:34:00Z"/>
          <w:rStyle w:val="Instructions"/>
          <w:rFonts w:ascii="Times New Roman" w:hAnsi="Times New Roman"/>
          <w:vanish w:val="0"/>
          <w:color w:val="auto"/>
        </w:rPr>
      </w:pPr>
      <w:del w:id="3483" w:author="Powell, Deana" w:date="2026-03-05T15:34:00Z" w16du:dateUtc="2026-03-05T20:34:00Z">
        <w:r w:rsidRPr="00C00D83">
          <w:delText xml:space="preserve">To ensure current and complete </w:delText>
        </w:r>
        <w:r>
          <w:delText xml:space="preserve">survival information (vital status) </w:delText>
        </w:r>
        <w:r w:rsidRPr="00C00D83">
          <w:delText xml:space="preserve">is available at the time of database locks, updated </w:delText>
        </w:r>
        <w:r>
          <w:delText xml:space="preserve">vital status </w:delText>
        </w:r>
        <w:r w:rsidRPr="00C00D83">
          <w:delText>may be requested during the study by the Sponsor. For example, updated</w:delText>
        </w:r>
        <w:r>
          <w:delText xml:space="preserve"> vital status </w:delText>
        </w:r>
        <w:r w:rsidRPr="00C00D83">
          <w:delText xml:space="preserve">may be requested </w:delText>
        </w:r>
        <w:r>
          <w:delText>before</w:delText>
        </w:r>
        <w:r w:rsidRPr="00C00D83">
          <w:delText xml:space="preserve"> but not limited to</w:delText>
        </w:r>
        <w:r>
          <w:delText>,</w:delText>
        </w:r>
        <w:r w:rsidRPr="00C00D83">
          <w:delText xml:space="preserve"> an eDMC review, interim and/or fina</w:delText>
        </w:r>
        <w:r w:rsidRPr="00364D36">
          <w:delText>l analysis. Upon Sponsor notification, all participants who do not/will not have a scheduled study visit or study contact during the Sponsor-defined time period will be contacted for their vital status.</w:delText>
        </w:r>
      </w:del>
    </w:p>
    <w:p w14:paraId="4349B51A" w14:textId="48B0E276" w:rsidR="00D74595" w:rsidRPr="00916D84" w:rsidRDefault="00526A29" w:rsidP="00916D84">
      <w:pPr>
        <w:pStyle w:val="Paragraph"/>
        <w:rPr>
          <w:ins w:id="3484" w:author="Powell, Deana" w:date="2026-03-05T15:34:00Z" w16du:dateUtc="2026-03-05T20:34:00Z"/>
          <w:lang w:val="en-GB"/>
        </w:rPr>
      </w:pPr>
      <w:ins w:id="3485" w:author="Powell, Deana" w:date="2026-03-05T15:34:00Z" w16du:dateUtc="2026-03-05T20:34:00Z">
        <w:r>
          <w:rPr>
            <w:lang w:val="en-GB"/>
          </w:rPr>
          <w:t>I</w:t>
        </w:r>
        <w:r w:rsidRPr="00D74595">
          <w:rPr>
            <w:lang w:val="en-GB"/>
          </w:rPr>
          <w:t xml:space="preserve">f a participant withdraws consent, vital status (survival information) may be obtained by review of public records, in accordance with local regulations. If a participant is lost to follow-up, vital status (survival information) can be conducted by review of medical records or public records when vital status is in question in accordance with local regulations </w:t>
        </w:r>
      </w:ins>
    </w:p>
    <w:p w14:paraId="56469535" w14:textId="77777777" w:rsidR="00EE328F" w:rsidRPr="00EE328F" w:rsidRDefault="00526A29" w:rsidP="009C46EC">
      <w:pPr>
        <w:pStyle w:val="Heading1"/>
        <w:pageBreakBefore/>
        <w:ind w:left="475" w:hanging="475"/>
      </w:pPr>
      <w:bookmarkStart w:id="3486" w:name="_Toc212097072"/>
      <w:bookmarkStart w:id="3487" w:name="_Toc140132502"/>
      <w:r w:rsidRPr="00EE328F">
        <w:t xml:space="preserve">STATISTICAL </w:t>
      </w:r>
      <w:r w:rsidR="00C0254D">
        <w:t>ANALYSIS PLAN</w:t>
      </w:r>
      <w:bookmarkEnd w:id="3486"/>
      <w:bookmarkEnd w:id="3487"/>
    </w:p>
    <w:p w14:paraId="6CD7087D" w14:textId="77777777" w:rsidR="0074605C" w:rsidRDefault="00526A29" w:rsidP="00916D84">
      <w:pPr>
        <w:pStyle w:val="Paragraph"/>
      </w:pPr>
      <w:r>
        <w:t xml:space="preserve">This section outlines the statistical analysis strategies and procedures for the primary and secondary analyses of the study. </w:t>
      </w:r>
    </w:p>
    <w:p w14:paraId="106D9561" w14:textId="77777777" w:rsidR="0074605C" w:rsidRDefault="00526A29" w:rsidP="00916D84">
      <w:pPr>
        <w:pStyle w:val="Paragraph"/>
      </w:pPr>
      <w:r>
        <w:t>If, after the study has begun, but before final database lock, changes are made to primary and/or key secondary objectives, or the statistical methods related to those objectives, then the protocol will be amended (consistent with ICH Guideline E9). Changes to exploratory or other non-confirmatory analyses made after the protocol has been finalized, but before final database lock, will be documented in an sSAP as needed and referenced in the CSR for the study. Post hoc exploratory analyses will be clearly identified in the CSR. Other planned analyses (ie, those specific to the analysis of PK data and FBR) will be documented in separate analysis plans.</w:t>
      </w:r>
    </w:p>
    <w:p w14:paraId="5708685A" w14:textId="77777777" w:rsidR="0074605C" w:rsidRDefault="00526A29" w:rsidP="00916D84">
      <w:pPr>
        <w:pStyle w:val="Paragraph"/>
      </w:pPr>
      <w:r>
        <w:t>See Appendix 7 for country-specific requirements.</w:t>
      </w:r>
    </w:p>
    <w:p w14:paraId="789834C9" w14:textId="77777777" w:rsidR="0074605C" w:rsidRDefault="00526A29">
      <w:pPr>
        <w:pStyle w:val="Heading2"/>
      </w:pPr>
      <w:bookmarkStart w:id="3488" w:name="_Toc212097073"/>
      <w:bookmarkStart w:id="3489" w:name="_Toc140132503"/>
      <w:r>
        <w:t>Statistical Analysis Plan Summary</w:t>
      </w:r>
      <w:bookmarkEnd w:id="3488"/>
      <w:bookmarkEnd w:id="3489"/>
    </w:p>
    <w:p w14:paraId="022DF909" w14:textId="7F86B219" w:rsidR="004A5688" w:rsidRDefault="00526A29" w:rsidP="00916D84">
      <w:pPr>
        <w:pStyle w:val="Paragraph"/>
      </w:pPr>
      <w:r>
        <w:t>Key elements of the statistical analysis plan are summarized below (</w:t>
      </w:r>
      <w:r w:rsidR="00B16DC4">
        <w:t xml:space="preserve">Table </w:t>
      </w:r>
      <w:del w:id="3490" w:author="Powell, Deana" w:date="2026-03-05T15:34:00Z" w16du:dateUtc="2026-03-05T20:34:00Z">
        <w:r w:rsidR="00B55DCA">
          <w:rPr>
            <w:noProof/>
          </w:rPr>
          <w:delText>27</w:delText>
        </w:r>
      </w:del>
      <w:ins w:id="3491" w:author="Powell, Deana" w:date="2026-03-05T15:34:00Z" w16du:dateUtc="2026-03-05T20:34:00Z">
        <w:r w:rsidR="00B16DC4">
          <w:rPr>
            <w:noProof/>
          </w:rPr>
          <w:t>28</w:t>
        </w:r>
      </w:ins>
      <w:r>
        <w:t>); the comprehensive plan is provided in Section 9.2 through Section 9.12.</w:t>
      </w:r>
    </w:p>
    <w:p w14:paraId="056CAABC" w14:textId="77777777" w:rsidR="004A5688" w:rsidRDefault="004A5688">
      <w:pPr>
        <w:rPr>
          <w:rFonts w:eastAsia="MS Gothic"/>
        </w:rPr>
      </w:pPr>
      <w:r>
        <w:br w:type="page"/>
      </w:r>
    </w:p>
    <w:p w14:paraId="38B7850B" w14:textId="6D6B76B2" w:rsidR="0074605C" w:rsidRDefault="00526A29">
      <w:pPr>
        <w:pStyle w:val="Caption"/>
      </w:pPr>
      <w:bookmarkStart w:id="3492" w:name="_Ref92080883"/>
      <w:bookmarkStart w:id="3493" w:name="_Toc212022266"/>
      <w:bookmarkStart w:id="3494" w:name="_Toc140132634"/>
      <w:r>
        <w:t xml:space="preserve">Table </w:t>
      </w:r>
      <w:del w:id="3495" w:author="Powell, Deana" w:date="2026-03-05T15:34:00Z" w16du:dateUtc="2026-03-05T20:34:00Z">
        <w:r w:rsidR="00B55DCA">
          <w:rPr>
            <w:noProof/>
          </w:rPr>
          <w:delText>27</w:delText>
        </w:r>
      </w:del>
      <w:ins w:id="3496" w:author="Powell, Deana" w:date="2026-03-05T15:34:00Z" w16du:dateUtc="2026-03-05T20:34:00Z">
        <w:r w:rsidR="00B16DC4">
          <w:rPr>
            <w:noProof/>
          </w:rPr>
          <w:t>28</w:t>
        </w:r>
      </w:ins>
      <w:bookmarkEnd w:id="3492"/>
      <w:r>
        <w:tab/>
        <w:t>Key Elements of the Statistical Analysis Plan</w:t>
      </w:r>
      <w:bookmarkEnd w:id="3493"/>
      <w:bookmarkEnd w:id="3494"/>
    </w:p>
    <w:tbl>
      <w:tblPr>
        <w:tblStyle w:val="TableGrid"/>
        <w:tblW w:w="5000" w:type="pct"/>
        <w:tblLook w:val="04A0" w:firstRow="1" w:lastRow="0" w:firstColumn="1" w:lastColumn="0" w:noHBand="0" w:noVBand="1"/>
      </w:tblPr>
      <w:tblGrid>
        <w:gridCol w:w="1787"/>
        <w:gridCol w:w="7203"/>
      </w:tblGrid>
      <w:tr w:rsidR="00CA657C" w14:paraId="481D3D8D" w14:textId="77777777" w:rsidTr="008B6369">
        <w:tc>
          <w:tcPr>
            <w:tcW w:w="1809" w:type="dxa"/>
          </w:tcPr>
          <w:p w14:paraId="7377C85E" w14:textId="77777777" w:rsidR="001D1D15" w:rsidRDefault="00526A29" w:rsidP="008B6369">
            <w:pPr>
              <w:spacing w:before="40" w:after="40"/>
            </w:pPr>
            <w:r w:rsidRPr="003979B7">
              <w:rPr>
                <w:b/>
                <w:sz w:val="20"/>
                <w:szCs w:val="20"/>
              </w:rPr>
              <w:t>Study Design Overview</w:t>
            </w:r>
          </w:p>
        </w:tc>
        <w:tc>
          <w:tcPr>
            <w:tcW w:w="7407" w:type="dxa"/>
          </w:tcPr>
          <w:p w14:paraId="554EB908" w14:textId="77777777" w:rsidR="001D1D15" w:rsidRDefault="00526A29" w:rsidP="008B6369">
            <w:pPr>
              <w:spacing w:before="40" w:after="40"/>
            </w:pPr>
            <w:r w:rsidRPr="0002775D">
              <w:rPr>
                <w:sz w:val="20"/>
                <w:szCs w:val="20"/>
              </w:rPr>
              <w:t>A Phase 3, open-label, randomized, study to compare the efficacy and safety of nemtabrutinib plus venetoclax with venetoclax plus rituximab (or rituximab biosimilar) in participants with relapsed/refractory Chronic Lymphocytic Leukemia/Small Lymphocytic Lymphoma following at least 1 prior therapy (BELLWAVE-010)</w:t>
            </w:r>
          </w:p>
        </w:tc>
      </w:tr>
      <w:tr w:rsidR="00CA657C" w14:paraId="26CAD0EE" w14:textId="77777777" w:rsidTr="008B6369">
        <w:tc>
          <w:tcPr>
            <w:tcW w:w="1809" w:type="dxa"/>
          </w:tcPr>
          <w:p w14:paraId="24CF154E" w14:textId="77777777" w:rsidR="001D1D15" w:rsidRDefault="00526A29" w:rsidP="008B6369">
            <w:pPr>
              <w:spacing w:before="40" w:after="40"/>
            </w:pPr>
            <w:r w:rsidRPr="003979B7">
              <w:rPr>
                <w:b/>
                <w:sz w:val="20"/>
                <w:szCs w:val="20"/>
              </w:rPr>
              <w:t>Treatment Assignment</w:t>
            </w:r>
          </w:p>
        </w:tc>
        <w:tc>
          <w:tcPr>
            <w:tcW w:w="7407" w:type="dxa"/>
          </w:tcPr>
          <w:p w14:paraId="377104F6" w14:textId="77777777" w:rsidR="001D1D15" w:rsidRPr="00A952F2" w:rsidRDefault="00526A29" w:rsidP="008B6369">
            <w:pPr>
              <w:pStyle w:val="TableCellLeft"/>
              <w:keepNext w:val="0"/>
              <w:keepLines w:val="0"/>
              <w:spacing w:before="40" w:after="40" w:line="240" w:lineRule="auto"/>
              <w:ind w:left="0"/>
              <w:rPr>
                <w:szCs w:val="20"/>
                <w:u w:val="single"/>
              </w:rPr>
            </w:pPr>
            <w:r w:rsidRPr="00A952F2">
              <w:rPr>
                <w:szCs w:val="20"/>
                <w:u w:val="single"/>
              </w:rPr>
              <w:t>Part 1</w:t>
            </w:r>
          </w:p>
          <w:p w14:paraId="05D830FB" w14:textId="77777777" w:rsidR="001D1D15" w:rsidRDefault="00526A29" w:rsidP="008B6369">
            <w:pPr>
              <w:pStyle w:val="TableCellLeft"/>
              <w:keepNext w:val="0"/>
              <w:keepLines w:val="0"/>
              <w:spacing w:before="40" w:after="40" w:line="240" w:lineRule="auto"/>
              <w:ind w:left="0"/>
              <w:rPr>
                <w:szCs w:val="20"/>
              </w:rPr>
            </w:pPr>
            <w:r>
              <w:rPr>
                <w:szCs w:val="20"/>
              </w:rPr>
              <w:t>Dose escalation and confirmation: Approximately 30 participants will be allocated to receive nemtabrutinib + venetoclax with approximately 15 participants per dose level. There is no stratification in Part 1.</w:t>
            </w:r>
          </w:p>
          <w:p w14:paraId="51DBB7F8" w14:textId="77777777" w:rsidR="001D1D15" w:rsidRPr="00A952F2" w:rsidRDefault="00526A29" w:rsidP="008B6369">
            <w:pPr>
              <w:pStyle w:val="TableCellLeft"/>
              <w:keepNext w:val="0"/>
              <w:keepLines w:val="0"/>
              <w:spacing w:before="40" w:after="40" w:line="240" w:lineRule="auto"/>
              <w:ind w:left="0"/>
              <w:rPr>
                <w:szCs w:val="20"/>
                <w:u w:val="single"/>
              </w:rPr>
            </w:pPr>
            <w:r w:rsidRPr="00A952F2">
              <w:rPr>
                <w:szCs w:val="20"/>
                <w:u w:val="single"/>
              </w:rPr>
              <w:t>Part 2</w:t>
            </w:r>
          </w:p>
          <w:p w14:paraId="752D7411" w14:textId="77777777" w:rsidR="001D1D15" w:rsidRPr="0002775D" w:rsidRDefault="00526A29" w:rsidP="008B6369">
            <w:pPr>
              <w:pStyle w:val="TableCellLeft"/>
              <w:keepNext w:val="0"/>
              <w:keepLines w:val="0"/>
              <w:spacing w:before="40" w:after="40" w:line="240" w:lineRule="auto"/>
              <w:ind w:left="0"/>
              <w:rPr>
                <w:szCs w:val="20"/>
              </w:rPr>
            </w:pPr>
            <w:r w:rsidRPr="0002775D">
              <w:rPr>
                <w:szCs w:val="20"/>
              </w:rPr>
              <w:t>Approximately 690 participants will be randomized in a 1:1 ratio between 2 treatment groups: (1) nemtabrutinib + venetoclax and (2) venetoclax + rituximab (or rituximab biosimilar). Stratification factors are as follows:</w:t>
            </w:r>
          </w:p>
          <w:p w14:paraId="4EB57031" w14:textId="77777777" w:rsidR="008A145F" w:rsidRPr="0002775D" w:rsidRDefault="00895D30" w:rsidP="00DF070C">
            <w:pPr>
              <w:pStyle w:val="TableCellLeft"/>
              <w:keepNext w:val="0"/>
              <w:keepLines w:val="0"/>
              <w:numPr>
                <w:ilvl w:val="0"/>
                <w:numId w:val="27"/>
              </w:numPr>
              <w:spacing w:before="40" w:after="40" w:line="240" w:lineRule="auto"/>
              <w:ind w:left="382"/>
              <w:rPr>
                <w:del w:id="3497" w:author="Powell, Deana" w:date="2026-03-05T15:34:00Z" w16du:dateUtc="2026-03-05T20:34:00Z"/>
                <w:szCs w:val="20"/>
              </w:rPr>
            </w:pPr>
            <w:del w:id="3498" w:author="Powell, Deana" w:date="2026-03-05T15:34:00Z" w16du:dateUtc="2026-03-05T20:34:00Z">
              <w:r w:rsidRPr="0002775D">
                <w:rPr>
                  <w:szCs w:val="20"/>
                </w:rPr>
                <w:delText>BTK-C481 mutation status (detected vs not detected, as determined by central testing)</w:delText>
              </w:r>
            </w:del>
          </w:p>
          <w:p w14:paraId="6BCA9B3F" w14:textId="77777777" w:rsidR="001D1D15" w:rsidRDefault="00526A29" w:rsidP="00537379">
            <w:pPr>
              <w:pStyle w:val="TableCellLeft"/>
              <w:keepNext w:val="0"/>
              <w:keepLines w:val="0"/>
              <w:numPr>
                <w:ilvl w:val="0"/>
                <w:numId w:val="27"/>
              </w:numPr>
              <w:spacing w:before="40" w:after="40" w:line="240" w:lineRule="auto"/>
              <w:ind w:left="382"/>
              <w:rPr>
                <w:ins w:id="3499" w:author="Powell, Deana" w:date="2026-03-05T15:34:00Z" w16du:dateUtc="2026-03-05T20:34:00Z"/>
                <w:szCs w:val="20"/>
              </w:rPr>
            </w:pPr>
            <w:ins w:id="3500" w:author="Powell, Deana" w:date="2026-03-05T15:34:00Z" w16du:dateUtc="2026-03-05T20:34:00Z">
              <w:r>
                <w:rPr>
                  <w:szCs w:val="20"/>
                </w:rPr>
                <w:t>Prior BCL2i treatment (yes vs no)</w:t>
              </w:r>
            </w:ins>
          </w:p>
          <w:p w14:paraId="56B2AF74" w14:textId="77777777" w:rsidR="00817AFE" w:rsidRDefault="00526A29" w:rsidP="00537379">
            <w:pPr>
              <w:pStyle w:val="TableCellLeft"/>
              <w:keepNext w:val="0"/>
              <w:keepLines w:val="0"/>
              <w:numPr>
                <w:ilvl w:val="0"/>
                <w:numId w:val="27"/>
              </w:numPr>
              <w:spacing w:before="40" w:after="40" w:line="240" w:lineRule="auto"/>
              <w:ind w:left="382"/>
              <w:rPr>
                <w:ins w:id="3501" w:author="Powell, Deana" w:date="2026-03-05T15:34:00Z" w16du:dateUtc="2026-03-05T20:34:00Z"/>
                <w:szCs w:val="20"/>
              </w:rPr>
            </w:pPr>
            <w:ins w:id="3502" w:author="Powell, Deana" w:date="2026-03-05T15:34:00Z" w16du:dateUtc="2026-03-05T20:34:00Z">
              <w:r>
                <w:rPr>
                  <w:szCs w:val="20"/>
                </w:rPr>
                <w:t>Prior BTKi treatment (yes vs no)</w:t>
              </w:r>
            </w:ins>
          </w:p>
          <w:p w14:paraId="2001E0D1" w14:textId="77777777" w:rsidR="001D1D15" w:rsidRPr="00C26642" w:rsidRDefault="00526A29" w:rsidP="00537379">
            <w:pPr>
              <w:pStyle w:val="TableCellLeft"/>
              <w:keepNext w:val="0"/>
              <w:keepLines w:val="0"/>
              <w:numPr>
                <w:ilvl w:val="0"/>
                <w:numId w:val="27"/>
              </w:numPr>
              <w:spacing w:before="40" w:after="40" w:line="240" w:lineRule="auto"/>
              <w:ind w:left="382"/>
            </w:pPr>
            <w:r w:rsidRPr="00A902E4">
              <w:rPr>
                <w:szCs w:val="20"/>
              </w:rPr>
              <w:t>Risk (high risk [defined as del(17p) and/or TP53-mutated and/or IGHV-unmutated status] vs low risk [defined as the absence of high-risk factors listed above] as determined by central testing)</w:t>
            </w:r>
          </w:p>
          <w:p w14:paraId="031A6614" w14:textId="77777777" w:rsidR="0073780B" w:rsidRDefault="00526A29" w:rsidP="00537379">
            <w:pPr>
              <w:pStyle w:val="TableCellLeft"/>
              <w:keepNext w:val="0"/>
              <w:keepLines w:val="0"/>
              <w:numPr>
                <w:ilvl w:val="0"/>
                <w:numId w:val="27"/>
              </w:numPr>
              <w:spacing w:before="40" w:after="40" w:line="240" w:lineRule="auto"/>
              <w:ind w:left="382"/>
            </w:pPr>
            <w:r w:rsidRPr="00CC5D5A">
              <w:rPr>
                <w:szCs w:val="28"/>
              </w:rPr>
              <w:t>Geographic region (US/Canada vs Europe vs Rest of World)</w:t>
            </w:r>
          </w:p>
        </w:tc>
      </w:tr>
      <w:tr w:rsidR="00CA657C" w14:paraId="00C9E96E" w14:textId="77777777" w:rsidTr="008B6369">
        <w:tc>
          <w:tcPr>
            <w:tcW w:w="1809" w:type="dxa"/>
          </w:tcPr>
          <w:p w14:paraId="4DBDEEC3" w14:textId="77777777" w:rsidR="001D1D15" w:rsidRDefault="00526A29" w:rsidP="00D062AE">
            <w:pPr>
              <w:keepNext/>
              <w:spacing w:before="40" w:after="40"/>
            </w:pPr>
            <w:r w:rsidRPr="003979B7">
              <w:rPr>
                <w:b/>
                <w:sz w:val="20"/>
                <w:szCs w:val="20"/>
              </w:rPr>
              <w:t>Analysis Populations</w:t>
            </w:r>
          </w:p>
        </w:tc>
        <w:tc>
          <w:tcPr>
            <w:tcW w:w="7407" w:type="dxa"/>
          </w:tcPr>
          <w:p w14:paraId="0A7D9771" w14:textId="77777777" w:rsidR="001D1D15" w:rsidRPr="0002775D" w:rsidRDefault="00526A29" w:rsidP="00D062AE">
            <w:pPr>
              <w:pStyle w:val="TableCellLeft"/>
              <w:keepLines w:val="0"/>
              <w:spacing w:before="40" w:after="40" w:line="240" w:lineRule="auto"/>
              <w:ind w:left="0"/>
              <w:rPr>
                <w:szCs w:val="20"/>
              </w:rPr>
            </w:pPr>
            <w:r w:rsidRPr="0002775D">
              <w:rPr>
                <w:szCs w:val="20"/>
              </w:rPr>
              <w:t xml:space="preserve">Participants in Part 1 and Part 2 will be analyzed separately. </w:t>
            </w:r>
          </w:p>
          <w:p w14:paraId="0F279369" w14:textId="77777777" w:rsidR="001D1D15" w:rsidRDefault="00526A29" w:rsidP="00D062AE">
            <w:pPr>
              <w:pStyle w:val="TableCellLeft"/>
              <w:keepLines w:val="0"/>
              <w:spacing w:before="40" w:after="40" w:line="240" w:lineRule="auto"/>
              <w:ind w:left="0"/>
              <w:rPr>
                <w:szCs w:val="20"/>
              </w:rPr>
            </w:pPr>
            <w:r w:rsidRPr="00A952F2">
              <w:rPr>
                <w:szCs w:val="20"/>
                <w:u w:val="single"/>
              </w:rPr>
              <w:t>Part 1</w:t>
            </w:r>
            <w:r>
              <w:rPr>
                <w:szCs w:val="20"/>
              </w:rPr>
              <w:t xml:space="preserve"> Safety DLT: DLTe</w:t>
            </w:r>
          </w:p>
          <w:p w14:paraId="7C4ECFF3" w14:textId="64E128A0" w:rsidR="001D1D15" w:rsidRPr="0002775D" w:rsidRDefault="00526A29" w:rsidP="00D062AE">
            <w:pPr>
              <w:pStyle w:val="TableCellLeft"/>
              <w:keepLines w:val="0"/>
              <w:spacing w:before="40" w:after="40" w:line="240" w:lineRule="auto"/>
              <w:ind w:left="0"/>
              <w:rPr>
                <w:szCs w:val="20"/>
              </w:rPr>
            </w:pPr>
            <w:r w:rsidRPr="0002775D">
              <w:rPr>
                <w:szCs w:val="20"/>
              </w:rPr>
              <w:t xml:space="preserve">          Safety and Efficacy: APaT</w:t>
            </w:r>
          </w:p>
          <w:p w14:paraId="768C8EF1" w14:textId="77777777" w:rsidR="001D1D15" w:rsidRPr="0002775D" w:rsidRDefault="00526A29" w:rsidP="00D062AE">
            <w:pPr>
              <w:pStyle w:val="TableCellLeft"/>
              <w:keepLines w:val="0"/>
              <w:spacing w:before="40" w:after="40" w:line="240" w:lineRule="auto"/>
              <w:ind w:left="0"/>
              <w:rPr>
                <w:szCs w:val="20"/>
              </w:rPr>
            </w:pPr>
            <w:r w:rsidRPr="00A952F2">
              <w:rPr>
                <w:szCs w:val="20"/>
                <w:u w:val="single"/>
              </w:rPr>
              <w:t>Part 2</w:t>
            </w:r>
            <w:r w:rsidRPr="0002775D">
              <w:rPr>
                <w:szCs w:val="20"/>
              </w:rPr>
              <w:t xml:space="preserve"> Efficacy: ITT</w:t>
            </w:r>
          </w:p>
          <w:p w14:paraId="0954A286" w14:textId="77777777" w:rsidR="001D1D15" w:rsidRPr="0002775D" w:rsidRDefault="00526A29" w:rsidP="00D062AE">
            <w:pPr>
              <w:pStyle w:val="TableCellLeft"/>
              <w:keepLines w:val="0"/>
              <w:spacing w:before="40" w:after="40" w:line="240" w:lineRule="auto"/>
              <w:ind w:left="523"/>
              <w:rPr>
                <w:szCs w:val="20"/>
              </w:rPr>
            </w:pPr>
            <w:r w:rsidRPr="0002775D">
              <w:rPr>
                <w:szCs w:val="20"/>
              </w:rPr>
              <w:t>Safety: APaT</w:t>
            </w:r>
          </w:p>
          <w:p w14:paraId="0EEBA29C" w14:textId="77777777" w:rsidR="001D1D15" w:rsidRDefault="00526A29" w:rsidP="00D062AE">
            <w:pPr>
              <w:keepNext/>
              <w:spacing w:before="40" w:after="40"/>
              <w:ind w:left="530"/>
            </w:pPr>
            <w:r w:rsidRPr="0002775D">
              <w:rPr>
                <w:sz w:val="20"/>
                <w:szCs w:val="20"/>
              </w:rPr>
              <w:t>PRO: PRO FAS</w:t>
            </w:r>
          </w:p>
        </w:tc>
      </w:tr>
      <w:tr w:rsidR="00CA657C" w14:paraId="7973E99D" w14:textId="77777777" w:rsidTr="008B6369">
        <w:tc>
          <w:tcPr>
            <w:tcW w:w="1809" w:type="dxa"/>
          </w:tcPr>
          <w:p w14:paraId="5D0CE19F" w14:textId="77777777" w:rsidR="001D1D15" w:rsidRDefault="00526A29" w:rsidP="008B6369">
            <w:pPr>
              <w:spacing w:before="40" w:after="40"/>
            </w:pPr>
            <w:r w:rsidRPr="003979B7">
              <w:rPr>
                <w:b/>
                <w:bCs/>
                <w:sz w:val="20"/>
                <w:szCs w:val="20"/>
              </w:rPr>
              <w:t>Primary Endpoint(s)</w:t>
            </w:r>
          </w:p>
        </w:tc>
        <w:tc>
          <w:tcPr>
            <w:tcW w:w="7407" w:type="dxa"/>
          </w:tcPr>
          <w:p w14:paraId="52388799" w14:textId="77777777" w:rsidR="001D1D15" w:rsidRPr="00A952F2" w:rsidRDefault="00526A29" w:rsidP="008B6369">
            <w:pPr>
              <w:pStyle w:val="TableCellLeft"/>
              <w:keepNext w:val="0"/>
              <w:keepLines w:val="0"/>
              <w:spacing w:before="40" w:after="40" w:line="240" w:lineRule="auto"/>
              <w:ind w:left="0"/>
              <w:rPr>
                <w:szCs w:val="20"/>
                <w:u w:val="single"/>
              </w:rPr>
            </w:pPr>
            <w:r w:rsidRPr="00A952F2">
              <w:rPr>
                <w:szCs w:val="20"/>
                <w:u w:val="single"/>
              </w:rPr>
              <w:t>Part 1</w:t>
            </w:r>
          </w:p>
          <w:p w14:paraId="5DB6E108" w14:textId="77777777" w:rsidR="001D1D15" w:rsidRPr="00A952F2" w:rsidRDefault="00526A29" w:rsidP="00537379">
            <w:pPr>
              <w:pStyle w:val="ListParagraph"/>
              <w:numPr>
                <w:ilvl w:val="0"/>
                <w:numId w:val="28"/>
              </w:numPr>
              <w:spacing w:before="40" w:after="40"/>
              <w:ind w:left="382"/>
              <w:rPr>
                <w:sz w:val="20"/>
                <w:szCs w:val="20"/>
              </w:rPr>
            </w:pPr>
            <w:r w:rsidRPr="00A952F2">
              <w:rPr>
                <w:sz w:val="20"/>
                <w:szCs w:val="20"/>
              </w:rPr>
              <w:t>DLT</w:t>
            </w:r>
          </w:p>
          <w:p w14:paraId="4BE3D1B0" w14:textId="77777777" w:rsidR="001D1D15" w:rsidRPr="00A952F2" w:rsidRDefault="00526A29" w:rsidP="00537379">
            <w:pPr>
              <w:pStyle w:val="ListParagraph"/>
              <w:numPr>
                <w:ilvl w:val="0"/>
                <w:numId w:val="28"/>
              </w:numPr>
              <w:spacing w:before="40" w:after="40"/>
              <w:ind w:left="382"/>
              <w:rPr>
                <w:sz w:val="20"/>
                <w:szCs w:val="20"/>
              </w:rPr>
            </w:pPr>
            <w:r w:rsidRPr="00A952F2">
              <w:rPr>
                <w:sz w:val="20"/>
                <w:szCs w:val="20"/>
              </w:rPr>
              <w:t>AE</w:t>
            </w:r>
          </w:p>
          <w:p w14:paraId="7DF02859" w14:textId="77777777" w:rsidR="001D1D15" w:rsidRPr="00A952F2" w:rsidRDefault="00526A29" w:rsidP="00537379">
            <w:pPr>
              <w:pStyle w:val="ListParagraph"/>
              <w:numPr>
                <w:ilvl w:val="0"/>
                <w:numId w:val="28"/>
              </w:numPr>
              <w:spacing w:before="40" w:after="40"/>
              <w:ind w:left="382"/>
              <w:rPr>
                <w:sz w:val="20"/>
                <w:szCs w:val="20"/>
              </w:rPr>
            </w:pPr>
            <w:r w:rsidRPr="00A952F2">
              <w:rPr>
                <w:sz w:val="20"/>
                <w:szCs w:val="20"/>
              </w:rPr>
              <w:t xml:space="preserve">Study intervention discontinuations due to AEs </w:t>
            </w:r>
          </w:p>
          <w:p w14:paraId="0148CF41" w14:textId="77777777" w:rsidR="001D1D15" w:rsidRPr="00A952F2" w:rsidRDefault="00526A29" w:rsidP="008B6369">
            <w:pPr>
              <w:spacing w:before="40" w:after="40"/>
              <w:rPr>
                <w:sz w:val="20"/>
                <w:szCs w:val="20"/>
                <w:u w:val="single"/>
              </w:rPr>
            </w:pPr>
            <w:r w:rsidRPr="00A952F2">
              <w:rPr>
                <w:sz w:val="20"/>
                <w:szCs w:val="20"/>
                <w:u w:val="single"/>
              </w:rPr>
              <w:t>Part 2</w:t>
            </w:r>
          </w:p>
          <w:p w14:paraId="614399E6" w14:textId="77777777" w:rsidR="001D1D15" w:rsidRDefault="00526A29" w:rsidP="00537379">
            <w:pPr>
              <w:pStyle w:val="ListParagraph"/>
              <w:numPr>
                <w:ilvl w:val="0"/>
                <w:numId w:val="29"/>
              </w:numPr>
              <w:spacing w:before="40" w:after="40"/>
              <w:ind w:left="382"/>
            </w:pPr>
            <w:r w:rsidRPr="00A952F2">
              <w:rPr>
                <w:sz w:val="20"/>
                <w:szCs w:val="20"/>
              </w:rPr>
              <w:t>PFS per iwCLL criteria 2018 as assessed by BICR</w:t>
            </w:r>
          </w:p>
        </w:tc>
      </w:tr>
      <w:tr w:rsidR="00CA657C" w14:paraId="63F7DA60" w14:textId="77777777" w:rsidTr="008B6369">
        <w:tc>
          <w:tcPr>
            <w:tcW w:w="1809" w:type="dxa"/>
          </w:tcPr>
          <w:p w14:paraId="6ED62844" w14:textId="77777777" w:rsidR="001D1D15" w:rsidRDefault="00526A29" w:rsidP="008B6369">
            <w:pPr>
              <w:spacing w:before="40" w:after="40"/>
            </w:pPr>
            <w:r w:rsidRPr="003979B7">
              <w:rPr>
                <w:b/>
                <w:sz w:val="20"/>
                <w:szCs w:val="20"/>
              </w:rPr>
              <w:t>Key Secondary Endpoints</w:t>
            </w:r>
          </w:p>
        </w:tc>
        <w:tc>
          <w:tcPr>
            <w:tcW w:w="7407" w:type="dxa"/>
          </w:tcPr>
          <w:p w14:paraId="28D398D6" w14:textId="77777777" w:rsidR="001D1D15" w:rsidRPr="00A952F2" w:rsidRDefault="00526A29" w:rsidP="008B6369">
            <w:pPr>
              <w:spacing w:before="40" w:after="40"/>
              <w:rPr>
                <w:sz w:val="20"/>
                <w:szCs w:val="20"/>
                <w:u w:val="single"/>
              </w:rPr>
            </w:pPr>
            <w:r w:rsidRPr="00A952F2">
              <w:rPr>
                <w:sz w:val="20"/>
                <w:szCs w:val="20"/>
                <w:u w:val="single"/>
              </w:rPr>
              <w:t>Part 2</w:t>
            </w:r>
          </w:p>
          <w:p w14:paraId="589B2561" w14:textId="77777777" w:rsidR="001D1D15" w:rsidRPr="00A952F2" w:rsidRDefault="00526A29" w:rsidP="00537379">
            <w:pPr>
              <w:pStyle w:val="ListParagraph"/>
              <w:numPr>
                <w:ilvl w:val="0"/>
                <w:numId w:val="29"/>
              </w:numPr>
              <w:spacing w:before="40" w:after="40"/>
              <w:ind w:left="382"/>
              <w:rPr>
                <w:sz w:val="20"/>
                <w:szCs w:val="20"/>
              </w:rPr>
            </w:pPr>
            <w:r w:rsidRPr="00A952F2">
              <w:rPr>
                <w:sz w:val="20"/>
                <w:szCs w:val="20"/>
              </w:rPr>
              <w:t xml:space="preserve">Undetectable MRD in bone marrow at month 14 as assessed by central laboratory </w:t>
            </w:r>
          </w:p>
          <w:p w14:paraId="52F5D9B2" w14:textId="77777777" w:rsidR="001D1D15" w:rsidRPr="00A952F2" w:rsidRDefault="00526A29" w:rsidP="00537379">
            <w:pPr>
              <w:pStyle w:val="ListParagraph"/>
              <w:numPr>
                <w:ilvl w:val="0"/>
                <w:numId w:val="29"/>
              </w:numPr>
              <w:spacing w:before="40" w:after="40"/>
              <w:ind w:left="382"/>
              <w:rPr>
                <w:sz w:val="20"/>
                <w:szCs w:val="20"/>
              </w:rPr>
            </w:pPr>
            <w:r w:rsidRPr="00A952F2">
              <w:rPr>
                <w:sz w:val="20"/>
                <w:szCs w:val="20"/>
              </w:rPr>
              <w:t>OS</w:t>
            </w:r>
          </w:p>
          <w:p w14:paraId="3CAD6B3D" w14:textId="77777777" w:rsidR="001D1D15" w:rsidRDefault="00526A29" w:rsidP="00537379">
            <w:pPr>
              <w:pStyle w:val="ListParagraph"/>
              <w:numPr>
                <w:ilvl w:val="0"/>
                <w:numId w:val="29"/>
              </w:numPr>
              <w:spacing w:before="40" w:after="40"/>
              <w:ind w:left="382"/>
            </w:pPr>
            <w:r w:rsidRPr="00A952F2">
              <w:rPr>
                <w:sz w:val="20"/>
                <w:szCs w:val="20"/>
              </w:rPr>
              <w:t>OR per iwCLL criteria 2018 as assessed by BICR</w:t>
            </w:r>
          </w:p>
        </w:tc>
      </w:tr>
      <w:tr w:rsidR="00CA657C" w14:paraId="2F9D49C9" w14:textId="77777777" w:rsidTr="008B6369">
        <w:tc>
          <w:tcPr>
            <w:tcW w:w="1809" w:type="dxa"/>
          </w:tcPr>
          <w:p w14:paraId="36817F33" w14:textId="77777777" w:rsidR="001D1D15" w:rsidRDefault="00526A29" w:rsidP="008B6369">
            <w:pPr>
              <w:spacing w:before="40" w:after="40"/>
            </w:pPr>
            <w:r w:rsidRPr="003979B7">
              <w:rPr>
                <w:b/>
                <w:sz w:val="20"/>
                <w:szCs w:val="20"/>
              </w:rPr>
              <w:t>Statistical Methods for Key Efficacy Analyses</w:t>
            </w:r>
          </w:p>
        </w:tc>
        <w:tc>
          <w:tcPr>
            <w:tcW w:w="7407" w:type="dxa"/>
          </w:tcPr>
          <w:p w14:paraId="20F997B4" w14:textId="77777777" w:rsidR="001D1D15" w:rsidRPr="00A952F2" w:rsidRDefault="00526A29" w:rsidP="008B6369">
            <w:pPr>
              <w:pStyle w:val="TableCellLeft"/>
              <w:keepNext w:val="0"/>
              <w:keepLines w:val="0"/>
              <w:spacing w:before="40" w:after="40" w:line="240" w:lineRule="auto"/>
              <w:ind w:left="0"/>
              <w:rPr>
                <w:szCs w:val="20"/>
                <w:u w:val="single"/>
              </w:rPr>
            </w:pPr>
            <w:r w:rsidRPr="00A952F2">
              <w:rPr>
                <w:szCs w:val="20"/>
                <w:u w:val="single"/>
              </w:rPr>
              <w:t>Part 2</w:t>
            </w:r>
          </w:p>
          <w:p w14:paraId="223D9581" w14:textId="77777777" w:rsidR="001D1D15" w:rsidRDefault="00526A29" w:rsidP="008B6369">
            <w:pPr>
              <w:spacing w:before="40" w:after="40"/>
            </w:pPr>
            <w:r w:rsidRPr="0002775D">
              <w:rPr>
                <w:sz w:val="20"/>
                <w:szCs w:val="20"/>
              </w:rPr>
              <w:t>The hypothesis testing for the endpoints of PFS and OS will be evaluated by comparing the experimental group to the control group using a stratified log-rank test. The HR will be estimated using a stratified Cox regression model. Event rates over time will be estimated within each treatment group using the Kaplan-Meier method. The stratified M&amp;N method with strata weighted by sample size will be used for analysis of undetectable MRD and OR.</w:t>
            </w:r>
          </w:p>
        </w:tc>
      </w:tr>
      <w:tr w:rsidR="00CA657C" w14:paraId="4753AA19" w14:textId="77777777" w:rsidTr="008B6369">
        <w:tc>
          <w:tcPr>
            <w:tcW w:w="1809" w:type="dxa"/>
          </w:tcPr>
          <w:p w14:paraId="40246848" w14:textId="77777777" w:rsidR="001D1D15" w:rsidRPr="003979B7" w:rsidRDefault="00526A29" w:rsidP="008B6369">
            <w:pPr>
              <w:spacing w:before="40" w:after="40"/>
              <w:rPr>
                <w:b/>
                <w:sz w:val="20"/>
                <w:szCs w:val="20"/>
              </w:rPr>
            </w:pPr>
            <w:r w:rsidRPr="003979B7">
              <w:rPr>
                <w:b/>
                <w:sz w:val="20"/>
                <w:szCs w:val="20"/>
              </w:rPr>
              <w:t>Statistical Methods for Key Safety Analyses</w:t>
            </w:r>
          </w:p>
        </w:tc>
        <w:tc>
          <w:tcPr>
            <w:tcW w:w="7407" w:type="dxa"/>
          </w:tcPr>
          <w:p w14:paraId="4FC157D7" w14:textId="7C30EDD1" w:rsidR="001D1D15" w:rsidRPr="00A952F2" w:rsidRDefault="00526A29" w:rsidP="008B6369">
            <w:pPr>
              <w:pStyle w:val="TableCellLeft"/>
              <w:keepNext w:val="0"/>
              <w:keepLines w:val="0"/>
              <w:spacing w:before="40" w:after="40" w:line="240" w:lineRule="auto"/>
              <w:ind w:left="0"/>
              <w:rPr>
                <w:szCs w:val="20"/>
                <w:u w:val="single"/>
              </w:rPr>
            </w:pPr>
            <w:r w:rsidRPr="0002775D">
              <w:rPr>
                <w:szCs w:val="20"/>
              </w:rPr>
              <w:t xml:space="preserve">For analyses in which 95% CIs will be provided for between-treatment differences in the percentage of participants with events, these analyses will be performed using the M&amp;N method </w:t>
            </w:r>
            <w:r w:rsidR="00B16DC4">
              <w:rPr>
                <w:szCs w:val="20"/>
              </w:rPr>
              <w:t>[Miettinen, O. and Nurminen, M. 1985]</w:t>
            </w:r>
            <w:r w:rsidRPr="0002775D">
              <w:rPr>
                <w:szCs w:val="20"/>
              </w:rPr>
              <w:t>.</w:t>
            </w:r>
          </w:p>
        </w:tc>
      </w:tr>
      <w:tr w:rsidR="00CA657C" w14:paraId="314487DC" w14:textId="77777777" w:rsidTr="008B6369">
        <w:tc>
          <w:tcPr>
            <w:tcW w:w="1809" w:type="dxa"/>
          </w:tcPr>
          <w:p w14:paraId="6FB1567F" w14:textId="77777777" w:rsidR="001D1D15" w:rsidRPr="003979B7" w:rsidRDefault="00526A29" w:rsidP="004A5688">
            <w:pPr>
              <w:pageBreakBefore/>
              <w:spacing w:before="40" w:after="40"/>
              <w:rPr>
                <w:b/>
                <w:sz w:val="20"/>
                <w:szCs w:val="20"/>
              </w:rPr>
            </w:pPr>
            <w:r w:rsidRPr="00D50259">
              <w:rPr>
                <w:b/>
                <w:sz w:val="20"/>
                <w:szCs w:val="20"/>
              </w:rPr>
              <w:t>Interim Analyses</w:t>
            </w:r>
          </w:p>
        </w:tc>
        <w:tc>
          <w:tcPr>
            <w:tcW w:w="7407" w:type="dxa"/>
          </w:tcPr>
          <w:p w14:paraId="0150490A" w14:textId="77777777" w:rsidR="001D1D15" w:rsidRPr="008A2252" w:rsidRDefault="00526A29" w:rsidP="00CE52C5">
            <w:pPr>
              <w:pStyle w:val="TableCellLeft"/>
              <w:keepNext w:val="0"/>
              <w:keepLines w:val="0"/>
              <w:spacing w:before="0" w:after="0" w:line="240" w:lineRule="auto"/>
              <w:ind w:left="0"/>
              <w:rPr>
                <w:szCs w:val="20"/>
              </w:rPr>
            </w:pPr>
            <w:r w:rsidRPr="008A2252">
              <w:rPr>
                <w:szCs w:val="20"/>
                <w:u w:val="single"/>
              </w:rPr>
              <w:t>Part 1</w:t>
            </w:r>
            <w:r w:rsidRPr="008A2252">
              <w:rPr>
                <w:szCs w:val="20"/>
              </w:rPr>
              <w:t>: A safety IA will be conducted in Part 1, and the totality of data will be evaluated by the Sponsor to determine the final dose before opening enrollment of Part 2. The IA will include approximately 15 DLT evaluable participants at the selected dose and approximately 15 DLT evaluable participants at the next lower dose level (if dose escalation occurs) per DLT evaluability criteria in Section 9.5.2 and they must all have completed the 2 combination cycles (8 weeks) of the DLT evaluation period and have had 4 weeks of additional follow-up, or have experienced a DLT.</w:t>
            </w:r>
            <w:r w:rsidRPr="008A2252">
              <w:rPr>
                <w:szCs w:val="20"/>
              </w:rPr>
              <w:br/>
            </w:r>
            <w:r w:rsidRPr="008A2252">
              <w:rPr>
                <w:szCs w:val="20"/>
                <w:u w:val="single"/>
              </w:rPr>
              <w:t>Part 2 Efficacy:</w:t>
            </w:r>
            <w:r w:rsidRPr="008A2252">
              <w:rPr>
                <w:szCs w:val="20"/>
              </w:rPr>
              <w:t xml:space="preserve"> 5 futility/efficacy IAs and 1 FA will be performed in this study. Results will be reviewed by an eDMC. These IAs are summarized below. Details are provided in Section 9.7.</w:t>
            </w:r>
          </w:p>
          <w:p w14:paraId="000EC4B3" w14:textId="77777777" w:rsidR="001D1D15" w:rsidRPr="008A2252" w:rsidRDefault="00526A29" w:rsidP="00CE52C5">
            <w:pPr>
              <w:pStyle w:val="ListBullet"/>
              <w:spacing w:before="0"/>
              <w:ind w:left="363"/>
              <w:rPr>
                <w:sz w:val="20"/>
              </w:rPr>
            </w:pPr>
            <w:r w:rsidRPr="008A2252">
              <w:rPr>
                <w:sz w:val="20"/>
              </w:rPr>
              <w:t>IA1:</w:t>
            </w:r>
          </w:p>
          <w:p w14:paraId="519CC61E" w14:textId="77777777" w:rsidR="001D1D15" w:rsidRPr="008A2252" w:rsidRDefault="00526A29" w:rsidP="00CE52C5">
            <w:pPr>
              <w:pStyle w:val="ListBullet2"/>
              <w:spacing w:before="0"/>
              <w:ind w:hanging="357"/>
              <w:rPr>
                <w:sz w:val="20"/>
                <w:szCs w:val="20"/>
              </w:rPr>
            </w:pPr>
            <w:r w:rsidRPr="008A2252">
              <w:rPr>
                <w:sz w:val="20"/>
                <w:szCs w:val="20"/>
              </w:rPr>
              <w:t xml:space="preserve">Timing: To be performed after ~60 PFS events have been observed. </w:t>
            </w:r>
          </w:p>
          <w:p w14:paraId="06694FFE" w14:textId="77777777" w:rsidR="001D1D15" w:rsidRPr="008A2252" w:rsidRDefault="00526A29" w:rsidP="00CE52C5">
            <w:pPr>
              <w:pStyle w:val="ListBullet2"/>
              <w:spacing w:before="0"/>
              <w:ind w:hanging="357"/>
              <w:rPr>
                <w:sz w:val="20"/>
                <w:szCs w:val="20"/>
              </w:rPr>
            </w:pPr>
            <w:r w:rsidRPr="008A2252">
              <w:rPr>
                <w:sz w:val="20"/>
                <w:szCs w:val="20"/>
              </w:rPr>
              <w:t>Testing: PFS non-binding futility analysis.</w:t>
            </w:r>
          </w:p>
          <w:p w14:paraId="112E7D7F" w14:textId="77777777" w:rsidR="001D1D15" w:rsidRPr="008A2252" w:rsidRDefault="00526A29" w:rsidP="00CE52C5">
            <w:pPr>
              <w:pStyle w:val="ListBullet"/>
              <w:spacing w:before="0"/>
              <w:rPr>
                <w:sz w:val="20"/>
              </w:rPr>
            </w:pPr>
            <w:r w:rsidRPr="008A2252">
              <w:rPr>
                <w:sz w:val="20"/>
              </w:rPr>
              <w:t>IA2:</w:t>
            </w:r>
          </w:p>
          <w:p w14:paraId="3F9129C8" w14:textId="77777777" w:rsidR="001D1D15" w:rsidRPr="008A2252" w:rsidRDefault="00526A29" w:rsidP="00CE52C5">
            <w:pPr>
              <w:pStyle w:val="ListBullet2"/>
              <w:spacing w:before="0"/>
              <w:ind w:hanging="357"/>
              <w:rPr>
                <w:sz w:val="20"/>
                <w:szCs w:val="20"/>
              </w:rPr>
            </w:pPr>
            <w:r w:rsidRPr="008A2252">
              <w:rPr>
                <w:sz w:val="20"/>
                <w:szCs w:val="20"/>
              </w:rPr>
              <w:t xml:space="preserve">Timing: To be performed ~15 months after last participant randomized. </w:t>
            </w:r>
          </w:p>
          <w:p w14:paraId="3EFCC3C9" w14:textId="77777777" w:rsidR="001D1D15" w:rsidRPr="00FF3313" w:rsidRDefault="00526A29" w:rsidP="00D062AE">
            <w:pPr>
              <w:pStyle w:val="ListBullet2"/>
              <w:tabs>
                <w:tab w:val="clear" w:pos="720"/>
              </w:tabs>
              <w:spacing w:before="0"/>
              <w:ind w:left="363" w:firstLine="0"/>
              <w:rPr>
                <w:sz w:val="20"/>
                <w:szCs w:val="20"/>
              </w:rPr>
            </w:pPr>
            <w:r w:rsidRPr="00FF3313">
              <w:rPr>
                <w:sz w:val="20"/>
                <w:szCs w:val="20"/>
              </w:rPr>
              <w:t>Testing: Final (sole) MRD analysis, first interim PFS analysis, and OS non-binding futility analysis.</w:t>
            </w:r>
          </w:p>
          <w:p w14:paraId="01EFBF9A" w14:textId="77777777" w:rsidR="001D1D15" w:rsidRPr="008A2252" w:rsidRDefault="00526A29" w:rsidP="00CE52C5">
            <w:pPr>
              <w:pStyle w:val="ListBullet"/>
              <w:spacing w:before="0"/>
              <w:rPr>
                <w:sz w:val="20"/>
              </w:rPr>
            </w:pPr>
            <w:r w:rsidRPr="008A2252">
              <w:rPr>
                <w:sz w:val="20"/>
              </w:rPr>
              <w:t>IA3:</w:t>
            </w:r>
          </w:p>
          <w:p w14:paraId="659638A8" w14:textId="77777777" w:rsidR="001D1D15" w:rsidRPr="008A2252" w:rsidRDefault="00526A29" w:rsidP="00D062AE">
            <w:pPr>
              <w:pStyle w:val="ListBullet2"/>
              <w:tabs>
                <w:tab w:val="clear" w:pos="720"/>
              </w:tabs>
              <w:spacing w:before="0"/>
              <w:ind w:left="363" w:firstLine="0"/>
              <w:rPr>
                <w:sz w:val="20"/>
                <w:szCs w:val="20"/>
              </w:rPr>
            </w:pPr>
            <w:r w:rsidRPr="008A2252">
              <w:rPr>
                <w:sz w:val="20"/>
                <w:szCs w:val="20"/>
              </w:rPr>
              <w:t>Timing: To be performed after both ~211 PFS events have been observed and ~58 months after first participant randomized.</w:t>
            </w:r>
          </w:p>
          <w:p w14:paraId="4F086A56" w14:textId="77777777" w:rsidR="001D1D15" w:rsidRPr="008A2252" w:rsidRDefault="00526A29" w:rsidP="00CE52C5">
            <w:pPr>
              <w:pStyle w:val="ListBullet2"/>
              <w:spacing w:before="0"/>
              <w:ind w:hanging="357"/>
              <w:rPr>
                <w:sz w:val="20"/>
                <w:szCs w:val="20"/>
              </w:rPr>
            </w:pPr>
            <w:r w:rsidRPr="008A2252">
              <w:rPr>
                <w:sz w:val="20"/>
                <w:szCs w:val="20"/>
              </w:rPr>
              <w:t>Testing: Second interim PFS analysis, and OS non-binding futility analysis.</w:t>
            </w:r>
          </w:p>
          <w:p w14:paraId="10E445E7" w14:textId="77777777" w:rsidR="001D1D15" w:rsidRPr="008A2252" w:rsidRDefault="00526A29" w:rsidP="00CE52C5">
            <w:pPr>
              <w:pStyle w:val="ListBullet"/>
              <w:spacing w:before="0"/>
              <w:rPr>
                <w:sz w:val="20"/>
              </w:rPr>
            </w:pPr>
            <w:r w:rsidRPr="008A2252">
              <w:rPr>
                <w:sz w:val="20"/>
              </w:rPr>
              <w:t>IA4:</w:t>
            </w:r>
          </w:p>
          <w:p w14:paraId="205A6E89" w14:textId="77777777" w:rsidR="001D1D15" w:rsidRPr="008A2252" w:rsidRDefault="00526A29" w:rsidP="00CE52C5">
            <w:pPr>
              <w:pStyle w:val="ListBullet2"/>
              <w:tabs>
                <w:tab w:val="clear" w:pos="720"/>
              </w:tabs>
              <w:spacing w:before="0"/>
              <w:ind w:left="363" w:hanging="3"/>
              <w:rPr>
                <w:sz w:val="20"/>
                <w:szCs w:val="20"/>
              </w:rPr>
            </w:pPr>
            <w:r w:rsidRPr="008A2252">
              <w:rPr>
                <w:sz w:val="20"/>
                <w:szCs w:val="20"/>
              </w:rPr>
              <w:t>Timing: To be performed after both ~248 PFS events have been observed and ~71 months after first participant randomized.</w:t>
            </w:r>
          </w:p>
          <w:p w14:paraId="484F396A" w14:textId="77777777" w:rsidR="001D1D15" w:rsidRPr="008A2252" w:rsidRDefault="00526A29" w:rsidP="00CE52C5">
            <w:pPr>
              <w:pStyle w:val="ListBullet2"/>
              <w:tabs>
                <w:tab w:val="clear" w:pos="720"/>
              </w:tabs>
              <w:spacing w:before="0"/>
              <w:ind w:left="363" w:hanging="3"/>
              <w:rPr>
                <w:sz w:val="20"/>
                <w:szCs w:val="20"/>
              </w:rPr>
            </w:pPr>
            <w:r w:rsidRPr="008A2252">
              <w:rPr>
                <w:sz w:val="20"/>
                <w:szCs w:val="20"/>
              </w:rPr>
              <w:t>Testing: Final PFS analysis, first interim OS analysis, and final (sole) OR analysis.</w:t>
            </w:r>
          </w:p>
          <w:p w14:paraId="225A6177" w14:textId="77777777" w:rsidR="001D1D15" w:rsidRPr="008A2252" w:rsidRDefault="00526A29" w:rsidP="00CE52C5">
            <w:pPr>
              <w:pStyle w:val="ListBullet"/>
              <w:spacing w:before="0"/>
              <w:rPr>
                <w:sz w:val="20"/>
              </w:rPr>
            </w:pPr>
            <w:r w:rsidRPr="008A2252">
              <w:rPr>
                <w:sz w:val="20"/>
              </w:rPr>
              <w:t>IA5:</w:t>
            </w:r>
          </w:p>
          <w:p w14:paraId="0059D06D" w14:textId="77777777" w:rsidR="001D1D15" w:rsidRPr="008A2252" w:rsidRDefault="00526A29" w:rsidP="00CE52C5">
            <w:pPr>
              <w:pStyle w:val="ListBullet2"/>
              <w:tabs>
                <w:tab w:val="clear" w:pos="720"/>
              </w:tabs>
              <w:spacing w:before="0"/>
              <w:ind w:left="363" w:hanging="3"/>
              <w:rPr>
                <w:sz w:val="20"/>
                <w:szCs w:val="20"/>
              </w:rPr>
            </w:pPr>
            <w:r w:rsidRPr="008A2252">
              <w:rPr>
                <w:sz w:val="20"/>
                <w:szCs w:val="20"/>
              </w:rPr>
              <w:t>Timing: To be performed after ~118 OS events have been observed. It is expected to occur ~90 months after first participant randomized.</w:t>
            </w:r>
          </w:p>
          <w:p w14:paraId="109D8FEF" w14:textId="77777777" w:rsidR="001D1D15" w:rsidRPr="008A2252" w:rsidRDefault="00526A29" w:rsidP="00CE52C5">
            <w:pPr>
              <w:pStyle w:val="ListBullet2"/>
              <w:tabs>
                <w:tab w:val="clear" w:pos="720"/>
              </w:tabs>
              <w:spacing w:before="0"/>
              <w:ind w:left="363" w:hanging="3"/>
              <w:rPr>
                <w:sz w:val="20"/>
                <w:szCs w:val="20"/>
              </w:rPr>
            </w:pPr>
            <w:r w:rsidRPr="008A2252">
              <w:rPr>
                <w:sz w:val="20"/>
                <w:szCs w:val="20"/>
              </w:rPr>
              <w:t>Testing: Second interim OS analysis.</w:t>
            </w:r>
          </w:p>
          <w:p w14:paraId="07A78F5B" w14:textId="77777777" w:rsidR="001D1D15" w:rsidRPr="008A2252" w:rsidRDefault="00526A29" w:rsidP="00CE52C5">
            <w:pPr>
              <w:pStyle w:val="ListBullet"/>
              <w:spacing w:before="0"/>
              <w:rPr>
                <w:sz w:val="20"/>
              </w:rPr>
            </w:pPr>
            <w:r w:rsidRPr="008A2252">
              <w:rPr>
                <w:sz w:val="20"/>
              </w:rPr>
              <w:t>FA:</w:t>
            </w:r>
          </w:p>
          <w:p w14:paraId="42335B80" w14:textId="77777777" w:rsidR="001D1D15" w:rsidRPr="008A2252" w:rsidRDefault="00526A29" w:rsidP="00CE52C5">
            <w:pPr>
              <w:pStyle w:val="ListBullet2"/>
              <w:tabs>
                <w:tab w:val="clear" w:pos="720"/>
              </w:tabs>
              <w:spacing w:before="0"/>
              <w:ind w:left="363" w:hanging="6"/>
              <w:rPr>
                <w:sz w:val="20"/>
                <w:szCs w:val="20"/>
              </w:rPr>
            </w:pPr>
            <w:r w:rsidRPr="008A2252">
              <w:rPr>
                <w:sz w:val="20"/>
                <w:szCs w:val="20"/>
              </w:rPr>
              <w:t>Timing: To be performed after ~142 OS events have been observed. It is expected to occur ~108 months after first participant randomized.</w:t>
            </w:r>
          </w:p>
          <w:p w14:paraId="474A076F" w14:textId="77777777" w:rsidR="001D1D15" w:rsidRPr="008A2252" w:rsidRDefault="00526A29" w:rsidP="00CE52C5">
            <w:pPr>
              <w:pStyle w:val="ListBullet2"/>
              <w:spacing w:before="0"/>
              <w:ind w:left="714" w:hanging="357"/>
              <w:rPr>
                <w:sz w:val="20"/>
                <w:szCs w:val="20"/>
              </w:rPr>
            </w:pPr>
            <w:r w:rsidRPr="008A2252">
              <w:rPr>
                <w:sz w:val="20"/>
                <w:szCs w:val="20"/>
              </w:rPr>
              <w:t>Testing: Final OS analysis.</w:t>
            </w:r>
          </w:p>
          <w:p w14:paraId="7E0C19BE" w14:textId="77777777" w:rsidR="001D1D15" w:rsidRPr="00A952F2" w:rsidRDefault="00526A29" w:rsidP="008B6369">
            <w:pPr>
              <w:pStyle w:val="TableCellLeft"/>
              <w:keepNext w:val="0"/>
              <w:keepLines w:val="0"/>
              <w:spacing w:before="40" w:after="40" w:line="240" w:lineRule="auto"/>
              <w:ind w:left="0"/>
              <w:rPr>
                <w:szCs w:val="20"/>
                <w:u w:val="single"/>
              </w:rPr>
            </w:pPr>
            <w:r w:rsidRPr="008A2252">
              <w:rPr>
                <w:szCs w:val="20"/>
                <w:u w:val="single"/>
              </w:rPr>
              <w:t>Part 2 Safety</w:t>
            </w:r>
            <w:r w:rsidRPr="008A2252">
              <w:rPr>
                <w:szCs w:val="20"/>
              </w:rPr>
              <w:t>: An interim safety analysis will be performed and reviewed by the eDMC approximately 6 months after first participant is randomized or when ~60 Part 2 participants have been randomized, whichever occurs later. Afterwards, the eDMC will review safety data periodically in the study. Details will be specified in the DMC charter.</w:t>
            </w:r>
          </w:p>
        </w:tc>
      </w:tr>
      <w:tr w:rsidR="00CA657C" w14:paraId="3AFFB064" w14:textId="77777777" w:rsidTr="008B6369">
        <w:tc>
          <w:tcPr>
            <w:tcW w:w="1809" w:type="dxa"/>
          </w:tcPr>
          <w:p w14:paraId="2D1CC3E3" w14:textId="77777777" w:rsidR="001D1D15" w:rsidRPr="003979B7" w:rsidRDefault="00526A29" w:rsidP="008B6369">
            <w:pPr>
              <w:spacing w:before="40" w:after="40"/>
              <w:rPr>
                <w:b/>
                <w:sz w:val="20"/>
                <w:szCs w:val="20"/>
              </w:rPr>
            </w:pPr>
            <w:r w:rsidRPr="00D50259">
              <w:rPr>
                <w:b/>
                <w:sz w:val="20"/>
                <w:szCs w:val="20"/>
              </w:rPr>
              <w:t>Multiplicity</w:t>
            </w:r>
          </w:p>
        </w:tc>
        <w:tc>
          <w:tcPr>
            <w:tcW w:w="7407" w:type="dxa"/>
          </w:tcPr>
          <w:p w14:paraId="4393A173" w14:textId="77777777" w:rsidR="001D1D15" w:rsidRPr="0002775D" w:rsidRDefault="00526A29" w:rsidP="008B6369">
            <w:pPr>
              <w:pStyle w:val="TableCellLeft"/>
              <w:keepNext w:val="0"/>
              <w:keepLines w:val="0"/>
              <w:spacing w:before="40" w:after="40" w:line="240" w:lineRule="auto"/>
              <w:ind w:left="0" w:right="142"/>
              <w:rPr>
                <w:szCs w:val="20"/>
              </w:rPr>
            </w:pPr>
            <w:r w:rsidRPr="008A2252">
              <w:rPr>
                <w:szCs w:val="20"/>
                <w:u w:val="single"/>
              </w:rPr>
              <w:t>Part 1</w:t>
            </w:r>
            <w:r w:rsidRPr="0002775D">
              <w:rPr>
                <w:szCs w:val="20"/>
              </w:rPr>
              <w:t>: No multiplicity adjustment is planned.</w:t>
            </w:r>
          </w:p>
          <w:p w14:paraId="11A58548" w14:textId="77777777" w:rsidR="001D1D15" w:rsidRPr="0002775D" w:rsidRDefault="00526A29" w:rsidP="008B6369">
            <w:pPr>
              <w:pStyle w:val="TableCellLeft"/>
              <w:keepNext w:val="0"/>
              <w:keepLines w:val="0"/>
              <w:spacing w:before="40" w:after="40" w:line="240" w:lineRule="auto"/>
              <w:ind w:left="0" w:right="142"/>
              <w:rPr>
                <w:szCs w:val="20"/>
              </w:rPr>
            </w:pPr>
            <w:r w:rsidRPr="008A2252">
              <w:rPr>
                <w:szCs w:val="20"/>
                <w:u w:val="single"/>
              </w:rPr>
              <w:t>Part 2</w:t>
            </w:r>
            <w:r w:rsidRPr="0002775D">
              <w:rPr>
                <w:szCs w:val="20"/>
              </w:rPr>
              <w:t>: The overall Type-I error over the primary hypothesis of PFS and the key secondary hypotheses of undetectable MRD, OS, and OR is strongly controlled at 2.5% (1-sided), with 2.0% initially allocated to PFS and 0.5% initially to undetectable MRD.</w:t>
            </w:r>
          </w:p>
          <w:p w14:paraId="15F6E018" w14:textId="75E3F64D" w:rsidR="001D1D15" w:rsidRPr="00A952F2" w:rsidRDefault="00526A29" w:rsidP="008B6369">
            <w:pPr>
              <w:pStyle w:val="TableCellLeft"/>
              <w:keepNext w:val="0"/>
              <w:keepLines w:val="0"/>
              <w:spacing w:before="40" w:after="40" w:line="240" w:lineRule="auto"/>
              <w:ind w:left="0"/>
              <w:rPr>
                <w:szCs w:val="20"/>
                <w:u w:val="single"/>
              </w:rPr>
            </w:pPr>
            <w:r w:rsidRPr="0002775D">
              <w:rPr>
                <w:szCs w:val="20"/>
              </w:rPr>
              <w:t xml:space="preserve">By using the graphical approach of Maurer and Bretz </w:t>
            </w:r>
            <w:r w:rsidR="00B16DC4">
              <w:rPr>
                <w:szCs w:val="20"/>
              </w:rPr>
              <w:t>[Maurer, W. and Bretz, F. 2013]</w:t>
            </w:r>
            <w:r w:rsidRPr="0002775D">
              <w:rPr>
                <w:szCs w:val="20"/>
              </w:rPr>
              <w:t>, if 1 null hypothesis is rejected, the alpha will be reallocated to other hypotheses.</w:t>
            </w:r>
          </w:p>
        </w:tc>
      </w:tr>
      <w:tr w:rsidR="00CA657C" w14:paraId="50DB9ED3" w14:textId="77777777" w:rsidTr="008B6369">
        <w:tc>
          <w:tcPr>
            <w:tcW w:w="1809" w:type="dxa"/>
          </w:tcPr>
          <w:p w14:paraId="7E1EC497" w14:textId="77777777" w:rsidR="001D1D15" w:rsidRPr="003979B7" w:rsidRDefault="00526A29" w:rsidP="004A5688">
            <w:pPr>
              <w:pageBreakBefore/>
              <w:spacing w:before="40" w:after="40"/>
              <w:rPr>
                <w:b/>
                <w:sz w:val="20"/>
                <w:szCs w:val="20"/>
              </w:rPr>
            </w:pPr>
            <w:r w:rsidRPr="00D50259">
              <w:rPr>
                <w:b/>
                <w:sz w:val="20"/>
                <w:szCs w:val="20"/>
              </w:rPr>
              <w:t>Sample Size and Power</w:t>
            </w:r>
          </w:p>
        </w:tc>
        <w:tc>
          <w:tcPr>
            <w:tcW w:w="7407" w:type="dxa"/>
          </w:tcPr>
          <w:p w14:paraId="7D68D401" w14:textId="77777777" w:rsidR="001D1D15" w:rsidRPr="0002775D" w:rsidRDefault="00526A29" w:rsidP="008B6369">
            <w:pPr>
              <w:pStyle w:val="TableCellLeft"/>
              <w:keepNext w:val="0"/>
              <w:keepLines w:val="0"/>
              <w:spacing w:before="40" w:after="40" w:line="240" w:lineRule="auto"/>
              <w:ind w:left="0" w:right="142"/>
              <w:rPr>
                <w:szCs w:val="20"/>
              </w:rPr>
            </w:pPr>
            <w:r w:rsidRPr="008A2252">
              <w:rPr>
                <w:szCs w:val="20"/>
                <w:u w:val="single"/>
              </w:rPr>
              <w:t>Part 1</w:t>
            </w:r>
            <w:r w:rsidRPr="0002775D">
              <w:rPr>
                <w:szCs w:val="20"/>
              </w:rPr>
              <w:t>: Approximately 30 participants will be enrolled.</w:t>
            </w:r>
          </w:p>
          <w:p w14:paraId="399A3402" w14:textId="77777777" w:rsidR="001D1D15" w:rsidRPr="0002775D" w:rsidRDefault="00526A29" w:rsidP="008B6369">
            <w:pPr>
              <w:pStyle w:val="TableCellLeft"/>
              <w:keepNext w:val="0"/>
              <w:keepLines w:val="0"/>
              <w:spacing w:before="40" w:after="40" w:line="240" w:lineRule="auto"/>
              <w:ind w:left="0"/>
              <w:rPr>
                <w:szCs w:val="20"/>
              </w:rPr>
            </w:pPr>
            <w:r w:rsidRPr="008A2252">
              <w:rPr>
                <w:szCs w:val="20"/>
                <w:u w:val="single"/>
              </w:rPr>
              <w:t>Part 2</w:t>
            </w:r>
            <w:r w:rsidRPr="0002775D">
              <w:rPr>
                <w:szCs w:val="20"/>
              </w:rPr>
              <w:t>: the planned sample size is approximately 690 participants.</w:t>
            </w:r>
          </w:p>
          <w:p w14:paraId="6BC9FE20" w14:textId="77777777" w:rsidR="001D1D15" w:rsidRPr="008A2252" w:rsidRDefault="00526A29" w:rsidP="008B6369">
            <w:pPr>
              <w:pStyle w:val="ListBullet"/>
              <w:spacing w:before="40" w:after="40"/>
              <w:rPr>
                <w:sz w:val="20"/>
              </w:rPr>
            </w:pPr>
            <w:r w:rsidRPr="008A2252">
              <w:rPr>
                <w:sz w:val="20"/>
              </w:rPr>
              <w:t>For PFS, with ~248 estimated events at the final PFS analysis, the study has ~90% power to detect a HR of 0.65 at the initially allocated α=0.02 (1-sided).</w:t>
            </w:r>
          </w:p>
          <w:p w14:paraId="3F2703D1" w14:textId="77777777" w:rsidR="001D1D15" w:rsidRPr="008A2252" w:rsidRDefault="00526A29" w:rsidP="008B6369">
            <w:pPr>
              <w:pStyle w:val="ListBullet"/>
              <w:spacing w:before="40" w:after="40"/>
              <w:rPr>
                <w:sz w:val="20"/>
              </w:rPr>
            </w:pPr>
            <w:r w:rsidRPr="008A2252">
              <w:rPr>
                <w:sz w:val="20"/>
              </w:rPr>
              <w:t>For undetectable MRD, the study has 94% power for detecting a 15-percentage point difference between treatment groups with an underlying 27% response rate in the control group at the initially allocated α=0.005 (1-sided).</w:t>
            </w:r>
          </w:p>
          <w:p w14:paraId="56CA3BDF" w14:textId="77777777" w:rsidR="001D1D15" w:rsidRPr="008A2252" w:rsidRDefault="00526A29" w:rsidP="008B6369">
            <w:pPr>
              <w:pStyle w:val="ListBullet"/>
              <w:spacing w:before="40" w:after="40"/>
              <w:rPr>
                <w:sz w:val="20"/>
              </w:rPr>
            </w:pPr>
            <w:r w:rsidRPr="008A2252">
              <w:rPr>
                <w:sz w:val="20"/>
              </w:rPr>
              <w:t>For OS, with ~142 estimated events at the final OS analysis, the study has ~68% power to detect a HR of 0.65 at α=0.020 (1-sided) if the hypothesis of PFS is rejected.</w:t>
            </w:r>
          </w:p>
          <w:p w14:paraId="2767B6C6" w14:textId="77777777" w:rsidR="001D1D15" w:rsidRPr="00A952F2" w:rsidRDefault="00526A29" w:rsidP="008B6369">
            <w:pPr>
              <w:pStyle w:val="ListBullet"/>
              <w:spacing w:before="40" w:after="40"/>
              <w:rPr>
                <w:sz w:val="20"/>
                <w:u w:val="single"/>
              </w:rPr>
            </w:pPr>
            <w:r w:rsidRPr="0011429D">
              <w:rPr>
                <w:sz w:val="20"/>
              </w:rPr>
              <w:t>For OR, the study has 80% power for detecting a 5-percentage point difference between treatment groups with an underlying 92% response rate in the control group at α=0.020 (1-sided) if the hypothesis of OS is rejected.</w:t>
            </w:r>
          </w:p>
        </w:tc>
      </w:tr>
      <w:tr w:rsidR="00CA657C" w14:paraId="150446C5" w14:textId="77777777" w:rsidTr="008B6369">
        <w:tc>
          <w:tcPr>
            <w:tcW w:w="9216" w:type="dxa"/>
            <w:gridSpan w:val="2"/>
          </w:tcPr>
          <w:p w14:paraId="1468D6C7" w14:textId="77777777" w:rsidR="001D1D15" w:rsidRPr="00A952F2" w:rsidRDefault="00526A29" w:rsidP="008B6369">
            <w:pPr>
              <w:pStyle w:val="TableCellLeft"/>
              <w:keepNext w:val="0"/>
              <w:keepLines w:val="0"/>
              <w:spacing w:before="40" w:after="40" w:line="240" w:lineRule="auto"/>
              <w:ind w:left="0"/>
              <w:rPr>
                <w:szCs w:val="20"/>
                <w:u w:val="single"/>
              </w:rPr>
            </w:pPr>
            <w:r>
              <w:t>AE=adverse event; APaT=all-participants-as-treated; BICR=blinded independent central review; BTK=Bruton’s tyrosine kinase; CI=confidence interval; DLT=dose-limiting toxicity; eDMC=external Data Monitoring Committee; FA=final analysis; FAS=full analysis set; HR=hazard ratio; IA=interim analysis; IGHV=immunoglobulin variable heavy chain; ITT=intention-to-treat; iwCLL=International Workshop on chronic lymphocytic leukemia; M&amp;N=Miettinen and Nurminen; MRD=minimal residual disease; OR=objective response; OS=overall survival; PFS=progression-free survival; PRO=patient-reported outcomes; vs=versus.</w:t>
            </w:r>
          </w:p>
        </w:tc>
      </w:tr>
    </w:tbl>
    <w:p w14:paraId="601BA910" w14:textId="77777777" w:rsidR="0074605C" w:rsidRDefault="0074605C" w:rsidP="00916D84">
      <w:pPr>
        <w:pStyle w:val="ListEnd"/>
      </w:pPr>
    </w:p>
    <w:p w14:paraId="2031BF2E" w14:textId="77777777" w:rsidR="0074605C" w:rsidRDefault="00526A29">
      <w:pPr>
        <w:pStyle w:val="Heading2"/>
      </w:pPr>
      <w:bookmarkStart w:id="3503" w:name="_Toc212097074"/>
      <w:bookmarkStart w:id="3504" w:name="_Toc140132504"/>
      <w:r>
        <w:t>Responsibility for Analyses/In-house Blinding</w:t>
      </w:r>
      <w:bookmarkEnd w:id="3503"/>
      <w:bookmarkEnd w:id="3504"/>
    </w:p>
    <w:p w14:paraId="2F7FFE8F" w14:textId="77777777" w:rsidR="0074605C" w:rsidRDefault="00526A29" w:rsidP="00916D84">
      <w:pPr>
        <w:pStyle w:val="Paragraph"/>
      </w:pPr>
      <w:r>
        <w:t>The statistical analysis of the data obtained from this study will be the responsibility of the Clinical Biostatistics Department of the Sponsor.</w:t>
      </w:r>
    </w:p>
    <w:p w14:paraId="5C558C4A" w14:textId="77777777" w:rsidR="0074605C" w:rsidRDefault="00526A29" w:rsidP="00916D84">
      <w:pPr>
        <w:pStyle w:val="Paragraph"/>
      </w:pPr>
      <w:r>
        <w:t>Part 1 of the study will be conducted as a non-randomized, open-label study (ie, participants, investigators, and Sponsor personnel will be aware of treatment assignments after each participant is enrolled and treatment is assigned). Treatment-level results will be monitored to evaluate safety.</w:t>
      </w:r>
    </w:p>
    <w:p w14:paraId="58F3D2A4" w14:textId="77777777" w:rsidR="0074605C" w:rsidRDefault="00526A29" w:rsidP="00916D84">
      <w:pPr>
        <w:pStyle w:val="Paragraph"/>
      </w:pPr>
      <w:r>
        <w:t>Part 2 of the study will be conducted as a randomized, open-label study (ie, participants, investigators, and Sponsor personnel will be aware of participant treatment assignments after each participant is enrolled and treatment is assigned). Although Part 2 of this study is open-label, analyses or summaries generated by randomized treatment assignment, and actual treatment received status will be limited and documented. In addition, independent radiologist(s) will perform the central tumor scan review without knowledge of treatment assignments. The Sponsor will generate the randomized allocation schedule for study intervention assignment for this protocol and the randomization will be implemented in IVRS/IWRS.</w:t>
      </w:r>
    </w:p>
    <w:p w14:paraId="1CE4BCAA" w14:textId="77777777" w:rsidR="0074605C" w:rsidRDefault="00526A29" w:rsidP="00916D84">
      <w:pPr>
        <w:pStyle w:val="Paragraph"/>
        <w:rPr>
          <w:lang w:bidi="th-TH"/>
        </w:rPr>
      </w:pPr>
      <w:r>
        <w:t>Blinding issues related to the planned IAs are described in Section 9.7.</w:t>
      </w:r>
    </w:p>
    <w:p w14:paraId="0E268C7E" w14:textId="77777777" w:rsidR="0074605C" w:rsidRDefault="00526A29">
      <w:pPr>
        <w:pStyle w:val="Heading2"/>
      </w:pPr>
      <w:bookmarkStart w:id="3505" w:name="_Toc212097075"/>
      <w:bookmarkStart w:id="3506" w:name="_Toc140132505"/>
      <w:r>
        <w:t>Hypotheses/Estimation</w:t>
      </w:r>
      <w:bookmarkEnd w:id="3505"/>
      <w:bookmarkEnd w:id="3506"/>
    </w:p>
    <w:p w14:paraId="77E8833B" w14:textId="77777777" w:rsidR="0074605C" w:rsidRDefault="00526A29" w:rsidP="00916D84">
      <w:pPr>
        <w:pStyle w:val="Paragraph"/>
      </w:pPr>
      <w:r>
        <w:t>Objectives and hypotheses of the study are provided in Section 3.</w:t>
      </w:r>
    </w:p>
    <w:p w14:paraId="2DFF56E3" w14:textId="77777777" w:rsidR="0074605C" w:rsidRDefault="00526A29">
      <w:pPr>
        <w:pStyle w:val="Heading2"/>
      </w:pPr>
      <w:bookmarkStart w:id="3507" w:name="_Toc212097076"/>
      <w:bookmarkStart w:id="3508" w:name="_Toc140132506"/>
      <w:r>
        <w:t>Analysis Endpoints</w:t>
      </w:r>
      <w:bookmarkEnd w:id="3507"/>
      <w:bookmarkEnd w:id="3508"/>
    </w:p>
    <w:p w14:paraId="37B4FE09" w14:textId="6A7B1593" w:rsidR="0074605C" w:rsidRDefault="00526A29" w:rsidP="00916D84">
      <w:pPr>
        <w:pStyle w:val="Paragraph"/>
      </w:pPr>
      <w:r>
        <w:t>Efficacy and safety endpoints that will be evaluated for within- and/or between-treatment group differences are listed below.</w:t>
      </w:r>
    </w:p>
    <w:p w14:paraId="35826242" w14:textId="77777777" w:rsidR="0074605C" w:rsidRDefault="00526A29">
      <w:pPr>
        <w:pStyle w:val="Heading3"/>
      </w:pPr>
      <w:bookmarkStart w:id="3509" w:name="_Toc212097077"/>
      <w:bookmarkStart w:id="3510" w:name="_Toc140132507"/>
      <w:r>
        <w:t>Efficacy Endpoints</w:t>
      </w:r>
      <w:bookmarkEnd w:id="3509"/>
      <w:bookmarkEnd w:id="3510"/>
    </w:p>
    <w:p w14:paraId="66004049" w14:textId="77777777" w:rsidR="0074605C" w:rsidRPr="00916D84" w:rsidRDefault="00526A29" w:rsidP="00916D84">
      <w:pPr>
        <w:pStyle w:val="Paragraph"/>
        <w:rPr>
          <w:b/>
          <w:bCs/>
        </w:rPr>
      </w:pPr>
      <w:r w:rsidRPr="00916D84">
        <w:rPr>
          <w:b/>
          <w:bCs/>
        </w:rPr>
        <w:t>Primary</w:t>
      </w:r>
    </w:p>
    <w:p w14:paraId="32AF2735" w14:textId="0EF7AB3B" w:rsidR="0074605C" w:rsidRPr="00916D84" w:rsidRDefault="00526A29" w:rsidP="00916D84">
      <w:pPr>
        <w:pStyle w:val="ListBullet"/>
      </w:pPr>
      <w:r w:rsidRPr="00916D84">
        <w:t>PFS: The time from randomization to the first documented disease progression per iwCLL criteria 2018 as accessed by BICR, or death due to any cause, whichever occurs first.</w:t>
      </w:r>
    </w:p>
    <w:p w14:paraId="5407D7BF" w14:textId="77777777" w:rsidR="00916D84" w:rsidRDefault="00916D84" w:rsidP="00916D84">
      <w:pPr>
        <w:pStyle w:val="ListEnd"/>
      </w:pPr>
    </w:p>
    <w:p w14:paraId="047FEB4F" w14:textId="77777777" w:rsidR="0074605C" w:rsidRPr="00916D84" w:rsidRDefault="00526A29" w:rsidP="00916D84">
      <w:pPr>
        <w:pStyle w:val="Paragraph"/>
        <w:rPr>
          <w:b/>
          <w:bCs/>
          <w:u w:val="single"/>
        </w:rPr>
      </w:pPr>
      <w:r w:rsidRPr="00916D84">
        <w:rPr>
          <w:b/>
          <w:bCs/>
          <w:u w:val="single"/>
        </w:rPr>
        <w:t>Secondary</w:t>
      </w:r>
    </w:p>
    <w:p w14:paraId="3A72DB04" w14:textId="77777777" w:rsidR="0074605C" w:rsidRPr="00916D84" w:rsidRDefault="00526A29" w:rsidP="00916D84">
      <w:pPr>
        <w:pStyle w:val="ListBullet"/>
      </w:pPr>
      <w:r w:rsidRPr="00916D84">
        <w:t>Undetectable MRD: Defined as &lt;1 leukemic cell per 10,000 cells (MRD &lt;10-4) in bone marrow as assessed by central laboratory.</w:t>
      </w:r>
    </w:p>
    <w:p w14:paraId="6348ED76" w14:textId="77777777" w:rsidR="0074605C" w:rsidRPr="00916D84" w:rsidRDefault="00526A29" w:rsidP="00916D84">
      <w:pPr>
        <w:pStyle w:val="ListBullet"/>
      </w:pPr>
      <w:r w:rsidRPr="00916D84">
        <w:t>OS: Defined as the time from randomization to death due to any cause.</w:t>
      </w:r>
    </w:p>
    <w:p w14:paraId="7FCAACDE" w14:textId="77777777" w:rsidR="0074605C" w:rsidRPr="00916D84" w:rsidRDefault="00526A29" w:rsidP="00916D84">
      <w:pPr>
        <w:pStyle w:val="ListBullet"/>
      </w:pPr>
      <w:r w:rsidRPr="00916D84">
        <w:t>OR: Defined as having CR, CRi, nPR, or PR per iwCLL criteria 2018 as assessed by BICR.</w:t>
      </w:r>
    </w:p>
    <w:p w14:paraId="1D56BB29" w14:textId="77777777" w:rsidR="0074605C" w:rsidRPr="00916D84" w:rsidRDefault="00526A29" w:rsidP="00916D84">
      <w:pPr>
        <w:pStyle w:val="ListBullet"/>
      </w:pPr>
      <w:r w:rsidRPr="00916D84">
        <w:t>DOR: For participants who demonstrate CR, CRi, nPR, or PR, DOR is defined as the time from the first documented evidence of CR, CRi, nPR, or PR until disease progression per iwCLL criteria 2018 as assessed by BICR, or death due to any cause, whichever occurs first.</w:t>
      </w:r>
    </w:p>
    <w:p w14:paraId="2356C6C6" w14:textId="77777777" w:rsidR="0074605C" w:rsidRDefault="0074605C">
      <w:pPr>
        <w:pStyle w:val="ListEnd"/>
      </w:pPr>
    </w:p>
    <w:p w14:paraId="53145A38" w14:textId="77777777" w:rsidR="0074605C" w:rsidRPr="00916D84" w:rsidRDefault="00526A29" w:rsidP="00916D84">
      <w:pPr>
        <w:pStyle w:val="Paragraph"/>
        <w:rPr>
          <w:b/>
          <w:bCs/>
          <w:u w:val="single"/>
        </w:rPr>
      </w:pPr>
      <w:r w:rsidRPr="00916D84">
        <w:rPr>
          <w:b/>
          <w:bCs/>
          <w:u w:val="single"/>
        </w:rPr>
        <w:t>Exploratory</w:t>
      </w:r>
    </w:p>
    <w:p w14:paraId="4ED5EA56" w14:textId="77777777" w:rsidR="0074605C" w:rsidRDefault="00526A29">
      <w:pPr>
        <w:pStyle w:val="ListBullet"/>
      </w:pPr>
      <w:r>
        <w:t>OR including PRL: Defined as having CR, CRi, nPR, PR, or PRL per iwCLL criteria 2018 as assessed by BICR.</w:t>
      </w:r>
    </w:p>
    <w:p w14:paraId="7F8BD6D4" w14:textId="77777777" w:rsidR="0074605C" w:rsidRDefault="0074605C">
      <w:pPr>
        <w:pStyle w:val="ListEnd"/>
      </w:pPr>
    </w:p>
    <w:p w14:paraId="32BD914E" w14:textId="77777777" w:rsidR="0074605C" w:rsidRDefault="00526A29">
      <w:pPr>
        <w:pStyle w:val="Heading3"/>
      </w:pPr>
      <w:bookmarkStart w:id="3511" w:name="_Toc212097078"/>
      <w:bookmarkStart w:id="3512" w:name="_Toc140132508"/>
      <w:r>
        <w:t>Safety Endpoints</w:t>
      </w:r>
      <w:bookmarkEnd w:id="3511"/>
      <w:bookmarkEnd w:id="3512"/>
    </w:p>
    <w:p w14:paraId="2D7C34C7" w14:textId="77777777" w:rsidR="0074605C" w:rsidRDefault="00526A29" w:rsidP="00916D84">
      <w:pPr>
        <w:pStyle w:val="Paragraph"/>
      </w:pPr>
      <w:bookmarkStart w:id="3513" w:name="_Hlk88574752"/>
      <w:r>
        <w:t xml:space="preserve">Safety and tolerability will be assessed by clinical review of all relevant parameters including AEs, laboratory tests, ECGs, and vital signs. </w:t>
      </w:r>
      <w:bookmarkEnd w:id="3513"/>
      <w:r>
        <w:t>Safety parameters to be analyzed include, but are not limited to, AEs, SAEs, fatal AEs, and laboratory toxicity grade changes. Safety measurements are described in Section 4.2.1.2.</w:t>
      </w:r>
    </w:p>
    <w:p w14:paraId="11018F29" w14:textId="77777777" w:rsidR="0074605C" w:rsidRDefault="00526A29" w:rsidP="00916D84">
      <w:pPr>
        <w:pStyle w:val="Paragraph"/>
      </w:pPr>
      <w:r>
        <w:t xml:space="preserve">DLTs for Part 1 are defined in Section 4.3.1.  </w:t>
      </w:r>
    </w:p>
    <w:p w14:paraId="03DDDBB5" w14:textId="77777777" w:rsidR="0074605C" w:rsidRDefault="00526A29">
      <w:pPr>
        <w:pStyle w:val="Heading3"/>
      </w:pPr>
      <w:bookmarkStart w:id="3514" w:name="_Toc212097079"/>
      <w:bookmarkStart w:id="3515" w:name="_Toc140132509"/>
      <w:r>
        <w:t>PRO endpoints</w:t>
      </w:r>
      <w:bookmarkEnd w:id="3514"/>
      <w:bookmarkEnd w:id="3515"/>
    </w:p>
    <w:p w14:paraId="714270FD" w14:textId="77777777" w:rsidR="0074605C" w:rsidRDefault="00526A29" w:rsidP="00916D84">
      <w:pPr>
        <w:pStyle w:val="Paragraph"/>
      </w:pPr>
      <w:r>
        <w:t>PRO endpoints as described in Section 4.2.1.3 will be evaluated. Details will be provided in the sSAP.</w:t>
      </w:r>
    </w:p>
    <w:p w14:paraId="1CF589A1" w14:textId="77777777" w:rsidR="0074605C" w:rsidRDefault="00526A29">
      <w:pPr>
        <w:pStyle w:val="Heading2"/>
      </w:pPr>
      <w:bookmarkStart w:id="3516" w:name="_Toc212097080"/>
      <w:bookmarkStart w:id="3517" w:name="_Toc140132510"/>
      <w:r>
        <w:t>Analysis Populations</w:t>
      </w:r>
      <w:bookmarkEnd w:id="3516"/>
      <w:bookmarkEnd w:id="3517"/>
    </w:p>
    <w:p w14:paraId="12ADB8BD" w14:textId="77777777" w:rsidR="0074605C" w:rsidRDefault="00526A29">
      <w:pPr>
        <w:pStyle w:val="Heading3"/>
      </w:pPr>
      <w:bookmarkStart w:id="3518" w:name="_Toc212097081"/>
      <w:bookmarkStart w:id="3519" w:name="_Toc140132511"/>
      <w:r>
        <w:t>Efficacy Analysis Populations</w:t>
      </w:r>
      <w:bookmarkEnd w:id="3518"/>
      <w:bookmarkEnd w:id="3519"/>
    </w:p>
    <w:p w14:paraId="2D94D692" w14:textId="77777777" w:rsidR="0074605C" w:rsidRDefault="00526A29" w:rsidP="00916D84">
      <w:pPr>
        <w:pStyle w:val="Paragraph"/>
      </w:pPr>
      <w:r>
        <w:t>Participants in Part 1 and Part 2 will be analyzed separately.</w:t>
      </w:r>
    </w:p>
    <w:p w14:paraId="41F86373" w14:textId="77777777" w:rsidR="0074605C" w:rsidRDefault="00526A29" w:rsidP="00916D84">
      <w:pPr>
        <w:pStyle w:val="Paragraph"/>
      </w:pPr>
      <w:r>
        <w:t>The ITT population will serve as the population for the primary efficacy analyses of Part 2, except for DOR. All randomized participants will be included in this population. For the analyses of DOR, the subset of ITT participants who show a CR, CRi, nPR, or PR will be included in the analysis population. Participants will be analyzed in the treatment group to which they were randomized.</w:t>
      </w:r>
    </w:p>
    <w:p w14:paraId="710C0665" w14:textId="77777777" w:rsidR="0074605C" w:rsidRDefault="00526A29" w:rsidP="00916D84">
      <w:pPr>
        <w:pStyle w:val="Paragraph"/>
      </w:pPr>
      <w:r>
        <w:t xml:space="preserve">Part 1 participants will be excluded from all Part 2 efficacy analyses and therefore will not contribute to the analyses to assess the primary and secondary objectives of Part 2. The APaT population will be used for the analysis of Part 1 efficacy in this study. The APaT population consists of all enrolled participants who received at least one dose of study treatment. </w:t>
      </w:r>
    </w:p>
    <w:p w14:paraId="755E45CD" w14:textId="77777777" w:rsidR="0074605C" w:rsidRDefault="00526A29" w:rsidP="00916D84">
      <w:pPr>
        <w:pStyle w:val="Paragraph"/>
      </w:pPr>
      <w:r>
        <w:t>Details on the approach to handling missing data are provided in Section 9.6.</w:t>
      </w:r>
    </w:p>
    <w:p w14:paraId="3CA8C614" w14:textId="77777777" w:rsidR="0074605C" w:rsidRDefault="00526A29">
      <w:pPr>
        <w:pStyle w:val="Heading3"/>
      </w:pPr>
      <w:bookmarkStart w:id="3520" w:name="_Toc212097082"/>
      <w:bookmarkStart w:id="3521" w:name="_Toc140132512"/>
      <w:r>
        <w:t>Safety Analysis Populations</w:t>
      </w:r>
      <w:bookmarkEnd w:id="3520"/>
      <w:bookmarkEnd w:id="3521"/>
    </w:p>
    <w:p w14:paraId="31C3C9CE" w14:textId="77777777" w:rsidR="0074605C" w:rsidRDefault="00526A29" w:rsidP="00916D84">
      <w:pPr>
        <w:pStyle w:val="Paragraph"/>
      </w:pPr>
      <w:r>
        <w:t>Participants in Part 1 and Part 2 will be analyzed separately.</w:t>
      </w:r>
    </w:p>
    <w:p w14:paraId="3F21A3D3" w14:textId="77777777" w:rsidR="0074605C" w:rsidRDefault="00526A29" w:rsidP="00916D84">
      <w:pPr>
        <w:pStyle w:val="Paragraph"/>
      </w:pPr>
      <w:r>
        <w:t>The APaT population will be used for the analysis of safety data in this study. The APaT population will consist of all randomized participants who received at least 1 dose of study intervention. Participants will be included in the treatment group corresponding to the study intervention they actually received for the analysis of safety data using the APaT population. For most participants this will be the treatment group to which they were randomized. Participants who take incorrect study intervention for the entire treatment period will be included in the treatment group corresponding to the study intervention received. Any participant who receives incorrect study intervention for 1 cycle but receives the correct treatment for all other cycles will be analyzed according to the correct (ie, randomized) treatment group and a narrative will be provided for any events that occurred during the cycle for which the participant was incorrectly dosed.</w:t>
      </w:r>
    </w:p>
    <w:p w14:paraId="0896B424" w14:textId="77777777" w:rsidR="0074605C" w:rsidRDefault="00526A29" w:rsidP="00916D84">
      <w:pPr>
        <w:pStyle w:val="Paragraph"/>
      </w:pPr>
      <w:r>
        <w:t>In Part 1, the DLT evaluable (DLTe) population includes APaT participants that meet the criteria for DLT evaluability as specified in Section 5.5.1. The DLTe population will be used for DLT analysis in Part 1. The APaT population will be used for all other Part 1 safety analyses.</w:t>
      </w:r>
    </w:p>
    <w:p w14:paraId="18897E6E" w14:textId="77777777" w:rsidR="0074605C" w:rsidRDefault="00526A29" w:rsidP="00916D84">
      <w:pPr>
        <w:pStyle w:val="Paragraph"/>
      </w:pPr>
      <w:r>
        <w:t>At least 1 laboratory, ECG, or vital sign measurement obtained subsequent to at least 1 dose of study intervention is required for inclusion in the analysis of each specific parameter. To assess change from baseline, a baseline measurement is also required.</w:t>
      </w:r>
    </w:p>
    <w:p w14:paraId="6DC40206" w14:textId="77777777" w:rsidR="0074605C" w:rsidRDefault="00526A29">
      <w:pPr>
        <w:pStyle w:val="Heading3"/>
        <w:rPr>
          <w:rFonts w:cs="Times New Roman"/>
          <w:color w:val="000000" w:themeColor="text1"/>
        </w:rPr>
      </w:pPr>
      <w:bookmarkStart w:id="3522" w:name="_Toc212097083"/>
      <w:bookmarkStart w:id="3523" w:name="_Toc140132513"/>
      <w:r>
        <w:rPr>
          <w:rFonts w:cs="Times New Roman"/>
          <w:color w:val="000000" w:themeColor="text1"/>
        </w:rPr>
        <w:t>PRO Analysis Populations</w:t>
      </w:r>
      <w:bookmarkEnd w:id="3522"/>
      <w:bookmarkEnd w:id="3523"/>
    </w:p>
    <w:p w14:paraId="138E85A3" w14:textId="77777777" w:rsidR="0074605C" w:rsidRDefault="00526A29" w:rsidP="00916D84">
      <w:pPr>
        <w:pStyle w:val="Paragraph"/>
      </w:pPr>
      <w:r>
        <w:t>The PRO analyses are based on the PRO FAS population, defined as all randomized participants who have at least 1 PRO assessment available for the specific endpoint and have received at least 1 dose of the study intervention. Participants will be analyzed in the treatment group to which they are randomized. The baseline measurement is considered as a PRO assessment for EORTC QLQ-C30, EORTC QLQ-CLL17, EQ-5D-5L, but not for FACT-G (Item GP5).</w:t>
      </w:r>
    </w:p>
    <w:p w14:paraId="5DA96F97" w14:textId="77777777" w:rsidR="0074605C" w:rsidRDefault="00526A29" w:rsidP="00916D84">
      <w:pPr>
        <w:pStyle w:val="Paragraph"/>
      </w:pPr>
      <w:r>
        <w:t>PRO analyses will be performed in Part 2 participants only.</w:t>
      </w:r>
    </w:p>
    <w:p w14:paraId="482AE898" w14:textId="77777777" w:rsidR="0074605C" w:rsidRDefault="00526A29">
      <w:pPr>
        <w:pStyle w:val="Heading2"/>
      </w:pPr>
      <w:bookmarkStart w:id="3524" w:name="_Toc212097084"/>
      <w:bookmarkStart w:id="3525" w:name="_Toc140132514"/>
      <w:r>
        <w:t>Statistical Methods</w:t>
      </w:r>
      <w:bookmarkEnd w:id="3524"/>
      <w:bookmarkEnd w:id="3525"/>
    </w:p>
    <w:p w14:paraId="3129E8E9" w14:textId="77777777" w:rsidR="0074605C" w:rsidRDefault="00526A29" w:rsidP="00916D84">
      <w:pPr>
        <w:pStyle w:val="Paragraph"/>
      </w:pPr>
      <w:r>
        <w:t>Statistical testing and inference for safety analyses are described in Section 9.6.2. Efficacy analyses described in this section will be performed in Part 2 participants only. Efficacy results that will be deemed to be statistically significant after consideration of the Type-I error control strategy are described in Section 9.8. Nominal p-values may be computed for other efficacy analyses, but should be interpreted with caution due to potential issues of multiplicity, sample size, etc.</w:t>
      </w:r>
    </w:p>
    <w:p w14:paraId="2FD8F662" w14:textId="77777777" w:rsidR="0074605C" w:rsidRDefault="00526A29">
      <w:pPr>
        <w:pStyle w:val="Heading3"/>
      </w:pPr>
      <w:bookmarkStart w:id="3526" w:name="_Toc212097085"/>
      <w:bookmarkStart w:id="3527" w:name="_Toc140132515"/>
      <w:r>
        <w:t>Statistical Methods for Efficacy Analyses</w:t>
      </w:r>
      <w:bookmarkEnd w:id="3526"/>
      <w:bookmarkEnd w:id="3527"/>
    </w:p>
    <w:p w14:paraId="3170C8DF" w14:textId="77777777" w:rsidR="0074605C" w:rsidRDefault="00526A29" w:rsidP="00916D84">
      <w:pPr>
        <w:pStyle w:val="Paragraph"/>
      </w:pPr>
      <w:r>
        <w:t>This section describes the statistical methods that address the primary and secondary efficacy objectives. Methods related to exploratory objectives will be described in the sSAP. Of note, response assessment per iwCLL criteria 2018 requires a combination of imaging-based assessments of lymph nodes, liver, and spleen, hematological measurements (eg, hemoglobin, lymphocytes, platelets), and clinical data including constitutional symptoms and bone marrow biopsy.</w:t>
      </w:r>
    </w:p>
    <w:p w14:paraId="4ED6E07D" w14:textId="3E348087" w:rsidR="0074605C" w:rsidRDefault="00526A29" w:rsidP="00916D84">
      <w:pPr>
        <w:pStyle w:val="Paragraph"/>
        <w:rPr>
          <w:lang w:eastAsia="zh-CN"/>
        </w:rPr>
      </w:pPr>
      <w:r>
        <w:t xml:space="preserve">The stratification factors used for randomization (see Section 6.3.2) will be applied to all stratified analyses, in particular, the stratified log-rank test, stratified Cox model, and stratified M&amp;N method </w:t>
      </w:r>
      <w:r w:rsidR="00B16DC4">
        <w:t>[Miettinen, O. and Nurminen, M. 1985]</w:t>
      </w:r>
      <w:r>
        <w:t>. In the event that there are small strata, for the purpose of analysis, strata may be combined to ensure sufficient data in each stratum. Details regarding the pooling strategy will be prespecified in the sSAP before the database lock for the first efficacy analysis when each applicable endpoint will be tested, and decisions regarding the pooling will be based on a blinded review of data by stratum (eg, review of sample size, event count, or number of responders within each stratum for both treatment groups combined).</w:t>
      </w:r>
    </w:p>
    <w:p w14:paraId="246EEE35" w14:textId="77777777" w:rsidR="0074605C" w:rsidRDefault="00526A29">
      <w:pPr>
        <w:pStyle w:val="Heading4"/>
      </w:pPr>
      <w:bookmarkStart w:id="3528" w:name="_Toc212097086"/>
      <w:bookmarkStart w:id="3529" w:name="_Toc140132516"/>
      <w:r>
        <w:t>Progression-free Survival</w:t>
      </w:r>
      <w:bookmarkEnd w:id="3528"/>
      <w:bookmarkEnd w:id="3529"/>
    </w:p>
    <w:p w14:paraId="4EB53614" w14:textId="77777777" w:rsidR="0074605C" w:rsidRDefault="00526A29" w:rsidP="00916D84">
      <w:pPr>
        <w:pStyle w:val="Paragraph"/>
      </w:pPr>
      <w:r>
        <w:t>The nonparametric Kaplan-Meier method will be used to estimate the PFS curve in each treatment group. The treatment difference in PFS will be assessed by the stratified log-rank test. A stratified Cox proportional hazard model with Efron’s method of tie handling will be used to assess the magnitude of the treatment difference (ie, HR) between the treatment groups. The HR and its 95% CI from the stratified Cox model with a single treatment covariate will be reported. The stratification factors used for randomization (See Section 6.3.2) will be applied to both the stratified log-rank test and the stratified Cox model. Additional supportive unstratified analyses may also be provided.</w:t>
      </w:r>
    </w:p>
    <w:p w14:paraId="18E87A67" w14:textId="6136C488" w:rsidR="0074605C" w:rsidRDefault="00526A29" w:rsidP="00916D84">
      <w:pPr>
        <w:pStyle w:val="Paragraph"/>
      </w:pPr>
      <w:r>
        <w:t>Since disease progression is assessed periodically, disease progression can occur any time in the time interval between the last assessment where disease progression was not documented and the assessment when disease progression is documented. The true date of disease progression will be approximated by the earlier of the date of the first assessment at which disease progression is objectively documented per iwCLL criteria 2018 assessed by BICR and the date of death.</w:t>
      </w:r>
    </w:p>
    <w:p w14:paraId="29AC92CB" w14:textId="38DBBEE2" w:rsidR="0074605C" w:rsidRDefault="00526A29" w:rsidP="00916D84">
      <w:pPr>
        <w:pStyle w:val="Paragraph"/>
      </w:pPr>
      <w:r>
        <w:t>For the primary analysis, any participant who experiences an event (disease progression or death) immediately after 2 or more missed disease assessments will be censored at the last disease assessment before the missed visits. In addition, any participant who initiates new anticancer therapy will be censored at the last disease assessment before the initiation of new anticancer therapy. Participants who do not start new anticancer therapy and who do not experience an event will be censored at the last disease assessment. Of note, SCT and its conditioning regimen(s) are not considered new anticancer treatment for the purpose of censoring. If a participant meets multiple criteria for censoring, the censoring criterion that occurs earliest will be applied.</w:t>
      </w:r>
    </w:p>
    <w:p w14:paraId="5C883343" w14:textId="76BF387F" w:rsidR="004A5688" w:rsidRDefault="00526A29" w:rsidP="00916D84">
      <w:pPr>
        <w:pStyle w:val="Paragraph"/>
      </w:pPr>
      <w:r>
        <w:t xml:space="preserve">To evaluate the robustness of the PFS endpoint per iwCLL criteria 2018 by BICR, 3 sensitivity analyses with different sets of censoring rules will be performed. The first sensitivity analysis follows the ITT principle. That is, disease progressions/deaths are counted as events regardless of missed study visits or initiation of new anticancer therapy. The second sensitivity analysis considers initiation of new anticancer treatment or discontinuation of treatment due to reasons other than CR, whichever occurs later, to be a disease progression event for participants without documented disease progression or death. The third sensitivity analysis considers censoring all participants who had two or more consecutive missed assessments at the last disease assessment before the missing assessments, whether or not a PFS event subsequently occurs, whereas the primary analysis will not censor participants in the case that SD or better is observed immediately after two or more consecutive missed assessments and a PFS event occurs afterwards. If a participant meets multiple criteria for censoring, the censoring criterion that occurs earliest will be applied. The censoring rules for the primary and sensitivity analyses are summarized in </w:t>
      </w:r>
      <w:r w:rsidR="00B16DC4">
        <w:t>Table </w:t>
      </w:r>
      <w:del w:id="3530" w:author="Powell, Deana" w:date="2026-03-05T15:34:00Z" w16du:dateUtc="2026-03-05T20:34:00Z">
        <w:r w:rsidR="00B55DCA">
          <w:delText>28</w:delText>
        </w:r>
        <w:r w:rsidR="00895D30" w:rsidRPr="00D62CFA">
          <w:delText xml:space="preserve">. </w:delText>
        </w:r>
      </w:del>
      <w:ins w:id="3531" w:author="Powell, Deana" w:date="2026-03-05T15:34:00Z" w16du:dateUtc="2026-03-05T20:34:00Z">
        <w:r w:rsidR="00B16DC4">
          <w:t>29</w:t>
        </w:r>
        <w:r>
          <w:t>.</w:t>
        </w:r>
      </w:ins>
    </w:p>
    <w:p w14:paraId="7A91C8C9" w14:textId="29F2D5DC" w:rsidR="0074605C" w:rsidRPr="004A5688" w:rsidRDefault="004A5688" w:rsidP="004A5688">
      <w:pPr>
        <w:rPr>
          <w:rFonts w:eastAsia="MS Gothic"/>
        </w:rPr>
      </w:pPr>
      <w:r>
        <w:br w:type="page"/>
      </w:r>
    </w:p>
    <w:p w14:paraId="7023700C" w14:textId="20E756FA" w:rsidR="0074605C" w:rsidRDefault="00526A29">
      <w:pPr>
        <w:pStyle w:val="Caption"/>
      </w:pPr>
      <w:bookmarkStart w:id="3532" w:name="_Ref129957957"/>
      <w:bookmarkStart w:id="3533" w:name="_Toc212022267"/>
      <w:bookmarkStart w:id="3534" w:name="_Toc140132635"/>
      <w:r>
        <w:t>Table </w:t>
      </w:r>
      <w:del w:id="3535" w:author="Powell, Deana" w:date="2026-03-05T15:34:00Z" w16du:dateUtc="2026-03-05T20:34:00Z">
        <w:r w:rsidR="00B55DCA">
          <w:rPr>
            <w:noProof/>
          </w:rPr>
          <w:delText>28</w:delText>
        </w:r>
      </w:del>
      <w:ins w:id="3536" w:author="Powell, Deana" w:date="2026-03-05T15:34:00Z" w16du:dateUtc="2026-03-05T20:34:00Z">
        <w:r w:rsidR="00B16DC4">
          <w:rPr>
            <w:noProof/>
          </w:rPr>
          <w:t>29</w:t>
        </w:r>
      </w:ins>
      <w:bookmarkEnd w:id="3532"/>
      <w:r>
        <w:tab/>
        <w:t>Censoring Rules for Primary and Sensitivity Analyses of Progression-free Survival</w:t>
      </w:r>
      <w:bookmarkEnd w:id="3533"/>
      <w:bookmarkEnd w:id="3534"/>
    </w:p>
    <w:tbl>
      <w:tblPr>
        <w:tblStyle w:val="TableGrid"/>
        <w:tblW w:w="4923" w:type="pct"/>
        <w:tblInd w:w="-5" w:type="dxa"/>
        <w:tblLook w:val="04A0" w:firstRow="1" w:lastRow="0" w:firstColumn="1" w:lastColumn="0" w:noHBand="0" w:noVBand="1"/>
      </w:tblPr>
      <w:tblGrid>
        <w:gridCol w:w="1801"/>
        <w:gridCol w:w="1800"/>
        <w:gridCol w:w="1710"/>
        <w:gridCol w:w="1799"/>
        <w:gridCol w:w="1742"/>
      </w:tblGrid>
      <w:tr w:rsidR="00CA657C" w:rsidRPr="004A5688" w14:paraId="474C5516" w14:textId="77777777" w:rsidTr="008B6369">
        <w:trPr>
          <w:trHeight w:val="331"/>
          <w:tblHeader/>
        </w:trPr>
        <w:tc>
          <w:tcPr>
            <w:tcW w:w="1017" w:type="pct"/>
            <w:vAlign w:val="center"/>
          </w:tcPr>
          <w:p w14:paraId="1A8E6CFB" w14:textId="77777777" w:rsidR="001D1D15" w:rsidRPr="004A5688" w:rsidRDefault="00526A29" w:rsidP="008B6369">
            <w:pPr>
              <w:pStyle w:val="AllText0"/>
              <w:keepNext/>
              <w:keepLines/>
              <w:spacing w:after="60"/>
              <w:jc w:val="center"/>
              <w:rPr>
                <w:b/>
                <w:sz w:val="20"/>
              </w:rPr>
            </w:pPr>
            <w:r w:rsidRPr="004A5688">
              <w:rPr>
                <w:b/>
                <w:sz w:val="20"/>
              </w:rPr>
              <w:t>Situation</w:t>
            </w:r>
          </w:p>
        </w:tc>
        <w:tc>
          <w:tcPr>
            <w:tcW w:w="1017" w:type="pct"/>
            <w:vAlign w:val="center"/>
          </w:tcPr>
          <w:p w14:paraId="64F78CF5" w14:textId="77777777" w:rsidR="001D1D15" w:rsidRPr="004A5688" w:rsidRDefault="00526A29" w:rsidP="008B6369">
            <w:pPr>
              <w:pStyle w:val="AllText0"/>
              <w:keepNext/>
              <w:keepLines/>
              <w:spacing w:after="60"/>
              <w:jc w:val="center"/>
              <w:rPr>
                <w:b/>
                <w:sz w:val="20"/>
              </w:rPr>
            </w:pPr>
            <w:r w:rsidRPr="004A5688">
              <w:rPr>
                <w:b/>
                <w:sz w:val="20"/>
              </w:rPr>
              <w:t>Primary Analysis</w:t>
            </w:r>
          </w:p>
        </w:tc>
        <w:tc>
          <w:tcPr>
            <w:tcW w:w="966" w:type="pct"/>
            <w:vAlign w:val="center"/>
          </w:tcPr>
          <w:p w14:paraId="07E7808E" w14:textId="77777777" w:rsidR="001D1D15" w:rsidRPr="004A5688" w:rsidRDefault="00526A29" w:rsidP="008B6369">
            <w:pPr>
              <w:pStyle w:val="AllText0"/>
              <w:keepNext/>
              <w:keepLines/>
              <w:spacing w:after="60"/>
              <w:jc w:val="center"/>
              <w:rPr>
                <w:b/>
                <w:sz w:val="20"/>
              </w:rPr>
            </w:pPr>
            <w:r w:rsidRPr="004A5688">
              <w:rPr>
                <w:b/>
                <w:sz w:val="20"/>
              </w:rPr>
              <w:t xml:space="preserve">Sensitivity </w:t>
            </w:r>
          </w:p>
          <w:p w14:paraId="573B6A20" w14:textId="77777777" w:rsidR="001D1D15" w:rsidRPr="004A5688" w:rsidRDefault="00526A29" w:rsidP="008B6369">
            <w:pPr>
              <w:pStyle w:val="AllText0"/>
              <w:keepNext/>
              <w:keepLines/>
              <w:spacing w:after="60"/>
              <w:jc w:val="center"/>
              <w:rPr>
                <w:b/>
                <w:sz w:val="20"/>
              </w:rPr>
            </w:pPr>
            <w:r w:rsidRPr="004A5688">
              <w:rPr>
                <w:b/>
                <w:sz w:val="20"/>
              </w:rPr>
              <w:t>Analysis 1</w:t>
            </w:r>
          </w:p>
        </w:tc>
        <w:tc>
          <w:tcPr>
            <w:tcW w:w="1016" w:type="pct"/>
            <w:vAlign w:val="center"/>
          </w:tcPr>
          <w:p w14:paraId="1D6343B7" w14:textId="77777777" w:rsidR="001D1D15" w:rsidRPr="004A5688" w:rsidRDefault="00526A29" w:rsidP="008B6369">
            <w:pPr>
              <w:pStyle w:val="AllText0"/>
              <w:keepNext/>
              <w:keepLines/>
              <w:spacing w:after="60"/>
              <w:jc w:val="center"/>
              <w:rPr>
                <w:b/>
                <w:sz w:val="20"/>
              </w:rPr>
            </w:pPr>
            <w:r w:rsidRPr="004A5688">
              <w:rPr>
                <w:b/>
                <w:sz w:val="20"/>
              </w:rPr>
              <w:t>Sensitivity Analysis 2</w:t>
            </w:r>
          </w:p>
        </w:tc>
        <w:tc>
          <w:tcPr>
            <w:tcW w:w="984" w:type="pct"/>
          </w:tcPr>
          <w:p w14:paraId="04298127" w14:textId="77777777" w:rsidR="001D1D15" w:rsidRPr="004A5688" w:rsidRDefault="00526A29" w:rsidP="008B6369">
            <w:pPr>
              <w:pStyle w:val="AllText0"/>
              <w:keepNext/>
              <w:keepLines/>
              <w:spacing w:after="60"/>
              <w:jc w:val="center"/>
              <w:rPr>
                <w:b/>
                <w:sz w:val="20"/>
              </w:rPr>
            </w:pPr>
            <w:r w:rsidRPr="004A5688">
              <w:rPr>
                <w:b/>
                <w:sz w:val="20"/>
              </w:rPr>
              <w:t>Sensitivity Analysis 3</w:t>
            </w:r>
          </w:p>
        </w:tc>
      </w:tr>
      <w:tr w:rsidR="00CA657C" w:rsidRPr="004A5688" w14:paraId="14E0680C" w14:textId="77777777" w:rsidTr="008B6369">
        <w:trPr>
          <w:trHeight w:val="831"/>
        </w:trPr>
        <w:tc>
          <w:tcPr>
            <w:tcW w:w="1017" w:type="pct"/>
          </w:tcPr>
          <w:p w14:paraId="5669155E" w14:textId="77777777" w:rsidR="001D1D15" w:rsidRPr="004A5688" w:rsidRDefault="00526A29" w:rsidP="004A5688">
            <w:pPr>
              <w:pStyle w:val="AllText0"/>
              <w:spacing w:after="20"/>
              <w:jc w:val="left"/>
              <w:rPr>
                <w:sz w:val="20"/>
              </w:rPr>
            </w:pPr>
            <w:r w:rsidRPr="004A5688">
              <w:rPr>
                <w:sz w:val="20"/>
              </w:rPr>
              <w:t xml:space="preserve">DP or death documented after </w:t>
            </w:r>
            <w:r w:rsidRPr="004A5688">
              <w:rPr>
                <w:rFonts w:hint="eastAsia"/>
                <w:sz w:val="20"/>
              </w:rPr>
              <w:t>≤</w:t>
            </w:r>
            <w:r w:rsidRPr="004A5688">
              <w:rPr>
                <w:sz w:val="20"/>
              </w:rPr>
              <w:t>1 missed disease assessment and before new anticancer treatment, if any</w:t>
            </w:r>
          </w:p>
        </w:tc>
        <w:tc>
          <w:tcPr>
            <w:tcW w:w="1017" w:type="pct"/>
          </w:tcPr>
          <w:p w14:paraId="186591F7" w14:textId="77777777" w:rsidR="001D1D15" w:rsidRPr="004A5688" w:rsidRDefault="00526A29" w:rsidP="004A5688">
            <w:pPr>
              <w:pStyle w:val="AllText0"/>
              <w:spacing w:after="20"/>
              <w:jc w:val="left"/>
              <w:rPr>
                <w:sz w:val="20"/>
              </w:rPr>
            </w:pPr>
            <w:r w:rsidRPr="004A5688">
              <w:rPr>
                <w:sz w:val="20"/>
              </w:rPr>
              <w:t>Progressed at date of documented DP or death</w:t>
            </w:r>
          </w:p>
        </w:tc>
        <w:tc>
          <w:tcPr>
            <w:tcW w:w="966" w:type="pct"/>
          </w:tcPr>
          <w:p w14:paraId="0B9D69E7" w14:textId="77777777" w:rsidR="001D1D15" w:rsidRPr="004A5688" w:rsidRDefault="00526A29" w:rsidP="004A5688">
            <w:pPr>
              <w:pStyle w:val="AllText0"/>
              <w:spacing w:after="20"/>
              <w:jc w:val="left"/>
              <w:rPr>
                <w:sz w:val="20"/>
              </w:rPr>
            </w:pPr>
            <w:r w:rsidRPr="004A5688">
              <w:rPr>
                <w:sz w:val="20"/>
              </w:rPr>
              <w:t>Progressed at date of documented DP or death</w:t>
            </w:r>
          </w:p>
        </w:tc>
        <w:tc>
          <w:tcPr>
            <w:tcW w:w="1016" w:type="pct"/>
          </w:tcPr>
          <w:p w14:paraId="30F48D19" w14:textId="77777777" w:rsidR="001D1D15" w:rsidRPr="004A5688" w:rsidRDefault="00526A29" w:rsidP="004A5688">
            <w:pPr>
              <w:pStyle w:val="AllText0"/>
              <w:spacing w:after="20"/>
              <w:jc w:val="left"/>
              <w:rPr>
                <w:sz w:val="20"/>
              </w:rPr>
            </w:pPr>
            <w:r w:rsidRPr="004A5688">
              <w:rPr>
                <w:sz w:val="20"/>
              </w:rPr>
              <w:t>Progressed at date of documented DP or death</w:t>
            </w:r>
          </w:p>
        </w:tc>
        <w:tc>
          <w:tcPr>
            <w:tcW w:w="984" w:type="pct"/>
          </w:tcPr>
          <w:p w14:paraId="30D5CB2E" w14:textId="77777777" w:rsidR="001D1D15" w:rsidRPr="004A5688" w:rsidRDefault="00526A29" w:rsidP="004A5688">
            <w:pPr>
              <w:pStyle w:val="AllText0"/>
              <w:spacing w:after="20"/>
              <w:jc w:val="left"/>
              <w:rPr>
                <w:sz w:val="20"/>
              </w:rPr>
            </w:pPr>
            <w:r w:rsidRPr="004A5688">
              <w:rPr>
                <w:sz w:val="20"/>
              </w:rPr>
              <w:t>Progressed at date of documented DP or death</w:t>
            </w:r>
          </w:p>
        </w:tc>
      </w:tr>
      <w:tr w:rsidR="00CA657C" w:rsidRPr="004A5688" w14:paraId="66A1F475" w14:textId="77777777" w:rsidTr="008B6369">
        <w:trPr>
          <w:trHeight w:val="245"/>
        </w:trPr>
        <w:tc>
          <w:tcPr>
            <w:tcW w:w="1017" w:type="pct"/>
          </w:tcPr>
          <w:p w14:paraId="00046104" w14:textId="77777777" w:rsidR="001D1D15" w:rsidRPr="004A5688" w:rsidRDefault="00526A29" w:rsidP="004A5688">
            <w:pPr>
              <w:pStyle w:val="AllText0"/>
              <w:spacing w:after="20"/>
              <w:jc w:val="left"/>
              <w:rPr>
                <w:sz w:val="20"/>
              </w:rPr>
            </w:pPr>
            <w:r w:rsidRPr="004A5688">
              <w:rPr>
                <w:sz w:val="20"/>
              </w:rPr>
              <w:t xml:space="preserve">DP or death documented immediately after </w:t>
            </w:r>
            <w:r w:rsidRPr="004A5688">
              <w:rPr>
                <w:rFonts w:hint="eastAsia"/>
                <w:sz w:val="20"/>
              </w:rPr>
              <w:t>≥</w:t>
            </w:r>
            <w:r w:rsidRPr="004A5688">
              <w:rPr>
                <w:sz w:val="20"/>
              </w:rPr>
              <w:t>2 consecutive missed disease assessments or after new anticancer treatment, if any</w:t>
            </w:r>
          </w:p>
        </w:tc>
        <w:tc>
          <w:tcPr>
            <w:tcW w:w="1017" w:type="pct"/>
          </w:tcPr>
          <w:p w14:paraId="430A82F6" w14:textId="77777777" w:rsidR="001D1D15" w:rsidRPr="004A5688" w:rsidRDefault="00526A29" w:rsidP="004A5688">
            <w:pPr>
              <w:pStyle w:val="AllText0"/>
              <w:spacing w:after="20"/>
              <w:jc w:val="left"/>
              <w:rPr>
                <w:sz w:val="20"/>
              </w:rPr>
            </w:pPr>
            <w:r w:rsidRPr="004A5688">
              <w:rPr>
                <w:sz w:val="20"/>
              </w:rPr>
              <w:t xml:space="preserve">Censored at last disease assessment prior to the earlier date of </w:t>
            </w:r>
            <w:r w:rsidRPr="004A5688">
              <w:rPr>
                <w:rFonts w:hint="eastAsia"/>
                <w:sz w:val="20"/>
              </w:rPr>
              <w:t>≥</w:t>
            </w:r>
            <w:r w:rsidRPr="004A5688">
              <w:rPr>
                <w:sz w:val="20"/>
              </w:rPr>
              <w:t>2 consecutive missed disease assessments and new anticancer treatment, if any</w:t>
            </w:r>
          </w:p>
        </w:tc>
        <w:tc>
          <w:tcPr>
            <w:tcW w:w="966" w:type="pct"/>
          </w:tcPr>
          <w:p w14:paraId="054EED2A" w14:textId="77777777" w:rsidR="001D1D15" w:rsidRPr="004A5688" w:rsidRDefault="00526A29" w:rsidP="004A5688">
            <w:pPr>
              <w:pStyle w:val="AllText0"/>
              <w:spacing w:after="20"/>
              <w:jc w:val="left"/>
              <w:rPr>
                <w:sz w:val="20"/>
              </w:rPr>
            </w:pPr>
            <w:r w:rsidRPr="004A5688">
              <w:rPr>
                <w:sz w:val="20"/>
              </w:rPr>
              <w:t>Progressed at date of documented DP or death</w:t>
            </w:r>
          </w:p>
        </w:tc>
        <w:tc>
          <w:tcPr>
            <w:tcW w:w="1016" w:type="pct"/>
          </w:tcPr>
          <w:p w14:paraId="3FED24C5" w14:textId="77777777" w:rsidR="001D1D15" w:rsidRPr="004A5688" w:rsidRDefault="00526A29" w:rsidP="004A5688">
            <w:pPr>
              <w:pStyle w:val="AllText0"/>
              <w:spacing w:after="20"/>
              <w:jc w:val="left"/>
              <w:rPr>
                <w:sz w:val="20"/>
              </w:rPr>
            </w:pPr>
            <w:r w:rsidRPr="004A5688">
              <w:rPr>
                <w:sz w:val="20"/>
              </w:rPr>
              <w:t>Progressed at date of documented DP or death</w:t>
            </w:r>
          </w:p>
        </w:tc>
        <w:tc>
          <w:tcPr>
            <w:tcW w:w="984" w:type="pct"/>
          </w:tcPr>
          <w:p w14:paraId="07A88278" w14:textId="77777777" w:rsidR="001D1D15" w:rsidRPr="004A5688" w:rsidRDefault="00526A29" w:rsidP="004A5688">
            <w:pPr>
              <w:pStyle w:val="AllText0"/>
              <w:spacing w:after="20"/>
              <w:jc w:val="left"/>
              <w:rPr>
                <w:sz w:val="20"/>
              </w:rPr>
            </w:pPr>
            <w:r w:rsidRPr="004A5688">
              <w:rPr>
                <w:sz w:val="20"/>
              </w:rPr>
              <w:t xml:space="preserve">Censored at last disease assessment prior to the earlier date of </w:t>
            </w:r>
            <w:r w:rsidRPr="004A5688">
              <w:rPr>
                <w:rFonts w:hint="eastAsia"/>
                <w:sz w:val="20"/>
              </w:rPr>
              <w:t>≥</w:t>
            </w:r>
            <w:r w:rsidRPr="004A5688">
              <w:rPr>
                <w:sz w:val="20"/>
              </w:rPr>
              <w:t>2 consecutive missed disease assessments and new anticancer treatment, if any</w:t>
            </w:r>
          </w:p>
        </w:tc>
      </w:tr>
      <w:tr w:rsidR="00CA657C" w:rsidRPr="004A5688" w14:paraId="44F9D2AF" w14:textId="77777777" w:rsidTr="008B6369">
        <w:trPr>
          <w:trHeight w:val="245"/>
        </w:trPr>
        <w:tc>
          <w:tcPr>
            <w:tcW w:w="1017" w:type="pct"/>
          </w:tcPr>
          <w:p w14:paraId="6E2C158D" w14:textId="77777777" w:rsidR="001D1D15" w:rsidRPr="004A5688" w:rsidRDefault="00526A29" w:rsidP="004A5688">
            <w:pPr>
              <w:pStyle w:val="AllText0"/>
              <w:spacing w:after="20"/>
              <w:jc w:val="left"/>
              <w:rPr>
                <w:sz w:val="20"/>
              </w:rPr>
            </w:pPr>
            <w:r w:rsidRPr="004A5688">
              <w:rPr>
                <w:sz w:val="20"/>
              </w:rPr>
              <w:t xml:space="preserve">SD or better immediately after </w:t>
            </w:r>
            <w:r w:rsidRPr="004A5688">
              <w:rPr>
                <w:rFonts w:hint="eastAsia"/>
                <w:sz w:val="20"/>
              </w:rPr>
              <w:t>≥</w:t>
            </w:r>
            <w:r w:rsidRPr="004A5688">
              <w:rPr>
                <w:sz w:val="20"/>
              </w:rPr>
              <w:t xml:space="preserve">2 consecutive missed disease assessments, DP or death documented afterwards </w:t>
            </w:r>
          </w:p>
        </w:tc>
        <w:tc>
          <w:tcPr>
            <w:tcW w:w="1017" w:type="pct"/>
          </w:tcPr>
          <w:p w14:paraId="2C43B564" w14:textId="77777777" w:rsidR="001D1D15" w:rsidRPr="004A5688" w:rsidRDefault="00526A29" w:rsidP="004A5688">
            <w:pPr>
              <w:pStyle w:val="AllText0"/>
              <w:spacing w:after="20"/>
              <w:jc w:val="left"/>
              <w:rPr>
                <w:sz w:val="20"/>
              </w:rPr>
            </w:pPr>
            <w:r w:rsidRPr="004A5688">
              <w:rPr>
                <w:sz w:val="20"/>
                <w:lang w:eastAsia="zh-CN"/>
              </w:rPr>
              <w:t>Progressed</w:t>
            </w:r>
            <w:r w:rsidRPr="004A5688">
              <w:rPr>
                <w:sz w:val="20"/>
              </w:rPr>
              <w:t xml:space="preserve"> </w:t>
            </w:r>
            <w:r w:rsidRPr="004A5688">
              <w:rPr>
                <w:sz w:val="20"/>
                <w:lang w:eastAsia="zh-CN"/>
              </w:rPr>
              <w:t>at</w:t>
            </w:r>
            <w:r w:rsidRPr="004A5688">
              <w:rPr>
                <w:sz w:val="20"/>
              </w:rPr>
              <w:t xml:space="preserve"> date of documented DP or death.</w:t>
            </w:r>
          </w:p>
        </w:tc>
        <w:tc>
          <w:tcPr>
            <w:tcW w:w="966" w:type="pct"/>
          </w:tcPr>
          <w:p w14:paraId="3C9277D9" w14:textId="77777777" w:rsidR="001D1D15" w:rsidRPr="004A5688" w:rsidRDefault="00526A29" w:rsidP="004A5688">
            <w:pPr>
              <w:pStyle w:val="AllText0"/>
              <w:spacing w:after="20"/>
              <w:jc w:val="left"/>
              <w:rPr>
                <w:sz w:val="20"/>
              </w:rPr>
            </w:pPr>
            <w:r w:rsidRPr="004A5688">
              <w:rPr>
                <w:sz w:val="20"/>
                <w:lang w:eastAsia="zh-CN"/>
              </w:rPr>
              <w:t>Progressed</w:t>
            </w:r>
            <w:r w:rsidRPr="004A5688">
              <w:rPr>
                <w:sz w:val="20"/>
              </w:rPr>
              <w:t xml:space="preserve"> </w:t>
            </w:r>
            <w:r w:rsidRPr="004A5688">
              <w:rPr>
                <w:sz w:val="20"/>
                <w:lang w:eastAsia="zh-CN"/>
              </w:rPr>
              <w:t>at</w:t>
            </w:r>
            <w:r w:rsidRPr="004A5688">
              <w:rPr>
                <w:sz w:val="20"/>
              </w:rPr>
              <w:t xml:space="preserve"> date of documented DP or death.</w:t>
            </w:r>
          </w:p>
        </w:tc>
        <w:tc>
          <w:tcPr>
            <w:tcW w:w="1016" w:type="pct"/>
          </w:tcPr>
          <w:p w14:paraId="5A0C945A" w14:textId="77777777" w:rsidR="001D1D15" w:rsidRPr="004A5688" w:rsidRDefault="00526A29" w:rsidP="004A5688">
            <w:pPr>
              <w:pStyle w:val="AllText0"/>
              <w:spacing w:after="20"/>
              <w:jc w:val="left"/>
              <w:rPr>
                <w:sz w:val="20"/>
              </w:rPr>
            </w:pPr>
            <w:r w:rsidRPr="004A5688">
              <w:rPr>
                <w:sz w:val="20"/>
              </w:rPr>
              <w:t>Progressed at date of documented DP or death</w:t>
            </w:r>
          </w:p>
        </w:tc>
        <w:tc>
          <w:tcPr>
            <w:tcW w:w="984" w:type="pct"/>
          </w:tcPr>
          <w:p w14:paraId="2FA41657" w14:textId="77777777" w:rsidR="001D1D15" w:rsidRPr="004A5688" w:rsidRDefault="00526A29" w:rsidP="004A5688">
            <w:pPr>
              <w:pStyle w:val="AllText0"/>
              <w:spacing w:after="20"/>
              <w:jc w:val="left"/>
              <w:rPr>
                <w:sz w:val="20"/>
              </w:rPr>
            </w:pPr>
            <w:r w:rsidRPr="004A5688">
              <w:rPr>
                <w:sz w:val="20"/>
              </w:rPr>
              <w:t xml:space="preserve">Censored at last disease assessment prior to the </w:t>
            </w:r>
            <w:r w:rsidRPr="004A5688">
              <w:rPr>
                <w:rFonts w:hint="eastAsia"/>
                <w:sz w:val="20"/>
              </w:rPr>
              <w:t>≥</w:t>
            </w:r>
            <w:r w:rsidRPr="004A5688">
              <w:rPr>
                <w:sz w:val="20"/>
              </w:rPr>
              <w:t xml:space="preserve">2 consecutive missed disease assessments </w:t>
            </w:r>
          </w:p>
        </w:tc>
      </w:tr>
      <w:tr w:rsidR="00CA657C" w:rsidRPr="004A5688" w14:paraId="30A8CE07" w14:textId="77777777" w:rsidTr="008B6369">
        <w:trPr>
          <w:trHeight w:val="245"/>
        </w:trPr>
        <w:tc>
          <w:tcPr>
            <w:tcW w:w="1017" w:type="pct"/>
          </w:tcPr>
          <w:p w14:paraId="3F145D90" w14:textId="77777777" w:rsidR="001D1D15" w:rsidRPr="004A5688" w:rsidRDefault="00526A29" w:rsidP="004A5688">
            <w:pPr>
              <w:pStyle w:val="AllText0"/>
              <w:spacing w:after="20"/>
              <w:jc w:val="left"/>
              <w:rPr>
                <w:sz w:val="20"/>
              </w:rPr>
            </w:pPr>
            <w:r w:rsidRPr="004A5688">
              <w:rPr>
                <w:sz w:val="20"/>
              </w:rPr>
              <w:t xml:space="preserve">No DP and no death; SD or better immediately after </w:t>
            </w:r>
            <w:r w:rsidRPr="004A5688">
              <w:rPr>
                <w:rFonts w:hint="eastAsia"/>
                <w:sz w:val="20"/>
              </w:rPr>
              <w:t>≥</w:t>
            </w:r>
            <w:r w:rsidRPr="004A5688">
              <w:rPr>
                <w:sz w:val="20"/>
              </w:rPr>
              <w:t>2 consecutive missed disease assessments</w:t>
            </w:r>
          </w:p>
        </w:tc>
        <w:tc>
          <w:tcPr>
            <w:tcW w:w="1017" w:type="pct"/>
          </w:tcPr>
          <w:p w14:paraId="0B563CED" w14:textId="77777777" w:rsidR="001D1D15" w:rsidRPr="004A5688" w:rsidRDefault="00526A29" w:rsidP="004A5688">
            <w:pPr>
              <w:pStyle w:val="AllText0"/>
              <w:spacing w:after="20"/>
              <w:jc w:val="left"/>
              <w:rPr>
                <w:sz w:val="20"/>
              </w:rPr>
            </w:pPr>
            <w:r w:rsidRPr="004A5688">
              <w:rPr>
                <w:sz w:val="20"/>
              </w:rPr>
              <w:t>Censored</w:t>
            </w:r>
            <w:r w:rsidRPr="004A5688">
              <w:rPr>
                <w:spacing w:val="30"/>
                <w:sz w:val="20"/>
              </w:rPr>
              <w:t xml:space="preserve"> </w:t>
            </w:r>
            <w:r w:rsidRPr="004A5688">
              <w:rPr>
                <w:sz w:val="20"/>
              </w:rPr>
              <w:t>at</w:t>
            </w:r>
            <w:r w:rsidRPr="004A5688">
              <w:rPr>
                <w:spacing w:val="30"/>
                <w:sz w:val="20"/>
              </w:rPr>
              <w:t xml:space="preserve"> </w:t>
            </w:r>
            <w:r w:rsidRPr="004A5688">
              <w:rPr>
                <w:sz w:val="20"/>
              </w:rPr>
              <w:t>last disease</w:t>
            </w:r>
            <w:r w:rsidRPr="004A5688">
              <w:rPr>
                <w:spacing w:val="-4"/>
                <w:sz w:val="20"/>
              </w:rPr>
              <w:t xml:space="preserve"> </w:t>
            </w:r>
            <w:r w:rsidRPr="004A5688">
              <w:rPr>
                <w:sz w:val="20"/>
              </w:rPr>
              <w:t xml:space="preserve">assessment </w:t>
            </w:r>
          </w:p>
        </w:tc>
        <w:tc>
          <w:tcPr>
            <w:tcW w:w="966" w:type="pct"/>
          </w:tcPr>
          <w:p w14:paraId="066BFAE3" w14:textId="77777777" w:rsidR="001D1D15" w:rsidRPr="004A5688" w:rsidRDefault="00526A29" w:rsidP="004A5688">
            <w:pPr>
              <w:pStyle w:val="AllText0"/>
              <w:spacing w:after="20"/>
              <w:jc w:val="left"/>
              <w:rPr>
                <w:sz w:val="20"/>
              </w:rPr>
            </w:pPr>
            <w:r w:rsidRPr="004A5688">
              <w:rPr>
                <w:sz w:val="20"/>
              </w:rPr>
              <w:t>Censored</w:t>
            </w:r>
            <w:r w:rsidRPr="004A5688">
              <w:rPr>
                <w:spacing w:val="30"/>
                <w:sz w:val="20"/>
              </w:rPr>
              <w:t xml:space="preserve"> </w:t>
            </w:r>
            <w:r w:rsidRPr="004A5688">
              <w:rPr>
                <w:sz w:val="20"/>
              </w:rPr>
              <w:t>at</w:t>
            </w:r>
            <w:r w:rsidRPr="004A5688">
              <w:rPr>
                <w:spacing w:val="30"/>
                <w:sz w:val="20"/>
              </w:rPr>
              <w:t xml:space="preserve"> </w:t>
            </w:r>
            <w:r w:rsidRPr="004A5688">
              <w:rPr>
                <w:sz w:val="20"/>
              </w:rPr>
              <w:t>last disease</w:t>
            </w:r>
            <w:r w:rsidRPr="004A5688">
              <w:rPr>
                <w:spacing w:val="-4"/>
                <w:sz w:val="20"/>
              </w:rPr>
              <w:t xml:space="preserve"> </w:t>
            </w:r>
            <w:r w:rsidRPr="004A5688">
              <w:rPr>
                <w:sz w:val="20"/>
              </w:rPr>
              <w:t>assessment</w:t>
            </w:r>
          </w:p>
        </w:tc>
        <w:tc>
          <w:tcPr>
            <w:tcW w:w="1016" w:type="pct"/>
          </w:tcPr>
          <w:p w14:paraId="77847F13" w14:textId="77777777" w:rsidR="001D1D15" w:rsidRPr="004A5688" w:rsidRDefault="00526A29" w:rsidP="004A5688">
            <w:pPr>
              <w:pStyle w:val="AllText0"/>
              <w:spacing w:after="20"/>
              <w:jc w:val="left"/>
              <w:rPr>
                <w:i/>
                <w:iCs/>
                <w:sz w:val="20"/>
              </w:rPr>
            </w:pPr>
            <w:r w:rsidRPr="004A5688">
              <w:rPr>
                <w:i/>
                <w:iCs/>
                <w:sz w:val="20"/>
              </w:rPr>
              <w:t xml:space="preserve">Following the rules of next two rows. </w:t>
            </w:r>
          </w:p>
        </w:tc>
        <w:tc>
          <w:tcPr>
            <w:tcW w:w="984" w:type="pct"/>
          </w:tcPr>
          <w:p w14:paraId="310BE6FA" w14:textId="77777777" w:rsidR="001D1D15" w:rsidRPr="004A5688" w:rsidRDefault="00526A29" w:rsidP="004A5688">
            <w:pPr>
              <w:pStyle w:val="AllText0"/>
              <w:spacing w:after="20"/>
              <w:jc w:val="left"/>
              <w:rPr>
                <w:sz w:val="20"/>
              </w:rPr>
            </w:pPr>
            <w:r w:rsidRPr="004A5688">
              <w:rPr>
                <w:sz w:val="20"/>
              </w:rPr>
              <w:t xml:space="preserve">Censored at last disease assessment prior to the </w:t>
            </w:r>
            <w:r w:rsidRPr="004A5688">
              <w:rPr>
                <w:rFonts w:hint="eastAsia"/>
                <w:sz w:val="20"/>
              </w:rPr>
              <w:t>≥</w:t>
            </w:r>
            <w:r w:rsidRPr="004A5688">
              <w:rPr>
                <w:sz w:val="20"/>
              </w:rPr>
              <w:t>2 consecutive missed disease assessments</w:t>
            </w:r>
          </w:p>
        </w:tc>
      </w:tr>
      <w:tr w:rsidR="00CA657C" w:rsidRPr="004A5688" w14:paraId="427AECC2" w14:textId="77777777" w:rsidTr="008B6369">
        <w:trPr>
          <w:trHeight w:val="831"/>
        </w:trPr>
        <w:tc>
          <w:tcPr>
            <w:tcW w:w="1017" w:type="pct"/>
          </w:tcPr>
          <w:p w14:paraId="56F4A7C7" w14:textId="77777777" w:rsidR="001D1D15" w:rsidRPr="004A5688" w:rsidRDefault="00526A29" w:rsidP="004A5688">
            <w:pPr>
              <w:pStyle w:val="AllText0"/>
              <w:spacing w:after="20"/>
              <w:jc w:val="left"/>
              <w:rPr>
                <w:bCs/>
                <w:sz w:val="20"/>
              </w:rPr>
            </w:pPr>
            <w:r w:rsidRPr="004A5688">
              <w:rPr>
                <w:sz w:val="20"/>
              </w:rPr>
              <w:t>No</w:t>
            </w:r>
            <w:r w:rsidRPr="004A5688">
              <w:rPr>
                <w:spacing w:val="1"/>
                <w:sz w:val="20"/>
              </w:rPr>
              <w:t xml:space="preserve"> </w:t>
            </w:r>
            <w:r w:rsidRPr="004A5688">
              <w:rPr>
                <w:sz w:val="20"/>
              </w:rPr>
              <w:t>DP</w:t>
            </w:r>
            <w:r w:rsidRPr="004A5688">
              <w:rPr>
                <w:spacing w:val="1"/>
                <w:sz w:val="20"/>
              </w:rPr>
              <w:t xml:space="preserve"> </w:t>
            </w:r>
            <w:r w:rsidRPr="004A5688">
              <w:rPr>
                <w:sz w:val="20"/>
              </w:rPr>
              <w:t>and</w:t>
            </w:r>
            <w:r w:rsidRPr="004A5688">
              <w:rPr>
                <w:spacing w:val="1"/>
                <w:sz w:val="20"/>
              </w:rPr>
              <w:t xml:space="preserve"> </w:t>
            </w:r>
            <w:r w:rsidRPr="004A5688">
              <w:rPr>
                <w:sz w:val="20"/>
              </w:rPr>
              <w:t>no</w:t>
            </w:r>
            <w:r w:rsidRPr="004A5688">
              <w:rPr>
                <w:spacing w:val="1"/>
                <w:sz w:val="20"/>
              </w:rPr>
              <w:t xml:space="preserve"> </w:t>
            </w:r>
            <w:r w:rsidRPr="004A5688">
              <w:rPr>
                <w:sz w:val="20"/>
              </w:rPr>
              <w:t>death;</w:t>
            </w:r>
            <w:r w:rsidRPr="004A5688">
              <w:rPr>
                <w:spacing w:val="1"/>
                <w:sz w:val="20"/>
              </w:rPr>
              <w:t xml:space="preserve"> </w:t>
            </w:r>
            <w:r w:rsidRPr="004A5688">
              <w:rPr>
                <w:sz w:val="20"/>
              </w:rPr>
              <w:t xml:space="preserve">new </w:t>
            </w:r>
            <w:r w:rsidRPr="004A5688">
              <w:rPr>
                <w:spacing w:val="-1"/>
                <w:sz w:val="20"/>
              </w:rPr>
              <w:t xml:space="preserve">anticancer </w:t>
            </w:r>
            <w:r w:rsidRPr="004A5688">
              <w:rPr>
                <w:sz w:val="20"/>
              </w:rPr>
              <w:t>treatment</w:t>
            </w:r>
            <w:r w:rsidRPr="004A5688">
              <w:rPr>
                <w:spacing w:val="-3"/>
                <w:sz w:val="20"/>
              </w:rPr>
              <w:t xml:space="preserve"> </w:t>
            </w:r>
            <w:r w:rsidRPr="004A5688">
              <w:rPr>
                <w:sz w:val="20"/>
              </w:rPr>
              <w:t>is</w:t>
            </w:r>
            <w:r w:rsidRPr="004A5688">
              <w:rPr>
                <w:spacing w:val="-2"/>
                <w:sz w:val="20"/>
              </w:rPr>
              <w:t xml:space="preserve"> </w:t>
            </w:r>
            <w:r w:rsidRPr="004A5688">
              <w:rPr>
                <w:sz w:val="20"/>
              </w:rPr>
              <w:t>not</w:t>
            </w:r>
            <w:r w:rsidRPr="004A5688">
              <w:rPr>
                <w:spacing w:val="-2"/>
                <w:sz w:val="20"/>
              </w:rPr>
              <w:t xml:space="preserve"> </w:t>
            </w:r>
            <w:r w:rsidRPr="004A5688">
              <w:rPr>
                <w:sz w:val="20"/>
              </w:rPr>
              <w:t>initiated</w:t>
            </w:r>
          </w:p>
        </w:tc>
        <w:tc>
          <w:tcPr>
            <w:tcW w:w="1017" w:type="pct"/>
          </w:tcPr>
          <w:p w14:paraId="02D550D8" w14:textId="77777777" w:rsidR="001D1D15" w:rsidRPr="004A5688" w:rsidRDefault="00526A29" w:rsidP="004A5688">
            <w:pPr>
              <w:pStyle w:val="AllText0"/>
              <w:spacing w:after="20"/>
              <w:jc w:val="left"/>
              <w:rPr>
                <w:bCs/>
                <w:sz w:val="20"/>
              </w:rPr>
            </w:pPr>
            <w:r w:rsidRPr="004A5688">
              <w:rPr>
                <w:sz w:val="20"/>
              </w:rPr>
              <w:t>Censored</w:t>
            </w:r>
            <w:r w:rsidRPr="004A5688">
              <w:rPr>
                <w:spacing w:val="30"/>
                <w:sz w:val="20"/>
              </w:rPr>
              <w:t xml:space="preserve"> </w:t>
            </w:r>
            <w:r w:rsidRPr="004A5688">
              <w:rPr>
                <w:sz w:val="20"/>
              </w:rPr>
              <w:t>at</w:t>
            </w:r>
            <w:r w:rsidRPr="004A5688">
              <w:rPr>
                <w:spacing w:val="30"/>
                <w:sz w:val="20"/>
              </w:rPr>
              <w:t xml:space="preserve"> </w:t>
            </w:r>
            <w:r w:rsidRPr="004A5688">
              <w:rPr>
                <w:sz w:val="20"/>
              </w:rPr>
              <w:t>last disease</w:t>
            </w:r>
            <w:r w:rsidRPr="004A5688">
              <w:rPr>
                <w:spacing w:val="-4"/>
                <w:sz w:val="20"/>
              </w:rPr>
              <w:t xml:space="preserve"> </w:t>
            </w:r>
            <w:r w:rsidRPr="004A5688">
              <w:rPr>
                <w:sz w:val="20"/>
              </w:rPr>
              <w:t>assessment</w:t>
            </w:r>
          </w:p>
        </w:tc>
        <w:tc>
          <w:tcPr>
            <w:tcW w:w="966" w:type="pct"/>
          </w:tcPr>
          <w:p w14:paraId="4C8B0FE3" w14:textId="77777777" w:rsidR="001D1D15" w:rsidRPr="004A5688" w:rsidRDefault="00526A29" w:rsidP="004A5688">
            <w:pPr>
              <w:pStyle w:val="AllText0"/>
              <w:spacing w:after="20"/>
              <w:jc w:val="left"/>
              <w:rPr>
                <w:bCs/>
                <w:sz w:val="20"/>
              </w:rPr>
            </w:pPr>
            <w:r w:rsidRPr="004A5688">
              <w:rPr>
                <w:sz w:val="20"/>
              </w:rPr>
              <w:t>Censored</w:t>
            </w:r>
            <w:r w:rsidRPr="004A5688">
              <w:rPr>
                <w:spacing w:val="30"/>
                <w:sz w:val="20"/>
              </w:rPr>
              <w:t xml:space="preserve"> </w:t>
            </w:r>
            <w:r w:rsidRPr="004A5688">
              <w:rPr>
                <w:sz w:val="20"/>
              </w:rPr>
              <w:t>at</w:t>
            </w:r>
            <w:r w:rsidRPr="004A5688">
              <w:rPr>
                <w:spacing w:val="30"/>
                <w:sz w:val="20"/>
              </w:rPr>
              <w:t xml:space="preserve"> </w:t>
            </w:r>
            <w:r w:rsidRPr="004A5688">
              <w:rPr>
                <w:sz w:val="20"/>
              </w:rPr>
              <w:t>last disease</w:t>
            </w:r>
            <w:r w:rsidRPr="004A5688">
              <w:rPr>
                <w:spacing w:val="-4"/>
                <w:sz w:val="20"/>
              </w:rPr>
              <w:t xml:space="preserve"> </w:t>
            </w:r>
            <w:r w:rsidRPr="004A5688">
              <w:rPr>
                <w:sz w:val="20"/>
              </w:rPr>
              <w:t>assessment</w:t>
            </w:r>
          </w:p>
        </w:tc>
        <w:tc>
          <w:tcPr>
            <w:tcW w:w="1016" w:type="pct"/>
          </w:tcPr>
          <w:p w14:paraId="0DED51C2" w14:textId="77777777" w:rsidR="001D1D15" w:rsidRPr="004A5688" w:rsidRDefault="00526A29" w:rsidP="004A5688">
            <w:pPr>
              <w:pStyle w:val="AllText0"/>
              <w:spacing w:after="20"/>
              <w:jc w:val="left"/>
              <w:rPr>
                <w:bCs/>
                <w:sz w:val="20"/>
              </w:rPr>
            </w:pPr>
            <w:r w:rsidRPr="004A5688">
              <w:rPr>
                <w:sz w:val="20"/>
              </w:rPr>
              <w:t>Progressed at treatment discontinuation due to reasons other than CR; otherwise censored at last disease assessment if still on study treatment or completed study treatment</w:t>
            </w:r>
          </w:p>
        </w:tc>
        <w:tc>
          <w:tcPr>
            <w:tcW w:w="984" w:type="pct"/>
          </w:tcPr>
          <w:p w14:paraId="6466453C" w14:textId="77777777" w:rsidR="001D1D15" w:rsidRPr="004A5688" w:rsidRDefault="00526A29" w:rsidP="004A5688">
            <w:pPr>
              <w:pStyle w:val="AllText0"/>
              <w:spacing w:after="20"/>
              <w:jc w:val="left"/>
              <w:rPr>
                <w:sz w:val="20"/>
              </w:rPr>
            </w:pPr>
            <w:r w:rsidRPr="004A5688">
              <w:rPr>
                <w:sz w:val="20"/>
              </w:rPr>
              <w:t>Censored</w:t>
            </w:r>
            <w:r w:rsidRPr="004A5688">
              <w:rPr>
                <w:spacing w:val="30"/>
                <w:sz w:val="20"/>
              </w:rPr>
              <w:t xml:space="preserve"> </w:t>
            </w:r>
            <w:r w:rsidRPr="004A5688">
              <w:rPr>
                <w:sz w:val="20"/>
              </w:rPr>
              <w:t>at</w:t>
            </w:r>
            <w:r w:rsidRPr="004A5688">
              <w:rPr>
                <w:spacing w:val="30"/>
                <w:sz w:val="20"/>
              </w:rPr>
              <w:t xml:space="preserve"> </w:t>
            </w:r>
            <w:r w:rsidRPr="004A5688">
              <w:rPr>
                <w:sz w:val="20"/>
              </w:rPr>
              <w:t>last disease</w:t>
            </w:r>
            <w:r w:rsidRPr="004A5688">
              <w:rPr>
                <w:spacing w:val="-4"/>
                <w:sz w:val="20"/>
              </w:rPr>
              <w:t xml:space="preserve"> </w:t>
            </w:r>
            <w:r w:rsidRPr="004A5688">
              <w:rPr>
                <w:sz w:val="20"/>
              </w:rPr>
              <w:t>assessment</w:t>
            </w:r>
          </w:p>
        </w:tc>
      </w:tr>
      <w:tr w:rsidR="00CA657C" w:rsidRPr="004A5688" w14:paraId="2111C215" w14:textId="77777777" w:rsidTr="008B6369">
        <w:trPr>
          <w:trHeight w:val="245"/>
        </w:trPr>
        <w:tc>
          <w:tcPr>
            <w:tcW w:w="1017" w:type="pct"/>
          </w:tcPr>
          <w:p w14:paraId="00D99FC7" w14:textId="77777777" w:rsidR="001D1D15" w:rsidRPr="004A5688" w:rsidRDefault="00526A29" w:rsidP="004A5688">
            <w:pPr>
              <w:spacing w:after="20"/>
              <w:rPr>
                <w:bCs/>
                <w:sz w:val="20"/>
                <w:szCs w:val="20"/>
              </w:rPr>
            </w:pPr>
            <w:r w:rsidRPr="004A5688">
              <w:rPr>
                <w:sz w:val="20"/>
                <w:szCs w:val="20"/>
              </w:rPr>
              <w:t>No</w:t>
            </w:r>
            <w:r w:rsidRPr="004A5688">
              <w:rPr>
                <w:spacing w:val="1"/>
                <w:sz w:val="20"/>
                <w:szCs w:val="20"/>
              </w:rPr>
              <w:t xml:space="preserve"> </w:t>
            </w:r>
            <w:r w:rsidRPr="004A5688">
              <w:rPr>
                <w:sz w:val="20"/>
                <w:szCs w:val="20"/>
              </w:rPr>
              <w:t>DP</w:t>
            </w:r>
            <w:r w:rsidRPr="004A5688">
              <w:rPr>
                <w:spacing w:val="1"/>
                <w:sz w:val="20"/>
                <w:szCs w:val="20"/>
              </w:rPr>
              <w:t xml:space="preserve"> </w:t>
            </w:r>
            <w:r w:rsidRPr="004A5688">
              <w:rPr>
                <w:sz w:val="20"/>
                <w:szCs w:val="20"/>
              </w:rPr>
              <w:t>and</w:t>
            </w:r>
            <w:r w:rsidRPr="004A5688">
              <w:rPr>
                <w:spacing w:val="1"/>
                <w:sz w:val="20"/>
                <w:szCs w:val="20"/>
              </w:rPr>
              <w:t xml:space="preserve"> </w:t>
            </w:r>
            <w:r w:rsidRPr="004A5688">
              <w:rPr>
                <w:sz w:val="20"/>
                <w:szCs w:val="20"/>
              </w:rPr>
              <w:t>no</w:t>
            </w:r>
            <w:r w:rsidRPr="004A5688">
              <w:rPr>
                <w:spacing w:val="1"/>
                <w:sz w:val="20"/>
                <w:szCs w:val="20"/>
              </w:rPr>
              <w:t xml:space="preserve"> </w:t>
            </w:r>
            <w:r w:rsidRPr="004A5688">
              <w:rPr>
                <w:sz w:val="20"/>
                <w:szCs w:val="20"/>
              </w:rPr>
              <w:t>death;</w:t>
            </w:r>
            <w:r w:rsidRPr="004A5688">
              <w:rPr>
                <w:spacing w:val="1"/>
                <w:sz w:val="20"/>
                <w:szCs w:val="20"/>
              </w:rPr>
              <w:t xml:space="preserve"> </w:t>
            </w:r>
            <w:r w:rsidRPr="004A5688">
              <w:rPr>
                <w:sz w:val="20"/>
                <w:szCs w:val="20"/>
              </w:rPr>
              <w:t>new anticancer treatment is initiated</w:t>
            </w:r>
          </w:p>
        </w:tc>
        <w:tc>
          <w:tcPr>
            <w:tcW w:w="1017" w:type="pct"/>
          </w:tcPr>
          <w:p w14:paraId="37D34BD7" w14:textId="77777777" w:rsidR="001D1D15" w:rsidRPr="004A5688" w:rsidRDefault="00526A29" w:rsidP="004A5688">
            <w:pPr>
              <w:pStyle w:val="AllText0"/>
              <w:spacing w:after="20"/>
              <w:jc w:val="left"/>
              <w:rPr>
                <w:bCs/>
                <w:sz w:val="20"/>
              </w:rPr>
            </w:pPr>
            <w:r w:rsidRPr="004A5688">
              <w:rPr>
                <w:sz w:val="20"/>
              </w:rPr>
              <w:t>Censored</w:t>
            </w:r>
            <w:r w:rsidRPr="004A5688">
              <w:rPr>
                <w:spacing w:val="30"/>
                <w:sz w:val="20"/>
              </w:rPr>
              <w:t xml:space="preserve"> </w:t>
            </w:r>
            <w:r w:rsidRPr="004A5688">
              <w:rPr>
                <w:sz w:val="20"/>
              </w:rPr>
              <w:t>at</w:t>
            </w:r>
            <w:r w:rsidRPr="004A5688">
              <w:rPr>
                <w:spacing w:val="30"/>
                <w:sz w:val="20"/>
              </w:rPr>
              <w:t xml:space="preserve"> </w:t>
            </w:r>
            <w:r w:rsidRPr="004A5688">
              <w:rPr>
                <w:sz w:val="20"/>
              </w:rPr>
              <w:t>last disease</w:t>
            </w:r>
            <w:r w:rsidRPr="004A5688">
              <w:rPr>
                <w:spacing w:val="20"/>
                <w:sz w:val="20"/>
              </w:rPr>
              <w:t xml:space="preserve"> </w:t>
            </w:r>
            <w:r w:rsidRPr="004A5688">
              <w:rPr>
                <w:sz w:val="20"/>
              </w:rPr>
              <w:t xml:space="preserve">assessment before </w:t>
            </w:r>
            <w:r w:rsidRPr="004A5688">
              <w:rPr>
                <w:spacing w:val="-1"/>
                <w:sz w:val="20"/>
              </w:rPr>
              <w:t>new</w:t>
            </w:r>
            <w:r w:rsidRPr="004A5688">
              <w:rPr>
                <w:spacing w:val="-47"/>
                <w:sz w:val="20"/>
              </w:rPr>
              <w:t xml:space="preserve"> </w:t>
            </w:r>
            <w:r w:rsidRPr="004A5688">
              <w:rPr>
                <w:sz w:val="20"/>
              </w:rPr>
              <w:t>anticancer</w:t>
            </w:r>
            <w:r w:rsidRPr="004A5688">
              <w:rPr>
                <w:spacing w:val="1"/>
                <w:sz w:val="20"/>
              </w:rPr>
              <w:t xml:space="preserve"> </w:t>
            </w:r>
            <w:r w:rsidRPr="004A5688">
              <w:rPr>
                <w:sz w:val="20"/>
              </w:rPr>
              <w:t>treatment</w:t>
            </w:r>
          </w:p>
        </w:tc>
        <w:tc>
          <w:tcPr>
            <w:tcW w:w="966" w:type="pct"/>
          </w:tcPr>
          <w:p w14:paraId="401159F0" w14:textId="77777777" w:rsidR="001D1D15" w:rsidRPr="004A5688" w:rsidRDefault="00526A29" w:rsidP="004A5688">
            <w:pPr>
              <w:pStyle w:val="AllText0"/>
              <w:spacing w:after="20"/>
              <w:jc w:val="left"/>
              <w:rPr>
                <w:bCs/>
                <w:sz w:val="20"/>
              </w:rPr>
            </w:pPr>
            <w:r w:rsidRPr="004A5688">
              <w:rPr>
                <w:sz w:val="20"/>
              </w:rPr>
              <w:t>Censored</w:t>
            </w:r>
            <w:r w:rsidRPr="004A5688">
              <w:rPr>
                <w:spacing w:val="30"/>
                <w:sz w:val="20"/>
              </w:rPr>
              <w:t xml:space="preserve"> </w:t>
            </w:r>
            <w:r w:rsidRPr="004A5688">
              <w:rPr>
                <w:sz w:val="20"/>
              </w:rPr>
              <w:t>at</w:t>
            </w:r>
            <w:r w:rsidRPr="004A5688">
              <w:rPr>
                <w:spacing w:val="30"/>
                <w:sz w:val="20"/>
              </w:rPr>
              <w:t xml:space="preserve"> </w:t>
            </w:r>
            <w:r w:rsidRPr="004A5688">
              <w:rPr>
                <w:sz w:val="20"/>
              </w:rPr>
              <w:t>last disease</w:t>
            </w:r>
            <w:r w:rsidRPr="004A5688">
              <w:rPr>
                <w:spacing w:val="20"/>
                <w:sz w:val="20"/>
              </w:rPr>
              <w:t xml:space="preserve"> </w:t>
            </w:r>
            <w:r w:rsidRPr="004A5688">
              <w:rPr>
                <w:sz w:val="20"/>
              </w:rPr>
              <w:t>assessment</w:t>
            </w:r>
          </w:p>
        </w:tc>
        <w:tc>
          <w:tcPr>
            <w:tcW w:w="1016" w:type="pct"/>
          </w:tcPr>
          <w:p w14:paraId="74B42187" w14:textId="77777777" w:rsidR="001D1D15" w:rsidRPr="004A5688" w:rsidRDefault="00526A29" w:rsidP="004A5688">
            <w:pPr>
              <w:pStyle w:val="AllText0"/>
              <w:spacing w:after="20"/>
              <w:jc w:val="left"/>
              <w:rPr>
                <w:sz w:val="20"/>
              </w:rPr>
            </w:pPr>
            <w:r w:rsidRPr="004A5688">
              <w:rPr>
                <w:sz w:val="20"/>
              </w:rPr>
              <w:t>Progressed at date</w:t>
            </w:r>
            <w:r w:rsidRPr="004A5688">
              <w:rPr>
                <w:spacing w:val="1"/>
                <w:sz w:val="20"/>
              </w:rPr>
              <w:t xml:space="preserve"> </w:t>
            </w:r>
            <w:r w:rsidRPr="004A5688">
              <w:rPr>
                <w:sz w:val="20"/>
              </w:rPr>
              <w:t>of</w:t>
            </w:r>
            <w:r w:rsidRPr="004A5688">
              <w:rPr>
                <w:spacing w:val="1"/>
                <w:sz w:val="20"/>
              </w:rPr>
              <w:t xml:space="preserve"> </w:t>
            </w:r>
            <w:r w:rsidRPr="004A5688">
              <w:rPr>
                <w:sz w:val="20"/>
              </w:rPr>
              <w:t>new</w:t>
            </w:r>
            <w:r w:rsidRPr="004A5688">
              <w:rPr>
                <w:spacing w:val="1"/>
                <w:sz w:val="20"/>
              </w:rPr>
              <w:t xml:space="preserve"> </w:t>
            </w:r>
            <w:r w:rsidRPr="004A5688">
              <w:rPr>
                <w:sz w:val="20"/>
              </w:rPr>
              <w:t>anticancer treatment or discontinuation of treatment due to reason other than CR, whichever occurs later</w:t>
            </w:r>
          </w:p>
        </w:tc>
        <w:tc>
          <w:tcPr>
            <w:tcW w:w="984" w:type="pct"/>
          </w:tcPr>
          <w:p w14:paraId="3D7733FA" w14:textId="77777777" w:rsidR="001D1D15" w:rsidRPr="004A5688" w:rsidRDefault="00526A29" w:rsidP="004A5688">
            <w:pPr>
              <w:pStyle w:val="AllText0"/>
              <w:spacing w:after="20"/>
              <w:jc w:val="left"/>
              <w:rPr>
                <w:sz w:val="20"/>
              </w:rPr>
            </w:pPr>
            <w:r w:rsidRPr="004A5688">
              <w:rPr>
                <w:sz w:val="20"/>
              </w:rPr>
              <w:t>Censored</w:t>
            </w:r>
            <w:r w:rsidRPr="004A5688">
              <w:rPr>
                <w:spacing w:val="30"/>
                <w:sz w:val="20"/>
              </w:rPr>
              <w:t xml:space="preserve"> </w:t>
            </w:r>
            <w:r w:rsidRPr="004A5688">
              <w:rPr>
                <w:sz w:val="20"/>
              </w:rPr>
              <w:t>at</w:t>
            </w:r>
            <w:r w:rsidRPr="004A5688">
              <w:rPr>
                <w:spacing w:val="30"/>
                <w:sz w:val="20"/>
              </w:rPr>
              <w:t xml:space="preserve"> </w:t>
            </w:r>
            <w:r w:rsidRPr="004A5688">
              <w:rPr>
                <w:sz w:val="20"/>
              </w:rPr>
              <w:t>last disease</w:t>
            </w:r>
            <w:r w:rsidRPr="004A5688">
              <w:rPr>
                <w:spacing w:val="20"/>
                <w:sz w:val="20"/>
              </w:rPr>
              <w:t xml:space="preserve"> </w:t>
            </w:r>
            <w:r w:rsidRPr="004A5688">
              <w:rPr>
                <w:sz w:val="20"/>
              </w:rPr>
              <w:t xml:space="preserve">assessment before </w:t>
            </w:r>
            <w:r w:rsidRPr="004A5688">
              <w:rPr>
                <w:spacing w:val="-1"/>
                <w:sz w:val="20"/>
              </w:rPr>
              <w:t xml:space="preserve">new </w:t>
            </w:r>
            <w:r w:rsidRPr="004A5688">
              <w:rPr>
                <w:spacing w:val="-47"/>
                <w:sz w:val="20"/>
              </w:rPr>
              <w:t xml:space="preserve"> </w:t>
            </w:r>
            <w:r w:rsidRPr="004A5688">
              <w:rPr>
                <w:sz w:val="20"/>
              </w:rPr>
              <w:t>anticancer</w:t>
            </w:r>
            <w:r w:rsidRPr="004A5688">
              <w:rPr>
                <w:spacing w:val="1"/>
                <w:sz w:val="20"/>
              </w:rPr>
              <w:t xml:space="preserve"> </w:t>
            </w:r>
            <w:r w:rsidRPr="004A5688">
              <w:rPr>
                <w:sz w:val="20"/>
              </w:rPr>
              <w:t>treatment</w:t>
            </w:r>
          </w:p>
        </w:tc>
      </w:tr>
      <w:tr w:rsidR="00CA657C" w:rsidRPr="004A5688" w14:paraId="62733F81" w14:textId="77777777" w:rsidTr="008B6369">
        <w:trPr>
          <w:trHeight w:val="245"/>
        </w:trPr>
        <w:tc>
          <w:tcPr>
            <w:tcW w:w="4016" w:type="pct"/>
            <w:gridSpan w:val="4"/>
          </w:tcPr>
          <w:p w14:paraId="414F6550" w14:textId="77777777" w:rsidR="001D1D15" w:rsidRPr="004A5688" w:rsidRDefault="00526A29" w:rsidP="004A5688">
            <w:pPr>
              <w:pStyle w:val="AllText0"/>
              <w:spacing w:after="20"/>
              <w:jc w:val="left"/>
              <w:rPr>
                <w:sz w:val="20"/>
              </w:rPr>
            </w:pPr>
            <w:r w:rsidRPr="004A5688">
              <w:rPr>
                <w:sz w:val="20"/>
              </w:rPr>
              <w:t>Abbreviation: DP=disease progression. CR=complete response.</w:t>
            </w:r>
          </w:p>
        </w:tc>
        <w:tc>
          <w:tcPr>
            <w:tcW w:w="984" w:type="pct"/>
          </w:tcPr>
          <w:p w14:paraId="1DEE850F" w14:textId="77777777" w:rsidR="001D1D15" w:rsidRPr="004A5688" w:rsidRDefault="001D1D15" w:rsidP="004A5688">
            <w:pPr>
              <w:pStyle w:val="AllText0"/>
              <w:spacing w:after="20"/>
              <w:jc w:val="left"/>
              <w:rPr>
                <w:sz w:val="20"/>
              </w:rPr>
            </w:pPr>
          </w:p>
        </w:tc>
      </w:tr>
    </w:tbl>
    <w:p w14:paraId="7A581466" w14:textId="0D1E8CD8" w:rsidR="0074605C" w:rsidRDefault="00526A29" w:rsidP="00916D84">
      <w:pPr>
        <w:pStyle w:val="Paragraph"/>
      </w:pPr>
      <w:r>
        <w:t>Further details of sensitivity analyses will be described in the sSAP as needed.</w:t>
      </w:r>
    </w:p>
    <w:p w14:paraId="20137369" w14:textId="77777777" w:rsidR="0074605C" w:rsidRDefault="00526A29">
      <w:pPr>
        <w:pStyle w:val="Heading4"/>
      </w:pPr>
      <w:bookmarkStart w:id="3537" w:name="_Toc212097087"/>
      <w:bookmarkStart w:id="3538" w:name="_Toc140132517"/>
      <w:r>
        <w:t>Undetectable MRD</w:t>
      </w:r>
      <w:bookmarkEnd w:id="3537"/>
      <w:bookmarkEnd w:id="3538"/>
    </w:p>
    <w:p w14:paraId="253F3B6B" w14:textId="37FF25E0" w:rsidR="0074605C" w:rsidRDefault="00526A29" w:rsidP="00916D84">
      <w:pPr>
        <w:pStyle w:val="Paragraph"/>
      </w:pPr>
      <w:r>
        <w:t xml:space="preserve">The stratified M&amp;N method </w:t>
      </w:r>
      <w:r w:rsidR="00B16DC4">
        <w:t>[Miettinen, O. and Nurminen, M. 1985]</w:t>
      </w:r>
      <w:r>
        <w:t xml:space="preserve"> will be used for comparison of the undetectable MRD rate between 2 treatment groups. The difference in undetectable MRD rate and its 95% CI from the stratified M&amp;N method with strata weighting by sample size will be reported. The stratification factors used for randomization (See Section 6.3.2) will be applied to the analysis. Additional supportive unstratified analyses may also be provided. Sensitivity analyses may be performed for comparison of the best overall undetectable MRD rate in bone marrow and the undetectable MRD rate in peripheral blood between 2 treatment groups. </w:t>
      </w:r>
    </w:p>
    <w:p w14:paraId="05D73B29" w14:textId="73BBF04B" w:rsidR="0074605C" w:rsidRDefault="00526A29" w:rsidP="00916D84">
      <w:pPr>
        <w:pStyle w:val="Paragraph"/>
      </w:pPr>
      <w:r>
        <w:t xml:space="preserve">The point estimate of undetectable MRD rate will be provided by treatment group, together with 95% CI using exact binomial method proposed by Clopper and Pearson (1934) </w:t>
      </w:r>
      <w:r w:rsidR="00B16DC4">
        <w:t>[Clopper, C. J. and Pearson, E. S. 1934]</w:t>
      </w:r>
      <w:r>
        <w:t>.</w:t>
      </w:r>
    </w:p>
    <w:p w14:paraId="2D054BB8" w14:textId="77777777" w:rsidR="0074605C" w:rsidRDefault="00526A29">
      <w:pPr>
        <w:pStyle w:val="Heading4"/>
      </w:pPr>
      <w:bookmarkStart w:id="3539" w:name="_Toc212097088"/>
      <w:bookmarkStart w:id="3540" w:name="_Toc140132518"/>
      <w:r>
        <w:t>Overall Survival</w:t>
      </w:r>
      <w:bookmarkEnd w:id="3539"/>
      <w:bookmarkEnd w:id="3540"/>
    </w:p>
    <w:p w14:paraId="3F3691AF" w14:textId="77777777" w:rsidR="0074605C" w:rsidRDefault="00526A29" w:rsidP="00916D84">
      <w:pPr>
        <w:pStyle w:val="Paragraph"/>
      </w:pPr>
      <w:r>
        <w:t>The nonparametric Kaplan-Meier method will be used to estimate the survival curves. The treatment difference in survival will be assessed by the stratified log-rank test. A stratified Cox proportional hazard model with Efron’s method of tie handling will be used to assess the magnitude of the treatment difference (ie, the HR). The HR and its 95% CI from the stratified Cox model with a single treatment covariate will be reported. The stratification factors used for randomization (See Section 6.3.2) will be applied to both the stratified log-rank test and the stratified Cox model. Additional supportive unstratified analyses may also be provided. Participants without documented death at the time of analysis will be censored at the date the participant was last known to be alive.</w:t>
      </w:r>
    </w:p>
    <w:p w14:paraId="2B7FB720" w14:textId="77777777" w:rsidR="0074605C" w:rsidRDefault="00526A29">
      <w:pPr>
        <w:pStyle w:val="Heading4"/>
      </w:pPr>
      <w:bookmarkStart w:id="3541" w:name="_Toc212097089"/>
      <w:bookmarkStart w:id="3542" w:name="_Toc140132519"/>
      <w:r>
        <w:t>Objective Response</w:t>
      </w:r>
      <w:bookmarkEnd w:id="3541"/>
      <w:bookmarkEnd w:id="3542"/>
      <w:r>
        <w:t xml:space="preserve"> </w:t>
      </w:r>
    </w:p>
    <w:p w14:paraId="5DA10437" w14:textId="799AFC77" w:rsidR="0074605C" w:rsidRDefault="00526A29" w:rsidP="00916D84">
      <w:pPr>
        <w:pStyle w:val="Paragraph"/>
      </w:pPr>
      <w:r>
        <w:t xml:space="preserve">The stratified M&amp;N method </w:t>
      </w:r>
      <w:r w:rsidR="00B16DC4">
        <w:t>[Miettinen, O. and Nurminen, M. 1985]</w:t>
      </w:r>
      <w:r>
        <w:t xml:space="preserve"> will be used for comparison of the ORR between 2 treatment groups. The difference in ORR and its 95% CI from the stratified M&amp;N method with strata weighting by sample size will be reported. The stratification factors used for randomization (See Section 6.3.2) will be applied to the analysis. Additional supportive unstratified analyses may also be provided.</w:t>
      </w:r>
    </w:p>
    <w:p w14:paraId="052B97A9" w14:textId="2BB6D634" w:rsidR="0074605C" w:rsidRDefault="00526A29" w:rsidP="00916D84">
      <w:pPr>
        <w:pStyle w:val="Paragraph"/>
      </w:pPr>
      <w:r>
        <w:t xml:space="preserve">The point estimate of ORR will be provided by treatment group, together with 95% CI using exact binomial method proposed by Clopper and Pearson (1934) </w:t>
      </w:r>
      <w:r w:rsidR="00B16DC4">
        <w:t>[Clopper, C. J. and Pearson, E. S. 1934]</w:t>
      </w:r>
      <w:r>
        <w:t>.</w:t>
      </w:r>
    </w:p>
    <w:p w14:paraId="7465F486" w14:textId="77777777" w:rsidR="0074605C" w:rsidRDefault="00526A29">
      <w:pPr>
        <w:pStyle w:val="Heading4"/>
        <w:rPr>
          <w:szCs w:val="24"/>
        </w:rPr>
      </w:pPr>
      <w:bookmarkStart w:id="3543" w:name="_Toc212097090"/>
      <w:bookmarkStart w:id="3544" w:name="_Toc140132520"/>
      <w:r>
        <w:rPr>
          <w:szCs w:val="24"/>
        </w:rPr>
        <w:t>Duration of Response</w:t>
      </w:r>
      <w:bookmarkEnd w:id="3543"/>
      <w:bookmarkEnd w:id="3544"/>
    </w:p>
    <w:p w14:paraId="0662B97C" w14:textId="77777777" w:rsidR="0074605C" w:rsidRDefault="00526A29" w:rsidP="00916D84">
      <w:pPr>
        <w:pStyle w:val="Paragraph"/>
      </w:pPr>
      <w:r>
        <w:t xml:space="preserve">DOR will be summarized descriptively using Kaplan-Meier medians and quartiles. Only the subset of participants who show CR, CRi, nPR, or PR will be included in this analysis. </w:t>
      </w:r>
    </w:p>
    <w:p w14:paraId="147286D1" w14:textId="66006B97" w:rsidR="0074605C" w:rsidRDefault="00526A29" w:rsidP="00916D84">
      <w:pPr>
        <w:pStyle w:val="Paragraph"/>
      </w:pPr>
      <w:r>
        <w:t xml:space="preserve">Censoring rules for DOR are summarized in </w:t>
      </w:r>
      <w:r w:rsidR="00B16DC4">
        <w:t>Table </w:t>
      </w:r>
      <w:del w:id="3545" w:author="Powell, Deana" w:date="2026-03-05T15:34:00Z" w16du:dateUtc="2026-03-05T20:34:00Z">
        <w:r w:rsidR="00B55DCA">
          <w:delText>29</w:delText>
        </w:r>
      </w:del>
      <w:ins w:id="3546" w:author="Powell, Deana" w:date="2026-03-05T15:34:00Z" w16du:dateUtc="2026-03-05T20:34:00Z">
        <w:r w:rsidR="00B16DC4">
          <w:t>30</w:t>
        </w:r>
      </w:ins>
      <w:r>
        <w:t>. Of note, SCT and its conditioning regimen(s) are not considered new anticancer treatment for the purpose of censoring.</w:t>
      </w:r>
    </w:p>
    <w:p w14:paraId="08AABF52" w14:textId="392C7797" w:rsidR="0074605C" w:rsidRDefault="00526A29">
      <w:pPr>
        <w:pStyle w:val="Caption"/>
        <w:rPr>
          <w:rFonts w:eastAsiaTheme="minorEastAsia"/>
          <w:b/>
        </w:rPr>
      </w:pPr>
      <w:bookmarkStart w:id="3547" w:name="_Ref129957975"/>
      <w:bookmarkStart w:id="3548" w:name="_Toc212022268"/>
      <w:bookmarkStart w:id="3549" w:name="_Toc140132636"/>
      <w:r>
        <w:t>Table </w:t>
      </w:r>
      <w:del w:id="3550" w:author="Powell, Deana" w:date="2026-03-05T15:34:00Z" w16du:dateUtc="2026-03-05T20:34:00Z">
        <w:r w:rsidR="00B55DCA">
          <w:rPr>
            <w:noProof/>
          </w:rPr>
          <w:delText>29</w:delText>
        </w:r>
      </w:del>
      <w:ins w:id="3551" w:author="Powell, Deana" w:date="2026-03-05T15:34:00Z" w16du:dateUtc="2026-03-05T20:34:00Z">
        <w:r w:rsidR="00B16DC4">
          <w:rPr>
            <w:noProof/>
          </w:rPr>
          <w:t>30</w:t>
        </w:r>
      </w:ins>
      <w:bookmarkEnd w:id="3547"/>
      <w:r>
        <w:tab/>
      </w:r>
      <w:r>
        <w:rPr>
          <w:rFonts w:eastAsiaTheme="minorEastAsia"/>
        </w:rPr>
        <w:t>Censoring Rules for DOR</w:t>
      </w:r>
      <w:bookmarkEnd w:id="3548"/>
      <w:bookmarkEnd w:id="3549"/>
    </w:p>
    <w:tbl>
      <w:tblPr>
        <w:tblStyle w:val="TableGrid50"/>
        <w:tblW w:w="5000" w:type="pct"/>
        <w:tblBorders>
          <w:top w:val="double" w:sz="4" w:space="0" w:color="auto"/>
          <w:bottom w:val="double" w:sz="4" w:space="0" w:color="auto"/>
        </w:tblBorders>
        <w:tblLook w:val="04A0" w:firstRow="1" w:lastRow="0" w:firstColumn="1" w:lastColumn="0" w:noHBand="0" w:noVBand="1"/>
      </w:tblPr>
      <w:tblGrid>
        <w:gridCol w:w="3773"/>
        <w:gridCol w:w="3356"/>
        <w:gridCol w:w="1861"/>
      </w:tblGrid>
      <w:tr w:rsidR="00CA657C" w14:paraId="4824FA75" w14:textId="77777777" w:rsidTr="008B6369">
        <w:trPr>
          <w:tblHeader/>
        </w:trPr>
        <w:tc>
          <w:tcPr>
            <w:tcW w:w="3828" w:type="dxa"/>
            <w:tcBorders>
              <w:top w:val="single" w:sz="4" w:space="0" w:color="auto"/>
              <w:bottom w:val="single" w:sz="4" w:space="0" w:color="auto"/>
            </w:tcBorders>
            <w:vAlign w:val="bottom"/>
          </w:tcPr>
          <w:p w14:paraId="197A5388" w14:textId="77777777" w:rsidR="001D1D15" w:rsidRPr="00E4457F" w:rsidRDefault="00526A29" w:rsidP="008B6369">
            <w:pPr>
              <w:pStyle w:val="TableHeaderTextLeft"/>
              <w:spacing w:before="40" w:after="40"/>
              <w:ind w:left="31" w:right="-20"/>
              <w:rPr>
                <w:rFonts w:ascii="Times New Roman" w:hAnsi="Times New Roman" w:cs="Times New Roman"/>
                <w:sz w:val="20"/>
              </w:rPr>
            </w:pPr>
            <w:r w:rsidRPr="00E4457F">
              <w:rPr>
                <w:rFonts w:ascii="Times New Roman" w:hAnsi="Times New Roman" w:cs="Times New Roman"/>
                <w:sz w:val="20"/>
              </w:rPr>
              <w:t>Situation</w:t>
            </w:r>
          </w:p>
        </w:tc>
        <w:tc>
          <w:tcPr>
            <w:tcW w:w="3402" w:type="dxa"/>
            <w:tcBorders>
              <w:top w:val="single" w:sz="4" w:space="0" w:color="auto"/>
              <w:bottom w:val="single" w:sz="4" w:space="0" w:color="auto"/>
            </w:tcBorders>
            <w:vAlign w:val="bottom"/>
          </w:tcPr>
          <w:p w14:paraId="04E3385D" w14:textId="77777777" w:rsidR="001D1D15" w:rsidRPr="00E4457F" w:rsidRDefault="00526A29" w:rsidP="008B6369">
            <w:pPr>
              <w:pStyle w:val="TableHeaderTextLeft"/>
              <w:spacing w:before="40" w:after="40"/>
              <w:ind w:left="0" w:right="-17"/>
              <w:rPr>
                <w:rFonts w:ascii="Times New Roman" w:hAnsi="Times New Roman" w:cs="Times New Roman"/>
                <w:sz w:val="20"/>
              </w:rPr>
            </w:pPr>
            <w:r w:rsidRPr="00E4457F">
              <w:rPr>
                <w:rFonts w:ascii="Times New Roman" w:hAnsi="Times New Roman" w:cs="Times New Roman"/>
                <w:sz w:val="20"/>
              </w:rPr>
              <w:t>Date of Progression or Censoring</w:t>
            </w:r>
          </w:p>
        </w:tc>
        <w:tc>
          <w:tcPr>
            <w:tcW w:w="1877" w:type="dxa"/>
            <w:tcBorders>
              <w:top w:val="single" w:sz="4" w:space="0" w:color="auto"/>
              <w:bottom w:val="single" w:sz="4" w:space="0" w:color="auto"/>
            </w:tcBorders>
            <w:vAlign w:val="bottom"/>
          </w:tcPr>
          <w:p w14:paraId="1BF604DB" w14:textId="77777777" w:rsidR="001D1D15" w:rsidRPr="00E4457F" w:rsidRDefault="00526A29" w:rsidP="008B6369">
            <w:pPr>
              <w:pStyle w:val="TableHeaderTextLeft"/>
              <w:spacing w:before="40" w:after="40"/>
              <w:ind w:left="0" w:right="142"/>
              <w:rPr>
                <w:rFonts w:ascii="Times New Roman" w:hAnsi="Times New Roman" w:cs="Times New Roman"/>
                <w:sz w:val="20"/>
              </w:rPr>
            </w:pPr>
            <w:r w:rsidRPr="00E4457F">
              <w:rPr>
                <w:rFonts w:ascii="Times New Roman" w:hAnsi="Times New Roman" w:cs="Times New Roman"/>
                <w:sz w:val="20"/>
              </w:rPr>
              <w:t>Outcome</w:t>
            </w:r>
          </w:p>
        </w:tc>
      </w:tr>
      <w:tr w:rsidR="00CA657C" w14:paraId="3B30F56E" w14:textId="77777777" w:rsidTr="008B6369">
        <w:tc>
          <w:tcPr>
            <w:tcW w:w="3828" w:type="dxa"/>
            <w:tcBorders>
              <w:top w:val="single" w:sz="4" w:space="0" w:color="auto"/>
              <w:bottom w:val="single" w:sz="4" w:space="0" w:color="auto"/>
            </w:tcBorders>
          </w:tcPr>
          <w:p w14:paraId="4DA93D7C" w14:textId="77777777" w:rsidR="001D1D15" w:rsidRPr="001058BF" w:rsidRDefault="00526A29" w:rsidP="008B6369">
            <w:pPr>
              <w:pStyle w:val="TableCellLeft"/>
              <w:keepNext w:val="0"/>
              <w:keepLines w:val="0"/>
              <w:spacing w:before="40" w:after="40" w:line="240" w:lineRule="auto"/>
              <w:ind w:left="31" w:right="-20"/>
              <w:rPr>
                <w:rFonts w:ascii="Times New Roman" w:hAnsi="Times New Roman" w:cs="Times New Roman"/>
                <w:szCs w:val="20"/>
              </w:rPr>
            </w:pPr>
            <w:r w:rsidRPr="001058BF">
              <w:rPr>
                <w:rFonts w:ascii="Times New Roman" w:hAnsi="Times New Roman" w:cs="Times New Roman"/>
                <w:szCs w:val="20"/>
              </w:rPr>
              <w:t>No progression nor death, no new anticancer therapy initiated</w:t>
            </w:r>
          </w:p>
        </w:tc>
        <w:tc>
          <w:tcPr>
            <w:tcW w:w="3402" w:type="dxa"/>
            <w:tcBorders>
              <w:top w:val="single" w:sz="4" w:space="0" w:color="auto"/>
              <w:bottom w:val="single" w:sz="4" w:space="0" w:color="auto"/>
            </w:tcBorders>
          </w:tcPr>
          <w:p w14:paraId="70A895DC" w14:textId="77777777" w:rsidR="001D1D15" w:rsidRPr="001058BF" w:rsidRDefault="00526A29" w:rsidP="008B6369">
            <w:pPr>
              <w:pStyle w:val="TableCellLeft"/>
              <w:keepNext w:val="0"/>
              <w:keepLines w:val="0"/>
              <w:spacing w:before="40" w:after="40" w:line="240" w:lineRule="auto"/>
              <w:ind w:left="0" w:right="-17"/>
              <w:rPr>
                <w:rFonts w:ascii="Times New Roman" w:hAnsi="Times New Roman" w:cs="Times New Roman"/>
                <w:szCs w:val="20"/>
              </w:rPr>
            </w:pPr>
            <w:r w:rsidRPr="001058BF">
              <w:rPr>
                <w:rFonts w:ascii="Times New Roman" w:hAnsi="Times New Roman" w:cs="Times New Roman"/>
                <w:szCs w:val="20"/>
              </w:rPr>
              <w:t>Last adequate disease assessment</w:t>
            </w:r>
          </w:p>
        </w:tc>
        <w:tc>
          <w:tcPr>
            <w:tcW w:w="1877" w:type="dxa"/>
            <w:tcBorders>
              <w:top w:val="single" w:sz="4" w:space="0" w:color="auto"/>
              <w:bottom w:val="single" w:sz="4" w:space="0" w:color="auto"/>
            </w:tcBorders>
          </w:tcPr>
          <w:p w14:paraId="0E8A14A2" w14:textId="77777777" w:rsidR="001D1D15" w:rsidRPr="001058BF" w:rsidRDefault="00526A29" w:rsidP="008B6369">
            <w:pPr>
              <w:pStyle w:val="TableCellLeft"/>
              <w:keepNext w:val="0"/>
              <w:keepLines w:val="0"/>
              <w:spacing w:before="40" w:after="40" w:line="240" w:lineRule="auto"/>
              <w:ind w:left="0" w:right="142"/>
              <w:rPr>
                <w:rFonts w:ascii="Times New Roman" w:hAnsi="Times New Roman" w:cs="Times New Roman"/>
                <w:szCs w:val="20"/>
              </w:rPr>
            </w:pPr>
            <w:r w:rsidRPr="001058BF">
              <w:rPr>
                <w:rFonts w:ascii="Times New Roman" w:hAnsi="Times New Roman" w:cs="Times New Roman"/>
                <w:szCs w:val="20"/>
              </w:rPr>
              <w:t>Censor</w:t>
            </w:r>
          </w:p>
          <w:p w14:paraId="62463A21" w14:textId="77777777" w:rsidR="001D1D15" w:rsidRPr="001058BF" w:rsidRDefault="00526A29" w:rsidP="008B6369">
            <w:pPr>
              <w:pStyle w:val="TableCellLeft"/>
              <w:keepNext w:val="0"/>
              <w:keepLines w:val="0"/>
              <w:spacing w:before="40" w:after="40" w:line="240" w:lineRule="auto"/>
              <w:ind w:left="0" w:right="142"/>
              <w:rPr>
                <w:rFonts w:ascii="Times New Roman" w:hAnsi="Times New Roman" w:cs="Times New Roman"/>
                <w:szCs w:val="20"/>
              </w:rPr>
            </w:pPr>
            <w:r w:rsidRPr="001058BF">
              <w:rPr>
                <w:rFonts w:ascii="Times New Roman" w:hAnsi="Times New Roman" w:cs="Times New Roman"/>
                <w:szCs w:val="20"/>
              </w:rPr>
              <w:t>(non-event)</w:t>
            </w:r>
          </w:p>
        </w:tc>
      </w:tr>
      <w:tr w:rsidR="00CA657C" w14:paraId="3C6D55CD" w14:textId="77777777" w:rsidTr="008B6369">
        <w:tc>
          <w:tcPr>
            <w:tcW w:w="3828" w:type="dxa"/>
            <w:tcBorders>
              <w:top w:val="single" w:sz="4" w:space="0" w:color="auto"/>
              <w:bottom w:val="single" w:sz="4" w:space="0" w:color="auto"/>
            </w:tcBorders>
          </w:tcPr>
          <w:p w14:paraId="604456F3" w14:textId="77777777" w:rsidR="001D1D15" w:rsidRPr="001058BF" w:rsidRDefault="00526A29" w:rsidP="008B6369">
            <w:pPr>
              <w:pStyle w:val="TableCellLeft"/>
              <w:keepNext w:val="0"/>
              <w:keepLines w:val="0"/>
              <w:spacing w:before="40" w:after="40" w:line="240" w:lineRule="auto"/>
              <w:ind w:left="31" w:right="-20"/>
              <w:rPr>
                <w:rFonts w:ascii="Times New Roman" w:hAnsi="Times New Roman" w:cs="Times New Roman"/>
                <w:szCs w:val="20"/>
              </w:rPr>
            </w:pPr>
            <w:r w:rsidRPr="001058BF">
              <w:rPr>
                <w:rFonts w:ascii="Times New Roman" w:hAnsi="Times New Roman" w:cs="Times New Roman"/>
                <w:szCs w:val="20"/>
              </w:rPr>
              <w:t>No progression nor death, new anticancer therapy initiated</w:t>
            </w:r>
          </w:p>
        </w:tc>
        <w:tc>
          <w:tcPr>
            <w:tcW w:w="3402" w:type="dxa"/>
            <w:tcBorders>
              <w:top w:val="single" w:sz="4" w:space="0" w:color="auto"/>
              <w:bottom w:val="single" w:sz="4" w:space="0" w:color="auto"/>
            </w:tcBorders>
          </w:tcPr>
          <w:p w14:paraId="38C887E3" w14:textId="77777777" w:rsidR="001D1D15" w:rsidRPr="001058BF" w:rsidRDefault="00526A29" w:rsidP="008B6369">
            <w:pPr>
              <w:pStyle w:val="TableCellLeft"/>
              <w:keepNext w:val="0"/>
              <w:keepLines w:val="0"/>
              <w:spacing w:before="40" w:after="40" w:line="240" w:lineRule="auto"/>
              <w:ind w:left="0" w:right="-17"/>
              <w:rPr>
                <w:rFonts w:ascii="Times New Roman" w:hAnsi="Times New Roman" w:cs="Times New Roman"/>
                <w:szCs w:val="20"/>
              </w:rPr>
            </w:pPr>
            <w:r w:rsidRPr="001058BF">
              <w:rPr>
                <w:rFonts w:ascii="Times New Roman" w:hAnsi="Times New Roman" w:cs="Times New Roman"/>
                <w:szCs w:val="20"/>
              </w:rPr>
              <w:t>Last adequate disease assessment before new anticancer therapy initiated</w:t>
            </w:r>
          </w:p>
        </w:tc>
        <w:tc>
          <w:tcPr>
            <w:tcW w:w="1877" w:type="dxa"/>
            <w:tcBorders>
              <w:top w:val="single" w:sz="4" w:space="0" w:color="auto"/>
              <w:bottom w:val="single" w:sz="4" w:space="0" w:color="auto"/>
            </w:tcBorders>
          </w:tcPr>
          <w:p w14:paraId="0011E09E" w14:textId="77777777" w:rsidR="001D1D15" w:rsidRPr="001058BF" w:rsidRDefault="00526A29" w:rsidP="008B6369">
            <w:pPr>
              <w:pStyle w:val="TableCellLeft"/>
              <w:keepNext w:val="0"/>
              <w:keepLines w:val="0"/>
              <w:spacing w:before="40" w:after="40" w:line="240" w:lineRule="auto"/>
              <w:ind w:left="0" w:right="142"/>
              <w:rPr>
                <w:rFonts w:ascii="Times New Roman" w:hAnsi="Times New Roman" w:cs="Times New Roman"/>
                <w:szCs w:val="20"/>
              </w:rPr>
            </w:pPr>
            <w:r w:rsidRPr="001058BF">
              <w:rPr>
                <w:rFonts w:ascii="Times New Roman" w:hAnsi="Times New Roman" w:cs="Times New Roman"/>
                <w:szCs w:val="20"/>
              </w:rPr>
              <w:t>Censor</w:t>
            </w:r>
          </w:p>
          <w:p w14:paraId="48E2B602" w14:textId="77777777" w:rsidR="001D1D15" w:rsidRPr="001058BF" w:rsidRDefault="00526A29" w:rsidP="008B6369">
            <w:pPr>
              <w:pStyle w:val="TableCellLeft"/>
              <w:keepNext w:val="0"/>
              <w:keepLines w:val="0"/>
              <w:spacing w:before="40" w:after="40" w:line="240" w:lineRule="auto"/>
              <w:ind w:left="0" w:right="142"/>
              <w:rPr>
                <w:rFonts w:ascii="Times New Roman" w:hAnsi="Times New Roman" w:cs="Times New Roman"/>
                <w:szCs w:val="20"/>
              </w:rPr>
            </w:pPr>
            <w:r w:rsidRPr="001058BF">
              <w:rPr>
                <w:rFonts w:ascii="Times New Roman" w:hAnsi="Times New Roman" w:cs="Times New Roman"/>
                <w:szCs w:val="20"/>
              </w:rPr>
              <w:t>(non-event)</w:t>
            </w:r>
          </w:p>
        </w:tc>
      </w:tr>
      <w:tr w:rsidR="00CA657C" w14:paraId="3AA624E2" w14:textId="77777777" w:rsidTr="008B6369">
        <w:tc>
          <w:tcPr>
            <w:tcW w:w="3828" w:type="dxa"/>
            <w:tcBorders>
              <w:top w:val="single" w:sz="4" w:space="0" w:color="auto"/>
              <w:bottom w:val="single" w:sz="4" w:space="0" w:color="auto"/>
            </w:tcBorders>
          </w:tcPr>
          <w:p w14:paraId="4981703D" w14:textId="77777777" w:rsidR="001D1D15" w:rsidRPr="001058BF" w:rsidRDefault="00526A29" w:rsidP="008B6369">
            <w:pPr>
              <w:pStyle w:val="TableCellLeft"/>
              <w:keepNext w:val="0"/>
              <w:keepLines w:val="0"/>
              <w:spacing w:before="40" w:after="40" w:line="240" w:lineRule="auto"/>
              <w:ind w:left="31" w:right="-20"/>
              <w:rPr>
                <w:rFonts w:ascii="Times New Roman" w:hAnsi="Times New Roman" w:cs="Times New Roman"/>
                <w:szCs w:val="20"/>
              </w:rPr>
            </w:pPr>
            <w:r w:rsidRPr="001058BF">
              <w:rPr>
                <w:rFonts w:ascii="Times New Roman" w:hAnsi="Times New Roman" w:cs="Times New Roman"/>
                <w:szCs w:val="20"/>
              </w:rPr>
              <w:t>Death or progression immediately after ≥2 consecutive missed disease assessments or after new anticancer therapy, if any</w:t>
            </w:r>
          </w:p>
        </w:tc>
        <w:tc>
          <w:tcPr>
            <w:tcW w:w="3402" w:type="dxa"/>
            <w:tcBorders>
              <w:top w:val="single" w:sz="4" w:space="0" w:color="auto"/>
              <w:bottom w:val="single" w:sz="4" w:space="0" w:color="auto"/>
            </w:tcBorders>
          </w:tcPr>
          <w:p w14:paraId="05BBBB0A" w14:textId="77777777" w:rsidR="001D1D15" w:rsidRPr="001058BF" w:rsidRDefault="00526A29" w:rsidP="008B6369">
            <w:pPr>
              <w:pStyle w:val="TableCellLeft"/>
              <w:keepNext w:val="0"/>
              <w:keepLines w:val="0"/>
              <w:spacing w:before="40" w:after="40" w:line="240" w:lineRule="auto"/>
              <w:ind w:left="0" w:right="-17"/>
              <w:rPr>
                <w:rFonts w:ascii="Times New Roman" w:hAnsi="Times New Roman" w:cs="Times New Roman"/>
                <w:szCs w:val="20"/>
              </w:rPr>
            </w:pPr>
            <w:r w:rsidRPr="001058BF">
              <w:rPr>
                <w:rFonts w:ascii="Times New Roman" w:hAnsi="Times New Roman" w:cs="Times New Roman"/>
                <w:szCs w:val="20"/>
              </w:rPr>
              <w:t>Earlier date of last adequate disease assessment before ≥2 missed adequate disease assessments and new anticancer therapy, if any</w:t>
            </w:r>
          </w:p>
        </w:tc>
        <w:tc>
          <w:tcPr>
            <w:tcW w:w="1877" w:type="dxa"/>
            <w:tcBorders>
              <w:top w:val="single" w:sz="4" w:space="0" w:color="auto"/>
              <w:bottom w:val="single" w:sz="4" w:space="0" w:color="auto"/>
            </w:tcBorders>
          </w:tcPr>
          <w:p w14:paraId="0E03312C" w14:textId="77777777" w:rsidR="001D1D15" w:rsidRPr="001058BF" w:rsidRDefault="00526A29" w:rsidP="008B6369">
            <w:pPr>
              <w:pStyle w:val="TableCellLeft"/>
              <w:keepNext w:val="0"/>
              <w:keepLines w:val="0"/>
              <w:spacing w:before="40" w:after="40" w:line="240" w:lineRule="auto"/>
              <w:ind w:left="0" w:right="142"/>
              <w:rPr>
                <w:rFonts w:ascii="Times New Roman" w:hAnsi="Times New Roman" w:cs="Times New Roman"/>
                <w:szCs w:val="20"/>
              </w:rPr>
            </w:pPr>
            <w:r w:rsidRPr="001058BF">
              <w:rPr>
                <w:rFonts w:ascii="Times New Roman" w:hAnsi="Times New Roman" w:cs="Times New Roman"/>
                <w:szCs w:val="20"/>
              </w:rPr>
              <w:t>Censor</w:t>
            </w:r>
          </w:p>
          <w:p w14:paraId="2B8223DA" w14:textId="77777777" w:rsidR="001D1D15" w:rsidRPr="001058BF" w:rsidRDefault="00526A29" w:rsidP="008B6369">
            <w:pPr>
              <w:pStyle w:val="TableCellLeft"/>
              <w:keepNext w:val="0"/>
              <w:keepLines w:val="0"/>
              <w:spacing w:before="40" w:after="40" w:line="240" w:lineRule="auto"/>
              <w:ind w:left="0" w:right="142"/>
              <w:rPr>
                <w:rFonts w:ascii="Times New Roman" w:hAnsi="Times New Roman" w:cs="Times New Roman"/>
                <w:szCs w:val="20"/>
              </w:rPr>
            </w:pPr>
            <w:r w:rsidRPr="001058BF">
              <w:rPr>
                <w:rFonts w:ascii="Times New Roman" w:hAnsi="Times New Roman" w:cs="Times New Roman"/>
                <w:szCs w:val="20"/>
              </w:rPr>
              <w:t>(non-event)</w:t>
            </w:r>
          </w:p>
        </w:tc>
      </w:tr>
      <w:tr w:rsidR="00CA657C" w14:paraId="710A431D" w14:textId="77777777" w:rsidTr="008B6369">
        <w:tc>
          <w:tcPr>
            <w:tcW w:w="3828" w:type="dxa"/>
            <w:tcBorders>
              <w:top w:val="single" w:sz="4" w:space="0" w:color="auto"/>
              <w:bottom w:val="single" w:sz="4" w:space="0" w:color="auto"/>
            </w:tcBorders>
          </w:tcPr>
          <w:p w14:paraId="12E1BEE8" w14:textId="77777777" w:rsidR="001D1D15" w:rsidRPr="001058BF" w:rsidRDefault="00526A29" w:rsidP="008B6369">
            <w:pPr>
              <w:pStyle w:val="TableCellLeft"/>
              <w:keepNext w:val="0"/>
              <w:keepLines w:val="0"/>
              <w:spacing w:before="40" w:after="40" w:line="240" w:lineRule="auto"/>
              <w:ind w:left="31" w:right="-20"/>
              <w:rPr>
                <w:rFonts w:ascii="Times New Roman" w:hAnsi="Times New Roman" w:cs="Times New Roman"/>
                <w:szCs w:val="20"/>
              </w:rPr>
            </w:pPr>
            <w:r w:rsidRPr="001058BF">
              <w:rPr>
                <w:rFonts w:ascii="Times New Roman" w:hAnsi="Times New Roman" w:cs="Times New Roman"/>
                <w:szCs w:val="20"/>
              </w:rPr>
              <w:t>Death or progression after ≤1 missed disease assessments and before new anticancer therapy, if any</w:t>
            </w:r>
          </w:p>
        </w:tc>
        <w:tc>
          <w:tcPr>
            <w:tcW w:w="3402" w:type="dxa"/>
            <w:tcBorders>
              <w:top w:val="single" w:sz="4" w:space="0" w:color="auto"/>
              <w:bottom w:val="single" w:sz="4" w:space="0" w:color="auto"/>
            </w:tcBorders>
          </w:tcPr>
          <w:p w14:paraId="796584B9" w14:textId="77777777" w:rsidR="001D1D15" w:rsidRPr="001058BF" w:rsidRDefault="00526A29" w:rsidP="008B6369">
            <w:pPr>
              <w:pStyle w:val="TableCellLeft"/>
              <w:keepNext w:val="0"/>
              <w:keepLines w:val="0"/>
              <w:spacing w:before="40" w:after="40" w:line="240" w:lineRule="auto"/>
              <w:ind w:left="0" w:right="-17"/>
              <w:rPr>
                <w:rFonts w:ascii="Times New Roman" w:hAnsi="Times New Roman" w:cs="Times New Roman"/>
                <w:szCs w:val="20"/>
              </w:rPr>
            </w:pPr>
            <w:r w:rsidRPr="001058BF">
              <w:rPr>
                <w:rFonts w:ascii="Times New Roman" w:hAnsi="Times New Roman" w:cs="Times New Roman"/>
                <w:szCs w:val="20"/>
              </w:rPr>
              <w:t>DP or death</w:t>
            </w:r>
          </w:p>
        </w:tc>
        <w:tc>
          <w:tcPr>
            <w:tcW w:w="1877" w:type="dxa"/>
            <w:tcBorders>
              <w:top w:val="single" w:sz="4" w:space="0" w:color="auto"/>
              <w:bottom w:val="single" w:sz="4" w:space="0" w:color="auto"/>
            </w:tcBorders>
          </w:tcPr>
          <w:p w14:paraId="46A1A11F" w14:textId="77777777" w:rsidR="001D1D15" w:rsidRPr="001058BF" w:rsidRDefault="00526A29" w:rsidP="008B6369">
            <w:pPr>
              <w:pStyle w:val="TableCellLeft"/>
              <w:keepNext w:val="0"/>
              <w:keepLines w:val="0"/>
              <w:spacing w:before="40" w:after="40" w:line="240" w:lineRule="auto"/>
              <w:ind w:left="0" w:right="142"/>
              <w:rPr>
                <w:rFonts w:ascii="Times New Roman" w:hAnsi="Times New Roman" w:cs="Times New Roman"/>
                <w:szCs w:val="20"/>
              </w:rPr>
            </w:pPr>
            <w:r w:rsidRPr="001058BF">
              <w:rPr>
                <w:rFonts w:ascii="Times New Roman" w:hAnsi="Times New Roman" w:cs="Times New Roman"/>
                <w:szCs w:val="20"/>
              </w:rPr>
              <w:t>End of response</w:t>
            </w:r>
          </w:p>
          <w:p w14:paraId="41AEFC1A" w14:textId="77777777" w:rsidR="001D1D15" w:rsidRPr="001058BF" w:rsidRDefault="00526A29" w:rsidP="008B6369">
            <w:pPr>
              <w:pStyle w:val="TableCellLeft"/>
              <w:keepNext w:val="0"/>
              <w:keepLines w:val="0"/>
              <w:spacing w:before="40" w:after="40" w:line="240" w:lineRule="auto"/>
              <w:ind w:left="0" w:right="142"/>
              <w:rPr>
                <w:rFonts w:ascii="Times New Roman" w:hAnsi="Times New Roman" w:cs="Times New Roman"/>
                <w:szCs w:val="20"/>
              </w:rPr>
            </w:pPr>
            <w:r w:rsidRPr="001058BF">
              <w:rPr>
                <w:rFonts w:ascii="Times New Roman" w:hAnsi="Times New Roman" w:cs="Times New Roman"/>
                <w:szCs w:val="20"/>
              </w:rPr>
              <w:t>(Event)</w:t>
            </w:r>
          </w:p>
        </w:tc>
      </w:tr>
      <w:tr w:rsidR="00CA657C" w14:paraId="27E175CC" w14:textId="77777777" w:rsidTr="008B6369">
        <w:tc>
          <w:tcPr>
            <w:tcW w:w="9107" w:type="dxa"/>
            <w:gridSpan w:val="3"/>
            <w:tcBorders>
              <w:top w:val="single" w:sz="4" w:space="0" w:color="auto"/>
              <w:bottom w:val="single" w:sz="4" w:space="0" w:color="auto"/>
            </w:tcBorders>
          </w:tcPr>
          <w:p w14:paraId="31BDAF4A" w14:textId="77777777" w:rsidR="001D1D15" w:rsidRPr="00CE52C5" w:rsidRDefault="00526A29" w:rsidP="00817AFE">
            <w:pPr>
              <w:pStyle w:val="TableFootnote"/>
              <w:ind w:left="0" w:right="142"/>
              <w:rPr>
                <w:rFonts w:ascii="Times New Roman" w:hAnsi="Times New Roman" w:cs="Times New Roman"/>
                <w:sz w:val="18"/>
                <w:szCs w:val="18"/>
              </w:rPr>
            </w:pPr>
            <w:r w:rsidRPr="00CE52C5">
              <w:rPr>
                <w:rFonts w:ascii="Times New Roman" w:hAnsi="Times New Roman" w:cs="Times New Roman"/>
                <w:sz w:val="18"/>
                <w:szCs w:val="18"/>
              </w:rPr>
              <w:t>Abbreviations: DOR=duration of response; DP=disease progression.</w:t>
            </w:r>
          </w:p>
          <w:p w14:paraId="54FA782F" w14:textId="77777777" w:rsidR="001D1D15" w:rsidRPr="006F2C1F" w:rsidRDefault="00526A29" w:rsidP="00817AFE">
            <w:pPr>
              <w:pStyle w:val="TableFootnote"/>
              <w:ind w:left="0" w:right="142"/>
            </w:pPr>
            <w:r w:rsidRPr="00CE52C5">
              <w:rPr>
                <w:rFonts w:ascii="Times New Roman" w:hAnsi="Times New Roman" w:cs="Times New Roman"/>
                <w:sz w:val="18"/>
                <w:szCs w:val="18"/>
              </w:rPr>
              <w:t>A missed disease assessment includes any assessment that is not obtained or is considered inadequate for evaluation of response.</w:t>
            </w:r>
            <w:r w:rsidRPr="00CE52C5">
              <w:rPr>
                <w:sz w:val="18"/>
                <w:szCs w:val="18"/>
              </w:rPr>
              <w:t xml:space="preserve"> </w:t>
            </w:r>
          </w:p>
        </w:tc>
      </w:tr>
    </w:tbl>
    <w:p w14:paraId="4A24E32B" w14:textId="77777777" w:rsidR="00916D84" w:rsidRDefault="00916D84" w:rsidP="00916D84">
      <w:pPr>
        <w:pStyle w:val="ListEnd"/>
      </w:pPr>
    </w:p>
    <w:p w14:paraId="0F70DAF8" w14:textId="1C092EE9" w:rsidR="0074605C" w:rsidRPr="00916D84" w:rsidRDefault="00526A29" w:rsidP="00916D84">
      <w:pPr>
        <w:pStyle w:val="Heading4"/>
      </w:pPr>
      <w:bookmarkStart w:id="3552" w:name="_Toc212097091"/>
      <w:bookmarkStart w:id="3553" w:name="_Toc140132521"/>
      <w:r w:rsidRPr="00916D84">
        <w:t>Analysis Strategy for Key Efficacy Endpoints</w:t>
      </w:r>
      <w:bookmarkEnd w:id="3552"/>
      <w:bookmarkEnd w:id="3553"/>
    </w:p>
    <w:p w14:paraId="778D16FC" w14:textId="79F4BFBB" w:rsidR="0074605C" w:rsidRDefault="00526A29" w:rsidP="00916D84">
      <w:pPr>
        <w:pStyle w:val="Paragraph"/>
      </w:pPr>
      <w:r>
        <w:t xml:space="preserve">The primary analysis approach for the primary and key secondary efficacy endpoints are summarized in </w:t>
      </w:r>
      <w:r w:rsidR="00B16DC4">
        <w:t>Table </w:t>
      </w:r>
      <w:del w:id="3554" w:author="Powell, Deana" w:date="2026-03-05T15:34:00Z" w16du:dateUtc="2026-03-05T20:34:00Z">
        <w:r w:rsidR="00B55DCA">
          <w:delText>30</w:delText>
        </w:r>
      </w:del>
      <w:ins w:id="3555" w:author="Powell, Deana" w:date="2026-03-05T15:34:00Z" w16du:dateUtc="2026-03-05T20:34:00Z">
        <w:r w:rsidR="00B16DC4">
          <w:t>31</w:t>
        </w:r>
      </w:ins>
      <w:r>
        <w:t>. Sensitivity analysis methods are described above for each endpoint as applicable.</w:t>
      </w:r>
    </w:p>
    <w:p w14:paraId="7AB7B8E8" w14:textId="3D6C6E02" w:rsidR="0074605C" w:rsidRDefault="00526A29">
      <w:pPr>
        <w:pStyle w:val="Caption"/>
      </w:pPr>
      <w:bookmarkStart w:id="3556" w:name="_Ref129957986"/>
      <w:bookmarkStart w:id="3557" w:name="_Toc212022269"/>
      <w:bookmarkStart w:id="3558" w:name="_Toc140132637"/>
      <w:r>
        <w:t>Table </w:t>
      </w:r>
      <w:del w:id="3559" w:author="Powell, Deana" w:date="2026-03-05T15:34:00Z" w16du:dateUtc="2026-03-05T20:34:00Z">
        <w:r w:rsidR="00B55DCA">
          <w:rPr>
            <w:noProof/>
          </w:rPr>
          <w:delText>30</w:delText>
        </w:r>
      </w:del>
      <w:ins w:id="3560" w:author="Powell, Deana" w:date="2026-03-05T15:34:00Z" w16du:dateUtc="2026-03-05T20:34:00Z">
        <w:r w:rsidR="00B16DC4">
          <w:rPr>
            <w:noProof/>
          </w:rPr>
          <w:t>31</w:t>
        </w:r>
      </w:ins>
      <w:bookmarkEnd w:id="3556"/>
      <w:r>
        <w:tab/>
        <w:t>Analysis Strategy for Key Efficacy Variables</w:t>
      </w:r>
      <w:bookmarkEnd w:id="3557"/>
      <w:bookmarkEnd w:id="3558"/>
    </w:p>
    <w:tbl>
      <w:tblPr>
        <w:tblStyle w:val="TableGrid20"/>
        <w:tblW w:w="5000" w:type="pct"/>
        <w:tblLayout w:type="fixed"/>
        <w:tblLook w:val="01E0" w:firstRow="1" w:lastRow="1" w:firstColumn="1" w:lastColumn="1" w:noHBand="0" w:noVBand="0"/>
      </w:tblPr>
      <w:tblGrid>
        <w:gridCol w:w="2556"/>
        <w:gridCol w:w="2648"/>
        <w:gridCol w:w="1461"/>
        <w:gridCol w:w="2325"/>
      </w:tblGrid>
      <w:tr w:rsidR="00CA657C" w14:paraId="34B3CC40" w14:textId="77777777" w:rsidTr="008B6369">
        <w:trPr>
          <w:cantSplit/>
          <w:trHeight w:val="412"/>
          <w:tblHeader/>
        </w:trPr>
        <w:tc>
          <w:tcPr>
            <w:tcW w:w="2520" w:type="dxa"/>
            <w:vAlign w:val="bottom"/>
            <w:hideMark/>
          </w:tcPr>
          <w:p w14:paraId="753D83C1" w14:textId="77777777" w:rsidR="001D1D15" w:rsidRPr="001058BF" w:rsidRDefault="00526A29" w:rsidP="008B6369">
            <w:pPr>
              <w:pStyle w:val="TableCellLeft"/>
              <w:keepNext w:val="0"/>
              <w:keepLines w:val="0"/>
              <w:spacing w:before="40" w:after="40" w:line="240" w:lineRule="auto"/>
              <w:ind w:left="0"/>
              <w:rPr>
                <w:b/>
                <w:bCs/>
                <w:szCs w:val="20"/>
              </w:rPr>
            </w:pPr>
            <w:r w:rsidRPr="001058BF">
              <w:rPr>
                <w:b/>
                <w:bCs/>
                <w:szCs w:val="20"/>
              </w:rPr>
              <w:t>Endpoint/Variable</w:t>
            </w:r>
          </w:p>
          <w:p w14:paraId="53F47D78" w14:textId="77777777" w:rsidR="001D1D15" w:rsidRPr="001C4072" w:rsidRDefault="00526A29" w:rsidP="008B6369">
            <w:pPr>
              <w:pStyle w:val="TableCellLeft"/>
              <w:keepNext w:val="0"/>
              <w:keepLines w:val="0"/>
              <w:spacing w:before="40" w:after="40" w:line="240" w:lineRule="auto"/>
              <w:ind w:left="0"/>
            </w:pPr>
            <w:r w:rsidRPr="001C4072">
              <w:t xml:space="preserve">(Description, Time Point) </w:t>
            </w:r>
          </w:p>
        </w:tc>
        <w:tc>
          <w:tcPr>
            <w:tcW w:w="2610" w:type="dxa"/>
            <w:vAlign w:val="bottom"/>
            <w:hideMark/>
          </w:tcPr>
          <w:p w14:paraId="657E5642" w14:textId="77777777" w:rsidR="001D1D15" w:rsidRPr="001058BF" w:rsidRDefault="00526A29" w:rsidP="008B6369">
            <w:pPr>
              <w:pStyle w:val="TableCellLeft"/>
              <w:keepNext w:val="0"/>
              <w:keepLines w:val="0"/>
              <w:spacing w:before="40" w:after="40" w:line="240" w:lineRule="auto"/>
              <w:rPr>
                <w:b/>
                <w:bCs/>
                <w:szCs w:val="20"/>
              </w:rPr>
            </w:pPr>
            <w:r w:rsidRPr="001058BF">
              <w:rPr>
                <w:b/>
                <w:bCs/>
                <w:szCs w:val="20"/>
              </w:rPr>
              <w:t>Statistical Method</w:t>
            </w:r>
          </w:p>
        </w:tc>
        <w:tc>
          <w:tcPr>
            <w:tcW w:w="1440" w:type="dxa"/>
            <w:vAlign w:val="center"/>
            <w:hideMark/>
          </w:tcPr>
          <w:p w14:paraId="3AC010DF" w14:textId="77777777" w:rsidR="001D1D15" w:rsidRPr="001058BF" w:rsidRDefault="00526A29" w:rsidP="008B6369">
            <w:pPr>
              <w:pStyle w:val="TableCellLeft"/>
              <w:keepNext w:val="0"/>
              <w:keepLines w:val="0"/>
              <w:spacing w:before="40" w:after="40" w:line="240" w:lineRule="auto"/>
              <w:jc w:val="center"/>
              <w:rPr>
                <w:b/>
                <w:bCs/>
                <w:szCs w:val="20"/>
              </w:rPr>
            </w:pPr>
            <w:r w:rsidRPr="001058BF">
              <w:rPr>
                <w:b/>
                <w:bCs/>
                <w:szCs w:val="20"/>
              </w:rPr>
              <w:t>Analysis Population</w:t>
            </w:r>
          </w:p>
        </w:tc>
        <w:tc>
          <w:tcPr>
            <w:tcW w:w="2292" w:type="dxa"/>
            <w:vAlign w:val="bottom"/>
            <w:hideMark/>
          </w:tcPr>
          <w:p w14:paraId="75540E41" w14:textId="77777777" w:rsidR="001D1D15" w:rsidRPr="001058BF" w:rsidRDefault="00526A29" w:rsidP="008B6369">
            <w:pPr>
              <w:pStyle w:val="TableCellLeft"/>
              <w:keepNext w:val="0"/>
              <w:keepLines w:val="0"/>
              <w:spacing w:before="40" w:after="40" w:line="240" w:lineRule="auto"/>
              <w:rPr>
                <w:b/>
                <w:bCs/>
                <w:szCs w:val="20"/>
              </w:rPr>
            </w:pPr>
            <w:r w:rsidRPr="001058BF">
              <w:rPr>
                <w:b/>
                <w:bCs/>
                <w:szCs w:val="20"/>
              </w:rPr>
              <w:t>Missing Data Approach</w:t>
            </w:r>
          </w:p>
        </w:tc>
      </w:tr>
      <w:tr w:rsidR="00CA657C" w14:paraId="169421C2" w14:textId="77777777" w:rsidTr="008B6369">
        <w:trPr>
          <w:cantSplit/>
          <w:trHeight w:val="218"/>
        </w:trPr>
        <w:tc>
          <w:tcPr>
            <w:tcW w:w="8862" w:type="dxa"/>
            <w:gridSpan w:val="4"/>
            <w:vAlign w:val="center"/>
            <w:hideMark/>
          </w:tcPr>
          <w:p w14:paraId="70AF77CF" w14:textId="77777777" w:rsidR="001D1D15" w:rsidRPr="001058BF" w:rsidRDefault="00526A29" w:rsidP="008B6369">
            <w:pPr>
              <w:pStyle w:val="TableHeaderTextLeft"/>
              <w:spacing w:before="40" w:after="40"/>
              <w:ind w:left="0"/>
              <w:rPr>
                <w:sz w:val="20"/>
                <w:lang w:eastAsia="zh-CN"/>
              </w:rPr>
            </w:pPr>
            <w:r w:rsidRPr="001058BF">
              <w:rPr>
                <w:sz w:val="20"/>
              </w:rPr>
              <w:t xml:space="preserve">Primary </w:t>
            </w:r>
            <w:r w:rsidRPr="001058BF">
              <w:rPr>
                <w:sz w:val="20"/>
                <w:lang w:eastAsia="zh-CN"/>
              </w:rPr>
              <w:t>Endpoint</w:t>
            </w:r>
          </w:p>
        </w:tc>
      </w:tr>
      <w:tr w:rsidR="00CA657C" w14:paraId="64027FED" w14:textId="77777777" w:rsidTr="008B6369">
        <w:trPr>
          <w:cantSplit/>
          <w:trHeight w:val="1833"/>
        </w:trPr>
        <w:tc>
          <w:tcPr>
            <w:tcW w:w="2520" w:type="dxa"/>
            <w:vAlign w:val="center"/>
            <w:hideMark/>
          </w:tcPr>
          <w:p w14:paraId="4BDFD622" w14:textId="77777777" w:rsidR="001D1D15" w:rsidRPr="001058BF" w:rsidRDefault="00526A29" w:rsidP="008B6369">
            <w:pPr>
              <w:pStyle w:val="TableCellLeft"/>
              <w:keepNext w:val="0"/>
              <w:keepLines w:val="0"/>
              <w:spacing w:before="40" w:after="40" w:line="240" w:lineRule="auto"/>
              <w:ind w:left="0"/>
              <w:rPr>
                <w:szCs w:val="20"/>
              </w:rPr>
            </w:pPr>
            <w:r w:rsidRPr="001058BF">
              <w:rPr>
                <w:color w:val="000000"/>
                <w:szCs w:val="20"/>
              </w:rPr>
              <w:t xml:space="preserve">PFS per </w:t>
            </w:r>
            <w:r w:rsidRPr="001058BF">
              <w:rPr>
                <w:szCs w:val="20"/>
              </w:rPr>
              <w:t xml:space="preserve">iwCLL 2018 criteria </w:t>
            </w:r>
            <w:r w:rsidRPr="001058BF">
              <w:rPr>
                <w:color w:val="000000"/>
                <w:szCs w:val="20"/>
              </w:rPr>
              <w:t xml:space="preserve">by BICR </w:t>
            </w:r>
          </w:p>
        </w:tc>
        <w:tc>
          <w:tcPr>
            <w:tcW w:w="2610" w:type="dxa"/>
            <w:vAlign w:val="center"/>
            <w:hideMark/>
          </w:tcPr>
          <w:p w14:paraId="6526BB34" w14:textId="77777777" w:rsidR="001D1D15" w:rsidRPr="001058BF" w:rsidRDefault="00526A29" w:rsidP="008B6369">
            <w:pPr>
              <w:pStyle w:val="TableCellLeft"/>
              <w:keepNext w:val="0"/>
              <w:keepLines w:val="0"/>
              <w:spacing w:before="40" w:after="40" w:line="240" w:lineRule="auto"/>
              <w:ind w:left="-18"/>
              <w:rPr>
                <w:szCs w:val="20"/>
              </w:rPr>
            </w:pPr>
            <w:r w:rsidRPr="001058BF">
              <w:rPr>
                <w:color w:val="000000"/>
                <w:szCs w:val="20"/>
                <w:u w:val="single"/>
              </w:rPr>
              <w:t>Test</w:t>
            </w:r>
            <w:r w:rsidRPr="001058BF">
              <w:rPr>
                <w:color w:val="000000"/>
                <w:szCs w:val="20"/>
              </w:rPr>
              <w:t>: Stratified Log-rank test to assess the treatment difference</w:t>
            </w:r>
          </w:p>
          <w:p w14:paraId="19E8A677" w14:textId="77777777" w:rsidR="001D1D15" w:rsidRPr="001058BF" w:rsidRDefault="00526A29" w:rsidP="008B6369">
            <w:pPr>
              <w:pStyle w:val="TableCellLeft"/>
              <w:keepNext w:val="0"/>
              <w:keepLines w:val="0"/>
              <w:spacing w:before="40" w:after="40" w:line="240" w:lineRule="auto"/>
              <w:ind w:left="-18"/>
              <w:rPr>
                <w:szCs w:val="20"/>
              </w:rPr>
            </w:pPr>
            <w:r w:rsidRPr="00F43D7F">
              <w:rPr>
                <w:color w:val="000000"/>
                <w:szCs w:val="20"/>
                <w:u w:val="single"/>
              </w:rPr>
              <w:t>Estimation</w:t>
            </w:r>
            <w:r w:rsidRPr="001058BF">
              <w:rPr>
                <w:color w:val="000000"/>
                <w:szCs w:val="20"/>
              </w:rPr>
              <w:t>: Stratified Cox model with Efron’s tie handling method to assess the magnitude of treatment difference</w:t>
            </w:r>
          </w:p>
        </w:tc>
        <w:tc>
          <w:tcPr>
            <w:tcW w:w="1440" w:type="dxa"/>
            <w:vAlign w:val="center"/>
            <w:hideMark/>
          </w:tcPr>
          <w:p w14:paraId="0D46DE47" w14:textId="77777777" w:rsidR="001D1D15" w:rsidRPr="001058BF" w:rsidRDefault="00526A29" w:rsidP="008B6369">
            <w:pPr>
              <w:pStyle w:val="TableCellLeft"/>
              <w:keepNext w:val="0"/>
              <w:keepLines w:val="0"/>
              <w:spacing w:before="40" w:after="40" w:line="240" w:lineRule="auto"/>
              <w:jc w:val="center"/>
              <w:rPr>
                <w:szCs w:val="20"/>
                <w:lang w:eastAsia="zh-CN"/>
              </w:rPr>
            </w:pPr>
            <w:r w:rsidRPr="001058BF">
              <w:rPr>
                <w:color w:val="000000"/>
                <w:szCs w:val="20"/>
                <w:lang w:eastAsia="zh-CN"/>
              </w:rPr>
              <w:t>ITT</w:t>
            </w:r>
          </w:p>
        </w:tc>
        <w:tc>
          <w:tcPr>
            <w:tcW w:w="2292" w:type="dxa"/>
            <w:vAlign w:val="center"/>
            <w:hideMark/>
          </w:tcPr>
          <w:p w14:paraId="72CA025C" w14:textId="77777777" w:rsidR="001D1D15" w:rsidRPr="001058BF" w:rsidRDefault="00526A29" w:rsidP="008B6369">
            <w:pPr>
              <w:pStyle w:val="TableCellLeft"/>
              <w:keepNext w:val="0"/>
              <w:keepLines w:val="0"/>
              <w:spacing w:before="40" w:after="40" w:line="240" w:lineRule="auto"/>
              <w:ind w:left="-24"/>
              <w:rPr>
                <w:szCs w:val="20"/>
              </w:rPr>
            </w:pPr>
            <w:r w:rsidRPr="001058BF">
              <w:rPr>
                <w:color w:val="000000"/>
                <w:szCs w:val="20"/>
              </w:rPr>
              <w:t>Primary censoring rule</w:t>
            </w:r>
          </w:p>
          <w:p w14:paraId="4AC988F2" w14:textId="77777777" w:rsidR="001D1D15" w:rsidRPr="001058BF" w:rsidRDefault="00526A29" w:rsidP="008B6369">
            <w:pPr>
              <w:pStyle w:val="TableCellLeft"/>
              <w:keepNext w:val="0"/>
              <w:keepLines w:val="0"/>
              <w:spacing w:before="40" w:after="40" w:line="240" w:lineRule="auto"/>
              <w:ind w:left="-24"/>
              <w:rPr>
                <w:szCs w:val="20"/>
              </w:rPr>
            </w:pPr>
            <w:r w:rsidRPr="001058BF">
              <w:rPr>
                <w:color w:val="000000"/>
                <w:szCs w:val="20"/>
              </w:rPr>
              <w:t>Sensitivity analysis 1</w:t>
            </w:r>
          </w:p>
          <w:p w14:paraId="309779C4" w14:textId="77777777" w:rsidR="001D1D15" w:rsidRPr="001058BF" w:rsidRDefault="00526A29" w:rsidP="008B6369">
            <w:pPr>
              <w:pStyle w:val="TableCellLeft"/>
              <w:keepNext w:val="0"/>
              <w:keepLines w:val="0"/>
              <w:spacing w:before="40" w:after="40" w:line="240" w:lineRule="auto"/>
              <w:ind w:left="-24"/>
              <w:rPr>
                <w:szCs w:val="20"/>
              </w:rPr>
            </w:pPr>
            <w:r w:rsidRPr="001058BF">
              <w:rPr>
                <w:color w:val="000000"/>
                <w:szCs w:val="20"/>
              </w:rPr>
              <w:t>Sensitivity analysis 2</w:t>
            </w:r>
          </w:p>
          <w:p w14:paraId="3E27237A" w14:textId="77777777" w:rsidR="001D1D15" w:rsidRPr="001058BF" w:rsidRDefault="00526A29" w:rsidP="008B6369">
            <w:pPr>
              <w:pStyle w:val="TableCellLeft"/>
              <w:keepNext w:val="0"/>
              <w:keepLines w:val="0"/>
              <w:spacing w:before="40" w:after="40" w:line="240" w:lineRule="auto"/>
              <w:ind w:left="-24"/>
              <w:rPr>
                <w:szCs w:val="20"/>
              </w:rPr>
            </w:pPr>
            <w:r>
              <w:rPr>
                <w:color w:val="000000"/>
                <w:szCs w:val="20"/>
              </w:rPr>
              <w:t>Sensitivity analysis 3</w:t>
            </w:r>
          </w:p>
          <w:p w14:paraId="7E88DFE6" w14:textId="03C50CFC" w:rsidR="001D1D15" w:rsidRPr="001058BF" w:rsidRDefault="00526A29" w:rsidP="008B6369">
            <w:pPr>
              <w:pStyle w:val="TableCellLeft"/>
              <w:keepNext w:val="0"/>
              <w:keepLines w:val="0"/>
              <w:spacing w:before="40" w:after="40" w:line="240" w:lineRule="auto"/>
              <w:ind w:left="-24"/>
              <w:rPr>
                <w:szCs w:val="20"/>
              </w:rPr>
            </w:pPr>
            <w:r w:rsidRPr="001058BF">
              <w:rPr>
                <w:szCs w:val="20"/>
              </w:rPr>
              <w:t xml:space="preserve">Additional details are in </w:t>
            </w:r>
            <w:r w:rsidR="00B16DC4">
              <w:t>Table </w:t>
            </w:r>
            <w:del w:id="3561" w:author="Powell, Deana" w:date="2026-03-05T15:34:00Z" w16du:dateUtc="2026-03-05T20:34:00Z">
              <w:r w:rsidR="00B55DCA">
                <w:rPr>
                  <w:noProof/>
                </w:rPr>
                <w:delText>28</w:delText>
              </w:r>
            </w:del>
            <w:ins w:id="3562" w:author="Powell, Deana" w:date="2026-03-05T15:34:00Z" w16du:dateUtc="2026-03-05T20:34:00Z">
              <w:r w:rsidR="00B16DC4">
                <w:rPr>
                  <w:noProof/>
                </w:rPr>
                <w:t>29</w:t>
              </w:r>
            </w:ins>
          </w:p>
        </w:tc>
      </w:tr>
      <w:tr w:rsidR="00CA657C" w14:paraId="4A20B3A6" w14:textId="77777777" w:rsidTr="008B6369">
        <w:trPr>
          <w:cantSplit/>
          <w:trHeight w:val="230"/>
        </w:trPr>
        <w:tc>
          <w:tcPr>
            <w:tcW w:w="8862" w:type="dxa"/>
            <w:gridSpan w:val="4"/>
            <w:vAlign w:val="center"/>
          </w:tcPr>
          <w:p w14:paraId="4EF28D39" w14:textId="77777777" w:rsidR="001D1D15" w:rsidRPr="001C4072" w:rsidRDefault="00526A29" w:rsidP="008B6369">
            <w:pPr>
              <w:pStyle w:val="TableHeaderTextLeft"/>
              <w:spacing w:before="40" w:after="40"/>
              <w:ind w:left="0"/>
            </w:pPr>
            <w:r w:rsidRPr="001058BF">
              <w:rPr>
                <w:sz w:val="20"/>
              </w:rPr>
              <w:t>Secondary Endpoints</w:t>
            </w:r>
          </w:p>
        </w:tc>
      </w:tr>
      <w:tr w:rsidR="00CA657C" w14:paraId="004298F7" w14:textId="77777777" w:rsidTr="008B6369">
        <w:trPr>
          <w:cantSplit/>
          <w:trHeight w:val="921"/>
        </w:trPr>
        <w:tc>
          <w:tcPr>
            <w:tcW w:w="2520" w:type="dxa"/>
            <w:vAlign w:val="center"/>
          </w:tcPr>
          <w:p w14:paraId="6398CF61" w14:textId="77777777" w:rsidR="001D1D15" w:rsidRPr="001058BF" w:rsidRDefault="00526A29" w:rsidP="008B6369">
            <w:pPr>
              <w:pStyle w:val="Paragraph"/>
              <w:spacing w:before="40" w:after="40"/>
              <w:rPr>
                <w:rFonts w:eastAsia="Times New Roman"/>
                <w:color w:val="000000"/>
                <w:sz w:val="20"/>
                <w:szCs w:val="20"/>
              </w:rPr>
            </w:pPr>
            <w:r>
              <w:rPr>
                <w:color w:val="000000"/>
                <w:sz w:val="20"/>
                <w:szCs w:val="20"/>
              </w:rPr>
              <w:t xml:space="preserve">Undetectable MRD in bone marrow at month 14 </w:t>
            </w:r>
            <w:r w:rsidRPr="001058BF">
              <w:rPr>
                <w:sz w:val="20"/>
                <w:szCs w:val="20"/>
              </w:rPr>
              <w:t>as assessed by central laboratory</w:t>
            </w:r>
          </w:p>
        </w:tc>
        <w:tc>
          <w:tcPr>
            <w:tcW w:w="2610" w:type="dxa"/>
            <w:vAlign w:val="center"/>
          </w:tcPr>
          <w:p w14:paraId="7858A18A" w14:textId="77777777" w:rsidR="001D1D15" w:rsidRPr="001058BF" w:rsidRDefault="00526A29" w:rsidP="008B6369">
            <w:pPr>
              <w:pStyle w:val="Paragraph"/>
              <w:spacing w:before="40" w:after="40"/>
              <w:rPr>
                <w:rFonts w:eastAsia="Times New Roman"/>
                <w:color w:val="000000"/>
                <w:sz w:val="20"/>
                <w:szCs w:val="20"/>
              </w:rPr>
            </w:pPr>
            <w:r w:rsidRPr="00F43D7F">
              <w:rPr>
                <w:color w:val="000000"/>
                <w:sz w:val="20"/>
                <w:szCs w:val="20"/>
                <w:u w:val="single"/>
              </w:rPr>
              <w:t xml:space="preserve">Test and </w:t>
            </w:r>
            <w:r w:rsidRPr="00F43D7F">
              <w:rPr>
                <w:sz w:val="20"/>
                <w:szCs w:val="20"/>
                <w:u w:val="single"/>
              </w:rPr>
              <w:t>Estimation</w:t>
            </w:r>
            <w:r w:rsidRPr="001058BF">
              <w:rPr>
                <w:sz w:val="20"/>
                <w:szCs w:val="20"/>
              </w:rPr>
              <w:t>:</w:t>
            </w:r>
            <w:r w:rsidRPr="001058BF">
              <w:rPr>
                <w:sz w:val="20"/>
                <w:szCs w:val="20"/>
              </w:rPr>
              <w:br/>
              <w:t xml:space="preserve">Stratified M&amp;N method </w:t>
            </w:r>
            <w:r w:rsidRPr="001058BF">
              <w:rPr>
                <w:color w:val="000000"/>
                <w:sz w:val="20"/>
                <w:szCs w:val="20"/>
              </w:rPr>
              <w:t>with sample size weights</w:t>
            </w:r>
          </w:p>
        </w:tc>
        <w:tc>
          <w:tcPr>
            <w:tcW w:w="1440" w:type="dxa"/>
            <w:vAlign w:val="center"/>
          </w:tcPr>
          <w:p w14:paraId="7B3A1B26" w14:textId="77777777" w:rsidR="001D1D15" w:rsidRPr="001058BF" w:rsidRDefault="00526A29" w:rsidP="008B6369">
            <w:pPr>
              <w:pStyle w:val="Paragraph"/>
              <w:spacing w:before="40" w:after="40"/>
              <w:jc w:val="center"/>
              <w:rPr>
                <w:rFonts w:eastAsia="Times New Roman"/>
                <w:color w:val="000000"/>
                <w:sz w:val="20"/>
                <w:szCs w:val="20"/>
              </w:rPr>
            </w:pPr>
            <w:r>
              <w:rPr>
                <w:color w:val="000000"/>
                <w:sz w:val="20"/>
                <w:szCs w:val="20"/>
                <w:lang w:eastAsia="zh-CN"/>
              </w:rPr>
              <w:t xml:space="preserve">ITT </w:t>
            </w:r>
          </w:p>
        </w:tc>
        <w:tc>
          <w:tcPr>
            <w:tcW w:w="2292" w:type="dxa"/>
            <w:vAlign w:val="center"/>
          </w:tcPr>
          <w:p w14:paraId="7F306FEB" w14:textId="77777777" w:rsidR="001D1D15" w:rsidRPr="001058BF" w:rsidRDefault="00526A29" w:rsidP="008B6369">
            <w:pPr>
              <w:pStyle w:val="Paragraph"/>
              <w:spacing w:before="40" w:after="40"/>
              <w:rPr>
                <w:rFonts w:eastAsia="Times New Roman"/>
                <w:color w:val="000000"/>
                <w:sz w:val="20"/>
                <w:szCs w:val="20"/>
              </w:rPr>
            </w:pPr>
            <w:r>
              <w:rPr>
                <w:sz w:val="20"/>
                <w:szCs w:val="20"/>
              </w:rPr>
              <w:t>Participants with missing data are considered to have detectable MRD</w:t>
            </w:r>
          </w:p>
        </w:tc>
      </w:tr>
      <w:tr w:rsidR="00CA657C" w14:paraId="713A0E84" w14:textId="77777777" w:rsidTr="008B6369">
        <w:trPr>
          <w:cantSplit/>
          <w:trHeight w:val="1866"/>
        </w:trPr>
        <w:tc>
          <w:tcPr>
            <w:tcW w:w="2520" w:type="dxa"/>
            <w:vAlign w:val="center"/>
          </w:tcPr>
          <w:p w14:paraId="15F2E252" w14:textId="77777777" w:rsidR="001D1D15" w:rsidRPr="001058BF" w:rsidRDefault="00526A29" w:rsidP="008B6369">
            <w:pPr>
              <w:pStyle w:val="Paragraph"/>
              <w:spacing w:before="40" w:after="40"/>
              <w:rPr>
                <w:rFonts w:eastAsia="Times New Roman"/>
                <w:color w:val="000000"/>
                <w:sz w:val="20"/>
                <w:szCs w:val="20"/>
              </w:rPr>
            </w:pPr>
            <w:r w:rsidRPr="001058BF">
              <w:rPr>
                <w:rFonts w:eastAsia="Times New Roman"/>
                <w:color w:val="000000"/>
                <w:sz w:val="20"/>
                <w:szCs w:val="20"/>
              </w:rPr>
              <w:t>OS</w:t>
            </w:r>
          </w:p>
        </w:tc>
        <w:tc>
          <w:tcPr>
            <w:tcW w:w="2610" w:type="dxa"/>
            <w:vAlign w:val="center"/>
          </w:tcPr>
          <w:p w14:paraId="21E12C2C" w14:textId="77777777" w:rsidR="001D1D15" w:rsidRPr="001058BF" w:rsidRDefault="00526A29" w:rsidP="008B6369">
            <w:pPr>
              <w:pStyle w:val="Paragraph"/>
              <w:spacing w:before="40" w:after="40"/>
              <w:rPr>
                <w:rFonts w:eastAsia="Times New Roman"/>
                <w:color w:val="000000"/>
                <w:sz w:val="20"/>
                <w:szCs w:val="20"/>
              </w:rPr>
            </w:pPr>
            <w:r w:rsidRPr="00F43D7F">
              <w:rPr>
                <w:rFonts w:eastAsia="Times New Roman"/>
                <w:color w:val="000000"/>
                <w:sz w:val="20"/>
                <w:szCs w:val="20"/>
                <w:u w:val="single"/>
              </w:rPr>
              <w:t>Test</w:t>
            </w:r>
            <w:r w:rsidRPr="001058BF">
              <w:rPr>
                <w:rFonts w:eastAsia="Times New Roman"/>
                <w:color w:val="000000"/>
                <w:sz w:val="20"/>
                <w:szCs w:val="20"/>
              </w:rPr>
              <w:t>: Stratified Log-rank test to assess the treatment difference</w:t>
            </w:r>
          </w:p>
          <w:p w14:paraId="566867A9" w14:textId="77777777" w:rsidR="001D1D15" w:rsidRPr="001058BF" w:rsidRDefault="00526A29" w:rsidP="008B6369">
            <w:pPr>
              <w:pStyle w:val="Paragraph"/>
              <w:spacing w:before="40" w:after="40"/>
              <w:rPr>
                <w:rFonts w:eastAsia="Times New Roman"/>
                <w:color w:val="000000"/>
                <w:sz w:val="20"/>
                <w:szCs w:val="20"/>
              </w:rPr>
            </w:pPr>
            <w:r w:rsidRPr="00F43D7F">
              <w:rPr>
                <w:rFonts w:eastAsia="Times New Roman"/>
                <w:color w:val="000000"/>
                <w:sz w:val="20"/>
                <w:szCs w:val="20"/>
                <w:u w:val="single"/>
              </w:rPr>
              <w:t>Estimation</w:t>
            </w:r>
            <w:r w:rsidRPr="001058BF">
              <w:rPr>
                <w:rFonts w:eastAsia="Times New Roman"/>
                <w:color w:val="000000"/>
                <w:sz w:val="20"/>
                <w:szCs w:val="20"/>
              </w:rPr>
              <w:t>: Stratified Cox model with Efron’s tie handling method to assess the magnitude of treatment difference</w:t>
            </w:r>
          </w:p>
        </w:tc>
        <w:tc>
          <w:tcPr>
            <w:tcW w:w="1440" w:type="dxa"/>
            <w:vAlign w:val="center"/>
          </w:tcPr>
          <w:p w14:paraId="7E5D9BFA" w14:textId="77777777" w:rsidR="001D1D15" w:rsidRPr="001058BF" w:rsidRDefault="00526A29" w:rsidP="008B6369">
            <w:pPr>
              <w:pStyle w:val="Paragraph"/>
              <w:spacing w:before="40" w:after="40"/>
              <w:jc w:val="center"/>
              <w:rPr>
                <w:rFonts w:eastAsia="Times New Roman"/>
                <w:color w:val="000000"/>
                <w:sz w:val="20"/>
                <w:szCs w:val="20"/>
              </w:rPr>
            </w:pPr>
            <w:r w:rsidRPr="001058BF">
              <w:rPr>
                <w:rFonts w:eastAsia="Times New Roman"/>
                <w:color w:val="000000"/>
                <w:sz w:val="20"/>
                <w:szCs w:val="20"/>
              </w:rPr>
              <w:t>ITT</w:t>
            </w:r>
          </w:p>
        </w:tc>
        <w:tc>
          <w:tcPr>
            <w:tcW w:w="2292" w:type="dxa"/>
            <w:vAlign w:val="center"/>
          </w:tcPr>
          <w:p w14:paraId="6835C100" w14:textId="77777777" w:rsidR="001D1D15" w:rsidRPr="001058BF" w:rsidRDefault="00526A29" w:rsidP="008B6369">
            <w:pPr>
              <w:pStyle w:val="Paragraph"/>
              <w:spacing w:before="40" w:after="40"/>
              <w:rPr>
                <w:rFonts w:eastAsia="Times New Roman"/>
                <w:color w:val="000000"/>
                <w:sz w:val="20"/>
                <w:szCs w:val="20"/>
              </w:rPr>
            </w:pPr>
            <w:r w:rsidRPr="001058BF">
              <w:rPr>
                <w:rFonts w:eastAsia="Times New Roman"/>
                <w:color w:val="000000"/>
                <w:sz w:val="20"/>
                <w:szCs w:val="20"/>
              </w:rPr>
              <w:t>Censored at participant’s last known alive date</w:t>
            </w:r>
          </w:p>
        </w:tc>
      </w:tr>
      <w:tr w:rsidR="00CA657C" w14:paraId="034094F8" w14:textId="77777777" w:rsidTr="008B6369">
        <w:trPr>
          <w:cantSplit/>
          <w:trHeight w:val="690"/>
        </w:trPr>
        <w:tc>
          <w:tcPr>
            <w:tcW w:w="2520" w:type="dxa"/>
            <w:vAlign w:val="center"/>
          </w:tcPr>
          <w:p w14:paraId="5B4BBEE9" w14:textId="77777777" w:rsidR="001D1D15" w:rsidRPr="001058BF" w:rsidRDefault="00526A29" w:rsidP="008B6369">
            <w:pPr>
              <w:pStyle w:val="Paragraph"/>
              <w:spacing w:before="40" w:after="40"/>
              <w:rPr>
                <w:rFonts w:eastAsia="Times New Roman"/>
                <w:color w:val="000000"/>
                <w:sz w:val="20"/>
                <w:szCs w:val="20"/>
              </w:rPr>
            </w:pPr>
            <w:r w:rsidRPr="001058BF">
              <w:rPr>
                <w:rFonts w:eastAsia="Times New Roman"/>
                <w:color w:val="000000"/>
                <w:sz w:val="20"/>
                <w:szCs w:val="20"/>
              </w:rPr>
              <w:t>OR per iwCLL 2018 criteria by BICR</w:t>
            </w:r>
          </w:p>
        </w:tc>
        <w:tc>
          <w:tcPr>
            <w:tcW w:w="2610" w:type="dxa"/>
          </w:tcPr>
          <w:p w14:paraId="03E7CC49" w14:textId="77777777" w:rsidR="001D1D15" w:rsidRPr="001058BF" w:rsidRDefault="00526A29" w:rsidP="008B6369">
            <w:pPr>
              <w:pStyle w:val="Paragraph"/>
              <w:spacing w:before="40" w:after="40"/>
              <w:rPr>
                <w:rFonts w:eastAsia="Times New Roman"/>
                <w:color w:val="000000"/>
                <w:sz w:val="20"/>
                <w:szCs w:val="20"/>
              </w:rPr>
            </w:pPr>
            <w:r w:rsidRPr="00F43D7F">
              <w:rPr>
                <w:rFonts w:eastAsia="Times New Roman"/>
                <w:color w:val="000000"/>
                <w:sz w:val="20"/>
                <w:szCs w:val="20"/>
                <w:u w:val="single"/>
              </w:rPr>
              <w:t>Test and Estimation</w:t>
            </w:r>
            <w:r w:rsidRPr="001058BF">
              <w:rPr>
                <w:rFonts w:eastAsia="Times New Roman"/>
                <w:color w:val="000000"/>
                <w:sz w:val="20"/>
                <w:szCs w:val="20"/>
              </w:rPr>
              <w:t>:</w:t>
            </w:r>
            <w:r w:rsidRPr="001058BF">
              <w:rPr>
                <w:rFonts w:eastAsia="Times New Roman"/>
                <w:color w:val="000000"/>
                <w:sz w:val="20"/>
                <w:szCs w:val="20"/>
              </w:rPr>
              <w:br/>
              <w:t>Stratified M&amp;N method with sample size weights</w:t>
            </w:r>
          </w:p>
        </w:tc>
        <w:tc>
          <w:tcPr>
            <w:tcW w:w="1440" w:type="dxa"/>
            <w:vAlign w:val="center"/>
          </w:tcPr>
          <w:p w14:paraId="6E94C59D" w14:textId="77777777" w:rsidR="001D1D15" w:rsidRPr="001058BF" w:rsidRDefault="00526A29" w:rsidP="008B6369">
            <w:pPr>
              <w:pStyle w:val="Paragraph"/>
              <w:spacing w:before="40" w:after="40"/>
              <w:jc w:val="center"/>
              <w:rPr>
                <w:rFonts w:eastAsia="Times New Roman"/>
                <w:color w:val="000000"/>
                <w:sz w:val="20"/>
                <w:szCs w:val="20"/>
              </w:rPr>
            </w:pPr>
            <w:r w:rsidRPr="001058BF">
              <w:rPr>
                <w:rFonts w:eastAsia="Times New Roman"/>
                <w:color w:val="000000"/>
                <w:sz w:val="20"/>
                <w:szCs w:val="20"/>
              </w:rPr>
              <w:t>ITT</w:t>
            </w:r>
          </w:p>
        </w:tc>
        <w:tc>
          <w:tcPr>
            <w:tcW w:w="2292" w:type="dxa"/>
            <w:vAlign w:val="center"/>
          </w:tcPr>
          <w:p w14:paraId="5C6E019C" w14:textId="77777777" w:rsidR="001D1D15" w:rsidRPr="001058BF" w:rsidRDefault="00526A29" w:rsidP="008B6369">
            <w:pPr>
              <w:pStyle w:val="Paragraph"/>
              <w:spacing w:before="40" w:after="40"/>
              <w:rPr>
                <w:rFonts w:eastAsia="Times New Roman"/>
                <w:color w:val="000000"/>
                <w:sz w:val="20"/>
                <w:szCs w:val="20"/>
              </w:rPr>
            </w:pPr>
            <w:r>
              <w:rPr>
                <w:rFonts w:eastAsia="Times New Roman"/>
                <w:color w:val="000000"/>
                <w:sz w:val="20"/>
                <w:szCs w:val="20"/>
              </w:rPr>
              <w:t>Participants with missing data are considered nonresponders</w:t>
            </w:r>
          </w:p>
        </w:tc>
      </w:tr>
      <w:tr w:rsidR="00CA657C" w14:paraId="2E5286E6" w14:textId="77777777" w:rsidTr="008B6369">
        <w:trPr>
          <w:cantSplit/>
          <w:trHeight w:val="690"/>
        </w:trPr>
        <w:tc>
          <w:tcPr>
            <w:tcW w:w="2520" w:type="dxa"/>
            <w:vAlign w:val="center"/>
          </w:tcPr>
          <w:p w14:paraId="5F9F92A8" w14:textId="77777777" w:rsidR="001D1D15" w:rsidRPr="001058BF" w:rsidRDefault="00526A29" w:rsidP="008B6369">
            <w:pPr>
              <w:pStyle w:val="Paragraph"/>
              <w:spacing w:before="40" w:after="40"/>
              <w:rPr>
                <w:rFonts w:eastAsia="Times New Roman"/>
                <w:color w:val="000000"/>
                <w:sz w:val="20"/>
                <w:szCs w:val="20"/>
              </w:rPr>
            </w:pPr>
            <w:r w:rsidRPr="001058BF">
              <w:rPr>
                <w:rFonts w:eastAsia="Times New Roman"/>
                <w:color w:val="000000"/>
                <w:sz w:val="20"/>
                <w:szCs w:val="20"/>
              </w:rPr>
              <w:t>DOR per iwCLL 2018 criteria by BICR</w:t>
            </w:r>
          </w:p>
        </w:tc>
        <w:tc>
          <w:tcPr>
            <w:tcW w:w="2610" w:type="dxa"/>
          </w:tcPr>
          <w:p w14:paraId="07CA2974" w14:textId="77777777" w:rsidR="001D1D15" w:rsidRPr="001058BF" w:rsidRDefault="00526A29" w:rsidP="008B6369">
            <w:pPr>
              <w:pStyle w:val="Paragraph"/>
              <w:spacing w:before="40" w:after="40"/>
              <w:rPr>
                <w:rFonts w:eastAsia="Times New Roman"/>
                <w:color w:val="000000"/>
                <w:sz w:val="20"/>
                <w:szCs w:val="20"/>
              </w:rPr>
            </w:pPr>
            <w:r w:rsidRPr="00F43D7F">
              <w:rPr>
                <w:rFonts w:eastAsia="Times New Roman"/>
                <w:color w:val="000000"/>
                <w:sz w:val="20"/>
                <w:szCs w:val="20"/>
                <w:u w:val="single"/>
              </w:rPr>
              <w:t>Estimation</w:t>
            </w:r>
            <w:r w:rsidRPr="001058BF">
              <w:rPr>
                <w:rFonts w:eastAsia="Times New Roman"/>
                <w:color w:val="000000"/>
                <w:sz w:val="20"/>
                <w:szCs w:val="20"/>
              </w:rPr>
              <w:t>: Summary statistics using Kaplan-Meier method</w:t>
            </w:r>
          </w:p>
        </w:tc>
        <w:tc>
          <w:tcPr>
            <w:tcW w:w="1440" w:type="dxa"/>
            <w:vAlign w:val="center"/>
          </w:tcPr>
          <w:p w14:paraId="71A4F944" w14:textId="77777777" w:rsidR="001D1D15" w:rsidRPr="001058BF" w:rsidRDefault="00526A29" w:rsidP="008B6369">
            <w:pPr>
              <w:pStyle w:val="Paragraph"/>
              <w:spacing w:before="40" w:after="40"/>
              <w:jc w:val="center"/>
              <w:rPr>
                <w:rFonts w:eastAsia="Times New Roman"/>
                <w:color w:val="000000"/>
                <w:sz w:val="20"/>
                <w:szCs w:val="20"/>
              </w:rPr>
            </w:pPr>
            <w:r w:rsidRPr="001058BF">
              <w:rPr>
                <w:rFonts w:eastAsia="Times New Roman"/>
                <w:color w:val="000000"/>
                <w:sz w:val="20"/>
                <w:szCs w:val="20"/>
              </w:rPr>
              <w:t>All Responders</w:t>
            </w:r>
          </w:p>
        </w:tc>
        <w:tc>
          <w:tcPr>
            <w:tcW w:w="2292" w:type="dxa"/>
            <w:vAlign w:val="center"/>
          </w:tcPr>
          <w:p w14:paraId="60FB9365" w14:textId="398FD340" w:rsidR="001D1D15" w:rsidRPr="001058BF" w:rsidRDefault="00526A29" w:rsidP="008B6369">
            <w:pPr>
              <w:pStyle w:val="Paragraph"/>
              <w:spacing w:before="40" w:after="40"/>
              <w:rPr>
                <w:rFonts w:eastAsia="Times New Roman"/>
                <w:color w:val="000000"/>
                <w:sz w:val="20"/>
                <w:szCs w:val="20"/>
              </w:rPr>
            </w:pPr>
            <w:r w:rsidRPr="00455E84">
              <w:rPr>
                <w:rFonts w:eastAsia="Times New Roman"/>
                <w:color w:val="000000"/>
                <w:sz w:val="20"/>
                <w:szCs w:val="20"/>
              </w:rPr>
              <w:t xml:space="preserve">Details are in </w:t>
            </w:r>
            <w:r w:rsidR="00B16DC4" w:rsidRPr="00B16DC4">
              <w:rPr>
                <w:sz w:val="20"/>
                <w:szCs w:val="20"/>
              </w:rPr>
              <w:t>Table </w:t>
            </w:r>
            <w:del w:id="3563" w:author="Powell, Deana" w:date="2026-03-05T15:34:00Z" w16du:dateUtc="2026-03-05T20:34:00Z">
              <w:r w:rsidR="00B55DCA" w:rsidRPr="00B55DCA">
                <w:rPr>
                  <w:sz w:val="20"/>
                  <w:szCs w:val="20"/>
                </w:rPr>
                <w:delText>29</w:delText>
              </w:r>
            </w:del>
            <w:ins w:id="3564" w:author="Powell, Deana" w:date="2026-03-05T15:34:00Z" w16du:dateUtc="2026-03-05T20:34:00Z">
              <w:r w:rsidR="00B16DC4" w:rsidRPr="00B16DC4">
                <w:rPr>
                  <w:sz w:val="20"/>
                  <w:szCs w:val="20"/>
                </w:rPr>
                <w:t>30</w:t>
              </w:r>
            </w:ins>
          </w:p>
        </w:tc>
      </w:tr>
      <w:tr w:rsidR="00CA657C" w14:paraId="444B570C" w14:textId="77777777" w:rsidTr="008B6369">
        <w:trPr>
          <w:cantSplit/>
          <w:trHeight w:val="727"/>
        </w:trPr>
        <w:tc>
          <w:tcPr>
            <w:tcW w:w="8862" w:type="dxa"/>
            <w:gridSpan w:val="4"/>
          </w:tcPr>
          <w:p w14:paraId="2F0DED0A" w14:textId="77777777" w:rsidR="001D1D15" w:rsidRPr="00CE52C5" w:rsidRDefault="00526A29" w:rsidP="00CE52C5">
            <w:pPr>
              <w:pStyle w:val="TableFootnote"/>
              <w:ind w:left="35"/>
              <w:rPr>
                <w:sz w:val="18"/>
                <w:szCs w:val="18"/>
              </w:rPr>
            </w:pPr>
            <w:r w:rsidRPr="00CE52C5">
              <w:rPr>
                <w:sz w:val="18"/>
                <w:szCs w:val="18"/>
              </w:rPr>
              <w:t>Abbreviations: BICR=blinded independent central review; CD=cluster of differentiation; ITT=intention-to-treat; iwCLL=international workshop on chronic lymphocytic leukemia; M&amp;N=Miettinen &amp; Nurminen; MRD=minimal residual disease; OR=objective response; OS=overall survival; PFS=progression-free survival.</w:t>
            </w:r>
          </w:p>
        </w:tc>
      </w:tr>
    </w:tbl>
    <w:p w14:paraId="2897BFE7" w14:textId="77777777" w:rsidR="00916D84" w:rsidRDefault="00916D84" w:rsidP="00916D84">
      <w:pPr>
        <w:pStyle w:val="ListEnd"/>
      </w:pPr>
    </w:p>
    <w:p w14:paraId="19574CF7" w14:textId="1B76689B" w:rsidR="0074605C" w:rsidRDefault="00526A29" w:rsidP="00916D84">
      <w:pPr>
        <w:pStyle w:val="Paragraph"/>
      </w:pPr>
      <w:r>
        <w:t>The strategy to address multiplicity issues with regard to multiple endpoints and IAs is described in Section 9.7 (Interim Analyses) and Section 9.8 (Multiplicity).</w:t>
      </w:r>
    </w:p>
    <w:p w14:paraId="45305EE5" w14:textId="77777777" w:rsidR="0074605C" w:rsidRDefault="00526A29" w:rsidP="00916D84">
      <w:pPr>
        <w:pStyle w:val="Paragraph"/>
        <w:rPr>
          <w:lang w:eastAsia="zh-CN"/>
        </w:rPr>
      </w:pPr>
      <w:r>
        <w:rPr>
          <w:lang w:eastAsia="zh-CN"/>
        </w:rPr>
        <w:t>Additional supportive efficacy analyses for PFS and OR will be conducted based on investigator assessments; details will be provided in the sSAP.</w:t>
      </w:r>
    </w:p>
    <w:p w14:paraId="6BB555C0" w14:textId="77777777" w:rsidR="0074605C" w:rsidRDefault="00526A29">
      <w:pPr>
        <w:pStyle w:val="Heading3"/>
        <w:spacing w:before="240"/>
        <w:ind w:left="965" w:hanging="965"/>
      </w:pPr>
      <w:bookmarkStart w:id="3565" w:name="_Toc212097092"/>
      <w:bookmarkStart w:id="3566" w:name="_Toc140132522"/>
      <w:r>
        <w:t>Statistical Methods for Safety Analyses</w:t>
      </w:r>
      <w:bookmarkEnd w:id="3565"/>
      <w:bookmarkEnd w:id="3566"/>
    </w:p>
    <w:p w14:paraId="26A7896F" w14:textId="1BF16048" w:rsidR="0074605C" w:rsidRDefault="00526A29" w:rsidP="00916D84">
      <w:pPr>
        <w:pStyle w:val="Paragraph"/>
      </w:pPr>
      <w:r>
        <w:t>Safety and tolerability will be assessed by clinical review of AEs and other relevant parameters, including laboratory tests, ECG, and vital signs measurements.</w:t>
      </w:r>
    </w:p>
    <w:p w14:paraId="04502359" w14:textId="77777777" w:rsidR="0074605C" w:rsidRDefault="00526A29" w:rsidP="00916D84">
      <w:pPr>
        <w:pStyle w:val="Paragraph"/>
      </w:pPr>
      <w:r>
        <w:rPr>
          <w:szCs w:val="20"/>
        </w:rPr>
        <w:t>The overall safety evaluation will include a summary by treatment group of the number and percentage of participants with at least 1 AE, drug-related AE, serious AE, serious drug-related AE, Grade 3 to 5 AE, a discontinuation from study intervention due to an AE, AE resulting in death, and AE resulting in dose modification. Only point estimates by treatment group are provided.</w:t>
      </w:r>
    </w:p>
    <w:p w14:paraId="1168AD68" w14:textId="160760C8" w:rsidR="0074605C" w:rsidRDefault="00526A29" w:rsidP="00916D84">
      <w:pPr>
        <w:pStyle w:val="Paragraph"/>
      </w:pPr>
      <w:r>
        <w:t>Point estimate and 95% CIs for the difference between treatment groups in the percentage of participants with specific AEs will be provided if at least 10% of participants in any treatment group exhibit the event. The threshold of at least 10% of participants was chosen because the population enrolled in this study is in critical condition and usually experiences various AEs of similar types regardless of treatment; events reported less frequently</w:t>
      </w:r>
      <w:r>
        <w:rPr>
          <w:rFonts w:hint="eastAsia"/>
        </w:rPr>
        <w:t xml:space="preserve"> than </w:t>
      </w:r>
      <w:r>
        <w:t>10</w:t>
      </w:r>
      <w:r>
        <w:rPr>
          <w:rFonts w:hint="eastAsia"/>
        </w:rPr>
        <w:t xml:space="preserve">% of participants would obscure the assessment of the overall safety profile and add little to the interpretation of potentially meaningful treatment differences. In addition, </w:t>
      </w:r>
      <w:r>
        <w:t xml:space="preserve">difference in the percentage of participants with specific </w:t>
      </w:r>
      <w:r>
        <w:rPr>
          <w:rFonts w:hint="eastAsia"/>
        </w:rPr>
        <w:t>Grade 3 to 5 AEs (</w:t>
      </w:r>
      <w:r>
        <w:rPr>
          <w:sz w:val="22"/>
          <w:szCs w:val="22"/>
        </w:rPr>
        <w:t>≥</w:t>
      </w:r>
      <w:r>
        <w:t>5</w:t>
      </w:r>
      <w:r>
        <w:rPr>
          <w:rFonts w:hint="eastAsia"/>
        </w:rPr>
        <w:t>% of participants in 1 of the treatment groups) and SAEs (</w:t>
      </w:r>
      <w:r>
        <w:rPr>
          <w:sz w:val="22"/>
          <w:szCs w:val="22"/>
        </w:rPr>
        <w:t>≥</w:t>
      </w:r>
      <w:r>
        <w:t>5</w:t>
      </w:r>
      <w:r>
        <w:rPr>
          <w:rFonts w:hint="eastAsia"/>
        </w:rPr>
        <w:t>% of participants in 1 of the treatment groups) will</w:t>
      </w:r>
      <w:r>
        <w:t xml:space="preserve"> also</w:t>
      </w:r>
      <w:r>
        <w:rPr>
          <w:rFonts w:hint="eastAsia"/>
        </w:rPr>
        <w:t xml:space="preserve"> be </w:t>
      </w:r>
      <w:r>
        <w:t>summarized by point estimate and 95% CIs.</w:t>
      </w:r>
    </w:p>
    <w:p w14:paraId="77D1185D" w14:textId="6845641D" w:rsidR="0074605C" w:rsidRDefault="00526A29" w:rsidP="00916D84">
      <w:pPr>
        <w:pStyle w:val="Paragraph"/>
      </w:pPr>
      <w:r>
        <w:t xml:space="preserve">CIs for between-treatment group differences will be provided using the M&amp;N method </w:t>
      </w:r>
      <w:r w:rsidR="00B16DC4">
        <w:t>[Miettinen, O. and Nurminen, M. 1985]</w:t>
      </w:r>
      <w:r>
        <w:t xml:space="preserve">. </w:t>
      </w:r>
      <w:r>
        <w:rPr>
          <w:rFonts w:hint="eastAsia"/>
        </w:rPr>
        <w:t>Because many 95% CIs may be provided without adjustment for multiplicity, the CIs should be regarded as a helpful descriptive measure to be used in safety review, n</w:t>
      </w:r>
      <w:r>
        <w:t>ot as a formal method for assessing the statistical significance of the between-group differences.</w:t>
      </w:r>
    </w:p>
    <w:p w14:paraId="2BA0A0B9" w14:textId="77777777" w:rsidR="0074605C" w:rsidRDefault="00526A29" w:rsidP="00916D84">
      <w:pPr>
        <w:pStyle w:val="Paragraph"/>
      </w:pPr>
      <w:r>
        <w:t>For continuous measures such as changes from baseline in vital signs, summary statistics for baseline, on treatment, and change from baseline values will be provided by treatment group in table format.</w:t>
      </w:r>
    </w:p>
    <w:p w14:paraId="4C429347" w14:textId="5DA7FE76" w:rsidR="0074605C" w:rsidRDefault="00B16DC4" w:rsidP="00916D84">
      <w:pPr>
        <w:pStyle w:val="Paragraph"/>
      </w:pPr>
      <w:r>
        <w:t>Table </w:t>
      </w:r>
      <w:del w:id="3567" w:author="Powell, Deana" w:date="2026-03-05T15:34:00Z" w16du:dateUtc="2026-03-05T20:34:00Z">
        <w:r w:rsidR="00B55DCA">
          <w:delText>31</w:delText>
        </w:r>
      </w:del>
      <w:ins w:id="3568" w:author="Powell, Deana" w:date="2026-03-05T15:34:00Z" w16du:dateUtc="2026-03-05T20:34:00Z">
        <w:r>
          <w:t>32</w:t>
        </w:r>
      </w:ins>
      <w:r w:rsidR="00526A29">
        <w:t xml:space="preserve"> summarizes analysis strategy for safety endpoints in this study.</w:t>
      </w:r>
    </w:p>
    <w:p w14:paraId="3118DBDE" w14:textId="10D9E843" w:rsidR="0074605C" w:rsidRDefault="00526A29">
      <w:pPr>
        <w:pStyle w:val="Caption"/>
      </w:pPr>
      <w:bookmarkStart w:id="3569" w:name="_Ref129958255"/>
      <w:bookmarkStart w:id="3570" w:name="_Toc212022270"/>
      <w:bookmarkStart w:id="3571" w:name="_Toc140132638"/>
      <w:r>
        <w:t>Table </w:t>
      </w:r>
      <w:del w:id="3572" w:author="Powell, Deana" w:date="2026-03-05T15:34:00Z" w16du:dateUtc="2026-03-05T20:34:00Z">
        <w:r w:rsidR="00B55DCA">
          <w:rPr>
            <w:noProof/>
          </w:rPr>
          <w:delText>31</w:delText>
        </w:r>
      </w:del>
      <w:ins w:id="3573" w:author="Powell, Deana" w:date="2026-03-05T15:34:00Z" w16du:dateUtc="2026-03-05T20:34:00Z">
        <w:r w:rsidR="00B16DC4">
          <w:rPr>
            <w:noProof/>
          </w:rPr>
          <w:t>32</w:t>
        </w:r>
      </w:ins>
      <w:bookmarkEnd w:id="3569"/>
      <w:r>
        <w:tab/>
        <w:t>Analysis Strategy for Safety Parameters</w:t>
      </w:r>
      <w:bookmarkEnd w:id="3570"/>
      <w:bookmarkEnd w:id="3571"/>
    </w:p>
    <w:tbl>
      <w:tblPr>
        <w:tblStyle w:val="TableGrid"/>
        <w:tblW w:w="5000" w:type="pct"/>
        <w:tblLayout w:type="fixed"/>
        <w:tblLook w:val="01E0" w:firstRow="1" w:lastRow="1" w:firstColumn="1" w:lastColumn="1" w:noHBand="0" w:noVBand="0"/>
      </w:tblPr>
      <w:tblGrid>
        <w:gridCol w:w="6156"/>
        <w:gridCol w:w="1401"/>
        <w:gridCol w:w="1433"/>
      </w:tblGrid>
      <w:tr w:rsidR="00CA657C" w14:paraId="4761B6C8" w14:textId="77777777" w:rsidTr="008B6369">
        <w:trPr>
          <w:tblHeader/>
        </w:trPr>
        <w:tc>
          <w:tcPr>
            <w:tcW w:w="3424" w:type="pct"/>
            <w:vAlign w:val="bottom"/>
          </w:tcPr>
          <w:p w14:paraId="21B79BA8" w14:textId="77777777" w:rsidR="001D1D15" w:rsidRPr="000F0159" w:rsidRDefault="00526A29" w:rsidP="008B6369">
            <w:pPr>
              <w:pStyle w:val="TableCellLeft"/>
              <w:keepNext w:val="0"/>
              <w:keepLines w:val="0"/>
              <w:spacing w:before="40" w:after="40" w:line="240" w:lineRule="auto"/>
              <w:ind w:left="32"/>
              <w:rPr>
                <w:b/>
                <w:bCs/>
                <w:szCs w:val="20"/>
              </w:rPr>
            </w:pPr>
            <w:r w:rsidRPr="000F0159">
              <w:rPr>
                <w:b/>
                <w:bCs/>
                <w:szCs w:val="20"/>
              </w:rPr>
              <w:t>Safety Endpoint</w:t>
            </w:r>
          </w:p>
        </w:tc>
        <w:tc>
          <w:tcPr>
            <w:tcW w:w="779" w:type="pct"/>
            <w:vAlign w:val="bottom"/>
          </w:tcPr>
          <w:p w14:paraId="1BDB44DD" w14:textId="77777777" w:rsidR="001D1D15" w:rsidRPr="000F0159" w:rsidRDefault="00526A29" w:rsidP="008B6369">
            <w:pPr>
              <w:pStyle w:val="TableCellLeft"/>
              <w:keepNext w:val="0"/>
              <w:keepLines w:val="0"/>
              <w:spacing w:before="40" w:after="40" w:line="240" w:lineRule="auto"/>
              <w:ind w:left="-107" w:right="-107"/>
              <w:jc w:val="center"/>
              <w:rPr>
                <w:b/>
                <w:bCs/>
                <w:szCs w:val="20"/>
              </w:rPr>
            </w:pPr>
            <w:r w:rsidRPr="000F0159">
              <w:rPr>
                <w:b/>
                <w:bCs/>
                <w:szCs w:val="20"/>
              </w:rPr>
              <w:t>Descriptive Statistics</w:t>
            </w:r>
          </w:p>
        </w:tc>
        <w:tc>
          <w:tcPr>
            <w:tcW w:w="797" w:type="pct"/>
            <w:vAlign w:val="bottom"/>
          </w:tcPr>
          <w:p w14:paraId="45ED9B0A" w14:textId="77777777" w:rsidR="001D1D15" w:rsidRPr="000F0159" w:rsidRDefault="00526A29" w:rsidP="008B6369">
            <w:pPr>
              <w:pStyle w:val="TableCellLeft"/>
              <w:keepNext w:val="0"/>
              <w:keepLines w:val="0"/>
              <w:spacing w:before="40" w:after="40" w:line="240" w:lineRule="auto"/>
              <w:ind w:left="-110" w:right="-75"/>
              <w:jc w:val="center"/>
              <w:rPr>
                <w:b/>
                <w:bCs/>
                <w:szCs w:val="20"/>
              </w:rPr>
            </w:pPr>
            <w:r w:rsidRPr="000F0159">
              <w:rPr>
                <w:b/>
                <w:bCs/>
                <w:szCs w:val="20"/>
              </w:rPr>
              <w:t>95% between-group CI</w:t>
            </w:r>
          </w:p>
        </w:tc>
      </w:tr>
      <w:tr w:rsidR="00CA657C" w14:paraId="477837F6" w14:textId="77777777" w:rsidTr="008B6369">
        <w:tblPrEx>
          <w:tblCellMar>
            <w:left w:w="0" w:type="dxa"/>
            <w:right w:w="0" w:type="dxa"/>
          </w:tblCellMar>
        </w:tblPrEx>
        <w:trPr>
          <w:trHeight w:val="105"/>
        </w:trPr>
        <w:tc>
          <w:tcPr>
            <w:tcW w:w="3424" w:type="pct"/>
          </w:tcPr>
          <w:p w14:paraId="0AAE02EE" w14:textId="77777777" w:rsidR="001D1D15" w:rsidRPr="000F0159" w:rsidRDefault="00526A29" w:rsidP="008B6369">
            <w:pPr>
              <w:pStyle w:val="TableCellLeft"/>
              <w:keepNext w:val="0"/>
              <w:keepLines w:val="0"/>
              <w:spacing w:before="40" w:after="40" w:line="240" w:lineRule="auto"/>
              <w:ind w:right="0"/>
              <w:rPr>
                <w:szCs w:val="20"/>
              </w:rPr>
            </w:pPr>
            <w:r w:rsidRPr="000F0159">
              <w:rPr>
                <w:szCs w:val="20"/>
              </w:rPr>
              <w:t>Specific AEs (incidence ≥10% of participants in 1 of the treatment groups)</w:t>
            </w:r>
          </w:p>
        </w:tc>
        <w:tc>
          <w:tcPr>
            <w:tcW w:w="779" w:type="pct"/>
          </w:tcPr>
          <w:p w14:paraId="50B329FE" w14:textId="77777777" w:rsidR="001D1D15" w:rsidRPr="000F0159" w:rsidRDefault="00526A29" w:rsidP="008B6369">
            <w:pPr>
              <w:pStyle w:val="TableCellLeft"/>
              <w:keepNext w:val="0"/>
              <w:keepLines w:val="0"/>
              <w:spacing w:before="40" w:after="40" w:line="240" w:lineRule="auto"/>
              <w:ind w:left="0" w:right="-107"/>
              <w:jc w:val="center"/>
              <w:rPr>
                <w:szCs w:val="20"/>
              </w:rPr>
            </w:pPr>
            <w:r w:rsidRPr="000F0159">
              <w:rPr>
                <w:szCs w:val="20"/>
              </w:rPr>
              <w:t>X</w:t>
            </w:r>
          </w:p>
        </w:tc>
        <w:tc>
          <w:tcPr>
            <w:tcW w:w="797" w:type="pct"/>
          </w:tcPr>
          <w:p w14:paraId="045EE4B2" w14:textId="77777777" w:rsidR="001D1D15" w:rsidRPr="000F0159" w:rsidRDefault="00526A29" w:rsidP="008B6369">
            <w:pPr>
              <w:pStyle w:val="TableCellLeft"/>
              <w:keepNext w:val="0"/>
              <w:keepLines w:val="0"/>
              <w:spacing w:before="40" w:after="40" w:line="240" w:lineRule="auto"/>
              <w:jc w:val="center"/>
              <w:rPr>
                <w:szCs w:val="20"/>
              </w:rPr>
            </w:pPr>
            <w:r w:rsidRPr="000F0159">
              <w:rPr>
                <w:szCs w:val="20"/>
              </w:rPr>
              <w:t>X</w:t>
            </w:r>
          </w:p>
        </w:tc>
      </w:tr>
      <w:tr w:rsidR="00CA657C" w14:paraId="1EFC43E9" w14:textId="77777777" w:rsidTr="008B6369">
        <w:tblPrEx>
          <w:tblCellMar>
            <w:left w:w="0" w:type="dxa"/>
            <w:right w:w="0" w:type="dxa"/>
          </w:tblCellMar>
        </w:tblPrEx>
        <w:trPr>
          <w:trHeight w:val="339"/>
        </w:trPr>
        <w:tc>
          <w:tcPr>
            <w:tcW w:w="3424" w:type="pct"/>
          </w:tcPr>
          <w:p w14:paraId="6A07B427" w14:textId="77777777" w:rsidR="001D1D15" w:rsidRPr="000F0159" w:rsidRDefault="00526A29" w:rsidP="008B6369">
            <w:pPr>
              <w:pStyle w:val="TableCellLeft"/>
              <w:keepNext w:val="0"/>
              <w:keepLines w:val="0"/>
              <w:spacing w:before="40" w:after="40" w:line="240" w:lineRule="auto"/>
              <w:ind w:right="0"/>
              <w:rPr>
                <w:szCs w:val="20"/>
              </w:rPr>
            </w:pPr>
            <w:r w:rsidRPr="000F0159">
              <w:rPr>
                <w:szCs w:val="20"/>
              </w:rPr>
              <w:t>Specific Grade 3 to 5 AEs (incidence ≥5% of participants in 1 of the treatment groups)</w:t>
            </w:r>
          </w:p>
        </w:tc>
        <w:tc>
          <w:tcPr>
            <w:tcW w:w="779" w:type="pct"/>
          </w:tcPr>
          <w:p w14:paraId="44972990" w14:textId="77777777" w:rsidR="001D1D15" w:rsidRPr="000F0159" w:rsidRDefault="00526A29" w:rsidP="008B6369">
            <w:pPr>
              <w:pStyle w:val="TableCellLeft"/>
              <w:keepNext w:val="0"/>
              <w:keepLines w:val="0"/>
              <w:spacing w:before="40" w:after="40" w:line="240" w:lineRule="auto"/>
              <w:ind w:left="0" w:right="-107"/>
              <w:jc w:val="center"/>
              <w:rPr>
                <w:szCs w:val="20"/>
              </w:rPr>
            </w:pPr>
            <w:r w:rsidRPr="000F0159">
              <w:rPr>
                <w:szCs w:val="20"/>
              </w:rPr>
              <w:t>X</w:t>
            </w:r>
          </w:p>
        </w:tc>
        <w:tc>
          <w:tcPr>
            <w:tcW w:w="797" w:type="pct"/>
          </w:tcPr>
          <w:p w14:paraId="76225AA4" w14:textId="77777777" w:rsidR="001D1D15" w:rsidRPr="000F0159" w:rsidRDefault="00526A29" w:rsidP="008B6369">
            <w:pPr>
              <w:pStyle w:val="TableCellLeft"/>
              <w:keepNext w:val="0"/>
              <w:keepLines w:val="0"/>
              <w:spacing w:before="40" w:after="40" w:line="240" w:lineRule="auto"/>
              <w:jc w:val="center"/>
              <w:rPr>
                <w:szCs w:val="20"/>
              </w:rPr>
            </w:pPr>
            <w:r w:rsidRPr="000F0159">
              <w:rPr>
                <w:szCs w:val="20"/>
              </w:rPr>
              <w:t>X</w:t>
            </w:r>
          </w:p>
        </w:tc>
      </w:tr>
      <w:tr w:rsidR="00CA657C" w14:paraId="2A405729" w14:textId="77777777" w:rsidTr="008B6369">
        <w:tblPrEx>
          <w:tblCellMar>
            <w:left w:w="0" w:type="dxa"/>
            <w:right w:w="0" w:type="dxa"/>
          </w:tblCellMar>
        </w:tblPrEx>
        <w:trPr>
          <w:trHeight w:val="440"/>
        </w:trPr>
        <w:tc>
          <w:tcPr>
            <w:tcW w:w="3424" w:type="pct"/>
          </w:tcPr>
          <w:p w14:paraId="4EC5FEB6" w14:textId="77777777" w:rsidR="001D1D15" w:rsidRPr="000F0159" w:rsidRDefault="00526A29" w:rsidP="008B6369">
            <w:pPr>
              <w:pStyle w:val="TableCellLeft"/>
              <w:keepNext w:val="0"/>
              <w:keepLines w:val="0"/>
              <w:spacing w:before="40" w:after="40" w:line="240" w:lineRule="auto"/>
              <w:ind w:right="0"/>
              <w:rPr>
                <w:szCs w:val="20"/>
              </w:rPr>
            </w:pPr>
            <w:r w:rsidRPr="000F0159">
              <w:rPr>
                <w:szCs w:val="20"/>
              </w:rPr>
              <w:t>Specific serious AEs (incidence ≥5% of participants in 1 of the treatment groups)</w:t>
            </w:r>
          </w:p>
        </w:tc>
        <w:tc>
          <w:tcPr>
            <w:tcW w:w="779" w:type="pct"/>
          </w:tcPr>
          <w:p w14:paraId="1CC96762" w14:textId="77777777" w:rsidR="001D1D15" w:rsidRPr="000F0159" w:rsidRDefault="00526A29" w:rsidP="008B6369">
            <w:pPr>
              <w:pStyle w:val="TableCellLeft"/>
              <w:keepNext w:val="0"/>
              <w:keepLines w:val="0"/>
              <w:spacing w:before="40" w:after="40" w:line="240" w:lineRule="auto"/>
              <w:ind w:left="0" w:right="-107"/>
              <w:jc w:val="center"/>
              <w:rPr>
                <w:szCs w:val="20"/>
              </w:rPr>
            </w:pPr>
            <w:r w:rsidRPr="000F0159">
              <w:rPr>
                <w:szCs w:val="20"/>
              </w:rPr>
              <w:t>X</w:t>
            </w:r>
          </w:p>
        </w:tc>
        <w:tc>
          <w:tcPr>
            <w:tcW w:w="797" w:type="pct"/>
          </w:tcPr>
          <w:p w14:paraId="758FD737" w14:textId="77777777" w:rsidR="001D1D15" w:rsidRPr="000F0159" w:rsidRDefault="00526A29" w:rsidP="008B6369">
            <w:pPr>
              <w:pStyle w:val="TableCellLeft"/>
              <w:keepNext w:val="0"/>
              <w:keepLines w:val="0"/>
              <w:spacing w:before="40" w:after="40" w:line="240" w:lineRule="auto"/>
              <w:jc w:val="center"/>
              <w:rPr>
                <w:szCs w:val="20"/>
              </w:rPr>
            </w:pPr>
            <w:r w:rsidRPr="000F0159">
              <w:rPr>
                <w:szCs w:val="20"/>
              </w:rPr>
              <w:t>X</w:t>
            </w:r>
          </w:p>
        </w:tc>
      </w:tr>
      <w:tr w:rsidR="00CA657C" w14:paraId="75285B91" w14:textId="77777777" w:rsidTr="008B6369">
        <w:tblPrEx>
          <w:tblCellMar>
            <w:left w:w="0" w:type="dxa"/>
            <w:right w:w="0" w:type="dxa"/>
          </w:tblCellMar>
        </w:tblPrEx>
        <w:trPr>
          <w:trHeight w:val="105"/>
        </w:trPr>
        <w:tc>
          <w:tcPr>
            <w:tcW w:w="3424" w:type="pct"/>
          </w:tcPr>
          <w:p w14:paraId="015C953E" w14:textId="77777777" w:rsidR="001D1D15" w:rsidRPr="000F0159" w:rsidRDefault="00526A29" w:rsidP="008B6369">
            <w:pPr>
              <w:pStyle w:val="TableCellLeft"/>
              <w:keepNext w:val="0"/>
              <w:keepLines w:val="0"/>
              <w:spacing w:before="40" w:after="40" w:line="240" w:lineRule="auto"/>
              <w:rPr>
                <w:szCs w:val="20"/>
              </w:rPr>
            </w:pPr>
            <w:r w:rsidRPr="000F0159">
              <w:rPr>
                <w:szCs w:val="20"/>
              </w:rPr>
              <w:t>Any AE</w:t>
            </w:r>
          </w:p>
        </w:tc>
        <w:tc>
          <w:tcPr>
            <w:tcW w:w="779" w:type="pct"/>
          </w:tcPr>
          <w:p w14:paraId="57D61ABA" w14:textId="77777777" w:rsidR="001D1D15" w:rsidRPr="000F0159" w:rsidRDefault="00526A29" w:rsidP="008B6369">
            <w:pPr>
              <w:pStyle w:val="TableCellLeft"/>
              <w:keepNext w:val="0"/>
              <w:keepLines w:val="0"/>
              <w:spacing w:before="40" w:after="40" w:line="240" w:lineRule="auto"/>
              <w:ind w:left="0" w:right="-107"/>
              <w:jc w:val="center"/>
              <w:rPr>
                <w:szCs w:val="20"/>
              </w:rPr>
            </w:pPr>
            <w:r w:rsidRPr="000F0159">
              <w:rPr>
                <w:szCs w:val="20"/>
              </w:rPr>
              <w:t>X</w:t>
            </w:r>
          </w:p>
        </w:tc>
        <w:tc>
          <w:tcPr>
            <w:tcW w:w="797" w:type="pct"/>
          </w:tcPr>
          <w:p w14:paraId="4BCC3C0B" w14:textId="77777777" w:rsidR="001D1D15" w:rsidRPr="000F0159" w:rsidRDefault="001D1D15" w:rsidP="008B6369">
            <w:pPr>
              <w:pStyle w:val="TableCellLeft"/>
              <w:keepNext w:val="0"/>
              <w:keepLines w:val="0"/>
              <w:spacing w:before="40" w:after="40" w:line="240" w:lineRule="auto"/>
              <w:jc w:val="center"/>
              <w:rPr>
                <w:szCs w:val="20"/>
              </w:rPr>
            </w:pPr>
          </w:p>
        </w:tc>
      </w:tr>
      <w:tr w:rsidR="00CA657C" w14:paraId="626DFDE5" w14:textId="77777777" w:rsidTr="008B6369">
        <w:tblPrEx>
          <w:tblCellMar>
            <w:left w:w="0" w:type="dxa"/>
            <w:right w:w="0" w:type="dxa"/>
          </w:tblCellMar>
        </w:tblPrEx>
        <w:trPr>
          <w:trHeight w:val="105"/>
        </w:trPr>
        <w:tc>
          <w:tcPr>
            <w:tcW w:w="3424" w:type="pct"/>
          </w:tcPr>
          <w:p w14:paraId="284DC742" w14:textId="77777777" w:rsidR="001D1D15" w:rsidRPr="000F0159" w:rsidRDefault="00526A29" w:rsidP="008B6369">
            <w:pPr>
              <w:pStyle w:val="TableCellLeft"/>
              <w:keepNext w:val="0"/>
              <w:keepLines w:val="0"/>
              <w:spacing w:before="40" w:after="40" w:line="240" w:lineRule="auto"/>
              <w:rPr>
                <w:szCs w:val="20"/>
              </w:rPr>
            </w:pPr>
            <w:r>
              <w:rPr>
                <w:szCs w:val="20"/>
              </w:rPr>
              <w:t>Any Grade 3 to 5 AEs</w:t>
            </w:r>
          </w:p>
        </w:tc>
        <w:tc>
          <w:tcPr>
            <w:tcW w:w="779" w:type="pct"/>
          </w:tcPr>
          <w:p w14:paraId="4AE1F2F0" w14:textId="77777777" w:rsidR="001D1D15" w:rsidRPr="000F0159" w:rsidRDefault="00526A29" w:rsidP="008B6369">
            <w:pPr>
              <w:pStyle w:val="TableCellLeft"/>
              <w:keepNext w:val="0"/>
              <w:keepLines w:val="0"/>
              <w:spacing w:before="40" w:after="40" w:line="240" w:lineRule="auto"/>
              <w:ind w:left="0" w:right="-107"/>
              <w:jc w:val="center"/>
              <w:rPr>
                <w:szCs w:val="20"/>
              </w:rPr>
            </w:pPr>
            <w:r w:rsidRPr="000F0159">
              <w:rPr>
                <w:szCs w:val="20"/>
              </w:rPr>
              <w:t>X</w:t>
            </w:r>
          </w:p>
        </w:tc>
        <w:tc>
          <w:tcPr>
            <w:tcW w:w="797" w:type="pct"/>
          </w:tcPr>
          <w:p w14:paraId="5931B15C" w14:textId="77777777" w:rsidR="001D1D15" w:rsidRPr="000F0159" w:rsidRDefault="001D1D15" w:rsidP="008B6369">
            <w:pPr>
              <w:pStyle w:val="TableCellLeft"/>
              <w:keepNext w:val="0"/>
              <w:keepLines w:val="0"/>
              <w:spacing w:before="40" w:after="40" w:line="240" w:lineRule="auto"/>
              <w:jc w:val="center"/>
              <w:rPr>
                <w:szCs w:val="20"/>
              </w:rPr>
            </w:pPr>
          </w:p>
        </w:tc>
      </w:tr>
      <w:tr w:rsidR="00CA657C" w14:paraId="5FF9878D" w14:textId="77777777" w:rsidTr="008B6369">
        <w:tblPrEx>
          <w:tblCellMar>
            <w:left w:w="0" w:type="dxa"/>
            <w:right w:w="0" w:type="dxa"/>
          </w:tblCellMar>
        </w:tblPrEx>
        <w:trPr>
          <w:trHeight w:val="215"/>
        </w:trPr>
        <w:tc>
          <w:tcPr>
            <w:tcW w:w="3424" w:type="pct"/>
          </w:tcPr>
          <w:p w14:paraId="30B2347A" w14:textId="77777777" w:rsidR="001D1D15" w:rsidRPr="000F0159" w:rsidRDefault="00526A29" w:rsidP="008B6369">
            <w:pPr>
              <w:pStyle w:val="TableCellLeft"/>
              <w:keepNext w:val="0"/>
              <w:keepLines w:val="0"/>
              <w:spacing w:before="40" w:after="40" w:line="240" w:lineRule="auto"/>
              <w:rPr>
                <w:szCs w:val="20"/>
              </w:rPr>
            </w:pPr>
            <w:r w:rsidRPr="000F0159">
              <w:rPr>
                <w:szCs w:val="20"/>
              </w:rPr>
              <w:t xml:space="preserve">Any serious AEs </w:t>
            </w:r>
          </w:p>
        </w:tc>
        <w:tc>
          <w:tcPr>
            <w:tcW w:w="779" w:type="pct"/>
          </w:tcPr>
          <w:p w14:paraId="3F93F095" w14:textId="77777777" w:rsidR="001D1D15" w:rsidRPr="000F0159" w:rsidRDefault="00526A29" w:rsidP="008B6369">
            <w:pPr>
              <w:pStyle w:val="TableCellLeft"/>
              <w:keepNext w:val="0"/>
              <w:keepLines w:val="0"/>
              <w:spacing w:before="40" w:after="40" w:line="240" w:lineRule="auto"/>
              <w:ind w:left="0" w:right="-107"/>
              <w:jc w:val="center"/>
              <w:rPr>
                <w:szCs w:val="20"/>
              </w:rPr>
            </w:pPr>
            <w:r w:rsidRPr="000F0159">
              <w:rPr>
                <w:szCs w:val="20"/>
              </w:rPr>
              <w:t>X</w:t>
            </w:r>
          </w:p>
        </w:tc>
        <w:tc>
          <w:tcPr>
            <w:tcW w:w="797" w:type="pct"/>
          </w:tcPr>
          <w:p w14:paraId="298149D0" w14:textId="77777777" w:rsidR="001D1D15" w:rsidRPr="000F0159" w:rsidRDefault="001D1D15" w:rsidP="008B6369">
            <w:pPr>
              <w:pStyle w:val="TableCellLeft"/>
              <w:keepNext w:val="0"/>
              <w:keepLines w:val="0"/>
              <w:spacing w:before="40" w:after="40" w:line="240" w:lineRule="auto"/>
              <w:jc w:val="center"/>
              <w:rPr>
                <w:szCs w:val="20"/>
              </w:rPr>
            </w:pPr>
          </w:p>
        </w:tc>
      </w:tr>
      <w:tr w:rsidR="00CA657C" w14:paraId="0E3DDCC6" w14:textId="77777777" w:rsidTr="008B6369">
        <w:tblPrEx>
          <w:tblCellMar>
            <w:left w:w="0" w:type="dxa"/>
            <w:right w:w="0" w:type="dxa"/>
          </w:tblCellMar>
        </w:tblPrEx>
        <w:trPr>
          <w:trHeight w:val="377"/>
        </w:trPr>
        <w:tc>
          <w:tcPr>
            <w:tcW w:w="3424" w:type="pct"/>
          </w:tcPr>
          <w:p w14:paraId="02D22802" w14:textId="77777777" w:rsidR="001D1D15" w:rsidRPr="000F0159" w:rsidRDefault="00526A29" w:rsidP="008B6369">
            <w:pPr>
              <w:pStyle w:val="TableCellLeft"/>
              <w:keepNext w:val="0"/>
              <w:keepLines w:val="0"/>
              <w:spacing w:before="40" w:after="40" w:line="240" w:lineRule="auto"/>
              <w:rPr>
                <w:szCs w:val="20"/>
              </w:rPr>
            </w:pPr>
            <w:r>
              <w:rPr>
                <w:szCs w:val="20"/>
              </w:rPr>
              <w:t>Any drug-related AEs</w:t>
            </w:r>
          </w:p>
        </w:tc>
        <w:tc>
          <w:tcPr>
            <w:tcW w:w="779" w:type="pct"/>
          </w:tcPr>
          <w:p w14:paraId="53558AE6" w14:textId="77777777" w:rsidR="001D1D15" w:rsidRPr="000F0159" w:rsidRDefault="00526A29" w:rsidP="008B6369">
            <w:pPr>
              <w:pStyle w:val="TableCellLeft"/>
              <w:keepNext w:val="0"/>
              <w:keepLines w:val="0"/>
              <w:spacing w:before="40" w:after="40" w:line="240" w:lineRule="auto"/>
              <w:ind w:left="0" w:right="-107"/>
              <w:jc w:val="center"/>
              <w:rPr>
                <w:szCs w:val="20"/>
              </w:rPr>
            </w:pPr>
            <w:r w:rsidRPr="000F0159">
              <w:rPr>
                <w:szCs w:val="20"/>
              </w:rPr>
              <w:t>X</w:t>
            </w:r>
          </w:p>
        </w:tc>
        <w:tc>
          <w:tcPr>
            <w:tcW w:w="797" w:type="pct"/>
          </w:tcPr>
          <w:p w14:paraId="13BE7FE9" w14:textId="77777777" w:rsidR="001D1D15" w:rsidRPr="000F0159" w:rsidRDefault="001D1D15" w:rsidP="008B6369">
            <w:pPr>
              <w:pStyle w:val="TableCellLeft"/>
              <w:keepNext w:val="0"/>
              <w:keepLines w:val="0"/>
              <w:spacing w:before="40" w:after="40" w:line="240" w:lineRule="auto"/>
              <w:jc w:val="center"/>
              <w:rPr>
                <w:szCs w:val="20"/>
              </w:rPr>
            </w:pPr>
          </w:p>
        </w:tc>
      </w:tr>
      <w:tr w:rsidR="00CA657C" w14:paraId="42AEA0E8" w14:textId="77777777" w:rsidTr="008B6369">
        <w:tblPrEx>
          <w:tblCellMar>
            <w:left w:w="0" w:type="dxa"/>
            <w:right w:w="0" w:type="dxa"/>
          </w:tblCellMar>
        </w:tblPrEx>
        <w:trPr>
          <w:trHeight w:val="289"/>
        </w:trPr>
        <w:tc>
          <w:tcPr>
            <w:tcW w:w="3424" w:type="pct"/>
          </w:tcPr>
          <w:p w14:paraId="764B4436" w14:textId="77777777" w:rsidR="001D1D15" w:rsidRPr="000F0159" w:rsidRDefault="00526A29" w:rsidP="008B6369">
            <w:pPr>
              <w:pStyle w:val="TableCellLeft"/>
              <w:keepNext w:val="0"/>
              <w:keepLines w:val="0"/>
              <w:spacing w:before="40" w:after="40" w:line="240" w:lineRule="auto"/>
              <w:rPr>
                <w:szCs w:val="20"/>
              </w:rPr>
            </w:pPr>
            <w:r>
              <w:rPr>
                <w:szCs w:val="20"/>
              </w:rPr>
              <w:t>Any serious and drug-related AEs</w:t>
            </w:r>
          </w:p>
        </w:tc>
        <w:tc>
          <w:tcPr>
            <w:tcW w:w="779" w:type="pct"/>
          </w:tcPr>
          <w:p w14:paraId="4084B2DE" w14:textId="77777777" w:rsidR="001D1D15" w:rsidRPr="000F0159" w:rsidRDefault="00526A29" w:rsidP="008B6369">
            <w:pPr>
              <w:pStyle w:val="TableCellLeft"/>
              <w:keepNext w:val="0"/>
              <w:keepLines w:val="0"/>
              <w:spacing w:before="40" w:after="40" w:line="240" w:lineRule="auto"/>
              <w:ind w:left="0" w:right="-107"/>
              <w:jc w:val="center"/>
              <w:rPr>
                <w:szCs w:val="20"/>
              </w:rPr>
            </w:pPr>
            <w:r w:rsidRPr="000F0159">
              <w:rPr>
                <w:szCs w:val="20"/>
              </w:rPr>
              <w:t>X</w:t>
            </w:r>
          </w:p>
        </w:tc>
        <w:tc>
          <w:tcPr>
            <w:tcW w:w="797" w:type="pct"/>
          </w:tcPr>
          <w:p w14:paraId="3DCED42D" w14:textId="77777777" w:rsidR="001D1D15" w:rsidRPr="000F0159" w:rsidRDefault="001D1D15" w:rsidP="008B6369">
            <w:pPr>
              <w:pStyle w:val="TableCellLeft"/>
              <w:keepNext w:val="0"/>
              <w:keepLines w:val="0"/>
              <w:spacing w:before="40" w:after="40" w:line="240" w:lineRule="auto"/>
              <w:jc w:val="center"/>
              <w:rPr>
                <w:szCs w:val="20"/>
              </w:rPr>
            </w:pPr>
          </w:p>
        </w:tc>
      </w:tr>
      <w:tr w:rsidR="00CA657C" w14:paraId="114E2223" w14:textId="77777777" w:rsidTr="008B6369">
        <w:tblPrEx>
          <w:tblCellMar>
            <w:left w:w="0" w:type="dxa"/>
            <w:right w:w="0" w:type="dxa"/>
          </w:tblCellMar>
        </w:tblPrEx>
        <w:trPr>
          <w:trHeight w:val="271"/>
        </w:trPr>
        <w:tc>
          <w:tcPr>
            <w:tcW w:w="3424" w:type="pct"/>
          </w:tcPr>
          <w:p w14:paraId="405FC6F6" w14:textId="77777777" w:rsidR="001D1D15" w:rsidRPr="000F0159" w:rsidRDefault="00526A29" w:rsidP="008B6369">
            <w:pPr>
              <w:pStyle w:val="TableCellLeft"/>
              <w:keepNext w:val="0"/>
              <w:keepLines w:val="0"/>
              <w:spacing w:before="40" w:after="40" w:line="240" w:lineRule="auto"/>
              <w:rPr>
                <w:szCs w:val="20"/>
              </w:rPr>
            </w:pPr>
            <w:r>
              <w:rPr>
                <w:szCs w:val="20"/>
              </w:rPr>
              <w:t>Any Grade 3 to 5 and drug-related AEs</w:t>
            </w:r>
          </w:p>
        </w:tc>
        <w:tc>
          <w:tcPr>
            <w:tcW w:w="779" w:type="pct"/>
          </w:tcPr>
          <w:p w14:paraId="3560ADAD" w14:textId="77777777" w:rsidR="001D1D15" w:rsidRPr="000F0159" w:rsidRDefault="00526A29" w:rsidP="008B6369">
            <w:pPr>
              <w:pStyle w:val="TableCellLeft"/>
              <w:keepNext w:val="0"/>
              <w:keepLines w:val="0"/>
              <w:spacing w:before="40" w:after="40" w:line="240" w:lineRule="auto"/>
              <w:ind w:left="0" w:right="-107"/>
              <w:jc w:val="center"/>
              <w:rPr>
                <w:szCs w:val="20"/>
              </w:rPr>
            </w:pPr>
            <w:r w:rsidRPr="000F0159">
              <w:rPr>
                <w:szCs w:val="20"/>
              </w:rPr>
              <w:t>X</w:t>
            </w:r>
          </w:p>
        </w:tc>
        <w:tc>
          <w:tcPr>
            <w:tcW w:w="797" w:type="pct"/>
          </w:tcPr>
          <w:p w14:paraId="58F38550" w14:textId="77777777" w:rsidR="001D1D15" w:rsidRPr="000F0159" w:rsidRDefault="001D1D15" w:rsidP="008B6369">
            <w:pPr>
              <w:pStyle w:val="TableCellLeft"/>
              <w:keepNext w:val="0"/>
              <w:keepLines w:val="0"/>
              <w:spacing w:before="40" w:after="40" w:line="240" w:lineRule="auto"/>
              <w:jc w:val="center"/>
              <w:rPr>
                <w:szCs w:val="20"/>
              </w:rPr>
            </w:pPr>
          </w:p>
        </w:tc>
      </w:tr>
      <w:tr w:rsidR="00CA657C" w14:paraId="4D300BE0" w14:textId="77777777" w:rsidTr="008B6369">
        <w:tblPrEx>
          <w:tblCellMar>
            <w:left w:w="0" w:type="dxa"/>
            <w:right w:w="0" w:type="dxa"/>
          </w:tblCellMar>
        </w:tblPrEx>
        <w:trPr>
          <w:trHeight w:val="323"/>
        </w:trPr>
        <w:tc>
          <w:tcPr>
            <w:tcW w:w="3424" w:type="pct"/>
          </w:tcPr>
          <w:p w14:paraId="7D80448B" w14:textId="77777777" w:rsidR="001D1D15" w:rsidRPr="000F0159" w:rsidRDefault="00526A29" w:rsidP="008B6369">
            <w:pPr>
              <w:pStyle w:val="TableCellLeft"/>
              <w:keepNext w:val="0"/>
              <w:keepLines w:val="0"/>
              <w:spacing w:before="40" w:after="40" w:line="240" w:lineRule="auto"/>
              <w:rPr>
                <w:szCs w:val="20"/>
              </w:rPr>
            </w:pPr>
            <w:r>
              <w:rPr>
                <w:szCs w:val="20"/>
              </w:rPr>
              <w:t>Discontinuation of study treatment due to AEs</w:t>
            </w:r>
          </w:p>
        </w:tc>
        <w:tc>
          <w:tcPr>
            <w:tcW w:w="779" w:type="pct"/>
          </w:tcPr>
          <w:p w14:paraId="3CD292AA" w14:textId="77777777" w:rsidR="001D1D15" w:rsidRPr="000F0159" w:rsidRDefault="00526A29" w:rsidP="008B6369">
            <w:pPr>
              <w:pStyle w:val="TableCellLeft"/>
              <w:keepNext w:val="0"/>
              <w:keepLines w:val="0"/>
              <w:spacing w:before="40" w:after="40" w:line="240" w:lineRule="auto"/>
              <w:ind w:left="0" w:right="-107"/>
              <w:jc w:val="center"/>
              <w:rPr>
                <w:szCs w:val="20"/>
              </w:rPr>
            </w:pPr>
            <w:r w:rsidRPr="000F0159">
              <w:rPr>
                <w:szCs w:val="20"/>
              </w:rPr>
              <w:t>X</w:t>
            </w:r>
          </w:p>
        </w:tc>
        <w:tc>
          <w:tcPr>
            <w:tcW w:w="797" w:type="pct"/>
          </w:tcPr>
          <w:p w14:paraId="75515B7F" w14:textId="77777777" w:rsidR="001D1D15" w:rsidRPr="000F0159" w:rsidRDefault="001D1D15" w:rsidP="008B6369">
            <w:pPr>
              <w:pStyle w:val="TableCellLeft"/>
              <w:keepNext w:val="0"/>
              <w:keepLines w:val="0"/>
              <w:spacing w:before="40" w:after="40" w:line="240" w:lineRule="auto"/>
              <w:jc w:val="center"/>
              <w:rPr>
                <w:szCs w:val="20"/>
              </w:rPr>
            </w:pPr>
          </w:p>
        </w:tc>
      </w:tr>
      <w:tr w:rsidR="00CA657C" w14:paraId="4CD346AD" w14:textId="77777777" w:rsidTr="008B6369">
        <w:tblPrEx>
          <w:tblCellMar>
            <w:left w:w="0" w:type="dxa"/>
            <w:right w:w="0" w:type="dxa"/>
          </w:tblCellMar>
        </w:tblPrEx>
        <w:trPr>
          <w:trHeight w:val="287"/>
        </w:trPr>
        <w:tc>
          <w:tcPr>
            <w:tcW w:w="3424" w:type="pct"/>
          </w:tcPr>
          <w:p w14:paraId="47446A37" w14:textId="77777777" w:rsidR="001D1D15" w:rsidRPr="000F0159" w:rsidRDefault="00526A29" w:rsidP="008B6369">
            <w:pPr>
              <w:pStyle w:val="TableCellLeft"/>
              <w:keepNext w:val="0"/>
              <w:keepLines w:val="0"/>
              <w:spacing w:before="40" w:after="40" w:line="240" w:lineRule="auto"/>
              <w:rPr>
                <w:szCs w:val="20"/>
              </w:rPr>
            </w:pPr>
            <w:r w:rsidRPr="000F0159">
              <w:rPr>
                <w:szCs w:val="20"/>
              </w:rPr>
              <w:t>AE that resulted in death</w:t>
            </w:r>
          </w:p>
        </w:tc>
        <w:tc>
          <w:tcPr>
            <w:tcW w:w="779" w:type="pct"/>
          </w:tcPr>
          <w:p w14:paraId="26AB91A7" w14:textId="77777777" w:rsidR="001D1D15" w:rsidRPr="000F0159" w:rsidRDefault="00526A29" w:rsidP="008B6369">
            <w:pPr>
              <w:pStyle w:val="TableCellLeft"/>
              <w:keepNext w:val="0"/>
              <w:keepLines w:val="0"/>
              <w:spacing w:before="40" w:after="40" w:line="240" w:lineRule="auto"/>
              <w:ind w:left="0" w:right="-107"/>
              <w:jc w:val="center"/>
              <w:rPr>
                <w:szCs w:val="20"/>
              </w:rPr>
            </w:pPr>
            <w:r w:rsidRPr="000F0159">
              <w:rPr>
                <w:szCs w:val="20"/>
              </w:rPr>
              <w:t>X</w:t>
            </w:r>
          </w:p>
        </w:tc>
        <w:tc>
          <w:tcPr>
            <w:tcW w:w="797" w:type="pct"/>
          </w:tcPr>
          <w:p w14:paraId="1EFF8D0F" w14:textId="77777777" w:rsidR="001D1D15" w:rsidRPr="000F0159" w:rsidRDefault="001D1D15" w:rsidP="008B6369">
            <w:pPr>
              <w:pStyle w:val="TableCellLeft"/>
              <w:keepNext w:val="0"/>
              <w:keepLines w:val="0"/>
              <w:spacing w:before="40" w:after="40" w:line="240" w:lineRule="auto"/>
              <w:jc w:val="center"/>
              <w:rPr>
                <w:szCs w:val="20"/>
              </w:rPr>
            </w:pPr>
          </w:p>
        </w:tc>
      </w:tr>
      <w:tr w:rsidR="00CA657C" w14:paraId="39D3DCEB" w14:textId="77777777" w:rsidTr="008B6369">
        <w:tblPrEx>
          <w:tblCellMar>
            <w:left w:w="0" w:type="dxa"/>
            <w:right w:w="0" w:type="dxa"/>
          </w:tblCellMar>
        </w:tblPrEx>
        <w:trPr>
          <w:trHeight w:val="287"/>
        </w:trPr>
        <w:tc>
          <w:tcPr>
            <w:tcW w:w="3424" w:type="pct"/>
          </w:tcPr>
          <w:p w14:paraId="604B2699" w14:textId="77777777" w:rsidR="001D1D15" w:rsidRPr="000F0159" w:rsidRDefault="00526A29" w:rsidP="008B6369">
            <w:pPr>
              <w:pStyle w:val="TableCellLeft"/>
              <w:keepNext w:val="0"/>
              <w:keepLines w:val="0"/>
              <w:spacing w:before="40" w:after="40" w:line="240" w:lineRule="auto"/>
              <w:rPr>
                <w:szCs w:val="20"/>
              </w:rPr>
            </w:pPr>
            <w:r w:rsidRPr="000F0159">
              <w:rPr>
                <w:szCs w:val="20"/>
              </w:rPr>
              <w:t>AE that resulted in dose modification of study treatment</w:t>
            </w:r>
          </w:p>
        </w:tc>
        <w:tc>
          <w:tcPr>
            <w:tcW w:w="779" w:type="pct"/>
          </w:tcPr>
          <w:p w14:paraId="3E14ADEC" w14:textId="77777777" w:rsidR="001D1D15" w:rsidRPr="000F0159" w:rsidRDefault="00526A29" w:rsidP="008B6369">
            <w:pPr>
              <w:pStyle w:val="TableCellLeft"/>
              <w:keepNext w:val="0"/>
              <w:keepLines w:val="0"/>
              <w:spacing w:before="40" w:after="40" w:line="240" w:lineRule="auto"/>
              <w:ind w:left="0" w:right="-107"/>
              <w:jc w:val="center"/>
              <w:rPr>
                <w:szCs w:val="20"/>
              </w:rPr>
            </w:pPr>
            <w:r w:rsidRPr="000F0159">
              <w:rPr>
                <w:szCs w:val="20"/>
              </w:rPr>
              <w:t>X</w:t>
            </w:r>
          </w:p>
        </w:tc>
        <w:tc>
          <w:tcPr>
            <w:tcW w:w="797" w:type="pct"/>
          </w:tcPr>
          <w:p w14:paraId="3A61179E" w14:textId="77777777" w:rsidR="001D1D15" w:rsidRPr="000F0159" w:rsidRDefault="001D1D15" w:rsidP="008B6369">
            <w:pPr>
              <w:pStyle w:val="TableCellLeft"/>
              <w:keepNext w:val="0"/>
              <w:keepLines w:val="0"/>
              <w:spacing w:before="40" w:after="40" w:line="240" w:lineRule="auto"/>
              <w:jc w:val="center"/>
              <w:rPr>
                <w:szCs w:val="20"/>
              </w:rPr>
            </w:pPr>
          </w:p>
        </w:tc>
      </w:tr>
      <w:tr w:rsidR="00CA657C" w14:paraId="5DDAD24C" w14:textId="77777777" w:rsidTr="008B6369">
        <w:trPr>
          <w:trHeight w:val="415"/>
        </w:trPr>
        <w:tc>
          <w:tcPr>
            <w:tcW w:w="3424" w:type="pct"/>
          </w:tcPr>
          <w:p w14:paraId="0FCEF904" w14:textId="77777777" w:rsidR="001D1D15" w:rsidRPr="000F0159" w:rsidRDefault="00526A29" w:rsidP="008B6369">
            <w:pPr>
              <w:pStyle w:val="TableCellLeft"/>
              <w:keepNext w:val="0"/>
              <w:keepLines w:val="0"/>
              <w:spacing w:before="40" w:after="40" w:line="240" w:lineRule="auto"/>
              <w:ind w:left="72"/>
              <w:rPr>
                <w:szCs w:val="20"/>
              </w:rPr>
            </w:pPr>
            <w:r w:rsidRPr="000F0159">
              <w:rPr>
                <w:szCs w:val="20"/>
              </w:rPr>
              <w:t>Specific AEs, SOCs (incidence &lt;10% of participants in all of the treatment groups)</w:t>
            </w:r>
          </w:p>
        </w:tc>
        <w:tc>
          <w:tcPr>
            <w:tcW w:w="779" w:type="pct"/>
          </w:tcPr>
          <w:p w14:paraId="1233D989" w14:textId="77777777" w:rsidR="001D1D15" w:rsidRPr="000F0159" w:rsidRDefault="00526A29" w:rsidP="008B6369">
            <w:pPr>
              <w:pStyle w:val="TableCellLeft"/>
              <w:keepNext w:val="0"/>
              <w:keepLines w:val="0"/>
              <w:spacing w:before="40" w:after="40" w:line="240" w:lineRule="auto"/>
              <w:ind w:left="0" w:right="-107"/>
              <w:jc w:val="center"/>
              <w:rPr>
                <w:szCs w:val="20"/>
              </w:rPr>
            </w:pPr>
            <w:r w:rsidRPr="000F0159">
              <w:rPr>
                <w:szCs w:val="20"/>
              </w:rPr>
              <w:t>X</w:t>
            </w:r>
          </w:p>
        </w:tc>
        <w:tc>
          <w:tcPr>
            <w:tcW w:w="797" w:type="pct"/>
          </w:tcPr>
          <w:p w14:paraId="6A2D1065" w14:textId="77777777" w:rsidR="001D1D15" w:rsidRPr="000F0159" w:rsidRDefault="001D1D15" w:rsidP="008B6369">
            <w:pPr>
              <w:pStyle w:val="TableCellLeft"/>
              <w:keepNext w:val="0"/>
              <w:keepLines w:val="0"/>
              <w:spacing w:before="40" w:after="40" w:line="240" w:lineRule="auto"/>
              <w:jc w:val="center"/>
              <w:rPr>
                <w:szCs w:val="20"/>
              </w:rPr>
            </w:pPr>
          </w:p>
        </w:tc>
      </w:tr>
      <w:tr w:rsidR="00CA657C" w14:paraId="5BA0C937" w14:textId="77777777" w:rsidTr="008B6369">
        <w:trPr>
          <w:trHeight w:val="278"/>
        </w:trPr>
        <w:tc>
          <w:tcPr>
            <w:tcW w:w="3424" w:type="pct"/>
          </w:tcPr>
          <w:p w14:paraId="2EC2A51F" w14:textId="77777777" w:rsidR="001D1D15" w:rsidRPr="000F0159" w:rsidRDefault="00526A29" w:rsidP="008B6369">
            <w:pPr>
              <w:pStyle w:val="TableCellLeft"/>
              <w:keepNext w:val="0"/>
              <w:keepLines w:val="0"/>
              <w:spacing w:before="40" w:after="40" w:line="240" w:lineRule="auto"/>
              <w:ind w:left="72"/>
              <w:rPr>
                <w:szCs w:val="20"/>
              </w:rPr>
            </w:pPr>
            <w:r w:rsidRPr="000F0159">
              <w:rPr>
                <w:szCs w:val="20"/>
              </w:rPr>
              <w:t>Change from baseline results (laboratory toxicity shift, ECG, vital signs)</w:t>
            </w:r>
          </w:p>
        </w:tc>
        <w:tc>
          <w:tcPr>
            <w:tcW w:w="779" w:type="pct"/>
          </w:tcPr>
          <w:p w14:paraId="7C45653C" w14:textId="77777777" w:rsidR="001D1D15" w:rsidRPr="000F0159" w:rsidRDefault="00526A29" w:rsidP="008B6369">
            <w:pPr>
              <w:pStyle w:val="TableCellLeft"/>
              <w:keepNext w:val="0"/>
              <w:keepLines w:val="0"/>
              <w:spacing w:before="40" w:after="40" w:line="240" w:lineRule="auto"/>
              <w:ind w:left="0" w:right="-107"/>
              <w:jc w:val="center"/>
              <w:rPr>
                <w:szCs w:val="20"/>
              </w:rPr>
            </w:pPr>
            <w:r w:rsidRPr="000F0159">
              <w:rPr>
                <w:szCs w:val="20"/>
              </w:rPr>
              <w:t>X</w:t>
            </w:r>
          </w:p>
        </w:tc>
        <w:tc>
          <w:tcPr>
            <w:tcW w:w="797" w:type="pct"/>
          </w:tcPr>
          <w:p w14:paraId="0D4999DF" w14:textId="77777777" w:rsidR="001D1D15" w:rsidRPr="000F0159" w:rsidRDefault="001D1D15" w:rsidP="008B6369">
            <w:pPr>
              <w:pStyle w:val="TableCellLeft"/>
              <w:keepNext w:val="0"/>
              <w:keepLines w:val="0"/>
              <w:spacing w:before="40" w:after="40" w:line="240" w:lineRule="auto"/>
              <w:jc w:val="center"/>
              <w:rPr>
                <w:szCs w:val="20"/>
              </w:rPr>
            </w:pPr>
          </w:p>
        </w:tc>
      </w:tr>
      <w:tr w:rsidR="00CA657C" w14:paraId="328BB750" w14:textId="77777777" w:rsidTr="008B6369">
        <w:trPr>
          <w:trHeight w:val="278"/>
        </w:trPr>
        <w:tc>
          <w:tcPr>
            <w:tcW w:w="5000" w:type="pct"/>
            <w:gridSpan w:val="3"/>
          </w:tcPr>
          <w:p w14:paraId="42542E94" w14:textId="77777777" w:rsidR="001D1D15" w:rsidRPr="00CE52C5" w:rsidRDefault="00526A29" w:rsidP="00CE52C5">
            <w:pPr>
              <w:pStyle w:val="TableFootnote"/>
              <w:ind w:left="35"/>
              <w:rPr>
                <w:sz w:val="18"/>
                <w:szCs w:val="18"/>
              </w:rPr>
            </w:pPr>
            <w:r w:rsidRPr="00CE52C5">
              <w:rPr>
                <w:sz w:val="18"/>
                <w:szCs w:val="18"/>
              </w:rPr>
              <w:t>Abbreviations: AE=adverse event; CI=confidence interval; SOC=system organ class.</w:t>
            </w:r>
          </w:p>
        </w:tc>
      </w:tr>
    </w:tbl>
    <w:p w14:paraId="2F290A7A" w14:textId="77777777" w:rsidR="00916D84" w:rsidRDefault="00916D84" w:rsidP="00916D84">
      <w:pPr>
        <w:pStyle w:val="ListEnd"/>
      </w:pPr>
    </w:p>
    <w:p w14:paraId="35043FD8" w14:textId="34189C18" w:rsidR="0074605C" w:rsidRPr="00916D84" w:rsidRDefault="00526A29" w:rsidP="00916D84">
      <w:pPr>
        <w:pStyle w:val="Paragraph"/>
        <w:rPr>
          <w:b/>
          <w:bCs/>
        </w:rPr>
      </w:pPr>
      <w:r w:rsidRPr="00916D84">
        <w:rPr>
          <w:b/>
          <w:bCs/>
        </w:rPr>
        <w:t>Dose-limiting Toxicities</w:t>
      </w:r>
    </w:p>
    <w:p w14:paraId="7F121BC1" w14:textId="49C72218" w:rsidR="0074605C" w:rsidRDefault="00526A29" w:rsidP="00916D84">
      <w:pPr>
        <w:pStyle w:val="Paragraph"/>
      </w:pPr>
      <w:r>
        <w:t xml:space="preserve">For Part 1 (dose escalation and confirmation), DLTs will be listed and summarized by dose level. The pool-adjacent-violators algorithm </w:t>
      </w:r>
      <w:r w:rsidR="00B16DC4">
        <w:t>[Ji, Y., et al 2007]</w:t>
      </w:r>
      <w:r>
        <w:t>, which forces the DLT rate estimates to be nondecreasing with increasing dose levels and pools adjacent violators for weighted estimates by sample size, will be used to estimate the DLT rates across doses. The estimate of the DLT rate by dose level and the 90% Bayesian credible interval based on a prior distribution of Beta (1,1) for the estimate will be provided.</w:t>
      </w:r>
    </w:p>
    <w:p w14:paraId="74BFB698" w14:textId="77777777" w:rsidR="0074605C" w:rsidRDefault="00526A29">
      <w:pPr>
        <w:pStyle w:val="Heading3"/>
      </w:pPr>
      <w:bookmarkStart w:id="3574" w:name="_Toc212097093"/>
      <w:bookmarkStart w:id="3575" w:name="_Toc140132523"/>
      <w:r>
        <w:t>Statistical Methods for PRO Analyses</w:t>
      </w:r>
      <w:bookmarkEnd w:id="3574"/>
      <w:bookmarkEnd w:id="3575"/>
    </w:p>
    <w:p w14:paraId="79CCCC3E" w14:textId="77777777" w:rsidR="0074605C" w:rsidRDefault="00526A29" w:rsidP="00916D84">
      <w:pPr>
        <w:pStyle w:val="Paragraph"/>
      </w:pPr>
      <w:r>
        <w:t>Details of PRO analyses will be described in the sSAP.</w:t>
      </w:r>
    </w:p>
    <w:p w14:paraId="40C45D6F" w14:textId="77777777" w:rsidR="0074605C" w:rsidRDefault="00526A29">
      <w:pPr>
        <w:pStyle w:val="Heading3"/>
      </w:pPr>
      <w:bookmarkStart w:id="3576" w:name="_Toc212097094"/>
      <w:bookmarkStart w:id="3577" w:name="_Toc140132524"/>
      <w:r>
        <w:t>Summaries of Baseline Characteristics and Demographics</w:t>
      </w:r>
      <w:bookmarkEnd w:id="3576"/>
      <w:bookmarkEnd w:id="3577"/>
    </w:p>
    <w:p w14:paraId="48414F5A" w14:textId="7127C7B0" w:rsidR="0074605C" w:rsidRDefault="00526A29" w:rsidP="00916D84">
      <w:pPr>
        <w:pStyle w:val="Paragraph"/>
      </w:pPr>
      <w:r>
        <w:rPr>
          <w:lang w:eastAsia="zh-CN"/>
        </w:rPr>
        <w:t>The comparability of the treatment groups for each relevant demographic and baseline characteristic will be assessed using tables and/or graphs (ie, baseline values will be the last available measurement on or before randomization). No statistical hypothesis tests will be performed on these characteristics. The number and percentage of participants randomized, and the primary reason for screening failure and discontinuation will be displayed. Demographic variables (such as age, gender), baseline characteristics will be summarized by treatment either by descriptive statistics or categorical tables.</w:t>
      </w:r>
    </w:p>
    <w:p w14:paraId="0C8E1C58" w14:textId="77777777" w:rsidR="0074605C" w:rsidRDefault="00526A29">
      <w:pPr>
        <w:pStyle w:val="Heading2"/>
      </w:pPr>
      <w:bookmarkStart w:id="3578" w:name="_Toc212097095"/>
      <w:bookmarkStart w:id="3579" w:name="_Toc140132525"/>
      <w:r>
        <w:t>Interim Analyses</w:t>
      </w:r>
      <w:bookmarkEnd w:id="3578"/>
      <w:bookmarkEnd w:id="3579"/>
    </w:p>
    <w:p w14:paraId="42E21DFB" w14:textId="77777777" w:rsidR="0074605C" w:rsidRDefault="00526A29" w:rsidP="00916D84">
      <w:pPr>
        <w:pStyle w:val="Paragraph"/>
      </w:pPr>
      <w:r>
        <w:t>For Part 2, an eDMC will serve as the primary reviewer of the results of the IAs and will make recommendations for discontinuation of the study or protocol modifications to the EOC of the Sponsor (Appendix 1, Section 10.1.4). If the eDMC recommends modifications to the design of the protocol or discontinuation of the study, this EOC and potentially other limited Sponsor personnel may be unblinded to results at the treatment level to act on these recommendations. The extent to which individuals are unblinded with respect to results of IAs will be documented. Additional logistical details will be provided in the DMC Charter.</w:t>
      </w:r>
    </w:p>
    <w:p w14:paraId="77A500FE" w14:textId="77777777" w:rsidR="0074605C" w:rsidRDefault="00526A29" w:rsidP="00916D84">
      <w:pPr>
        <w:pStyle w:val="Paragraph"/>
      </w:pPr>
      <w:r>
        <w:t>For Part 2, treatment-level results from the IA will be provided to the eDMC by the unblinded statistician. Before final study unblinding, the unblinded statistician will not be involved in any discussions regarding modifications to the protocol, statistical methods, or identification of protocol deviations efforts after the IAs.</w:t>
      </w:r>
    </w:p>
    <w:p w14:paraId="1024162C" w14:textId="77777777" w:rsidR="0074605C" w:rsidRDefault="00526A29">
      <w:pPr>
        <w:pStyle w:val="Heading3"/>
      </w:pPr>
      <w:bookmarkStart w:id="3580" w:name="_Toc212097096"/>
      <w:bookmarkStart w:id="3581" w:name="_Toc140132526"/>
      <w:r>
        <w:t>Part 1 Safety Interim Analysis</w:t>
      </w:r>
      <w:bookmarkEnd w:id="3580"/>
      <w:bookmarkEnd w:id="3581"/>
      <w:r>
        <w:t xml:space="preserve"> </w:t>
      </w:r>
    </w:p>
    <w:p w14:paraId="5373603D" w14:textId="79F3F225" w:rsidR="0074605C" w:rsidRDefault="00526A29" w:rsidP="00916D84">
      <w:pPr>
        <w:pStyle w:val="Paragraph"/>
      </w:pPr>
      <w:r>
        <w:t>A safety IA will be conducted in Part 1, and the totality of data will be evaluated by the Sponsor to determine the final dose of nemtabrutinib (in combination with venetoclax) before opening enrollment of Part 2. The IA will include approximately 15 DLT evaluable participants at the selected dose and approximately 15 DLT evaluable participants at the next lower dose level (if applicable) per DLT evaluability criteria in Section 9.5.2 and they must all have completed the 2 combination cycles (8 weeks) of the DLT evaluation period and have had 4 weeks of additional follow-up or have experienced a DLT.</w:t>
      </w:r>
    </w:p>
    <w:p w14:paraId="0C3FDE3A" w14:textId="77777777" w:rsidR="0074605C" w:rsidRDefault="00526A29">
      <w:pPr>
        <w:pStyle w:val="Heading3"/>
      </w:pPr>
      <w:bookmarkStart w:id="3582" w:name="_Toc212097097"/>
      <w:bookmarkStart w:id="3583" w:name="_Toc140132527"/>
      <w:r>
        <w:t>Part 2 Efficacy Interim Analysis</w:t>
      </w:r>
      <w:bookmarkEnd w:id="3582"/>
      <w:bookmarkEnd w:id="3583"/>
      <w:r>
        <w:t xml:space="preserve"> </w:t>
      </w:r>
    </w:p>
    <w:p w14:paraId="093D174A" w14:textId="77777777" w:rsidR="0074605C" w:rsidRDefault="00526A29" w:rsidP="00916D84">
      <w:pPr>
        <w:pStyle w:val="Paragraph"/>
      </w:pPr>
      <w:r>
        <w:t>The study includes non-binding futility analyses for PFS and OS, to determine whether there is sufficient evidence to continue the treatment group. The study may be stopped if treatment group is deemed futile or the null hypothesis of PFS is not rejected by IA4; otherwise, the study may continue as planned.</w:t>
      </w:r>
    </w:p>
    <w:p w14:paraId="07B3188D" w14:textId="77777777" w:rsidR="0074605C" w:rsidRDefault="00526A29" w:rsidP="00916D84">
      <w:pPr>
        <w:pStyle w:val="Paragraph"/>
      </w:pPr>
      <w:r>
        <w:t>Five futility/efficacy IAs are planned in addition to the FA for this study. IA1 is a non-binding futility only analysis for PFS and will occur when approximately 60 PFS events have been observed. For IA2 to IA5 and FA, all randomized participants will be included. Results of the IAs will be reviewed by the eDMC. Details of the boundaries for establishing statistical significance regarding efficacy are discussed further in Section 9.8.</w:t>
      </w:r>
    </w:p>
    <w:p w14:paraId="7CC18234" w14:textId="12AFFB54" w:rsidR="0074605C" w:rsidRDefault="00526A29" w:rsidP="00916D84">
      <w:pPr>
        <w:pStyle w:val="Paragraph"/>
      </w:pPr>
      <w:r>
        <w:t xml:space="preserve">The analyses planned, endpoints evaluated, and drivers of timing are summarized in </w:t>
      </w:r>
      <w:r w:rsidR="00B16DC4">
        <w:t>Table </w:t>
      </w:r>
      <w:del w:id="3584" w:author="Powell, Deana" w:date="2026-03-05T15:34:00Z" w16du:dateUtc="2026-03-05T20:34:00Z">
        <w:r w:rsidR="00B55DCA">
          <w:delText>32</w:delText>
        </w:r>
      </w:del>
      <w:ins w:id="3585" w:author="Powell, Deana" w:date="2026-03-05T15:34:00Z" w16du:dateUtc="2026-03-05T20:34:00Z">
        <w:r w:rsidR="00B16DC4">
          <w:t>33</w:t>
        </w:r>
      </w:ins>
      <w:r>
        <w:t>.</w:t>
      </w:r>
    </w:p>
    <w:p w14:paraId="26AD12CF" w14:textId="044986B5" w:rsidR="0074605C" w:rsidRDefault="00526A29">
      <w:pPr>
        <w:pStyle w:val="Caption"/>
        <w:rPr>
          <w:noProof/>
        </w:rPr>
      </w:pPr>
      <w:bookmarkStart w:id="3586" w:name="_Ref41917764"/>
      <w:bookmarkStart w:id="3587" w:name="_Toc212022271"/>
      <w:bookmarkStart w:id="3588" w:name="_Toc140132639"/>
      <w:r>
        <w:t>Table </w:t>
      </w:r>
      <w:del w:id="3589" w:author="Powell, Deana" w:date="2026-03-05T15:34:00Z" w16du:dateUtc="2026-03-05T20:34:00Z">
        <w:r w:rsidR="00B55DCA">
          <w:rPr>
            <w:noProof/>
          </w:rPr>
          <w:delText>32</w:delText>
        </w:r>
      </w:del>
      <w:ins w:id="3590" w:author="Powell, Deana" w:date="2026-03-05T15:34:00Z" w16du:dateUtc="2026-03-05T20:34:00Z">
        <w:r w:rsidR="00B16DC4">
          <w:rPr>
            <w:noProof/>
          </w:rPr>
          <w:t>33</w:t>
        </w:r>
      </w:ins>
      <w:bookmarkEnd w:id="3586"/>
      <w:r>
        <w:tab/>
        <w:t>Summary of Interim and Final Analyses Strategy</w:t>
      </w:r>
      <w:bookmarkEnd w:id="3587"/>
      <w:bookmarkEnd w:id="3588"/>
    </w:p>
    <w:tbl>
      <w:tblPr>
        <w:tblW w:w="4999"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830"/>
        <w:gridCol w:w="969"/>
        <w:gridCol w:w="3042"/>
        <w:gridCol w:w="1519"/>
        <w:gridCol w:w="2628"/>
      </w:tblGrid>
      <w:tr w:rsidR="00CA657C" w14:paraId="58F5E9AB" w14:textId="77777777" w:rsidTr="008B6369">
        <w:trPr>
          <w:trHeight w:val="841"/>
          <w:tblHeader/>
        </w:trPr>
        <w:tc>
          <w:tcPr>
            <w:tcW w:w="462" w:type="pct"/>
            <w:tcBorders>
              <w:top w:val="single" w:sz="4" w:space="0" w:color="auto"/>
              <w:left w:val="single" w:sz="4" w:space="0" w:color="auto"/>
              <w:bottom w:val="single" w:sz="4" w:space="0" w:color="auto"/>
              <w:right w:val="single" w:sz="4" w:space="0" w:color="auto"/>
            </w:tcBorders>
            <w:vAlign w:val="bottom"/>
            <w:hideMark/>
          </w:tcPr>
          <w:p w14:paraId="58B743DF" w14:textId="77777777" w:rsidR="001D1D15" w:rsidRPr="000F0159" w:rsidRDefault="00526A29" w:rsidP="008B6369">
            <w:pPr>
              <w:pStyle w:val="TableCellCenter"/>
              <w:keepNext w:val="0"/>
              <w:keepLines w:val="0"/>
              <w:spacing w:before="40" w:after="40" w:line="240" w:lineRule="auto"/>
              <w:ind w:left="-104" w:right="-110"/>
              <w:rPr>
                <w:b/>
                <w:bCs/>
                <w:sz w:val="20"/>
                <w:szCs w:val="20"/>
              </w:rPr>
            </w:pPr>
            <w:r w:rsidRPr="000F0159">
              <w:rPr>
                <w:b/>
                <w:bCs/>
                <w:sz w:val="20"/>
                <w:szCs w:val="20"/>
              </w:rPr>
              <w:t xml:space="preserve">Analyses </w:t>
            </w:r>
          </w:p>
        </w:tc>
        <w:tc>
          <w:tcPr>
            <w:tcW w:w="539" w:type="pct"/>
            <w:tcBorders>
              <w:top w:val="single" w:sz="4" w:space="0" w:color="auto"/>
              <w:left w:val="single" w:sz="4" w:space="0" w:color="auto"/>
              <w:bottom w:val="single" w:sz="4" w:space="0" w:color="auto"/>
              <w:right w:val="single" w:sz="4" w:space="0" w:color="auto"/>
            </w:tcBorders>
            <w:vAlign w:val="bottom"/>
            <w:hideMark/>
          </w:tcPr>
          <w:p w14:paraId="09B3B674" w14:textId="77777777" w:rsidR="001D1D15" w:rsidRPr="000F0159" w:rsidRDefault="00526A29" w:rsidP="008B6369">
            <w:pPr>
              <w:pStyle w:val="TableCellCenter"/>
              <w:keepNext w:val="0"/>
              <w:keepLines w:val="0"/>
              <w:spacing w:before="40" w:after="40" w:line="240" w:lineRule="auto"/>
              <w:ind w:left="-104" w:right="-110"/>
              <w:rPr>
                <w:b/>
                <w:bCs/>
                <w:sz w:val="20"/>
                <w:szCs w:val="20"/>
              </w:rPr>
            </w:pPr>
            <w:r w:rsidRPr="000F0159">
              <w:rPr>
                <w:b/>
                <w:bCs/>
                <w:sz w:val="20"/>
                <w:szCs w:val="20"/>
              </w:rPr>
              <w:t xml:space="preserve">Key </w:t>
            </w:r>
            <w:r w:rsidRPr="000F0159">
              <w:rPr>
                <w:b/>
                <w:bCs/>
                <w:sz w:val="20"/>
                <w:szCs w:val="20"/>
              </w:rPr>
              <w:br/>
              <w:t xml:space="preserve">Endpoints </w:t>
            </w:r>
          </w:p>
        </w:tc>
        <w:tc>
          <w:tcPr>
            <w:tcW w:w="1692" w:type="pct"/>
            <w:tcBorders>
              <w:top w:val="single" w:sz="4" w:space="0" w:color="auto"/>
              <w:left w:val="single" w:sz="4" w:space="0" w:color="auto"/>
              <w:bottom w:val="single" w:sz="4" w:space="0" w:color="auto"/>
              <w:right w:val="single" w:sz="4" w:space="0" w:color="auto"/>
            </w:tcBorders>
            <w:vAlign w:val="bottom"/>
            <w:hideMark/>
          </w:tcPr>
          <w:p w14:paraId="4E6B3DF5" w14:textId="77777777" w:rsidR="001D1D15" w:rsidRPr="000F0159" w:rsidRDefault="00526A29" w:rsidP="008B6369">
            <w:pPr>
              <w:pStyle w:val="TableCellCenter"/>
              <w:keepNext w:val="0"/>
              <w:keepLines w:val="0"/>
              <w:spacing w:before="40" w:after="40" w:line="240" w:lineRule="auto"/>
              <w:rPr>
                <w:b/>
                <w:bCs/>
                <w:sz w:val="20"/>
                <w:szCs w:val="20"/>
              </w:rPr>
            </w:pPr>
            <w:r w:rsidRPr="000F0159">
              <w:rPr>
                <w:b/>
                <w:bCs/>
                <w:sz w:val="20"/>
                <w:szCs w:val="20"/>
              </w:rPr>
              <w:t>Timing</w:t>
            </w:r>
          </w:p>
        </w:tc>
        <w:tc>
          <w:tcPr>
            <w:tcW w:w="845" w:type="pct"/>
            <w:tcBorders>
              <w:top w:val="single" w:sz="4" w:space="0" w:color="auto"/>
              <w:left w:val="single" w:sz="4" w:space="0" w:color="auto"/>
              <w:bottom w:val="single" w:sz="4" w:space="0" w:color="auto"/>
              <w:right w:val="single" w:sz="4" w:space="0" w:color="auto"/>
            </w:tcBorders>
            <w:vAlign w:val="bottom"/>
            <w:hideMark/>
          </w:tcPr>
          <w:p w14:paraId="0334B43A" w14:textId="77777777" w:rsidR="001D1D15" w:rsidRPr="000F0159" w:rsidRDefault="00526A29" w:rsidP="008B6369">
            <w:pPr>
              <w:pStyle w:val="TableCellCenter"/>
              <w:keepNext w:val="0"/>
              <w:keepLines w:val="0"/>
              <w:spacing w:before="40" w:after="40" w:line="240" w:lineRule="auto"/>
              <w:ind w:left="-45" w:right="-69"/>
              <w:rPr>
                <w:b/>
                <w:bCs/>
                <w:sz w:val="20"/>
                <w:szCs w:val="20"/>
              </w:rPr>
            </w:pPr>
            <w:r w:rsidRPr="000F0159">
              <w:rPr>
                <w:b/>
                <w:bCs/>
                <w:sz w:val="20"/>
                <w:szCs w:val="20"/>
              </w:rPr>
              <w:t xml:space="preserve">Estimated Time After First Participant Randomized </w:t>
            </w:r>
          </w:p>
        </w:tc>
        <w:tc>
          <w:tcPr>
            <w:tcW w:w="1462" w:type="pct"/>
            <w:tcBorders>
              <w:top w:val="single" w:sz="4" w:space="0" w:color="auto"/>
              <w:left w:val="single" w:sz="4" w:space="0" w:color="auto"/>
              <w:bottom w:val="single" w:sz="4" w:space="0" w:color="auto"/>
              <w:right w:val="single" w:sz="4" w:space="0" w:color="auto"/>
            </w:tcBorders>
            <w:vAlign w:val="bottom"/>
            <w:hideMark/>
          </w:tcPr>
          <w:p w14:paraId="17F2CED8" w14:textId="77777777" w:rsidR="001D1D15" w:rsidRPr="000F0159" w:rsidRDefault="00526A29" w:rsidP="008B6369">
            <w:pPr>
              <w:pStyle w:val="TableCellCenter"/>
              <w:keepNext w:val="0"/>
              <w:keepLines w:val="0"/>
              <w:spacing w:before="40" w:after="40" w:line="240" w:lineRule="auto"/>
              <w:rPr>
                <w:b/>
                <w:bCs/>
                <w:sz w:val="20"/>
                <w:szCs w:val="20"/>
              </w:rPr>
            </w:pPr>
            <w:r w:rsidRPr="000F0159">
              <w:rPr>
                <w:b/>
                <w:bCs/>
                <w:sz w:val="20"/>
                <w:szCs w:val="20"/>
              </w:rPr>
              <w:t>Primary Purpose of Analysis</w:t>
            </w:r>
          </w:p>
        </w:tc>
      </w:tr>
      <w:tr w:rsidR="00CA657C" w14:paraId="541788CD" w14:textId="77777777" w:rsidTr="008B6369">
        <w:trPr>
          <w:trHeight w:val="80"/>
        </w:trPr>
        <w:tc>
          <w:tcPr>
            <w:tcW w:w="462" w:type="pct"/>
            <w:tcBorders>
              <w:top w:val="single" w:sz="4" w:space="0" w:color="auto"/>
              <w:left w:val="single" w:sz="4" w:space="0" w:color="auto"/>
              <w:bottom w:val="single" w:sz="4" w:space="0" w:color="auto"/>
              <w:right w:val="single" w:sz="4" w:space="0" w:color="auto"/>
            </w:tcBorders>
          </w:tcPr>
          <w:p w14:paraId="6D12349D" w14:textId="77777777" w:rsidR="001D1D15" w:rsidRPr="000F0159" w:rsidRDefault="00526A29" w:rsidP="008B6369">
            <w:pPr>
              <w:pStyle w:val="TableCellLeft"/>
              <w:keepNext w:val="0"/>
              <w:keepLines w:val="0"/>
              <w:spacing w:before="40" w:after="40" w:line="240" w:lineRule="auto"/>
              <w:rPr>
                <w:szCs w:val="20"/>
              </w:rPr>
            </w:pPr>
            <w:r>
              <w:rPr>
                <w:szCs w:val="20"/>
              </w:rPr>
              <w:t>IA1</w:t>
            </w:r>
          </w:p>
        </w:tc>
        <w:tc>
          <w:tcPr>
            <w:tcW w:w="539" w:type="pct"/>
            <w:tcBorders>
              <w:top w:val="single" w:sz="4" w:space="0" w:color="auto"/>
              <w:left w:val="single" w:sz="4" w:space="0" w:color="auto"/>
              <w:bottom w:val="single" w:sz="4" w:space="0" w:color="auto"/>
              <w:right w:val="single" w:sz="4" w:space="0" w:color="auto"/>
            </w:tcBorders>
          </w:tcPr>
          <w:p w14:paraId="6E794FA9" w14:textId="77777777" w:rsidR="001D1D15" w:rsidRPr="000F0159" w:rsidRDefault="00526A29" w:rsidP="008C12BC">
            <w:pPr>
              <w:pStyle w:val="TableCellLeft"/>
              <w:keepNext w:val="0"/>
              <w:keepLines w:val="0"/>
              <w:spacing w:before="40" w:after="40" w:line="240" w:lineRule="auto"/>
              <w:ind w:left="0" w:right="0"/>
              <w:jc w:val="center"/>
              <w:rPr>
                <w:szCs w:val="20"/>
              </w:rPr>
            </w:pPr>
            <w:r>
              <w:rPr>
                <w:szCs w:val="20"/>
              </w:rPr>
              <w:t>PFS</w:t>
            </w:r>
          </w:p>
        </w:tc>
        <w:tc>
          <w:tcPr>
            <w:tcW w:w="1692" w:type="pct"/>
            <w:tcBorders>
              <w:top w:val="single" w:sz="4" w:space="0" w:color="auto"/>
              <w:left w:val="single" w:sz="4" w:space="0" w:color="auto"/>
              <w:bottom w:val="single" w:sz="4" w:space="0" w:color="auto"/>
              <w:right w:val="single" w:sz="4" w:space="0" w:color="auto"/>
            </w:tcBorders>
          </w:tcPr>
          <w:p w14:paraId="3EF20480" w14:textId="77777777" w:rsidR="001D1D15" w:rsidRPr="000F0159" w:rsidRDefault="00526A29" w:rsidP="008B6369">
            <w:pPr>
              <w:pStyle w:val="TableCellLeft"/>
              <w:keepNext w:val="0"/>
              <w:keepLines w:val="0"/>
              <w:spacing w:before="40" w:after="40" w:line="240" w:lineRule="auto"/>
              <w:ind w:left="0" w:right="-31"/>
              <w:rPr>
                <w:szCs w:val="20"/>
              </w:rPr>
            </w:pPr>
            <w:r w:rsidRPr="000F0159">
              <w:rPr>
                <w:szCs w:val="20"/>
              </w:rPr>
              <w:t>~60 PFS events</w:t>
            </w:r>
          </w:p>
        </w:tc>
        <w:tc>
          <w:tcPr>
            <w:tcW w:w="845" w:type="pct"/>
            <w:tcBorders>
              <w:top w:val="single" w:sz="4" w:space="0" w:color="auto"/>
              <w:left w:val="single" w:sz="4" w:space="0" w:color="auto"/>
              <w:bottom w:val="single" w:sz="4" w:space="0" w:color="auto"/>
              <w:right w:val="single" w:sz="4" w:space="0" w:color="auto"/>
            </w:tcBorders>
          </w:tcPr>
          <w:p w14:paraId="65A370F3" w14:textId="77777777" w:rsidR="001D1D15" w:rsidRPr="000F0159" w:rsidRDefault="00526A29" w:rsidP="008B6369">
            <w:pPr>
              <w:pStyle w:val="TableCellLeft"/>
              <w:keepNext w:val="0"/>
              <w:keepLines w:val="0"/>
              <w:spacing w:before="40" w:after="40" w:line="240" w:lineRule="auto"/>
              <w:rPr>
                <w:szCs w:val="20"/>
              </w:rPr>
            </w:pPr>
            <w:r>
              <w:rPr>
                <w:szCs w:val="20"/>
              </w:rPr>
              <w:t>~25 months</w:t>
            </w:r>
          </w:p>
        </w:tc>
        <w:tc>
          <w:tcPr>
            <w:tcW w:w="1462" w:type="pct"/>
            <w:tcBorders>
              <w:top w:val="single" w:sz="4" w:space="0" w:color="auto"/>
              <w:left w:val="single" w:sz="4" w:space="0" w:color="auto"/>
              <w:bottom w:val="single" w:sz="4" w:space="0" w:color="auto"/>
              <w:right w:val="single" w:sz="4" w:space="0" w:color="auto"/>
            </w:tcBorders>
          </w:tcPr>
          <w:p w14:paraId="4A30FAEF" w14:textId="77777777" w:rsidR="001D1D15" w:rsidRPr="000F0159" w:rsidRDefault="00526A29" w:rsidP="00537379">
            <w:pPr>
              <w:pStyle w:val="TableCellLeft"/>
              <w:keepNext w:val="0"/>
              <w:keepLines w:val="0"/>
              <w:numPr>
                <w:ilvl w:val="0"/>
                <w:numId w:val="30"/>
              </w:numPr>
              <w:spacing w:before="40" w:after="40" w:line="240" w:lineRule="auto"/>
              <w:ind w:left="160" w:right="-86" w:hanging="190"/>
              <w:rPr>
                <w:szCs w:val="20"/>
              </w:rPr>
            </w:pPr>
            <w:r w:rsidRPr="000F0159">
              <w:rPr>
                <w:szCs w:val="20"/>
              </w:rPr>
              <w:t>Interim PFS analysis (non-binding futility)</w:t>
            </w:r>
          </w:p>
        </w:tc>
      </w:tr>
      <w:tr w:rsidR="00CA657C" w14:paraId="1BBFCB52" w14:textId="77777777" w:rsidTr="008B6369">
        <w:trPr>
          <w:trHeight w:val="80"/>
        </w:trPr>
        <w:tc>
          <w:tcPr>
            <w:tcW w:w="462" w:type="pct"/>
            <w:tcBorders>
              <w:top w:val="single" w:sz="4" w:space="0" w:color="auto"/>
              <w:left w:val="single" w:sz="4" w:space="0" w:color="auto"/>
              <w:bottom w:val="single" w:sz="4" w:space="0" w:color="auto"/>
              <w:right w:val="single" w:sz="4" w:space="0" w:color="auto"/>
            </w:tcBorders>
          </w:tcPr>
          <w:p w14:paraId="25E8027B" w14:textId="77777777" w:rsidR="001D1D15" w:rsidRPr="000F0159" w:rsidRDefault="00526A29" w:rsidP="008B6369">
            <w:pPr>
              <w:pStyle w:val="TableCellLeft"/>
              <w:keepNext w:val="0"/>
              <w:keepLines w:val="0"/>
              <w:spacing w:before="40" w:after="40" w:line="240" w:lineRule="auto"/>
              <w:rPr>
                <w:szCs w:val="20"/>
              </w:rPr>
            </w:pPr>
            <w:r>
              <w:rPr>
                <w:szCs w:val="20"/>
              </w:rPr>
              <w:t>IA2</w:t>
            </w:r>
          </w:p>
        </w:tc>
        <w:tc>
          <w:tcPr>
            <w:tcW w:w="539" w:type="pct"/>
            <w:tcBorders>
              <w:top w:val="single" w:sz="4" w:space="0" w:color="auto"/>
              <w:left w:val="single" w:sz="4" w:space="0" w:color="auto"/>
              <w:bottom w:val="single" w:sz="4" w:space="0" w:color="auto"/>
              <w:right w:val="single" w:sz="4" w:space="0" w:color="auto"/>
            </w:tcBorders>
          </w:tcPr>
          <w:p w14:paraId="50B3F2A3" w14:textId="77777777" w:rsidR="001D1D15" w:rsidRPr="000F0159" w:rsidRDefault="00526A29" w:rsidP="008C12BC">
            <w:pPr>
              <w:pStyle w:val="TableCellLeft"/>
              <w:keepNext w:val="0"/>
              <w:keepLines w:val="0"/>
              <w:spacing w:before="40" w:after="40" w:line="240" w:lineRule="auto"/>
              <w:ind w:left="0" w:right="0"/>
              <w:jc w:val="center"/>
              <w:rPr>
                <w:szCs w:val="20"/>
              </w:rPr>
            </w:pPr>
            <w:r>
              <w:rPr>
                <w:szCs w:val="20"/>
              </w:rPr>
              <w:t>uMRD</w:t>
            </w:r>
          </w:p>
          <w:p w14:paraId="22703BC5" w14:textId="77777777" w:rsidR="001D1D15" w:rsidRPr="000F0159" w:rsidRDefault="00526A29" w:rsidP="008C12BC">
            <w:pPr>
              <w:pStyle w:val="TableCellLeft"/>
              <w:keepNext w:val="0"/>
              <w:keepLines w:val="0"/>
              <w:spacing w:before="40" w:after="40" w:line="240" w:lineRule="auto"/>
              <w:ind w:left="0" w:right="0"/>
              <w:jc w:val="center"/>
              <w:rPr>
                <w:szCs w:val="20"/>
              </w:rPr>
            </w:pPr>
            <w:r w:rsidRPr="000F0159">
              <w:rPr>
                <w:szCs w:val="20"/>
              </w:rPr>
              <w:t>PFS</w:t>
            </w:r>
          </w:p>
          <w:p w14:paraId="46B1C544" w14:textId="77777777" w:rsidR="001D1D15" w:rsidRPr="000F0159" w:rsidRDefault="00526A29" w:rsidP="008C12BC">
            <w:pPr>
              <w:pStyle w:val="TableCellLeft"/>
              <w:keepNext w:val="0"/>
              <w:keepLines w:val="0"/>
              <w:spacing w:before="40" w:after="40" w:line="240" w:lineRule="auto"/>
              <w:ind w:left="0" w:right="0"/>
              <w:jc w:val="center"/>
              <w:rPr>
                <w:szCs w:val="20"/>
              </w:rPr>
            </w:pPr>
            <w:r>
              <w:rPr>
                <w:szCs w:val="20"/>
              </w:rPr>
              <w:t>OS</w:t>
            </w:r>
          </w:p>
        </w:tc>
        <w:tc>
          <w:tcPr>
            <w:tcW w:w="1692" w:type="pct"/>
            <w:tcBorders>
              <w:top w:val="single" w:sz="4" w:space="0" w:color="auto"/>
              <w:left w:val="single" w:sz="4" w:space="0" w:color="auto"/>
              <w:bottom w:val="single" w:sz="4" w:space="0" w:color="auto"/>
              <w:right w:val="single" w:sz="4" w:space="0" w:color="auto"/>
            </w:tcBorders>
          </w:tcPr>
          <w:p w14:paraId="2CE98D3B" w14:textId="77777777" w:rsidR="001D1D15" w:rsidRPr="000F0159" w:rsidRDefault="00526A29" w:rsidP="00537379">
            <w:pPr>
              <w:pStyle w:val="TableCellLeft"/>
              <w:keepNext w:val="0"/>
              <w:keepLines w:val="0"/>
              <w:numPr>
                <w:ilvl w:val="0"/>
                <w:numId w:val="31"/>
              </w:numPr>
              <w:spacing w:before="40" w:after="40" w:line="240" w:lineRule="auto"/>
              <w:ind w:left="212" w:right="0" w:hanging="219"/>
              <w:rPr>
                <w:szCs w:val="20"/>
              </w:rPr>
            </w:pPr>
            <w:r>
              <w:rPr>
                <w:szCs w:val="20"/>
              </w:rPr>
              <w:t>~15 months after last participant being randomized.</w:t>
            </w:r>
          </w:p>
          <w:p w14:paraId="16DBEDDF" w14:textId="77777777" w:rsidR="001D1D15" w:rsidRPr="000F0159" w:rsidRDefault="00526A29" w:rsidP="00537379">
            <w:pPr>
              <w:pStyle w:val="TableCellLeft"/>
              <w:keepNext w:val="0"/>
              <w:keepLines w:val="0"/>
              <w:numPr>
                <w:ilvl w:val="0"/>
                <w:numId w:val="31"/>
              </w:numPr>
              <w:spacing w:before="40" w:after="40" w:line="240" w:lineRule="auto"/>
              <w:ind w:left="212" w:right="0" w:hanging="219"/>
              <w:rPr>
                <w:szCs w:val="20"/>
              </w:rPr>
            </w:pPr>
            <w:r>
              <w:rPr>
                <w:szCs w:val="20"/>
              </w:rPr>
              <w:t>It is expected to have observed ~164 PFS events and ~ 51 OS events.</w:t>
            </w:r>
          </w:p>
        </w:tc>
        <w:tc>
          <w:tcPr>
            <w:tcW w:w="845" w:type="pct"/>
            <w:tcBorders>
              <w:top w:val="single" w:sz="4" w:space="0" w:color="auto"/>
              <w:left w:val="single" w:sz="4" w:space="0" w:color="auto"/>
              <w:bottom w:val="single" w:sz="4" w:space="0" w:color="auto"/>
              <w:right w:val="single" w:sz="4" w:space="0" w:color="auto"/>
            </w:tcBorders>
          </w:tcPr>
          <w:p w14:paraId="0E414AE6" w14:textId="77777777" w:rsidR="001D1D15" w:rsidRPr="000F0159" w:rsidRDefault="00526A29" w:rsidP="008B6369">
            <w:pPr>
              <w:pStyle w:val="TableCellLeft"/>
              <w:keepNext w:val="0"/>
              <w:keepLines w:val="0"/>
              <w:spacing w:before="40" w:after="40" w:line="240" w:lineRule="auto"/>
              <w:rPr>
                <w:szCs w:val="20"/>
              </w:rPr>
            </w:pPr>
            <w:r w:rsidRPr="000F0159">
              <w:rPr>
                <w:szCs w:val="20"/>
              </w:rPr>
              <w:t>~46 months</w:t>
            </w:r>
          </w:p>
        </w:tc>
        <w:tc>
          <w:tcPr>
            <w:tcW w:w="1462" w:type="pct"/>
            <w:tcBorders>
              <w:top w:val="single" w:sz="4" w:space="0" w:color="auto"/>
              <w:left w:val="single" w:sz="4" w:space="0" w:color="auto"/>
              <w:bottom w:val="single" w:sz="4" w:space="0" w:color="auto"/>
              <w:right w:val="single" w:sz="4" w:space="0" w:color="auto"/>
            </w:tcBorders>
          </w:tcPr>
          <w:p w14:paraId="79E30695" w14:textId="77777777" w:rsidR="001D1D15" w:rsidRPr="000F0159" w:rsidRDefault="00526A29" w:rsidP="00537379">
            <w:pPr>
              <w:pStyle w:val="TableCellLeft"/>
              <w:keepNext w:val="0"/>
              <w:keepLines w:val="0"/>
              <w:numPr>
                <w:ilvl w:val="0"/>
                <w:numId w:val="30"/>
              </w:numPr>
              <w:spacing w:before="40" w:after="40" w:line="240" w:lineRule="auto"/>
              <w:ind w:left="160" w:right="-86" w:hanging="190"/>
              <w:rPr>
                <w:szCs w:val="20"/>
              </w:rPr>
            </w:pPr>
            <w:r w:rsidRPr="000F0159">
              <w:rPr>
                <w:szCs w:val="20"/>
              </w:rPr>
              <w:t>Final (sole) uMRD analysis</w:t>
            </w:r>
          </w:p>
          <w:p w14:paraId="158088B4" w14:textId="77777777" w:rsidR="001D1D15" w:rsidRDefault="00526A29" w:rsidP="00537379">
            <w:pPr>
              <w:pStyle w:val="TableCellLeft"/>
              <w:keepNext w:val="0"/>
              <w:keepLines w:val="0"/>
              <w:numPr>
                <w:ilvl w:val="0"/>
                <w:numId w:val="30"/>
              </w:numPr>
              <w:spacing w:before="40" w:after="40" w:line="240" w:lineRule="auto"/>
              <w:ind w:left="160" w:right="-86" w:hanging="190"/>
              <w:rPr>
                <w:szCs w:val="20"/>
              </w:rPr>
            </w:pPr>
            <w:r w:rsidRPr="000F0159">
              <w:rPr>
                <w:szCs w:val="20"/>
              </w:rPr>
              <w:t>Interim PFS analysis (efficacy and non-binding futility)</w:t>
            </w:r>
          </w:p>
          <w:p w14:paraId="7F091D8E" w14:textId="77777777" w:rsidR="001D1D15" w:rsidRPr="000F0159" w:rsidRDefault="00526A29" w:rsidP="00537379">
            <w:pPr>
              <w:pStyle w:val="TableCellLeft"/>
              <w:keepNext w:val="0"/>
              <w:keepLines w:val="0"/>
              <w:numPr>
                <w:ilvl w:val="0"/>
                <w:numId w:val="30"/>
              </w:numPr>
              <w:spacing w:before="40" w:after="40" w:line="240" w:lineRule="auto"/>
              <w:ind w:left="160" w:right="-86" w:hanging="190"/>
              <w:rPr>
                <w:szCs w:val="20"/>
              </w:rPr>
            </w:pPr>
            <w:r w:rsidRPr="000F0159">
              <w:rPr>
                <w:szCs w:val="20"/>
              </w:rPr>
              <w:t>Interim OS analysis (non-binding futility)</w:t>
            </w:r>
          </w:p>
        </w:tc>
      </w:tr>
      <w:tr w:rsidR="00CA657C" w14:paraId="12DBFA7C" w14:textId="77777777" w:rsidTr="008B6369">
        <w:trPr>
          <w:trHeight w:val="80"/>
        </w:trPr>
        <w:tc>
          <w:tcPr>
            <w:tcW w:w="462" w:type="pct"/>
            <w:tcBorders>
              <w:top w:val="single" w:sz="4" w:space="0" w:color="auto"/>
              <w:left w:val="single" w:sz="4" w:space="0" w:color="auto"/>
              <w:bottom w:val="single" w:sz="4" w:space="0" w:color="auto"/>
              <w:right w:val="single" w:sz="4" w:space="0" w:color="auto"/>
            </w:tcBorders>
            <w:hideMark/>
          </w:tcPr>
          <w:p w14:paraId="27E7D0A6" w14:textId="77777777" w:rsidR="001D1D15" w:rsidRPr="000F0159" w:rsidRDefault="00526A29" w:rsidP="008B6369">
            <w:pPr>
              <w:pStyle w:val="TableCellLeft"/>
              <w:keepNext w:val="0"/>
              <w:keepLines w:val="0"/>
              <w:spacing w:before="40" w:after="40" w:line="240" w:lineRule="auto"/>
              <w:rPr>
                <w:szCs w:val="20"/>
              </w:rPr>
            </w:pPr>
            <w:r>
              <w:rPr>
                <w:szCs w:val="20"/>
              </w:rPr>
              <w:t>IA3</w:t>
            </w:r>
          </w:p>
        </w:tc>
        <w:tc>
          <w:tcPr>
            <w:tcW w:w="539" w:type="pct"/>
            <w:tcBorders>
              <w:top w:val="single" w:sz="4" w:space="0" w:color="auto"/>
              <w:left w:val="single" w:sz="4" w:space="0" w:color="auto"/>
              <w:bottom w:val="single" w:sz="4" w:space="0" w:color="auto"/>
              <w:right w:val="single" w:sz="4" w:space="0" w:color="auto"/>
            </w:tcBorders>
            <w:hideMark/>
          </w:tcPr>
          <w:p w14:paraId="033C2B34" w14:textId="77777777" w:rsidR="001D1D15" w:rsidRPr="000F0159" w:rsidRDefault="00526A29" w:rsidP="008C12BC">
            <w:pPr>
              <w:pStyle w:val="TableCellLeft"/>
              <w:keepNext w:val="0"/>
              <w:keepLines w:val="0"/>
              <w:spacing w:before="40" w:after="40" w:line="240" w:lineRule="auto"/>
              <w:ind w:left="0" w:right="0"/>
              <w:jc w:val="center"/>
              <w:rPr>
                <w:szCs w:val="20"/>
              </w:rPr>
            </w:pPr>
            <w:r w:rsidRPr="000F0159">
              <w:rPr>
                <w:szCs w:val="20"/>
              </w:rPr>
              <w:t>PFS</w:t>
            </w:r>
          </w:p>
          <w:p w14:paraId="36521487" w14:textId="77777777" w:rsidR="001D1D15" w:rsidRPr="000F0159" w:rsidRDefault="00526A29" w:rsidP="008C12BC">
            <w:pPr>
              <w:pStyle w:val="TableCellLeft"/>
              <w:keepNext w:val="0"/>
              <w:keepLines w:val="0"/>
              <w:spacing w:before="40" w:after="40" w:line="240" w:lineRule="auto"/>
              <w:ind w:left="0" w:right="0"/>
              <w:jc w:val="center"/>
              <w:rPr>
                <w:szCs w:val="20"/>
              </w:rPr>
            </w:pPr>
            <w:r w:rsidRPr="000F0159">
              <w:rPr>
                <w:szCs w:val="20"/>
              </w:rPr>
              <w:t>OS</w:t>
            </w:r>
          </w:p>
        </w:tc>
        <w:tc>
          <w:tcPr>
            <w:tcW w:w="1692" w:type="pct"/>
            <w:tcBorders>
              <w:top w:val="single" w:sz="4" w:space="0" w:color="auto"/>
              <w:left w:val="single" w:sz="4" w:space="0" w:color="auto"/>
              <w:bottom w:val="single" w:sz="4" w:space="0" w:color="auto"/>
              <w:right w:val="single" w:sz="4" w:space="0" w:color="auto"/>
            </w:tcBorders>
            <w:hideMark/>
          </w:tcPr>
          <w:p w14:paraId="05EA4016" w14:textId="77777777" w:rsidR="001D1D15" w:rsidRPr="000F0159" w:rsidRDefault="00526A29" w:rsidP="00537379">
            <w:pPr>
              <w:pStyle w:val="TableCellLeft"/>
              <w:keepNext w:val="0"/>
              <w:keepLines w:val="0"/>
              <w:numPr>
                <w:ilvl w:val="0"/>
                <w:numId w:val="31"/>
              </w:numPr>
              <w:spacing w:before="40" w:after="40" w:line="240" w:lineRule="auto"/>
              <w:ind w:left="212" w:right="0" w:hanging="219"/>
              <w:rPr>
                <w:szCs w:val="20"/>
              </w:rPr>
            </w:pPr>
            <w:r w:rsidRPr="000F0159">
              <w:rPr>
                <w:szCs w:val="20"/>
              </w:rPr>
              <w:t xml:space="preserve">Both ~211 PFS events have been observed and ~58 months after first participant randomized </w:t>
            </w:r>
          </w:p>
          <w:p w14:paraId="06A94996" w14:textId="77777777" w:rsidR="001D1D15" w:rsidRPr="000F0159" w:rsidRDefault="00526A29" w:rsidP="00537379">
            <w:pPr>
              <w:pStyle w:val="TableCellLeft"/>
              <w:keepNext w:val="0"/>
              <w:keepLines w:val="0"/>
              <w:numPr>
                <w:ilvl w:val="0"/>
                <w:numId w:val="31"/>
              </w:numPr>
              <w:spacing w:before="40" w:after="40" w:line="240" w:lineRule="auto"/>
              <w:ind w:left="212" w:right="0" w:hanging="219"/>
              <w:rPr>
                <w:szCs w:val="20"/>
              </w:rPr>
            </w:pPr>
            <w:r w:rsidRPr="000F0159">
              <w:rPr>
                <w:szCs w:val="20"/>
              </w:rPr>
              <w:t>It is expected to have observed ~</w:t>
            </w:r>
            <w:r w:rsidRPr="000F0159">
              <w:rPr>
                <w:rFonts w:hint="eastAsia"/>
                <w:szCs w:val="20"/>
                <w:lang w:eastAsia="zh-CN"/>
              </w:rPr>
              <w:t>71</w:t>
            </w:r>
            <w:r w:rsidRPr="000F0159">
              <w:rPr>
                <w:szCs w:val="20"/>
              </w:rPr>
              <w:t xml:space="preserve"> OS events</w:t>
            </w:r>
          </w:p>
        </w:tc>
        <w:tc>
          <w:tcPr>
            <w:tcW w:w="845" w:type="pct"/>
            <w:tcBorders>
              <w:top w:val="single" w:sz="4" w:space="0" w:color="auto"/>
              <w:left w:val="single" w:sz="4" w:space="0" w:color="auto"/>
              <w:bottom w:val="single" w:sz="4" w:space="0" w:color="auto"/>
              <w:right w:val="single" w:sz="4" w:space="0" w:color="auto"/>
            </w:tcBorders>
            <w:hideMark/>
          </w:tcPr>
          <w:p w14:paraId="2778BECF" w14:textId="77777777" w:rsidR="001D1D15" w:rsidRPr="000F0159" w:rsidRDefault="00526A29" w:rsidP="008B6369">
            <w:pPr>
              <w:pStyle w:val="TableCellLeft"/>
              <w:keepNext w:val="0"/>
              <w:keepLines w:val="0"/>
              <w:spacing w:before="40" w:after="40" w:line="240" w:lineRule="auto"/>
              <w:rPr>
                <w:szCs w:val="20"/>
              </w:rPr>
            </w:pPr>
            <w:r w:rsidRPr="000F0159">
              <w:rPr>
                <w:szCs w:val="20"/>
              </w:rPr>
              <w:t>~58 months</w:t>
            </w:r>
          </w:p>
        </w:tc>
        <w:tc>
          <w:tcPr>
            <w:tcW w:w="1462" w:type="pct"/>
            <w:tcBorders>
              <w:top w:val="single" w:sz="4" w:space="0" w:color="auto"/>
              <w:left w:val="single" w:sz="4" w:space="0" w:color="auto"/>
              <w:bottom w:val="single" w:sz="4" w:space="0" w:color="auto"/>
              <w:right w:val="single" w:sz="4" w:space="0" w:color="auto"/>
            </w:tcBorders>
            <w:hideMark/>
          </w:tcPr>
          <w:p w14:paraId="5E3CD155" w14:textId="77777777" w:rsidR="001D1D15" w:rsidRPr="000F0159" w:rsidRDefault="00526A29" w:rsidP="00537379">
            <w:pPr>
              <w:pStyle w:val="TableCellLeft"/>
              <w:keepNext w:val="0"/>
              <w:keepLines w:val="0"/>
              <w:numPr>
                <w:ilvl w:val="0"/>
                <w:numId w:val="30"/>
              </w:numPr>
              <w:spacing w:before="40" w:after="40" w:line="240" w:lineRule="auto"/>
              <w:ind w:left="160" w:right="-86" w:hanging="190"/>
              <w:rPr>
                <w:szCs w:val="20"/>
              </w:rPr>
            </w:pPr>
            <w:r w:rsidRPr="000F0159">
              <w:rPr>
                <w:szCs w:val="20"/>
              </w:rPr>
              <w:t>Interim PFS analysis (efficacy and non-binding futility)</w:t>
            </w:r>
          </w:p>
          <w:p w14:paraId="5E378451" w14:textId="77777777" w:rsidR="001D1D15" w:rsidRPr="008771ED" w:rsidRDefault="00526A29" w:rsidP="00537379">
            <w:pPr>
              <w:pStyle w:val="TableCellLeft"/>
              <w:keepNext w:val="0"/>
              <w:keepLines w:val="0"/>
              <w:numPr>
                <w:ilvl w:val="0"/>
                <w:numId w:val="30"/>
              </w:numPr>
              <w:spacing w:before="40" w:after="40" w:line="240" w:lineRule="auto"/>
              <w:ind w:left="160" w:right="-86" w:hanging="190"/>
              <w:rPr>
                <w:szCs w:val="20"/>
              </w:rPr>
            </w:pPr>
            <w:r w:rsidRPr="000F0159">
              <w:rPr>
                <w:szCs w:val="20"/>
              </w:rPr>
              <w:t>Interim OS analysis (non-binding futility)</w:t>
            </w:r>
          </w:p>
        </w:tc>
      </w:tr>
      <w:tr w:rsidR="00CA657C" w14:paraId="10E88F7C" w14:textId="77777777" w:rsidTr="008B6369">
        <w:trPr>
          <w:trHeight w:val="80"/>
        </w:trPr>
        <w:tc>
          <w:tcPr>
            <w:tcW w:w="462" w:type="pct"/>
            <w:tcBorders>
              <w:top w:val="single" w:sz="4" w:space="0" w:color="auto"/>
              <w:left w:val="single" w:sz="4" w:space="0" w:color="auto"/>
              <w:bottom w:val="single" w:sz="4" w:space="0" w:color="auto"/>
              <w:right w:val="single" w:sz="4" w:space="0" w:color="auto"/>
            </w:tcBorders>
          </w:tcPr>
          <w:p w14:paraId="1C251F78" w14:textId="77777777" w:rsidR="001D1D15" w:rsidRPr="000F0159" w:rsidRDefault="00526A29" w:rsidP="008B6369">
            <w:pPr>
              <w:pStyle w:val="TableCellLeft"/>
              <w:keepNext w:val="0"/>
              <w:keepLines w:val="0"/>
              <w:spacing w:before="40" w:after="40" w:line="240" w:lineRule="auto"/>
              <w:rPr>
                <w:szCs w:val="20"/>
              </w:rPr>
            </w:pPr>
            <w:r>
              <w:rPr>
                <w:szCs w:val="20"/>
              </w:rPr>
              <w:t>IA4</w:t>
            </w:r>
          </w:p>
        </w:tc>
        <w:tc>
          <w:tcPr>
            <w:tcW w:w="539" w:type="pct"/>
            <w:tcBorders>
              <w:top w:val="single" w:sz="4" w:space="0" w:color="auto"/>
              <w:left w:val="single" w:sz="4" w:space="0" w:color="auto"/>
              <w:bottom w:val="single" w:sz="4" w:space="0" w:color="auto"/>
              <w:right w:val="single" w:sz="4" w:space="0" w:color="auto"/>
            </w:tcBorders>
          </w:tcPr>
          <w:p w14:paraId="57350FD1" w14:textId="77777777" w:rsidR="001D1D15" w:rsidRPr="000F0159" w:rsidRDefault="00526A29" w:rsidP="008C12BC">
            <w:pPr>
              <w:pStyle w:val="TableCellLeft"/>
              <w:keepNext w:val="0"/>
              <w:keepLines w:val="0"/>
              <w:spacing w:before="40" w:after="40" w:line="240" w:lineRule="auto"/>
              <w:ind w:left="0"/>
              <w:jc w:val="center"/>
              <w:rPr>
                <w:szCs w:val="20"/>
              </w:rPr>
            </w:pPr>
            <w:r w:rsidRPr="000F0159">
              <w:rPr>
                <w:szCs w:val="20"/>
              </w:rPr>
              <w:t>PFS</w:t>
            </w:r>
          </w:p>
          <w:p w14:paraId="29AC9ADF" w14:textId="77777777" w:rsidR="001D1D15" w:rsidRPr="000F0159" w:rsidRDefault="00526A29" w:rsidP="008C12BC">
            <w:pPr>
              <w:pStyle w:val="TableCellLeft"/>
              <w:keepNext w:val="0"/>
              <w:keepLines w:val="0"/>
              <w:spacing w:before="40" w:after="40" w:line="240" w:lineRule="auto"/>
              <w:ind w:left="0"/>
              <w:jc w:val="center"/>
              <w:rPr>
                <w:szCs w:val="20"/>
              </w:rPr>
            </w:pPr>
            <w:r w:rsidRPr="000F0159">
              <w:rPr>
                <w:szCs w:val="20"/>
              </w:rPr>
              <w:t>OS OR</w:t>
            </w:r>
          </w:p>
        </w:tc>
        <w:tc>
          <w:tcPr>
            <w:tcW w:w="1692" w:type="pct"/>
            <w:tcBorders>
              <w:top w:val="single" w:sz="4" w:space="0" w:color="auto"/>
              <w:left w:val="single" w:sz="4" w:space="0" w:color="auto"/>
              <w:bottom w:val="single" w:sz="4" w:space="0" w:color="auto"/>
              <w:right w:val="single" w:sz="4" w:space="0" w:color="auto"/>
            </w:tcBorders>
          </w:tcPr>
          <w:p w14:paraId="5DBE1D99" w14:textId="77777777" w:rsidR="001D1D15" w:rsidRPr="000F0159" w:rsidRDefault="00526A29" w:rsidP="00537379">
            <w:pPr>
              <w:pStyle w:val="TableCellLeft"/>
              <w:keepNext w:val="0"/>
              <w:keepLines w:val="0"/>
              <w:numPr>
                <w:ilvl w:val="0"/>
                <w:numId w:val="31"/>
              </w:numPr>
              <w:spacing w:before="40" w:after="40" w:line="240" w:lineRule="auto"/>
              <w:ind w:left="212" w:right="0" w:hanging="219"/>
              <w:rPr>
                <w:szCs w:val="20"/>
              </w:rPr>
            </w:pPr>
            <w:r w:rsidRPr="000F0159">
              <w:rPr>
                <w:szCs w:val="20"/>
              </w:rPr>
              <w:t>Both ~248 PFS events have been observed and ~71 months after first participant randomized.</w:t>
            </w:r>
          </w:p>
          <w:p w14:paraId="61826673" w14:textId="77777777" w:rsidR="001D1D15" w:rsidRPr="000F0159" w:rsidRDefault="00526A29" w:rsidP="00537379">
            <w:pPr>
              <w:pStyle w:val="TableCellLeft"/>
              <w:keepNext w:val="0"/>
              <w:keepLines w:val="0"/>
              <w:numPr>
                <w:ilvl w:val="0"/>
                <w:numId w:val="31"/>
              </w:numPr>
              <w:spacing w:before="40" w:after="40" w:line="240" w:lineRule="auto"/>
              <w:ind w:left="212" w:right="0" w:hanging="219"/>
              <w:rPr>
                <w:szCs w:val="20"/>
              </w:rPr>
            </w:pPr>
            <w:r w:rsidRPr="000F0159">
              <w:rPr>
                <w:szCs w:val="20"/>
              </w:rPr>
              <w:t>It is expected to have observed ~</w:t>
            </w:r>
            <w:r w:rsidRPr="000F0159">
              <w:rPr>
                <w:rFonts w:hint="eastAsia"/>
                <w:szCs w:val="20"/>
                <w:lang w:eastAsia="zh-CN"/>
              </w:rPr>
              <w:t>9</w:t>
            </w:r>
            <w:r w:rsidRPr="000F0159">
              <w:rPr>
                <w:szCs w:val="20"/>
                <w:lang w:eastAsia="zh-CN"/>
              </w:rPr>
              <w:t>1</w:t>
            </w:r>
            <w:r w:rsidRPr="000F0159">
              <w:rPr>
                <w:szCs w:val="20"/>
              </w:rPr>
              <w:t xml:space="preserve"> OS events</w:t>
            </w:r>
          </w:p>
        </w:tc>
        <w:tc>
          <w:tcPr>
            <w:tcW w:w="845" w:type="pct"/>
            <w:tcBorders>
              <w:top w:val="single" w:sz="4" w:space="0" w:color="auto"/>
              <w:left w:val="single" w:sz="4" w:space="0" w:color="auto"/>
              <w:bottom w:val="single" w:sz="4" w:space="0" w:color="auto"/>
              <w:right w:val="single" w:sz="4" w:space="0" w:color="auto"/>
            </w:tcBorders>
          </w:tcPr>
          <w:p w14:paraId="62A12AE2" w14:textId="77777777" w:rsidR="001D1D15" w:rsidRPr="000F0159" w:rsidRDefault="00526A29" w:rsidP="008B6369">
            <w:pPr>
              <w:pStyle w:val="TableCellLeft"/>
              <w:keepNext w:val="0"/>
              <w:keepLines w:val="0"/>
              <w:spacing w:before="40" w:after="40" w:line="240" w:lineRule="auto"/>
              <w:rPr>
                <w:szCs w:val="20"/>
              </w:rPr>
            </w:pPr>
            <w:r w:rsidRPr="000F0159">
              <w:rPr>
                <w:szCs w:val="20"/>
              </w:rPr>
              <w:t>~71 months</w:t>
            </w:r>
          </w:p>
        </w:tc>
        <w:tc>
          <w:tcPr>
            <w:tcW w:w="1462" w:type="pct"/>
            <w:tcBorders>
              <w:top w:val="single" w:sz="4" w:space="0" w:color="auto"/>
              <w:left w:val="single" w:sz="4" w:space="0" w:color="auto"/>
              <w:bottom w:val="single" w:sz="4" w:space="0" w:color="auto"/>
              <w:right w:val="single" w:sz="4" w:space="0" w:color="auto"/>
            </w:tcBorders>
          </w:tcPr>
          <w:p w14:paraId="5BF70986" w14:textId="77777777" w:rsidR="001D1D15" w:rsidRPr="000F0159" w:rsidRDefault="00526A29" w:rsidP="00537379">
            <w:pPr>
              <w:pStyle w:val="TableCellLeft"/>
              <w:keepNext w:val="0"/>
              <w:keepLines w:val="0"/>
              <w:numPr>
                <w:ilvl w:val="0"/>
                <w:numId w:val="30"/>
              </w:numPr>
              <w:spacing w:before="40" w:after="40" w:line="240" w:lineRule="auto"/>
              <w:ind w:left="160" w:right="-86" w:hanging="190"/>
              <w:rPr>
                <w:szCs w:val="20"/>
              </w:rPr>
            </w:pPr>
            <w:r w:rsidRPr="000F0159">
              <w:rPr>
                <w:szCs w:val="20"/>
              </w:rPr>
              <w:t>Final PFS analysis</w:t>
            </w:r>
          </w:p>
          <w:p w14:paraId="2F354953" w14:textId="77777777" w:rsidR="001D1D15" w:rsidRDefault="00526A29" w:rsidP="00537379">
            <w:pPr>
              <w:pStyle w:val="TableCellLeft"/>
              <w:keepNext w:val="0"/>
              <w:keepLines w:val="0"/>
              <w:numPr>
                <w:ilvl w:val="0"/>
                <w:numId w:val="30"/>
              </w:numPr>
              <w:spacing w:before="40" w:after="40" w:line="240" w:lineRule="auto"/>
              <w:ind w:left="160" w:right="-86" w:hanging="190"/>
              <w:rPr>
                <w:szCs w:val="20"/>
              </w:rPr>
            </w:pPr>
            <w:r w:rsidRPr="000F0159">
              <w:rPr>
                <w:szCs w:val="20"/>
              </w:rPr>
              <w:t xml:space="preserve">Interim OS analysis (efficacy and non-binding futility) </w:t>
            </w:r>
          </w:p>
          <w:p w14:paraId="2A4AC15B" w14:textId="77777777" w:rsidR="001D1D15" w:rsidRPr="000F0159" w:rsidRDefault="00526A29" w:rsidP="00537379">
            <w:pPr>
              <w:pStyle w:val="TableCellLeft"/>
              <w:keepNext w:val="0"/>
              <w:keepLines w:val="0"/>
              <w:numPr>
                <w:ilvl w:val="0"/>
                <w:numId w:val="30"/>
              </w:numPr>
              <w:spacing w:before="40" w:after="40" w:line="240" w:lineRule="auto"/>
              <w:ind w:left="160" w:right="-86" w:hanging="190"/>
              <w:rPr>
                <w:szCs w:val="20"/>
              </w:rPr>
            </w:pPr>
            <w:r w:rsidRPr="000F0159">
              <w:rPr>
                <w:szCs w:val="20"/>
              </w:rPr>
              <w:t>Final (sole) OR analysis</w:t>
            </w:r>
          </w:p>
        </w:tc>
      </w:tr>
      <w:tr w:rsidR="00CA657C" w14:paraId="0BFFE2F7" w14:textId="77777777" w:rsidTr="008B6369">
        <w:trPr>
          <w:trHeight w:val="80"/>
        </w:trPr>
        <w:tc>
          <w:tcPr>
            <w:tcW w:w="462" w:type="pct"/>
            <w:tcBorders>
              <w:top w:val="single" w:sz="4" w:space="0" w:color="auto"/>
              <w:left w:val="single" w:sz="4" w:space="0" w:color="auto"/>
              <w:bottom w:val="single" w:sz="4" w:space="0" w:color="auto"/>
              <w:right w:val="single" w:sz="4" w:space="0" w:color="auto"/>
            </w:tcBorders>
          </w:tcPr>
          <w:p w14:paraId="44D55034" w14:textId="77777777" w:rsidR="001D1D15" w:rsidRPr="000F0159" w:rsidRDefault="00526A29" w:rsidP="008B6369">
            <w:pPr>
              <w:pStyle w:val="TableCellLeft"/>
              <w:keepNext w:val="0"/>
              <w:keepLines w:val="0"/>
              <w:spacing w:before="40" w:after="40" w:line="240" w:lineRule="auto"/>
              <w:rPr>
                <w:szCs w:val="20"/>
              </w:rPr>
            </w:pPr>
            <w:r>
              <w:rPr>
                <w:szCs w:val="20"/>
              </w:rPr>
              <w:t>IA5</w:t>
            </w:r>
          </w:p>
        </w:tc>
        <w:tc>
          <w:tcPr>
            <w:tcW w:w="539" w:type="pct"/>
            <w:tcBorders>
              <w:top w:val="single" w:sz="4" w:space="0" w:color="auto"/>
              <w:left w:val="single" w:sz="4" w:space="0" w:color="auto"/>
              <w:bottom w:val="single" w:sz="4" w:space="0" w:color="auto"/>
              <w:right w:val="single" w:sz="4" w:space="0" w:color="auto"/>
            </w:tcBorders>
          </w:tcPr>
          <w:p w14:paraId="4672B1A8" w14:textId="77777777" w:rsidR="001D1D15" w:rsidRPr="000F0159" w:rsidRDefault="00526A29" w:rsidP="008C12BC">
            <w:pPr>
              <w:pStyle w:val="TableCellLeft"/>
              <w:keepNext w:val="0"/>
              <w:keepLines w:val="0"/>
              <w:spacing w:before="40" w:after="40" w:line="240" w:lineRule="auto"/>
              <w:ind w:left="0"/>
              <w:jc w:val="center"/>
              <w:rPr>
                <w:szCs w:val="20"/>
              </w:rPr>
            </w:pPr>
            <w:r w:rsidRPr="000F0159">
              <w:rPr>
                <w:szCs w:val="20"/>
              </w:rPr>
              <w:t>OS</w:t>
            </w:r>
          </w:p>
        </w:tc>
        <w:tc>
          <w:tcPr>
            <w:tcW w:w="1692" w:type="pct"/>
            <w:tcBorders>
              <w:top w:val="single" w:sz="4" w:space="0" w:color="auto"/>
              <w:left w:val="single" w:sz="4" w:space="0" w:color="auto"/>
              <w:bottom w:val="single" w:sz="4" w:space="0" w:color="auto"/>
              <w:right w:val="single" w:sz="4" w:space="0" w:color="auto"/>
            </w:tcBorders>
          </w:tcPr>
          <w:p w14:paraId="391660E9" w14:textId="77777777" w:rsidR="001D1D15" w:rsidRPr="000F0159" w:rsidRDefault="00526A29" w:rsidP="00537379">
            <w:pPr>
              <w:pStyle w:val="TableCellLeft"/>
              <w:keepNext w:val="0"/>
              <w:keepLines w:val="0"/>
              <w:numPr>
                <w:ilvl w:val="0"/>
                <w:numId w:val="31"/>
              </w:numPr>
              <w:spacing w:before="40" w:after="40" w:line="240" w:lineRule="auto"/>
              <w:ind w:left="212" w:right="0" w:hanging="219"/>
              <w:rPr>
                <w:szCs w:val="20"/>
              </w:rPr>
            </w:pPr>
            <w:r w:rsidRPr="000F0159">
              <w:rPr>
                <w:szCs w:val="20"/>
              </w:rPr>
              <w:t>~118 OS events have been observed</w:t>
            </w:r>
          </w:p>
          <w:p w14:paraId="2A908D2F" w14:textId="77777777" w:rsidR="001D1D15" w:rsidRPr="000F0159" w:rsidRDefault="00526A29" w:rsidP="00537379">
            <w:pPr>
              <w:pStyle w:val="TableCellLeft"/>
              <w:keepNext w:val="0"/>
              <w:keepLines w:val="0"/>
              <w:numPr>
                <w:ilvl w:val="0"/>
                <w:numId w:val="31"/>
              </w:numPr>
              <w:spacing w:before="40" w:after="40" w:line="240" w:lineRule="auto"/>
              <w:ind w:left="212" w:right="0" w:hanging="219"/>
              <w:rPr>
                <w:szCs w:val="20"/>
              </w:rPr>
            </w:pPr>
            <w:r w:rsidRPr="000F0159">
              <w:rPr>
                <w:szCs w:val="20"/>
              </w:rPr>
              <w:t>It is expected to occur ~90 months after first participant randomized.</w:t>
            </w:r>
          </w:p>
        </w:tc>
        <w:tc>
          <w:tcPr>
            <w:tcW w:w="845" w:type="pct"/>
            <w:tcBorders>
              <w:top w:val="single" w:sz="4" w:space="0" w:color="auto"/>
              <w:left w:val="single" w:sz="4" w:space="0" w:color="auto"/>
              <w:bottom w:val="single" w:sz="4" w:space="0" w:color="auto"/>
              <w:right w:val="single" w:sz="4" w:space="0" w:color="auto"/>
            </w:tcBorders>
          </w:tcPr>
          <w:p w14:paraId="068502F1" w14:textId="77777777" w:rsidR="001D1D15" w:rsidRPr="000F0159" w:rsidRDefault="00526A29" w:rsidP="008B6369">
            <w:pPr>
              <w:pStyle w:val="TableCellLeft"/>
              <w:keepNext w:val="0"/>
              <w:keepLines w:val="0"/>
              <w:spacing w:before="40" w:after="40" w:line="240" w:lineRule="auto"/>
              <w:rPr>
                <w:szCs w:val="20"/>
              </w:rPr>
            </w:pPr>
            <w:r w:rsidRPr="000F0159">
              <w:rPr>
                <w:szCs w:val="20"/>
              </w:rPr>
              <w:t>~90 months</w:t>
            </w:r>
          </w:p>
        </w:tc>
        <w:tc>
          <w:tcPr>
            <w:tcW w:w="1462" w:type="pct"/>
            <w:tcBorders>
              <w:top w:val="single" w:sz="4" w:space="0" w:color="auto"/>
              <w:left w:val="single" w:sz="4" w:space="0" w:color="auto"/>
              <w:bottom w:val="single" w:sz="4" w:space="0" w:color="auto"/>
              <w:right w:val="single" w:sz="4" w:space="0" w:color="auto"/>
            </w:tcBorders>
          </w:tcPr>
          <w:p w14:paraId="37CE9A3D" w14:textId="77777777" w:rsidR="001D1D15" w:rsidRPr="000F0159" w:rsidRDefault="00526A29" w:rsidP="00537379">
            <w:pPr>
              <w:pStyle w:val="TableCellLeft"/>
              <w:keepNext w:val="0"/>
              <w:keepLines w:val="0"/>
              <w:numPr>
                <w:ilvl w:val="0"/>
                <w:numId w:val="30"/>
              </w:numPr>
              <w:spacing w:before="40" w:after="40" w:line="240" w:lineRule="auto"/>
              <w:ind w:left="160" w:right="-86" w:hanging="190"/>
              <w:rPr>
                <w:szCs w:val="20"/>
              </w:rPr>
            </w:pPr>
            <w:r w:rsidRPr="000F0159">
              <w:rPr>
                <w:szCs w:val="20"/>
              </w:rPr>
              <w:t>Interim OS analysis (efficacy and non-binding futility)</w:t>
            </w:r>
          </w:p>
        </w:tc>
      </w:tr>
      <w:tr w:rsidR="00CA657C" w14:paraId="52F82C27" w14:textId="77777777" w:rsidTr="008B6369">
        <w:trPr>
          <w:trHeight w:val="116"/>
        </w:trPr>
        <w:tc>
          <w:tcPr>
            <w:tcW w:w="462" w:type="pct"/>
            <w:tcBorders>
              <w:top w:val="single" w:sz="4" w:space="0" w:color="auto"/>
              <w:left w:val="single" w:sz="4" w:space="0" w:color="auto"/>
              <w:bottom w:val="single" w:sz="4" w:space="0" w:color="auto"/>
              <w:right w:val="single" w:sz="4" w:space="0" w:color="auto"/>
            </w:tcBorders>
            <w:hideMark/>
          </w:tcPr>
          <w:p w14:paraId="72B2D82C" w14:textId="77777777" w:rsidR="001D1D15" w:rsidRPr="000F0159" w:rsidRDefault="00526A29" w:rsidP="008B6369">
            <w:pPr>
              <w:pStyle w:val="TableCellLeft"/>
              <w:keepNext w:val="0"/>
              <w:keepLines w:val="0"/>
              <w:spacing w:before="40" w:after="40" w:line="240" w:lineRule="auto"/>
              <w:rPr>
                <w:szCs w:val="20"/>
              </w:rPr>
            </w:pPr>
            <w:r w:rsidRPr="000F0159">
              <w:rPr>
                <w:szCs w:val="20"/>
              </w:rPr>
              <w:t>FA</w:t>
            </w:r>
          </w:p>
        </w:tc>
        <w:tc>
          <w:tcPr>
            <w:tcW w:w="539" w:type="pct"/>
            <w:tcBorders>
              <w:top w:val="single" w:sz="4" w:space="0" w:color="auto"/>
              <w:left w:val="single" w:sz="4" w:space="0" w:color="auto"/>
              <w:bottom w:val="single" w:sz="4" w:space="0" w:color="auto"/>
              <w:right w:val="single" w:sz="4" w:space="0" w:color="auto"/>
            </w:tcBorders>
            <w:hideMark/>
          </w:tcPr>
          <w:p w14:paraId="521C03E6" w14:textId="77777777" w:rsidR="001D1D15" w:rsidRPr="000F0159" w:rsidRDefault="00526A29" w:rsidP="008C12BC">
            <w:pPr>
              <w:pStyle w:val="TableCellLeft"/>
              <w:keepNext w:val="0"/>
              <w:keepLines w:val="0"/>
              <w:spacing w:before="40" w:after="40" w:line="240" w:lineRule="auto"/>
              <w:ind w:left="0"/>
              <w:jc w:val="center"/>
              <w:rPr>
                <w:szCs w:val="20"/>
              </w:rPr>
            </w:pPr>
            <w:r w:rsidRPr="000F0159">
              <w:rPr>
                <w:szCs w:val="20"/>
              </w:rPr>
              <w:t>OS</w:t>
            </w:r>
          </w:p>
        </w:tc>
        <w:tc>
          <w:tcPr>
            <w:tcW w:w="1692" w:type="pct"/>
            <w:tcBorders>
              <w:top w:val="single" w:sz="4" w:space="0" w:color="auto"/>
              <w:left w:val="single" w:sz="4" w:space="0" w:color="auto"/>
              <w:bottom w:val="single" w:sz="4" w:space="0" w:color="auto"/>
              <w:right w:val="single" w:sz="4" w:space="0" w:color="auto"/>
            </w:tcBorders>
            <w:hideMark/>
          </w:tcPr>
          <w:p w14:paraId="17CE6866" w14:textId="77777777" w:rsidR="001D1D15" w:rsidRPr="000F0159" w:rsidRDefault="00526A29" w:rsidP="00537379">
            <w:pPr>
              <w:pStyle w:val="TableCellLeft"/>
              <w:keepNext w:val="0"/>
              <w:keepLines w:val="0"/>
              <w:numPr>
                <w:ilvl w:val="0"/>
                <w:numId w:val="31"/>
              </w:numPr>
              <w:spacing w:before="40" w:after="40" w:line="240" w:lineRule="auto"/>
              <w:ind w:left="212" w:right="0" w:hanging="219"/>
              <w:rPr>
                <w:szCs w:val="20"/>
              </w:rPr>
            </w:pPr>
            <w:r w:rsidRPr="000F0159">
              <w:rPr>
                <w:szCs w:val="20"/>
              </w:rPr>
              <w:t>~</w:t>
            </w:r>
            <w:r>
              <w:rPr>
                <w:szCs w:val="20"/>
                <w:lang w:eastAsia="zh-CN"/>
              </w:rPr>
              <w:t>142</w:t>
            </w:r>
            <w:r w:rsidRPr="000F0159">
              <w:rPr>
                <w:szCs w:val="20"/>
              </w:rPr>
              <w:t xml:space="preserve"> OS events have been observed </w:t>
            </w:r>
          </w:p>
          <w:p w14:paraId="6487BC5D" w14:textId="77777777" w:rsidR="001D1D15" w:rsidRPr="000F0159" w:rsidRDefault="00526A29" w:rsidP="00537379">
            <w:pPr>
              <w:pStyle w:val="TableCellLeft"/>
              <w:keepNext w:val="0"/>
              <w:keepLines w:val="0"/>
              <w:numPr>
                <w:ilvl w:val="0"/>
                <w:numId w:val="31"/>
              </w:numPr>
              <w:spacing w:before="40" w:after="40" w:line="240" w:lineRule="auto"/>
              <w:ind w:left="212" w:right="0" w:hanging="219"/>
              <w:rPr>
                <w:szCs w:val="20"/>
              </w:rPr>
            </w:pPr>
            <w:r w:rsidRPr="000F0159">
              <w:rPr>
                <w:szCs w:val="20"/>
              </w:rPr>
              <w:t>It is expected to occur ~108 months after first participant randomized.</w:t>
            </w:r>
          </w:p>
        </w:tc>
        <w:tc>
          <w:tcPr>
            <w:tcW w:w="845" w:type="pct"/>
            <w:tcBorders>
              <w:top w:val="single" w:sz="4" w:space="0" w:color="auto"/>
              <w:left w:val="single" w:sz="4" w:space="0" w:color="auto"/>
              <w:bottom w:val="single" w:sz="4" w:space="0" w:color="auto"/>
              <w:right w:val="single" w:sz="4" w:space="0" w:color="auto"/>
            </w:tcBorders>
            <w:hideMark/>
          </w:tcPr>
          <w:p w14:paraId="4652152D" w14:textId="77777777" w:rsidR="001D1D15" w:rsidRPr="000F0159" w:rsidRDefault="00526A29" w:rsidP="008B6369">
            <w:pPr>
              <w:pStyle w:val="TableCellLeft"/>
              <w:keepNext w:val="0"/>
              <w:keepLines w:val="0"/>
              <w:spacing w:before="40" w:after="40" w:line="240" w:lineRule="auto"/>
              <w:rPr>
                <w:szCs w:val="20"/>
              </w:rPr>
            </w:pPr>
            <w:r w:rsidRPr="000F0159">
              <w:rPr>
                <w:szCs w:val="20"/>
              </w:rPr>
              <w:t>~108 months</w:t>
            </w:r>
          </w:p>
        </w:tc>
        <w:tc>
          <w:tcPr>
            <w:tcW w:w="1462" w:type="pct"/>
            <w:tcBorders>
              <w:top w:val="single" w:sz="4" w:space="0" w:color="auto"/>
              <w:left w:val="single" w:sz="4" w:space="0" w:color="auto"/>
              <w:bottom w:val="single" w:sz="4" w:space="0" w:color="auto"/>
              <w:right w:val="single" w:sz="4" w:space="0" w:color="auto"/>
            </w:tcBorders>
            <w:hideMark/>
          </w:tcPr>
          <w:p w14:paraId="56032D92" w14:textId="77777777" w:rsidR="001D1D15" w:rsidRPr="000F0159" w:rsidRDefault="00526A29" w:rsidP="00537379">
            <w:pPr>
              <w:pStyle w:val="TableCellLeft"/>
              <w:keepNext w:val="0"/>
              <w:keepLines w:val="0"/>
              <w:numPr>
                <w:ilvl w:val="0"/>
                <w:numId w:val="30"/>
              </w:numPr>
              <w:spacing w:before="40" w:after="40" w:line="240" w:lineRule="auto"/>
              <w:ind w:left="160" w:right="-86" w:hanging="190"/>
              <w:rPr>
                <w:szCs w:val="20"/>
              </w:rPr>
            </w:pPr>
            <w:r w:rsidRPr="000F0159">
              <w:rPr>
                <w:szCs w:val="20"/>
              </w:rPr>
              <w:t>Final OS analysis</w:t>
            </w:r>
          </w:p>
        </w:tc>
      </w:tr>
      <w:tr w:rsidR="00CA657C" w14:paraId="5F95E8B0" w14:textId="77777777" w:rsidTr="008B6369">
        <w:trPr>
          <w:trHeight w:val="350"/>
        </w:trPr>
        <w:tc>
          <w:tcPr>
            <w:tcW w:w="5000" w:type="pct"/>
            <w:gridSpan w:val="5"/>
            <w:tcBorders>
              <w:top w:val="single" w:sz="4" w:space="0" w:color="auto"/>
              <w:left w:val="single" w:sz="4" w:space="0" w:color="auto"/>
              <w:bottom w:val="single" w:sz="4" w:space="0" w:color="auto"/>
              <w:right w:val="single" w:sz="4" w:space="0" w:color="auto"/>
            </w:tcBorders>
            <w:hideMark/>
          </w:tcPr>
          <w:p w14:paraId="15C2C683" w14:textId="77777777" w:rsidR="001D1D15" w:rsidRPr="00D062AE" w:rsidRDefault="00526A29" w:rsidP="00CE52C5">
            <w:pPr>
              <w:pStyle w:val="TableFootnote"/>
              <w:ind w:left="0"/>
              <w:rPr>
                <w:sz w:val="18"/>
                <w:szCs w:val="18"/>
              </w:rPr>
            </w:pPr>
            <w:r w:rsidRPr="00D062AE">
              <w:rPr>
                <w:sz w:val="18"/>
                <w:szCs w:val="18"/>
              </w:rPr>
              <w:t>FA=final analysis; IA=interim analysis; uMRD=undetectable minimal residual disease; OR=objective response; OS=overall survival; PFS=progression-free survival.</w:t>
            </w:r>
          </w:p>
          <w:p w14:paraId="6C464A1B" w14:textId="77777777" w:rsidR="001D1D15" w:rsidRPr="00C36620" w:rsidRDefault="00526A29" w:rsidP="00CE52C5">
            <w:pPr>
              <w:pStyle w:val="TableFootnote"/>
              <w:ind w:left="0"/>
            </w:pPr>
            <w:r w:rsidRPr="00D062AE">
              <w:rPr>
                <w:sz w:val="18"/>
                <w:szCs w:val="18"/>
              </w:rPr>
              <w:t>Note that for IA2, IA3, IA4, IA5, and the FA, if the events accrue slower than expected, the Sponsor may conduct the analysis with up to an additional 6 months of follow-up, or the specified number of events is observed, whichever occurs first.</w:t>
            </w:r>
          </w:p>
        </w:tc>
      </w:tr>
    </w:tbl>
    <w:p w14:paraId="61BE1B93" w14:textId="77777777" w:rsidR="00916D84" w:rsidRDefault="00916D84" w:rsidP="00916D84">
      <w:pPr>
        <w:pStyle w:val="ListEnd"/>
      </w:pPr>
    </w:p>
    <w:p w14:paraId="150CA3F2" w14:textId="7493C610" w:rsidR="0074605C" w:rsidRDefault="00526A29" w:rsidP="00916D84">
      <w:pPr>
        <w:pStyle w:val="Paragraph"/>
      </w:pPr>
      <w:r>
        <w:t>Of note, if at an IA the observed number of events is greater than or equal to that expected for the final analysis of that endpoint, then that analysis will be considered as the final analysis for the endpoint and all remaining alpha will be used. If at IA3 the observed number of OS events is greater than or equal to that expected for IA4, then OS will be tested for efficacy, the expected number of OS events at IA4 will be used for minimum alpha spending calculation and the corresponding efficacy boundary will be used. Then IA4 will use the expected number of OS events at IA5 for boundary calculation, and IA5 will be omitted. Similarly, if at IA4 the observed number of OS events is greater than or equal to that expected for IA5, then the expected number of OS events at IA5 will be used for minimum alpha spending calculation and the corresponding efficacy boundary will be used, and the IA5 will be omitted. If PFS meets prespecified successful criteria before IA4, the next IA(s) may be triggered by OS events.</w:t>
      </w:r>
    </w:p>
    <w:p w14:paraId="20FA45FF" w14:textId="77777777" w:rsidR="0074605C" w:rsidRDefault="00526A29">
      <w:pPr>
        <w:pStyle w:val="Heading3"/>
      </w:pPr>
      <w:bookmarkStart w:id="3591" w:name="_Toc212097098"/>
      <w:bookmarkStart w:id="3592" w:name="_Toc140132528"/>
      <w:r>
        <w:t>Part 2 Safety Interim Analysis</w:t>
      </w:r>
      <w:bookmarkEnd w:id="3591"/>
      <w:bookmarkEnd w:id="3592"/>
    </w:p>
    <w:p w14:paraId="3C5BFB43" w14:textId="77777777" w:rsidR="0074605C" w:rsidRDefault="00526A29" w:rsidP="00916D84">
      <w:pPr>
        <w:pStyle w:val="Paragraph"/>
        <w:rPr>
          <w:rFonts w:cs="Arial"/>
          <w:color w:val="000000"/>
        </w:rPr>
      </w:pPr>
      <w:r>
        <w:t xml:space="preserve">The eDMC will be responsible for periodic interim safety reviews as specified in the DMC charter. An interim safety analysis will be performed after approximately 6 months after the first participant is randomized or when ~60 participants have been randomized in Part 2, whichever occurs later. Afterwards, the eDMC will review safety data periodically in the study. Interim safety analyses will also be performed at the time of interim efficacy analyses. Details will be specified in the DMC charter. </w:t>
      </w:r>
      <w:r>
        <w:rPr>
          <w:rFonts w:cs="Arial"/>
          <w:color w:val="000000"/>
        </w:rPr>
        <w:t>Other than the planned periodic safety review, there is no other planned safety IA for Part 2 of this study.</w:t>
      </w:r>
    </w:p>
    <w:p w14:paraId="2FC318F3" w14:textId="3F0EAE19" w:rsidR="0074605C" w:rsidRDefault="00526A29" w:rsidP="00916D84">
      <w:pPr>
        <w:pStyle w:val="Paragraph"/>
        <w:rPr>
          <w:rFonts w:cs="Arial"/>
          <w:color w:val="000000"/>
        </w:rPr>
      </w:pPr>
      <w:r>
        <w:rPr>
          <w:rFonts w:cs="Arial"/>
          <w:color w:val="000000"/>
        </w:rPr>
        <w:t>If, during the safety interim reviews, any of the following is observed in the nemtabrutinib + venetoclax arm, enrollment may be paused for a comprehensive evaluation by the eDMC.</w:t>
      </w:r>
    </w:p>
    <w:p w14:paraId="6AA0F36C" w14:textId="78ADB59C" w:rsidR="0074605C" w:rsidRPr="00916D84" w:rsidRDefault="00526A29" w:rsidP="00916D84">
      <w:pPr>
        <w:pStyle w:val="ListBullet"/>
      </w:pPr>
      <w:r w:rsidRPr="00916D84">
        <w:t>&gt;5% of participants experience drug-related AE that results in death.</w:t>
      </w:r>
    </w:p>
    <w:p w14:paraId="3BA76B93" w14:textId="77777777" w:rsidR="0074605C" w:rsidRDefault="00526A29">
      <w:pPr>
        <w:pStyle w:val="ListBullet"/>
        <w:numPr>
          <w:ilvl w:val="0"/>
          <w:numId w:val="0"/>
        </w:numPr>
        <w:ind w:left="360"/>
      </w:pPr>
      <w:r>
        <w:t>OR</w:t>
      </w:r>
    </w:p>
    <w:p w14:paraId="20D6AB1D" w14:textId="77777777" w:rsidR="0074605C" w:rsidRPr="00916D84" w:rsidRDefault="00526A29" w:rsidP="00916D84">
      <w:pPr>
        <w:pStyle w:val="ListBullet"/>
      </w:pPr>
      <w:r w:rsidRPr="00916D84">
        <w:rPr>
          <w:rFonts w:hint="eastAsia"/>
        </w:rPr>
        <w:t xml:space="preserve">&gt;10% of participants experience drug-related major bleeding AEs, where a major bleeding AE is defined as any </w:t>
      </w:r>
      <w:r w:rsidRPr="00916D84">
        <w:t>≥</w:t>
      </w:r>
      <w:r w:rsidRPr="00916D84">
        <w:rPr>
          <w:rFonts w:hint="eastAsia"/>
        </w:rPr>
        <w:t>Grade 3 hemorrhagic AEs, serious hemorrhagic AE</w:t>
      </w:r>
      <w:r w:rsidRPr="00916D84">
        <w:t>s</w:t>
      </w:r>
      <w:r w:rsidRPr="00916D84">
        <w:rPr>
          <w:rFonts w:hint="eastAsia"/>
        </w:rPr>
        <w:t>, and any grade CNS hemorrhagic events. Hemorrhagic AEs will be based on the Preferred Terms fro</w:t>
      </w:r>
      <w:r w:rsidRPr="00916D84">
        <w:t>m the SMQ of Haemorrhage (narrow). CNS hemorrhagic events are Preferred Terms from the SMQ of Haemorrhage (narrow) that maps to Nervous System Disorders system organ class.</w:t>
      </w:r>
    </w:p>
    <w:p w14:paraId="666F40AA" w14:textId="77777777" w:rsidR="0074605C" w:rsidRDefault="00526A29">
      <w:pPr>
        <w:pStyle w:val="ListBullet"/>
        <w:numPr>
          <w:ilvl w:val="0"/>
          <w:numId w:val="0"/>
        </w:numPr>
        <w:ind w:left="360"/>
      </w:pPr>
      <w:r>
        <w:t>OR</w:t>
      </w:r>
    </w:p>
    <w:p w14:paraId="55109E63" w14:textId="77777777" w:rsidR="0074605C" w:rsidRDefault="00526A29">
      <w:pPr>
        <w:pStyle w:val="ListBullet"/>
        <w:ind w:left="357" w:hanging="357"/>
      </w:pPr>
      <w:r>
        <w:rPr>
          <w:rFonts w:hint="eastAsia"/>
        </w:rPr>
        <w:t xml:space="preserve">&gt;10% of participants experience drug-related </w:t>
      </w:r>
      <w:r>
        <w:t>≥</w:t>
      </w:r>
      <w:r>
        <w:rPr>
          <w:rFonts w:hint="eastAsia"/>
        </w:rPr>
        <w:t>Grade 3 atrial fibrillation AE</w:t>
      </w:r>
      <w:r>
        <w:t>.</w:t>
      </w:r>
    </w:p>
    <w:p w14:paraId="799913A1" w14:textId="77777777" w:rsidR="0074605C" w:rsidRDefault="0074605C">
      <w:pPr>
        <w:pStyle w:val="ListEnd"/>
      </w:pPr>
    </w:p>
    <w:p w14:paraId="0092F543" w14:textId="77777777" w:rsidR="0074605C" w:rsidRDefault="00526A29">
      <w:pPr>
        <w:pStyle w:val="Heading2"/>
      </w:pPr>
      <w:bookmarkStart w:id="3593" w:name="_Toc212097099"/>
      <w:bookmarkStart w:id="3594" w:name="_Toc140132529"/>
      <w:r>
        <w:rPr>
          <w:szCs w:val="24"/>
        </w:rPr>
        <w:t>Multiplicity</w:t>
      </w:r>
      <w:bookmarkEnd w:id="3593"/>
      <w:bookmarkEnd w:id="3594"/>
    </w:p>
    <w:p w14:paraId="20D7C2DD" w14:textId="77777777" w:rsidR="0074605C" w:rsidRDefault="00526A29">
      <w:pPr>
        <w:pStyle w:val="Heading3"/>
      </w:pPr>
      <w:bookmarkStart w:id="3595" w:name="_Toc212097100"/>
      <w:bookmarkStart w:id="3596" w:name="_Toc140132530"/>
      <w:r>
        <w:rPr>
          <w:noProof/>
        </w:rPr>
        <w:t>Multiplicity for Part 1</w:t>
      </w:r>
      <w:bookmarkEnd w:id="3595"/>
      <w:bookmarkEnd w:id="3596"/>
    </w:p>
    <w:p w14:paraId="105B629E" w14:textId="77777777" w:rsidR="0074605C" w:rsidRDefault="00526A29" w:rsidP="00916D84">
      <w:pPr>
        <w:pStyle w:val="Paragraph"/>
      </w:pPr>
      <w:r>
        <w:t>No multiplicity adjustment is planned.</w:t>
      </w:r>
    </w:p>
    <w:p w14:paraId="1CE30D92" w14:textId="77777777" w:rsidR="0074605C" w:rsidRDefault="00526A29">
      <w:pPr>
        <w:pStyle w:val="Heading3"/>
      </w:pPr>
      <w:bookmarkStart w:id="3597" w:name="_Toc212097101"/>
      <w:bookmarkStart w:id="3598" w:name="_Toc140132531"/>
      <w:r>
        <w:rPr>
          <w:noProof/>
        </w:rPr>
        <w:t>Multiplicity for Part 2</w:t>
      </w:r>
      <w:bookmarkEnd w:id="3597"/>
      <w:bookmarkEnd w:id="3598"/>
    </w:p>
    <w:p w14:paraId="4D8C64C8" w14:textId="1FCE9089" w:rsidR="0074605C" w:rsidRDefault="00526A29" w:rsidP="00916D84">
      <w:pPr>
        <w:pStyle w:val="Paragraph"/>
      </w:pPr>
      <w:r>
        <w:t xml:space="preserve">The study uses the graphical method of Maurer and Bretz </w:t>
      </w:r>
      <w:r w:rsidR="00B16DC4">
        <w:t>[Maurer, W., et al 2011]</w:t>
      </w:r>
      <w:r>
        <w:t xml:space="preserve"> to provide strong multiplicity control for multiple hypotheses as well as IAs. According to this approach, study hypotheses may be tested more than once, and when a particular null hypothesis is rejected, the alpha allocated to that hypothesis can be reallocated to other hypothesis tests. </w:t>
      </w:r>
      <w:r w:rsidR="00B16DC4">
        <w:t xml:space="preserve">Figure </w:t>
      </w:r>
      <w:r w:rsidR="00B16DC4">
        <w:rPr>
          <w:noProof/>
        </w:rPr>
        <w:t>4</w:t>
      </w:r>
      <w:r>
        <w:t xml:space="preserve"> shows the initial one-sided alpha allocation for each hypothesis in the ellipse representing the hypothesis. The weights for re-allocation from each hypothesis to the others are shown in the boxes on the lines connecting hypotheses.</w:t>
      </w:r>
    </w:p>
    <w:p w14:paraId="1E031A79" w14:textId="77777777" w:rsidR="0074605C" w:rsidRDefault="00526A29" w:rsidP="00916D84">
      <w:pPr>
        <w:pStyle w:val="Paragraph"/>
      </w:pPr>
      <w:r>
        <w:t>The family-wise Type-I error rate for this study is strongly controlled at 0.025 (one-sided) across the primary hypothesis on PFS and the secondary hypotheses on undetectable MRD, OS, and OR. The initial alpha assigned to undetectable MRD will be 0.005 and to PFS will be 0.020. No initial alpha will be assigned to OS and OR endpoints. The study will be considered a success if PFS is demonstrated to be statistically significant under multiplicity control. If the null hypothesis of undetectable MRD (H2) is rejected, α=0.005 can be reallocated to PFS (H1). If the null hypothesis of PFS (H1) is rejected, the corresponding alpha can be reallocated to OS (H3). If the null hypothesis of OS (H3) is rejected, the corresponding alpha can be reallocated to OR (H4). If the null hypothesis of OR (H4) is rejected, the corresponding alpha can be reallocated to undetectable MRD (H2).</w:t>
      </w:r>
    </w:p>
    <w:p w14:paraId="781B4C9A" w14:textId="64C4438F" w:rsidR="0074605C" w:rsidRDefault="00526A29">
      <w:pPr>
        <w:pStyle w:val="Caption"/>
      </w:pPr>
      <w:bookmarkStart w:id="3599" w:name="_Ref41918557"/>
      <w:bookmarkStart w:id="3600" w:name="_Toc212022288"/>
      <w:bookmarkStart w:id="3601" w:name="_Toc140132656"/>
      <w:r>
        <w:t xml:space="preserve">Figure </w:t>
      </w:r>
      <w:r w:rsidR="00B16DC4">
        <w:rPr>
          <w:noProof/>
        </w:rPr>
        <w:t>4</w:t>
      </w:r>
      <w:bookmarkEnd w:id="3599"/>
      <w:r>
        <w:tab/>
        <w:t>Multiplicity Diagram for Type-I Error Control</w:t>
      </w:r>
      <w:bookmarkEnd w:id="3600"/>
      <w:bookmarkEnd w:id="3601"/>
    </w:p>
    <w:p w14:paraId="4A569613" w14:textId="77777777" w:rsidR="0074605C" w:rsidRDefault="00526A29" w:rsidP="004A5688">
      <w:pPr>
        <w:pStyle w:val="paragraph0"/>
        <w:jc w:val="center"/>
      </w:pPr>
      <w:r>
        <w:rPr>
          <w:noProof/>
        </w:rPr>
        <w:drawing>
          <wp:inline distT="0" distB="0" distL="0" distR="0" wp14:anchorId="4D104A18" wp14:editId="04F7541D">
            <wp:extent cx="4392592" cy="3514074"/>
            <wp:effectExtent l="0" t="0" r="8255" b="0"/>
            <wp:docPr id="27" name="Picture 27" descr="Diagram, schematic&#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7" descr="Diagram, schematic&#10;&#10;Description automatically generated"/>
                    <pic:cNvPicPr>
                      <a:picLocks noChangeAspect="1" noChangeArrowheads="1"/>
                    </pic:cNvPicPr>
                  </pic:nvPicPr>
                  <pic:blipFill>
                    <a:blip r:embed="rId24">
                      <a:extLst>
                        <a:ext uri="{28A0092B-C50C-407E-A947-70E740481C1C}">
                          <a14:useLocalDpi xmlns:a14="http://schemas.microsoft.com/office/drawing/2010/main" val="0"/>
                        </a:ext>
                      </a:extLst>
                    </a:blip>
                    <a:stretch>
                      <a:fillRect/>
                    </a:stretch>
                  </pic:blipFill>
                  <pic:spPr bwMode="auto">
                    <a:xfrm>
                      <a:off x="0" y="0"/>
                      <a:ext cx="4401414" cy="3521131"/>
                    </a:xfrm>
                    <a:prstGeom prst="rect">
                      <a:avLst/>
                    </a:prstGeom>
                    <a:noFill/>
                    <a:ln>
                      <a:noFill/>
                    </a:ln>
                  </pic:spPr>
                </pic:pic>
              </a:graphicData>
            </a:graphic>
          </wp:inline>
        </w:drawing>
      </w:r>
    </w:p>
    <w:p w14:paraId="76C8208E" w14:textId="77777777" w:rsidR="0074605C" w:rsidRDefault="00526A29">
      <w:pPr>
        <w:pStyle w:val="TableFootnote"/>
        <w:spacing w:after="120"/>
        <w:ind w:left="86"/>
      </w:pPr>
      <w:r>
        <w:t>α=alpha; H=hypothesis; uMRD=undetectable minimal residual disease; OR=objective response; OS=overall survival; PFS=progression-free survival.</w:t>
      </w:r>
    </w:p>
    <w:p w14:paraId="58939651" w14:textId="77777777" w:rsidR="00916D84" w:rsidRDefault="00916D84" w:rsidP="00916D84">
      <w:pPr>
        <w:pStyle w:val="ListEnd"/>
      </w:pPr>
    </w:p>
    <w:p w14:paraId="7695D6A0" w14:textId="77777777" w:rsidR="0074605C" w:rsidRDefault="00526A29">
      <w:pPr>
        <w:pStyle w:val="Heading4"/>
      </w:pPr>
      <w:bookmarkStart w:id="3602" w:name="_Toc212097102"/>
      <w:bookmarkStart w:id="3603" w:name="_Toc140132532"/>
      <w:r>
        <w:t>Undetectable MRD</w:t>
      </w:r>
      <w:bookmarkEnd w:id="3602"/>
      <w:bookmarkEnd w:id="3603"/>
    </w:p>
    <w:p w14:paraId="6D57BFD1" w14:textId="77777777" w:rsidR="0074605C" w:rsidRDefault="00526A29" w:rsidP="00916D84">
      <w:pPr>
        <w:pStyle w:val="Paragraph"/>
      </w:pPr>
      <w:r>
        <w:t>The study will test undetectable MRD only once at IA2 at one-sided α=0.005. If the OR null hypothesis is rejected at a future planned analysis, then the test statistic previously computed at IA2 for undetectable MRD will be used for inferential testing at an updated alpha level of 0.025.</w:t>
      </w:r>
    </w:p>
    <w:p w14:paraId="5A66B354" w14:textId="13C18248" w:rsidR="0074605C" w:rsidRDefault="00526A29" w:rsidP="00916D84">
      <w:pPr>
        <w:pStyle w:val="Paragraph"/>
      </w:pPr>
      <w:r>
        <w:t xml:space="preserve">Based on approximately 690 randomized participants from Part 2 with ~15 months of follow-up at IA2, power at the alpha level of 0.005 (initial alpha), or at α=0.025 (if the null hypotheses of PFS, OS, PFS, and OR are all rejected) as well as the approximate treatment difference required to reach the bound are shown in </w:t>
      </w:r>
      <w:r w:rsidR="00B16DC4">
        <w:t>Table </w:t>
      </w:r>
      <w:del w:id="3604" w:author="Powell, Deana" w:date="2026-03-05T15:34:00Z" w16du:dateUtc="2026-03-05T20:34:00Z">
        <w:r w:rsidR="00B55DCA">
          <w:delText>33</w:delText>
        </w:r>
      </w:del>
      <w:ins w:id="3605" w:author="Powell, Deana" w:date="2026-03-05T15:34:00Z" w16du:dateUtc="2026-03-05T20:34:00Z">
        <w:r w:rsidR="00B16DC4">
          <w:t>34</w:t>
        </w:r>
      </w:ins>
      <w:r>
        <w:t>, assuming an underlying 27% undetectable MRD rate in the control group, and 37% or 42% undetectable MRD rate in the treatment group.</w:t>
      </w:r>
    </w:p>
    <w:p w14:paraId="30FA87D7" w14:textId="01AFC44D" w:rsidR="0074605C" w:rsidRDefault="00526A29">
      <w:pPr>
        <w:pStyle w:val="Caption"/>
      </w:pPr>
      <w:bookmarkStart w:id="3606" w:name="_Ref57018976"/>
      <w:bookmarkStart w:id="3607" w:name="_Ref89183096"/>
      <w:bookmarkStart w:id="3608" w:name="_Toc212022272"/>
      <w:bookmarkStart w:id="3609" w:name="_Toc140132640"/>
      <w:r>
        <w:t>Table</w:t>
      </w:r>
      <w:bookmarkEnd w:id="3606"/>
      <w:r>
        <w:t> </w:t>
      </w:r>
      <w:del w:id="3610" w:author="Powell, Deana" w:date="2026-03-05T15:34:00Z" w16du:dateUtc="2026-03-05T20:34:00Z">
        <w:r w:rsidR="00B55DCA">
          <w:rPr>
            <w:noProof/>
          </w:rPr>
          <w:delText>33</w:delText>
        </w:r>
      </w:del>
      <w:ins w:id="3611" w:author="Powell, Deana" w:date="2026-03-05T15:34:00Z" w16du:dateUtc="2026-03-05T20:34:00Z">
        <w:r w:rsidR="00B16DC4">
          <w:rPr>
            <w:noProof/>
          </w:rPr>
          <w:t>34</w:t>
        </w:r>
      </w:ins>
      <w:bookmarkEnd w:id="3607"/>
      <w:r>
        <w:rPr>
          <w:noProof/>
        </w:rPr>
        <w:tab/>
      </w:r>
      <w:r>
        <w:t>Power and Approximate Undetectable MRD Rate Difference Required to Demonstrate Efficacy</w:t>
      </w:r>
      <w:bookmarkEnd w:id="3608"/>
      <w:bookmarkEnd w:id="3609"/>
      <w:r>
        <w:t xml:space="preserve">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20" w:firstRow="1" w:lastRow="0" w:firstColumn="0" w:lastColumn="0" w:noHBand="0" w:noVBand="1"/>
      </w:tblPr>
      <w:tblGrid>
        <w:gridCol w:w="1238"/>
        <w:gridCol w:w="3111"/>
        <w:gridCol w:w="2882"/>
        <w:gridCol w:w="1759"/>
      </w:tblGrid>
      <w:tr w:rsidR="00CA657C" w14:paraId="179EC7BF" w14:textId="77777777" w:rsidTr="008B6369">
        <w:trPr>
          <w:trHeight w:val="64"/>
          <w:tblHeader/>
        </w:trPr>
        <w:tc>
          <w:tcPr>
            <w:tcW w:w="1131" w:type="dxa"/>
            <w:vAlign w:val="bottom"/>
            <w:hideMark/>
          </w:tcPr>
          <w:p w14:paraId="163A1348" w14:textId="77777777" w:rsidR="001D1D15" w:rsidRPr="000F0159" w:rsidRDefault="00526A29" w:rsidP="008B6369">
            <w:pPr>
              <w:pStyle w:val="TableCellLeft"/>
              <w:keepNext w:val="0"/>
              <w:keepLines w:val="0"/>
              <w:spacing w:before="40" w:after="40" w:line="240" w:lineRule="auto"/>
              <w:rPr>
                <w:b/>
                <w:bCs/>
                <w:szCs w:val="20"/>
                <w:lang w:eastAsia="zh-CN"/>
              </w:rPr>
            </w:pPr>
            <w:r w:rsidRPr="000F0159">
              <w:rPr>
                <w:b/>
                <w:bCs/>
                <w:szCs w:val="20"/>
                <w:lang w:eastAsia="zh-CN"/>
              </w:rPr>
              <w:t>Nominal Alpha</w:t>
            </w:r>
          </w:p>
        </w:tc>
        <w:tc>
          <w:tcPr>
            <w:tcW w:w="3109" w:type="dxa"/>
            <w:vAlign w:val="bottom"/>
            <w:hideMark/>
          </w:tcPr>
          <w:p w14:paraId="4D027245" w14:textId="77777777" w:rsidR="001D1D15" w:rsidRPr="000F0159" w:rsidRDefault="00526A29" w:rsidP="008B6369">
            <w:pPr>
              <w:pStyle w:val="TableCellLeft"/>
              <w:keepNext w:val="0"/>
              <w:keepLines w:val="0"/>
              <w:spacing w:before="40" w:after="40" w:line="240" w:lineRule="auto"/>
              <w:rPr>
                <w:b/>
                <w:bCs/>
                <w:szCs w:val="20"/>
                <w:lang w:eastAsia="zh-CN"/>
              </w:rPr>
            </w:pPr>
            <w:r w:rsidRPr="000F0159">
              <w:rPr>
                <w:b/>
                <w:bCs/>
                <w:szCs w:val="20"/>
                <w:lang w:eastAsia="zh-CN"/>
              </w:rPr>
              <w:t>~ uMRD Rate Difference at Success Boundary</w:t>
            </w:r>
          </w:p>
        </w:tc>
        <w:tc>
          <w:tcPr>
            <w:tcW w:w="2880" w:type="dxa"/>
            <w:vAlign w:val="bottom"/>
            <w:hideMark/>
          </w:tcPr>
          <w:p w14:paraId="71E694FC" w14:textId="77777777" w:rsidR="001D1D15" w:rsidRPr="000F0159" w:rsidRDefault="00526A29" w:rsidP="008B6369">
            <w:pPr>
              <w:pStyle w:val="TableCellLeft"/>
              <w:keepNext w:val="0"/>
              <w:keepLines w:val="0"/>
              <w:spacing w:before="40" w:after="40" w:line="240" w:lineRule="auto"/>
              <w:rPr>
                <w:b/>
                <w:bCs/>
                <w:szCs w:val="20"/>
                <w:lang w:eastAsia="zh-CN"/>
              </w:rPr>
            </w:pPr>
            <w:r w:rsidRPr="000F0159">
              <w:rPr>
                <w:b/>
                <w:bCs/>
                <w:szCs w:val="20"/>
                <w:lang w:eastAsia="zh-CN"/>
              </w:rPr>
              <w:t>True uMRD Rate Difference</w:t>
            </w:r>
          </w:p>
        </w:tc>
        <w:tc>
          <w:tcPr>
            <w:tcW w:w="1758" w:type="dxa"/>
            <w:vAlign w:val="bottom"/>
            <w:hideMark/>
          </w:tcPr>
          <w:p w14:paraId="35EE722C" w14:textId="77777777" w:rsidR="001D1D15" w:rsidRPr="000F0159" w:rsidRDefault="00526A29" w:rsidP="008B6369">
            <w:pPr>
              <w:pStyle w:val="TableCellLeft"/>
              <w:keepNext w:val="0"/>
              <w:keepLines w:val="0"/>
              <w:spacing w:before="40" w:after="40" w:line="240" w:lineRule="auto"/>
              <w:rPr>
                <w:b/>
                <w:bCs/>
                <w:szCs w:val="20"/>
                <w:lang w:eastAsia="zh-CN"/>
              </w:rPr>
            </w:pPr>
            <w:r w:rsidRPr="000F0159">
              <w:rPr>
                <w:b/>
                <w:bCs/>
                <w:szCs w:val="20"/>
                <w:lang w:eastAsia="zh-CN"/>
              </w:rPr>
              <w:t>Power</w:t>
            </w:r>
          </w:p>
        </w:tc>
      </w:tr>
      <w:tr w:rsidR="00CA657C" w14:paraId="1638606C" w14:textId="77777777" w:rsidTr="008B6369">
        <w:trPr>
          <w:trHeight w:val="64"/>
        </w:trPr>
        <w:tc>
          <w:tcPr>
            <w:tcW w:w="1131" w:type="dxa"/>
            <w:vMerge w:val="restart"/>
            <w:vAlign w:val="center"/>
            <w:hideMark/>
          </w:tcPr>
          <w:p w14:paraId="4161A1FC" w14:textId="77777777" w:rsidR="001D1D15" w:rsidRPr="000F0159" w:rsidRDefault="00526A29" w:rsidP="008B6369">
            <w:pPr>
              <w:pStyle w:val="TableCellLeft"/>
              <w:keepNext w:val="0"/>
              <w:keepLines w:val="0"/>
              <w:spacing w:before="40" w:after="40" w:line="240" w:lineRule="auto"/>
              <w:rPr>
                <w:szCs w:val="20"/>
                <w:lang w:eastAsia="zh-CN"/>
              </w:rPr>
            </w:pPr>
            <w:r w:rsidRPr="000F0159">
              <w:rPr>
                <w:szCs w:val="20"/>
                <w:lang w:eastAsia="zh-CN"/>
              </w:rPr>
              <w:t>0.005</w:t>
            </w:r>
          </w:p>
        </w:tc>
        <w:tc>
          <w:tcPr>
            <w:tcW w:w="3109" w:type="dxa"/>
            <w:vMerge w:val="restart"/>
            <w:vAlign w:val="center"/>
            <w:hideMark/>
          </w:tcPr>
          <w:p w14:paraId="599011D8" w14:textId="77777777" w:rsidR="001D1D15" w:rsidRPr="000F0159" w:rsidRDefault="00526A29" w:rsidP="008B6369">
            <w:pPr>
              <w:pStyle w:val="TableCellLeft"/>
              <w:keepNext w:val="0"/>
              <w:keepLines w:val="0"/>
              <w:spacing w:before="40" w:after="40" w:line="240" w:lineRule="auto"/>
              <w:rPr>
                <w:szCs w:val="20"/>
                <w:lang w:eastAsia="zh-CN"/>
              </w:rPr>
            </w:pPr>
            <w:r w:rsidRPr="000F0159">
              <w:rPr>
                <w:szCs w:val="20"/>
                <w:lang w:eastAsia="zh-CN"/>
              </w:rPr>
              <w:t xml:space="preserve">9.1 </w:t>
            </w:r>
            <w:r w:rsidRPr="000F0159">
              <w:rPr>
                <w:szCs w:val="20"/>
              </w:rPr>
              <w:t>percentage points</w:t>
            </w:r>
          </w:p>
        </w:tc>
        <w:tc>
          <w:tcPr>
            <w:tcW w:w="2880" w:type="dxa"/>
            <w:vAlign w:val="center"/>
            <w:hideMark/>
          </w:tcPr>
          <w:p w14:paraId="07096862" w14:textId="77777777" w:rsidR="001D1D15" w:rsidRPr="001C66B5" w:rsidRDefault="00526A29" w:rsidP="008B6369">
            <w:pPr>
              <w:pStyle w:val="TableCellLeft"/>
              <w:keepNext w:val="0"/>
              <w:keepLines w:val="0"/>
              <w:spacing w:before="40" w:after="40" w:line="240" w:lineRule="auto"/>
              <w:rPr>
                <w:szCs w:val="20"/>
                <w:lang w:eastAsia="zh-CN"/>
              </w:rPr>
            </w:pPr>
            <w:r w:rsidRPr="001C66B5">
              <w:rPr>
                <w:szCs w:val="20"/>
                <w:lang w:eastAsia="zh-CN"/>
              </w:rPr>
              <w:t xml:space="preserve">10 </w:t>
            </w:r>
            <w:r w:rsidRPr="001C66B5">
              <w:rPr>
                <w:szCs w:val="20"/>
              </w:rPr>
              <w:t>percentage points</w:t>
            </w:r>
          </w:p>
        </w:tc>
        <w:tc>
          <w:tcPr>
            <w:tcW w:w="1758" w:type="dxa"/>
            <w:vAlign w:val="center"/>
            <w:hideMark/>
          </w:tcPr>
          <w:p w14:paraId="0EF63412" w14:textId="77777777" w:rsidR="001D1D15" w:rsidRPr="001C66B5" w:rsidRDefault="00526A29" w:rsidP="008B6369">
            <w:pPr>
              <w:pStyle w:val="TableCellLeft"/>
              <w:keepNext w:val="0"/>
              <w:keepLines w:val="0"/>
              <w:spacing w:before="40" w:after="40" w:line="240" w:lineRule="auto"/>
              <w:rPr>
                <w:szCs w:val="20"/>
                <w:lang w:eastAsia="zh-CN"/>
              </w:rPr>
            </w:pPr>
            <w:r w:rsidRPr="001C66B5">
              <w:rPr>
                <w:szCs w:val="20"/>
                <w:lang w:eastAsia="zh-CN"/>
              </w:rPr>
              <w:t>60%</w:t>
            </w:r>
          </w:p>
        </w:tc>
      </w:tr>
      <w:tr w:rsidR="00CA657C" w14:paraId="27FE6F9B" w14:textId="77777777" w:rsidTr="008B6369">
        <w:trPr>
          <w:trHeight w:val="64"/>
        </w:trPr>
        <w:tc>
          <w:tcPr>
            <w:tcW w:w="1131" w:type="dxa"/>
            <w:vMerge/>
            <w:vAlign w:val="center"/>
            <w:hideMark/>
          </w:tcPr>
          <w:p w14:paraId="0BD7C676" w14:textId="77777777" w:rsidR="001D1D15" w:rsidRPr="000F0159" w:rsidRDefault="001D1D15" w:rsidP="008B6369">
            <w:pPr>
              <w:pStyle w:val="TableCellLeft"/>
              <w:keepNext w:val="0"/>
              <w:keepLines w:val="0"/>
              <w:spacing w:before="40" w:after="40" w:line="240" w:lineRule="auto"/>
              <w:rPr>
                <w:szCs w:val="20"/>
                <w:lang w:eastAsia="zh-CN"/>
              </w:rPr>
            </w:pPr>
          </w:p>
        </w:tc>
        <w:tc>
          <w:tcPr>
            <w:tcW w:w="3109" w:type="dxa"/>
            <w:vMerge/>
            <w:vAlign w:val="center"/>
            <w:hideMark/>
          </w:tcPr>
          <w:p w14:paraId="6FE54B52" w14:textId="77777777" w:rsidR="001D1D15" w:rsidRPr="000F0159" w:rsidRDefault="001D1D15" w:rsidP="008B6369">
            <w:pPr>
              <w:pStyle w:val="TableCellLeft"/>
              <w:keepNext w:val="0"/>
              <w:keepLines w:val="0"/>
              <w:spacing w:before="40" w:after="40" w:line="240" w:lineRule="auto"/>
              <w:rPr>
                <w:szCs w:val="20"/>
                <w:lang w:eastAsia="zh-CN"/>
              </w:rPr>
            </w:pPr>
          </w:p>
        </w:tc>
        <w:tc>
          <w:tcPr>
            <w:tcW w:w="2880" w:type="dxa"/>
            <w:vAlign w:val="center"/>
            <w:hideMark/>
          </w:tcPr>
          <w:p w14:paraId="4A877A4E" w14:textId="77777777" w:rsidR="001D1D15" w:rsidRPr="001C66B5" w:rsidRDefault="00526A29" w:rsidP="008B6369">
            <w:pPr>
              <w:pStyle w:val="TableCellLeft"/>
              <w:keepNext w:val="0"/>
              <w:keepLines w:val="0"/>
              <w:spacing w:before="40" w:after="40" w:line="240" w:lineRule="auto"/>
              <w:rPr>
                <w:szCs w:val="20"/>
                <w:lang w:eastAsia="zh-CN"/>
              </w:rPr>
            </w:pPr>
            <w:r w:rsidRPr="001C66B5">
              <w:rPr>
                <w:szCs w:val="20"/>
                <w:lang w:eastAsia="zh-CN"/>
              </w:rPr>
              <w:t xml:space="preserve">15 </w:t>
            </w:r>
            <w:r w:rsidRPr="001C66B5">
              <w:rPr>
                <w:szCs w:val="20"/>
              </w:rPr>
              <w:t>percentage points</w:t>
            </w:r>
          </w:p>
        </w:tc>
        <w:tc>
          <w:tcPr>
            <w:tcW w:w="1758" w:type="dxa"/>
            <w:vAlign w:val="center"/>
            <w:hideMark/>
          </w:tcPr>
          <w:p w14:paraId="4A6BE35E" w14:textId="77777777" w:rsidR="001D1D15" w:rsidRPr="001C66B5" w:rsidRDefault="00526A29" w:rsidP="008B6369">
            <w:pPr>
              <w:pStyle w:val="TableCellLeft"/>
              <w:keepNext w:val="0"/>
              <w:keepLines w:val="0"/>
              <w:spacing w:before="40" w:after="40" w:line="240" w:lineRule="auto"/>
              <w:rPr>
                <w:szCs w:val="20"/>
                <w:lang w:eastAsia="zh-CN"/>
              </w:rPr>
            </w:pPr>
            <w:r w:rsidRPr="001C66B5">
              <w:rPr>
                <w:szCs w:val="20"/>
                <w:lang w:eastAsia="zh-CN"/>
              </w:rPr>
              <w:t>94%</w:t>
            </w:r>
          </w:p>
        </w:tc>
      </w:tr>
      <w:tr w:rsidR="00CA657C" w14:paraId="7A692777" w14:textId="77777777" w:rsidTr="008B6369">
        <w:trPr>
          <w:trHeight w:val="64"/>
        </w:trPr>
        <w:tc>
          <w:tcPr>
            <w:tcW w:w="1131" w:type="dxa"/>
            <w:vMerge w:val="restart"/>
            <w:vAlign w:val="center"/>
          </w:tcPr>
          <w:p w14:paraId="670C5AB5" w14:textId="77777777" w:rsidR="001D1D15" w:rsidRPr="000F0159" w:rsidRDefault="00526A29" w:rsidP="008B6369">
            <w:pPr>
              <w:pStyle w:val="TableCellLeft"/>
              <w:keepNext w:val="0"/>
              <w:keepLines w:val="0"/>
              <w:spacing w:before="40" w:after="40" w:line="240" w:lineRule="auto"/>
              <w:rPr>
                <w:szCs w:val="20"/>
                <w:lang w:eastAsia="zh-CN"/>
              </w:rPr>
            </w:pPr>
            <w:r w:rsidRPr="000F0159">
              <w:rPr>
                <w:szCs w:val="20"/>
                <w:lang w:eastAsia="zh-CN"/>
              </w:rPr>
              <w:t>0.025</w:t>
            </w:r>
          </w:p>
        </w:tc>
        <w:tc>
          <w:tcPr>
            <w:tcW w:w="3109" w:type="dxa"/>
            <w:vMerge w:val="restart"/>
            <w:vAlign w:val="center"/>
          </w:tcPr>
          <w:p w14:paraId="6000C3F1" w14:textId="77777777" w:rsidR="001D1D15" w:rsidRPr="000F0159" w:rsidRDefault="00526A29" w:rsidP="008B6369">
            <w:pPr>
              <w:pStyle w:val="TableCellLeft"/>
              <w:keepNext w:val="0"/>
              <w:keepLines w:val="0"/>
              <w:spacing w:before="40" w:after="40" w:line="240" w:lineRule="auto"/>
              <w:rPr>
                <w:szCs w:val="20"/>
                <w:lang w:eastAsia="zh-CN"/>
              </w:rPr>
            </w:pPr>
            <w:r w:rsidRPr="000F0159">
              <w:rPr>
                <w:szCs w:val="20"/>
                <w:lang w:eastAsia="zh-CN"/>
              </w:rPr>
              <w:t xml:space="preserve">6.8 </w:t>
            </w:r>
            <w:r w:rsidRPr="000F0159">
              <w:rPr>
                <w:szCs w:val="20"/>
              </w:rPr>
              <w:t>percentage points</w:t>
            </w:r>
          </w:p>
        </w:tc>
        <w:tc>
          <w:tcPr>
            <w:tcW w:w="2880" w:type="dxa"/>
            <w:vAlign w:val="center"/>
          </w:tcPr>
          <w:p w14:paraId="1869EDDD" w14:textId="77777777" w:rsidR="001D1D15" w:rsidRPr="001C66B5" w:rsidRDefault="00526A29" w:rsidP="008B6369">
            <w:pPr>
              <w:pStyle w:val="TableCellLeft"/>
              <w:keepNext w:val="0"/>
              <w:keepLines w:val="0"/>
              <w:spacing w:before="40" w:after="40" w:line="240" w:lineRule="auto"/>
              <w:rPr>
                <w:szCs w:val="20"/>
                <w:lang w:eastAsia="zh-CN"/>
              </w:rPr>
            </w:pPr>
            <w:r w:rsidRPr="001C66B5">
              <w:rPr>
                <w:szCs w:val="20"/>
                <w:lang w:eastAsia="zh-CN"/>
              </w:rPr>
              <w:t xml:space="preserve">10 </w:t>
            </w:r>
            <w:r w:rsidRPr="001C66B5">
              <w:rPr>
                <w:szCs w:val="20"/>
              </w:rPr>
              <w:t>percentage points</w:t>
            </w:r>
          </w:p>
        </w:tc>
        <w:tc>
          <w:tcPr>
            <w:tcW w:w="1758" w:type="dxa"/>
            <w:vAlign w:val="center"/>
          </w:tcPr>
          <w:p w14:paraId="32D6EDAF" w14:textId="77777777" w:rsidR="001D1D15" w:rsidRPr="001C66B5" w:rsidRDefault="00526A29" w:rsidP="008B6369">
            <w:pPr>
              <w:pStyle w:val="TableCellLeft"/>
              <w:keepNext w:val="0"/>
              <w:keepLines w:val="0"/>
              <w:spacing w:before="40" w:after="40" w:line="240" w:lineRule="auto"/>
              <w:rPr>
                <w:szCs w:val="20"/>
                <w:lang w:eastAsia="zh-CN"/>
              </w:rPr>
            </w:pPr>
            <w:r w:rsidRPr="001C66B5">
              <w:rPr>
                <w:szCs w:val="20"/>
                <w:lang w:eastAsia="zh-CN"/>
              </w:rPr>
              <w:t>81%</w:t>
            </w:r>
          </w:p>
        </w:tc>
      </w:tr>
      <w:tr w:rsidR="00CA657C" w14:paraId="5D06AB50" w14:textId="77777777" w:rsidTr="008B6369">
        <w:trPr>
          <w:trHeight w:val="64"/>
        </w:trPr>
        <w:tc>
          <w:tcPr>
            <w:tcW w:w="1131" w:type="dxa"/>
            <w:vMerge/>
            <w:vAlign w:val="center"/>
          </w:tcPr>
          <w:p w14:paraId="2F1BF8B7" w14:textId="77777777" w:rsidR="001D1D15" w:rsidRPr="00E23D49" w:rsidRDefault="001D1D15" w:rsidP="008B6369">
            <w:pPr>
              <w:spacing w:before="40" w:after="40"/>
              <w:rPr>
                <w:sz w:val="20"/>
                <w:lang w:eastAsia="zh-CN"/>
              </w:rPr>
            </w:pPr>
          </w:p>
        </w:tc>
        <w:tc>
          <w:tcPr>
            <w:tcW w:w="3109" w:type="dxa"/>
            <w:vMerge/>
            <w:vAlign w:val="center"/>
          </w:tcPr>
          <w:p w14:paraId="5F216151" w14:textId="77777777" w:rsidR="001D1D15" w:rsidRPr="004577AA" w:rsidRDefault="001D1D15" w:rsidP="008B6369">
            <w:pPr>
              <w:spacing w:before="40" w:after="40"/>
              <w:rPr>
                <w:sz w:val="20"/>
                <w:lang w:eastAsia="zh-CN"/>
              </w:rPr>
            </w:pPr>
          </w:p>
        </w:tc>
        <w:tc>
          <w:tcPr>
            <w:tcW w:w="2880" w:type="dxa"/>
            <w:vAlign w:val="center"/>
          </w:tcPr>
          <w:p w14:paraId="1E9F3C4A" w14:textId="77777777" w:rsidR="001D1D15" w:rsidRPr="001C66B5" w:rsidRDefault="00526A29" w:rsidP="008B6369">
            <w:pPr>
              <w:pStyle w:val="TableCellLeft"/>
              <w:keepNext w:val="0"/>
              <w:keepLines w:val="0"/>
              <w:spacing w:before="40" w:after="40" w:line="240" w:lineRule="auto"/>
              <w:rPr>
                <w:szCs w:val="20"/>
                <w:lang w:eastAsia="zh-CN"/>
              </w:rPr>
            </w:pPr>
            <w:r w:rsidRPr="001C66B5">
              <w:rPr>
                <w:szCs w:val="20"/>
                <w:lang w:eastAsia="zh-CN"/>
              </w:rPr>
              <w:t xml:space="preserve">15 </w:t>
            </w:r>
            <w:r w:rsidRPr="001C66B5">
              <w:rPr>
                <w:szCs w:val="20"/>
              </w:rPr>
              <w:t>percentage points</w:t>
            </w:r>
          </w:p>
        </w:tc>
        <w:tc>
          <w:tcPr>
            <w:tcW w:w="1758" w:type="dxa"/>
            <w:vAlign w:val="center"/>
          </w:tcPr>
          <w:p w14:paraId="5DD8B0E2" w14:textId="77777777" w:rsidR="001D1D15" w:rsidRPr="001C66B5" w:rsidRDefault="00526A29" w:rsidP="008B6369">
            <w:pPr>
              <w:pStyle w:val="TableCellLeft"/>
              <w:keepNext w:val="0"/>
              <w:keepLines w:val="0"/>
              <w:spacing w:before="40" w:after="40" w:line="240" w:lineRule="auto"/>
              <w:rPr>
                <w:szCs w:val="20"/>
                <w:lang w:eastAsia="zh-CN"/>
              </w:rPr>
            </w:pPr>
            <w:r w:rsidRPr="001C66B5">
              <w:rPr>
                <w:szCs w:val="20"/>
                <w:lang w:eastAsia="zh-CN"/>
              </w:rPr>
              <w:t>99%</w:t>
            </w:r>
          </w:p>
        </w:tc>
      </w:tr>
      <w:tr w:rsidR="00CA657C" w14:paraId="268FE46F" w14:textId="77777777" w:rsidTr="008B6369">
        <w:trPr>
          <w:trHeight w:val="64"/>
        </w:trPr>
        <w:tc>
          <w:tcPr>
            <w:tcW w:w="8878" w:type="dxa"/>
            <w:gridSpan w:val="4"/>
            <w:vAlign w:val="center"/>
            <w:hideMark/>
          </w:tcPr>
          <w:p w14:paraId="63E6F467" w14:textId="77777777" w:rsidR="001D1D15" w:rsidRPr="00E914FE" w:rsidRDefault="00526A29" w:rsidP="00817AFE">
            <w:pPr>
              <w:pStyle w:val="TableFootnote"/>
              <w:ind w:left="0"/>
              <w:rPr>
                <w:lang w:eastAsia="zh-CN"/>
              </w:rPr>
            </w:pPr>
            <w:r w:rsidRPr="00E914FE">
              <w:rPr>
                <w:lang w:eastAsia="zh-CN"/>
              </w:rPr>
              <w:t>uMRD=undetectable minimal residual disease.</w:t>
            </w:r>
          </w:p>
          <w:p w14:paraId="2E3AF32E" w14:textId="77777777" w:rsidR="001D1D15" w:rsidRPr="00E914FE" w:rsidRDefault="00526A29" w:rsidP="00817AFE">
            <w:pPr>
              <w:pStyle w:val="TableFootnote"/>
              <w:ind w:left="0"/>
              <w:rPr>
                <w:lang w:eastAsia="zh-CN"/>
              </w:rPr>
            </w:pPr>
            <w:r w:rsidRPr="00E914FE">
              <w:rPr>
                <w:lang w:eastAsia="zh-CN"/>
              </w:rPr>
              <w:t>Assume 27% uMRD rate in the control group.</w:t>
            </w:r>
          </w:p>
        </w:tc>
      </w:tr>
    </w:tbl>
    <w:p w14:paraId="545C5AF2" w14:textId="77777777" w:rsidR="00916D84" w:rsidRDefault="00916D84" w:rsidP="00916D84">
      <w:pPr>
        <w:pStyle w:val="ListEnd"/>
      </w:pPr>
    </w:p>
    <w:p w14:paraId="793B3D0E" w14:textId="1770904B" w:rsidR="0074605C" w:rsidRPr="00916D84" w:rsidRDefault="00526A29" w:rsidP="00916D84">
      <w:pPr>
        <w:pStyle w:val="Heading4"/>
      </w:pPr>
      <w:bookmarkStart w:id="3612" w:name="_Toc212097103"/>
      <w:bookmarkStart w:id="3613" w:name="_Toc140132533"/>
      <w:r w:rsidRPr="00916D84">
        <w:t>Progression-free Survival</w:t>
      </w:r>
      <w:bookmarkEnd w:id="3612"/>
      <w:bookmarkEnd w:id="3613"/>
    </w:p>
    <w:p w14:paraId="70A22DE8" w14:textId="4F0A5DAB" w:rsidR="0074605C" w:rsidRDefault="00526A29" w:rsidP="00916D84">
      <w:pPr>
        <w:pStyle w:val="Paragraph"/>
      </w:pPr>
      <w:r>
        <w:t>The study will test PFS at IA2, IA3, and IA4 only, in addition to a non-binding futility only analysis at IA1. For the PFS hypothesis testing, Lan-DeMets O’Brien-Fleming (LDOF) alpha spending function is modified to construct group sequential efficacy boundaries to control Type I error rate, with 1e-10 alpha spent at IA1 (non-binding futility only without efficacy testing) and LDOF spending afterwards. A</w:t>
      </w:r>
      <w:bookmarkStart w:id="3614" w:name="_Hlk88563242"/>
      <w:r>
        <w:t xml:space="preserve"> Hwang-Shih-DeCani beta-spending function with gamma parameter (-10) is also used to construct group sequential non-binding futility boundaries</w:t>
      </w:r>
      <w:bookmarkEnd w:id="3614"/>
      <w:r>
        <w:t xml:space="preserve">. </w:t>
      </w:r>
      <w:r w:rsidR="00B16DC4">
        <w:t>Table </w:t>
      </w:r>
      <w:del w:id="3615" w:author="Powell, Deana" w:date="2026-03-05T15:34:00Z" w16du:dateUtc="2026-03-05T20:34:00Z">
        <w:r w:rsidR="00B55DCA">
          <w:delText>34</w:delText>
        </w:r>
      </w:del>
      <w:ins w:id="3616" w:author="Powell, Deana" w:date="2026-03-05T15:34:00Z" w16du:dateUtc="2026-03-05T20:34:00Z">
        <w:r w:rsidR="00B16DC4">
          <w:t>35</w:t>
        </w:r>
      </w:ins>
      <w:r>
        <w:t xml:space="preserve"> shows the boundary properties for PFS analysis. NOTE: the final row indicates the total power to reject the null hypothesis for PFS.</w:t>
      </w:r>
    </w:p>
    <w:p w14:paraId="18C805CF" w14:textId="5BB83C98" w:rsidR="0074605C" w:rsidRDefault="00526A29">
      <w:pPr>
        <w:pStyle w:val="Caption"/>
      </w:pPr>
      <w:bookmarkStart w:id="3617" w:name="_Ref89763484"/>
      <w:bookmarkStart w:id="3618" w:name="_Toc212022273"/>
      <w:bookmarkStart w:id="3619" w:name="_Toc140132641"/>
      <w:r>
        <w:t>Table </w:t>
      </w:r>
      <w:del w:id="3620" w:author="Powell, Deana" w:date="2026-03-05T15:34:00Z" w16du:dateUtc="2026-03-05T20:34:00Z">
        <w:r w:rsidR="00B55DCA">
          <w:rPr>
            <w:noProof/>
          </w:rPr>
          <w:delText>34</w:delText>
        </w:r>
      </w:del>
      <w:ins w:id="3621" w:author="Powell, Deana" w:date="2026-03-05T15:34:00Z" w16du:dateUtc="2026-03-05T20:34:00Z">
        <w:r w:rsidR="00B16DC4">
          <w:rPr>
            <w:noProof/>
          </w:rPr>
          <w:t>35</w:t>
        </w:r>
      </w:ins>
      <w:bookmarkEnd w:id="3617"/>
      <w:r>
        <w:rPr>
          <w:noProof/>
        </w:rPr>
        <w:tab/>
      </w:r>
      <w:r>
        <w:t>Efficacy Boundaries and Properties for Progression-free Survival Analyses</w:t>
      </w:r>
      <w:bookmarkEnd w:id="3618"/>
      <w:bookmarkEnd w:id="3619"/>
    </w:p>
    <w:tbl>
      <w:tblPr>
        <w:tblStyle w:val="TableGrid"/>
        <w:tblW w:w="5000" w:type="pct"/>
        <w:tblLook w:val="04A0" w:firstRow="1" w:lastRow="0" w:firstColumn="1" w:lastColumn="0" w:noHBand="0" w:noVBand="1"/>
      </w:tblPr>
      <w:tblGrid>
        <w:gridCol w:w="1732"/>
        <w:gridCol w:w="2355"/>
        <w:gridCol w:w="1632"/>
        <w:gridCol w:w="1629"/>
        <w:gridCol w:w="1642"/>
      </w:tblGrid>
      <w:tr w:rsidR="00CA657C" w14:paraId="555469A7" w14:textId="77777777" w:rsidTr="008B6369">
        <w:trPr>
          <w:trHeight w:val="289"/>
          <w:tblHeader/>
        </w:trPr>
        <w:tc>
          <w:tcPr>
            <w:tcW w:w="8936" w:type="dxa"/>
            <w:gridSpan w:val="5"/>
            <w:vAlign w:val="center"/>
          </w:tcPr>
          <w:p w14:paraId="4C9398A9" w14:textId="77777777" w:rsidR="001D1D15" w:rsidRPr="00A06EBC" w:rsidRDefault="00526A29" w:rsidP="008B6369">
            <w:pPr>
              <w:pStyle w:val="TableCellLeft"/>
              <w:keepNext w:val="0"/>
              <w:keepLines w:val="0"/>
              <w:spacing w:before="40" w:after="40" w:line="240" w:lineRule="auto"/>
              <w:jc w:val="center"/>
              <w:rPr>
                <w:b/>
                <w:bCs/>
                <w:szCs w:val="20"/>
              </w:rPr>
            </w:pPr>
            <w:bookmarkStart w:id="3622" w:name="_Hlk90305979"/>
            <w:r w:rsidRPr="00A06EBC">
              <w:rPr>
                <w:b/>
                <w:bCs/>
                <w:szCs w:val="20"/>
              </w:rPr>
              <w:t>Endpoint: PFS</w:t>
            </w:r>
          </w:p>
        </w:tc>
      </w:tr>
      <w:tr w:rsidR="00CA657C" w14:paraId="594BB3F5" w14:textId="77777777" w:rsidTr="008B6369">
        <w:trPr>
          <w:trHeight w:val="508"/>
          <w:tblHeader/>
        </w:trPr>
        <w:tc>
          <w:tcPr>
            <w:tcW w:w="1722" w:type="dxa"/>
            <w:vAlign w:val="center"/>
          </w:tcPr>
          <w:p w14:paraId="226618D7" w14:textId="77777777" w:rsidR="001D1D15" w:rsidRPr="00A06EBC" w:rsidRDefault="00526A29" w:rsidP="008B6369">
            <w:pPr>
              <w:pStyle w:val="TableCellLeft"/>
              <w:keepNext w:val="0"/>
              <w:keepLines w:val="0"/>
              <w:spacing w:before="40" w:after="40" w:line="240" w:lineRule="auto"/>
              <w:jc w:val="center"/>
              <w:rPr>
                <w:b/>
                <w:bCs/>
                <w:szCs w:val="20"/>
              </w:rPr>
            </w:pPr>
            <w:r w:rsidRPr="00A06EBC">
              <w:rPr>
                <w:b/>
                <w:bCs/>
                <w:szCs w:val="20"/>
              </w:rPr>
              <w:t>Analysis</w:t>
            </w:r>
          </w:p>
        </w:tc>
        <w:tc>
          <w:tcPr>
            <w:tcW w:w="2341" w:type="dxa"/>
            <w:vAlign w:val="center"/>
          </w:tcPr>
          <w:p w14:paraId="41D3BC88" w14:textId="77777777" w:rsidR="001D1D15" w:rsidRPr="009B5E5D" w:rsidRDefault="00526A29" w:rsidP="008B6369">
            <w:pPr>
              <w:pStyle w:val="TableCellLeft"/>
              <w:keepNext w:val="0"/>
              <w:keepLines w:val="0"/>
              <w:spacing w:before="40" w:after="40" w:line="240" w:lineRule="auto"/>
              <w:jc w:val="center"/>
            </w:pPr>
            <w:r w:rsidRPr="00A06EBC">
              <w:rPr>
                <w:b/>
                <w:bCs/>
                <w:szCs w:val="20"/>
              </w:rPr>
              <w:t>Value</w:t>
            </w:r>
          </w:p>
        </w:tc>
        <w:tc>
          <w:tcPr>
            <w:tcW w:w="1622" w:type="dxa"/>
            <w:vAlign w:val="center"/>
          </w:tcPr>
          <w:p w14:paraId="72F491BC" w14:textId="77777777" w:rsidR="001D1D15" w:rsidRPr="009B5E5D" w:rsidRDefault="00526A29" w:rsidP="008B6369">
            <w:pPr>
              <w:pStyle w:val="Paragraph"/>
              <w:spacing w:before="40" w:after="40"/>
              <w:jc w:val="center"/>
            </w:pPr>
            <w:r>
              <w:rPr>
                <w:b/>
                <w:color w:val="000000"/>
                <w:sz w:val="20"/>
                <w:szCs w:val="20"/>
              </w:rPr>
              <w:t>Efficacy</w:t>
            </w:r>
            <w:r>
              <w:rPr>
                <w:b/>
                <w:color w:val="000000"/>
                <w:sz w:val="20"/>
                <w:szCs w:val="20"/>
              </w:rPr>
              <w:br/>
            </w:r>
            <w:r w:rsidRPr="00A06EBC">
              <w:rPr>
                <w:rFonts w:ascii="Calibri" w:hAnsi="Calibri"/>
                <w:bCs/>
                <w:sz w:val="20"/>
                <w:szCs w:val="20"/>
              </w:rPr>
              <w:t>α</w:t>
            </w:r>
            <w:r w:rsidRPr="000F0159">
              <w:rPr>
                <w:bCs/>
                <w:sz w:val="20"/>
                <w:szCs w:val="20"/>
              </w:rPr>
              <w:t>=0.020</w:t>
            </w:r>
          </w:p>
        </w:tc>
        <w:tc>
          <w:tcPr>
            <w:tcW w:w="1619" w:type="dxa"/>
            <w:vAlign w:val="center"/>
          </w:tcPr>
          <w:p w14:paraId="2B87BB74" w14:textId="77777777" w:rsidR="001D1D15" w:rsidRPr="00A06EBC" w:rsidRDefault="00526A29" w:rsidP="008B6369">
            <w:pPr>
              <w:pStyle w:val="Paragraph"/>
              <w:spacing w:before="40" w:after="40"/>
              <w:jc w:val="center"/>
            </w:pPr>
            <w:r>
              <w:rPr>
                <w:b/>
                <w:color w:val="000000"/>
                <w:sz w:val="20"/>
                <w:szCs w:val="20"/>
              </w:rPr>
              <w:t>Efficacy</w:t>
            </w:r>
            <w:r>
              <w:rPr>
                <w:b/>
                <w:color w:val="000000"/>
                <w:sz w:val="20"/>
                <w:szCs w:val="20"/>
              </w:rPr>
              <w:br/>
            </w:r>
            <w:r w:rsidRPr="00E330F0">
              <w:rPr>
                <w:sz w:val="20"/>
                <w:szCs w:val="20"/>
              </w:rPr>
              <w:t>α=0.025</w:t>
            </w:r>
          </w:p>
        </w:tc>
        <w:tc>
          <w:tcPr>
            <w:tcW w:w="1632" w:type="dxa"/>
            <w:vAlign w:val="center"/>
          </w:tcPr>
          <w:p w14:paraId="112F292F" w14:textId="77777777" w:rsidR="001D1D15" w:rsidRPr="00A06EBC" w:rsidRDefault="00526A29" w:rsidP="008B6369">
            <w:pPr>
              <w:pStyle w:val="Paragraph"/>
              <w:spacing w:before="40" w:after="40"/>
              <w:jc w:val="center"/>
            </w:pPr>
            <w:r w:rsidRPr="00A06EBC">
              <w:rPr>
                <w:b/>
                <w:color w:val="000000"/>
                <w:sz w:val="20"/>
                <w:szCs w:val="20"/>
              </w:rPr>
              <w:t>Futility</w:t>
            </w:r>
            <w:r>
              <w:rPr>
                <w:b/>
                <w:bCs/>
                <w:sz w:val="20"/>
                <w:szCs w:val="20"/>
                <w:vertAlign w:val="superscript"/>
              </w:rPr>
              <w:t>f</w:t>
            </w:r>
            <w:r>
              <w:rPr>
                <w:b/>
                <w:bCs/>
                <w:sz w:val="20"/>
                <w:szCs w:val="20"/>
                <w:vertAlign w:val="superscript"/>
              </w:rPr>
              <w:br/>
            </w:r>
            <w:r w:rsidRPr="00A06EBC">
              <w:rPr>
                <w:bCs/>
                <w:sz w:val="20"/>
                <w:szCs w:val="20"/>
              </w:rPr>
              <w:t>β=0.10</w:t>
            </w:r>
          </w:p>
        </w:tc>
      </w:tr>
      <w:tr w:rsidR="00CA657C" w14:paraId="7402B482" w14:textId="77777777" w:rsidTr="008B6369">
        <w:trPr>
          <w:trHeight w:val="247"/>
        </w:trPr>
        <w:tc>
          <w:tcPr>
            <w:tcW w:w="1722" w:type="dxa"/>
            <w:vMerge w:val="restart"/>
            <w:vAlign w:val="center"/>
          </w:tcPr>
          <w:p w14:paraId="4843AD92" w14:textId="77777777" w:rsidR="001D1D15" w:rsidRPr="00A06EBC" w:rsidRDefault="00526A29" w:rsidP="008B6369">
            <w:pPr>
              <w:pStyle w:val="TableCellLeft"/>
              <w:keepNext w:val="0"/>
              <w:keepLines w:val="0"/>
              <w:spacing w:before="40" w:after="40" w:line="240" w:lineRule="auto"/>
              <w:rPr>
                <w:szCs w:val="20"/>
              </w:rPr>
            </w:pPr>
            <w:r w:rsidRPr="00A06EBC">
              <w:rPr>
                <w:szCs w:val="20"/>
              </w:rPr>
              <w:t>IA1: 24%</w:t>
            </w:r>
            <w:r w:rsidRPr="001C66B5">
              <w:rPr>
                <w:szCs w:val="20"/>
                <w:vertAlign w:val="superscript"/>
              </w:rPr>
              <w:t>a</w:t>
            </w:r>
          </w:p>
          <w:p w14:paraId="6766A5A2" w14:textId="77777777" w:rsidR="001D1D15" w:rsidRPr="00A06EBC" w:rsidRDefault="00526A29" w:rsidP="008B6369">
            <w:pPr>
              <w:pStyle w:val="TableCellLeft"/>
              <w:keepNext w:val="0"/>
              <w:keepLines w:val="0"/>
              <w:spacing w:before="40" w:after="40" w:line="240" w:lineRule="auto"/>
              <w:rPr>
                <w:szCs w:val="20"/>
              </w:rPr>
            </w:pPr>
            <w:r>
              <w:rPr>
                <w:szCs w:val="20"/>
              </w:rPr>
              <w:t>N: 690</w:t>
            </w:r>
          </w:p>
          <w:p w14:paraId="67ED31C2" w14:textId="77777777" w:rsidR="001D1D15" w:rsidRPr="00A06EBC" w:rsidRDefault="00526A29" w:rsidP="008B6369">
            <w:pPr>
              <w:pStyle w:val="TableCellLeft"/>
              <w:keepNext w:val="0"/>
              <w:keepLines w:val="0"/>
              <w:spacing w:before="40" w:after="40" w:line="240" w:lineRule="auto"/>
              <w:rPr>
                <w:szCs w:val="20"/>
              </w:rPr>
            </w:pPr>
            <w:r w:rsidRPr="00A06EBC">
              <w:rPr>
                <w:szCs w:val="20"/>
              </w:rPr>
              <w:t xml:space="preserve">Events: 60 </w:t>
            </w:r>
          </w:p>
          <w:p w14:paraId="119ACDA0" w14:textId="77777777" w:rsidR="001D1D15" w:rsidRPr="00A06EBC" w:rsidRDefault="00526A29" w:rsidP="008B6369">
            <w:pPr>
              <w:pStyle w:val="TableCellLeft"/>
              <w:keepNext w:val="0"/>
              <w:keepLines w:val="0"/>
              <w:spacing w:before="40" w:after="40" w:line="240" w:lineRule="auto"/>
              <w:rPr>
                <w:szCs w:val="20"/>
              </w:rPr>
            </w:pPr>
            <w:r>
              <w:rPr>
                <w:szCs w:val="20"/>
              </w:rPr>
              <w:t>Month: 25</w:t>
            </w:r>
          </w:p>
        </w:tc>
        <w:tc>
          <w:tcPr>
            <w:tcW w:w="2341" w:type="dxa"/>
          </w:tcPr>
          <w:p w14:paraId="7ACF270C" w14:textId="77777777" w:rsidR="001D1D15" w:rsidRPr="00A06EBC" w:rsidRDefault="00526A29" w:rsidP="008B6369">
            <w:pPr>
              <w:pStyle w:val="TableCellLeft"/>
              <w:keepNext w:val="0"/>
              <w:keepLines w:val="0"/>
              <w:spacing w:before="40" w:after="40" w:line="240" w:lineRule="auto"/>
              <w:rPr>
                <w:szCs w:val="20"/>
              </w:rPr>
            </w:pPr>
            <w:r w:rsidRPr="00A06EBC">
              <w:rPr>
                <w:szCs w:val="20"/>
              </w:rPr>
              <w:t>Z</w:t>
            </w:r>
          </w:p>
        </w:tc>
        <w:tc>
          <w:tcPr>
            <w:tcW w:w="1622" w:type="dxa"/>
            <w:vMerge w:val="restart"/>
            <w:vAlign w:val="center"/>
          </w:tcPr>
          <w:p w14:paraId="7819F2D7" w14:textId="77777777" w:rsidR="001D1D15" w:rsidRPr="00A06EBC" w:rsidRDefault="00526A29" w:rsidP="008B6369">
            <w:pPr>
              <w:pStyle w:val="TableCellLeft"/>
              <w:keepNext w:val="0"/>
              <w:keepLines w:val="0"/>
              <w:spacing w:before="40" w:after="40" w:line="240" w:lineRule="auto"/>
              <w:jc w:val="center"/>
              <w:rPr>
                <w:szCs w:val="20"/>
              </w:rPr>
            </w:pPr>
            <w:r>
              <w:rPr>
                <w:szCs w:val="20"/>
              </w:rPr>
              <w:t>N/A</w:t>
            </w:r>
          </w:p>
        </w:tc>
        <w:tc>
          <w:tcPr>
            <w:tcW w:w="1619" w:type="dxa"/>
            <w:vMerge w:val="restart"/>
            <w:vAlign w:val="center"/>
          </w:tcPr>
          <w:p w14:paraId="16860922" w14:textId="77777777" w:rsidR="001D1D15" w:rsidRPr="00A06EBC" w:rsidRDefault="00526A29" w:rsidP="008B6369">
            <w:pPr>
              <w:pStyle w:val="TableCellLeft"/>
              <w:keepNext w:val="0"/>
              <w:keepLines w:val="0"/>
              <w:spacing w:before="40" w:after="40" w:line="240" w:lineRule="auto"/>
              <w:jc w:val="center"/>
              <w:rPr>
                <w:szCs w:val="20"/>
              </w:rPr>
            </w:pPr>
            <w:r>
              <w:rPr>
                <w:szCs w:val="20"/>
              </w:rPr>
              <w:t>N/A</w:t>
            </w:r>
          </w:p>
        </w:tc>
        <w:tc>
          <w:tcPr>
            <w:tcW w:w="1632" w:type="dxa"/>
            <w:vAlign w:val="center"/>
          </w:tcPr>
          <w:p w14:paraId="2F192DE7" w14:textId="77777777" w:rsidR="001D1D15" w:rsidRPr="00484A9D" w:rsidRDefault="00526A29" w:rsidP="008B6369">
            <w:pPr>
              <w:pStyle w:val="TableCellLeft"/>
              <w:keepNext w:val="0"/>
              <w:keepLines w:val="0"/>
              <w:spacing w:before="40" w:after="40" w:line="240" w:lineRule="auto"/>
              <w:jc w:val="center"/>
              <w:rPr>
                <w:szCs w:val="20"/>
              </w:rPr>
            </w:pPr>
            <w:r w:rsidRPr="00A722CC">
              <w:rPr>
                <w:szCs w:val="20"/>
              </w:rPr>
              <w:t>-2.2581</w:t>
            </w:r>
          </w:p>
        </w:tc>
      </w:tr>
      <w:tr w:rsidR="00CA657C" w14:paraId="1B92E855" w14:textId="77777777" w:rsidTr="008B6369">
        <w:trPr>
          <w:trHeight w:val="247"/>
        </w:trPr>
        <w:tc>
          <w:tcPr>
            <w:tcW w:w="1722" w:type="dxa"/>
            <w:vMerge/>
            <w:vAlign w:val="center"/>
          </w:tcPr>
          <w:p w14:paraId="26D3C4E8" w14:textId="77777777" w:rsidR="001D1D15" w:rsidRPr="00A06EBC" w:rsidRDefault="001D1D15" w:rsidP="008B6369">
            <w:pPr>
              <w:pStyle w:val="TableCellLeft"/>
              <w:keepNext w:val="0"/>
              <w:keepLines w:val="0"/>
              <w:spacing w:before="40" w:after="40" w:line="240" w:lineRule="auto"/>
              <w:rPr>
                <w:szCs w:val="20"/>
              </w:rPr>
            </w:pPr>
          </w:p>
        </w:tc>
        <w:tc>
          <w:tcPr>
            <w:tcW w:w="2341" w:type="dxa"/>
          </w:tcPr>
          <w:p w14:paraId="2535BE7E" w14:textId="77777777" w:rsidR="001D1D15" w:rsidRPr="00A06EBC" w:rsidRDefault="00526A29" w:rsidP="008B6369">
            <w:pPr>
              <w:pStyle w:val="TableCellLeft"/>
              <w:keepNext w:val="0"/>
              <w:keepLines w:val="0"/>
              <w:spacing w:before="40" w:after="40" w:line="240" w:lineRule="auto"/>
              <w:rPr>
                <w:szCs w:val="20"/>
              </w:rPr>
            </w:pPr>
            <w:r w:rsidRPr="00A06EBC">
              <w:rPr>
                <w:szCs w:val="20"/>
              </w:rPr>
              <w:t>p (1-sided)</w:t>
            </w:r>
            <w:r>
              <w:rPr>
                <w:szCs w:val="20"/>
                <w:vertAlign w:val="superscript"/>
              </w:rPr>
              <w:t>b</w:t>
            </w:r>
          </w:p>
        </w:tc>
        <w:tc>
          <w:tcPr>
            <w:tcW w:w="1622" w:type="dxa"/>
            <w:vMerge/>
            <w:vAlign w:val="center"/>
          </w:tcPr>
          <w:p w14:paraId="19D9A2D2" w14:textId="77777777" w:rsidR="001D1D15" w:rsidRPr="00A06EBC" w:rsidRDefault="001D1D15" w:rsidP="008B6369">
            <w:pPr>
              <w:pStyle w:val="TableCellLeft"/>
              <w:keepNext w:val="0"/>
              <w:keepLines w:val="0"/>
              <w:spacing w:before="40" w:after="40" w:line="240" w:lineRule="auto"/>
              <w:jc w:val="center"/>
              <w:rPr>
                <w:szCs w:val="20"/>
              </w:rPr>
            </w:pPr>
          </w:p>
        </w:tc>
        <w:tc>
          <w:tcPr>
            <w:tcW w:w="1619" w:type="dxa"/>
            <w:vMerge/>
            <w:vAlign w:val="center"/>
          </w:tcPr>
          <w:p w14:paraId="4D480ADC" w14:textId="77777777" w:rsidR="001D1D15" w:rsidRPr="00A06EBC" w:rsidRDefault="001D1D15" w:rsidP="008B6369">
            <w:pPr>
              <w:pStyle w:val="TableCellLeft"/>
              <w:keepNext w:val="0"/>
              <w:keepLines w:val="0"/>
              <w:spacing w:before="40" w:after="40" w:line="240" w:lineRule="auto"/>
              <w:jc w:val="center"/>
              <w:rPr>
                <w:szCs w:val="20"/>
              </w:rPr>
            </w:pPr>
          </w:p>
        </w:tc>
        <w:tc>
          <w:tcPr>
            <w:tcW w:w="1632" w:type="dxa"/>
            <w:vAlign w:val="center"/>
          </w:tcPr>
          <w:p w14:paraId="5FD57914" w14:textId="77777777" w:rsidR="001D1D15" w:rsidRPr="00484A9D" w:rsidRDefault="00526A29" w:rsidP="008B6369">
            <w:pPr>
              <w:pStyle w:val="TableCellLeft"/>
              <w:keepNext w:val="0"/>
              <w:keepLines w:val="0"/>
              <w:spacing w:before="40" w:after="40" w:line="240" w:lineRule="auto"/>
              <w:jc w:val="center"/>
              <w:rPr>
                <w:szCs w:val="20"/>
              </w:rPr>
            </w:pPr>
            <w:r w:rsidRPr="00A722CC">
              <w:rPr>
                <w:szCs w:val="20"/>
              </w:rPr>
              <w:t>0.9880</w:t>
            </w:r>
          </w:p>
        </w:tc>
      </w:tr>
      <w:tr w:rsidR="00CA657C" w14:paraId="74978908" w14:textId="77777777" w:rsidTr="008B6369">
        <w:trPr>
          <w:trHeight w:val="247"/>
        </w:trPr>
        <w:tc>
          <w:tcPr>
            <w:tcW w:w="1722" w:type="dxa"/>
            <w:vMerge/>
            <w:vAlign w:val="center"/>
          </w:tcPr>
          <w:p w14:paraId="6DE7C637" w14:textId="77777777" w:rsidR="001D1D15" w:rsidRPr="00A06EBC" w:rsidRDefault="001D1D15" w:rsidP="008B6369">
            <w:pPr>
              <w:pStyle w:val="TableCellLeft"/>
              <w:keepNext w:val="0"/>
              <w:keepLines w:val="0"/>
              <w:spacing w:before="40" w:after="40" w:line="240" w:lineRule="auto"/>
              <w:rPr>
                <w:szCs w:val="20"/>
              </w:rPr>
            </w:pPr>
          </w:p>
        </w:tc>
        <w:tc>
          <w:tcPr>
            <w:tcW w:w="2341" w:type="dxa"/>
          </w:tcPr>
          <w:p w14:paraId="6FAC14CD" w14:textId="77777777" w:rsidR="001D1D15" w:rsidRPr="00A06EBC" w:rsidRDefault="00526A29" w:rsidP="008B6369">
            <w:pPr>
              <w:pStyle w:val="TableCellLeft"/>
              <w:keepNext w:val="0"/>
              <w:keepLines w:val="0"/>
              <w:spacing w:before="40" w:after="40" w:line="240" w:lineRule="auto"/>
              <w:rPr>
                <w:szCs w:val="20"/>
              </w:rPr>
            </w:pPr>
            <w:r w:rsidRPr="00A06EBC">
              <w:rPr>
                <w:szCs w:val="20"/>
              </w:rPr>
              <w:t>HR at bound</w:t>
            </w:r>
            <w:r>
              <w:rPr>
                <w:rFonts w:eastAsia="Math Ext"/>
                <w:szCs w:val="20"/>
                <w:vertAlign w:val="superscript"/>
              </w:rPr>
              <w:t>c</w:t>
            </w:r>
          </w:p>
        </w:tc>
        <w:tc>
          <w:tcPr>
            <w:tcW w:w="1622" w:type="dxa"/>
            <w:vMerge/>
            <w:vAlign w:val="center"/>
          </w:tcPr>
          <w:p w14:paraId="37A7012C" w14:textId="77777777" w:rsidR="001D1D15" w:rsidRPr="00A06EBC" w:rsidRDefault="001D1D15" w:rsidP="008B6369">
            <w:pPr>
              <w:pStyle w:val="TableCellLeft"/>
              <w:keepNext w:val="0"/>
              <w:keepLines w:val="0"/>
              <w:spacing w:before="40" w:after="40" w:line="240" w:lineRule="auto"/>
              <w:jc w:val="center"/>
              <w:rPr>
                <w:szCs w:val="20"/>
              </w:rPr>
            </w:pPr>
          </w:p>
        </w:tc>
        <w:tc>
          <w:tcPr>
            <w:tcW w:w="1619" w:type="dxa"/>
            <w:vMerge/>
            <w:vAlign w:val="center"/>
          </w:tcPr>
          <w:p w14:paraId="1CE4C2D6" w14:textId="77777777" w:rsidR="001D1D15" w:rsidRPr="00A06EBC" w:rsidRDefault="001D1D15" w:rsidP="008B6369">
            <w:pPr>
              <w:pStyle w:val="TableCellLeft"/>
              <w:keepNext w:val="0"/>
              <w:keepLines w:val="0"/>
              <w:spacing w:before="40" w:after="40" w:line="240" w:lineRule="auto"/>
              <w:jc w:val="center"/>
              <w:rPr>
                <w:szCs w:val="20"/>
              </w:rPr>
            </w:pPr>
          </w:p>
        </w:tc>
        <w:tc>
          <w:tcPr>
            <w:tcW w:w="1632" w:type="dxa"/>
            <w:vAlign w:val="center"/>
          </w:tcPr>
          <w:p w14:paraId="0F135B05" w14:textId="77777777" w:rsidR="001D1D15" w:rsidRPr="00484A9D" w:rsidRDefault="00526A29" w:rsidP="008B6369">
            <w:pPr>
              <w:pStyle w:val="TableCellLeft"/>
              <w:keepNext w:val="0"/>
              <w:keepLines w:val="0"/>
              <w:spacing w:before="40" w:after="40" w:line="240" w:lineRule="auto"/>
              <w:jc w:val="center"/>
              <w:rPr>
                <w:szCs w:val="20"/>
              </w:rPr>
            </w:pPr>
            <w:r w:rsidRPr="00A722CC">
              <w:rPr>
                <w:szCs w:val="20"/>
              </w:rPr>
              <w:t>1.7974</w:t>
            </w:r>
          </w:p>
        </w:tc>
      </w:tr>
      <w:tr w:rsidR="00CA657C" w14:paraId="660A8FAC" w14:textId="77777777" w:rsidTr="008B6369">
        <w:trPr>
          <w:trHeight w:val="247"/>
        </w:trPr>
        <w:tc>
          <w:tcPr>
            <w:tcW w:w="1722" w:type="dxa"/>
            <w:vMerge/>
            <w:vAlign w:val="center"/>
          </w:tcPr>
          <w:p w14:paraId="7470FD47" w14:textId="77777777" w:rsidR="001D1D15" w:rsidRPr="00A06EBC" w:rsidRDefault="001D1D15" w:rsidP="008B6369">
            <w:pPr>
              <w:pStyle w:val="TableCellLeft"/>
              <w:keepNext w:val="0"/>
              <w:keepLines w:val="0"/>
              <w:spacing w:before="40" w:after="40" w:line="240" w:lineRule="auto"/>
              <w:rPr>
                <w:szCs w:val="20"/>
              </w:rPr>
            </w:pPr>
          </w:p>
        </w:tc>
        <w:tc>
          <w:tcPr>
            <w:tcW w:w="2341" w:type="dxa"/>
          </w:tcPr>
          <w:p w14:paraId="2DB172EC" w14:textId="77777777" w:rsidR="001D1D15" w:rsidRPr="00A06EBC" w:rsidRDefault="00526A29" w:rsidP="008B6369">
            <w:pPr>
              <w:pStyle w:val="TableCellLeft"/>
              <w:keepNext w:val="0"/>
              <w:keepLines w:val="0"/>
              <w:spacing w:before="40" w:after="40" w:line="240" w:lineRule="auto"/>
              <w:rPr>
                <w:szCs w:val="20"/>
              </w:rPr>
            </w:pPr>
            <w:r w:rsidRPr="00A06EBC">
              <w:rPr>
                <w:szCs w:val="20"/>
              </w:rPr>
              <w:t>P(Cross) if HR=1</w:t>
            </w:r>
            <w:r>
              <w:rPr>
                <w:szCs w:val="20"/>
                <w:vertAlign w:val="superscript"/>
              </w:rPr>
              <w:t>d</w:t>
            </w:r>
          </w:p>
        </w:tc>
        <w:tc>
          <w:tcPr>
            <w:tcW w:w="1622" w:type="dxa"/>
            <w:vMerge/>
            <w:vAlign w:val="center"/>
          </w:tcPr>
          <w:p w14:paraId="0B929164" w14:textId="77777777" w:rsidR="001D1D15" w:rsidRPr="00A06EBC" w:rsidRDefault="001D1D15" w:rsidP="008B6369">
            <w:pPr>
              <w:pStyle w:val="TableCellLeft"/>
              <w:keepNext w:val="0"/>
              <w:keepLines w:val="0"/>
              <w:spacing w:before="40" w:after="40" w:line="240" w:lineRule="auto"/>
              <w:jc w:val="center"/>
              <w:rPr>
                <w:szCs w:val="20"/>
              </w:rPr>
            </w:pPr>
          </w:p>
        </w:tc>
        <w:tc>
          <w:tcPr>
            <w:tcW w:w="1619" w:type="dxa"/>
            <w:vMerge/>
            <w:vAlign w:val="center"/>
          </w:tcPr>
          <w:p w14:paraId="10E07203" w14:textId="77777777" w:rsidR="001D1D15" w:rsidRPr="00A06EBC" w:rsidRDefault="001D1D15" w:rsidP="008B6369">
            <w:pPr>
              <w:pStyle w:val="TableCellLeft"/>
              <w:keepNext w:val="0"/>
              <w:keepLines w:val="0"/>
              <w:spacing w:before="40" w:after="40" w:line="240" w:lineRule="auto"/>
              <w:jc w:val="center"/>
              <w:rPr>
                <w:szCs w:val="20"/>
              </w:rPr>
            </w:pPr>
          </w:p>
        </w:tc>
        <w:tc>
          <w:tcPr>
            <w:tcW w:w="1632" w:type="dxa"/>
            <w:vAlign w:val="center"/>
          </w:tcPr>
          <w:p w14:paraId="0D8297E9" w14:textId="77777777" w:rsidR="001D1D15" w:rsidRPr="00484A9D" w:rsidRDefault="00526A29" w:rsidP="008B6369">
            <w:pPr>
              <w:pStyle w:val="TableCellLeft"/>
              <w:keepNext w:val="0"/>
              <w:keepLines w:val="0"/>
              <w:spacing w:before="40" w:after="40" w:line="240" w:lineRule="auto"/>
              <w:jc w:val="center"/>
              <w:rPr>
                <w:szCs w:val="20"/>
              </w:rPr>
            </w:pPr>
            <w:r w:rsidRPr="00A722CC">
              <w:rPr>
                <w:szCs w:val="20"/>
              </w:rPr>
              <w:t>0.0120</w:t>
            </w:r>
          </w:p>
        </w:tc>
      </w:tr>
      <w:tr w:rsidR="00CA657C" w14:paraId="7DC2FAC3" w14:textId="77777777" w:rsidTr="008B6369">
        <w:trPr>
          <w:trHeight w:val="247"/>
        </w:trPr>
        <w:tc>
          <w:tcPr>
            <w:tcW w:w="1722" w:type="dxa"/>
            <w:vMerge/>
            <w:vAlign w:val="center"/>
          </w:tcPr>
          <w:p w14:paraId="3E36A502" w14:textId="77777777" w:rsidR="001D1D15" w:rsidRPr="00A06EBC" w:rsidRDefault="001D1D15" w:rsidP="008B6369">
            <w:pPr>
              <w:pStyle w:val="TableCellLeft"/>
              <w:keepNext w:val="0"/>
              <w:keepLines w:val="0"/>
              <w:spacing w:before="40" w:after="40" w:line="240" w:lineRule="auto"/>
              <w:rPr>
                <w:szCs w:val="20"/>
              </w:rPr>
            </w:pPr>
          </w:p>
        </w:tc>
        <w:tc>
          <w:tcPr>
            <w:tcW w:w="2341" w:type="dxa"/>
          </w:tcPr>
          <w:p w14:paraId="51650A4D" w14:textId="77777777" w:rsidR="001D1D15" w:rsidRPr="00A06EBC" w:rsidRDefault="00526A29" w:rsidP="008B6369">
            <w:pPr>
              <w:pStyle w:val="TableCellLeft"/>
              <w:keepNext w:val="0"/>
              <w:keepLines w:val="0"/>
              <w:spacing w:before="40" w:after="40" w:line="240" w:lineRule="auto"/>
              <w:rPr>
                <w:szCs w:val="20"/>
              </w:rPr>
            </w:pPr>
            <w:r w:rsidRPr="00A06EBC">
              <w:rPr>
                <w:szCs w:val="20"/>
              </w:rPr>
              <w:t>P(Cross) if HR=0.65</w:t>
            </w:r>
            <w:r>
              <w:rPr>
                <w:szCs w:val="20"/>
                <w:vertAlign w:val="superscript"/>
              </w:rPr>
              <w:t>e</w:t>
            </w:r>
          </w:p>
        </w:tc>
        <w:tc>
          <w:tcPr>
            <w:tcW w:w="1622" w:type="dxa"/>
            <w:vMerge/>
            <w:vAlign w:val="center"/>
          </w:tcPr>
          <w:p w14:paraId="2C491E3D" w14:textId="77777777" w:rsidR="001D1D15" w:rsidRPr="00A06EBC" w:rsidRDefault="001D1D15" w:rsidP="008B6369">
            <w:pPr>
              <w:pStyle w:val="TableCellLeft"/>
              <w:keepNext w:val="0"/>
              <w:keepLines w:val="0"/>
              <w:spacing w:before="40" w:after="40" w:line="240" w:lineRule="auto"/>
              <w:jc w:val="center"/>
              <w:rPr>
                <w:szCs w:val="20"/>
              </w:rPr>
            </w:pPr>
          </w:p>
        </w:tc>
        <w:tc>
          <w:tcPr>
            <w:tcW w:w="1619" w:type="dxa"/>
            <w:vMerge/>
            <w:vAlign w:val="center"/>
          </w:tcPr>
          <w:p w14:paraId="0C19E414" w14:textId="77777777" w:rsidR="001D1D15" w:rsidRPr="00A06EBC" w:rsidRDefault="001D1D15" w:rsidP="008B6369">
            <w:pPr>
              <w:pStyle w:val="TableCellLeft"/>
              <w:keepNext w:val="0"/>
              <w:keepLines w:val="0"/>
              <w:spacing w:before="40" w:after="40" w:line="240" w:lineRule="auto"/>
              <w:jc w:val="center"/>
              <w:rPr>
                <w:szCs w:val="20"/>
              </w:rPr>
            </w:pPr>
          </w:p>
        </w:tc>
        <w:tc>
          <w:tcPr>
            <w:tcW w:w="1632" w:type="dxa"/>
            <w:vAlign w:val="center"/>
          </w:tcPr>
          <w:p w14:paraId="584F858B" w14:textId="77777777" w:rsidR="001D1D15" w:rsidRPr="00484A9D" w:rsidRDefault="00526A29" w:rsidP="008B6369">
            <w:pPr>
              <w:pStyle w:val="TableCellLeft"/>
              <w:keepNext w:val="0"/>
              <w:keepLines w:val="0"/>
              <w:spacing w:before="40" w:after="40" w:line="240" w:lineRule="auto"/>
              <w:jc w:val="center"/>
              <w:rPr>
                <w:szCs w:val="20"/>
              </w:rPr>
            </w:pPr>
            <w:r w:rsidRPr="00A722CC">
              <w:rPr>
                <w:szCs w:val="20"/>
              </w:rPr>
              <w:t>0.0000</w:t>
            </w:r>
          </w:p>
        </w:tc>
      </w:tr>
      <w:tr w:rsidR="00CA657C" w14:paraId="3CD20597" w14:textId="77777777" w:rsidTr="008B6369">
        <w:trPr>
          <w:trHeight w:val="247"/>
        </w:trPr>
        <w:tc>
          <w:tcPr>
            <w:tcW w:w="1722" w:type="dxa"/>
            <w:vMerge w:val="restart"/>
            <w:vAlign w:val="center"/>
          </w:tcPr>
          <w:p w14:paraId="3C1AFFCE" w14:textId="77777777" w:rsidR="001D1D15" w:rsidRPr="00A06EBC" w:rsidRDefault="00526A29" w:rsidP="008B6369">
            <w:pPr>
              <w:pStyle w:val="TableCellLeft"/>
              <w:keepNext w:val="0"/>
              <w:keepLines w:val="0"/>
              <w:spacing w:before="40" w:after="40" w:line="240" w:lineRule="auto"/>
              <w:rPr>
                <w:szCs w:val="20"/>
              </w:rPr>
            </w:pPr>
            <w:r w:rsidRPr="00A06EBC">
              <w:rPr>
                <w:szCs w:val="20"/>
              </w:rPr>
              <w:t>IA2: 66%</w:t>
            </w:r>
            <w:r w:rsidRPr="001C66B5">
              <w:rPr>
                <w:szCs w:val="20"/>
                <w:vertAlign w:val="superscript"/>
              </w:rPr>
              <w:t>a</w:t>
            </w:r>
          </w:p>
          <w:p w14:paraId="72D44A24" w14:textId="77777777" w:rsidR="001D1D15" w:rsidRPr="00A06EBC" w:rsidRDefault="00526A29" w:rsidP="008B6369">
            <w:pPr>
              <w:pStyle w:val="TableCellLeft"/>
              <w:keepNext w:val="0"/>
              <w:keepLines w:val="0"/>
              <w:spacing w:before="40" w:after="40" w:line="240" w:lineRule="auto"/>
              <w:rPr>
                <w:szCs w:val="20"/>
              </w:rPr>
            </w:pPr>
            <w:r w:rsidRPr="00A06EBC">
              <w:rPr>
                <w:szCs w:val="20"/>
              </w:rPr>
              <w:t>N: 690</w:t>
            </w:r>
          </w:p>
          <w:p w14:paraId="552D2BC8" w14:textId="77777777" w:rsidR="001D1D15" w:rsidRPr="00A06EBC" w:rsidRDefault="00526A29" w:rsidP="008B6369">
            <w:pPr>
              <w:pStyle w:val="TableCellLeft"/>
              <w:keepNext w:val="0"/>
              <w:keepLines w:val="0"/>
              <w:spacing w:before="40" w:after="40" w:line="240" w:lineRule="auto"/>
              <w:rPr>
                <w:szCs w:val="20"/>
              </w:rPr>
            </w:pPr>
            <w:r w:rsidRPr="00A06EBC">
              <w:rPr>
                <w:szCs w:val="20"/>
              </w:rPr>
              <w:t xml:space="preserve">Events: 164 </w:t>
            </w:r>
          </w:p>
          <w:p w14:paraId="40F5764A" w14:textId="77777777" w:rsidR="001D1D15" w:rsidRPr="00A06EBC" w:rsidRDefault="00526A29" w:rsidP="008B6369">
            <w:pPr>
              <w:pStyle w:val="TableCellLeft"/>
              <w:keepNext w:val="0"/>
              <w:keepLines w:val="0"/>
              <w:spacing w:before="40" w:after="40" w:line="240" w:lineRule="auto"/>
              <w:rPr>
                <w:szCs w:val="20"/>
              </w:rPr>
            </w:pPr>
            <w:r w:rsidRPr="00A06EBC">
              <w:rPr>
                <w:szCs w:val="20"/>
              </w:rPr>
              <w:t>Month: 46</w:t>
            </w:r>
          </w:p>
        </w:tc>
        <w:tc>
          <w:tcPr>
            <w:tcW w:w="2341" w:type="dxa"/>
          </w:tcPr>
          <w:p w14:paraId="23C7DE89" w14:textId="77777777" w:rsidR="001D1D15" w:rsidRPr="00A06EBC" w:rsidRDefault="00526A29" w:rsidP="008B6369">
            <w:pPr>
              <w:pStyle w:val="TableCellLeft"/>
              <w:keepNext w:val="0"/>
              <w:keepLines w:val="0"/>
              <w:spacing w:before="40" w:after="40" w:line="240" w:lineRule="auto"/>
              <w:rPr>
                <w:szCs w:val="20"/>
              </w:rPr>
            </w:pPr>
            <w:r w:rsidRPr="00A06EBC">
              <w:rPr>
                <w:szCs w:val="20"/>
              </w:rPr>
              <w:t>Z</w:t>
            </w:r>
          </w:p>
        </w:tc>
        <w:tc>
          <w:tcPr>
            <w:tcW w:w="1622" w:type="dxa"/>
            <w:vAlign w:val="center"/>
          </w:tcPr>
          <w:p w14:paraId="45B0E597" w14:textId="77777777" w:rsidR="001D1D15" w:rsidRPr="00A06EBC" w:rsidRDefault="00526A29" w:rsidP="008B6369">
            <w:pPr>
              <w:pStyle w:val="TableCellLeft"/>
              <w:keepNext w:val="0"/>
              <w:keepLines w:val="0"/>
              <w:spacing w:before="40" w:after="40" w:line="240" w:lineRule="auto"/>
              <w:jc w:val="center"/>
              <w:rPr>
                <w:szCs w:val="20"/>
              </w:rPr>
            </w:pPr>
            <w:r w:rsidRPr="00A06EBC">
              <w:rPr>
                <w:szCs w:val="20"/>
              </w:rPr>
              <w:t>2.6364</w:t>
            </w:r>
          </w:p>
        </w:tc>
        <w:tc>
          <w:tcPr>
            <w:tcW w:w="1619" w:type="dxa"/>
            <w:vAlign w:val="center"/>
          </w:tcPr>
          <w:p w14:paraId="2E64B80F" w14:textId="77777777" w:rsidR="001D1D15" w:rsidRPr="00A06EBC" w:rsidRDefault="00526A29" w:rsidP="008B6369">
            <w:pPr>
              <w:pStyle w:val="TableCellLeft"/>
              <w:keepNext w:val="0"/>
              <w:keepLines w:val="0"/>
              <w:spacing w:before="40" w:after="40" w:line="240" w:lineRule="auto"/>
              <w:jc w:val="center"/>
              <w:rPr>
                <w:szCs w:val="20"/>
              </w:rPr>
            </w:pPr>
            <w:r w:rsidRPr="00A06EBC">
              <w:rPr>
                <w:szCs w:val="20"/>
              </w:rPr>
              <w:t>2.5242</w:t>
            </w:r>
          </w:p>
        </w:tc>
        <w:tc>
          <w:tcPr>
            <w:tcW w:w="1632" w:type="dxa"/>
            <w:vAlign w:val="center"/>
          </w:tcPr>
          <w:p w14:paraId="68F5E7FF" w14:textId="77777777" w:rsidR="001D1D15" w:rsidRPr="00A06EBC" w:rsidRDefault="00526A29" w:rsidP="008B6369">
            <w:pPr>
              <w:pStyle w:val="TableCellLeft"/>
              <w:keepNext w:val="0"/>
              <w:keepLines w:val="0"/>
              <w:spacing w:before="40" w:after="40" w:line="240" w:lineRule="auto"/>
              <w:jc w:val="center"/>
              <w:rPr>
                <w:szCs w:val="20"/>
              </w:rPr>
            </w:pPr>
            <w:r w:rsidRPr="00484A9D">
              <w:rPr>
                <w:szCs w:val="20"/>
              </w:rPr>
              <w:t>0.0288</w:t>
            </w:r>
          </w:p>
        </w:tc>
      </w:tr>
      <w:tr w:rsidR="00CA657C" w14:paraId="7EFB0C02" w14:textId="77777777" w:rsidTr="008B6369">
        <w:trPr>
          <w:trHeight w:val="260"/>
        </w:trPr>
        <w:tc>
          <w:tcPr>
            <w:tcW w:w="1722" w:type="dxa"/>
            <w:vMerge/>
          </w:tcPr>
          <w:p w14:paraId="602D5788" w14:textId="77777777" w:rsidR="001D1D15" w:rsidRPr="00A06EBC" w:rsidRDefault="001D1D15" w:rsidP="008B6369">
            <w:pPr>
              <w:pStyle w:val="TableCellLeft"/>
              <w:keepNext w:val="0"/>
              <w:keepLines w:val="0"/>
              <w:spacing w:before="40" w:after="40" w:line="240" w:lineRule="auto"/>
              <w:rPr>
                <w:szCs w:val="20"/>
              </w:rPr>
            </w:pPr>
          </w:p>
        </w:tc>
        <w:tc>
          <w:tcPr>
            <w:tcW w:w="2341" w:type="dxa"/>
          </w:tcPr>
          <w:p w14:paraId="4683E8E7" w14:textId="77777777" w:rsidR="001D1D15" w:rsidRPr="00A06EBC" w:rsidRDefault="00526A29" w:rsidP="008B6369">
            <w:pPr>
              <w:pStyle w:val="TableCellLeft"/>
              <w:keepNext w:val="0"/>
              <w:keepLines w:val="0"/>
              <w:spacing w:before="40" w:after="40" w:line="240" w:lineRule="auto"/>
              <w:rPr>
                <w:szCs w:val="20"/>
              </w:rPr>
            </w:pPr>
            <w:r w:rsidRPr="00A06EBC">
              <w:rPr>
                <w:szCs w:val="20"/>
              </w:rPr>
              <w:t>p (1-sided)</w:t>
            </w:r>
            <w:r>
              <w:rPr>
                <w:szCs w:val="20"/>
                <w:vertAlign w:val="superscript"/>
              </w:rPr>
              <w:t>b</w:t>
            </w:r>
          </w:p>
        </w:tc>
        <w:tc>
          <w:tcPr>
            <w:tcW w:w="1622" w:type="dxa"/>
            <w:vAlign w:val="center"/>
          </w:tcPr>
          <w:p w14:paraId="4D8AC05B" w14:textId="77777777" w:rsidR="001D1D15" w:rsidRPr="00A06EBC" w:rsidRDefault="00526A29" w:rsidP="008B6369">
            <w:pPr>
              <w:pStyle w:val="TableCellLeft"/>
              <w:keepNext w:val="0"/>
              <w:keepLines w:val="0"/>
              <w:spacing w:before="40" w:after="40" w:line="240" w:lineRule="auto"/>
              <w:jc w:val="center"/>
              <w:rPr>
                <w:szCs w:val="20"/>
              </w:rPr>
            </w:pPr>
            <w:r w:rsidRPr="00A06EBC">
              <w:rPr>
                <w:szCs w:val="20"/>
              </w:rPr>
              <w:t>0.0042</w:t>
            </w:r>
          </w:p>
        </w:tc>
        <w:tc>
          <w:tcPr>
            <w:tcW w:w="1619" w:type="dxa"/>
            <w:vAlign w:val="center"/>
          </w:tcPr>
          <w:p w14:paraId="5F02461D" w14:textId="77777777" w:rsidR="001D1D15" w:rsidRPr="00A06EBC" w:rsidRDefault="00526A29" w:rsidP="008B6369">
            <w:pPr>
              <w:pStyle w:val="TableCellLeft"/>
              <w:keepNext w:val="0"/>
              <w:keepLines w:val="0"/>
              <w:spacing w:before="40" w:after="40" w:line="240" w:lineRule="auto"/>
              <w:jc w:val="center"/>
              <w:rPr>
                <w:szCs w:val="20"/>
              </w:rPr>
            </w:pPr>
            <w:r w:rsidRPr="00A06EBC">
              <w:rPr>
                <w:szCs w:val="20"/>
              </w:rPr>
              <w:t>0.0058</w:t>
            </w:r>
          </w:p>
        </w:tc>
        <w:tc>
          <w:tcPr>
            <w:tcW w:w="1632" w:type="dxa"/>
            <w:vAlign w:val="center"/>
          </w:tcPr>
          <w:p w14:paraId="7548A551" w14:textId="77777777" w:rsidR="001D1D15" w:rsidRPr="00A06EBC" w:rsidRDefault="00526A29" w:rsidP="008B6369">
            <w:pPr>
              <w:pStyle w:val="TableCellLeft"/>
              <w:keepNext w:val="0"/>
              <w:keepLines w:val="0"/>
              <w:spacing w:before="40" w:after="40" w:line="240" w:lineRule="auto"/>
              <w:jc w:val="center"/>
              <w:rPr>
                <w:szCs w:val="20"/>
              </w:rPr>
            </w:pPr>
            <w:r w:rsidRPr="00484A9D">
              <w:rPr>
                <w:szCs w:val="20"/>
              </w:rPr>
              <w:t>0.4885</w:t>
            </w:r>
          </w:p>
        </w:tc>
      </w:tr>
      <w:tr w:rsidR="00CA657C" w14:paraId="391DA9AD" w14:textId="77777777" w:rsidTr="008B6369">
        <w:trPr>
          <w:trHeight w:val="260"/>
        </w:trPr>
        <w:tc>
          <w:tcPr>
            <w:tcW w:w="1722" w:type="dxa"/>
            <w:vMerge/>
          </w:tcPr>
          <w:p w14:paraId="0008A509" w14:textId="77777777" w:rsidR="001D1D15" w:rsidRPr="00A06EBC" w:rsidRDefault="001D1D15" w:rsidP="008B6369">
            <w:pPr>
              <w:pStyle w:val="TableCellLeft"/>
              <w:keepNext w:val="0"/>
              <w:keepLines w:val="0"/>
              <w:spacing w:before="40" w:after="40" w:line="240" w:lineRule="auto"/>
              <w:rPr>
                <w:szCs w:val="20"/>
              </w:rPr>
            </w:pPr>
          </w:p>
        </w:tc>
        <w:tc>
          <w:tcPr>
            <w:tcW w:w="2341" w:type="dxa"/>
          </w:tcPr>
          <w:p w14:paraId="66B00AEE" w14:textId="77777777" w:rsidR="001D1D15" w:rsidRPr="00A06EBC" w:rsidRDefault="00526A29" w:rsidP="008B6369">
            <w:pPr>
              <w:pStyle w:val="TableCellLeft"/>
              <w:keepNext w:val="0"/>
              <w:keepLines w:val="0"/>
              <w:spacing w:before="40" w:after="40" w:line="240" w:lineRule="auto"/>
              <w:rPr>
                <w:szCs w:val="20"/>
              </w:rPr>
            </w:pPr>
            <w:r w:rsidRPr="00A06EBC">
              <w:rPr>
                <w:szCs w:val="20"/>
              </w:rPr>
              <w:t>HR at bound</w:t>
            </w:r>
            <w:r>
              <w:rPr>
                <w:rFonts w:eastAsia="Math Ext"/>
                <w:szCs w:val="20"/>
                <w:vertAlign w:val="superscript"/>
              </w:rPr>
              <w:t>c</w:t>
            </w:r>
          </w:p>
        </w:tc>
        <w:tc>
          <w:tcPr>
            <w:tcW w:w="1622" w:type="dxa"/>
            <w:vAlign w:val="center"/>
          </w:tcPr>
          <w:p w14:paraId="0AA0434D" w14:textId="77777777" w:rsidR="001D1D15" w:rsidRPr="00A06EBC" w:rsidRDefault="00526A29" w:rsidP="008B6369">
            <w:pPr>
              <w:pStyle w:val="TableCellLeft"/>
              <w:keepNext w:val="0"/>
              <w:keepLines w:val="0"/>
              <w:spacing w:before="40" w:after="40" w:line="240" w:lineRule="auto"/>
              <w:jc w:val="center"/>
              <w:rPr>
                <w:szCs w:val="20"/>
              </w:rPr>
            </w:pPr>
            <w:r w:rsidRPr="00484A9D">
              <w:rPr>
                <w:szCs w:val="20"/>
              </w:rPr>
              <w:t>0.6618</w:t>
            </w:r>
          </w:p>
        </w:tc>
        <w:tc>
          <w:tcPr>
            <w:tcW w:w="1619" w:type="dxa"/>
            <w:vAlign w:val="center"/>
          </w:tcPr>
          <w:p w14:paraId="4142A53C" w14:textId="77777777" w:rsidR="001D1D15" w:rsidRPr="00A06EBC" w:rsidRDefault="00526A29" w:rsidP="008B6369">
            <w:pPr>
              <w:pStyle w:val="TableCellLeft"/>
              <w:keepNext w:val="0"/>
              <w:keepLines w:val="0"/>
              <w:spacing w:before="40" w:after="40" w:line="240" w:lineRule="auto"/>
              <w:jc w:val="center"/>
              <w:rPr>
                <w:szCs w:val="20"/>
              </w:rPr>
            </w:pPr>
            <w:r w:rsidRPr="00484A9D">
              <w:rPr>
                <w:szCs w:val="20"/>
              </w:rPr>
              <w:t>0.6735</w:t>
            </w:r>
          </w:p>
        </w:tc>
        <w:tc>
          <w:tcPr>
            <w:tcW w:w="1632" w:type="dxa"/>
            <w:vAlign w:val="center"/>
          </w:tcPr>
          <w:p w14:paraId="34C9B47B" w14:textId="77777777" w:rsidR="001D1D15" w:rsidRPr="00A06EBC" w:rsidRDefault="00526A29" w:rsidP="008B6369">
            <w:pPr>
              <w:pStyle w:val="TableCellLeft"/>
              <w:keepNext w:val="0"/>
              <w:keepLines w:val="0"/>
              <w:spacing w:before="40" w:after="40" w:line="240" w:lineRule="auto"/>
              <w:jc w:val="center"/>
              <w:rPr>
                <w:szCs w:val="20"/>
              </w:rPr>
            </w:pPr>
            <w:r w:rsidRPr="00484A9D">
              <w:rPr>
                <w:szCs w:val="20"/>
              </w:rPr>
              <w:t>0.9955</w:t>
            </w:r>
          </w:p>
        </w:tc>
      </w:tr>
      <w:tr w:rsidR="00CA657C" w14:paraId="006F3B77" w14:textId="77777777" w:rsidTr="008B6369">
        <w:trPr>
          <w:trHeight w:val="260"/>
        </w:trPr>
        <w:tc>
          <w:tcPr>
            <w:tcW w:w="1722" w:type="dxa"/>
            <w:vMerge/>
          </w:tcPr>
          <w:p w14:paraId="42032744" w14:textId="77777777" w:rsidR="001D1D15" w:rsidRPr="00A06EBC" w:rsidRDefault="001D1D15" w:rsidP="008B6369">
            <w:pPr>
              <w:pStyle w:val="TableCellLeft"/>
              <w:keepNext w:val="0"/>
              <w:keepLines w:val="0"/>
              <w:spacing w:before="40" w:after="40" w:line="240" w:lineRule="auto"/>
              <w:rPr>
                <w:szCs w:val="20"/>
              </w:rPr>
            </w:pPr>
          </w:p>
        </w:tc>
        <w:tc>
          <w:tcPr>
            <w:tcW w:w="2341" w:type="dxa"/>
          </w:tcPr>
          <w:p w14:paraId="0E06383E" w14:textId="77777777" w:rsidR="001D1D15" w:rsidRPr="00A06EBC" w:rsidRDefault="00526A29" w:rsidP="008B6369">
            <w:pPr>
              <w:pStyle w:val="TableCellLeft"/>
              <w:keepNext w:val="0"/>
              <w:keepLines w:val="0"/>
              <w:spacing w:before="40" w:after="40" w:line="240" w:lineRule="auto"/>
              <w:rPr>
                <w:szCs w:val="20"/>
              </w:rPr>
            </w:pPr>
            <w:r w:rsidRPr="00A06EBC">
              <w:rPr>
                <w:szCs w:val="20"/>
              </w:rPr>
              <w:t>P(Cross) if HR=1</w:t>
            </w:r>
            <w:r>
              <w:rPr>
                <w:szCs w:val="20"/>
                <w:vertAlign w:val="superscript"/>
              </w:rPr>
              <w:t>d</w:t>
            </w:r>
          </w:p>
        </w:tc>
        <w:tc>
          <w:tcPr>
            <w:tcW w:w="1622" w:type="dxa"/>
            <w:vAlign w:val="center"/>
          </w:tcPr>
          <w:p w14:paraId="1FA86284" w14:textId="77777777" w:rsidR="001D1D15" w:rsidRPr="00A06EBC" w:rsidRDefault="00526A29" w:rsidP="008B6369">
            <w:pPr>
              <w:pStyle w:val="TableCellLeft"/>
              <w:keepNext w:val="0"/>
              <w:keepLines w:val="0"/>
              <w:spacing w:before="40" w:after="40" w:line="240" w:lineRule="auto"/>
              <w:jc w:val="center"/>
              <w:rPr>
                <w:szCs w:val="20"/>
              </w:rPr>
            </w:pPr>
            <w:r w:rsidRPr="00A06EBC">
              <w:rPr>
                <w:szCs w:val="20"/>
              </w:rPr>
              <w:t>0.0042</w:t>
            </w:r>
          </w:p>
        </w:tc>
        <w:tc>
          <w:tcPr>
            <w:tcW w:w="1619" w:type="dxa"/>
            <w:vAlign w:val="center"/>
          </w:tcPr>
          <w:p w14:paraId="19D81A14" w14:textId="77777777" w:rsidR="001D1D15" w:rsidRPr="00A06EBC" w:rsidRDefault="00526A29" w:rsidP="008B6369">
            <w:pPr>
              <w:pStyle w:val="TableCellLeft"/>
              <w:keepNext w:val="0"/>
              <w:keepLines w:val="0"/>
              <w:spacing w:before="40" w:after="40" w:line="240" w:lineRule="auto"/>
              <w:jc w:val="center"/>
              <w:rPr>
                <w:szCs w:val="20"/>
              </w:rPr>
            </w:pPr>
            <w:r w:rsidRPr="00A06EBC">
              <w:rPr>
                <w:szCs w:val="20"/>
              </w:rPr>
              <w:t>0.0058</w:t>
            </w:r>
          </w:p>
        </w:tc>
        <w:tc>
          <w:tcPr>
            <w:tcW w:w="1632" w:type="dxa"/>
            <w:vAlign w:val="center"/>
          </w:tcPr>
          <w:p w14:paraId="126D269E" w14:textId="77777777" w:rsidR="001D1D15" w:rsidRPr="00A06EBC" w:rsidRDefault="00526A29" w:rsidP="008B6369">
            <w:pPr>
              <w:pStyle w:val="TableCellLeft"/>
              <w:keepNext w:val="0"/>
              <w:keepLines w:val="0"/>
              <w:spacing w:before="40" w:after="40" w:line="240" w:lineRule="auto"/>
              <w:jc w:val="center"/>
              <w:rPr>
                <w:szCs w:val="20"/>
              </w:rPr>
            </w:pPr>
            <w:r w:rsidRPr="00484A9D">
              <w:rPr>
                <w:szCs w:val="20"/>
              </w:rPr>
              <w:t>0.5118</w:t>
            </w:r>
          </w:p>
        </w:tc>
      </w:tr>
      <w:tr w:rsidR="00CA657C" w14:paraId="13A525FD" w14:textId="77777777" w:rsidTr="008B6369">
        <w:trPr>
          <w:trHeight w:val="260"/>
        </w:trPr>
        <w:tc>
          <w:tcPr>
            <w:tcW w:w="1722" w:type="dxa"/>
            <w:vMerge/>
          </w:tcPr>
          <w:p w14:paraId="46490352" w14:textId="77777777" w:rsidR="001D1D15" w:rsidRPr="00A06EBC" w:rsidRDefault="001D1D15" w:rsidP="008B6369">
            <w:pPr>
              <w:pStyle w:val="TableCellLeft"/>
              <w:keepNext w:val="0"/>
              <w:keepLines w:val="0"/>
              <w:spacing w:before="40" w:after="40" w:line="240" w:lineRule="auto"/>
              <w:rPr>
                <w:szCs w:val="20"/>
              </w:rPr>
            </w:pPr>
          </w:p>
        </w:tc>
        <w:tc>
          <w:tcPr>
            <w:tcW w:w="2341" w:type="dxa"/>
          </w:tcPr>
          <w:p w14:paraId="7A113861" w14:textId="77777777" w:rsidR="001D1D15" w:rsidRPr="00A06EBC" w:rsidRDefault="00526A29" w:rsidP="008B6369">
            <w:pPr>
              <w:pStyle w:val="TableCellLeft"/>
              <w:keepNext w:val="0"/>
              <w:keepLines w:val="0"/>
              <w:spacing w:before="40" w:after="40" w:line="240" w:lineRule="auto"/>
              <w:rPr>
                <w:szCs w:val="20"/>
              </w:rPr>
            </w:pPr>
            <w:r w:rsidRPr="00A06EBC">
              <w:rPr>
                <w:szCs w:val="20"/>
              </w:rPr>
              <w:t>P(Cross) if HR=0.65</w:t>
            </w:r>
            <w:r>
              <w:rPr>
                <w:szCs w:val="20"/>
                <w:vertAlign w:val="superscript"/>
              </w:rPr>
              <w:t>e</w:t>
            </w:r>
          </w:p>
        </w:tc>
        <w:tc>
          <w:tcPr>
            <w:tcW w:w="1622" w:type="dxa"/>
            <w:vAlign w:val="center"/>
          </w:tcPr>
          <w:p w14:paraId="01ACD382" w14:textId="77777777" w:rsidR="001D1D15" w:rsidRPr="00A06EBC" w:rsidRDefault="00526A29" w:rsidP="008B6369">
            <w:pPr>
              <w:pStyle w:val="TableCellLeft"/>
              <w:keepNext w:val="0"/>
              <w:keepLines w:val="0"/>
              <w:spacing w:before="40" w:after="40" w:line="240" w:lineRule="auto"/>
              <w:jc w:val="center"/>
              <w:rPr>
                <w:szCs w:val="20"/>
              </w:rPr>
            </w:pPr>
            <w:r w:rsidRPr="00484A9D">
              <w:rPr>
                <w:szCs w:val="20"/>
              </w:rPr>
              <w:t>0.5432</w:t>
            </w:r>
          </w:p>
        </w:tc>
        <w:tc>
          <w:tcPr>
            <w:tcW w:w="1619" w:type="dxa"/>
            <w:vAlign w:val="center"/>
          </w:tcPr>
          <w:p w14:paraId="5E3AD5DA" w14:textId="77777777" w:rsidR="001D1D15" w:rsidRPr="00A06EBC" w:rsidRDefault="00526A29" w:rsidP="008B6369">
            <w:pPr>
              <w:pStyle w:val="TableCellLeft"/>
              <w:keepNext w:val="0"/>
              <w:keepLines w:val="0"/>
              <w:spacing w:before="40" w:after="40" w:line="240" w:lineRule="auto"/>
              <w:jc w:val="center"/>
              <w:rPr>
                <w:szCs w:val="20"/>
              </w:rPr>
            </w:pPr>
            <w:r w:rsidRPr="00484A9D">
              <w:rPr>
                <w:szCs w:val="20"/>
              </w:rPr>
              <w:t>0.5873</w:t>
            </w:r>
          </w:p>
        </w:tc>
        <w:tc>
          <w:tcPr>
            <w:tcW w:w="1632" w:type="dxa"/>
            <w:vAlign w:val="center"/>
          </w:tcPr>
          <w:p w14:paraId="122AEBCF" w14:textId="77777777" w:rsidR="001D1D15" w:rsidRPr="00A06EBC" w:rsidRDefault="00526A29" w:rsidP="008B6369">
            <w:pPr>
              <w:pStyle w:val="TableCellLeft"/>
              <w:keepNext w:val="0"/>
              <w:keepLines w:val="0"/>
              <w:spacing w:before="40" w:after="40" w:line="240" w:lineRule="auto"/>
              <w:jc w:val="center"/>
              <w:rPr>
                <w:szCs w:val="20"/>
              </w:rPr>
            </w:pPr>
            <w:r w:rsidRPr="00484A9D">
              <w:rPr>
                <w:szCs w:val="20"/>
              </w:rPr>
              <w:t>0.0033</w:t>
            </w:r>
          </w:p>
        </w:tc>
      </w:tr>
      <w:tr w:rsidR="00CA657C" w14:paraId="205C6DEF" w14:textId="77777777" w:rsidTr="008B6369">
        <w:trPr>
          <w:trHeight w:val="247"/>
        </w:trPr>
        <w:tc>
          <w:tcPr>
            <w:tcW w:w="1722" w:type="dxa"/>
            <w:vMerge w:val="restart"/>
            <w:vAlign w:val="center"/>
          </w:tcPr>
          <w:p w14:paraId="41AF20D2" w14:textId="77777777" w:rsidR="001D1D15" w:rsidRPr="00A06EBC" w:rsidRDefault="00526A29" w:rsidP="008B6369">
            <w:pPr>
              <w:pStyle w:val="TableCellLeft"/>
              <w:keepNext w:val="0"/>
              <w:keepLines w:val="0"/>
              <w:spacing w:before="40" w:after="40" w:line="240" w:lineRule="auto"/>
              <w:rPr>
                <w:szCs w:val="20"/>
              </w:rPr>
            </w:pPr>
            <w:r w:rsidRPr="00A06EBC">
              <w:rPr>
                <w:szCs w:val="20"/>
              </w:rPr>
              <w:t>IA3: 85%</w:t>
            </w:r>
            <w:r w:rsidRPr="001C66B5">
              <w:rPr>
                <w:szCs w:val="20"/>
                <w:vertAlign w:val="superscript"/>
              </w:rPr>
              <w:t>a</w:t>
            </w:r>
          </w:p>
          <w:p w14:paraId="768ADDD2" w14:textId="77777777" w:rsidR="001D1D15" w:rsidRPr="00A06EBC" w:rsidRDefault="00526A29" w:rsidP="008B6369">
            <w:pPr>
              <w:pStyle w:val="TableCellLeft"/>
              <w:keepNext w:val="0"/>
              <w:keepLines w:val="0"/>
              <w:spacing w:before="40" w:after="40" w:line="240" w:lineRule="auto"/>
              <w:rPr>
                <w:szCs w:val="20"/>
              </w:rPr>
            </w:pPr>
            <w:r w:rsidRPr="00A06EBC">
              <w:rPr>
                <w:szCs w:val="20"/>
              </w:rPr>
              <w:t>N: 690</w:t>
            </w:r>
          </w:p>
          <w:p w14:paraId="486CB0B5" w14:textId="77777777" w:rsidR="001D1D15" w:rsidRPr="00A06EBC" w:rsidRDefault="00526A29" w:rsidP="008B6369">
            <w:pPr>
              <w:pStyle w:val="TableCellLeft"/>
              <w:keepNext w:val="0"/>
              <w:keepLines w:val="0"/>
              <w:spacing w:before="40" w:after="40" w:line="240" w:lineRule="auto"/>
              <w:rPr>
                <w:szCs w:val="20"/>
              </w:rPr>
            </w:pPr>
            <w:r>
              <w:rPr>
                <w:szCs w:val="20"/>
              </w:rPr>
              <w:t>Events: 211</w:t>
            </w:r>
          </w:p>
          <w:p w14:paraId="0CC3ED7E" w14:textId="77777777" w:rsidR="001D1D15" w:rsidRPr="00A06EBC" w:rsidRDefault="00526A29" w:rsidP="008B6369">
            <w:pPr>
              <w:pStyle w:val="TableCellLeft"/>
              <w:keepNext w:val="0"/>
              <w:keepLines w:val="0"/>
              <w:spacing w:before="40" w:after="40" w:line="240" w:lineRule="auto"/>
              <w:rPr>
                <w:szCs w:val="20"/>
              </w:rPr>
            </w:pPr>
            <w:r w:rsidRPr="00A06EBC">
              <w:rPr>
                <w:szCs w:val="20"/>
              </w:rPr>
              <w:t>Month: 58</w:t>
            </w:r>
          </w:p>
        </w:tc>
        <w:tc>
          <w:tcPr>
            <w:tcW w:w="2341" w:type="dxa"/>
          </w:tcPr>
          <w:p w14:paraId="537AB72A" w14:textId="77777777" w:rsidR="001D1D15" w:rsidRPr="00A06EBC" w:rsidRDefault="00526A29" w:rsidP="008B6369">
            <w:pPr>
              <w:pStyle w:val="TableCellLeft"/>
              <w:keepNext w:val="0"/>
              <w:keepLines w:val="0"/>
              <w:spacing w:before="40" w:after="40" w:line="240" w:lineRule="auto"/>
              <w:rPr>
                <w:szCs w:val="20"/>
              </w:rPr>
            </w:pPr>
            <w:r w:rsidRPr="00A06EBC">
              <w:rPr>
                <w:szCs w:val="20"/>
              </w:rPr>
              <w:t>Z</w:t>
            </w:r>
          </w:p>
        </w:tc>
        <w:tc>
          <w:tcPr>
            <w:tcW w:w="1622" w:type="dxa"/>
            <w:vAlign w:val="center"/>
          </w:tcPr>
          <w:p w14:paraId="25D1AF89" w14:textId="77777777" w:rsidR="001D1D15" w:rsidRPr="00A06EBC" w:rsidRDefault="00526A29" w:rsidP="008B6369">
            <w:pPr>
              <w:pStyle w:val="TableCellLeft"/>
              <w:keepNext w:val="0"/>
              <w:keepLines w:val="0"/>
              <w:spacing w:before="40" w:after="40" w:line="240" w:lineRule="auto"/>
              <w:jc w:val="center"/>
              <w:rPr>
                <w:szCs w:val="20"/>
              </w:rPr>
            </w:pPr>
            <w:r w:rsidRPr="00A06EBC">
              <w:rPr>
                <w:szCs w:val="20"/>
              </w:rPr>
              <w:t>2.3131</w:t>
            </w:r>
          </w:p>
        </w:tc>
        <w:tc>
          <w:tcPr>
            <w:tcW w:w="1619" w:type="dxa"/>
            <w:vAlign w:val="center"/>
          </w:tcPr>
          <w:p w14:paraId="7847D61C" w14:textId="77777777" w:rsidR="001D1D15" w:rsidRPr="00A06EBC" w:rsidRDefault="00526A29" w:rsidP="008B6369">
            <w:pPr>
              <w:pStyle w:val="TableCellLeft"/>
              <w:keepNext w:val="0"/>
              <w:keepLines w:val="0"/>
              <w:spacing w:before="40" w:after="40" w:line="240" w:lineRule="auto"/>
              <w:jc w:val="center"/>
              <w:rPr>
                <w:szCs w:val="20"/>
              </w:rPr>
            </w:pPr>
            <w:r w:rsidRPr="00A06EBC">
              <w:rPr>
                <w:szCs w:val="20"/>
              </w:rPr>
              <w:t>2.2170</w:t>
            </w:r>
          </w:p>
        </w:tc>
        <w:tc>
          <w:tcPr>
            <w:tcW w:w="1632" w:type="dxa"/>
            <w:vAlign w:val="center"/>
          </w:tcPr>
          <w:p w14:paraId="76EDEAFA" w14:textId="77777777" w:rsidR="001D1D15" w:rsidRPr="00A06EBC" w:rsidRDefault="00526A29" w:rsidP="008B6369">
            <w:pPr>
              <w:pStyle w:val="TableCellLeft"/>
              <w:keepNext w:val="0"/>
              <w:keepLines w:val="0"/>
              <w:spacing w:before="40" w:after="40" w:line="240" w:lineRule="auto"/>
              <w:jc w:val="center"/>
              <w:rPr>
                <w:szCs w:val="20"/>
              </w:rPr>
            </w:pPr>
            <w:r w:rsidRPr="00484A9D">
              <w:rPr>
                <w:szCs w:val="20"/>
              </w:rPr>
              <w:t>1.0996</w:t>
            </w:r>
          </w:p>
        </w:tc>
      </w:tr>
      <w:tr w:rsidR="00CA657C" w14:paraId="3FB4E5E1" w14:textId="77777777" w:rsidTr="008B6369">
        <w:trPr>
          <w:trHeight w:val="260"/>
        </w:trPr>
        <w:tc>
          <w:tcPr>
            <w:tcW w:w="1722" w:type="dxa"/>
            <w:vMerge/>
          </w:tcPr>
          <w:p w14:paraId="14F24012" w14:textId="77777777" w:rsidR="001D1D15" w:rsidRPr="00A06EBC" w:rsidRDefault="001D1D15" w:rsidP="008B6369">
            <w:pPr>
              <w:pStyle w:val="TableCellLeft"/>
              <w:keepNext w:val="0"/>
              <w:keepLines w:val="0"/>
              <w:spacing w:before="40" w:after="40" w:line="240" w:lineRule="auto"/>
              <w:rPr>
                <w:szCs w:val="20"/>
              </w:rPr>
            </w:pPr>
          </w:p>
        </w:tc>
        <w:tc>
          <w:tcPr>
            <w:tcW w:w="2341" w:type="dxa"/>
          </w:tcPr>
          <w:p w14:paraId="2C90A8A4" w14:textId="77777777" w:rsidR="001D1D15" w:rsidRPr="00A06EBC" w:rsidRDefault="00526A29" w:rsidP="008B6369">
            <w:pPr>
              <w:pStyle w:val="TableCellLeft"/>
              <w:keepNext w:val="0"/>
              <w:keepLines w:val="0"/>
              <w:spacing w:before="40" w:after="40" w:line="240" w:lineRule="auto"/>
              <w:rPr>
                <w:szCs w:val="20"/>
              </w:rPr>
            </w:pPr>
            <w:r w:rsidRPr="00A06EBC">
              <w:rPr>
                <w:szCs w:val="20"/>
              </w:rPr>
              <w:t>p (1-sided)</w:t>
            </w:r>
            <w:r>
              <w:rPr>
                <w:szCs w:val="20"/>
                <w:vertAlign w:val="superscript"/>
              </w:rPr>
              <w:t>b</w:t>
            </w:r>
          </w:p>
        </w:tc>
        <w:tc>
          <w:tcPr>
            <w:tcW w:w="1622" w:type="dxa"/>
            <w:vAlign w:val="center"/>
          </w:tcPr>
          <w:p w14:paraId="44A25499" w14:textId="77777777" w:rsidR="001D1D15" w:rsidRPr="00A06EBC" w:rsidRDefault="00526A29" w:rsidP="008B6369">
            <w:pPr>
              <w:pStyle w:val="TableCellLeft"/>
              <w:keepNext w:val="0"/>
              <w:keepLines w:val="0"/>
              <w:spacing w:before="40" w:after="40" w:line="240" w:lineRule="auto"/>
              <w:jc w:val="center"/>
              <w:rPr>
                <w:szCs w:val="20"/>
              </w:rPr>
            </w:pPr>
            <w:r w:rsidRPr="00A06EBC">
              <w:rPr>
                <w:szCs w:val="20"/>
              </w:rPr>
              <w:t>0.0104</w:t>
            </w:r>
          </w:p>
        </w:tc>
        <w:tc>
          <w:tcPr>
            <w:tcW w:w="1619" w:type="dxa"/>
            <w:vAlign w:val="center"/>
          </w:tcPr>
          <w:p w14:paraId="22945431" w14:textId="77777777" w:rsidR="001D1D15" w:rsidRPr="00A06EBC" w:rsidRDefault="00526A29" w:rsidP="008B6369">
            <w:pPr>
              <w:pStyle w:val="TableCellLeft"/>
              <w:keepNext w:val="0"/>
              <w:keepLines w:val="0"/>
              <w:spacing w:before="40" w:after="40" w:line="240" w:lineRule="auto"/>
              <w:jc w:val="center"/>
              <w:rPr>
                <w:szCs w:val="20"/>
              </w:rPr>
            </w:pPr>
            <w:r w:rsidRPr="00A06EBC">
              <w:rPr>
                <w:szCs w:val="20"/>
              </w:rPr>
              <w:t>0.0133</w:t>
            </w:r>
          </w:p>
        </w:tc>
        <w:tc>
          <w:tcPr>
            <w:tcW w:w="1632" w:type="dxa"/>
            <w:vAlign w:val="center"/>
          </w:tcPr>
          <w:p w14:paraId="2F6E90C7" w14:textId="77777777" w:rsidR="001D1D15" w:rsidRPr="00A06EBC" w:rsidRDefault="00526A29" w:rsidP="008B6369">
            <w:pPr>
              <w:pStyle w:val="TableCellLeft"/>
              <w:keepNext w:val="0"/>
              <w:keepLines w:val="0"/>
              <w:spacing w:before="40" w:after="40" w:line="240" w:lineRule="auto"/>
              <w:jc w:val="center"/>
              <w:rPr>
                <w:szCs w:val="20"/>
              </w:rPr>
            </w:pPr>
            <w:r w:rsidRPr="00484A9D">
              <w:rPr>
                <w:szCs w:val="20"/>
              </w:rPr>
              <w:t>0.1357</w:t>
            </w:r>
          </w:p>
        </w:tc>
      </w:tr>
      <w:tr w:rsidR="00CA657C" w14:paraId="3BF259B1" w14:textId="77777777" w:rsidTr="008B6369">
        <w:trPr>
          <w:trHeight w:val="260"/>
        </w:trPr>
        <w:tc>
          <w:tcPr>
            <w:tcW w:w="1722" w:type="dxa"/>
            <w:vMerge/>
          </w:tcPr>
          <w:p w14:paraId="19E3BC70" w14:textId="77777777" w:rsidR="001D1D15" w:rsidRPr="00A06EBC" w:rsidRDefault="001D1D15" w:rsidP="008B6369">
            <w:pPr>
              <w:pStyle w:val="TableCellLeft"/>
              <w:keepNext w:val="0"/>
              <w:keepLines w:val="0"/>
              <w:spacing w:before="40" w:after="40" w:line="240" w:lineRule="auto"/>
              <w:rPr>
                <w:szCs w:val="20"/>
              </w:rPr>
            </w:pPr>
          </w:p>
        </w:tc>
        <w:tc>
          <w:tcPr>
            <w:tcW w:w="2341" w:type="dxa"/>
          </w:tcPr>
          <w:p w14:paraId="50C0C40B" w14:textId="77777777" w:rsidR="001D1D15" w:rsidRPr="00A06EBC" w:rsidRDefault="00526A29" w:rsidP="008B6369">
            <w:pPr>
              <w:pStyle w:val="TableCellLeft"/>
              <w:keepNext w:val="0"/>
              <w:keepLines w:val="0"/>
              <w:spacing w:before="40" w:after="40" w:line="240" w:lineRule="auto"/>
              <w:rPr>
                <w:szCs w:val="20"/>
              </w:rPr>
            </w:pPr>
            <w:r w:rsidRPr="00A06EBC">
              <w:rPr>
                <w:szCs w:val="20"/>
              </w:rPr>
              <w:t>HR at bound</w:t>
            </w:r>
            <w:r>
              <w:rPr>
                <w:rFonts w:eastAsia="Math Ext"/>
                <w:szCs w:val="20"/>
                <w:vertAlign w:val="superscript"/>
              </w:rPr>
              <w:t>c</w:t>
            </w:r>
          </w:p>
        </w:tc>
        <w:tc>
          <w:tcPr>
            <w:tcW w:w="1622" w:type="dxa"/>
            <w:vAlign w:val="center"/>
          </w:tcPr>
          <w:p w14:paraId="0E2DAC0C" w14:textId="77777777" w:rsidR="001D1D15" w:rsidRPr="00A06EBC" w:rsidRDefault="00526A29" w:rsidP="008B6369">
            <w:pPr>
              <w:pStyle w:val="TableCellLeft"/>
              <w:keepNext w:val="0"/>
              <w:keepLines w:val="0"/>
              <w:spacing w:before="40" w:after="40" w:line="240" w:lineRule="auto"/>
              <w:jc w:val="center"/>
              <w:rPr>
                <w:szCs w:val="20"/>
              </w:rPr>
            </w:pPr>
            <w:r w:rsidRPr="00484A9D">
              <w:rPr>
                <w:szCs w:val="20"/>
              </w:rPr>
              <w:t>0.7268</w:t>
            </w:r>
          </w:p>
        </w:tc>
        <w:tc>
          <w:tcPr>
            <w:tcW w:w="1619" w:type="dxa"/>
            <w:vAlign w:val="center"/>
          </w:tcPr>
          <w:p w14:paraId="092DF7DE" w14:textId="77777777" w:rsidR="001D1D15" w:rsidRPr="00A06EBC" w:rsidRDefault="00526A29" w:rsidP="008B6369">
            <w:pPr>
              <w:pStyle w:val="TableCellLeft"/>
              <w:keepNext w:val="0"/>
              <w:keepLines w:val="0"/>
              <w:spacing w:before="40" w:after="40" w:line="240" w:lineRule="auto"/>
              <w:jc w:val="center"/>
              <w:rPr>
                <w:szCs w:val="20"/>
              </w:rPr>
            </w:pPr>
            <w:r w:rsidRPr="00484A9D">
              <w:rPr>
                <w:szCs w:val="20"/>
              </w:rPr>
              <w:t>0.7365</w:t>
            </w:r>
          </w:p>
        </w:tc>
        <w:tc>
          <w:tcPr>
            <w:tcW w:w="1632" w:type="dxa"/>
            <w:vAlign w:val="center"/>
          </w:tcPr>
          <w:p w14:paraId="438AB945" w14:textId="77777777" w:rsidR="001D1D15" w:rsidRPr="00A06EBC" w:rsidRDefault="00526A29" w:rsidP="008B6369">
            <w:pPr>
              <w:pStyle w:val="TableCellLeft"/>
              <w:keepNext w:val="0"/>
              <w:keepLines w:val="0"/>
              <w:spacing w:before="40" w:after="40" w:line="240" w:lineRule="auto"/>
              <w:jc w:val="center"/>
              <w:rPr>
                <w:szCs w:val="20"/>
              </w:rPr>
            </w:pPr>
            <w:r w:rsidRPr="00484A9D">
              <w:rPr>
                <w:szCs w:val="20"/>
              </w:rPr>
              <w:t>0.8592</w:t>
            </w:r>
          </w:p>
        </w:tc>
      </w:tr>
      <w:tr w:rsidR="00CA657C" w14:paraId="6C9D22B9" w14:textId="77777777" w:rsidTr="008B6369">
        <w:trPr>
          <w:trHeight w:val="260"/>
        </w:trPr>
        <w:tc>
          <w:tcPr>
            <w:tcW w:w="1722" w:type="dxa"/>
            <w:vMerge/>
          </w:tcPr>
          <w:p w14:paraId="5B67BC08" w14:textId="77777777" w:rsidR="001D1D15" w:rsidRPr="00A06EBC" w:rsidRDefault="001D1D15" w:rsidP="008B6369">
            <w:pPr>
              <w:pStyle w:val="TableCellLeft"/>
              <w:keepNext w:val="0"/>
              <w:keepLines w:val="0"/>
              <w:spacing w:before="40" w:after="40" w:line="240" w:lineRule="auto"/>
              <w:rPr>
                <w:szCs w:val="20"/>
              </w:rPr>
            </w:pPr>
          </w:p>
        </w:tc>
        <w:tc>
          <w:tcPr>
            <w:tcW w:w="2341" w:type="dxa"/>
          </w:tcPr>
          <w:p w14:paraId="35A56BDA" w14:textId="77777777" w:rsidR="001D1D15" w:rsidRPr="00A06EBC" w:rsidRDefault="00526A29" w:rsidP="008B6369">
            <w:pPr>
              <w:pStyle w:val="TableCellLeft"/>
              <w:keepNext w:val="0"/>
              <w:keepLines w:val="0"/>
              <w:spacing w:before="40" w:after="40" w:line="240" w:lineRule="auto"/>
              <w:rPr>
                <w:szCs w:val="20"/>
              </w:rPr>
            </w:pPr>
            <w:r w:rsidRPr="00A06EBC">
              <w:rPr>
                <w:szCs w:val="20"/>
              </w:rPr>
              <w:t>P(Cross) if HR=1</w:t>
            </w:r>
            <w:r>
              <w:rPr>
                <w:szCs w:val="20"/>
                <w:vertAlign w:val="superscript"/>
              </w:rPr>
              <w:t>d</w:t>
            </w:r>
          </w:p>
        </w:tc>
        <w:tc>
          <w:tcPr>
            <w:tcW w:w="1622" w:type="dxa"/>
            <w:vAlign w:val="center"/>
          </w:tcPr>
          <w:p w14:paraId="26276815" w14:textId="77777777" w:rsidR="001D1D15" w:rsidRPr="00A06EBC" w:rsidRDefault="00526A29" w:rsidP="008B6369">
            <w:pPr>
              <w:pStyle w:val="TableCellLeft"/>
              <w:keepNext w:val="0"/>
              <w:keepLines w:val="0"/>
              <w:spacing w:before="40" w:after="40" w:line="240" w:lineRule="auto"/>
              <w:jc w:val="center"/>
              <w:rPr>
                <w:szCs w:val="20"/>
              </w:rPr>
            </w:pPr>
            <w:r w:rsidRPr="00A06EBC">
              <w:rPr>
                <w:szCs w:val="20"/>
              </w:rPr>
              <w:t>0.0116</w:t>
            </w:r>
          </w:p>
        </w:tc>
        <w:tc>
          <w:tcPr>
            <w:tcW w:w="1619" w:type="dxa"/>
            <w:vAlign w:val="center"/>
          </w:tcPr>
          <w:p w14:paraId="50D0B7F5" w14:textId="77777777" w:rsidR="001D1D15" w:rsidRPr="00A06EBC" w:rsidRDefault="00526A29" w:rsidP="008B6369">
            <w:pPr>
              <w:pStyle w:val="TableCellLeft"/>
              <w:keepNext w:val="0"/>
              <w:keepLines w:val="0"/>
              <w:spacing w:before="40" w:after="40" w:line="240" w:lineRule="auto"/>
              <w:jc w:val="center"/>
              <w:rPr>
                <w:szCs w:val="20"/>
              </w:rPr>
            </w:pPr>
            <w:r w:rsidRPr="00A06EBC">
              <w:rPr>
                <w:szCs w:val="20"/>
              </w:rPr>
              <w:t>0.0151</w:t>
            </w:r>
          </w:p>
        </w:tc>
        <w:tc>
          <w:tcPr>
            <w:tcW w:w="1632" w:type="dxa"/>
            <w:vAlign w:val="center"/>
          </w:tcPr>
          <w:p w14:paraId="722E1309" w14:textId="77777777" w:rsidR="001D1D15" w:rsidRPr="00A06EBC" w:rsidRDefault="00526A29" w:rsidP="008B6369">
            <w:pPr>
              <w:pStyle w:val="TableCellLeft"/>
              <w:keepNext w:val="0"/>
              <w:keepLines w:val="0"/>
              <w:spacing w:before="40" w:after="40" w:line="240" w:lineRule="auto"/>
              <w:jc w:val="center"/>
              <w:rPr>
                <w:szCs w:val="20"/>
              </w:rPr>
            </w:pPr>
            <w:r w:rsidRPr="00484A9D">
              <w:rPr>
                <w:szCs w:val="20"/>
              </w:rPr>
              <w:t>0.8651</w:t>
            </w:r>
          </w:p>
        </w:tc>
      </w:tr>
      <w:tr w:rsidR="00CA657C" w14:paraId="2EAD03ED" w14:textId="77777777" w:rsidTr="008B6369">
        <w:trPr>
          <w:trHeight w:val="260"/>
        </w:trPr>
        <w:tc>
          <w:tcPr>
            <w:tcW w:w="1722" w:type="dxa"/>
            <w:vMerge/>
          </w:tcPr>
          <w:p w14:paraId="634A071F" w14:textId="77777777" w:rsidR="001D1D15" w:rsidRPr="00A06EBC" w:rsidRDefault="001D1D15" w:rsidP="008B6369">
            <w:pPr>
              <w:pStyle w:val="TableCellLeft"/>
              <w:keepNext w:val="0"/>
              <w:keepLines w:val="0"/>
              <w:spacing w:before="40" w:after="40" w:line="240" w:lineRule="auto"/>
              <w:rPr>
                <w:szCs w:val="20"/>
              </w:rPr>
            </w:pPr>
          </w:p>
        </w:tc>
        <w:tc>
          <w:tcPr>
            <w:tcW w:w="2341" w:type="dxa"/>
          </w:tcPr>
          <w:p w14:paraId="2A000A1A" w14:textId="77777777" w:rsidR="001D1D15" w:rsidRPr="00A06EBC" w:rsidRDefault="00526A29" w:rsidP="008B6369">
            <w:pPr>
              <w:pStyle w:val="TableCellLeft"/>
              <w:keepNext w:val="0"/>
              <w:keepLines w:val="0"/>
              <w:spacing w:before="40" w:after="40" w:line="240" w:lineRule="auto"/>
              <w:rPr>
                <w:szCs w:val="20"/>
              </w:rPr>
            </w:pPr>
            <w:r w:rsidRPr="00A06EBC">
              <w:rPr>
                <w:szCs w:val="20"/>
              </w:rPr>
              <w:t>P(Cross) if HR=0.65</w:t>
            </w:r>
            <w:r>
              <w:rPr>
                <w:szCs w:val="20"/>
                <w:vertAlign w:val="superscript"/>
              </w:rPr>
              <w:t>e</w:t>
            </w:r>
          </w:p>
        </w:tc>
        <w:tc>
          <w:tcPr>
            <w:tcW w:w="1622" w:type="dxa"/>
            <w:vAlign w:val="center"/>
          </w:tcPr>
          <w:p w14:paraId="5E90591E" w14:textId="77777777" w:rsidR="001D1D15" w:rsidRPr="00A06EBC" w:rsidRDefault="00526A29" w:rsidP="008B6369">
            <w:pPr>
              <w:pStyle w:val="TableCellLeft"/>
              <w:keepNext w:val="0"/>
              <w:keepLines w:val="0"/>
              <w:spacing w:before="40" w:after="40" w:line="240" w:lineRule="auto"/>
              <w:jc w:val="center"/>
              <w:rPr>
                <w:szCs w:val="20"/>
              </w:rPr>
            </w:pPr>
            <w:r w:rsidRPr="00484A9D">
              <w:rPr>
                <w:szCs w:val="20"/>
              </w:rPr>
              <w:t>0.7949</w:t>
            </w:r>
          </w:p>
        </w:tc>
        <w:tc>
          <w:tcPr>
            <w:tcW w:w="1619" w:type="dxa"/>
            <w:vAlign w:val="center"/>
          </w:tcPr>
          <w:p w14:paraId="62B7AD49" w14:textId="77777777" w:rsidR="001D1D15" w:rsidRPr="00A06EBC" w:rsidRDefault="00526A29" w:rsidP="008B6369">
            <w:pPr>
              <w:pStyle w:val="TableCellLeft"/>
              <w:keepNext w:val="0"/>
              <w:keepLines w:val="0"/>
              <w:spacing w:before="40" w:after="40" w:line="240" w:lineRule="auto"/>
              <w:jc w:val="center"/>
              <w:rPr>
                <w:szCs w:val="20"/>
              </w:rPr>
            </w:pPr>
            <w:r w:rsidRPr="00484A9D">
              <w:rPr>
                <w:szCs w:val="20"/>
              </w:rPr>
              <w:t>0.8218</w:t>
            </w:r>
          </w:p>
        </w:tc>
        <w:tc>
          <w:tcPr>
            <w:tcW w:w="1632" w:type="dxa"/>
            <w:vAlign w:val="center"/>
          </w:tcPr>
          <w:p w14:paraId="3B7FBE1C" w14:textId="77777777" w:rsidR="001D1D15" w:rsidRPr="00A06EBC" w:rsidRDefault="00526A29" w:rsidP="008B6369">
            <w:pPr>
              <w:pStyle w:val="TableCellLeft"/>
              <w:keepNext w:val="0"/>
              <w:keepLines w:val="0"/>
              <w:spacing w:before="40" w:after="40" w:line="240" w:lineRule="auto"/>
              <w:jc w:val="center"/>
              <w:rPr>
                <w:szCs w:val="20"/>
              </w:rPr>
            </w:pPr>
            <w:r w:rsidRPr="00484A9D">
              <w:rPr>
                <w:szCs w:val="20"/>
              </w:rPr>
              <w:t>0.0223</w:t>
            </w:r>
          </w:p>
        </w:tc>
      </w:tr>
      <w:tr w:rsidR="00CA657C" w14:paraId="5CBB3735" w14:textId="77777777" w:rsidTr="008B6369">
        <w:trPr>
          <w:trHeight w:val="247"/>
        </w:trPr>
        <w:tc>
          <w:tcPr>
            <w:tcW w:w="1722" w:type="dxa"/>
            <w:vMerge w:val="restart"/>
            <w:vAlign w:val="center"/>
          </w:tcPr>
          <w:p w14:paraId="3E7C6713" w14:textId="77777777" w:rsidR="001D1D15" w:rsidRPr="00C320E3" w:rsidRDefault="00526A29" w:rsidP="008B6369">
            <w:pPr>
              <w:pStyle w:val="TableCellLeft"/>
              <w:keepNext w:val="0"/>
              <w:keepLines w:val="0"/>
              <w:spacing w:before="40" w:after="40" w:line="240" w:lineRule="auto"/>
              <w:rPr>
                <w:szCs w:val="20"/>
              </w:rPr>
            </w:pPr>
            <w:r w:rsidRPr="00C320E3">
              <w:rPr>
                <w:szCs w:val="20"/>
              </w:rPr>
              <w:t>IA4 (Final PFS Analysis)</w:t>
            </w:r>
          </w:p>
          <w:p w14:paraId="458B24C9" w14:textId="77777777" w:rsidR="001D1D15" w:rsidRPr="00C320E3" w:rsidRDefault="00526A29" w:rsidP="008B6369">
            <w:pPr>
              <w:pStyle w:val="TableCellLeft"/>
              <w:keepNext w:val="0"/>
              <w:keepLines w:val="0"/>
              <w:spacing w:before="40" w:after="40" w:line="240" w:lineRule="auto"/>
              <w:rPr>
                <w:szCs w:val="20"/>
              </w:rPr>
            </w:pPr>
            <w:r w:rsidRPr="00C320E3">
              <w:rPr>
                <w:szCs w:val="20"/>
              </w:rPr>
              <w:t>N: 690</w:t>
            </w:r>
          </w:p>
          <w:p w14:paraId="060F078B" w14:textId="77777777" w:rsidR="001D1D15" w:rsidRPr="00A06EBC" w:rsidRDefault="00526A29" w:rsidP="008B6369">
            <w:pPr>
              <w:pStyle w:val="TableCellLeft"/>
              <w:keepNext w:val="0"/>
              <w:keepLines w:val="0"/>
              <w:spacing w:before="40" w:after="40" w:line="240" w:lineRule="auto"/>
              <w:rPr>
                <w:szCs w:val="20"/>
              </w:rPr>
            </w:pPr>
            <w:r>
              <w:rPr>
                <w:szCs w:val="20"/>
              </w:rPr>
              <w:t>Events: 248</w:t>
            </w:r>
          </w:p>
          <w:p w14:paraId="09A10EC8" w14:textId="77777777" w:rsidR="001D1D15" w:rsidRPr="00A06EBC" w:rsidRDefault="00526A29" w:rsidP="008B6369">
            <w:pPr>
              <w:pStyle w:val="TableCellLeft"/>
              <w:keepNext w:val="0"/>
              <w:keepLines w:val="0"/>
              <w:spacing w:before="40" w:after="40" w:line="240" w:lineRule="auto"/>
              <w:rPr>
                <w:szCs w:val="20"/>
              </w:rPr>
            </w:pPr>
            <w:r w:rsidRPr="00A06EBC">
              <w:rPr>
                <w:szCs w:val="20"/>
              </w:rPr>
              <w:t>Month: 71</w:t>
            </w:r>
          </w:p>
        </w:tc>
        <w:tc>
          <w:tcPr>
            <w:tcW w:w="2341" w:type="dxa"/>
          </w:tcPr>
          <w:p w14:paraId="02C0B360" w14:textId="77777777" w:rsidR="001D1D15" w:rsidRPr="00A06EBC" w:rsidRDefault="00526A29" w:rsidP="008B6369">
            <w:pPr>
              <w:pStyle w:val="TableCellLeft"/>
              <w:keepNext w:val="0"/>
              <w:keepLines w:val="0"/>
              <w:spacing w:before="40" w:after="40" w:line="240" w:lineRule="auto"/>
              <w:rPr>
                <w:szCs w:val="20"/>
              </w:rPr>
            </w:pPr>
            <w:r w:rsidRPr="00A06EBC">
              <w:rPr>
                <w:szCs w:val="20"/>
              </w:rPr>
              <w:t>Z</w:t>
            </w:r>
          </w:p>
        </w:tc>
        <w:tc>
          <w:tcPr>
            <w:tcW w:w="1622" w:type="dxa"/>
            <w:vAlign w:val="center"/>
          </w:tcPr>
          <w:p w14:paraId="35AE1D80" w14:textId="77777777" w:rsidR="001D1D15" w:rsidRPr="00A06EBC" w:rsidRDefault="00526A29" w:rsidP="008B6369">
            <w:pPr>
              <w:pStyle w:val="TableCellLeft"/>
              <w:keepNext w:val="0"/>
              <w:keepLines w:val="0"/>
              <w:spacing w:before="40" w:after="40" w:line="240" w:lineRule="auto"/>
              <w:jc w:val="center"/>
              <w:rPr>
                <w:szCs w:val="20"/>
              </w:rPr>
            </w:pPr>
            <w:r w:rsidRPr="00A06EBC">
              <w:rPr>
                <w:szCs w:val="20"/>
              </w:rPr>
              <w:t>2.1365</w:t>
            </w:r>
          </w:p>
        </w:tc>
        <w:tc>
          <w:tcPr>
            <w:tcW w:w="1619" w:type="dxa"/>
            <w:vAlign w:val="center"/>
          </w:tcPr>
          <w:p w14:paraId="73AE971C" w14:textId="77777777" w:rsidR="001D1D15" w:rsidRPr="00A06EBC" w:rsidRDefault="00526A29" w:rsidP="008B6369">
            <w:pPr>
              <w:pStyle w:val="TableCellLeft"/>
              <w:keepNext w:val="0"/>
              <w:keepLines w:val="0"/>
              <w:spacing w:before="40" w:after="40" w:line="240" w:lineRule="auto"/>
              <w:jc w:val="center"/>
              <w:rPr>
                <w:szCs w:val="20"/>
              </w:rPr>
            </w:pPr>
            <w:r w:rsidRPr="00A06EBC">
              <w:rPr>
                <w:szCs w:val="20"/>
              </w:rPr>
              <w:t>2.0490</w:t>
            </w:r>
          </w:p>
        </w:tc>
        <w:tc>
          <w:tcPr>
            <w:tcW w:w="1632" w:type="dxa"/>
            <w:vMerge w:val="restart"/>
            <w:vAlign w:val="center"/>
          </w:tcPr>
          <w:p w14:paraId="0BE7F553" w14:textId="77777777" w:rsidR="001D1D15" w:rsidRPr="00A06EBC" w:rsidRDefault="00526A29" w:rsidP="008B6369">
            <w:pPr>
              <w:pStyle w:val="TableCellLeft"/>
              <w:keepNext w:val="0"/>
              <w:keepLines w:val="0"/>
              <w:spacing w:before="40" w:after="40" w:line="240" w:lineRule="auto"/>
              <w:jc w:val="center"/>
              <w:rPr>
                <w:szCs w:val="20"/>
              </w:rPr>
            </w:pPr>
            <w:r>
              <w:rPr>
                <w:szCs w:val="20"/>
              </w:rPr>
              <w:t>N/A</w:t>
            </w:r>
          </w:p>
        </w:tc>
      </w:tr>
      <w:tr w:rsidR="00CA657C" w14:paraId="579B9246" w14:textId="77777777" w:rsidTr="008B6369">
        <w:trPr>
          <w:trHeight w:val="260"/>
        </w:trPr>
        <w:tc>
          <w:tcPr>
            <w:tcW w:w="1722" w:type="dxa"/>
            <w:vMerge/>
          </w:tcPr>
          <w:p w14:paraId="1541E617" w14:textId="77777777" w:rsidR="001D1D15" w:rsidRPr="009B5E5D" w:rsidRDefault="001D1D15" w:rsidP="008B6369">
            <w:pPr>
              <w:spacing w:before="40" w:after="40"/>
              <w:rPr>
                <w:sz w:val="20"/>
                <w:szCs w:val="20"/>
              </w:rPr>
            </w:pPr>
          </w:p>
        </w:tc>
        <w:tc>
          <w:tcPr>
            <w:tcW w:w="2341" w:type="dxa"/>
          </w:tcPr>
          <w:p w14:paraId="1C24C12C" w14:textId="77777777" w:rsidR="001D1D15" w:rsidRPr="00A06EBC" w:rsidRDefault="00526A29" w:rsidP="008B6369">
            <w:pPr>
              <w:pStyle w:val="TableCellLeft"/>
              <w:keepNext w:val="0"/>
              <w:keepLines w:val="0"/>
              <w:spacing w:before="40" w:after="40" w:line="240" w:lineRule="auto"/>
              <w:rPr>
                <w:szCs w:val="20"/>
              </w:rPr>
            </w:pPr>
            <w:r w:rsidRPr="00A06EBC">
              <w:rPr>
                <w:szCs w:val="20"/>
              </w:rPr>
              <w:t>p (1-sided)</w:t>
            </w:r>
            <w:r>
              <w:rPr>
                <w:szCs w:val="20"/>
                <w:vertAlign w:val="superscript"/>
              </w:rPr>
              <w:t>b</w:t>
            </w:r>
          </w:p>
        </w:tc>
        <w:tc>
          <w:tcPr>
            <w:tcW w:w="1622" w:type="dxa"/>
            <w:vAlign w:val="center"/>
          </w:tcPr>
          <w:p w14:paraId="49136D08" w14:textId="77777777" w:rsidR="001D1D15" w:rsidRPr="00A06EBC" w:rsidRDefault="00526A29" w:rsidP="008B6369">
            <w:pPr>
              <w:pStyle w:val="TableCellLeft"/>
              <w:keepNext w:val="0"/>
              <w:keepLines w:val="0"/>
              <w:spacing w:before="40" w:after="40" w:line="240" w:lineRule="auto"/>
              <w:jc w:val="center"/>
              <w:rPr>
                <w:szCs w:val="20"/>
              </w:rPr>
            </w:pPr>
            <w:r w:rsidRPr="00A06EBC">
              <w:rPr>
                <w:szCs w:val="20"/>
              </w:rPr>
              <w:t>0.0163</w:t>
            </w:r>
          </w:p>
        </w:tc>
        <w:tc>
          <w:tcPr>
            <w:tcW w:w="1619" w:type="dxa"/>
            <w:vAlign w:val="center"/>
          </w:tcPr>
          <w:p w14:paraId="094AA0A7" w14:textId="77777777" w:rsidR="001D1D15" w:rsidRPr="00A06EBC" w:rsidRDefault="00526A29" w:rsidP="008B6369">
            <w:pPr>
              <w:pStyle w:val="TableCellLeft"/>
              <w:keepNext w:val="0"/>
              <w:keepLines w:val="0"/>
              <w:spacing w:before="40" w:after="40" w:line="240" w:lineRule="auto"/>
              <w:jc w:val="center"/>
              <w:rPr>
                <w:szCs w:val="20"/>
              </w:rPr>
            </w:pPr>
            <w:r w:rsidRPr="00A06EBC">
              <w:rPr>
                <w:szCs w:val="20"/>
              </w:rPr>
              <w:t>0.0202</w:t>
            </w:r>
          </w:p>
        </w:tc>
        <w:tc>
          <w:tcPr>
            <w:tcW w:w="1632" w:type="dxa"/>
            <w:vMerge/>
            <w:vAlign w:val="bottom"/>
          </w:tcPr>
          <w:p w14:paraId="0F01EADB" w14:textId="77777777" w:rsidR="001D1D15" w:rsidRPr="009B5E5D" w:rsidRDefault="001D1D15" w:rsidP="008B6369">
            <w:pPr>
              <w:spacing w:before="40" w:after="40"/>
              <w:rPr>
                <w:sz w:val="20"/>
                <w:szCs w:val="20"/>
              </w:rPr>
            </w:pPr>
          </w:p>
        </w:tc>
      </w:tr>
      <w:tr w:rsidR="00CA657C" w14:paraId="661CF313" w14:textId="77777777" w:rsidTr="008B6369">
        <w:trPr>
          <w:trHeight w:val="260"/>
        </w:trPr>
        <w:tc>
          <w:tcPr>
            <w:tcW w:w="1722" w:type="dxa"/>
            <w:vMerge/>
          </w:tcPr>
          <w:p w14:paraId="0647628C" w14:textId="77777777" w:rsidR="001D1D15" w:rsidRPr="009B5E5D" w:rsidRDefault="001D1D15" w:rsidP="008B6369">
            <w:pPr>
              <w:spacing w:before="40" w:after="40"/>
              <w:rPr>
                <w:sz w:val="20"/>
                <w:szCs w:val="20"/>
              </w:rPr>
            </w:pPr>
          </w:p>
        </w:tc>
        <w:tc>
          <w:tcPr>
            <w:tcW w:w="2341" w:type="dxa"/>
          </w:tcPr>
          <w:p w14:paraId="7B9C4389" w14:textId="77777777" w:rsidR="001D1D15" w:rsidRPr="00A06EBC" w:rsidRDefault="00526A29" w:rsidP="008B6369">
            <w:pPr>
              <w:pStyle w:val="TableCellLeft"/>
              <w:keepNext w:val="0"/>
              <w:keepLines w:val="0"/>
              <w:spacing w:before="40" w:after="40" w:line="240" w:lineRule="auto"/>
              <w:rPr>
                <w:szCs w:val="20"/>
              </w:rPr>
            </w:pPr>
            <w:r w:rsidRPr="00A06EBC">
              <w:rPr>
                <w:szCs w:val="20"/>
              </w:rPr>
              <w:t>HR at bound</w:t>
            </w:r>
            <w:r>
              <w:rPr>
                <w:rFonts w:eastAsia="Math Ext"/>
                <w:szCs w:val="20"/>
                <w:vertAlign w:val="superscript"/>
              </w:rPr>
              <w:t>c</w:t>
            </w:r>
          </w:p>
        </w:tc>
        <w:tc>
          <w:tcPr>
            <w:tcW w:w="1622" w:type="dxa"/>
            <w:vAlign w:val="center"/>
          </w:tcPr>
          <w:p w14:paraId="34D7E531" w14:textId="77777777" w:rsidR="001D1D15" w:rsidRPr="00A06EBC" w:rsidRDefault="00526A29" w:rsidP="008B6369">
            <w:pPr>
              <w:pStyle w:val="TableCellLeft"/>
              <w:keepNext w:val="0"/>
              <w:keepLines w:val="0"/>
              <w:spacing w:before="40" w:after="40" w:line="240" w:lineRule="auto"/>
              <w:jc w:val="center"/>
              <w:rPr>
                <w:szCs w:val="20"/>
              </w:rPr>
            </w:pPr>
            <w:r w:rsidRPr="00484A9D">
              <w:rPr>
                <w:szCs w:val="20"/>
              </w:rPr>
              <w:t>0.7620</w:t>
            </w:r>
          </w:p>
        </w:tc>
        <w:tc>
          <w:tcPr>
            <w:tcW w:w="1619" w:type="dxa"/>
            <w:vAlign w:val="center"/>
          </w:tcPr>
          <w:p w14:paraId="59805D8B" w14:textId="77777777" w:rsidR="001D1D15" w:rsidRPr="00A06EBC" w:rsidRDefault="00526A29" w:rsidP="008B6369">
            <w:pPr>
              <w:pStyle w:val="TableCellLeft"/>
              <w:keepNext w:val="0"/>
              <w:keepLines w:val="0"/>
              <w:spacing w:before="40" w:after="40" w:line="240" w:lineRule="auto"/>
              <w:jc w:val="center"/>
              <w:rPr>
                <w:szCs w:val="20"/>
              </w:rPr>
            </w:pPr>
            <w:r w:rsidRPr="00484A9D">
              <w:rPr>
                <w:szCs w:val="20"/>
              </w:rPr>
              <w:t>0.7706</w:t>
            </w:r>
          </w:p>
        </w:tc>
        <w:tc>
          <w:tcPr>
            <w:tcW w:w="1632" w:type="dxa"/>
            <w:vMerge/>
            <w:vAlign w:val="bottom"/>
          </w:tcPr>
          <w:p w14:paraId="2C91880C" w14:textId="77777777" w:rsidR="001D1D15" w:rsidRPr="009B5E5D" w:rsidRDefault="001D1D15" w:rsidP="008B6369">
            <w:pPr>
              <w:spacing w:before="40" w:after="40"/>
              <w:rPr>
                <w:sz w:val="20"/>
                <w:szCs w:val="20"/>
              </w:rPr>
            </w:pPr>
          </w:p>
        </w:tc>
      </w:tr>
      <w:tr w:rsidR="00CA657C" w14:paraId="3CAC3355" w14:textId="77777777" w:rsidTr="008B6369">
        <w:trPr>
          <w:trHeight w:val="260"/>
        </w:trPr>
        <w:tc>
          <w:tcPr>
            <w:tcW w:w="1722" w:type="dxa"/>
            <w:vMerge/>
          </w:tcPr>
          <w:p w14:paraId="7FA5FB03" w14:textId="77777777" w:rsidR="001D1D15" w:rsidRPr="009B5E5D" w:rsidRDefault="001D1D15" w:rsidP="008B6369">
            <w:pPr>
              <w:spacing w:before="40" w:after="40"/>
              <w:rPr>
                <w:sz w:val="20"/>
                <w:szCs w:val="20"/>
              </w:rPr>
            </w:pPr>
          </w:p>
        </w:tc>
        <w:tc>
          <w:tcPr>
            <w:tcW w:w="2341" w:type="dxa"/>
          </w:tcPr>
          <w:p w14:paraId="1D9B9D80" w14:textId="77777777" w:rsidR="001D1D15" w:rsidRPr="00A06EBC" w:rsidRDefault="00526A29" w:rsidP="008B6369">
            <w:pPr>
              <w:pStyle w:val="TableCellLeft"/>
              <w:keepNext w:val="0"/>
              <w:keepLines w:val="0"/>
              <w:spacing w:before="40" w:after="40" w:line="240" w:lineRule="auto"/>
              <w:rPr>
                <w:szCs w:val="20"/>
              </w:rPr>
            </w:pPr>
            <w:r w:rsidRPr="00A06EBC">
              <w:rPr>
                <w:szCs w:val="20"/>
              </w:rPr>
              <w:t>P(Cross) if HR=1</w:t>
            </w:r>
            <w:r>
              <w:rPr>
                <w:szCs w:val="20"/>
                <w:vertAlign w:val="superscript"/>
              </w:rPr>
              <w:t>d</w:t>
            </w:r>
          </w:p>
        </w:tc>
        <w:tc>
          <w:tcPr>
            <w:tcW w:w="1622" w:type="dxa"/>
            <w:vAlign w:val="center"/>
          </w:tcPr>
          <w:p w14:paraId="75F5F144" w14:textId="77777777" w:rsidR="001D1D15" w:rsidRPr="00A06EBC" w:rsidRDefault="00526A29" w:rsidP="008B6369">
            <w:pPr>
              <w:pStyle w:val="TableCellLeft"/>
              <w:keepNext w:val="0"/>
              <w:keepLines w:val="0"/>
              <w:spacing w:before="40" w:after="40" w:line="240" w:lineRule="auto"/>
              <w:jc w:val="center"/>
              <w:rPr>
                <w:szCs w:val="20"/>
              </w:rPr>
            </w:pPr>
            <w:r w:rsidRPr="00484A9D">
              <w:rPr>
                <w:szCs w:val="20"/>
              </w:rPr>
              <w:t>0.0199</w:t>
            </w:r>
          </w:p>
        </w:tc>
        <w:tc>
          <w:tcPr>
            <w:tcW w:w="1619" w:type="dxa"/>
            <w:vAlign w:val="center"/>
          </w:tcPr>
          <w:p w14:paraId="7735BFA0" w14:textId="77777777" w:rsidR="001D1D15" w:rsidRPr="00A06EBC" w:rsidRDefault="00526A29" w:rsidP="008B6369">
            <w:pPr>
              <w:pStyle w:val="TableCellLeft"/>
              <w:keepNext w:val="0"/>
              <w:keepLines w:val="0"/>
              <w:spacing w:before="40" w:after="40" w:line="240" w:lineRule="auto"/>
              <w:jc w:val="center"/>
              <w:rPr>
                <w:szCs w:val="20"/>
              </w:rPr>
            </w:pPr>
            <w:r w:rsidRPr="00484A9D">
              <w:rPr>
                <w:szCs w:val="20"/>
              </w:rPr>
              <w:t>0.0249</w:t>
            </w:r>
          </w:p>
        </w:tc>
        <w:tc>
          <w:tcPr>
            <w:tcW w:w="1632" w:type="dxa"/>
            <w:vMerge/>
            <w:vAlign w:val="bottom"/>
          </w:tcPr>
          <w:p w14:paraId="64055C20" w14:textId="77777777" w:rsidR="001D1D15" w:rsidRPr="009B5E5D" w:rsidRDefault="001D1D15" w:rsidP="008B6369">
            <w:pPr>
              <w:spacing w:before="40" w:after="40"/>
              <w:rPr>
                <w:sz w:val="20"/>
                <w:szCs w:val="20"/>
              </w:rPr>
            </w:pPr>
          </w:p>
        </w:tc>
      </w:tr>
      <w:tr w:rsidR="00CA657C" w14:paraId="1E47B2AF" w14:textId="77777777" w:rsidTr="008B6369">
        <w:trPr>
          <w:trHeight w:val="260"/>
        </w:trPr>
        <w:tc>
          <w:tcPr>
            <w:tcW w:w="1722" w:type="dxa"/>
            <w:vMerge/>
          </w:tcPr>
          <w:p w14:paraId="353A1973" w14:textId="77777777" w:rsidR="001D1D15" w:rsidRPr="009B5E5D" w:rsidRDefault="001D1D15" w:rsidP="008B6369">
            <w:pPr>
              <w:spacing w:before="40" w:after="40"/>
              <w:rPr>
                <w:sz w:val="20"/>
                <w:szCs w:val="20"/>
              </w:rPr>
            </w:pPr>
          </w:p>
        </w:tc>
        <w:tc>
          <w:tcPr>
            <w:tcW w:w="2341" w:type="dxa"/>
          </w:tcPr>
          <w:p w14:paraId="10EF14E4" w14:textId="77777777" w:rsidR="001D1D15" w:rsidRPr="00A06EBC" w:rsidRDefault="00526A29" w:rsidP="008B6369">
            <w:pPr>
              <w:pStyle w:val="TableCellLeft"/>
              <w:keepNext w:val="0"/>
              <w:keepLines w:val="0"/>
              <w:spacing w:before="40" w:after="40" w:line="240" w:lineRule="auto"/>
              <w:rPr>
                <w:szCs w:val="20"/>
              </w:rPr>
            </w:pPr>
            <w:r w:rsidRPr="00A06EBC">
              <w:rPr>
                <w:szCs w:val="20"/>
              </w:rPr>
              <w:t>P(Cross) if HR=0.65</w:t>
            </w:r>
            <w:r>
              <w:rPr>
                <w:szCs w:val="20"/>
                <w:vertAlign w:val="superscript"/>
              </w:rPr>
              <w:t>e</w:t>
            </w:r>
          </w:p>
        </w:tc>
        <w:tc>
          <w:tcPr>
            <w:tcW w:w="1622" w:type="dxa"/>
            <w:vAlign w:val="center"/>
          </w:tcPr>
          <w:p w14:paraId="3F012693" w14:textId="77777777" w:rsidR="001D1D15" w:rsidRPr="00A06EBC" w:rsidRDefault="00526A29" w:rsidP="008B6369">
            <w:pPr>
              <w:pStyle w:val="TableCellLeft"/>
              <w:keepNext w:val="0"/>
              <w:keepLines w:val="0"/>
              <w:spacing w:before="40" w:after="40" w:line="240" w:lineRule="auto"/>
              <w:jc w:val="center"/>
              <w:rPr>
                <w:szCs w:val="20"/>
              </w:rPr>
            </w:pPr>
            <w:r w:rsidRPr="00A06EBC">
              <w:rPr>
                <w:szCs w:val="20"/>
              </w:rPr>
              <w:t>0.9000</w:t>
            </w:r>
          </w:p>
        </w:tc>
        <w:tc>
          <w:tcPr>
            <w:tcW w:w="1619" w:type="dxa"/>
            <w:vAlign w:val="center"/>
          </w:tcPr>
          <w:p w14:paraId="2A31B4A3" w14:textId="77777777" w:rsidR="001D1D15" w:rsidRPr="00A06EBC" w:rsidRDefault="00526A29" w:rsidP="008B6369">
            <w:pPr>
              <w:pStyle w:val="TableCellLeft"/>
              <w:keepNext w:val="0"/>
              <w:keepLines w:val="0"/>
              <w:spacing w:before="40" w:after="40" w:line="240" w:lineRule="auto"/>
              <w:jc w:val="center"/>
              <w:rPr>
                <w:szCs w:val="20"/>
              </w:rPr>
            </w:pPr>
            <w:r w:rsidRPr="00484A9D">
              <w:rPr>
                <w:szCs w:val="20"/>
              </w:rPr>
              <w:t>0.9147</w:t>
            </w:r>
          </w:p>
        </w:tc>
        <w:tc>
          <w:tcPr>
            <w:tcW w:w="1632" w:type="dxa"/>
            <w:vMerge/>
            <w:vAlign w:val="bottom"/>
          </w:tcPr>
          <w:p w14:paraId="4FEBA5E2" w14:textId="77777777" w:rsidR="001D1D15" w:rsidRPr="009B5E5D" w:rsidRDefault="001D1D15" w:rsidP="008B6369">
            <w:pPr>
              <w:spacing w:before="40" w:after="40"/>
              <w:rPr>
                <w:sz w:val="20"/>
                <w:szCs w:val="20"/>
              </w:rPr>
            </w:pPr>
          </w:p>
        </w:tc>
      </w:tr>
      <w:tr w:rsidR="00CA657C" w14:paraId="399D0DB6" w14:textId="77777777" w:rsidTr="008B6369">
        <w:trPr>
          <w:trHeight w:val="1499"/>
        </w:trPr>
        <w:tc>
          <w:tcPr>
            <w:tcW w:w="8936" w:type="dxa"/>
            <w:gridSpan w:val="5"/>
          </w:tcPr>
          <w:p w14:paraId="3F9EA669" w14:textId="77777777" w:rsidR="001D1D15" w:rsidRPr="00CE52C5" w:rsidRDefault="00526A29" w:rsidP="00CE52C5">
            <w:pPr>
              <w:pStyle w:val="TableFootnote"/>
              <w:ind w:left="0"/>
              <w:rPr>
                <w:sz w:val="18"/>
                <w:szCs w:val="18"/>
              </w:rPr>
            </w:pPr>
            <w:r w:rsidRPr="00CE52C5">
              <w:rPr>
                <w:sz w:val="18"/>
                <w:szCs w:val="18"/>
              </w:rPr>
              <w:t>HR=hazard ratio; IA=interim analysis; N=number; N/A=not applicable; PFS=progression-free survival.</w:t>
            </w:r>
          </w:p>
          <w:p w14:paraId="4462E4E2" w14:textId="77777777" w:rsidR="001D1D15" w:rsidRPr="00CE52C5" w:rsidRDefault="00526A29" w:rsidP="00537379">
            <w:pPr>
              <w:pStyle w:val="TableFootnote"/>
              <w:numPr>
                <w:ilvl w:val="0"/>
                <w:numId w:val="32"/>
              </w:numPr>
              <w:tabs>
                <w:tab w:val="num" w:pos="360"/>
              </w:tabs>
              <w:ind w:left="282" w:right="144" w:hanging="284"/>
              <w:rPr>
                <w:sz w:val="18"/>
                <w:szCs w:val="18"/>
              </w:rPr>
            </w:pPr>
            <w:r w:rsidRPr="00CE52C5">
              <w:rPr>
                <w:color w:val="000000"/>
                <w:sz w:val="18"/>
                <w:szCs w:val="18"/>
              </w:rPr>
              <w:t>Percentage of expected number of events at final PFS analysis</w:t>
            </w:r>
          </w:p>
          <w:p w14:paraId="20F38AAB" w14:textId="77777777" w:rsidR="001D1D15" w:rsidRPr="00CE52C5" w:rsidRDefault="00526A29" w:rsidP="00537379">
            <w:pPr>
              <w:pStyle w:val="TableFootnote"/>
              <w:numPr>
                <w:ilvl w:val="0"/>
                <w:numId w:val="32"/>
              </w:numPr>
              <w:tabs>
                <w:tab w:val="num" w:pos="360"/>
              </w:tabs>
              <w:ind w:left="282" w:right="144" w:hanging="284"/>
              <w:rPr>
                <w:sz w:val="18"/>
                <w:szCs w:val="18"/>
              </w:rPr>
            </w:pPr>
            <w:r w:rsidRPr="00CE52C5">
              <w:rPr>
                <w:color w:val="000000"/>
                <w:sz w:val="18"/>
                <w:szCs w:val="18"/>
              </w:rPr>
              <w:t>p (1-sided) is the nominal alpha for testing.</w:t>
            </w:r>
          </w:p>
          <w:p w14:paraId="3A1B906C" w14:textId="77777777" w:rsidR="001D1D15" w:rsidRPr="00CE52C5" w:rsidRDefault="00526A29" w:rsidP="00537379">
            <w:pPr>
              <w:pStyle w:val="TableFootnote"/>
              <w:numPr>
                <w:ilvl w:val="0"/>
                <w:numId w:val="32"/>
              </w:numPr>
              <w:tabs>
                <w:tab w:val="num" w:pos="360"/>
              </w:tabs>
              <w:ind w:left="282" w:right="144" w:hanging="284"/>
              <w:rPr>
                <w:sz w:val="18"/>
                <w:szCs w:val="18"/>
              </w:rPr>
            </w:pPr>
            <w:r w:rsidRPr="00CE52C5">
              <w:rPr>
                <w:color w:val="000000"/>
                <w:sz w:val="18"/>
                <w:szCs w:val="18"/>
              </w:rPr>
              <w:t>HR at bound is the approximate HR required to reach an efficacy or futility bound</w:t>
            </w:r>
          </w:p>
          <w:p w14:paraId="4E8051F4" w14:textId="77777777" w:rsidR="001D1D15" w:rsidRPr="00CE52C5" w:rsidRDefault="00526A29" w:rsidP="00537379">
            <w:pPr>
              <w:pStyle w:val="TableFootnote"/>
              <w:numPr>
                <w:ilvl w:val="0"/>
                <w:numId w:val="32"/>
              </w:numPr>
              <w:tabs>
                <w:tab w:val="num" w:pos="360"/>
              </w:tabs>
              <w:ind w:left="282" w:right="144" w:hanging="284"/>
              <w:rPr>
                <w:sz w:val="18"/>
                <w:szCs w:val="18"/>
              </w:rPr>
            </w:pPr>
            <w:r w:rsidRPr="00CE52C5">
              <w:rPr>
                <w:color w:val="000000"/>
                <w:sz w:val="18"/>
                <w:szCs w:val="18"/>
              </w:rPr>
              <w:t>P(Cross if HR=1) is the cumulative probability of crossing a bound under the null hypothesis</w:t>
            </w:r>
          </w:p>
          <w:p w14:paraId="2BD4EBDD" w14:textId="77777777" w:rsidR="001D1D15" w:rsidRPr="00CE52C5" w:rsidRDefault="00526A29" w:rsidP="00537379">
            <w:pPr>
              <w:pStyle w:val="TableFootnote"/>
              <w:numPr>
                <w:ilvl w:val="0"/>
                <w:numId w:val="32"/>
              </w:numPr>
              <w:tabs>
                <w:tab w:val="num" w:pos="360"/>
              </w:tabs>
              <w:ind w:left="282" w:right="144" w:hanging="284"/>
              <w:rPr>
                <w:color w:val="000000"/>
                <w:sz w:val="18"/>
                <w:szCs w:val="18"/>
              </w:rPr>
            </w:pPr>
            <w:r w:rsidRPr="00CE52C5">
              <w:rPr>
                <w:color w:val="000000"/>
                <w:sz w:val="18"/>
                <w:szCs w:val="18"/>
              </w:rPr>
              <w:t>P(Cross if HR=0.65) is the cumulative probability of crossing a bound under the alternative hypothesis (power for efficacy).</w:t>
            </w:r>
          </w:p>
          <w:p w14:paraId="2269382E" w14:textId="77777777" w:rsidR="001D1D15" w:rsidRPr="00E914FE" w:rsidRDefault="00526A29" w:rsidP="00537379">
            <w:pPr>
              <w:pStyle w:val="TableFootnote"/>
              <w:numPr>
                <w:ilvl w:val="0"/>
                <w:numId w:val="32"/>
              </w:numPr>
              <w:tabs>
                <w:tab w:val="num" w:pos="360"/>
              </w:tabs>
              <w:ind w:left="282" w:right="144" w:hanging="284"/>
              <w:rPr>
                <w:color w:val="000000"/>
              </w:rPr>
            </w:pPr>
            <w:r w:rsidRPr="00CE52C5">
              <w:rPr>
                <w:color w:val="000000"/>
                <w:sz w:val="18"/>
                <w:szCs w:val="18"/>
              </w:rPr>
              <w:t>Futility bounds are non-blinding and values displayed are derived under design with the smallest possible alpha.</w:t>
            </w:r>
          </w:p>
        </w:tc>
      </w:tr>
      <w:bookmarkEnd w:id="3622"/>
    </w:tbl>
    <w:p w14:paraId="5AD6AD9E" w14:textId="77777777" w:rsidR="00916D84" w:rsidRDefault="00916D84" w:rsidP="00916D84">
      <w:pPr>
        <w:pStyle w:val="ListEnd"/>
      </w:pPr>
    </w:p>
    <w:p w14:paraId="5923C027" w14:textId="45F96B09" w:rsidR="0074605C" w:rsidRDefault="00526A29" w:rsidP="00916D84">
      <w:pPr>
        <w:pStyle w:val="Paragraph"/>
      </w:pPr>
      <w:r>
        <w:t xml:space="preserve">The bounds provided in </w:t>
      </w:r>
      <w:r w:rsidR="00B16DC4">
        <w:t>Table </w:t>
      </w:r>
      <w:del w:id="3623" w:author="Powell, Deana" w:date="2026-03-05T15:34:00Z" w16du:dateUtc="2026-03-05T20:34:00Z">
        <w:r w:rsidR="00B55DCA">
          <w:delText>34</w:delText>
        </w:r>
      </w:del>
      <w:ins w:id="3624" w:author="Powell, Deana" w:date="2026-03-05T15:34:00Z" w16du:dateUtc="2026-03-05T20:34:00Z">
        <w:r w:rsidR="00B16DC4">
          <w:t>35</w:t>
        </w:r>
      </w:ins>
      <w:r>
        <w:t xml:space="preserve"> above are based on the assumption that the expected number of events at IA1, IA2, IA3, and IA4 are 60, 164, 211, and 248 for PFS. NOTE: for IA2, IA3, and IA4, if the events accrue slower than expected, the Sponsor may conduct the analysis with up to an additional 6 months of follow-up, or the specified number of events is observed, whichever occurs first. At the time of an analysis, the observed number of events may differ substantially from the expected. To avoid overspending at an IA and leave reasonable alpha for the FA, the minimum alpha-spending strategy will be adopted. At an IA, the information fraction used in the spending function to determine the alpha spending at the IA will be based on the minimum of the expected information fraction and the actual information fraction at each analysis. Specifically:</w:t>
      </w:r>
    </w:p>
    <w:p w14:paraId="4B8F8B7B" w14:textId="77777777" w:rsidR="0074605C" w:rsidRPr="00916D84" w:rsidRDefault="00526A29" w:rsidP="00916D84">
      <w:pPr>
        <w:pStyle w:val="ListBullet"/>
      </w:pPr>
      <w:r w:rsidRPr="00916D84">
        <w:t>In the scenario that the events accrue slower than expected and the observed number of events is less than the expected number of events at a given analysis, the information fraction will be calculated as the observed number of events at the IA over the target number of events at the FA for that endpoint.</w:t>
      </w:r>
    </w:p>
    <w:p w14:paraId="5CE6DC6D" w14:textId="77777777" w:rsidR="0074605C" w:rsidRPr="00916D84" w:rsidRDefault="00526A29" w:rsidP="00916D84">
      <w:pPr>
        <w:pStyle w:val="ListBullet"/>
      </w:pPr>
      <w:r w:rsidRPr="00916D84">
        <w:t>In the scenario that the events accrue faster than expected and the observed number of events exceeds the expected number of events at a given analysis, then the information fraction will be calculated as the expected number of events at the IA over the target number of events at the FA for that endpoint.</w:t>
      </w:r>
    </w:p>
    <w:p w14:paraId="1FA32D46" w14:textId="77777777" w:rsidR="0074605C" w:rsidRDefault="0074605C">
      <w:pPr>
        <w:pStyle w:val="ListEnd"/>
      </w:pPr>
    </w:p>
    <w:p w14:paraId="520C8A94" w14:textId="77777777" w:rsidR="0074605C" w:rsidRDefault="00526A29" w:rsidP="00916D84">
      <w:pPr>
        <w:pStyle w:val="Paragraph"/>
      </w:pPr>
      <w:r>
        <w:t>The FA of PFS (IA4) will use the remaining Type-I error that has not been spent at the earlier analyses. The event counts for all analyses will be used to compute correlations.</w:t>
      </w:r>
    </w:p>
    <w:p w14:paraId="462D39CA" w14:textId="239F17E2" w:rsidR="0074605C" w:rsidRDefault="00526A29" w:rsidP="00916D84">
      <w:pPr>
        <w:pStyle w:val="Paragraph"/>
      </w:pPr>
      <w:r>
        <w:t>Of note, while the information fraction used for alpha-spending calculation will be the minimum of the actual information fraction and the expected information fraction, the correlations required for deriving the bounds will still be computed using the actual observed numbers of events at each analysis for each endpoint, respectively.</w:t>
      </w:r>
    </w:p>
    <w:p w14:paraId="500ED50C" w14:textId="2963FB7D" w:rsidR="0074605C" w:rsidRDefault="00526A29" w:rsidP="00916D84">
      <w:pPr>
        <w:pStyle w:val="Paragraph"/>
      </w:pPr>
      <w:r>
        <w:t>The minimum spending approach assumes timing is not based on any observed Z-value and thus the Z test statistics used for testing conditioned on timing are multivariate normal. Given the probabilities derived with the proposed spending method, the correlations based on actual event counts are used to compute bounds that control the Type-I error at the specified alpha level for a given hypothesis conditioned on the IA timing. Since this is true regardless of what is conditioned on, the overall Type-I error for a given hypothesis unconditionally is controlled at the specified level. By using more conservative spending early in the study, power can be retained to detect situations where the treatment effect may be delayed</w:t>
      </w:r>
      <w:r>
        <w:rPr>
          <w:rFonts w:eastAsia="Calibri"/>
        </w:rPr>
        <w:t>.</w:t>
      </w:r>
    </w:p>
    <w:p w14:paraId="640FFEF4" w14:textId="77777777" w:rsidR="0074605C" w:rsidRDefault="00526A29" w:rsidP="00916D84">
      <w:pPr>
        <w:pStyle w:val="Paragraph"/>
      </w:pPr>
      <w:r>
        <w:t>Of note, for the non-blinding futility analysis of PFS, actual events will be used for beta-spending calculations.</w:t>
      </w:r>
    </w:p>
    <w:p w14:paraId="54B4CF6D" w14:textId="77777777" w:rsidR="0074605C" w:rsidRDefault="00526A29">
      <w:pPr>
        <w:pStyle w:val="Heading4"/>
      </w:pPr>
      <w:bookmarkStart w:id="3625" w:name="_Toc212097104"/>
      <w:bookmarkStart w:id="3626" w:name="_Toc140132534"/>
      <w:r>
        <w:t>Overall Survival</w:t>
      </w:r>
      <w:bookmarkEnd w:id="3625"/>
      <w:bookmarkEnd w:id="3626"/>
    </w:p>
    <w:p w14:paraId="37865AF2" w14:textId="0C8C0D9E" w:rsidR="004A5688" w:rsidRDefault="00526A29" w:rsidP="00916D84">
      <w:pPr>
        <w:pStyle w:val="Paragraph"/>
      </w:pPr>
      <w:r>
        <w:t xml:space="preserve">The study will test OS at IA4, IA5, and FA, in addition to a non-binding futility only analysis at IA2 and IA3. Following the multiplicity strategy as outlined in </w:t>
      </w:r>
      <w:r w:rsidR="00B16DC4">
        <w:t xml:space="preserve">Figure </w:t>
      </w:r>
      <w:r w:rsidR="00B16DC4">
        <w:rPr>
          <w:noProof/>
        </w:rPr>
        <w:t>4</w:t>
      </w:r>
      <w:r>
        <w:t xml:space="preserve">, the OS hypothesis will be tested at α=0.020 (if the PFS null hypothesis is rejected but not the undetectable MRD hypothesis), or α=0.025 (if both undetectable MRD and PFS null hypotheses are rejected). For the hypothesis testing, Lan-DeMets O’Brien-Fleming (LDOF) alpha spending function is modified to construct group sequential efficacy boundaries to control Type I error rate, with 1e-10 alpha each spent at IA2 and IA3, respectively (non-binding futility only without efficacy testing) and LDOF spending afterwards. A Hwang-Shih-DeCani beta-spending function with gamma parameter (-10) is also used to construct group sequential non-binding futility boundaries. NOTE: if the PFS null hypothesis is not rejected by IA4, the study may be terminated as no alpha will be passed to OS and descriptive analyses of OS may be summarized. </w:t>
      </w:r>
      <w:r w:rsidR="00B16DC4">
        <w:t>Table </w:t>
      </w:r>
      <w:del w:id="3627" w:author="Powell, Deana" w:date="2026-03-05T15:34:00Z" w16du:dateUtc="2026-03-05T20:34:00Z">
        <w:r w:rsidR="00B55DCA">
          <w:delText>35</w:delText>
        </w:r>
      </w:del>
      <w:ins w:id="3628" w:author="Powell, Deana" w:date="2026-03-05T15:34:00Z" w16du:dateUtc="2026-03-05T20:34:00Z">
        <w:r w:rsidR="00B16DC4">
          <w:t>36</w:t>
        </w:r>
      </w:ins>
      <w:r>
        <w:t xml:space="preserve"> shows the boundary properties for OS analysis.</w:t>
      </w:r>
    </w:p>
    <w:p w14:paraId="04889DF0" w14:textId="31028A5C" w:rsidR="0074605C" w:rsidRPr="004A5688" w:rsidRDefault="004A5688" w:rsidP="004A5688">
      <w:pPr>
        <w:rPr>
          <w:rFonts w:eastAsia="MS Gothic"/>
        </w:rPr>
      </w:pPr>
      <w:r>
        <w:br w:type="page"/>
      </w:r>
    </w:p>
    <w:p w14:paraId="385BC14B" w14:textId="73F3159A" w:rsidR="0074605C" w:rsidRDefault="00526A29">
      <w:pPr>
        <w:pStyle w:val="Caption"/>
      </w:pPr>
      <w:bookmarkStart w:id="3629" w:name="_Ref89182782"/>
      <w:bookmarkStart w:id="3630" w:name="_Toc212022274"/>
      <w:bookmarkStart w:id="3631" w:name="_Toc140132642"/>
      <w:r>
        <w:t>Table </w:t>
      </w:r>
      <w:del w:id="3632" w:author="Powell, Deana" w:date="2026-03-05T15:34:00Z" w16du:dateUtc="2026-03-05T20:34:00Z">
        <w:r w:rsidR="00B55DCA">
          <w:rPr>
            <w:noProof/>
          </w:rPr>
          <w:delText>35</w:delText>
        </w:r>
      </w:del>
      <w:ins w:id="3633" w:author="Powell, Deana" w:date="2026-03-05T15:34:00Z" w16du:dateUtc="2026-03-05T20:34:00Z">
        <w:r w:rsidR="00B16DC4">
          <w:rPr>
            <w:noProof/>
          </w:rPr>
          <w:t>36</w:t>
        </w:r>
      </w:ins>
      <w:bookmarkEnd w:id="3629"/>
      <w:r>
        <w:rPr>
          <w:noProof/>
        </w:rPr>
        <w:tab/>
      </w:r>
      <w:r>
        <w:t>Efficacy Boundaries and Properties for Overall Survival Analyses</w:t>
      </w:r>
      <w:bookmarkEnd w:id="3630"/>
      <w:bookmarkEnd w:id="3631"/>
    </w:p>
    <w:tbl>
      <w:tblPr>
        <w:tblStyle w:val="TableGrid"/>
        <w:tblW w:w="5000" w:type="pct"/>
        <w:tblLook w:val="04A0" w:firstRow="1" w:lastRow="0" w:firstColumn="1" w:lastColumn="0" w:noHBand="0" w:noVBand="1"/>
      </w:tblPr>
      <w:tblGrid>
        <w:gridCol w:w="1847"/>
        <w:gridCol w:w="2242"/>
        <w:gridCol w:w="1666"/>
        <w:gridCol w:w="1620"/>
        <w:gridCol w:w="1615"/>
      </w:tblGrid>
      <w:tr w:rsidR="00CA657C" w14:paraId="01355384" w14:textId="77777777" w:rsidTr="008B6369">
        <w:trPr>
          <w:trHeight w:val="171"/>
          <w:tblHeader/>
        </w:trPr>
        <w:tc>
          <w:tcPr>
            <w:tcW w:w="8990" w:type="dxa"/>
            <w:gridSpan w:val="5"/>
            <w:vAlign w:val="center"/>
          </w:tcPr>
          <w:p w14:paraId="331329BF" w14:textId="77777777" w:rsidR="001D1D15" w:rsidRDefault="00526A29" w:rsidP="008B6369">
            <w:pPr>
              <w:pStyle w:val="Paragraph"/>
              <w:spacing w:before="40" w:after="40"/>
              <w:jc w:val="center"/>
              <w:rPr>
                <w:b/>
                <w:color w:val="000000"/>
                <w:sz w:val="20"/>
                <w:szCs w:val="20"/>
              </w:rPr>
            </w:pPr>
            <w:bookmarkStart w:id="3634" w:name="_Hlk90366628"/>
            <w:r>
              <w:rPr>
                <w:b/>
                <w:color w:val="000000"/>
                <w:sz w:val="20"/>
                <w:szCs w:val="20"/>
              </w:rPr>
              <w:t>Endpoint: OS</w:t>
            </w:r>
          </w:p>
        </w:tc>
      </w:tr>
      <w:tr w:rsidR="00CA657C" w14:paraId="0E0B450D" w14:textId="77777777" w:rsidTr="008B6369">
        <w:trPr>
          <w:trHeight w:val="354"/>
          <w:tblHeader/>
        </w:trPr>
        <w:tc>
          <w:tcPr>
            <w:tcW w:w="1847" w:type="dxa"/>
            <w:vAlign w:val="center"/>
          </w:tcPr>
          <w:p w14:paraId="75D19B3C" w14:textId="77777777" w:rsidR="001D1D15" w:rsidRPr="00A06EBC" w:rsidRDefault="00526A29" w:rsidP="008B6369">
            <w:pPr>
              <w:pStyle w:val="TableCellLeft"/>
              <w:keepNext w:val="0"/>
              <w:keepLines w:val="0"/>
              <w:spacing w:before="40" w:after="40" w:line="240" w:lineRule="auto"/>
              <w:jc w:val="center"/>
              <w:rPr>
                <w:b/>
                <w:bCs/>
                <w:szCs w:val="20"/>
              </w:rPr>
            </w:pPr>
            <w:r w:rsidRPr="00A06EBC">
              <w:rPr>
                <w:b/>
                <w:bCs/>
                <w:szCs w:val="20"/>
              </w:rPr>
              <w:t>Analysis</w:t>
            </w:r>
          </w:p>
        </w:tc>
        <w:tc>
          <w:tcPr>
            <w:tcW w:w="2242" w:type="dxa"/>
            <w:vAlign w:val="center"/>
          </w:tcPr>
          <w:p w14:paraId="053D340E" w14:textId="77777777" w:rsidR="001D1D15" w:rsidRPr="00A06EBC" w:rsidRDefault="00526A29" w:rsidP="008B6369">
            <w:pPr>
              <w:pStyle w:val="TableCellLeft"/>
              <w:keepNext w:val="0"/>
              <w:keepLines w:val="0"/>
              <w:spacing w:before="40" w:after="40" w:line="240" w:lineRule="auto"/>
              <w:jc w:val="center"/>
              <w:rPr>
                <w:b/>
                <w:bCs/>
                <w:szCs w:val="20"/>
              </w:rPr>
            </w:pPr>
            <w:r w:rsidRPr="00A06EBC">
              <w:rPr>
                <w:b/>
                <w:bCs/>
                <w:szCs w:val="20"/>
              </w:rPr>
              <w:t>Value</w:t>
            </w:r>
          </w:p>
        </w:tc>
        <w:tc>
          <w:tcPr>
            <w:tcW w:w="1666" w:type="dxa"/>
            <w:vAlign w:val="center"/>
          </w:tcPr>
          <w:p w14:paraId="1802A147" w14:textId="77777777" w:rsidR="001D1D15" w:rsidRPr="009B5E5D" w:rsidRDefault="00526A29" w:rsidP="008B6369">
            <w:pPr>
              <w:pStyle w:val="Paragraph"/>
              <w:spacing w:before="40" w:after="40"/>
              <w:jc w:val="center"/>
            </w:pPr>
            <w:r>
              <w:rPr>
                <w:b/>
                <w:color w:val="000000"/>
                <w:sz w:val="20"/>
                <w:szCs w:val="20"/>
              </w:rPr>
              <w:t>Efficacy</w:t>
            </w:r>
            <w:r>
              <w:rPr>
                <w:b/>
                <w:color w:val="000000"/>
                <w:sz w:val="20"/>
                <w:szCs w:val="20"/>
              </w:rPr>
              <w:br/>
            </w:r>
            <w:r w:rsidRPr="00A06EBC">
              <w:rPr>
                <w:rFonts w:ascii="Calibri" w:hAnsi="Calibri"/>
                <w:bCs/>
                <w:sz w:val="20"/>
                <w:szCs w:val="20"/>
              </w:rPr>
              <w:t>α</w:t>
            </w:r>
            <w:r w:rsidRPr="000F0159">
              <w:rPr>
                <w:bCs/>
                <w:sz w:val="20"/>
                <w:szCs w:val="20"/>
              </w:rPr>
              <w:t>=0.020</w:t>
            </w:r>
          </w:p>
        </w:tc>
        <w:tc>
          <w:tcPr>
            <w:tcW w:w="1620" w:type="dxa"/>
            <w:vAlign w:val="center"/>
          </w:tcPr>
          <w:p w14:paraId="37F1F05E" w14:textId="77777777" w:rsidR="001D1D15" w:rsidRPr="009B5E5D" w:rsidRDefault="00526A29" w:rsidP="008B6369">
            <w:pPr>
              <w:pStyle w:val="Paragraph"/>
              <w:spacing w:before="40" w:after="40"/>
              <w:jc w:val="center"/>
            </w:pPr>
            <w:r>
              <w:rPr>
                <w:b/>
                <w:color w:val="000000"/>
                <w:sz w:val="20"/>
                <w:szCs w:val="20"/>
              </w:rPr>
              <w:t>Efficacy</w:t>
            </w:r>
            <w:r>
              <w:rPr>
                <w:b/>
                <w:color w:val="000000"/>
                <w:sz w:val="20"/>
                <w:szCs w:val="20"/>
              </w:rPr>
              <w:br/>
            </w:r>
            <w:r w:rsidRPr="00E330F0">
              <w:rPr>
                <w:sz w:val="20"/>
                <w:szCs w:val="20"/>
              </w:rPr>
              <w:t>α=0.025</w:t>
            </w:r>
          </w:p>
        </w:tc>
        <w:tc>
          <w:tcPr>
            <w:tcW w:w="1615" w:type="dxa"/>
            <w:vAlign w:val="center"/>
          </w:tcPr>
          <w:p w14:paraId="579F1C3D" w14:textId="77777777" w:rsidR="001D1D15" w:rsidRDefault="00526A29" w:rsidP="008B6369">
            <w:pPr>
              <w:pStyle w:val="Paragraph"/>
              <w:spacing w:before="40" w:after="40"/>
              <w:jc w:val="center"/>
              <w:rPr>
                <w:rFonts w:ascii="Calibri" w:hAnsi="Calibri"/>
                <w:b/>
                <w:bCs/>
                <w:sz w:val="20"/>
                <w:szCs w:val="20"/>
              </w:rPr>
            </w:pPr>
            <w:r w:rsidRPr="00A06EBC">
              <w:rPr>
                <w:b/>
                <w:color w:val="000000"/>
                <w:sz w:val="20"/>
                <w:szCs w:val="20"/>
              </w:rPr>
              <w:t>Futility</w:t>
            </w:r>
            <w:r>
              <w:rPr>
                <w:b/>
                <w:bCs/>
                <w:sz w:val="20"/>
                <w:szCs w:val="20"/>
                <w:vertAlign w:val="superscript"/>
              </w:rPr>
              <w:t>f</w:t>
            </w:r>
            <w:r>
              <w:rPr>
                <w:b/>
                <w:bCs/>
                <w:sz w:val="20"/>
                <w:szCs w:val="20"/>
                <w:vertAlign w:val="superscript"/>
              </w:rPr>
              <w:br/>
            </w:r>
            <w:r>
              <w:rPr>
                <w:bCs/>
                <w:sz w:val="20"/>
                <w:szCs w:val="20"/>
              </w:rPr>
              <w:t>β=0.32</w:t>
            </w:r>
          </w:p>
        </w:tc>
      </w:tr>
      <w:tr w:rsidR="00CA657C" w14:paraId="51E130F2" w14:textId="77777777" w:rsidTr="008B6369">
        <w:trPr>
          <w:trHeight w:val="250"/>
        </w:trPr>
        <w:tc>
          <w:tcPr>
            <w:tcW w:w="1847" w:type="dxa"/>
            <w:vMerge w:val="restart"/>
            <w:vAlign w:val="center"/>
          </w:tcPr>
          <w:p w14:paraId="6164C4FC" w14:textId="77777777" w:rsidR="001D1D15" w:rsidRPr="00C31726" w:rsidRDefault="00526A29" w:rsidP="008B6369">
            <w:pPr>
              <w:pStyle w:val="TableCellLeft"/>
              <w:keepNext w:val="0"/>
              <w:keepLines w:val="0"/>
              <w:spacing w:before="40" w:after="40" w:line="240" w:lineRule="auto"/>
              <w:rPr>
                <w:szCs w:val="20"/>
              </w:rPr>
            </w:pPr>
            <w:r w:rsidRPr="00C31726">
              <w:rPr>
                <w:szCs w:val="20"/>
              </w:rPr>
              <w:t>IA2: 36%</w:t>
            </w:r>
            <w:r w:rsidRPr="00204F29">
              <w:rPr>
                <w:szCs w:val="20"/>
                <w:vertAlign w:val="superscript"/>
              </w:rPr>
              <w:t>a</w:t>
            </w:r>
          </w:p>
          <w:p w14:paraId="71E5D967" w14:textId="77777777" w:rsidR="001D1D15" w:rsidRPr="00C31726" w:rsidRDefault="00526A29" w:rsidP="008B6369">
            <w:pPr>
              <w:pStyle w:val="TableCellLeft"/>
              <w:keepNext w:val="0"/>
              <w:keepLines w:val="0"/>
              <w:spacing w:before="40" w:after="40" w:line="240" w:lineRule="auto"/>
              <w:rPr>
                <w:szCs w:val="20"/>
              </w:rPr>
            </w:pPr>
            <w:r w:rsidRPr="00C31726">
              <w:rPr>
                <w:szCs w:val="20"/>
              </w:rPr>
              <w:t>N: 690</w:t>
            </w:r>
          </w:p>
          <w:p w14:paraId="19D226CD" w14:textId="77777777" w:rsidR="001D1D15" w:rsidRPr="00C31726" w:rsidRDefault="00526A29" w:rsidP="008B6369">
            <w:pPr>
              <w:pStyle w:val="TableCellLeft"/>
              <w:keepNext w:val="0"/>
              <w:keepLines w:val="0"/>
              <w:spacing w:before="40" w:after="40" w:line="240" w:lineRule="auto"/>
              <w:rPr>
                <w:szCs w:val="20"/>
              </w:rPr>
            </w:pPr>
            <w:r w:rsidRPr="00C31726">
              <w:rPr>
                <w:szCs w:val="20"/>
              </w:rPr>
              <w:t xml:space="preserve">Events: 51 </w:t>
            </w:r>
          </w:p>
          <w:p w14:paraId="2E274CFB" w14:textId="77777777" w:rsidR="001D1D15" w:rsidRPr="00C31726" w:rsidRDefault="00526A29" w:rsidP="008B6369">
            <w:pPr>
              <w:pStyle w:val="TableCellLeft"/>
              <w:keepNext w:val="0"/>
              <w:keepLines w:val="0"/>
              <w:spacing w:before="40" w:after="40" w:line="240" w:lineRule="auto"/>
              <w:rPr>
                <w:szCs w:val="20"/>
              </w:rPr>
            </w:pPr>
            <w:r>
              <w:rPr>
                <w:szCs w:val="20"/>
              </w:rPr>
              <w:t>Month: 46</w:t>
            </w:r>
          </w:p>
        </w:tc>
        <w:tc>
          <w:tcPr>
            <w:tcW w:w="2242" w:type="dxa"/>
          </w:tcPr>
          <w:p w14:paraId="34C1101A" w14:textId="77777777" w:rsidR="001D1D15" w:rsidRPr="00C31726" w:rsidRDefault="00526A29" w:rsidP="008B6369">
            <w:pPr>
              <w:pStyle w:val="TableCellLeft"/>
              <w:keepNext w:val="0"/>
              <w:keepLines w:val="0"/>
              <w:spacing w:before="40" w:after="40" w:line="240" w:lineRule="auto"/>
              <w:rPr>
                <w:szCs w:val="20"/>
              </w:rPr>
            </w:pPr>
            <w:r w:rsidRPr="00C31726">
              <w:rPr>
                <w:szCs w:val="20"/>
              </w:rPr>
              <w:t>Z</w:t>
            </w:r>
          </w:p>
        </w:tc>
        <w:tc>
          <w:tcPr>
            <w:tcW w:w="1666" w:type="dxa"/>
            <w:vMerge w:val="restart"/>
            <w:vAlign w:val="center"/>
          </w:tcPr>
          <w:p w14:paraId="6D9383E5" w14:textId="77777777" w:rsidR="001D1D15" w:rsidRPr="003A6FA0" w:rsidRDefault="00526A29" w:rsidP="008B6369">
            <w:pPr>
              <w:pStyle w:val="TableCellLeft"/>
              <w:keepNext w:val="0"/>
              <w:keepLines w:val="0"/>
              <w:spacing w:before="40" w:after="40" w:line="240" w:lineRule="auto"/>
              <w:rPr>
                <w:szCs w:val="20"/>
              </w:rPr>
            </w:pPr>
            <w:r>
              <w:rPr>
                <w:szCs w:val="20"/>
              </w:rPr>
              <w:t>N/A</w:t>
            </w:r>
          </w:p>
        </w:tc>
        <w:tc>
          <w:tcPr>
            <w:tcW w:w="1620" w:type="dxa"/>
            <w:vMerge w:val="restart"/>
            <w:vAlign w:val="center"/>
          </w:tcPr>
          <w:p w14:paraId="4F37C8D9" w14:textId="77777777" w:rsidR="001D1D15" w:rsidRPr="003A6FA0" w:rsidRDefault="00526A29" w:rsidP="008B6369">
            <w:pPr>
              <w:pStyle w:val="TableCellLeft"/>
              <w:keepNext w:val="0"/>
              <w:keepLines w:val="0"/>
              <w:spacing w:before="40" w:after="40" w:line="240" w:lineRule="auto"/>
              <w:rPr>
                <w:szCs w:val="20"/>
              </w:rPr>
            </w:pPr>
            <w:r>
              <w:rPr>
                <w:szCs w:val="20"/>
              </w:rPr>
              <w:t>N/A</w:t>
            </w:r>
          </w:p>
        </w:tc>
        <w:tc>
          <w:tcPr>
            <w:tcW w:w="1615" w:type="dxa"/>
          </w:tcPr>
          <w:p w14:paraId="2A2112F6" w14:textId="77777777" w:rsidR="001D1D15" w:rsidRPr="00D54C48" w:rsidRDefault="00526A29" w:rsidP="008B6369">
            <w:pPr>
              <w:pStyle w:val="TableCellLeft"/>
              <w:keepNext w:val="0"/>
              <w:keepLines w:val="0"/>
              <w:spacing w:before="40" w:after="40" w:line="240" w:lineRule="auto"/>
              <w:rPr>
                <w:szCs w:val="20"/>
              </w:rPr>
            </w:pPr>
            <w:r w:rsidRPr="00D54C48">
              <w:rPr>
                <w:szCs w:val="20"/>
              </w:rPr>
              <w:t>-1.7478</w:t>
            </w:r>
          </w:p>
        </w:tc>
      </w:tr>
      <w:tr w:rsidR="00CA657C" w14:paraId="77BF94E7" w14:textId="77777777" w:rsidTr="008B6369">
        <w:trPr>
          <w:trHeight w:val="250"/>
        </w:trPr>
        <w:tc>
          <w:tcPr>
            <w:tcW w:w="1847" w:type="dxa"/>
            <w:vMerge/>
            <w:vAlign w:val="center"/>
          </w:tcPr>
          <w:p w14:paraId="471F9BFD" w14:textId="77777777" w:rsidR="001D1D15" w:rsidRPr="00C31726" w:rsidRDefault="001D1D15" w:rsidP="008B6369">
            <w:pPr>
              <w:pStyle w:val="TableCellLeft"/>
              <w:keepNext w:val="0"/>
              <w:keepLines w:val="0"/>
              <w:spacing w:before="40" w:after="40" w:line="240" w:lineRule="auto"/>
              <w:rPr>
                <w:szCs w:val="20"/>
              </w:rPr>
            </w:pPr>
          </w:p>
        </w:tc>
        <w:tc>
          <w:tcPr>
            <w:tcW w:w="2242" w:type="dxa"/>
          </w:tcPr>
          <w:p w14:paraId="22B01E37" w14:textId="77777777" w:rsidR="001D1D15" w:rsidRPr="00C31726" w:rsidRDefault="00526A29" w:rsidP="008B6369">
            <w:pPr>
              <w:pStyle w:val="TableCellLeft"/>
              <w:keepNext w:val="0"/>
              <w:keepLines w:val="0"/>
              <w:spacing w:before="40" w:after="40" w:line="240" w:lineRule="auto"/>
              <w:rPr>
                <w:szCs w:val="20"/>
              </w:rPr>
            </w:pPr>
            <w:r w:rsidRPr="00C31726">
              <w:rPr>
                <w:szCs w:val="20"/>
              </w:rPr>
              <w:t>p (1-sided)</w:t>
            </w:r>
            <w:r>
              <w:rPr>
                <w:szCs w:val="20"/>
                <w:vertAlign w:val="superscript"/>
              </w:rPr>
              <w:t>b</w:t>
            </w:r>
          </w:p>
        </w:tc>
        <w:tc>
          <w:tcPr>
            <w:tcW w:w="1666" w:type="dxa"/>
            <w:vMerge/>
            <w:vAlign w:val="center"/>
          </w:tcPr>
          <w:p w14:paraId="5983EDA2" w14:textId="77777777" w:rsidR="001D1D15" w:rsidRPr="003A6FA0" w:rsidRDefault="001D1D15" w:rsidP="008B6369">
            <w:pPr>
              <w:pStyle w:val="TableCellLeft"/>
              <w:keepNext w:val="0"/>
              <w:keepLines w:val="0"/>
              <w:spacing w:before="40" w:after="40" w:line="240" w:lineRule="auto"/>
              <w:rPr>
                <w:szCs w:val="20"/>
              </w:rPr>
            </w:pPr>
          </w:p>
        </w:tc>
        <w:tc>
          <w:tcPr>
            <w:tcW w:w="1620" w:type="dxa"/>
            <w:vMerge/>
            <w:vAlign w:val="center"/>
          </w:tcPr>
          <w:p w14:paraId="35404EE5" w14:textId="77777777" w:rsidR="001D1D15" w:rsidRPr="003A6FA0" w:rsidRDefault="001D1D15" w:rsidP="008B6369">
            <w:pPr>
              <w:pStyle w:val="TableCellLeft"/>
              <w:keepNext w:val="0"/>
              <w:keepLines w:val="0"/>
              <w:spacing w:before="40" w:after="40" w:line="240" w:lineRule="auto"/>
              <w:rPr>
                <w:szCs w:val="20"/>
              </w:rPr>
            </w:pPr>
          </w:p>
        </w:tc>
        <w:tc>
          <w:tcPr>
            <w:tcW w:w="1615" w:type="dxa"/>
          </w:tcPr>
          <w:p w14:paraId="7F1F885F" w14:textId="77777777" w:rsidR="001D1D15" w:rsidRPr="00D54C48" w:rsidRDefault="00526A29" w:rsidP="008B6369">
            <w:pPr>
              <w:pStyle w:val="TableCellLeft"/>
              <w:keepNext w:val="0"/>
              <w:keepLines w:val="0"/>
              <w:spacing w:before="40" w:after="40" w:line="240" w:lineRule="auto"/>
              <w:rPr>
                <w:szCs w:val="20"/>
              </w:rPr>
            </w:pPr>
            <w:r>
              <w:rPr>
                <w:szCs w:val="20"/>
              </w:rPr>
              <w:t>0.9598</w:t>
            </w:r>
          </w:p>
        </w:tc>
      </w:tr>
      <w:tr w:rsidR="00CA657C" w14:paraId="6B8518AD" w14:textId="77777777" w:rsidTr="008B6369">
        <w:trPr>
          <w:trHeight w:val="250"/>
        </w:trPr>
        <w:tc>
          <w:tcPr>
            <w:tcW w:w="1847" w:type="dxa"/>
            <w:vMerge/>
            <w:vAlign w:val="center"/>
          </w:tcPr>
          <w:p w14:paraId="0BC04D72" w14:textId="77777777" w:rsidR="001D1D15" w:rsidRPr="00C31726" w:rsidRDefault="001D1D15" w:rsidP="008B6369">
            <w:pPr>
              <w:pStyle w:val="TableCellLeft"/>
              <w:keepNext w:val="0"/>
              <w:keepLines w:val="0"/>
              <w:spacing w:before="40" w:after="40" w:line="240" w:lineRule="auto"/>
              <w:rPr>
                <w:szCs w:val="20"/>
              </w:rPr>
            </w:pPr>
          </w:p>
        </w:tc>
        <w:tc>
          <w:tcPr>
            <w:tcW w:w="2242" w:type="dxa"/>
          </w:tcPr>
          <w:p w14:paraId="6B67B4B3" w14:textId="77777777" w:rsidR="001D1D15" w:rsidRPr="00C31726" w:rsidRDefault="00526A29" w:rsidP="008B6369">
            <w:pPr>
              <w:pStyle w:val="TableCellLeft"/>
              <w:keepNext w:val="0"/>
              <w:keepLines w:val="0"/>
              <w:spacing w:before="40" w:after="40" w:line="240" w:lineRule="auto"/>
              <w:rPr>
                <w:szCs w:val="20"/>
              </w:rPr>
            </w:pPr>
            <w:r w:rsidRPr="00C31726">
              <w:rPr>
                <w:szCs w:val="20"/>
              </w:rPr>
              <w:t>HR at bound</w:t>
            </w:r>
            <w:r>
              <w:rPr>
                <w:rFonts w:eastAsia="Math Ext"/>
                <w:szCs w:val="20"/>
                <w:vertAlign w:val="superscript"/>
              </w:rPr>
              <w:t>c</w:t>
            </w:r>
          </w:p>
        </w:tc>
        <w:tc>
          <w:tcPr>
            <w:tcW w:w="1666" w:type="dxa"/>
            <w:vMerge/>
            <w:vAlign w:val="center"/>
          </w:tcPr>
          <w:p w14:paraId="048C3044" w14:textId="77777777" w:rsidR="001D1D15" w:rsidRPr="003A6FA0" w:rsidRDefault="001D1D15" w:rsidP="008B6369">
            <w:pPr>
              <w:pStyle w:val="TableCellLeft"/>
              <w:keepNext w:val="0"/>
              <w:keepLines w:val="0"/>
              <w:spacing w:before="40" w:after="40" w:line="240" w:lineRule="auto"/>
              <w:rPr>
                <w:szCs w:val="20"/>
              </w:rPr>
            </w:pPr>
          </w:p>
        </w:tc>
        <w:tc>
          <w:tcPr>
            <w:tcW w:w="1620" w:type="dxa"/>
            <w:vMerge/>
            <w:vAlign w:val="center"/>
          </w:tcPr>
          <w:p w14:paraId="11245049" w14:textId="77777777" w:rsidR="001D1D15" w:rsidRPr="003A6FA0" w:rsidRDefault="001D1D15" w:rsidP="008B6369">
            <w:pPr>
              <w:pStyle w:val="TableCellLeft"/>
              <w:keepNext w:val="0"/>
              <w:keepLines w:val="0"/>
              <w:spacing w:before="40" w:after="40" w:line="240" w:lineRule="auto"/>
              <w:rPr>
                <w:szCs w:val="20"/>
              </w:rPr>
            </w:pPr>
          </w:p>
        </w:tc>
        <w:tc>
          <w:tcPr>
            <w:tcW w:w="1615" w:type="dxa"/>
          </w:tcPr>
          <w:p w14:paraId="3928C11C" w14:textId="77777777" w:rsidR="001D1D15" w:rsidRPr="00D54C48" w:rsidRDefault="00526A29" w:rsidP="008B6369">
            <w:pPr>
              <w:pStyle w:val="TableCellLeft"/>
              <w:keepNext w:val="0"/>
              <w:keepLines w:val="0"/>
              <w:spacing w:before="40" w:after="40" w:line="240" w:lineRule="auto"/>
              <w:rPr>
                <w:szCs w:val="20"/>
              </w:rPr>
            </w:pPr>
            <w:r>
              <w:rPr>
                <w:szCs w:val="20"/>
              </w:rPr>
              <w:t>1.6333</w:t>
            </w:r>
          </w:p>
        </w:tc>
      </w:tr>
      <w:tr w:rsidR="00CA657C" w14:paraId="43562812" w14:textId="77777777" w:rsidTr="008B6369">
        <w:trPr>
          <w:trHeight w:val="250"/>
        </w:trPr>
        <w:tc>
          <w:tcPr>
            <w:tcW w:w="1847" w:type="dxa"/>
            <w:vMerge/>
            <w:vAlign w:val="center"/>
          </w:tcPr>
          <w:p w14:paraId="6C1085F4" w14:textId="77777777" w:rsidR="001D1D15" w:rsidRPr="00C31726" w:rsidRDefault="001D1D15" w:rsidP="008B6369">
            <w:pPr>
              <w:pStyle w:val="TableCellLeft"/>
              <w:keepNext w:val="0"/>
              <w:keepLines w:val="0"/>
              <w:spacing w:before="40" w:after="40" w:line="240" w:lineRule="auto"/>
              <w:rPr>
                <w:szCs w:val="20"/>
              </w:rPr>
            </w:pPr>
          </w:p>
        </w:tc>
        <w:tc>
          <w:tcPr>
            <w:tcW w:w="2242" w:type="dxa"/>
          </w:tcPr>
          <w:p w14:paraId="50EFCB10" w14:textId="77777777" w:rsidR="001D1D15" w:rsidRPr="00C31726" w:rsidRDefault="00526A29" w:rsidP="008B6369">
            <w:pPr>
              <w:pStyle w:val="TableCellLeft"/>
              <w:keepNext w:val="0"/>
              <w:keepLines w:val="0"/>
              <w:spacing w:before="40" w:after="40" w:line="240" w:lineRule="auto"/>
              <w:rPr>
                <w:szCs w:val="20"/>
              </w:rPr>
            </w:pPr>
            <w:r w:rsidRPr="00A06EBC">
              <w:rPr>
                <w:szCs w:val="20"/>
              </w:rPr>
              <w:t>P(Cross) if HR=1</w:t>
            </w:r>
            <w:r>
              <w:rPr>
                <w:szCs w:val="20"/>
                <w:vertAlign w:val="superscript"/>
              </w:rPr>
              <w:t>d</w:t>
            </w:r>
          </w:p>
        </w:tc>
        <w:tc>
          <w:tcPr>
            <w:tcW w:w="1666" w:type="dxa"/>
            <w:vMerge/>
            <w:vAlign w:val="center"/>
          </w:tcPr>
          <w:p w14:paraId="1A4E1489" w14:textId="77777777" w:rsidR="001D1D15" w:rsidRPr="003A6FA0" w:rsidRDefault="001D1D15" w:rsidP="008B6369">
            <w:pPr>
              <w:pStyle w:val="TableCellLeft"/>
              <w:keepNext w:val="0"/>
              <w:keepLines w:val="0"/>
              <w:spacing w:before="40" w:after="40" w:line="240" w:lineRule="auto"/>
              <w:rPr>
                <w:szCs w:val="20"/>
              </w:rPr>
            </w:pPr>
          </w:p>
        </w:tc>
        <w:tc>
          <w:tcPr>
            <w:tcW w:w="1620" w:type="dxa"/>
            <w:vMerge/>
            <w:vAlign w:val="center"/>
          </w:tcPr>
          <w:p w14:paraId="40767894" w14:textId="77777777" w:rsidR="001D1D15" w:rsidRPr="003A6FA0" w:rsidRDefault="001D1D15" w:rsidP="008B6369">
            <w:pPr>
              <w:pStyle w:val="TableCellLeft"/>
              <w:keepNext w:val="0"/>
              <w:keepLines w:val="0"/>
              <w:spacing w:before="40" w:after="40" w:line="240" w:lineRule="auto"/>
              <w:rPr>
                <w:szCs w:val="20"/>
              </w:rPr>
            </w:pPr>
          </w:p>
        </w:tc>
        <w:tc>
          <w:tcPr>
            <w:tcW w:w="1615" w:type="dxa"/>
          </w:tcPr>
          <w:p w14:paraId="1BFC9112" w14:textId="77777777" w:rsidR="001D1D15" w:rsidRPr="00D54C48" w:rsidRDefault="00526A29" w:rsidP="008B6369">
            <w:pPr>
              <w:pStyle w:val="TableCellLeft"/>
              <w:keepNext w:val="0"/>
              <w:keepLines w:val="0"/>
              <w:spacing w:before="40" w:after="40" w:line="240" w:lineRule="auto"/>
              <w:rPr>
                <w:szCs w:val="20"/>
              </w:rPr>
            </w:pPr>
            <w:r>
              <w:rPr>
                <w:szCs w:val="20"/>
              </w:rPr>
              <w:t>0.0402</w:t>
            </w:r>
          </w:p>
        </w:tc>
      </w:tr>
      <w:tr w:rsidR="00CA657C" w14:paraId="59890F0A" w14:textId="77777777" w:rsidTr="008B6369">
        <w:trPr>
          <w:trHeight w:val="250"/>
        </w:trPr>
        <w:tc>
          <w:tcPr>
            <w:tcW w:w="1847" w:type="dxa"/>
            <w:vMerge/>
            <w:vAlign w:val="center"/>
          </w:tcPr>
          <w:p w14:paraId="5B4C0DC8" w14:textId="77777777" w:rsidR="001D1D15" w:rsidRPr="00C31726" w:rsidRDefault="001D1D15" w:rsidP="008B6369">
            <w:pPr>
              <w:pStyle w:val="TableCellLeft"/>
              <w:keepNext w:val="0"/>
              <w:keepLines w:val="0"/>
              <w:spacing w:before="40" w:after="40" w:line="240" w:lineRule="auto"/>
              <w:rPr>
                <w:szCs w:val="20"/>
              </w:rPr>
            </w:pPr>
          </w:p>
        </w:tc>
        <w:tc>
          <w:tcPr>
            <w:tcW w:w="2242" w:type="dxa"/>
          </w:tcPr>
          <w:p w14:paraId="0FB9AA4B" w14:textId="77777777" w:rsidR="001D1D15" w:rsidRPr="00C31726" w:rsidRDefault="00526A29" w:rsidP="008B6369">
            <w:pPr>
              <w:pStyle w:val="TableCellLeft"/>
              <w:keepNext w:val="0"/>
              <w:keepLines w:val="0"/>
              <w:spacing w:before="40" w:after="40" w:line="240" w:lineRule="auto"/>
              <w:rPr>
                <w:szCs w:val="20"/>
              </w:rPr>
            </w:pPr>
            <w:r w:rsidRPr="00C31726">
              <w:rPr>
                <w:szCs w:val="20"/>
              </w:rPr>
              <w:t>P(Cross) if HR=0.65</w:t>
            </w:r>
            <w:r>
              <w:rPr>
                <w:szCs w:val="20"/>
                <w:vertAlign w:val="superscript"/>
              </w:rPr>
              <w:t>e</w:t>
            </w:r>
          </w:p>
        </w:tc>
        <w:tc>
          <w:tcPr>
            <w:tcW w:w="1666" w:type="dxa"/>
            <w:vMerge/>
            <w:vAlign w:val="center"/>
          </w:tcPr>
          <w:p w14:paraId="60C6C3A7" w14:textId="77777777" w:rsidR="001D1D15" w:rsidRPr="003A6FA0" w:rsidRDefault="001D1D15" w:rsidP="008B6369">
            <w:pPr>
              <w:pStyle w:val="TableCellLeft"/>
              <w:keepNext w:val="0"/>
              <w:keepLines w:val="0"/>
              <w:spacing w:before="40" w:after="40" w:line="240" w:lineRule="auto"/>
              <w:rPr>
                <w:szCs w:val="20"/>
              </w:rPr>
            </w:pPr>
          </w:p>
        </w:tc>
        <w:tc>
          <w:tcPr>
            <w:tcW w:w="1620" w:type="dxa"/>
            <w:vMerge/>
            <w:vAlign w:val="center"/>
          </w:tcPr>
          <w:p w14:paraId="444CD7A7" w14:textId="77777777" w:rsidR="001D1D15" w:rsidRPr="003A6FA0" w:rsidRDefault="001D1D15" w:rsidP="008B6369">
            <w:pPr>
              <w:pStyle w:val="TableCellLeft"/>
              <w:keepNext w:val="0"/>
              <w:keepLines w:val="0"/>
              <w:spacing w:before="40" w:after="40" w:line="240" w:lineRule="auto"/>
              <w:rPr>
                <w:szCs w:val="20"/>
              </w:rPr>
            </w:pPr>
          </w:p>
        </w:tc>
        <w:tc>
          <w:tcPr>
            <w:tcW w:w="1615" w:type="dxa"/>
          </w:tcPr>
          <w:p w14:paraId="52F9F06B" w14:textId="77777777" w:rsidR="001D1D15" w:rsidRPr="00D54C48" w:rsidRDefault="00526A29" w:rsidP="008B6369">
            <w:pPr>
              <w:pStyle w:val="TableCellLeft"/>
              <w:keepNext w:val="0"/>
              <w:keepLines w:val="0"/>
              <w:spacing w:before="40" w:after="40" w:line="240" w:lineRule="auto"/>
              <w:rPr>
                <w:szCs w:val="20"/>
              </w:rPr>
            </w:pPr>
            <w:r w:rsidRPr="00D54C48">
              <w:rPr>
                <w:szCs w:val="20"/>
              </w:rPr>
              <w:t>0.0005</w:t>
            </w:r>
          </w:p>
        </w:tc>
      </w:tr>
      <w:tr w:rsidR="00CA657C" w14:paraId="3239C6B7" w14:textId="77777777" w:rsidTr="008B6369">
        <w:trPr>
          <w:trHeight w:val="250"/>
        </w:trPr>
        <w:tc>
          <w:tcPr>
            <w:tcW w:w="1847" w:type="dxa"/>
            <w:vMerge w:val="restart"/>
            <w:vAlign w:val="center"/>
          </w:tcPr>
          <w:p w14:paraId="7A12C81F" w14:textId="77777777" w:rsidR="001D1D15" w:rsidRPr="00C31726" w:rsidRDefault="00526A29" w:rsidP="008B6369">
            <w:pPr>
              <w:pStyle w:val="TableCellLeft"/>
              <w:keepNext w:val="0"/>
              <w:keepLines w:val="0"/>
              <w:spacing w:before="40" w:after="40" w:line="240" w:lineRule="auto"/>
              <w:rPr>
                <w:szCs w:val="20"/>
              </w:rPr>
            </w:pPr>
            <w:r w:rsidRPr="00C31726">
              <w:rPr>
                <w:szCs w:val="20"/>
              </w:rPr>
              <w:t>IA3: 50%</w:t>
            </w:r>
            <w:r w:rsidRPr="00204F29">
              <w:rPr>
                <w:szCs w:val="20"/>
                <w:vertAlign w:val="superscript"/>
              </w:rPr>
              <w:t>a</w:t>
            </w:r>
          </w:p>
          <w:p w14:paraId="3D945721" w14:textId="77777777" w:rsidR="001D1D15" w:rsidRPr="00C31726" w:rsidRDefault="00526A29" w:rsidP="008B6369">
            <w:pPr>
              <w:pStyle w:val="TableCellLeft"/>
              <w:keepNext w:val="0"/>
              <w:keepLines w:val="0"/>
              <w:spacing w:before="40" w:after="40" w:line="240" w:lineRule="auto"/>
              <w:rPr>
                <w:szCs w:val="20"/>
              </w:rPr>
            </w:pPr>
            <w:r w:rsidRPr="00C31726">
              <w:rPr>
                <w:szCs w:val="20"/>
              </w:rPr>
              <w:t>N: 690</w:t>
            </w:r>
          </w:p>
          <w:p w14:paraId="7EDF6F37" w14:textId="77777777" w:rsidR="001D1D15" w:rsidRPr="00C31726" w:rsidRDefault="00526A29" w:rsidP="008B6369">
            <w:pPr>
              <w:pStyle w:val="TableCellLeft"/>
              <w:keepNext w:val="0"/>
              <w:keepLines w:val="0"/>
              <w:spacing w:before="40" w:after="40" w:line="240" w:lineRule="auto"/>
              <w:rPr>
                <w:szCs w:val="20"/>
              </w:rPr>
            </w:pPr>
            <w:r w:rsidRPr="00C31726">
              <w:rPr>
                <w:szCs w:val="20"/>
              </w:rPr>
              <w:t xml:space="preserve">Events: 71 </w:t>
            </w:r>
          </w:p>
          <w:p w14:paraId="5CBA9634" w14:textId="77777777" w:rsidR="001D1D15" w:rsidRPr="00C31726" w:rsidRDefault="00526A29" w:rsidP="008B6369">
            <w:pPr>
              <w:pStyle w:val="TableCellLeft"/>
              <w:keepNext w:val="0"/>
              <w:keepLines w:val="0"/>
              <w:spacing w:before="40" w:after="40" w:line="240" w:lineRule="auto"/>
              <w:rPr>
                <w:szCs w:val="20"/>
              </w:rPr>
            </w:pPr>
            <w:r w:rsidRPr="00C31726">
              <w:rPr>
                <w:szCs w:val="20"/>
              </w:rPr>
              <w:t>Month: 58</w:t>
            </w:r>
          </w:p>
        </w:tc>
        <w:tc>
          <w:tcPr>
            <w:tcW w:w="2242" w:type="dxa"/>
          </w:tcPr>
          <w:p w14:paraId="7D21213A" w14:textId="77777777" w:rsidR="001D1D15" w:rsidRPr="00C31726" w:rsidRDefault="00526A29" w:rsidP="008B6369">
            <w:pPr>
              <w:pStyle w:val="TableCellLeft"/>
              <w:keepNext w:val="0"/>
              <w:keepLines w:val="0"/>
              <w:spacing w:before="40" w:after="40" w:line="240" w:lineRule="auto"/>
              <w:rPr>
                <w:szCs w:val="20"/>
              </w:rPr>
            </w:pPr>
            <w:r w:rsidRPr="00C31726">
              <w:rPr>
                <w:szCs w:val="20"/>
              </w:rPr>
              <w:t>Z</w:t>
            </w:r>
          </w:p>
        </w:tc>
        <w:tc>
          <w:tcPr>
            <w:tcW w:w="1666" w:type="dxa"/>
            <w:vMerge w:val="restart"/>
            <w:vAlign w:val="center"/>
          </w:tcPr>
          <w:p w14:paraId="7B04B430" w14:textId="77777777" w:rsidR="001D1D15" w:rsidRPr="00C31726" w:rsidRDefault="00526A29" w:rsidP="008B6369">
            <w:pPr>
              <w:pStyle w:val="TableCellLeft"/>
              <w:spacing w:before="40" w:after="40" w:line="240" w:lineRule="auto"/>
              <w:rPr>
                <w:szCs w:val="20"/>
              </w:rPr>
            </w:pPr>
            <w:r>
              <w:rPr>
                <w:szCs w:val="20"/>
              </w:rPr>
              <w:t>N/A</w:t>
            </w:r>
          </w:p>
        </w:tc>
        <w:tc>
          <w:tcPr>
            <w:tcW w:w="1620" w:type="dxa"/>
            <w:vMerge w:val="restart"/>
            <w:vAlign w:val="center"/>
          </w:tcPr>
          <w:p w14:paraId="7E819B08" w14:textId="77777777" w:rsidR="001D1D15" w:rsidRPr="00C31726" w:rsidRDefault="00526A29" w:rsidP="008B6369">
            <w:pPr>
              <w:pStyle w:val="TableCellLeft"/>
              <w:spacing w:before="40" w:after="40" w:line="240" w:lineRule="auto"/>
              <w:rPr>
                <w:szCs w:val="20"/>
              </w:rPr>
            </w:pPr>
            <w:r>
              <w:rPr>
                <w:szCs w:val="20"/>
              </w:rPr>
              <w:t>N/A</w:t>
            </w:r>
          </w:p>
        </w:tc>
        <w:tc>
          <w:tcPr>
            <w:tcW w:w="1615" w:type="dxa"/>
          </w:tcPr>
          <w:p w14:paraId="4D257D03" w14:textId="77777777" w:rsidR="001D1D15" w:rsidRPr="00C31726" w:rsidRDefault="00526A29" w:rsidP="008B6369">
            <w:pPr>
              <w:pStyle w:val="TableCellLeft"/>
              <w:keepNext w:val="0"/>
              <w:keepLines w:val="0"/>
              <w:spacing w:before="40" w:after="40" w:line="240" w:lineRule="auto"/>
              <w:rPr>
                <w:szCs w:val="20"/>
              </w:rPr>
            </w:pPr>
            <w:r>
              <w:rPr>
                <w:szCs w:val="20"/>
              </w:rPr>
              <w:t>-1.0841</w:t>
            </w:r>
          </w:p>
        </w:tc>
      </w:tr>
      <w:tr w:rsidR="00CA657C" w14:paraId="59619F4A" w14:textId="77777777" w:rsidTr="008B6369">
        <w:trPr>
          <w:trHeight w:val="263"/>
        </w:trPr>
        <w:tc>
          <w:tcPr>
            <w:tcW w:w="1847" w:type="dxa"/>
            <w:vMerge/>
          </w:tcPr>
          <w:p w14:paraId="6D892029" w14:textId="77777777" w:rsidR="001D1D15" w:rsidRPr="00C31726" w:rsidRDefault="001D1D15" w:rsidP="008B6369">
            <w:pPr>
              <w:pStyle w:val="TableCellLeft"/>
              <w:keepNext w:val="0"/>
              <w:keepLines w:val="0"/>
              <w:spacing w:before="40" w:after="40" w:line="240" w:lineRule="auto"/>
              <w:rPr>
                <w:szCs w:val="20"/>
              </w:rPr>
            </w:pPr>
          </w:p>
        </w:tc>
        <w:tc>
          <w:tcPr>
            <w:tcW w:w="2242" w:type="dxa"/>
          </w:tcPr>
          <w:p w14:paraId="40A3C240" w14:textId="77777777" w:rsidR="001D1D15" w:rsidRPr="00C31726" w:rsidRDefault="00526A29" w:rsidP="008B6369">
            <w:pPr>
              <w:pStyle w:val="TableCellLeft"/>
              <w:keepNext w:val="0"/>
              <w:keepLines w:val="0"/>
              <w:spacing w:before="40" w:after="40" w:line="240" w:lineRule="auto"/>
              <w:rPr>
                <w:szCs w:val="20"/>
              </w:rPr>
            </w:pPr>
            <w:r w:rsidRPr="00C31726">
              <w:rPr>
                <w:szCs w:val="20"/>
              </w:rPr>
              <w:t>p (1-sided)</w:t>
            </w:r>
            <w:r>
              <w:rPr>
                <w:szCs w:val="20"/>
                <w:vertAlign w:val="superscript"/>
              </w:rPr>
              <w:t>b</w:t>
            </w:r>
          </w:p>
        </w:tc>
        <w:tc>
          <w:tcPr>
            <w:tcW w:w="1666" w:type="dxa"/>
            <w:vMerge/>
            <w:vAlign w:val="center"/>
          </w:tcPr>
          <w:p w14:paraId="655FE6BE" w14:textId="77777777" w:rsidR="001D1D15" w:rsidRPr="00C31726" w:rsidRDefault="001D1D15" w:rsidP="008B6369">
            <w:pPr>
              <w:pStyle w:val="TableCellLeft"/>
              <w:spacing w:before="40" w:after="40" w:line="240" w:lineRule="auto"/>
              <w:rPr>
                <w:szCs w:val="20"/>
              </w:rPr>
            </w:pPr>
          </w:p>
        </w:tc>
        <w:tc>
          <w:tcPr>
            <w:tcW w:w="1620" w:type="dxa"/>
            <w:vMerge/>
            <w:vAlign w:val="center"/>
          </w:tcPr>
          <w:p w14:paraId="2B23EA88" w14:textId="77777777" w:rsidR="001D1D15" w:rsidRPr="00C31726" w:rsidRDefault="001D1D15" w:rsidP="008B6369">
            <w:pPr>
              <w:pStyle w:val="TableCellLeft"/>
              <w:spacing w:before="40" w:after="40" w:line="240" w:lineRule="auto"/>
              <w:rPr>
                <w:szCs w:val="20"/>
              </w:rPr>
            </w:pPr>
          </w:p>
        </w:tc>
        <w:tc>
          <w:tcPr>
            <w:tcW w:w="1615" w:type="dxa"/>
          </w:tcPr>
          <w:p w14:paraId="1BE91F47" w14:textId="77777777" w:rsidR="001D1D15" w:rsidRPr="00C31726" w:rsidRDefault="00526A29" w:rsidP="008B6369">
            <w:pPr>
              <w:pStyle w:val="TableCellLeft"/>
              <w:keepNext w:val="0"/>
              <w:keepLines w:val="0"/>
              <w:spacing w:before="40" w:after="40" w:line="240" w:lineRule="auto"/>
              <w:rPr>
                <w:szCs w:val="20"/>
              </w:rPr>
            </w:pPr>
            <w:r>
              <w:rPr>
                <w:szCs w:val="20"/>
              </w:rPr>
              <w:t>0.8608</w:t>
            </w:r>
          </w:p>
        </w:tc>
      </w:tr>
      <w:tr w:rsidR="00CA657C" w14:paraId="0BFA7369" w14:textId="77777777" w:rsidTr="008B6369">
        <w:trPr>
          <w:trHeight w:val="263"/>
        </w:trPr>
        <w:tc>
          <w:tcPr>
            <w:tcW w:w="1847" w:type="dxa"/>
            <w:vMerge/>
          </w:tcPr>
          <w:p w14:paraId="1128B214" w14:textId="77777777" w:rsidR="001D1D15" w:rsidRPr="00C31726" w:rsidRDefault="001D1D15" w:rsidP="008B6369">
            <w:pPr>
              <w:pStyle w:val="TableCellLeft"/>
              <w:keepNext w:val="0"/>
              <w:keepLines w:val="0"/>
              <w:spacing w:before="40" w:after="40" w:line="240" w:lineRule="auto"/>
              <w:rPr>
                <w:szCs w:val="20"/>
              </w:rPr>
            </w:pPr>
          </w:p>
        </w:tc>
        <w:tc>
          <w:tcPr>
            <w:tcW w:w="2242" w:type="dxa"/>
          </w:tcPr>
          <w:p w14:paraId="614454B9" w14:textId="77777777" w:rsidR="001D1D15" w:rsidRPr="00C31726" w:rsidRDefault="00526A29" w:rsidP="008B6369">
            <w:pPr>
              <w:pStyle w:val="TableCellLeft"/>
              <w:keepNext w:val="0"/>
              <w:keepLines w:val="0"/>
              <w:spacing w:before="40" w:after="40" w:line="240" w:lineRule="auto"/>
              <w:rPr>
                <w:szCs w:val="20"/>
              </w:rPr>
            </w:pPr>
            <w:r w:rsidRPr="00C31726">
              <w:rPr>
                <w:szCs w:val="20"/>
              </w:rPr>
              <w:t>HR at bound</w:t>
            </w:r>
            <w:r>
              <w:rPr>
                <w:rFonts w:eastAsia="Math Ext"/>
                <w:szCs w:val="20"/>
                <w:vertAlign w:val="superscript"/>
              </w:rPr>
              <w:t>c</w:t>
            </w:r>
          </w:p>
        </w:tc>
        <w:tc>
          <w:tcPr>
            <w:tcW w:w="1666" w:type="dxa"/>
            <w:vMerge/>
            <w:vAlign w:val="center"/>
          </w:tcPr>
          <w:p w14:paraId="15732489" w14:textId="77777777" w:rsidR="001D1D15" w:rsidRPr="00C31726" w:rsidRDefault="001D1D15" w:rsidP="008B6369">
            <w:pPr>
              <w:pStyle w:val="TableCellLeft"/>
              <w:spacing w:before="40" w:after="40" w:line="240" w:lineRule="auto"/>
              <w:rPr>
                <w:szCs w:val="20"/>
              </w:rPr>
            </w:pPr>
          </w:p>
        </w:tc>
        <w:tc>
          <w:tcPr>
            <w:tcW w:w="1620" w:type="dxa"/>
            <w:vMerge/>
            <w:vAlign w:val="center"/>
          </w:tcPr>
          <w:p w14:paraId="7D4D61C0" w14:textId="77777777" w:rsidR="001D1D15" w:rsidRPr="00C31726" w:rsidRDefault="001D1D15" w:rsidP="008B6369">
            <w:pPr>
              <w:pStyle w:val="TableCellLeft"/>
              <w:spacing w:before="40" w:after="40" w:line="240" w:lineRule="auto"/>
              <w:rPr>
                <w:szCs w:val="20"/>
              </w:rPr>
            </w:pPr>
          </w:p>
        </w:tc>
        <w:tc>
          <w:tcPr>
            <w:tcW w:w="1615" w:type="dxa"/>
          </w:tcPr>
          <w:p w14:paraId="1CABF59E" w14:textId="77777777" w:rsidR="001D1D15" w:rsidRPr="00C31726" w:rsidRDefault="00526A29" w:rsidP="008B6369">
            <w:pPr>
              <w:pStyle w:val="TableCellLeft"/>
              <w:keepNext w:val="0"/>
              <w:keepLines w:val="0"/>
              <w:spacing w:before="40" w:after="40" w:line="240" w:lineRule="auto"/>
              <w:rPr>
                <w:szCs w:val="20"/>
              </w:rPr>
            </w:pPr>
            <w:r>
              <w:rPr>
                <w:szCs w:val="20"/>
              </w:rPr>
              <w:t>1.2945</w:t>
            </w:r>
          </w:p>
        </w:tc>
      </w:tr>
      <w:tr w:rsidR="00CA657C" w14:paraId="21243B44" w14:textId="77777777" w:rsidTr="008B6369">
        <w:trPr>
          <w:trHeight w:val="263"/>
        </w:trPr>
        <w:tc>
          <w:tcPr>
            <w:tcW w:w="1847" w:type="dxa"/>
            <w:vMerge/>
          </w:tcPr>
          <w:p w14:paraId="222A41C9" w14:textId="77777777" w:rsidR="001D1D15" w:rsidRPr="00C31726" w:rsidRDefault="001D1D15" w:rsidP="008B6369">
            <w:pPr>
              <w:pStyle w:val="TableCellLeft"/>
              <w:keepNext w:val="0"/>
              <w:keepLines w:val="0"/>
              <w:spacing w:before="40" w:after="40" w:line="240" w:lineRule="auto"/>
              <w:rPr>
                <w:szCs w:val="20"/>
              </w:rPr>
            </w:pPr>
          </w:p>
        </w:tc>
        <w:tc>
          <w:tcPr>
            <w:tcW w:w="2242" w:type="dxa"/>
          </w:tcPr>
          <w:p w14:paraId="4A2A902A" w14:textId="77777777" w:rsidR="001D1D15" w:rsidRPr="00C31726" w:rsidRDefault="00526A29" w:rsidP="008B6369">
            <w:pPr>
              <w:pStyle w:val="TableCellLeft"/>
              <w:keepNext w:val="0"/>
              <w:keepLines w:val="0"/>
              <w:spacing w:before="40" w:after="40" w:line="240" w:lineRule="auto"/>
              <w:rPr>
                <w:szCs w:val="20"/>
              </w:rPr>
            </w:pPr>
            <w:r w:rsidRPr="00A06EBC">
              <w:rPr>
                <w:szCs w:val="20"/>
              </w:rPr>
              <w:t>P(Cross) if HR=1</w:t>
            </w:r>
            <w:r>
              <w:rPr>
                <w:szCs w:val="20"/>
                <w:vertAlign w:val="superscript"/>
              </w:rPr>
              <w:t>d</w:t>
            </w:r>
          </w:p>
        </w:tc>
        <w:tc>
          <w:tcPr>
            <w:tcW w:w="1666" w:type="dxa"/>
            <w:vMerge/>
            <w:vAlign w:val="center"/>
          </w:tcPr>
          <w:p w14:paraId="5DE9746C" w14:textId="77777777" w:rsidR="001D1D15" w:rsidRPr="00C31726" w:rsidRDefault="001D1D15" w:rsidP="008B6369">
            <w:pPr>
              <w:pStyle w:val="TableCellLeft"/>
              <w:spacing w:before="40" w:after="40" w:line="240" w:lineRule="auto"/>
              <w:rPr>
                <w:szCs w:val="20"/>
              </w:rPr>
            </w:pPr>
          </w:p>
        </w:tc>
        <w:tc>
          <w:tcPr>
            <w:tcW w:w="1620" w:type="dxa"/>
            <w:vMerge/>
            <w:vAlign w:val="center"/>
          </w:tcPr>
          <w:p w14:paraId="602432EB" w14:textId="77777777" w:rsidR="001D1D15" w:rsidRPr="00C31726" w:rsidRDefault="001D1D15" w:rsidP="008B6369">
            <w:pPr>
              <w:pStyle w:val="TableCellLeft"/>
              <w:spacing w:before="40" w:after="40" w:line="240" w:lineRule="auto"/>
              <w:rPr>
                <w:szCs w:val="20"/>
              </w:rPr>
            </w:pPr>
          </w:p>
        </w:tc>
        <w:tc>
          <w:tcPr>
            <w:tcW w:w="1615" w:type="dxa"/>
          </w:tcPr>
          <w:p w14:paraId="67C2397C" w14:textId="77777777" w:rsidR="001D1D15" w:rsidRPr="00C31726" w:rsidRDefault="00526A29" w:rsidP="008B6369">
            <w:pPr>
              <w:pStyle w:val="TableCellLeft"/>
              <w:keepNext w:val="0"/>
              <w:keepLines w:val="0"/>
              <w:spacing w:before="40" w:after="40" w:line="240" w:lineRule="auto"/>
              <w:rPr>
                <w:szCs w:val="20"/>
              </w:rPr>
            </w:pPr>
            <w:r>
              <w:rPr>
                <w:szCs w:val="20"/>
              </w:rPr>
              <w:t>0.1435</w:t>
            </w:r>
          </w:p>
        </w:tc>
      </w:tr>
      <w:tr w:rsidR="00CA657C" w14:paraId="4FBF097A" w14:textId="77777777" w:rsidTr="008B6369">
        <w:trPr>
          <w:trHeight w:val="263"/>
        </w:trPr>
        <w:tc>
          <w:tcPr>
            <w:tcW w:w="1847" w:type="dxa"/>
            <w:vMerge/>
          </w:tcPr>
          <w:p w14:paraId="060264CA" w14:textId="77777777" w:rsidR="001D1D15" w:rsidRPr="00C31726" w:rsidRDefault="001D1D15" w:rsidP="008B6369">
            <w:pPr>
              <w:pStyle w:val="TableCellLeft"/>
              <w:keepNext w:val="0"/>
              <w:keepLines w:val="0"/>
              <w:spacing w:before="40" w:after="40" w:line="240" w:lineRule="auto"/>
              <w:rPr>
                <w:szCs w:val="20"/>
              </w:rPr>
            </w:pPr>
          </w:p>
        </w:tc>
        <w:tc>
          <w:tcPr>
            <w:tcW w:w="2242" w:type="dxa"/>
          </w:tcPr>
          <w:p w14:paraId="24E15EFE" w14:textId="77777777" w:rsidR="001D1D15" w:rsidRPr="00C31726" w:rsidRDefault="00526A29" w:rsidP="008B6369">
            <w:pPr>
              <w:pStyle w:val="TableCellLeft"/>
              <w:keepNext w:val="0"/>
              <w:keepLines w:val="0"/>
              <w:spacing w:before="40" w:after="40" w:line="240" w:lineRule="auto"/>
              <w:rPr>
                <w:szCs w:val="20"/>
              </w:rPr>
            </w:pPr>
            <w:r w:rsidRPr="00C31726">
              <w:rPr>
                <w:szCs w:val="20"/>
              </w:rPr>
              <w:t>P(Cross) if HR=0.65</w:t>
            </w:r>
            <w:r>
              <w:rPr>
                <w:szCs w:val="20"/>
                <w:vertAlign w:val="superscript"/>
              </w:rPr>
              <w:t>e</w:t>
            </w:r>
          </w:p>
        </w:tc>
        <w:tc>
          <w:tcPr>
            <w:tcW w:w="1666" w:type="dxa"/>
            <w:vMerge/>
            <w:vAlign w:val="center"/>
          </w:tcPr>
          <w:p w14:paraId="7506064B" w14:textId="77777777" w:rsidR="001D1D15" w:rsidRPr="00C31726" w:rsidRDefault="001D1D15" w:rsidP="008B6369">
            <w:pPr>
              <w:pStyle w:val="TableCellLeft"/>
              <w:keepNext w:val="0"/>
              <w:keepLines w:val="0"/>
              <w:spacing w:before="40" w:after="40" w:line="240" w:lineRule="auto"/>
              <w:rPr>
                <w:szCs w:val="20"/>
              </w:rPr>
            </w:pPr>
          </w:p>
        </w:tc>
        <w:tc>
          <w:tcPr>
            <w:tcW w:w="1620" w:type="dxa"/>
            <w:vMerge/>
            <w:vAlign w:val="center"/>
          </w:tcPr>
          <w:p w14:paraId="032C6B27" w14:textId="77777777" w:rsidR="001D1D15" w:rsidRPr="00C31726" w:rsidRDefault="001D1D15" w:rsidP="008B6369">
            <w:pPr>
              <w:pStyle w:val="TableCellLeft"/>
              <w:keepNext w:val="0"/>
              <w:keepLines w:val="0"/>
              <w:spacing w:before="40" w:after="40" w:line="240" w:lineRule="auto"/>
              <w:rPr>
                <w:szCs w:val="20"/>
              </w:rPr>
            </w:pPr>
          </w:p>
        </w:tc>
        <w:tc>
          <w:tcPr>
            <w:tcW w:w="1615" w:type="dxa"/>
          </w:tcPr>
          <w:p w14:paraId="5A176D0A" w14:textId="77777777" w:rsidR="001D1D15" w:rsidRPr="00C31726" w:rsidRDefault="00526A29" w:rsidP="008B6369">
            <w:pPr>
              <w:pStyle w:val="TableCellLeft"/>
              <w:keepNext w:val="0"/>
              <w:keepLines w:val="0"/>
              <w:spacing w:before="40" w:after="40" w:line="240" w:lineRule="auto"/>
              <w:rPr>
                <w:szCs w:val="20"/>
              </w:rPr>
            </w:pPr>
            <w:r w:rsidRPr="00D54C48">
              <w:rPr>
                <w:szCs w:val="20"/>
              </w:rPr>
              <w:t>0.0021</w:t>
            </w:r>
          </w:p>
        </w:tc>
      </w:tr>
      <w:tr w:rsidR="00CA657C" w14:paraId="30BE5EB4" w14:textId="77777777" w:rsidTr="008B6369">
        <w:trPr>
          <w:trHeight w:val="250"/>
        </w:trPr>
        <w:tc>
          <w:tcPr>
            <w:tcW w:w="1847" w:type="dxa"/>
            <w:vMerge w:val="restart"/>
            <w:vAlign w:val="center"/>
          </w:tcPr>
          <w:p w14:paraId="6EDB6CED" w14:textId="77777777" w:rsidR="001D1D15" w:rsidRPr="00C31726" w:rsidRDefault="00526A29" w:rsidP="008B6369">
            <w:pPr>
              <w:pStyle w:val="TableCellLeft"/>
              <w:keepNext w:val="0"/>
              <w:keepLines w:val="0"/>
              <w:spacing w:before="40" w:after="40" w:line="240" w:lineRule="auto"/>
              <w:rPr>
                <w:szCs w:val="20"/>
              </w:rPr>
            </w:pPr>
            <w:r w:rsidRPr="00C31726">
              <w:rPr>
                <w:szCs w:val="20"/>
              </w:rPr>
              <w:t>IA4: 64%</w:t>
            </w:r>
            <w:r w:rsidRPr="005F15E6">
              <w:rPr>
                <w:szCs w:val="20"/>
                <w:vertAlign w:val="superscript"/>
              </w:rPr>
              <w:t>a</w:t>
            </w:r>
          </w:p>
          <w:p w14:paraId="72EEB79B" w14:textId="77777777" w:rsidR="001D1D15" w:rsidRPr="00C31726" w:rsidRDefault="00526A29" w:rsidP="008B6369">
            <w:pPr>
              <w:pStyle w:val="TableCellLeft"/>
              <w:keepNext w:val="0"/>
              <w:keepLines w:val="0"/>
              <w:spacing w:before="40" w:after="40" w:line="240" w:lineRule="auto"/>
              <w:rPr>
                <w:szCs w:val="20"/>
              </w:rPr>
            </w:pPr>
            <w:r w:rsidRPr="00C31726">
              <w:rPr>
                <w:szCs w:val="20"/>
              </w:rPr>
              <w:t>N: 690</w:t>
            </w:r>
          </w:p>
          <w:p w14:paraId="4B06AAB9" w14:textId="77777777" w:rsidR="001D1D15" w:rsidRPr="00C31726" w:rsidRDefault="00526A29" w:rsidP="008B6369">
            <w:pPr>
              <w:pStyle w:val="TableCellLeft"/>
              <w:keepNext w:val="0"/>
              <w:keepLines w:val="0"/>
              <w:spacing w:before="40" w:after="40" w:line="240" w:lineRule="auto"/>
              <w:rPr>
                <w:szCs w:val="20"/>
              </w:rPr>
            </w:pPr>
            <w:r w:rsidRPr="00C31726">
              <w:rPr>
                <w:szCs w:val="20"/>
              </w:rPr>
              <w:t>Events: 91</w:t>
            </w:r>
          </w:p>
          <w:p w14:paraId="59D046F5" w14:textId="77777777" w:rsidR="001D1D15" w:rsidRPr="00C31726" w:rsidRDefault="00526A29" w:rsidP="008B6369">
            <w:pPr>
              <w:pStyle w:val="TableCellLeft"/>
              <w:keepNext w:val="0"/>
              <w:keepLines w:val="0"/>
              <w:spacing w:before="40" w:after="40" w:line="240" w:lineRule="auto"/>
              <w:rPr>
                <w:szCs w:val="20"/>
              </w:rPr>
            </w:pPr>
            <w:r w:rsidRPr="00C31726">
              <w:rPr>
                <w:szCs w:val="20"/>
              </w:rPr>
              <w:t>Month: 71</w:t>
            </w:r>
          </w:p>
        </w:tc>
        <w:tc>
          <w:tcPr>
            <w:tcW w:w="2242" w:type="dxa"/>
          </w:tcPr>
          <w:p w14:paraId="263F1759" w14:textId="77777777" w:rsidR="001D1D15" w:rsidRPr="00C31726" w:rsidRDefault="00526A29" w:rsidP="008B6369">
            <w:pPr>
              <w:pStyle w:val="TableCellLeft"/>
              <w:keepNext w:val="0"/>
              <w:keepLines w:val="0"/>
              <w:spacing w:before="40" w:after="40" w:line="240" w:lineRule="auto"/>
              <w:rPr>
                <w:szCs w:val="20"/>
              </w:rPr>
            </w:pPr>
            <w:r w:rsidRPr="00C31726">
              <w:rPr>
                <w:szCs w:val="20"/>
              </w:rPr>
              <w:t>Z</w:t>
            </w:r>
          </w:p>
        </w:tc>
        <w:tc>
          <w:tcPr>
            <w:tcW w:w="1666" w:type="dxa"/>
          </w:tcPr>
          <w:p w14:paraId="5D6F6BD9" w14:textId="77777777" w:rsidR="001D1D15" w:rsidRPr="008C2258" w:rsidRDefault="00526A29" w:rsidP="008B6369">
            <w:pPr>
              <w:pStyle w:val="TableCellLeft"/>
              <w:keepNext w:val="0"/>
              <w:keepLines w:val="0"/>
              <w:spacing w:before="40" w:after="40" w:line="240" w:lineRule="auto"/>
              <w:rPr>
                <w:szCs w:val="28"/>
              </w:rPr>
            </w:pPr>
            <w:r w:rsidRPr="007400DB">
              <w:rPr>
                <w:szCs w:val="28"/>
              </w:rPr>
              <w:t>2.6839</w:t>
            </w:r>
          </w:p>
        </w:tc>
        <w:tc>
          <w:tcPr>
            <w:tcW w:w="1620" w:type="dxa"/>
          </w:tcPr>
          <w:p w14:paraId="16895EB8" w14:textId="77777777" w:rsidR="001D1D15" w:rsidRPr="00C563AA" w:rsidRDefault="00526A29" w:rsidP="008B6369">
            <w:pPr>
              <w:pStyle w:val="TableCellLeft"/>
              <w:keepNext w:val="0"/>
              <w:keepLines w:val="0"/>
              <w:spacing w:before="40" w:after="40" w:line="240" w:lineRule="auto"/>
              <w:rPr>
                <w:szCs w:val="28"/>
              </w:rPr>
            </w:pPr>
            <w:r w:rsidRPr="00E86B2E">
              <w:rPr>
                <w:szCs w:val="28"/>
              </w:rPr>
              <w:t>2.5702</w:t>
            </w:r>
          </w:p>
        </w:tc>
        <w:tc>
          <w:tcPr>
            <w:tcW w:w="1615" w:type="dxa"/>
          </w:tcPr>
          <w:p w14:paraId="2F036820" w14:textId="77777777" w:rsidR="001D1D15" w:rsidRPr="00C31726" w:rsidRDefault="00526A29" w:rsidP="008B6369">
            <w:pPr>
              <w:pStyle w:val="TableCellLeft"/>
              <w:keepNext w:val="0"/>
              <w:keepLines w:val="0"/>
              <w:spacing w:before="40" w:after="40" w:line="240" w:lineRule="auto"/>
              <w:rPr>
                <w:szCs w:val="20"/>
              </w:rPr>
            </w:pPr>
            <w:r>
              <w:rPr>
                <w:szCs w:val="20"/>
              </w:rPr>
              <w:t>-0.3574</w:t>
            </w:r>
          </w:p>
        </w:tc>
      </w:tr>
      <w:tr w:rsidR="00CA657C" w14:paraId="23378A71" w14:textId="77777777" w:rsidTr="008B6369">
        <w:trPr>
          <w:trHeight w:val="263"/>
        </w:trPr>
        <w:tc>
          <w:tcPr>
            <w:tcW w:w="1847" w:type="dxa"/>
            <w:vMerge/>
          </w:tcPr>
          <w:p w14:paraId="1243F962" w14:textId="77777777" w:rsidR="001D1D15" w:rsidRPr="00C31726" w:rsidRDefault="001D1D15" w:rsidP="008B6369">
            <w:pPr>
              <w:pStyle w:val="TableCellLeft"/>
              <w:keepNext w:val="0"/>
              <w:keepLines w:val="0"/>
              <w:spacing w:before="40" w:after="40" w:line="240" w:lineRule="auto"/>
              <w:rPr>
                <w:szCs w:val="20"/>
              </w:rPr>
            </w:pPr>
          </w:p>
        </w:tc>
        <w:tc>
          <w:tcPr>
            <w:tcW w:w="2242" w:type="dxa"/>
          </w:tcPr>
          <w:p w14:paraId="54C2DDD9" w14:textId="77777777" w:rsidR="001D1D15" w:rsidRPr="00C31726" w:rsidRDefault="00526A29" w:rsidP="008B6369">
            <w:pPr>
              <w:pStyle w:val="TableCellLeft"/>
              <w:keepNext w:val="0"/>
              <w:keepLines w:val="0"/>
              <w:spacing w:before="40" w:after="40" w:line="240" w:lineRule="auto"/>
              <w:rPr>
                <w:szCs w:val="20"/>
              </w:rPr>
            </w:pPr>
            <w:r w:rsidRPr="00C31726">
              <w:rPr>
                <w:szCs w:val="20"/>
              </w:rPr>
              <w:t>p (1-sided)</w:t>
            </w:r>
            <w:r>
              <w:rPr>
                <w:szCs w:val="20"/>
                <w:vertAlign w:val="superscript"/>
              </w:rPr>
              <w:t>b</w:t>
            </w:r>
          </w:p>
        </w:tc>
        <w:tc>
          <w:tcPr>
            <w:tcW w:w="1666" w:type="dxa"/>
          </w:tcPr>
          <w:p w14:paraId="52C59EFB" w14:textId="77777777" w:rsidR="001D1D15" w:rsidRPr="008C2258" w:rsidRDefault="00526A29" w:rsidP="008B6369">
            <w:pPr>
              <w:pStyle w:val="TableCellLeft"/>
              <w:keepNext w:val="0"/>
              <w:keepLines w:val="0"/>
              <w:spacing w:before="40" w:after="40" w:line="240" w:lineRule="auto"/>
              <w:rPr>
                <w:szCs w:val="28"/>
              </w:rPr>
            </w:pPr>
            <w:r w:rsidRPr="005360F7">
              <w:rPr>
                <w:szCs w:val="28"/>
              </w:rPr>
              <w:t>0.0036</w:t>
            </w:r>
          </w:p>
        </w:tc>
        <w:tc>
          <w:tcPr>
            <w:tcW w:w="1620" w:type="dxa"/>
          </w:tcPr>
          <w:p w14:paraId="0270D229" w14:textId="77777777" w:rsidR="001D1D15" w:rsidRPr="00C563AA" w:rsidRDefault="00526A29" w:rsidP="008B6369">
            <w:pPr>
              <w:pStyle w:val="TableCellLeft"/>
              <w:keepNext w:val="0"/>
              <w:keepLines w:val="0"/>
              <w:spacing w:before="40" w:after="40" w:line="240" w:lineRule="auto"/>
              <w:rPr>
                <w:szCs w:val="28"/>
              </w:rPr>
            </w:pPr>
            <w:r w:rsidRPr="00245E5E">
              <w:rPr>
                <w:szCs w:val="28"/>
              </w:rPr>
              <w:t>0.0051</w:t>
            </w:r>
          </w:p>
        </w:tc>
        <w:tc>
          <w:tcPr>
            <w:tcW w:w="1615" w:type="dxa"/>
          </w:tcPr>
          <w:p w14:paraId="3D3B339B" w14:textId="77777777" w:rsidR="001D1D15" w:rsidRPr="00C31726" w:rsidRDefault="00526A29" w:rsidP="008B6369">
            <w:pPr>
              <w:pStyle w:val="TableCellLeft"/>
              <w:keepNext w:val="0"/>
              <w:keepLines w:val="0"/>
              <w:spacing w:before="40" w:after="40" w:line="240" w:lineRule="auto"/>
              <w:rPr>
                <w:szCs w:val="20"/>
              </w:rPr>
            </w:pPr>
            <w:r>
              <w:rPr>
                <w:szCs w:val="20"/>
              </w:rPr>
              <w:t>0.6396</w:t>
            </w:r>
          </w:p>
        </w:tc>
      </w:tr>
      <w:tr w:rsidR="00CA657C" w14:paraId="489FC8BC" w14:textId="77777777" w:rsidTr="008B6369">
        <w:trPr>
          <w:trHeight w:val="263"/>
        </w:trPr>
        <w:tc>
          <w:tcPr>
            <w:tcW w:w="1847" w:type="dxa"/>
            <w:vMerge/>
          </w:tcPr>
          <w:p w14:paraId="24C6E652" w14:textId="77777777" w:rsidR="001D1D15" w:rsidRPr="00C31726" w:rsidRDefault="001D1D15" w:rsidP="008B6369">
            <w:pPr>
              <w:pStyle w:val="TableCellLeft"/>
              <w:keepNext w:val="0"/>
              <w:keepLines w:val="0"/>
              <w:spacing w:before="40" w:after="40" w:line="240" w:lineRule="auto"/>
              <w:rPr>
                <w:szCs w:val="20"/>
              </w:rPr>
            </w:pPr>
          </w:p>
        </w:tc>
        <w:tc>
          <w:tcPr>
            <w:tcW w:w="2242" w:type="dxa"/>
          </w:tcPr>
          <w:p w14:paraId="7D7EA663" w14:textId="77777777" w:rsidR="001D1D15" w:rsidRPr="00C31726" w:rsidRDefault="00526A29" w:rsidP="008B6369">
            <w:pPr>
              <w:pStyle w:val="TableCellLeft"/>
              <w:keepNext w:val="0"/>
              <w:keepLines w:val="0"/>
              <w:spacing w:before="40" w:after="40" w:line="240" w:lineRule="auto"/>
              <w:rPr>
                <w:szCs w:val="20"/>
              </w:rPr>
            </w:pPr>
            <w:r w:rsidRPr="00C31726">
              <w:rPr>
                <w:szCs w:val="20"/>
              </w:rPr>
              <w:t>HR at bound</w:t>
            </w:r>
            <w:r>
              <w:rPr>
                <w:rFonts w:eastAsia="Math Ext"/>
                <w:szCs w:val="20"/>
                <w:vertAlign w:val="superscript"/>
              </w:rPr>
              <w:t>c</w:t>
            </w:r>
          </w:p>
        </w:tc>
        <w:tc>
          <w:tcPr>
            <w:tcW w:w="1666" w:type="dxa"/>
          </w:tcPr>
          <w:p w14:paraId="7EC2128E" w14:textId="77777777" w:rsidR="001D1D15" w:rsidRPr="008C2258" w:rsidRDefault="00526A29" w:rsidP="008B6369">
            <w:pPr>
              <w:pStyle w:val="TableCellLeft"/>
              <w:keepNext w:val="0"/>
              <w:keepLines w:val="0"/>
              <w:spacing w:before="40" w:after="40" w:line="240" w:lineRule="auto"/>
              <w:rPr>
                <w:szCs w:val="28"/>
              </w:rPr>
            </w:pPr>
            <w:r w:rsidRPr="00A502CB">
              <w:rPr>
                <w:szCs w:val="28"/>
              </w:rPr>
              <w:t>0.5684</w:t>
            </w:r>
          </w:p>
        </w:tc>
        <w:tc>
          <w:tcPr>
            <w:tcW w:w="1620" w:type="dxa"/>
          </w:tcPr>
          <w:p w14:paraId="764ED5AE" w14:textId="77777777" w:rsidR="001D1D15" w:rsidRPr="00C563AA" w:rsidRDefault="00526A29" w:rsidP="008B6369">
            <w:pPr>
              <w:pStyle w:val="TableCellLeft"/>
              <w:keepNext w:val="0"/>
              <w:keepLines w:val="0"/>
              <w:spacing w:before="40" w:after="40" w:line="240" w:lineRule="auto"/>
              <w:rPr>
                <w:szCs w:val="28"/>
              </w:rPr>
            </w:pPr>
            <w:r w:rsidRPr="00EB14D7">
              <w:rPr>
                <w:szCs w:val="28"/>
              </w:rPr>
              <w:t>0.5822</w:t>
            </w:r>
          </w:p>
        </w:tc>
        <w:tc>
          <w:tcPr>
            <w:tcW w:w="1615" w:type="dxa"/>
          </w:tcPr>
          <w:p w14:paraId="49687D68" w14:textId="77777777" w:rsidR="001D1D15" w:rsidRPr="00C31726" w:rsidRDefault="00526A29" w:rsidP="008B6369">
            <w:pPr>
              <w:pStyle w:val="TableCellLeft"/>
              <w:keepNext w:val="0"/>
              <w:keepLines w:val="0"/>
              <w:spacing w:before="40" w:after="40" w:line="240" w:lineRule="auto"/>
              <w:rPr>
                <w:szCs w:val="20"/>
              </w:rPr>
            </w:pPr>
            <w:r>
              <w:rPr>
                <w:szCs w:val="20"/>
              </w:rPr>
              <w:t>1.0781</w:t>
            </w:r>
          </w:p>
        </w:tc>
      </w:tr>
      <w:tr w:rsidR="00CA657C" w14:paraId="74DC3F06" w14:textId="77777777" w:rsidTr="008B6369">
        <w:trPr>
          <w:trHeight w:val="263"/>
        </w:trPr>
        <w:tc>
          <w:tcPr>
            <w:tcW w:w="1847" w:type="dxa"/>
            <w:vMerge/>
          </w:tcPr>
          <w:p w14:paraId="34E4B8DA" w14:textId="77777777" w:rsidR="001D1D15" w:rsidRPr="00C31726" w:rsidRDefault="001D1D15" w:rsidP="008B6369">
            <w:pPr>
              <w:pStyle w:val="TableCellLeft"/>
              <w:keepNext w:val="0"/>
              <w:keepLines w:val="0"/>
              <w:spacing w:before="40" w:after="40" w:line="240" w:lineRule="auto"/>
              <w:rPr>
                <w:szCs w:val="20"/>
              </w:rPr>
            </w:pPr>
          </w:p>
        </w:tc>
        <w:tc>
          <w:tcPr>
            <w:tcW w:w="2242" w:type="dxa"/>
          </w:tcPr>
          <w:p w14:paraId="459453E5" w14:textId="77777777" w:rsidR="001D1D15" w:rsidRPr="00C31726" w:rsidRDefault="00526A29" w:rsidP="008B6369">
            <w:pPr>
              <w:pStyle w:val="TableCellLeft"/>
              <w:keepNext w:val="0"/>
              <w:keepLines w:val="0"/>
              <w:spacing w:before="40" w:after="40" w:line="240" w:lineRule="auto"/>
              <w:rPr>
                <w:szCs w:val="20"/>
              </w:rPr>
            </w:pPr>
            <w:r w:rsidRPr="00A06EBC">
              <w:rPr>
                <w:szCs w:val="20"/>
              </w:rPr>
              <w:t>P(Cross) if HR=1</w:t>
            </w:r>
            <w:r>
              <w:rPr>
                <w:szCs w:val="20"/>
                <w:vertAlign w:val="superscript"/>
              </w:rPr>
              <w:t>d</w:t>
            </w:r>
          </w:p>
        </w:tc>
        <w:tc>
          <w:tcPr>
            <w:tcW w:w="1666" w:type="dxa"/>
          </w:tcPr>
          <w:p w14:paraId="666343B8" w14:textId="77777777" w:rsidR="001D1D15" w:rsidRPr="008C2258" w:rsidRDefault="00526A29" w:rsidP="008B6369">
            <w:pPr>
              <w:pStyle w:val="TableCellLeft"/>
              <w:keepNext w:val="0"/>
              <w:keepLines w:val="0"/>
              <w:spacing w:before="40" w:after="40" w:line="240" w:lineRule="auto"/>
              <w:rPr>
                <w:szCs w:val="28"/>
              </w:rPr>
            </w:pPr>
            <w:r w:rsidRPr="00BF0BDA">
              <w:rPr>
                <w:szCs w:val="28"/>
              </w:rPr>
              <w:t>0.0036</w:t>
            </w:r>
          </w:p>
        </w:tc>
        <w:tc>
          <w:tcPr>
            <w:tcW w:w="1620" w:type="dxa"/>
          </w:tcPr>
          <w:p w14:paraId="0929C748" w14:textId="77777777" w:rsidR="001D1D15" w:rsidRPr="00C563AA" w:rsidRDefault="00526A29" w:rsidP="008B6369">
            <w:pPr>
              <w:pStyle w:val="TableCellLeft"/>
              <w:keepNext w:val="0"/>
              <w:keepLines w:val="0"/>
              <w:spacing w:before="40" w:after="40" w:line="240" w:lineRule="auto"/>
              <w:rPr>
                <w:szCs w:val="28"/>
              </w:rPr>
            </w:pPr>
            <w:r w:rsidRPr="00BF0BDA">
              <w:rPr>
                <w:szCs w:val="28"/>
              </w:rPr>
              <w:t>0.0051</w:t>
            </w:r>
          </w:p>
        </w:tc>
        <w:tc>
          <w:tcPr>
            <w:tcW w:w="1615" w:type="dxa"/>
          </w:tcPr>
          <w:p w14:paraId="22CEDC0A" w14:textId="77777777" w:rsidR="001D1D15" w:rsidRPr="00C31726" w:rsidRDefault="00526A29" w:rsidP="008B6369">
            <w:pPr>
              <w:pStyle w:val="TableCellLeft"/>
              <w:keepNext w:val="0"/>
              <w:keepLines w:val="0"/>
              <w:spacing w:before="40" w:after="40" w:line="240" w:lineRule="auto"/>
              <w:rPr>
                <w:szCs w:val="20"/>
              </w:rPr>
            </w:pPr>
            <w:r>
              <w:rPr>
                <w:szCs w:val="20"/>
              </w:rPr>
              <w:t>0.3657</w:t>
            </w:r>
          </w:p>
        </w:tc>
      </w:tr>
      <w:tr w:rsidR="00CA657C" w14:paraId="38AC93C8" w14:textId="77777777" w:rsidTr="008B6369">
        <w:trPr>
          <w:trHeight w:val="263"/>
        </w:trPr>
        <w:tc>
          <w:tcPr>
            <w:tcW w:w="1847" w:type="dxa"/>
            <w:vMerge/>
          </w:tcPr>
          <w:p w14:paraId="406ACFC0" w14:textId="77777777" w:rsidR="001D1D15" w:rsidRPr="00C31726" w:rsidRDefault="001D1D15" w:rsidP="008B6369">
            <w:pPr>
              <w:pStyle w:val="TableCellLeft"/>
              <w:keepNext w:val="0"/>
              <w:keepLines w:val="0"/>
              <w:spacing w:before="40" w:after="40" w:line="240" w:lineRule="auto"/>
              <w:rPr>
                <w:szCs w:val="20"/>
              </w:rPr>
            </w:pPr>
          </w:p>
        </w:tc>
        <w:tc>
          <w:tcPr>
            <w:tcW w:w="2242" w:type="dxa"/>
          </w:tcPr>
          <w:p w14:paraId="5CB0DB47" w14:textId="77777777" w:rsidR="001D1D15" w:rsidRPr="00C31726" w:rsidRDefault="00526A29" w:rsidP="008B6369">
            <w:pPr>
              <w:pStyle w:val="TableCellLeft"/>
              <w:keepNext w:val="0"/>
              <w:keepLines w:val="0"/>
              <w:spacing w:before="40" w:after="40" w:line="240" w:lineRule="auto"/>
              <w:rPr>
                <w:szCs w:val="20"/>
              </w:rPr>
            </w:pPr>
            <w:r w:rsidRPr="00C31726">
              <w:rPr>
                <w:szCs w:val="20"/>
              </w:rPr>
              <w:t>P(Cross) if HR=0.65</w:t>
            </w:r>
            <w:r>
              <w:rPr>
                <w:szCs w:val="20"/>
                <w:vertAlign w:val="superscript"/>
              </w:rPr>
              <w:t>e</w:t>
            </w:r>
          </w:p>
        </w:tc>
        <w:tc>
          <w:tcPr>
            <w:tcW w:w="1666" w:type="dxa"/>
          </w:tcPr>
          <w:p w14:paraId="07D92D87" w14:textId="77777777" w:rsidR="001D1D15" w:rsidRPr="008C2258" w:rsidRDefault="00526A29" w:rsidP="008B6369">
            <w:pPr>
              <w:pStyle w:val="TableCellLeft"/>
              <w:keepNext w:val="0"/>
              <w:keepLines w:val="0"/>
              <w:spacing w:before="40" w:after="40" w:line="240" w:lineRule="auto"/>
              <w:rPr>
                <w:szCs w:val="28"/>
              </w:rPr>
            </w:pPr>
            <w:r w:rsidRPr="00223306">
              <w:rPr>
                <w:szCs w:val="28"/>
              </w:rPr>
              <w:t>0.2610</w:t>
            </w:r>
          </w:p>
        </w:tc>
        <w:tc>
          <w:tcPr>
            <w:tcW w:w="1620" w:type="dxa"/>
          </w:tcPr>
          <w:p w14:paraId="31B45BC0" w14:textId="77777777" w:rsidR="001D1D15" w:rsidRPr="00C563AA" w:rsidRDefault="00526A29" w:rsidP="008B6369">
            <w:pPr>
              <w:pStyle w:val="TableCellLeft"/>
              <w:keepNext w:val="0"/>
              <w:keepLines w:val="0"/>
              <w:spacing w:before="40" w:after="40" w:line="240" w:lineRule="auto"/>
              <w:rPr>
                <w:szCs w:val="28"/>
              </w:rPr>
            </w:pPr>
            <w:r w:rsidRPr="00305A24">
              <w:rPr>
                <w:szCs w:val="28"/>
              </w:rPr>
              <w:t>0.2993</w:t>
            </w:r>
          </w:p>
        </w:tc>
        <w:tc>
          <w:tcPr>
            <w:tcW w:w="1615" w:type="dxa"/>
          </w:tcPr>
          <w:p w14:paraId="6F30A811" w14:textId="77777777" w:rsidR="001D1D15" w:rsidRPr="00C31726" w:rsidRDefault="00526A29" w:rsidP="008B6369">
            <w:pPr>
              <w:pStyle w:val="TableCellLeft"/>
              <w:keepNext w:val="0"/>
              <w:keepLines w:val="0"/>
              <w:spacing w:before="40" w:after="40" w:line="240" w:lineRule="auto"/>
              <w:rPr>
                <w:szCs w:val="20"/>
              </w:rPr>
            </w:pPr>
            <w:r w:rsidRPr="00D54C48">
              <w:rPr>
                <w:szCs w:val="20"/>
              </w:rPr>
              <w:t>0.0087</w:t>
            </w:r>
          </w:p>
        </w:tc>
      </w:tr>
      <w:tr w:rsidR="00CA657C" w14:paraId="1132323D" w14:textId="77777777" w:rsidTr="008B6369">
        <w:trPr>
          <w:trHeight w:val="250"/>
        </w:trPr>
        <w:tc>
          <w:tcPr>
            <w:tcW w:w="1847" w:type="dxa"/>
            <w:vMerge w:val="restart"/>
            <w:vAlign w:val="center"/>
          </w:tcPr>
          <w:p w14:paraId="4FAE2005" w14:textId="77777777" w:rsidR="001D1D15" w:rsidRPr="00C31726" w:rsidRDefault="00526A29" w:rsidP="008B6369">
            <w:pPr>
              <w:pStyle w:val="TableCellLeft"/>
              <w:keepNext w:val="0"/>
              <w:keepLines w:val="0"/>
              <w:spacing w:before="40" w:after="40" w:line="240" w:lineRule="auto"/>
              <w:rPr>
                <w:szCs w:val="20"/>
              </w:rPr>
            </w:pPr>
            <w:r w:rsidRPr="00C31726">
              <w:rPr>
                <w:szCs w:val="20"/>
              </w:rPr>
              <w:t>IA5: 83%</w:t>
            </w:r>
            <w:r w:rsidRPr="005F15E6">
              <w:rPr>
                <w:szCs w:val="20"/>
                <w:vertAlign w:val="superscript"/>
              </w:rPr>
              <w:t>a</w:t>
            </w:r>
          </w:p>
          <w:p w14:paraId="660F3AC7" w14:textId="77777777" w:rsidR="001D1D15" w:rsidRPr="00C31726" w:rsidRDefault="00526A29" w:rsidP="008B6369">
            <w:pPr>
              <w:pStyle w:val="TableCellLeft"/>
              <w:keepNext w:val="0"/>
              <w:keepLines w:val="0"/>
              <w:spacing w:before="40" w:after="40" w:line="240" w:lineRule="auto"/>
              <w:rPr>
                <w:szCs w:val="20"/>
              </w:rPr>
            </w:pPr>
            <w:r w:rsidRPr="00C31726">
              <w:rPr>
                <w:szCs w:val="20"/>
              </w:rPr>
              <w:t>N: 690</w:t>
            </w:r>
          </w:p>
          <w:p w14:paraId="714ED1C3" w14:textId="77777777" w:rsidR="001D1D15" w:rsidRPr="00C31726" w:rsidRDefault="00526A29" w:rsidP="008B6369">
            <w:pPr>
              <w:pStyle w:val="TableCellLeft"/>
              <w:keepNext w:val="0"/>
              <w:keepLines w:val="0"/>
              <w:spacing w:before="40" w:after="40" w:line="240" w:lineRule="auto"/>
              <w:rPr>
                <w:szCs w:val="20"/>
              </w:rPr>
            </w:pPr>
            <w:r>
              <w:rPr>
                <w:szCs w:val="20"/>
              </w:rPr>
              <w:t>Events: 118</w:t>
            </w:r>
          </w:p>
          <w:p w14:paraId="77D20E23" w14:textId="77777777" w:rsidR="001D1D15" w:rsidRPr="00C31726" w:rsidRDefault="00526A29" w:rsidP="008B6369">
            <w:pPr>
              <w:pStyle w:val="TableCellLeft"/>
              <w:keepNext w:val="0"/>
              <w:keepLines w:val="0"/>
              <w:spacing w:before="40" w:after="40" w:line="240" w:lineRule="auto"/>
              <w:rPr>
                <w:szCs w:val="20"/>
              </w:rPr>
            </w:pPr>
            <w:r>
              <w:rPr>
                <w:szCs w:val="20"/>
              </w:rPr>
              <w:t>Month: 90</w:t>
            </w:r>
          </w:p>
        </w:tc>
        <w:tc>
          <w:tcPr>
            <w:tcW w:w="2242" w:type="dxa"/>
          </w:tcPr>
          <w:p w14:paraId="50754EEC" w14:textId="77777777" w:rsidR="001D1D15" w:rsidRPr="00C31726" w:rsidRDefault="00526A29" w:rsidP="008B6369">
            <w:pPr>
              <w:pStyle w:val="TableCellLeft"/>
              <w:keepNext w:val="0"/>
              <w:keepLines w:val="0"/>
              <w:spacing w:before="40" w:after="40" w:line="240" w:lineRule="auto"/>
              <w:rPr>
                <w:szCs w:val="20"/>
              </w:rPr>
            </w:pPr>
            <w:r w:rsidRPr="00C31726">
              <w:rPr>
                <w:szCs w:val="20"/>
              </w:rPr>
              <w:t>Z</w:t>
            </w:r>
          </w:p>
        </w:tc>
        <w:tc>
          <w:tcPr>
            <w:tcW w:w="1666" w:type="dxa"/>
          </w:tcPr>
          <w:p w14:paraId="3F619777" w14:textId="77777777" w:rsidR="001D1D15" w:rsidRPr="008C2258" w:rsidRDefault="00526A29" w:rsidP="008B6369">
            <w:pPr>
              <w:pStyle w:val="TableCellLeft"/>
              <w:keepNext w:val="0"/>
              <w:keepLines w:val="0"/>
              <w:spacing w:before="40" w:after="40" w:line="240" w:lineRule="auto"/>
              <w:rPr>
                <w:szCs w:val="28"/>
              </w:rPr>
            </w:pPr>
            <w:r w:rsidRPr="00267ADB">
              <w:rPr>
                <w:szCs w:val="28"/>
              </w:rPr>
              <w:t>2.3432</w:t>
            </w:r>
          </w:p>
        </w:tc>
        <w:tc>
          <w:tcPr>
            <w:tcW w:w="1620" w:type="dxa"/>
          </w:tcPr>
          <w:p w14:paraId="1DFC8101" w14:textId="77777777" w:rsidR="001D1D15" w:rsidRPr="00C563AA" w:rsidRDefault="00526A29" w:rsidP="008B6369">
            <w:pPr>
              <w:pStyle w:val="TableCellLeft"/>
              <w:keepNext w:val="0"/>
              <w:keepLines w:val="0"/>
              <w:spacing w:before="40" w:after="40" w:line="240" w:lineRule="auto"/>
              <w:rPr>
                <w:szCs w:val="28"/>
              </w:rPr>
            </w:pPr>
            <w:r w:rsidRPr="00961BDE">
              <w:rPr>
                <w:szCs w:val="28"/>
              </w:rPr>
              <w:t>2.2460</w:t>
            </w:r>
          </w:p>
        </w:tc>
        <w:tc>
          <w:tcPr>
            <w:tcW w:w="1615" w:type="dxa"/>
          </w:tcPr>
          <w:p w14:paraId="7AEDD5DB" w14:textId="77777777" w:rsidR="001D1D15" w:rsidRPr="00C31726" w:rsidRDefault="00526A29" w:rsidP="008B6369">
            <w:pPr>
              <w:pStyle w:val="TableCellLeft"/>
              <w:keepNext w:val="0"/>
              <w:keepLines w:val="0"/>
              <w:spacing w:before="40" w:after="40" w:line="240" w:lineRule="auto"/>
              <w:rPr>
                <w:szCs w:val="20"/>
              </w:rPr>
            </w:pPr>
            <w:r>
              <w:rPr>
                <w:szCs w:val="20"/>
              </w:rPr>
              <w:t>0.7536</w:t>
            </w:r>
          </w:p>
        </w:tc>
      </w:tr>
      <w:tr w:rsidR="00CA657C" w14:paraId="08B62C36" w14:textId="77777777" w:rsidTr="008B6369">
        <w:trPr>
          <w:trHeight w:val="263"/>
        </w:trPr>
        <w:tc>
          <w:tcPr>
            <w:tcW w:w="1847" w:type="dxa"/>
            <w:vMerge/>
          </w:tcPr>
          <w:p w14:paraId="4DBE156B" w14:textId="77777777" w:rsidR="001D1D15" w:rsidRPr="00C31726" w:rsidRDefault="001D1D15" w:rsidP="008B6369">
            <w:pPr>
              <w:pStyle w:val="TableCellLeft"/>
              <w:keepNext w:val="0"/>
              <w:keepLines w:val="0"/>
              <w:spacing w:before="40" w:after="40" w:line="240" w:lineRule="auto"/>
              <w:rPr>
                <w:szCs w:val="20"/>
              </w:rPr>
            </w:pPr>
          </w:p>
        </w:tc>
        <w:tc>
          <w:tcPr>
            <w:tcW w:w="2242" w:type="dxa"/>
          </w:tcPr>
          <w:p w14:paraId="104879BF" w14:textId="77777777" w:rsidR="001D1D15" w:rsidRPr="00C31726" w:rsidRDefault="00526A29" w:rsidP="008B6369">
            <w:pPr>
              <w:pStyle w:val="TableCellLeft"/>
              <w:keepNext w:val="0"/>
              <w:keepLines w:val="0"/>
              <w:spacing w:before="40" w:after="40" w:line="240" w:lineRule="auto"/>
              <w:rPr>
                <w:szCs w:val="20"/>
              </w:rPr>
            </w:pPr>
            <w:r w:rsidRPr="00C31726">
              <w:rPr>
                <w:szCs w:val="20"/>
              </w:rPr>
              <w:t>p (1-sided)</w:t>
            </w:r>
            <w:r>
              <w:rPr>
                <w:szCs w:val="20"/>
                <w:vertAlign w:val="superscript"/>
              </w:rPr>
              <w:t>b</w:t>
            </w:r>
          </w:p>
        </w:tc>
        <w:tc>
          <w:tcPr>
            <w:tcW w:w="1666" w:type="dxa"/>
          </w:tcPr>
          <w:p w14:paraId="47735FFD" w14:textId="77777777" w:rsidR="001D1D15" w:rsidRPr="008C2258" w:rsidRDefault="00526A29" w:rsidP="008B6369">
            <w:pPr>
              <w:pStyle w:val="TableCellLeft"/>
              <w:keepNext w:val="0"/>
              <w:keepLines w:val="0"/>
              <w:spacing w:before="40" w:after="40" w:line="240" w:lineRule="auto"/>
              <w:rPr>
                <w:szCs w:val="28"/>
              </w:rPr>
            </w:pPr>
            <w:r w:rsidRPr="00DC0AAE">
              <w:rPr>
                <w:szCs w:val="28"/>
              </w:rPr>
              <w:t>0.0096</w:t>
            </w:r>
          </w:p>
        </w:tc>
        <w:tc>
          <w:tcPr>
            <w:tcW w:w="1620" w:type="dxa"/>
          </w:tcPr>
          <w:p w14:paraId="30365151" w14:textId="77777777" w:rsidR="001D1D15" w:rsidRPr="00C563AA" w:rsidRDefault="00526A29" w:rsidP="008B6369">
            <w:pPr>
              <w:pStyle w:val="TableCellLeft"/>
              <w:keepNext w:val="0"/>
              <w:keepLines w:val="0"/>
              <w:spacing w:before="40" w:after="40" w:line="240" w:lineRule="auto"/>
              <w:rPr>
                <w:szCs w:val="28"/>
              </w:rPr>
            </w:pPr>
            <w:r w:rsidRPr="00DC0AAE">
              <w:rPr>
                <w:szCs w:val="28"/>
              </w:rPr>
              <w:t>0.0124</w:t>
            </w:r>
          </w:p>
        </w:tc>
        <w:tc>
          <w:tcPr>
            <w:tcW w:w="1615" w:type="dxa"/>
          </w:tcPr>
          <w:p w14:paraId="2EDA5330" w14:textId="77777777" w:rsidR="001D1D15" w:rsidRPr="00C31726" w:rsidRDefault="00526A29" w:rsidP="008B6369">
            <w:pPr>
              <w:pStyle w:val="TableCellLeft"/>
              <w:keepNext w:val="0"/>
              <w:keepLines w:val="0"/>
              <w:spacing w:before="40" w:after="40" w:line="240" w:lineRule="auto"/>
              <w:rPr>
                <w:szCs w:val="20"/>
              </w:rPr>
            </w:pPr>
            <w:r>
              <w:rPr>
                <w:szCs w:val="20"/>
              </w:rPr>
              <w:t>0.2255</w:t>
            </w:r>
          </w:p>
        </w:tc>
      </w:tr>
      <w:tr w:rsidR="00CA657C" w14:paraId="4FC9D4AB" w14:textId="77777777" w:rsidTr="008B6369">
        <w:trPr>
          <w:trHeight w:val="263"/>
        </w:trPr>
        <w:tc>
          <w:tcPr>
            <w:tcW w:w="1847" w:type="dxa"/>
            <w:vMerge/>
          </w:tcPr>
          <w:p w14:paraId="4FCAC9F1" w14:textId="77777777" w:rsidR="001D1D15" w:rsidRPr="00C31726" w:rsidRDefault="001D1D15" w:rsidP="008B6369">
            <w:pPr>
              <w:pStyle w:val="TableCellLeft"/>
              <w:keepNext w:val="0"/>
              <w:keepLines w:val="0"/>
              <w:spacing w:before="40" w:after="40" w:line="240" w:lineRule="auto"/>
              <w:rPr>
                <w:szCs w:val="20"/>
              </w:rPr>
            </w:pPr>
          </w:p>
        </w:tc>
        <w:tc>
          <w:tcPr>
            <w:tcW w:w="2242" w:type="dxa"/>
          </w:tcPr>
          <w:p w14:paraId="31B1F07A" w14:textId="77777777" w:rsidR="001D1D15" w:rsidRPr="00C31726" w:rsidRDefault="00526A29" w:rsidP="008B6369">
            <w:pPr>
              <w:pStyle w:val="TableCellLeft"/>
              <w:keepNext w:val="0"/>
              <w:keepLines w:val="0"/>
              <w:spacing w:before="40" w:after="40" w:line="240" w:lineRule="auto"/>
              <w:rPr>
                <w:szCs w:val="20"/>
              </w:rPr>
            </w:pPr>
            <w:r w:rsidRPr="00C31726">
              <w:rPr>
                <w:szCs w:val="20"/>
              </w:rPr>
              <w:t>HR at bound</w:t>
            </w:r>
            <w:r>
              <w:rPr>
                <w:rFonts w:eastAsia="Math Ext"/>
                <w:szCs w:val="20"/>
                <w:vertAlign w:val="superscript"/>
              </w:rPr>
              <w:t>c</w:t>
            </w:r>
          </w:p>
        </w:tc>
        <w:tc>
          <w:tcPr>
            <w:tcW w:w="1666" w:type="dxa"/>
          </w:tcPr>
          <w:p w14:paraId="12634E91" w14:textId="77777777" w:rsidR="001D1D15" w:rsidRPr="008C2258" w:rsidRDefault="00526A29" w:rsidP="008B6369">
            <w:pPr>
              <w:pStyle w:val="TableCellLeft"/>
              <w:keepNext w:val="0"/>
              <w:keepLines w:val="0"/>
              <w:spacing w:before="40" w:after="40" w:line="240" w:lineRule="auto"/>
              <w:rPr>
                <w:szCs w:val="28"/>
              </w:rPr>
            </w:pPr>
            <w:r w:rsidRPr="00DC0AAE">
              <w:rPr>
                <w:szCs w:val="28"/>
              </w:rPr>
              <w:t>0.6485</w:t>
            </w:r>
          </w:p>
        </w:tc>
        <w:tc>
          <w:tcPr>
            <w:tcW w:w="1620" w:type="dxa"/>
          </w:tcPr>
          <w:p w14:paraId="06C9C6C7" w14:textId="77777777" w:rsidR="001D1D15" w:rsidRPr="00C563AA" w:rsidRDefault="00526A29" w:rsidP="008B6369">
            <w:pPr>
              <w:pStyle w:val="TableCellLeft"/>
              <w:keepNext w:val="0"/>
              <w:keepLines w:val="0"/>
              <w:spacing w:before="40" w:after="40" w:line="240" w:lineRule="auto"/>
              <w:rPr>
                <w:szCs w:val="28"/>
              </w:rPr>
            </w:pPr>
            <w:r w:rsidRPr="00DC0AAE">
              <w:rPr>
                <w:szCs w:val="28"/>
              </w:rPr>
              <w:t>0.6603</w:t>
            </w:r>
          </w:p>
        </w:tc>
        <w:tc>
          <w:tcPr>
            <w:tcW w:w="1615" w:type="dxa"/>
          </w:tcPr>
          <w:p w14:paraId="05DB7951" w14:textId="77777777" w:rsidR="001D1D15" w:rsidRPr="00C31726" w:rsidRDefault="00526A29" w:rsidP="008B6369">
            <w:pPr>
              <w:pStyle w:val="TableCellLeft"/>
              <w:keepNext w:val="0"/>
              <w:keepLines w:val="0"/>
              <w:spacing w:before="40" w:after="40" w:line="240" w:lineRule="auto"/>
              <w:rPr>
                <w:szCs w:val="20"/>
              </w:rPr>
            </w:pPr>
            <w:r>
              <w:rPr>
                <w:szCs w:val="20"/>
              </w:rPr>
              <w:t>0.8700</w:t>
            </w:r>
          </w:p>
        </w:tc>
      </w:tr>
      <w:tr w:rsidR="00CA657C" w14:paraId="316D1FF6" w14:textId="77777777" w:rsidTr="008B6369">
        <w:trPr>
          <w:trHeight w:val="263"/>
        </w:trPr>
        <w:tc>
          <w:tcPr>
            <w:tcW w:w="1847" w:type="dxa"/>
            <w:vMerge/>
          </w:tcPr>
          <w:p w14:paraId="0CF07F76" w14:textId="77777777" w:rsidR="001D1D15" w:rsidRPr="00C31726" w:rsidRDefault="001D1D15" w:rsidP="008B6369">
            <w:pPr>
              <w:pStyle w:val="TableCellLeft"/>
              <w:keepNext w:val="0"/>
              <w:keepLines w:val="0"/>
              <w:spacing w:before="40" w:after="40" w:line="240" w:lineRule="auto"/>
              <w:rPr>
                <w:szCs w:val="20"/>
              </w:rPr>
            </w:pPr>
          </w:p>
        </w:tc>
        <w:tc>
          <w:tcPr>
            <w:tcW w:w="2242" w:type="dxa"/>
          </w:tcPr>
          <w:p w14:paraId="01569575" w14:textId="77777777" w:rsidR="001D1D15" w:rsidRPr="00C31726" w:rsidRDefault="00526A29" w:rsidP="008B6369">
            <w:pPr>
              <w:pStyle w:val="TableCellLeft"/>
              <w:keepNext w:val="0"/>
              <w:keepLines w:val="0"/>
              <w:spacing w:before="40" w:after="40" w:line="240" w:lineRule="auto"/>
              <w:rPr>
                <w:szCs w:val="20"/>
              </w:rPr>
            </w:pPr>
            <w:r w:rsidRPr="00A06EBC">
              <w:rPr>
                <w:szCs w:val="20"/>
              </w:rPr>
              <w:t>P(Cross) if HR=1</w:t>
            </w:r>
            <w:r>
              <w:rPr>
                <w:szCs w:val="20"/>
                <w:vertAlign w:val="superscript"/>
              </w:rPr>
              <w:t>d</w:t>
            </w:r>
          </w:p>
        </w:tc>
        <w:tc>
          <w:tcPr>
            <w:tcW w:w="1666" w:type="dxa"/>
          </w:tcPr>
          <w:p w14:paraId="71B056D5" w14:textId="77777777" w:rsidR="001D1D15" w:rsidRPr="008C2258" w:rsidRDefault="00526A29" w:rsidP="008B6369">
            <w:pPr>
              <w:pStyle w:val="TableCellLeft"/>
              <w:keepNext w:val="0"/>
              <w:keepLines w:val="0"/>
              <w:spacing w:before="40" w:after="40" w:line="240" w:lineRule="auto"/>
              <w:rPr>
                <w:szCs w:val="28"/>
              </w:rPr>
            </w:pPr>
            <w:r w:rsidRPr="00BF0BDA">
              <w:rPr>
                <w:szCs w:val="28"/>
              </w:rPr>
              <w:t>0.0107</w:t>
            </w:r>
          </w:p>
        </w:tc>
        <w:tc>
          <w:tcPr>
            <w:tcW w:w="1620" w:type="dxa"/>
          </w:tcPr>
          <w:p w14:paraId="15002577" w14:textId="77777777" w:rsidR="001D1D15" w:rsidRPr="00C563AA" w:rsidRDefault="00526A29" w:rsidP="008B6369">
            <w:pPr>
              <w:pStyle w:val="TableCellLeft"/>
              <w:keepNext w:val="0"/>
              <w:keepLines w:val="0"/>
              <w:spacing w:before="40" w:after="40" w:line="240" w:lineRule="auto"/>
              <w:rPr>
                <w:szCs w:val="28"/>
              </w:rPr>
            </w:pPr>
            <w:r w:rsidRPr="00BF0BDA">
              <w:rPr>
                <w:szCs w:val="28"/>
              </w:rPr>
              <w:t>0.0139</w:t>
            </w:r>
          </w:p>
        </w:tc>
        <w:tc>
          <w:tcPr>
            <w:tcW w:w="1615" w:type="dxa"/>
          </w:tcPr>
          <w:p w14:paraId="41A9FD74" w14:textId="77777777" w:rsidR="001D1D15" w:rsidRPr="00C31726" w:rsidRDefault="00526A29" w:rsidP="008B6369">
            <w:pPr>
              <w:pStyle w:val="TableCellLeft"/>
              <w:keepNext w:val="0"/>
              <w:keepLines w:val="0"/>
              <w:spacing w:before="40" w:after="40" w:line="240" w:lineRule="auto"/>
              <w:rPr>
                <w:szCs w:val="20"/>
              </w:rPr>
            </w:pPr>
            <w:r>
              <w:rPr>
                <w:szCs w:val="20"/>
              </w:rPr>
              <w:t>0.7755</w:t>
            </w:r>
          </w:p>
        </w:tc>
      </w:tr>
      <w:tr w:rsidR="00CA657C" w14:paraId="31804A69" w14:textId="77777777" w:rsidTr="008B6369">
        <w:trPr>
          <w:trHeight w:val="263"/>
        </w:trPr>
        <w:tc>
          <w:tcPr>
            <w:tcW w:w="1847" w:type="dxa"/>
            <w:vMerge/>
          </w:tcPr>
          <w:p w14:paraId="426FEB85" w14:textId="77777777" w:rsidR="001D1D15" w:rsidRPr="00C31726" w:rsidRDefault="001D1D15" w:rsidP="008B6369">
            <w:pPr>
              <w:pStyle w:val="TableCellLeft"/>
              <w:keepNext w:val="0"/>
              <w:keepLines w:val="0"/>
              <w:spacing w:before="40" w:after="40" w:line="240" w:lineRule="auto"/>
              <w:rPr>
                <w:szCs w:val="20"/>
              </w:rPr>
            </w:pPr>
          </w:p>
        </w:tc>
        <w:tc>
          <w:tcPr>
            <w:tcW w:w="2242" w:type="dxa"/>
          </w:tcPr>
          <w:p w14:paraId="5AAB2E46" w14:textId="77777777" w:rsidR="001D1D15" w:rsidRPr="00C31726" w:rsidRDefault="00526A29" w:rsidP="008B6369">
            <w:pPr>
              <w:pStyle w:val="TableCellLeft"/>
              <w:keepNext w:val="0"/>
              <w:keepLines w:val="0"/>
              <w:spacing w:before="40" w:after="40" w:line="240" w:lineRule="auto"/>
              <w:rPr>
                <w:szCs w:val="20"/>
              </w:rPr>
            </w:pPr>
            <w:r w:rsidRPr="00C31726">
              <w:rPr>
                <w:szCs w:val="20"/>
              </w:rPr>
              <w:t>P(Cross) if HR=0.65</w:t>
            </w:r>
            <w:r>
              <w:rPr>
                <w:szCs w:val="20"/>
                <w:vertAlign w:val="superscript"/>
              </w:rPr>
              <w:t>e</w:t>
            </w:r>
          </w:p>
        </w:tc>
        <w:tc>
          <w:tcPr>
            <w:tcW w:w="1666" w:type="dxa"/>
          </w:tcPr>
          <w:p w14:paraId="741B0EEA" w14:textId="77777777" w:rsidR="001D1D15" w:rsidRPr="008C2258" w:rsidRDefault="00526A29" w:rsidP="008B6369">
            <w:pPr>
              <w:pStyle w:val="TableCellLeft"/>
              <w:keepNext w:val="0"/>
              <w:keepLines w:val="0"/>
              <w:spacing w:before="40" w:after="40" w:line="240" w:lineRule="auto"/>
              <w:rPr>
                <w:szCs w:val="28"/>
              </w:rPr>
            </w:pPr>
            <w:r w:rsidRPr="00DC0AAE">
              <w:rPr>
                <w:szCs w:val="28"/>
              </w:rPr>
              <w:t>0.5030</w:t>
            </w:r>
          </w:p>
        </w:tc>
        <w:tc>
          <w:tcPr>
            <w:tcW w:w="1620" w:type="dxa"/>
          </w:tcPr>
          <w:p w14:paraId="4D181EE5" w14:textId="77777777" w:rsidR="001D1D15" w:rsidRPr="00C563AA" w:rsidRDefault="00526A29" w:rsidP="008B6369">
            <w:pPr>
              <w:pStyle w:val="TableCellLeft"/>
              <w:keepNext w:val="0"/>
              <w:keepLines w:val="0"/>
              <w:spacing w:before="40" w:after="40" w:line="240" w:lineRule="auto"/>
              <w:rPr>
                <w:szCs w:val="28"/>
              </w:rPr>
            </w:pPr>
            <w:r w:rsidRPr="00DC0AAE">
              <w:rPr>
                <w:szCs w:val="28"/>
              </w:rPr>
              <w:t>0.5427</w:t>
            </w:r>
          </w:p>
        </w:tc>
        <w:tc>
          <w:tcPr>
            <w:tcW w:w="1615" w:type="dxa"/>
          </w:tcPr>
          <w:p w14:paraId="316602A5" w14:textId="77777777" w:rsidR="001D1D15" w:rsidRPr="00C31726" w:rsidRDefault="00526A29" w:rsidP="008B6369">
            <w:pPr>
              <w:pStyle w:val="TableCellLeft"/>
              <w:keepNext w:val="0"/>
              <w:keepLines w:val="0"/>
              <w:spacing w:before="40" w:after="40" w:line="240" w:lineRule="auto"/>
              <w:rPr>
                <w:szCs w:val="20"/>
              </w:rPr>
            </w:pPr>
            <w:r w:rsidRPr="00D54C48">
              <w:rPr>
                <w:szCs w:val="20"/>
              </w:rPr>
              <w:t>0.0585</w:t>
            </w:r>
          </w:p>
        </w:tc>
      </w:tr>
      <w:tr w:rsidR="00CA657C" w14:paraId="3EEF3837" w14:textId="77777777" w:rsidTr="008B6369">
        <w:trPr>
          <w:trHeight w:val="263"/>
        </w:trPr>
        <w:tc>
          <w:tcPr>
            <w:tcW w:w="1847" w:type="dxa"/>
            <w:vMerge w:val="restart"/>
            <w:vAlign w:val="center"/>
          </w:tcPr>
          <w:p w14:paraId="21B36926" w14:textId="77777777" w:rsidR="001D1D15" w:rsidRPr="00C31726" w:rsidRDefault="00526A29" w:rsidP="008B6369">
            <w:pPr>
              <w:pStyle w:val="TableCellLeft"/>
              <w:keepNext w:val="0"/>
              <w:keepLines w:val="0"/>
              <w:spacing w:before="40" w:after="40" w:line="240" w:lineRule="auto"/>
              <w:rPr>
                <w:szCs w:val="20"/>
              </w:rPr>
            </w:pPr>
            <w:r w:rsidRPr="00C31726">
              <w:rPr>
                <w:szCs w:val="20"/>
              </w:rPr>
              <w:t xml:space="preserve">FA:  </w:t>
            </w:r>
          </w:p>
          <w:p w14:paraId="7AD5A9D2" w14:textId="77777777" w:rsidR="001D1D15" w:rsidRPr="00C31726" w:rsidRDefault="00526A29" w:rsidP="008B6369">
            <w:pPr>
              <w:pStyle w:val="TableCellLeft"/>
              <w:keepNext w:val="0"/>
              <w:keepLines w:val="0"/>
              <w:spacing w:before="40" w:after="40" w:line="240" w:lineRule="auto"/>
              <w:rPr>
                <w:szCs w:val="20"/>
              </w:rPr>
            </w:pPr>
            <w:r w:rsidRPr="00C31726">
              <w:rPr>
                <w:szCs w:val="20"/>
              </w:rPr>
              <w:t>N: 690</w:t>
            </w:r>
          </w:p>
          <w:p w14:paraId="71E0E761" w14:textId="77777777" w:rsidR="001D1D15" w:rsidRPr="00C31726" w:rsidRDefault="00526A29" w:rsidP="008B6369">
            <w:pPr>
              <w:pStyle w:val="TableCellLeft"/>
              <w:keepNext w:val="0"/>
              <w:keepLines w:val="0"/>
              <w:spacing w:before="40" w:after="40" w:line="240" w:lineRule="auto"/>
              <w:rPr>
                <w:szCs w:val="20"/>
              </w:rPr>
            </w:pPr>
            <w:r>
              <w:rPr>
                <w:szCs w:val="20"/>
              </w:rPr>
              <w:t>Events: 142</w:t>
            </w:r>
          </w:p>
          <w:p w14:paraId="5C196B73" w14:textId="77777777" w:rsidR="001D1D15" w:rsidRPr="00C31726" w:rsidRDefault="00526A29" w:rsidP="008B6369">
            <w:pPr>
              <w:pStyle w:val="TableCellLeft"/>
              <w:keepNext w:val="0"/>
              <w:keepLines w:val="0"/>
              <w:spacing w:before="40" w:after="40" w:line="240" w:lineRule="auto"/>
              <w:rPr>
                <w:szCs w:val="20"/>
              </w:rPr>
            </w:pPr>
            <w:r>
              <w:rPr>
                <w:szCs w:val="20"/>
              </w:rPr>
              <w:t>Month: 108</w:t>
            </w:r>
          </w:p>
        </w:tc>
        <w:tc>
          <w:tcPr>
            <w:tcW w:w="2242" w:type="dxa"/>
          </w:tcPr>
          <w:p w14:paraId="563BF451" w14:textId="77777777" w:rsidR="001D1D15" w:rsidRPr="00C31726" w:rsidRDefault="00526A29" w:rsidP="008B6369">
            <w:pPr>
              <w:pStyle w:val="TableCellLeft"/>
              <w:keepNext w:val="0"/>
              <w:keepLines w:val="0"/>
              <w:spacing w:before="40" w:after="40" w:line="240" w:lineRule="auto"/>
              <w:rPr>
                <w:szCs w:val="20"/>
              </w:rPr>
            </w:pPr>
            <w:r w:rsidRPr="00C31726">
              <w:rPr>
                <w:szCs w:val="20"/>
              </w:rPr>
              <w:t>Z</w:t>
            </w:r>
          </w:p>
        </w:tc>
        <w:tc>
          <w:tcPr>
            <w:tcW w:w="1666" w:type="dxa"/>
          </w:tcPr>
          <w:p w14:paraId="5518A396" w14:textId="77777777" w:rsidR="001D1D15" w:rsidRPr="008C2258" w:rsidRDefault="00526A29" w:rsidP="008B6369">
            <w:pPr>
              <w:pStyle w:val="TableCellLeft"/>
              <w:keepNext w:val="0"/>
              <w:keepLines w:val="0"/>
              <w:spacing w:before="40" w:after="40" w:line="240" w:lineRule="auto"/>
              <w:rPr>
                <w:szCs w:val="28"/>
              </w:rPr>
            </w:pPr>
            <w:r w:rsidRPr="00DC0AAE">
              <w:rPr>
                <w:szCs w:val="28"/>
              </w:rPr>
              <w:t>2.1292</w:t>
            </w:r>
          </w:p>
        </w:tc>
        <w:tc>
          <w:tcPr>
            <w:tcW w:w="1620" w:type="dxa"/>
          </w:tcPr>
          <w:p w14:paraId="2D489B5E" w14:textId="77777777" w:rsidR="001D1D15" w:rsidRPr="00C563AA" w:rsidRDefault="00526A29" w:rsidP="008B6369">
            <w:pPr>
              <w:pStyle w:val="TableCellLeft"/>
              <w:keepNext w:val="0"/>
              <w:keepLines w:val="0"/>
              <w:spacing w:before="40" w:after="40" w:line="240" w:lineRule="auto"/>
              <w:rPr>
                <w:szCs w:val="28"/>
              </w:rPr>
            </w:pPr>
            <w:r w:rsidRPr="00DC0AAE">
              <w:rPr>
                <w:szCs w:val="28"/>
              </w:rPr>
              <w:t>2.0415</w:t>
            </w:r>
          </w:p>
        </w:tc>
        <w:tc>
          <w:tcPr>
            <w:tcW w:w="1615" w:type="dxa"/>
            <w:vMerge w:val="restart"/>
            <w:vAlign w:val="center"/>
          </w:tcPr>
          <w:p w14:paraId="557D31E0" w14:textId="77777777" w:rsidR="001D1D15" w:rsidRPr="00C31726" w:rsidRDefault="00526A29" w:rsidP="008B6369">
            <w:pPr>
              <w:pStyle w:val="TableCellLeft"/>
              <w:keepNext w:val="0"/>
              <w:keepLines w:val="0"/>
              <w:spacing w:before="40" w:after="40" w:line="240" w:lineRule="auto"/>
              <w:rPr>
                <w:szCs w:val="20"/>
              </w:rPr>
            </w:pPr>
            <w:r>
              <w:rPr>
                <w:szCs w:val="20"/>
              </w:rPr>
              <w:t>N/A</w:t>
            </w:r>
          </w:p>
        </w:tc>
      </w:tr>
      <w:tr w:rsidR="00CA657C" w14:paraId="3ABB85D2" w14:textId="77777777" w:rsidTr="008B6369">
        <w:trPr>
          <w:trHeight w:val="263"/>
        </w:trPr>
        <w:tc>
          <w:tcPr>
            <w:tcW w:w="1847" w:type="dxa"/>
            <w:vMerge/>
          </w:tcPr>
          <w:p w14:paraId="7A4C67A6" w14:textId="77777777" w:rsidR="001D1D15" w:rsidRPr="00C31726" w:rsidRDefault="001D1D15" w:rsidP="008B6369">
            <w:pPr>
              <w:pStyle w:val="TableCellLeft"/>
              <w:keepNext w:val="0"/>
              <w:keepLines w:val="0"/>
              <w:spacing w:before="40" w:after="40" w:line="240" w:lineRule="auto"/>
              <w:rPr>
                <w:szCs w:val="20"/>
              </w:rPr>
            </w:pPr>
          </w:p>
        </w:tc>
        <w:tc>
          <w:tcPr>
            <w:tcW w:w="2242" w:type="dxa"/>
          </w:tcPr>
          <w:p w14:paraId="60314B0E" w14:textId="77777777" w:rsidR="001D1D15" w:rsidRPr="00C31726" w:rsidRDefault="00526A29" w:rsidP="008B6369">
            <w:pPr>
              <w:pStyle w:val="TableCellLeft"/>
              <w:keepNext w:val="0"/>
              <w:keepLines w:val="0"/>
              <w:spacing w:before="40" w:after="40" w:line="240" w:lineRule="auto"/>
              <w:rPr>
                <w:szCs w:val="20"/>
              </w:rPr>
            </w:pPr>
            <w:r w:rsidRPr="00C31726">
              <w:rPr>
                <w:szCs w:val="20"/>
              </w:rPr>
              <w:t>p (1-sided)</w:t>
            </w:r>
            <w:r>
              <w:rPr>
                <w:szCs w:val="20"/>
                <w:vertAlign w:val="superscript"/>
              </w:rPr>
              <w:t>b</w:t>
            </w:r>
          </w:p>
        </w:tc>
        <w:tc>
          <w:tcPr>
            <w:tcW w:w="1666" w:type="dxa"/>
          </w:tcPr>
          <w:p w14:paraId="5E194CBF" w14:textId="77777777" w:rsidR="001D1D15" w:rsidRPr="008C2258" w:rsidRDefault="00526A29" w:rsidP="008B6369">
            <w:pPr>
              <w:pStyle w:val="TableCellLeft"/>
              <w:keepNext w:val="0"/>
              <w:keepLines w:val="0"/>
              <w:spacing w:before="40" w:after="40" w:line="240" w:lineRule="auto"/>
              <w:rPr>
                <w:szCs w:val="28"/>
              </w:rPr>
            </w:pPr>
            <w:r w:rsidRPr="00BF0BDA">
              <w:rPr>
                <w:szCs w:val="28"/>
              </w:rPr>
              <w:t>0.0166</w:t>
            </w:r>
          </w:p>
        </w:tc>
        <w:tc>
          <w:tcPr>
            <w:tcW w:w="1620" w:type="dxa"/>
          </w:tcPr>
          <w:p w14:paraId="0BA23479" w14:textId="77777777" w:rsidR="001D1D15" w:rsidRPr="00C563AA" w:rsidRDefault="00526A29" w:rsidP="008B6369">
            <w:pPr>
              <w:pStyle w:val="TableCellLeft"/>
              <w:keepNext w:val="0"/>
              <w:keepLines w:val="0"/>
              <w:spacing w:before="40" w:after="40" w:line="240" w:lineRule="auto"/>
              <w:rPr>
                <w:szCs w:val="28"/>
              </w:rPr>
            </w:pPr>
            <w:r w:rsidRPr="00DC0AAE">
              <w:rPr>
                <w:szCs w:val="28"/>
              </w:rPr>
              <w:t>0.0206</w:t>
            </w:r>
          </w:p>
        </w:tc>
        <w:tc>
          <w:tcPr>
            <w:tcW w:w="1615" w:type="dxa"/>
            <w:vMerge/>
          </w:tcPr>
          <w:p w14:paraId="68C3CDD0" w14:textId="77777777" w:rsidR="001D1D15" w:rsidRPr="00C31726" w:rsidRDefault="001D1D15" w:rsidP="008B6369">
            <w:pPr>
              <w:pStyle w:val="TableCellLeft"/>
              <w:keepNext w:val="0"/>
              <w:keepLines w:val="0"/>
              <w:spacing w:before="40" w:after="40" w:line="240" w:lineRule="auto"/>
              <w:rPr>
                <w:szCs w:val="20"/>
              </w:rPr>
            </w:pPr>
          </w:p>
        </w:tc>
      </w:tr>
      <w:tr w:rsidR="00CA657C" w14:paraId="175F5F99" w14:textId="77777777" w:rsidTr="008B6369">
        <w:trPr>
          <w:trHeight w:val="263"/>
        </w:trPr>
        <w:tc>
          <w:tcPr>
            <w:tcW w:w="1847" w:type="dxa"/>
            <w:vMerge/>
          </w:tcPr>
          <w:p w14:paraId="47099A49" w14:textId="77777777" w:rsidR="001D1D15" w:rsidRPr="00C31726" w:rsidRDefault="001D1D15" w:rsidP="008B6369">
            <w:pPr>
              <w:pStyle w:val="TableCellLeft"/>
              <w:keepNext w:val="0"/>
              <w:keepLines w:val="0"/>
              <w:spacing w:before="40" w:after="40" w:line="240" w:lineRule="auto"/>
              <w:rPr>
                <w:szCs w:val="20"/>
              </w:rPr>
            </w:pPr>
          </w:p>
        </w:tc>
        <w:tc>
          <w:tcPr>
            <w:tcW w:w="2242" w:type="dxa"/>
          </w:tcPr>
          <w:p w14:paraId="5670C9EB" w14:textId="77777777" w:rsidR="001D1D15" w:rsidRPr="00C31726" w:rsidRDefault="00526A29" w:rsidP="008B6369">
            <w:pPr>
              <w:pStyle w:val="TableCellLeft"/>
              <w:keepNext w:val="0"/>
              <w:keepLines w:val="0"/>
              <w:spacing w:before="40" w:after="40" w:line="240" w:lineRule="auto"/>
              <w:rPr>
                <w:szCs w:val="20"/>
              </w:rPr>
            </w:pPr>
            <w:r w:rsidRPr="00C31726">
              <w:rPr>
                <w:szCs w:val="20"/>
              </w:rPr>
              <w:t>HR at bound</w:t>
            </w:r>
            <w:r>
              <w:rPr>
                <w:rFonts w:eastAsia="Math Ext"/>
                <w:szCs w:val="20"/>
                <w:vertAlign w:val="superscript"/>
              </w:rPr>
              <w:t>c</w:t>
            </w:r>
          </w:p>
        </w:tc>
        <w:tc>
          <w:tcPr>
            <w:tcW w:w="1666" w:type="dxa"/>
          </w:tcPr>
          <w:p w14:paraId="3FFF2FB0" w14:textId="77777777" w:rsidR="001D1D15" w:rsidRPr="008C2258" w:rsidRDefault="00526A29" w:rsidP="008B6369">
            <w:pPr>
              <w:pStyle w:val="TableCellLeft"/>
              <w:keepNext w:val="0"/>
              <w:keepLines w:val="0"/>
              <w:spacing w:before="40" w:after="40" w:line="240" w:lineRule="auto"/>
              <w:rPr>
                <w:szCs w:val="28"/>
              </w:rPr>
            </w:pPr>
            <w:r w:rsidRPr="00BF0BDA">
              <w:rPr>
                <w:szCs w:val="28"/>
              </w:rPr>
              <w:t>0.6987</w:t>
            </w:r>
          </w:p>
        </w:tc>
        <w:tc>
          <w:tcPr>
            <w:tcW w:w="1620" w:type="dxa"/>
          </w:tcPr>
          <w:p w14:paraId="3BD53B52" w14:textId="77777777" w:rsidR="001D1D15" w:rsidRPr="00C563AA" w:rsidRDefault="00526A29" w:rsidP="008B6369">
            <w:pPr>
              <w:pStyle w:val="TableCellLeft"/>
              <w:keepNext w:val="0"/>
              <w:keepLines w:val="0"/>
              <w:spacing w:before="40" w:after="40" w:line="240" w:lineRule="auto"/>
              <w:rPr>
                <w:szCs w:val="28"/>
              </w:rPr>
            </w:pPr>
            <w:r w:rsidRPr="00BF0BDA">
              <w:rPr>
                <w:szCs w:val="28"/>
              </w:rPr>
              <w:t>0.7091</w:t>
            </w:r>
          </w:p>
        </w:tc>
        <w:tc>
          <w:tcPr>
            <w:tcW w:w="1615" w:type="dxa"/>
            <w:vMerge/>
          </w:tcPr>
          <w:p w14:paraId="7E517E18" w14:textId="77777777" w:rsidR="001D1D15" w:rsidRPr="00C31726" w:rsidRDefault="001D1D15" w:rsidP="008B6369">
            <w:pPr>
              <w:pStyle w:val="TableCellLeft"/>
              <w:keepNext w:val="0"/>
              <w:keepLines w:val="0"/>
              <w:spacing w:before="40" w:after="40" w:line="240" w:lineRule="auto"/>
              <w:rPr>
                <w:szCs w:val="20"/>
              </w:rPr>
            </w:pPr>
          </w:p>
        </w:tc>
      </w:tr>
      <w:tr w:rsidR="00CA657C" w14:paraId="2599CEAF" w14:textId="77777777" w:rsidTr="008B6369">
        <w:trPr>
          <w:trHeight w:val="263"/>
        </w:trPr>
        <w:tc>
          <w:tcPr>
            <w:tcW w:w="1847" w:type="dxa"/>
            <w:vMerge/>
          </w:tcPr>
          <w:p w14:paraId="40E3343E" w14:textId="77777777" w:rsidR="001D1D15" w:rsidRPr="00C31726" w:rsidRDefault="001D1D15" w:rsidP="008B6369">
            <w:pPr>
              <w:pStyle w:val="TableCellLeft"/>
              <w:keepNext w:val="0"/>
              <w:keepLines w:val="0"/>
              <w:spacing w:before="40" w:after="40" w:line="240" w:lineRule="auto"/>
              <w:rPr>
                <w:szCs w:val="20"/>
              </w:rPr>
            </w:pPr>
          </w:p>
        </w:tc>
        <w:tc>
          <w:tcPr>
            <w:tcW w:w="2242" w:type="dxa"/>
          </w:tcPr>
          <w:p w14:paraId="6758092F" w14:textId="77777777" w:rsidR="001D1D15" w:rsidRPr="00C31726" w:rsidRDefault="00526A29" w:rsidP="008B6369">
            <w:pPr>
              <w:pStyle w:val="TableCellLeft"/>
              <w:keepNext w:val="0"/>
              <w:keepLines w:val="0"/>
              <w:spacing w:before="40" w:after="40" w:line="240" w:lineRule="auto"/>
              <w:rPr>
                <w:szCs w:val="20"/>
              </w:rPr>
            </w:pPr>
            <w:r w:rsidRPr="00A06EBC">
              <w:rPr>
                <w:szCs w:val="20"/>
              </w:rPr>
              <w:t>P(Cross) if HR=1</w:t>
            </w:r>
            <w:r>
              <w:rPr>
                <w:szCs w:val="20"/>
                <w:vertAlign w:val="superscript"/>
              </w:rPr>
              <w:t>d</w:t>
            </w:r>
          </w:p>
        </w:tc>
        <w:tc>
          <w:tcPr>
            <w:tcW w:w="1666" w:type="dxa"/>
          </w:tcPr>
          <w:p w14:paraId="37654809" w14:textId="77777777" w:rsidR="001D1D15" w:rsidRPr="008C2258" w:rsidRDefault="00526A29" w:rsidP="008B6369">
            <w:pPr>
              <w:pStyle w:val="TableCellLeft"/>
              <w:keepNext w:val="0"/>
              <w:keepLines w:val="0"/>
              <w:spacing w:before="40" w:after="40" w:line="240" w:lineRule="auto"/>
              <w:rPr>
                <w:szCs w:val="28"/>
              </w:rPr>
            </w:pPr>
            <w:r w:rsidRPr="00BF0BDA">
              <w:rPr>
                <w:szCs w:val="28"/>
              </w:rPr>
              <w:t>0.0200</w:t>
            </w:r>
          </w:p>
        </w:tc>
        <w:tc>
          <w:tcPr>
            <w:tcW w:w="1620" w:type="dxa"/>
          </w:tcPr>
          <w:p w14:paraId="438953B1" w14:textId="77777777" w:rsidR="001D1D15" w:rsidRPr="00C563AA" w:rsidRDefault="00526A29" w:rsidP="008B6369">
            <w:pPr>
              <w:pStyle w:val="TableCellLeft"/>
              <w:keepNext w:val="0"/>
              <w:keepLines w:val="0"/>
              <w:spacing w:before="40" w:after="40" w:line="240" w:lineRule="auto"/>
              <w:rPr>
                <w:szCs w:val="28"/>
              </w:rPr>
            </w:pPr>
            <w:r w:rsidRPr="00BF0BDA">
              <w:rPr>
                <w:szCs w:val="28"/>
              </w:rPr>
              <w:t>0.0250</w:t>
            </w:r>
          </w:p>
        </w:tc>
        <w:tc>
          <w:tcPr>
            <w:tcW w:w="1615" w:type="dxa"/>
            <w:vMerge/>
          </w:tcPr>
          <w:p w14:paraId="065C7FA7" w14:textId="77777777" w:rsidR="001D1D15" w:rsidRPr="00C31726" w:rsidRDefault="001D1D15" w:rsidP="008B6369">
            <w:pPr>
              <w:pStyle w:val="TableCellLeft"/>
              <w:keepNext w:val="0"/>
              <w:keepLines w:val="0"/>
              <w:spacing w:before="40" w:after="40" w:line="240" w:lineRule="auto"/>
              <w:rPr>
                <w:szCs w:val="20"/>
              </w:rPr>
            </w:pPr>
          </w:p>
        </w:tc>
      </w:tr>
      <w:tr w:rsidR="00CA657C" w14:paraId="711BD31F" w14:textId="77777777" w:rsidTr="008B6369">
        <w:trPr>
          <w:trHeight w:val="263"/>
        </w:trPr>
        <w:tc>
          <w:tcPr>
            <w:tcW w:w="1847" w:type="dxa"/>
            <w:vMerge/>
          </w:tcPr>
          <w:p w14:paraId="189ADF13" w14:textId="77777777" w:rsidR="001D1D15" w:rsidRPr="00C31726" w:rsidRDefault="001D1D15" w:rsidP="008B6369">
            <w:pPr>
              <w:pStyle w:val="TableCellLeft"/>
              <w:keepNext w:val="0"/>
              <w:keepLines w:val="0"/>
              <w:spacing w:before="40" w:after="40" w:line="240" w:lineRule="auto"/>
              <w:rPr>
                <w:szCs w:val="20"/>
              </w:rPr>
            </w:pPr>
          </w:p>
        </w:tc>
        <w:tc>
          <w:tcPr>
            <w:tcW w:w="2242" w:type="dxa"/>
          </w:tcPr>
          <w:p w14:paraId="086CAB08" w14:textId="77777777" w:rsidR="001D1D15" w:rsidRPr="00C31726" w:rsidRDefault="00526A29" w:rsidP="008B6369">
            <w:pPr>
              <w:pStyle w:val="TableCellLeft"/>
              <w:keepNext w:val="0"/>
              <w:keepLines w:val="0"/>
              <w:spacing w:before="40" w:after="40" w:line="240" w:lineRule="auto"/>
              <w:rPr>
                <w:szCs w:val="20"/>
              </w:rPr>
            </w:pPr>
            <w:r w:rsidRPr="00C31726">
              <w:rPr>
                <w:szCs w:val="20"/>
              </w:rPr>
              <w:t>P(Cross) if HR=0.65</w:t>
            </w:r>
            <w:r>
              <w:rPr>
                <w:szCs w:val="20"/>
                <w:vertAlign w:val="superscript"/>
              </w:rPr>
              <w:t>e</w:t>
            </w:r>
          </w:p>
        </w:tc>
        <w:tc>
          <w:tcPr>
            <w:tcW w:w="1666" w:type="dxa"/>
          </w:tcPr>
          <w:p w14:paraId="4BE9FE30" w14:textId="77777777" w:rsidR="001D1D15" w:rsidRPr="008C2258" w:rsidRDefault="00526A29" w:rsidP="008B6369">
            <w:pPr>
              <w:pStyle w:val="TableCellLeft"/>
              <w:keepNext w:val="0"/>
              <w:keepLines w:val="0"/>
              <w:spacing w:before="40" w:after="40" w:line="240" w:lineRule="auto"/>
              <w:rPr>
                <w:szCs w:val="28"/>
              </w:rPr>
            </w:pPr>
            <w:r w:rsidRPr="00BF0BDA">
              <w:rPr>
                <w:szCs w:val="28"/>
              </w:rPr>
              <w:t>0.6800</w:t>
            </w:r>
          </w:p>
        </w:tc>
        <w:tc>
          <w:tcPr>
            <w:tcW w:w="1620" w:type="dxa"/>
          </w:tcPr>
          <w:p w14:paraId="6AC95EB0" w14:textId="77777777" w:rsidR="001D1D15" w:rsidRPr="00C563AA" w:rsidRDefault="00526A29" w:rsidP="008B6369">
            <w:pPr>
              <w:pStyle w:val="TableCellLeft"/>
              <w:keepNext w:val="0"/>
              <w:keepLines w:val="0"/>
              <w:spacing w:before="40" w:after="40" w:line="240" w:lineRule="auto"/>
              <w:rPr>
                <w:szCs w:val="28"/>
              </w:rPr>
            </w:pPr>
            <w:r w:rsidRPr="00DC0AAE">
              <w:rPr>
                <w:szCs w:val="28"/>
              </w:rPr>
              <w:t>0.7118</w:t>
            </w:r>
          </w:p>
        </w:tc>
        <w:tc>
          <w:tcPr>
            <w:tcW w:w="1615" w:type="dxa"/>
            <w:vMerge/>
          </w:tcPr>
          <w:p w14:paraId="4A426B51" w14:textId="77777777" w:rsidR="001D1D15" w:rsidRPr="00C31726" w:rsidRDefault="001D1D15" w:rsidP="008B6369">
            <w:pPr>
              <w:pStyle w:val="TableCellLeft"/>
              <w:keepNext w:val="0"/>
              <w:keepLines w:val="0"/>
              <w:spacing w:before="40" w:after="40" w:line="240" w:lineRule="auto"/>
              <w:rPr>
                <w:szCs w:val="20"/>
              </w:rPr>
            </w:pPr>
          </w:p>
        </w:tc>
      </w:tr>
      <w:tr w:rsidR="00CA657C" w14:paraId="4914780F" w14:textId="77777777" w:rsidTr="008B6369">
        <w:trPr>
          <w:trHeight w:val="263"/>
        </w:trPr>
        <w:tc>
          <w:tcPr>
            <w:tcW w:w="8990" w:type="dxa"/>
            <w:gridSpan w:val="5"/>
            <w:vAlign w:val="center"/>
          </w:tcPr>
          <w:p w14:paraId="537F3E27" w14:textId="77777777" w:rsidR="001D1D15" w:rsidRPr="00CE52C5" w:rsidRDefault="00526A29" w:rsidP="00CE52C5">
            <w:pPr>
              <w:pStyle w:val="TableFootnote"/>
              <w:ind w:left="0"/>
              <w:rPr>
                <w:sz w:val="18"/>
                <w:szCs w:val="18"/>
              </w:rPr>
            </w:pPr>
            <w:r w:rsidRPr="00CE52C5">
              <w:rPr>
                <w:sz w:val="18"/>
                <w:szCs w:val="18"/>
              </w:rPr>
              <w:t>HR=hazard ratio; IA=interim analysis; N=number; N/A=not applicable; OS=overall survival.</w:t>
            </w:r>
          </w:p>
          <w:p w14:paraId="53803B9A" w14:textId="77777777" w:rsidR="001D1D15" w:rsidRPr="00CE52C5" w:rsidRDefault="00526A29" w:rsidP="00537379">
            <w:pPr>
              <w:pStyle w:val="TableFootnote"/>
              <w:numPr>
                <w:ilvl w:val="0"/>
                <w:numId w:val="33"/>
              </w:numPr>
              <w:tabs>
                <w:tab w:val="num" w:pos="360"/>
              </w:tabs>
              <w:ind w:left="284" w:right="144" w:hanging="284"/>
              <w:rPr>
                <w:sz w:val="18"/>
                <w:szCs w:val="18"/>
              </w:rPr>
            </w:pPr>
            <w:r w:rsidRPr="00CE52C5">
              <w:rPr>
                <w:color w:val="000000"/>
                <w:sz w:val="18"/>
                <w:szCs w:val="18"/>
              </w:rPr>
              <w:t>Percentage of expected number of events at final OS analysis</w:t>
            </w:r>
          </w:p>
          <w:p w14:paraId="797B7030" w14:textId="77777777" w:rsidR="001D1D15" w:rsidRPr="00CE52C5" w:rsidRDefault="00526A29" w:rsidP="00537379">
            <w:pPr>
              <w:pStyle w:val="TableFootnote"/>
              <w:numPr>
                <w:ilvl w:val="0"/>
                <w:numId w:val="33"/>
              </w:numPr>
              <w:tabs>
                <w:tab w:val="num" w:pos="360"/>
              </w:tabs>
              <w:ind w:left="284" w:right="144" w:hanging="284"/>
              <w:rPr>
                <w:sz w:val="18"/>
                <w:szCs w:val="18"/>
              </w:rPr>
            </w:pPr>
            <w:r w:rsidRPr="00CE52C5">
              <w:rPr>
                <w:color w:val="000000"/>
                <w:sz w:val="18"/>
                <w:szCs w:val="18"/>
              </w:rPr>
              <w:t>p (1-sided) is the nominal alpha for testing.</w:t>
            </w:r>
          </w:p>
          <w:p w14:paraId="0F8BDB33" w14:textId="77777777" w:rsidR="001D1D15" w:rsidRPr="00CE52C5" w:rsidRDefault="00526A29" w:rsidP="00537379">
            <w:pPr>
              <w:pStyle w:val="TableFootnote"/>
              <w:numPr>
                <w:ilvl w:val="0"/>
                <w:numId w:val="33"/>
              </w:numPr>
              <w:tabs>
                <w:tab w:val="num" w:pos="360"/>
              </w:tabs>
              <w:ind w:left="284" w:right="144" w:hanging="284"/>
              <w:rPr>
                <w:sz w:val="18"/>
                <w:szCs w:val="18"/>
              </w:rPr>
            </w:pPr>
            <w:r w:rsidRPr="00CE52C5">
              <w:rPr>
                <w:color w:val="000000"/>
                <w:sz w:val="18"/>
                <w:szCs w:val="18"/>
              </w:rPr>
              <w:t>HR at bound is the approximate HR required to reach an efficacy or futility bound</w:t>
            </w:r>
          </w:p>
          <w:p w14:paraId="0364ED73" w14:textId="77777777" w:rsidR="001D1D15" w:rsidRPr="00CE52C5" w:rsidRDefault="00526A29" w:rsidP="00537379">
            <w:pPr>
              <w:pStyle w:val="TableFootnote"/>
              <w:numPr>
                <w:ilvl w:val="0"/>
                <w:numId w:val="33"/>
              </w:numPr>
              <w:tabs>
                <w:tab w:val="num" w:pos="360"/>
              </w:tabs>
              <w:ind w:left="284" w:right="144" w:hanging="284"/>
              <w:rPr>
                <w:sz w:val="18"/>
                <w:szCs w:val="18"/>
              </w:rPr>
            </w:pPr>
            <w:r w:rsidRPr="00CE52C5">
              <w:rPr>
                <w:color w:val="000000"/>
                <w:sz w:val="18"/>
                <w:szCs w:val="18"/>
              </w:rPr>
              <w:t>P(Cross if HR=1) is the cumulative probability of crossing a bound under the null hypothesis</w:t>
            </w:r>
          </w:p>
          <w:p w14:paraId="51F617EA" w14:textId="77777777" w:rsidR="001D1D15" w:rsidRPr="00CE52C5" w:rsidRDefault="00526A29" w:rsidP="00537379">
            <w:pPr>
              <w:pStyle w:val="TableFootnote"/>
              <w:numPr>
                <w:ilvl w:val="0"/>
                <w:numId w:val="33"/>
              </w:numPr>
              <w:tabs>
                <w:tab w:val="num" w:pos="360"/>
              </w:tabs>
              <w:ind w:left="284" w:right="144" w:hanging="284"/>
              <w:rPr>
                <w:color w:val="000000"/>
                <w:sz w:val="18"/>
                <w:szCs w:val="18"/>
              </w:rPr>
            </w:pPr>
            <w:r w:rsidRPr="00CE52C5">
              <w:rPr>
                <w:color w:val="000000"/>
                <w:sz w:val="18"/>
                <w:szCs w:val="18"/>
              </w:rPr>
              <w:t xml:space="preserve">P(Cross if HR=0.65) is the cumulative probability of crossing a bound under the alternative hypothesis (power for efficacy). </w:t>
            </w:r>
          </w:p>
          <w:p w14:paraId="69003C41" w14:textId="77777777" w:rsidR="001D1D15" w:rsidRPr="00CE52C5" w:rsidRDefault="00526A29" w:rsidP="00537379">
            <w:pPr>
              <w:pStyle w:val="TableFootnote"/>
              <w:numPr>
                <w:ilvl w:val="0"/>
                <w:numId w:val="33"/>
              </w:numPr>
              <w:tabs>
                <w:tab w:val="num" w:pos="360"/>
              </w:tabs>
              <w:ind w:left="284" w:right="144" w:hanging="284"/>
              <w:rPr>
                <w:color w:val="000000"/>
                <w:sz w:val="18"/>
                <w:szCs w:val="18"/>
              </w:rPr>
            </w:pPr>
            <w:r w:rsidRPr="00CE52C5">
              <w:rPr>
                <w:color w:val="000000"/>
                <w:sz w:val="18"/>
                <w:szCs w:val="18"/>
              </w:rPr>
              <w:t>Futility bounds are non-blinding and values displayed are derived under design with the smallest possible alpha.</w:t>
            </w:r>
          </w:p>
        </w:tc>
      </w:tr>
      <w:bookmarkEnd w:id="3634"/>
    </w:tbl>
    <w:p w14:paraId="1883E88E" w14:textId="77777777" w:rsidR="00916D84" w:rsidRDefault="00916D84" w:rsidP="00916D84">
      <w:pPr>
        <w:pStyle w:val="ListEnd"/>
      </w:pPr>
    </w:p>
    <w:p w14:paraId="314EA740" w14:textId="4F909F6B" w:rsidR="0074605C" w:rsidRDefault="00526A29" w:rsidP="00916D84">
      <w:pPr>
        <w:pStyle w:val="Paragraph"/>
      </w:pPr>
      <w:r>
        <w:t xml:space="preserve">The bounds provided in </w:t>
      </w:r>
      <w:r w:rsidR="00B16DC4">
        <w:t>Table </w:t>
      </w:r>
      <w:del w:id="3635" w:author="Powell, Deana" w:date="2026-03-05T15:34:00Z" w16du:dateUtc="2026-03-05T20:34:00Z">
        <w:r w:rsidR="00B55DCA">
          <w:delText>35</w:delText>
        </w:r>
      </w:del>
      <w:ins w:id="3636" w:author="Powell, Deana" w:date="2026-03-05T15:34:00Z" w16du:dateUtc="2026-03-05T20:34:00Z">
        <w:r w:rsidR="00B16DC4">
          <w:t>36</w:t>
        </w:r>
      </w:ins>
      <w:r>
        <w:t xml:space="preserve"> above are based on the assumption that the expected number of events at IA3, IA4, IA5, and FA are 71, 91, 118, and 142 for OS. NOTE: if PFS meets prespecified successful criteria before IA4, the next IA(s) may be triggered by OS events; for IA4, IA5, and the FA, if the OS events accrue slower than expected, the Sponsor may conduct the analysis with up to an additional 6 months of follow-up, or the specified number of events is observed, whichever occurs first. If the actual number of events at IAs differ from those specified in the table, the same minimum alpha-spending approach as used for PFS will be implemented and the bounds will be adjusted accordingly. The FA of the endpoint will use the remaining alpha that has not been spent at the earlier analyses.</w:t>
      </w:r>
    </w:p>
    <w:p w14:paraId="317306E3" w14:textId="77777777" w:rsidR="0074605C" w:rsidRDefault="00526A29">
      <w:pPr>
        <w:pStyle w:val="Heading4"/>
      </w:pPr>
      <w:bookmarkStart w:id="3637" w:name="_Toc212097105"/>
      <w:bookmarkStart w:id="3638" w:name="_Toc140132535"/>
      <w:r>
        <w:t>Objective Response</w:t>
      </w:r>
      <w:bookmarkEnd w:id="3637"/>
      <w:bookmarkEnd w:id="3638"/>
    </w:p>
    <w:p w14:paraId="24DBF4A1" w14:textId="039981A8" w:rsidR="0074605C" w:rsidRDefault="00526A29" w:rsidP="00916D84">
      <w:pPr>
        <w:pStyle w:val="Paragraph"/>
      </w:pPr>
      <w:r>
        <w:t>The OR hypothesis will be tested only once at IA4.</w:t>
      </w:r>
    </w:p>
    <w:p w14:paraId="254486E0" w14:textId="7238A1FF" w:rsidR="0074605C" w:rsidRDefault="00526A29" w:rsidP="00916D84">
      <w:pPr>
        <w:pStyle w:val="Paragraph"/>
      </w:pPr>
      <w:r>
        <w:t xml:space="preserve">Following the multiplicity strategy as outlined in </w:t>
      </w:r>
      <w:r w:rsidR="00B16DC4">
        <w:t xml:space="preserve">Figure </w:t>
      </w:r>
      <w:r w:rsidR="00B16DC4">
        <w:rPr>
          <w:noProof/>
        </w:rPr>
        <w:t>4</w:t>
      </w:r>
      <w:r>
        <w:t>, the OR hypothesis may be tested at α=0.020 (if both the OS and PFS null hypotheses are rejected but not the undetectable MRD hypothesis), or at α=0.025 (if the null hypotheses of OS, PFS, and undetectable MRD are all rejected). Note that if superiority for the OS null hypothesis is declared at a future planned analysis, then the test statistic previously computed at IA4 for the OR hypothesis will be used for inferential testing.</w:t>
      </w:r>
    </w:p>
    <w:p w14:paraId="50F716AA" w14:textId="7A40AA0D" w:rsidR="0074605C" w:rsidRDefault="00526A29" w:rsidP="00916D84">
      <w:pPr>
        <w:pStyle w:val="Paragraph"/>
      </w:pPr>
      <w:r>
        <w:t xml:space="preserve">Based on approximately 690 randomized participants from Part 2, power and the approximate treatment difference required to reach the bound are shown in </w:t>
      </w:r>
      <w:r w:rsidR="00B16DC4">
        <w:t xml:space="preserve">Table </w:t>
      </w:r>
      <w:del w:id="3639" w:author="Powell, Deana" w:date="2026-03-05T15:34:00Z" w16du:dateUtc="2026-03-05T20:34:00Z">
        <w:r w:rsidR="00B55DCA">
          <w:rPr>
            <w:noProof/>
          </w:rPr>
          <w:delText>36</w:delText>
        </w:r>
      </w:del>
      <w:ins w:id="3640" w:author="Powell, Deana" w:date="2026-03-05T15:34:00Z" w16du:dateUtc="2026-03-05T20:34:00Z">
        <w:r w:rsidR="00B16DC4">
          <w:rPr>
            <w:noProof/>
          </w:rPr>
          <w:t>37</w:t>
        </w:r>
      </w:ins>
      <w:r>
        <w:t>, assuming underlying 92% and 97% response rates in the control and experimental groups, respectively.</w:t>
      </w:r>
    </w:p>
    <w:p w14:paraId="322D690D" w14:textId="1DC8C14A" w:rsidR="0074605C" w:rsidRDefault="00526A29">
      <w:pPr>
        <w:pStyle w:val="Caption"/>
      </w:pPr>
      <w:bookmarkStart w:id="3641" w:name="_Ref114063660"/>
      <w:bookmarkStart w:id="3642" w:name="_Toc212022275"/>
      <w:bookmarkStart w:id="3643" w:name="_Toc140132643"/>
      <w:r>
        <w:t xml:space="preserve">Table </w:t>
      </w:r>
      <w:del w:id="3644" w:author="Powell, Deana" w:date="2026-03-05T15:34:00Z" w16du:dateUtc="2026-03-05T20:34:00Z">
        <w:r w:rsidR="00B55DCA">
          <w:rPr>
            <w:noProof/>
          </w:rPr>
          <w:delText>36</w:delText>
        </w:r>
      </w:del>
      <w:ins w:id="3645" w:author="Powell, Deana" w:date="2026-03-05T15:34:00Z" w16du:dateUtc="2026-03-05T20:34:00Z">
        <w:r w:rsidR="00B16DC4">
          <w:rPr>
            <w:noProof/>
          </w:rPr>
          <w:t>37</w:t>
        </w:r>
      </w:ins>
      <w:bookmarkEnd w:id="3641"/>
      <w:r>
        <w:rPr>
          <w:noProof/>
        </w:rPr>
        <w:tab/>
      </w:r>
      <w:r>
        <w:t>Power and Approximate ORR Difference Required to Demonstrate Efficacy</w:t>
      </w:r>
      <w:bookmarkEnd w:id="3642"/>
      <w:bookmarkEnd w:id="3643"/>
    </w:p>
    <w:tbl>
      <w:tblPr>
        <w:tblStyle w:val="TableGrid"/>
        <w:tblW w:w="5000" w:type="pct"/>
        <w:tblLook w:val="04A0" w:firstRow="1" w:lastRow="0" w:firstColumn="1" w:lastColumn="0" w:noHBand="0" w:noVBand="1"/>
      </w:tblPr>
      <w:tblGrid>
        <w:gridCol w:w="1615"/>
        <w:gridCol w:w="2782"/>
        <w:gridCol w:w="2693"/>
        <w:gridCol w:w="1900"/>
      </w:tblGrid>
      <w:tr w:rsidR="00CA657C" w14:paraId="6D42A95D" w14:textId="77777777" w:rsidTr="008B6369">
        <w:trPr>
          <w:tblHeader/>
        </w:trPr>
        <w:tc>
          <w:tcPr>
            <w:tcW w:w="898" w:type="pct"/>
            <w:vAlign w:val="bottom"/>
            <w:hideMark/>
          </w:tcPr>
          <w:p w14:paraId="1323E3C7" w14:textId="77777777" w:rsidR="001D1D15" w:rsidRPr="00C31726" w:rsidRDefault="00526A29" w:rsidP="008B6369">
            <w:pPr>
              <w:pStyle w:val="TableCellLeft"/>
              <w:keepNext w:val="0"/>
              <w:keepLines w:val="0"/>
              <w:spacing w:before="40" w:after="40" w:line="240" w:lineRule="auto"/>
              <w:rPr>
                <w:b/>
                <w:bCs/>
                <w:szCs w:val="20"/>
              </w:rPr>
            </w:pPr>
            <w:r w:rsidRPr="00C31726">
              <w:rPr>
                <w:b/>
                <w:bCs/>
                <w:szCs w:val="20"/>
                <w:lang w:eastAsia="zh-CN"/>
              </w:rPr>
              <w:t>Nominal Alpha</w:t>
            </w:r>
          </w:p>
        </w:tc>
        <w:tc>
          <w:tcPr>
            <w:tcW w:w="1547" w:type="pct"/>
            <w:vAlign w:val="bottom"/>
            <w:hideMark/>
          </w:tcPr>
          <w:p w14:paraId="62E60AC7" w14:textId="77777777" w:rsidR="001D1D15" w:rsidRPr="00C31726" w:rsidRDefault="00526A29" w:rsidP="008B6369">
            <w:pPr>
              <w:pStyle w:val="TableCellLeft"/>
              <w:keepNext w:val="0"/>
              <w:keepLines w:val="0"/>
              <w:spacing w:before="40" w:after="40" w:line="240" w:lineRule="auto"/>
              <w:rPr>
                <w:b/>
                <w:bCs/>
                <w:szCs w:val="20"/>
              </w:rPr>
            </w:pPr>
            <w:r w:rsidRPr="00C31726">
              <w:rPr>
                <w:b/>
                <w:bCs/>
                <w:szCs w:val="20"/>
                <w:lang w:eastAsia="zh-CN"/>
              </w:rPr>
              <w:t>~ ORR Difference at Success Boundary</w:t>
            </w:r>
          </w:p>
        </w:tc>
        <w:tc>
          <w:tcPr>
            <w:tcW w:w="1498" w:type="pct"/>
            <w:vAlign w:val="bottom"/>
          </w:tcPr>
          <w:p w14:paraId="2E386B0E" w14:textId="77777777" w:rsidR="001D1D15" w:rsidRPr="00C31726" w:rsidRDefault="00526A29" w:rsidP="008B6369">
            <w:pPr>
              <w:pStyle w:val="TableCellLeft"/>
              <w:keepNext w:val="0"/>
              <w:keepLines w:val="0"/>
              <w:spacing w:before="40" w:after="40" w:line="240" w:lineRule="auto"/>
              <w:rPr>
                <w:b/>
                <w:bCs/>
                <w:szCs w:val="20"/>
              </w:rPr>
            </w:pPr>
            <w:r w:rsidRPr="00C31726">
              <w:rPr>
                <w:b/>
                <w:bCs/>
                <w:szCs w:val="20"/>
              </w:rPr>
              <w:t>True ORR Difference</w:t>
            </w:r>
          </w:p>
        </w:tc>
        <w:tc>
          <w:tcPr>
            <w:tcW w:w="1057" w:type="pct"/>
            <w:vAlign w:val="bottom"/>
            <w:hideMark/>
          </w:tcPr>
          <w:p w14:paraId="456FCE1B" w14:textId="77777777" w:rsidR="001D1D15" w:rsidRPr="00C31726" w:rsidRDefault="00526A29" w:rsidP="008B6369">
            <w:pPr>
              <w:pStyle w:val="TableCellLeft"/>
              <w:keepNext w:val="0"/>
              <w:keepLines w:val="0"/>
              <w:spacing w:before="40" w:after="40" w:line="240" w:lineRule="auto"/>
              <w:rPr>
                <w:b/>
                <w:bCs/>
                <w:szCs w:val="20"/>
              </w:rPr>
            </w:pPr>
            <w:r w:rsidRPr="00C31726">
              <w:rPr>
                <w:b/>
                <w:bCs/>
                <w:szCs w:val="20"/>
              </w:rPr>
              <w:t>Power</w:t>
            </w:r>
          </w:p>
        </w:tc>
      </w:tr>
      <w:tr w:rsidR="00CA657C" w14:paraId="3BE670EB" w14:textId="77777777" w:rsidTr="008B6369">
        <w:tc>
          <w:tcPr>
            <w:tcW w:w="898" w:type="pct"/>
          </w:tcPr>
          <w:p w14:paraId="31684089" w14:textId="77777777" w:rsidR="001D1D15" w:rsidRPr="00C31726" w:rsidRDefault="00526A29" w:rsidP="008B6369">
            <w:pPr>
              <w:pStyle w:val="TableCellLeft"/>
              <w:keepNext w:val="0"/>
              <w:keepLines w:val="0"/>
              <w:spacing w:before="40" w:after="40" w:line="240" w:lineRule="auto"/>
              <w:rPr>
                <w:szCs w:val="20"/>
              </w:rPr>
            </w:pPr>
            <w:r w:rsidRPr="00C31726">
              <w:rPr>
                <w:szCs w:val="20"/>
              </w:rPr>
              <w:t>0.020</w:t>
            </w:r>
          </w:p>
        </w:tc>
        <w:tc>
          <w:tcPr>
            <w:tcW w:w="1547" w:type="pct"/>
          </w:tcPr>
          <w:p w14:paraId="0780830B" w14:textId="77777777" w:rsidR="001D1D15" w:rsidRPr="00C31726" w:rsidRDefault="00526A29" w:rsidP="008B6369">
            <w:pPr>
              <w:pStyle w:val="TableCellLeft"/>
              <w:keepNext w:val="0"/>
              <w:keepLines w:val="0"/>
              <w:spacing w:before="40" w:after="40" w:line="240" w:lineRule="auto"/>
              <w:rPr>
                <w:szCs w:val="20"/>
              </w:rPr>
            </w:pPr>
            <w:r w:rsidRPr="00C31726">
              <w:rPr>
                <w:szCs w:val="20"/>
              </w:rPr>
              <w:t>3.7 percentage points</w:t>
            </w:r>
          </w:p>
        </w:tc>
        <w:tc>
          <w:tcPr>
            <w:tcW w:w="1498" w:type="pct"/>
          </w:tcPr>
          <w:p w14:paraId="682FE41B" w14:textId="77777777" w:rsidR="001D1D15" w:rsidRPr="00C31726" w:rsidRDefault="00526A29" w:rsidP="008B6369">
            <w:pPr>
              <w:pStyle w:val="TableCellLeft"/>
              <w:keepNext w:val="0"/>
              <w:keepLines w:val="0"/>
              <w:spacing w:before="40" w:after="40" w:line="240" w:lineRule="auto"/>
              <w:rPr>
                <w:szCs w:val="20"/>
              </w:rPr>
            </w:pPr>
            <w:r w:rsidRPr="00C31726">
              <w:rPr>
                <w:szCs w:val="20"/>
              </w:rPr>
              <w:t>5 percentage points</w:t>
            </w:r>
          </w:p>
        </w:tc>
        <w:tc>
          <w:tcPr>
            <w:tcW w:w="1057" w:type="pct"/>
          </w:tcPr>
          <w:p w14:paraId="104ED8F9" w14:textId="77777777" w:rsidR="001D1D15" w:rsidRPr="00C31726" w:rsidRDefault="00526A29" w:rsidP="008B6369">
            <w:pPr>
              <w:pStyle w:val="TableCellLeft"/>
              <w:keepNext w:val="0"/>
              <w:keepLines w:val="0"/>
              <w:spacing w:before="40" w:after="40" w:line="240" w:lineRule="auto"/>
              <w:rPr>
                <w:szCs w:val="20"/>
              </w:rPr>
            </w:pPr>
            <w:r w:rsidRPr="00C31726">
              <w:rPr>
                <w:szCs w:val="20"/>
              </w:rPr>
              <w:t>80%</w:t>
            </w:r>
          </w:p>
        </w:tc>
      </w:tr>
      <w:tr w:rsidR="00CA657C" w14:paraId="6D79CA04" w14:textId="77777777" w:rsidTr="008B6369">
        <w:tc>
          <w:tcPr>
            <w:tcW w:w="898" w:type="pct"/>
          </w:tcPr>
          <w:p w14:paraId="1286C483" w14:textId="77777777" w:rsidR="001D1D15" w:rsidRPr="00C31726" w:rsidRDefault="00526A29" w:rsidP="008B6369">
            <w:pPr>
              <w:pStyle w:val="TableCellLeft"/>
              <w:keepNext w:val="0"/>
              <w:keepLines w:val="0"/>
              <w:spacing w:before="40" w:after="40" w:line="240" w:lineRule="auto"/>
              <w:rPr>
                <w:szCs w:val="20"/>
              </w:rPr>
            </w:pPr>
            <w:r w:rsidRPr="00C31726">
              <w:rPr>
                <w:szCs w:val="20"/>
              </w:rPr>
              <w:t>0.025</w:t>
            </w:r>
          </w:p>
        </w:tc>
        <w:tc>
          <w:tcPr>
            <w:tcW w:w="1547" w:type="pct"/>
          </w:tcPr>
          <w:p w14:paraId="572D8099" w14:textId="77777777" w:rsidR="001D1D15" w:rsidRPr="00C31726" w:rsidRDefault="00526A29" w:rsidP="008B6369">
            <w:pPr>
              <w:pStyle w:val="TableCellLeft"/>
              <w:keepNext w:val="0"/>
              <w:keepLines w:val="0"/>
              <w:spacing w:before="40" w:after="40" w:line="240" w:lineRule="auto"/>
              <w:rPr>
                <w:szCs w:val="20"/>
              </w:rPr>
            </w:pPr>
            <w:r w:rsidRPr="00C31726">
              <w:rPr>
                <w:szCs w:val="20"/>
              </w:rPr>
              <w:t>3.6 percentage points</w:t>
            </w:r>
          </w:p>
        </w:tc>
        <w:tc>
          <w:tcPr>
            <w:tcW w:w="1498" w:type="pct"/>
          </w:tcPr>
          <w:p w14:paraId="07AB5177" w14:textId="77777777" w:rsidR="001D1D15" w:rsidRPr="00C31726" w:rsidRDefault="00526A29" w:rsidP="008B6369">
            <w:pPr>
              <w:pStyle w:val="TableCellLeft"/>
              <w:keepNext w:val="0"/>
              <w:keepLines w:val="0"/>
              <w:spacing w:before="40" w:after="40" w:line="240" w:lineRule="auto"/>
              <w:rPr>
                <w:szCs w:val="20"/>
              </w:rPr>
            </w:pPr>
            <w:r w:rsidRPr="00C31726">
              <w:rPr>
                <w:szCs w:val="20"/>
              </w:rPr>
              <w:t>5 percentage points</w:t>
            </w:r>
          </w:p>
        </w:tc>
        <w:tc>
          <w:tcPr>
            <w:tcW w:w="1057" w:type="pct"/>
          </w:tcPr>
          <w:p w14:paraId="5260FA93" w14:textId="77777777" w:rsidR="001D1D15" w:rsidRPr="00C31726" w:rsidRDefault="00526A29" w:rsidP="008B6369">
            <w:pPr>
              <w:pStyle w:val="TableCellLeft"/>
              <w:keepNext w:val="0"/>
              <w:keepLines w:val="0"/>
              <w:spacing w:before="40" w:after="40" w:line="240" w:lineRule="auto"/>
              <w:rPr>
                <w:szCs w:val="20"/>
              </w:rPr>
            </w:pPr>
            <w:r w:rsidRPr="00C31726">
              <w:rPr>
                <w:szCs w:val="20"/>
              </w:rPr>
              <w:t>82%</w:t>
            </w:r>
          </w:p>
        </w:tc>
      </w:tr>
      <w:tr w:rsidR="00CA657C" w14:paraId="1C552945" w14:textId="77777777" w:rsidTr="008B6369">
        <w:tc>
          <w:tcPr>
            <w:tcW w:w="5000" w:type="pct"/>
            <w:gridSpan w:val="4"/>
            <w:vAlign w:val="center"/>
          </w:tcPr>
          <w:p w14:paraId="7447FBE1" w14:textId="77777777" w:rsidR="001D1D15" w:rsidRPr="00CE52C5" w:rsidRDefault="00526A29" w:rsidP="00C320E3">
            <w:pPr>
              <w:pStyle w:val="TableFootnote"/>
              <w:ind w:left="0"/>
              <w:rPr>
                <w:sz w:val="18"/>
                <w:szCs w:val="18"/>
                <w:lang w:eastAsia="zh-CN"/>
              </w:rPr>
            </w:pPr>
            <w:r w:rsidRPr="00CE52C5">
              <w:rPr>
                <w:sz w:val="18"/>
                <w:szCs w:val="18"/>
                <w:lang w:eastAsia="zh-CN"/>
              </w:rPr>
              <w:t>ORR=objective response rate.</w:t>
            </w:r>
          </w:p>
          <w:p w14:paraId="0896CD78" w14:textId="77777777" w:rsidR="001D1D15" w:rsidRPr="00E914FE" w:rsidRDefault="00526A29" w:rsidP="00C320E3">
            <w:pPr>
              <w:pStyle w:val="TableFootnote"/>
              <w:ind w:left="0"/>
            </w:pPr>
            <w:r w:rsidRPr="00CE52C5">
              <w:rPr>
                <w:sz w:val="18"/>
                <w:szCs w:val="18"/>
                <w:lang w:eastAsia="zh-CN"/>
              </w:rPr>
              <w:t>Assume 92% ORR in the control group.</w:t>
            </w:r>
          </w:p>
        </w:tc>
      </w:tr>
    </w:tbl>
    <w:p w14:paraId="7FC3206D" w14:textId="77777777" w:rsidR="00916D84" w:rsidRDefault="00916D84" w:rsidP="00916D84">
      <w:pPr>
        <w:pStyle w:val="ListEnd"/>
        <w:rPr>
          <w:rStyle w:val="normaltextrun"/>
        </w:rPr>
      </w:pPr>
    </w:p>
    <w:p w14:paraId="0A1D0A25" w14:textId="330FC9F2" w:rsidR="0074605C" w:rsidRPr="00916D84" w:rsidRDefault="00526A29" w:rsidP="00916D84">
      <w:pPr>
        <w:pStyle w:val="Heading4"/>
      </w:pPr>
      <w:bookmarkStart w:id="3646" w:name="_Toc212097106"/>
      <w:bookmarkStart w:id="3647" w:name="_Toc140132536"/>
      <w:r w:rsidRPr="00916D84">
        <w:rPr>
          <w:rStyle w:val="normaltextrun"/>
        </w:rPr>
        <w:t>Safety Analyses</w:t>
      </w:r>
      <w:bookmarkEnd w:id="3646"/>
      <w:bookmarkEnd w:id="3647"/>
    </w:p>
    <w:p w14:paraId="171AEB43" w14:textId="24AAFAE0" w:rsidR="0074605C" w:rsidRDefault="00526A29" w:rsidP="00916D84">
      <w:pPr>
        <w:pStyle w:val="Paragraph"/>
      </w:pPr>
      <w:r>
        <w:rPr>
          <w:rStyle w:val="normaltextrun"/>
        </w:rPr>
        <w:t>The eDMC has responsibility for assessment of overall risk/benefit. When prompted by safety concerns, the eDMC can request corresponding efficacy data. eDMC review of efficacy data to assess the overall risk/benefit to study participants will not require a multiplicity adjustment typically associated with a planned efficacy IA.</w:t>
      </w:r>
    </w:p>
    <w:p w14:paraId="7EC01731" w14:textId="77777777" w:rsidR="0074605C" w:rsidRDefault="00526A29">
      <w:pPr>
        <w:pStyle w:val="Heading2"/>
      </w:pPr>
      <w:bookmarkStart w:id="3648" w:name="_Toc212097107"/>
      <w:bookmarkStart w:id="3649" w:name="_Toc140132537"/>
      <w:r>
        <w:t>Sample Size and Power Calculations</w:t>
      </w:r>
      <w:bookmarkEnd w:id="3648"/>
      <w:bookmarkEnd w:id="3649"/>
    </w:p>
    <w:p w14:paraId="2A46B94C" w14:textId="77777777" w:rsidR="0074605C" w:rsidRDefault="00526A29" w:rsidP="00916D84">
      <w:pPr>
        <w:pStyle w:val="Paragraph"/>
      </w:pPr>
      <w:r>
        <w:t>The study will randomize approximately 690 in a 1:1 ratio into the nemtabrutinib plus venetoclax and VR groups in Part 2. PFS is the primary endpoints for Part 2 of the study, with undetectable MRD, OS, and OR as the key secondary endpoints.</w:t>
      </w:r>
    </w:p>
    <w:p w14:paraId="763F743E" w14:textId="77777777" w:rsidR="0074605C" w:rsidRDefault="00526A29" w:rsidP="00916D84">
      <w:pPr>
        <w:pStyle w:val="Paragraph"/>
      </w:pPr>
      <w:r>
        <w:t>Based on approximately 690 participants in the ITT population with ~15 months of follow-up, the power of the undetectable MRD testing at the initially allocated α=0.005 (1-sided) is approximately 94% to detect a 15-percentage point difference between an underlying 27% undetectable MRD rate in the control group and a 42% undetectable MRD rate in the treatment group.</w:t>
      </w:r>
    </w:p>
    <w:p w14:paraId="7B5B7458" w14:textId="10D29445" w:rsidR="0074605C" w:rsidRDefault="00526A29" w:rsidP="00916D84">
      <w:pPr>
        <w:pStyle w:val="Paragraph"/>
      </w:pPr>
      <w:r>
        <w:t>For the PFS endpoint, based on a target number of 248 events at the final PFS analysis and 2 efficacy IAs at approximately 66% and 85% of the target number of events, the study has approximately 90% power to detect a HR of 0.65 at the initially allocated α=0.02 (1-sided).</w:t>
      </w:r>
    </w:p>
    <w:p w14:paraId="7E8B3DB0" w14:textId="77777777" w:rsidR="0074605C" w:rsidRDefault="00526A29" w:rsidP="00916D84">
      <w:pPr>
        <w:pStyle w:val="Paragraph"/>
      </w:pPr>
      <w:r>
        <w:t>OS hypothesis will only be tested if the null hypothesis of PFS is rejected. For OS endpoint, based on a target number of 142 events at the FA and 2 efficacy IAs at approximately 64%, and 83% of the target number of events, the study has ~ 68% power to detect a HR of 0.65 at α=0.02 (1-sided).</w:t>
      </w:r>
    </w:p>
    <w:p w14:paraId="3ECA9488" w14:textId="77777777" w:rsidR="0074605C" w:rsidRDefault="00526A29" w:rsidP="00916D84">
      <w:pPr>
        <w:pStyle w:val="Paragraph"/>
      </w:pPr>
      <w:r>
        <w:t>OR hypothesis will only be tested if the null hypothesis of OS is rejected. The power of the OR testing at α=0.02 (1-sided) approximately 80% to detect a 5-percentage point difference between an underlying 92% ORR in the control group and a 97% ORR in the treatment group.</w:t>
      </w:r>
    </w:p>
    <w:p w14:paraId="7CB0E82A" w14:textId="77777777" w:rsidR="0074605C" w:rsidRDefault="00526A29" w:rsidP="00916D84">
      <w:pPr>
        <w:pStyle w:val="Paragraph"/>
      </w:pPr>
      <w:r>
        <w:t>NOTE: the above PFS and OS power calculations are based on a constant HR assumption. The IA timing and spending have been designed to ensure the final alpha available is maximized to make testing most sensitive when follow-up is available across both early and late parts of the PFS and OS distributions.</w:t>
      </w:r>
    </w:p>
    <w:p w14:paraId="29C78D65" w14:textId="3C0C377E" w:rsidR="0074605C" w:rsidRDefault="00526A29" w:rsidP="00916D84">
      <w:pPr>
        <w:pStyle w:val="Paragraph"/>
      </w:pPr>
      <w:r>
        <w:t xml:space="preserve">Based on the data reported in the MURANO study </w:t>
      </w:r>
      <w:r w:rsidR="00B16DC4">
        <w:t>[Kater, A. P., et al 2020]</w:t>
      </w:r>
      <w:r>
        <w:t>, the above sample size and power calculations for PFS and OS assume the following:</w:t>
      </w:r>
    </w:p>
    <w:p w14:paraId="6788122A" w14:textId="77777777" w:rsidR="0074605C" w:rsidRDefault="00526A29">
      <w:pPr>
        <w:pStyle w:val="ListBullet"/>
      </w:pPr>
      <w:r>
        <w:t>PFS follows an exponential distribution with a median of 52 months for the control group.</w:t>
      </w:r>
    </w:p>
    <w:p w14:paraId="6A2DB11E" w14:textId="77777777" w:rsidR="0074605C" w:rsidRDefault="00526A29">
      <w:pPr>
        <w:pStyle w:val="ListBullet"/>
      </w:pPr>
      <w:r>
        <w:t>OS follows an exponential distribution with 85.3% OS rate at 4 years (corresponds to a median OS of 209 months) for the control group.</w:t>
      </w:r>
    </w:p>
    <w:p w14:paraId="75F0C042" w14:textId="77777777" w:rsidR="0074605C" w:rsidRDefault="00526A29">
      <w:pPr>
        <w:pStyle w:val="ListBullet"/>
      </w:pPr>
      <w:r>
        <w:t>Enrollment period of 31 months.</w:t>
      </w:r>
    </w:p>
    <w:p w14:paraId="300CA78D" w14:textId="77777777" w:rsidR="0074605C" w:rsidRDefault="00526A29">
      <w:pPr>
        <w:pStyle w:val="ListBullet"/>
      </w:pPr>
      <w:r>
        <w:t>An exponential annual dropout rate of 10% and 2% for PFS and OS, respectively.</w:t>
      </w:r>
    </w:p>
    <w:p w14:paraId="7084A48F" w14:textId="77777777" w:rsidR="0074605C" w:rsidRDefault="00526A29">
      <w:pPr>
        <w:pStyle w:val="ListBullet"/>
      </w:pPr>
      <w:r>
        <w:t>A follow-up period of ~40 and ~77 months for PFS and OS, respectively, after the last participant is randomized.</w:t>
      </w:r>
    </w:p>
    <w:p w14:paraId="2BAA0813" w14:textId="77777777" w:rsidR="0074605C" w:rsidRDefault="0074605C">
      <w:pPr>
        <w:pStyle w:val="ListEnd"/>
      </w:pPr>
    </w:p>
    <w:p w14:paraId="350479C6" w14:textId="6EFD4136" w:rsidR="0074605C" w:rsidRDefault="00526A29" w:rsidP="008867B3">
      <w:pPr>
        <w:pStyle w:val="Paragraph"/>
      </w:pPr>
      <w:r>
        <w:t>The sample size and power calculations were performed using R (“gsDesign” package).</w:t>
      </w:r>
    </w:p>
    <w:p w14:paraId="07C0759A" w14:textId="77777777" w:rsidR="0074605C" w:rsidRDefault="00526A29">
      <w:pPr>
        <w:pStyle w:val="Heading2"/>
      </w:pPr>
      <w:bookmarkStart w:id="3650" w:name="_Toc212097108"/>
      <w:bookmarkStart w:id="3651" w:name="_Toc140132538"/>
      <w:r>
        <w:t>Subgroup Analyses</w:t>
      </w:r>
      <w:bookmarkEnd w:id="3650"/>
      <w:bookmarkEnd w:id="3651"/>
    </w:p>
    <w:p w14:paraId="7D6C5229" w14:textId="77777777" w:rsidR="0074605C" w:rsidRDefault="00526A29" w:rsidP="008867B3">
      <w:pPr>
        <w:pStyle w:val="Paragraph"/>
        <w:rPr>
          <w:lang w:bidi="th-TH"/>
        </w:rPr>
      </w:pPr>
      <w:r>
        <w:rPr>
          <w:lang w:bidi="th-TH"/>
        </w:rPr>
        <w:t>To determine whether the treatment effect is consistent across various subgroups, the between-group treatment effect for undetectable MRD, PFS, OS, and OR (with a nominal 95% CI) will be estimated and plotted by treatment group within each category of the following baseline subgroup variables:</w:t>
      </w:r>
    </w:p>
    <w:p w14:paraId="3F98D818" w14:textId="77777777" w:rsidR="0074605C" w:rsidRDefault="00526A29" w:rsidP="008867B3">
      <w:pPr>
        <w:pStyle w:val="ListBullet"/>
        <w:spacing w:after="60"/>
      </w:pPr>
      <w:r>
        <w:t>Stratification factors at randomization (based on eCRF data):</w:t>
      </w:r>
    </w:p>
    <w:p w14:paraId="39AC046E" w14:textId="77777777" w:rsidR="002B1446" w:rsidRPr="00B61BD9" w:rsidRDefault="00895D30" w:rsidP="002B1446">
      <w:pPr>
        <w:pStyle w:val="ListBullet2"/>
        <w:keepLines w:val="0"/>
        <w:numPr>
          <w:ilvl w:val="0"/>
          <w:numId w:val="77"/>
        </w:numPr>
        <w:spacing w:after="240"/>
        <w:ind w:left="714" w:hanging="357"/>
        <w:rPr>
          <w:del w:id="3652" w:author="Powell, Deana" w:date="2026-03-05T15:34:00Z" w16du:dateUtc="2026-03-05T20:34:00Z"/>
        </w:rPr>
      </w:pPr>
      <w:del w:id="3653" w:author="Powell, Deana" w:date="2026-03-05T15:34:00Z" w16du:dateUtc="2026-03-05T20:34:00Z">
        <w:r w:rsidRPr="00B61BD9">
          <w:delText>BTK-C481 mutation status (detected vs not detected, as determined by central testing)</w:delText>
        </w:r>
      </w:del>
    </w:p>
    <w:p w14:paraId="65A6EB74" w14:textId="0A8B834F" w:rsidR="0074605C" w:rsidRDefault="00526A29" w:rsidP="008867B3">
      <w:pPr>
        <w:pStyle w:val="ListBullet2"/>
        <w:numPr>
          <w:ilvl w:val="0"/>
          <w:numId w:val="30"/>
        </w:numPr>
        <w:spacing w:after="60"/>
        <w:ind w:left="360" w:firstLine="0"/>
        <w:rPr>
          <w:ins w:id="3654" w:author="Powell, Deana" w:date="2026-03-05T15:34:00Z" w16du:dateUtc="2026-03-05T20:34:00Z"/>
        </w:rPr>
      </w:pPr>
      <w:ins w:id="3655" w:author="Powell, Deana" w:date="2026-03-05T15:34:00Z" w16du:dateUtc="2026-03-05T20:34:00Z">
        <w:r>
          <w:t>Prior BCL2i treatment (yes vs no)</w:t>
        </w:r>
        <w:r w:rsidR="00EA658B">
          <w:t>.</w:t>
        </w:r>
        <w:r>
          <w:t xml:space="preserve"> </w:t>
        </w:r>
      </w:ins>
    </w:p>
    <w:p w14:paraId="4FA3C012" w14:textId="25391D81" w:rsidR="0074605C" w:rsidRDefault="00526A29" w:rsidP="008867B3">
      <w:pPr>
        <w:pStyle w:val="ListBullet2"/>
        <w:numPr>
          <w:ilvl w:val="0"/>
          <w:numId w:val="30"/>
        </w:numPr>
        <w:spacing w:after="60"/>
        <w:ind w:left="360" w:firstLine="0"/>
        <w:rPr>
          <w:ins w:id="3656" w:author="Powell, Deana" w:date="2026-03-05T15:34:00Z" w16du:dateUtc="2026-03-05T20:34:00Z"/>
        </w:rPr>
      </w:pPr>
      <w:ins w:id="3657" w:author="Powell, Deana" w:date="2026-03-05T15:34:00Z" w16du:dateUtc="2026-03-05T20:34:00Z">
        <w:r>
          <w:t>Prior BTKi treatment (yes vs no)</w:t>
        </w:r>
        <w:r w:rsidR="00EA658B">
          <w:t>.</w:t>
        </w:r>
      </w:ins>
    </w:p>
    <w:p w14:paraId="580C40D7" w14:textId="6706C17F" w:rsidR="0074605C" w:rsidRDefault="00526A29" w:rsidP="008867B3">
      <w:pPr>
        <w:pStyle w:val="ListBullet2"/>
        <w:numPr>
          <w:ilvl w:val="0"/>
          <w:numId w:val="30"/>
        </w:numPr>
        <w:spacing w:after="60"/>
        <w:ind w:left="360" w:firstLine="0"/>
      </w:pPr>
      <w:r>
        <w:t>Risk (high risk [defined as del(17p) and/or TP53-mutated and/or IGHV-unmutated status] vs low risk [defined as the absence of high-risk factors listed above] as determined by central testing</w:t>
      </w:r>
      <w:del w:id="3658" w:author="Powell, Deana" w:date="2026-03-05T15:34:00Z" w16du:dateUtc="2026-03-05T20:34:00Z">
        <w:r w:rsidR="00895D30" w:rsidRPr="006D672F">
          <w:delText>)</w:delText>
        </w:r>
      </w:del>
      <w:ins w:id="3659" w:author="Powell, Deana" w:date="2026-03-05T15:34:00Z" w16du:dateUtc="2026-03-05T20:34:00Z">
        <w:r>
          <w:t>)</w:t>
        </w:r>
        <w:r w:rsidR="00EA658B">
          <w:t>.</w:t>
        </w:r>
      </w:ins>
    </w:p>
    <w:p w14:paraId="69204AD3" w14:textId="093A0161" w:rsidR="0074605C" w:rsidRDefault="00526A29" w:rsidP="008867B3">
      <w:pPr>
        <w:pStyle w:val="ListBullet2"/>
        <w:numPr>
          <w:ilvl w:val="0"/>
          <w:numId w:val="30"/>
        </w:numPr>
        <w:spacing w:after="60"/>
        <w:ind w:left="360" w:firstLine="0"/>
      </w:pPr>
      <w:r>
        <w:t>Geographic region (US/Canada vs Europe vs Rest of World</w:t>
      </w:r>
      <w:del w:id="3660" w:author="Powell, Deana" w:date="2026-03-05T15:34:00Z" w16du:dateUtc="2026-03-05T20:34:00Z">
        <w:r w:rsidR="00895D30">
          <w:delText>)</w:delText>
        </w:r>
      </w:del>
      <w:ins w:id="3661" w:author="Powell, Deana" w:date="2026-03-05T15:34:00Z" w16du:dateUtc="2026-03-05T20:34:00Z">
        <w:r>
          <w:t>)</w:t>
        </w:r>
        <w:r w:rsidR="00EA658B">
          <w:t>.</w:t>
        </w:r>
      </w:ins>
    </w:p>
    <w:p w14:paraId="16E36EE0" w14:textId="11538A5B" w:rsidR="0074605C" w:rsidRDefault="00526A29" w:rsidP="008867B3">
      <w:pPr>
        <w:pStyle w:val="ListBullet"/>
        <w:spacing w:after="60"/>
      </w:pPr>
      <w:r>
        <w:t>ECOG performance status (0 vs 1 vs 2</w:t>
      </w:r>
      <w:del w:id="3662" w:author="Powell, Deana" w:date="2026-03-05T15:34:00Z" w16du:dateUtc="2026-03-05T20:34:00Z">
        <w:r w:rsidR="00895D30" w:rsidRPr="00B61BD9">
          <w:delText>)</w:delText>
        </w:r>
      </w:del>
      <w:ins w:id="3663" w:author="Powell, Deana" w:date="2026-03-05T15:34:00Z" w16du:dateUtc="2026-03-05T20:34:00Z">
        <w:r>
          <w:t>)</w:t>
        </w:r>
        <w:r w:rsidR="00EA658B">
          <w:t>.</w:t>
        </w:r>
      </w:ins>
    </w:p>
    <w:p w14:paraId="2E214245" w14:textId="4CEF8DAA" w:rsidR="0074605C" w:rsidRDefault="00526A29" w:rsidP="008867B3">
      <w:pPr>
        <w:pStyle w:val="ListBullet"/>
        <w:spacing w:after="60"/>
      </w:pPr>
      <w:r>
        <w:t>Age (&lt;65 vs ≥65 years</w:t>
      </w:r>
      <w:del w:id="3664" w:author="Powell, Deana" w:date="2026-03-05T15:34:00Z" w16du:dateUtc="2026-03-05T20:34:00Z">
        <w:r w:rsidR="00895D30" w:rsidRPr="00B61BD9">
          <w:delText>)</w:delText>
        </w:r>
      </w:del>
      <w:ins w:id="3665" w:author="Powell, Deana" w:date="2026-03-05T15:34:00Z" w16du:dateUtc="2026-03-05T20:34:00Z">
        <w:r>
          <w:t>)</w:t>
        </w:r>
        <w:r w:rsidR="00EA658B">
          <w:t>.</w:t>
        </w:r>
      </w:ins>
    </w:p>
    <w:p w14:paraId="4CF82210" w14:textId="1D1A8CF9" w:rsidR="0074605C" w:rsidRDefault="00526A29" w:rsidP="008867B3">
      <w:pPr>
        <w:pStyle w:val="ListBullet"/>
        <w:spacing w:after="60"/>
      </w:pPr>
      <w:r>
        <w:t>Gender (female vs male</w:t>
      </w:r>
      <w:del w:id="3666" w:author="Powell, Deana" w:date="2026-03-05T15:34:00Z" w16du:dateUtc="2026-03-05T20:34:00Z">
        <w:r w:rsidR="00895D30" w:rsidRPr="00B61BD9">
          <w:delText>)</w:delText>
        </w:r>
      </w:del>
      <w:ins w:id="3667" w:author="Powell, Deana" w:date="2026-03-05T15:34:00Z" w16du:dateUtc="2026-03-05T20:34:00Z">
        <w:r>
          <w:t>)</w:t>
        </w:r>
        <w:r w:rsidR="00EA658B">
          <w:t>.</w:t>
        </w:r>
      </w:ins>
    </w:p>
    <w:p w14:paraId="663FA736" w14:textId="1E9EFA9C" w:rsidR="0074605C" w:rsidRDefault="00526A29" w:rsidP="008867B3">
      <w:pPr>
        <w:pStyle w:val="ListBullet"/>
        <w:spacing w:after="60"/>
      </w:pPr>
      <w:r>
        <w:t>Race (White vs non-White</w:t>
      </w:r>
      <w:del w:id="3668" w:author="Powell, Deana" w:date="2026-03-05T15:34:00Z" w16du:dateUtc="2026-03-05T20:34:00Z">
        <w:r w:rsidR="00895D30" w:rsidRPr="00B61BD9">
          <w:delText>)</w:delText>
        </w:r>
      </w:del>
      <w:ins w:id="3669" w:author="Powell, Deana" w:date="2026-03-05T15:34:00Z" w16du:dateUtc="2026-03-05T20:34:00Z">
        <w:r>
          <w:t>)</w:t>
        </w:r>
        <w:r w:rsidR="00EA658B">
          <w:t>.</w:t>
        </w:r>
      </w:ins>
    </w:p>
    <w:p w14:paraId="32FEB5EF" w14:textId="5400F775" w:rsidR="0074605C" w:rsidRDefault="00526A29" w:rsidP="008867B3">
      <w:pPr>
        <w:pStyle w:val="ListBullet"/>
        <w:spacing w:after="60"/>
      </w:pPr>
      <w:r>
        <w:t>Number of prior lines of Therapy (1 vs 2 vs ≥3</w:t>
      </w:r>
      <w:del w:id="3670" w:author="Powell, Deana" w:date="2026-03-05T15:34:00Z" w16du:dateUtc="2026-03-05T20:34:00Z">
        <w:r w:rsidR="00895D30" w:rsidRPr="005E2820">
          <w:delText>)</w:delText>
        </w:r>
      </w:del>
      <w:ins w:id="3671" w:author="Powell, Deana" w:date="2026-03-05T15:34:00Z" w16du:dateUtc="2026-03-05T20:34:00Z">
        <w:r>
          <w:t>)</w:t>
        </w:r>
        <w:r w:rsidR="00EA658B">
          <w:t>.</w:t>
        </w:r>
      </w:ins>
    </w:p>
    <w:p w14:paraId="70965A34" w14:textId="4422139A" w:rsidR="0074605C" w:rsidRDefault="00526A29" w:rsidP="008867B3">
      <w:pPr>
        <w:pStyle w:val="ListBullet"/>
        <w:spacing w:after="60"/>
      </w:pPr>
      <w:r>
        <w:rPr>
          <w:i/>
        </w:rPr>
        <w:t>TP53</w:t>
      </w:r>
      <w:r>
        <w:t xml:space="preserve"> aberration (yes vs no</w:t>
      </w:r>
      <w:del w:id="3672" w:author="Powell, Deana" w:date="2026-03-05T15:34:00Z" w16du:dateUtc="2026-03-05T20:34:00Z">
        <w:r w:rsidR="00895D30" w:rsidRPr="00ED20C2">
          <w:delText>)</w:delText>
        </w:r>
      </w:del>
      <w:ins w:id="3673" w:author="Powell, Deana" w:date="2026-03-05T15:34:00Z" w16du:dateUtc="2026-03-05T20:34:00Z">
        <w:r>
          <w:t>)</w:t>
        </w:r>
        <w:r w:rsidR="00EA658B">
          <w:t>.</w:t>
        </w:r>
      </w:ins>
    </w:p>
    <w:p w14:paraId="530F6890" w14:textId="6A56DB73" w:rsidR="0074605C" w:rsidRDefault="00526A29" w:rsidP="008867B3">
      <w:pPr>
        <w:pStyle w:val="ListBullet"/>
        <w:spacing w:after="60"/>
      </w:pPr>
      <w:r>
        <w:t>IGHV (mutated vs unmutated</w:t>
      </w:r>
      <w:del w:id="3674" w:author="Powell, Deana" w:date="2026-03-05T15:34:00Z" w16du:dateUtc="2026-03-05T20:34:00Z">
        <w:r w:rsidR="00895D30" w:rsidRPr="00ED20C2">
          <w:delText>)</w:delText>
        </w:r>
      </w:del>
      <w:ins w:id="3675" w:author="Powell, Deana" w:date="2026-03-05T15:34:00Z" w16du:dateUtc="2026-03-05T20:34:00Z">
        <w:r>
          <w:t>)</w:t>
        </w:r>
        <w:r w:rsidR="00EA658B">
          <w:t>.</w:t>
        </w:r>
      </w:ins>
    </w:p>
    <w:p w14:paraId="112B36E7" w14:textId="212DC92F" w:rsidR="0074605C" w:rsidRDefault="00526A29" w:rsidP="008867B3">
      <w:pPr>
        <w:pStyle w:val="ListBullet"/>
        <w:spacing w:after="60"/>
      </w:pPr>
      <w:r>
        <w:t>PLC</w:t>
      </w:r>
      <w:bookmarkStart w:id="3676" w:name="_Hlk89167116"/>
      <w:r>
        <w:t>γ</w:t>
      </w:r>
      <w:bookmarkEnd w:id="3676"/>
      <w:r>
        <w:t>2 (mutated vs unmutated</w:t>
      </w:r>
      <w:del w:id="3677" w:author="Powell, Deana" w:date="2026-03-05T15:34:00Z" w16du:dateUtc="2026-03-05T20:34:00Z">
        <w:r w:rsidR="00895D30">
          <w:delText>)</w:delText>
        </w:r>
      </w:del>
      <w:ins w:id="3678" w:author="Powell, Deana" w:date="2026-03-05T15:34:00Z" w16du:dateUtc="2026-03-05T20:34:00Z">
        <w:r>
          <w:t>)</w:t>
        </w:r>
        <w:r w:rsidR="00EA658B">
          <w:t>.</w:t>
        </w:r>
      </w:ins>
    </w:p>
    <w:p w14:paraId="41E6068C" w14:textId="748BD3F5" w:rsidR="0074605C" w:rsidRDefault="00526A29" w:rsidP="008867B3">
      <w:pPr>
        <w:pStyle w:val="ListBullet"/>
        <w:spacing w:after="60"/>
      </w:pPr>
      <w:r>
        <w:t>Rai stage (1 to 2 vs 3 to 4) (CLL participants only</w:t>
      </w:r>
      <w:del w:id="3679" w:author="Powell, Deana" w:date="2026-03-05T15:34:00Z" w16du:dateUtc="2026-03-05T20:34:00Z">
        <w:r w:rsidR="00895D30">
          <w:delText>)</w:delText>
        </w:r>
      </w:del>
      <w:ins w:id="3680" w:author="Powell, Deana" w:date="2026-03-05T15:34:00Z" w16du:dateUtc="2026-03-05T20:34:00Z">
        <w:r>
          <w:t>)</w:t>
        </w:r>
        <w:r w:rsidR="00EA658B">
          <w:t>.</w:t>
        </w:r>
      </w:ins>
    </w:p>
    <w:p w14:paraId="3095FF67" w14:textId="334F4D93" w:rsidR="0074605C" w:rsidRDefault="00526A29" w:rsidP="008867B3">
      <w:pPr>
        <w:pStyle w:val="ListBullet"/>
        <w:spacing w:after="60"/>
      </w:pPr>
      <w:r>
        <w:t>Binet stage (A vs B vs C) (CLL participants only</w:t>
      </w:r>
      <w:del w:id="3681" w:author="Powell, Deana" w:date="2026-03-05T15:34:00Z" w16du:dateUtc="2026-03-05T20:34:00Z">
        <w:r w:rsidR="00895D30" w:rsidRPr="00E846E2">
          <w:delText>)</w:delText>
        </w:r>
      </w:del>
      <w:ins w:id="3682" w:author="Powell, Deana" w:date="2026-03-05T15:34:00Z" w16du:dateUtc="2026-03-05T20:34:00Z">
        <w:r>
          <w:t>)</w:t>
        </w:r>
        <w:r w:rsidR="00EA658B">
          <w:t>.</w:t>
        </w:r>
      </w:ins>
    </w:p>
    <w:p w14:paraId="0573E465" w14:textId="045FC5B7" w:rsidR="0074605C" w:rsidRDefault="00526A29" w:rsidP="008867B3">
      <w:pPr>
        <w:pStyle w:val="ListBullet"/>
        <w:spacing w:after="60"/>
      </w:pPr>
      <w:r>
        <w:t>Bulky disease (yes vs no</w:t>
      </w:r>
      <w:del w:id="3683" w:author="Powell, Deana" w:date="2026-03-05T15:34:00Z" w16du:dateUtc="2026-03-05T20:34:00Z">
        <w:r w:rsidR="00895D30">
          <w:delText>)</w:delText>
        </w:r>
      </w:del>
      <w:ins w:id="3684" w:author="Powell, Deana" w:date="2026-03-05T15:34:00Z" w16du:dateUtc="2026-03-05T20:34:00Z">
        <w:r>
          <w:t>)</w:t>
        </w:r>
        <w:r w:rsidR="00EA658B">
          <w:t>.</w:t>
        </w:r>
      </w:ins>
    </w:p>
    <w:p w14:paraId="4A0D9F3A" w14:textId="6930B1A1" w:rsidR="0074605C" w:rsidRDefault="00526A29" w:rsidP="008867B3">
      <w:pPr>
        <w:pStyle w:val="ListBullet"/>
        <w:spacing w:after="60"/>
      </w:pPr>
      <w:r>
        <w:t>Prior use of BTKi (yes vs no</w:t>
      </w:r>
      <w:del w:id="3685" w:author="Powell, Deana" w:date="2026-03-05T15:34:00Z" w16du:dateUtc="2026-03-05T20:34:00Z">
        <w:r w:rsidR="00895D30">
          <w:delText xml:space="preserve">) </w:delText>
        </w:r>
      </w:del>
      <w:ins w:id="3686" w:author="Powell, Deana" w:date="2026-03-05T15:34:00Z" w16du:dateUtc="2026-03-05T20:34:00Z">
        <w:r>
          <w:t>)</w:t>
        </w:r>
        <w:r w:rsidR="00EA658B">
          <w:t>.</w:t>
        </w:r>
      </w:ins>
    </w:p>
    <w:p w14:paraId="07A2582E" w14:textId="0C1B5784" w:rsidR="0074605C" w:rsidRDefault="00526A29" w:rsidP="008867B3">
      <w:pPr>
        <w:pStyle w:val="ListBullet"/>
        <w:spacing w:after="60"/>
      </w:pPr>
      <w:r>
        <w:t>CLL-IPI (low risk vs intermediate risk vs high risk vs very high risk) (CLL participants only</w:t>
      </w:r>
      <w:del w:id="3687" w:author="Powell, Deana" w:date="2026-03-05T15:34:00Z" w16du:dateUtc="2026-03-05T20:34:00Z">
        <w:r w:rsidR="00895D30" w:rsidRPr="00104473">
          <w:delText>)</w:delText>
        </w:r>
      </w:del>
      <w:ins w:id="3688" w:author="Powell, Deana" w:date="2026-03-05T15:34:00Z" w16du:dateUtc="2026-03-05T20:34:00Z">
        <w:r>
          <w:t>)</w:t>
        </w:r>
        <w:r w:rsidR="00EA658B">
          <w:t>.</w:t>
        </w:r>
      </w:ins>
    </w:p>
    <w:p w14:paraId="7A1D8398" w14:textId="0FF91742" w:rsidR="0074605C" w:rsidRDefault="00526A29" w:rsidP="008867B3">
      <w:pPr>
        <w:pStyle w:val="ListBullet"/>
        <w:spacing w:after="60"/>
        <w:ind w:left="357" w:hanging="357"/>
      </w:pPr>
      <w:r>
        <w:t>Complex karyotype (yes vs no</w:t>
      </w:r>
      <w:del w:id="3689" w:author="Powell, Deana" w:date="2026-03-05T15:34:00Z" w16du:dateUtc="2026-03-05T20:34:00Z">
        <w:r w:rsidR="00895D30">
          <w:delText>)</w:delText>
        </w:r>
      </w:del>
      <w:ins w:id="3690" w:author="Powell, Deana" w:date="2026-03-05T15:34:00Z" w16du:dateUtc="2026-03-05T20:34:00Z">
        <w:r>
          <w:t>)</w:t>
        </w:r>
        <w:r w:rsidR="00EA658B">
          <w:t>.</w:t>
        </w:r>
      </w:ins>
    </w:p>
    <w:p w14:paraId="594E68D6" w14:textId="77777777" w:rsidR="0074605C" w:rsidRDefault="0074605C">
      <w:pPr>
        <w:pStyle w:val="ListEnd"/>
      </w:pPr>
    </w:p>
    <w:p w14:paraId="3018B515" w14:textId="77777777" w:rsidR="0074605C" w:rsidRDefault="00526A29" w:rsidP="008867B3">
      <w:pPr>
        <w:pStyle w:val="Paragraph"/>
      </w:pPr>
      <w:r>
        <w:t>The consistency of the treatment effect will be assessed using descriptive statistics for each category of the subgroup variables listed above. If the number of participants in a category of a subgroup variable is &lt;5% of the ITT population, the subgroup analysis will not be performed for this category of the subgroup variable, and this subgroup variable category will not be displayed in the forest plot. The subgroup analyses for PFS and OS will be conducted using an unstratified Cox model</w:t>
      </w:r>
      <w:bookmarkStart w:id="3691" w:name="_Hlk88563947"/>
      <w:r>
        <w:t xml:space="preserve">, and the subgroup analyses for undetectable MRD and OR will be conducted using the unstratified </w:t>
      </w:r>
      <w:bookmarkEnd w:id="3691"/>
      <w:r>
        <w:t>M&amp;N method.</w:t>
      </w:r>
    </w:p>
    <w:p w14:paraId="3EE7AA37" w14:textId="77777777" w:rsidR="0074605C" w:rsidRDefault="00526A29">
      <w:pPr>
        <w:pStyle w:val="Heading2"/>
      </w:pPr>
      <w:bookmarkStart w:id="3692" w:name="_Toc212097109"/>
      <w:bookmarkStart w:id="3693" w:name="_Toc140132539"/>
      <w:r>
        <w:t>Compliance (Medication Adherence)</w:t>
      </w:r>
      <w:bookmarkEnd w:id="3692"/>
      <w:bookmarkEnd w:id="3693"/>
    </w:p>
    <w:p w14:paraId="5879D3AD" w14:textId="77777777" w:rsidR="0074605C" w:rsidRDefault="00526A29" w:rsidP="008867B3">
      <w:pPr>
        <w:pStyle w:val="Paragraph"/>
      </w:pPr>
      <w:r>
        <w:t>Drug accountability data for study treatment will be collected during the study. Any deviation from protocol-directed administration will be reported.</w:t>
      </w:r>
    </w:p>
    <w:p w14:paraId="54BA6991" w14:textId="77777777" w:rsidR="0074605C" w:rsidRDefault="00526A29">
      <w:pPr>
        <w:pStyle w:val="Heading2"/>
      </w:pPr>
      <w:bookmarkStart w:id="3694" w:name="_Toc212097110"/>
      <w:bookmarkStart w:id="3695" w:name="_Toc140132540"/>
      <w:r>
        <w:t>Extent of Exposure</w:t>
      </w:r>
      <w:bookmarkEnd w:id="3694"/>
      <w:bookmarkEnd w:id="3695"/>
    </w:p>
    <w:p w14:paraId="0E70B1BA" w14:textId="77777777" w:rsidR="0074605C" w:rsidRDefault="00526A29" w:rsidP="008867B3">
      <w:pPr>
        <w:pStyle w:val="Paragraph"/>
      </w:pPr>
      <w:r>
        <w:t>The extent of exposure for a participant is defined as the number of days in which the participant receives study treatment. Summary statistics will be provided on the extent of exposure for the APaT population.</w:t>
      </w:r>
    </w:p>
    <w:p w14:paraId="145EDC14" w14:textId="77777777" w:rsidR="00EE328F" w:rsidRPr="00EE328F" w:rsidRDefault="00FE3946" w:rsidP="009C46EC">
      <w:pPr>
        <w:pStyle w:val="Heading1"/>
        <w:pageBreakBefore/>
        <w:ind w:left="475" w:hanging="475"/>
      </w:pPr>
      <w:bookmarkStart w:id="3696" w:name="_Toc212097111"/>
      <w:bookmarkStart w:id="3697" w:name="_Toc140132541"/>
      <w:r w:rsidRPr="008A4C2E">
        <w:t>SUPPORTING DOCUMENTATION AND OPERATIONAL CONSIDERATIONS</w:t>
      </w:r>
      <w:bookmarkEnd w:id="3696"/>
      <w:bookmarkEnd w:id="3697"/>
      <w:r w:rsidR="00B03780">
        <w:t xml:space="preserve"> </w:t>
      </w:r>
    </w:p>
    <w:p w14:paraId="162DA4E3" w14:textId="59D002C0" w:rsidR="00EE328F" w:rsidRPr="00EE328F" w:rsidRDefault="00526A29" w:rsidP="00377A4B">
      <w:pPr>
        <w:pStyle w:val="Heading2"/>
      </w:pPr>
      <w:bookmarkStart w:id="3698" w:name="_Ref100135786"/>
      <w:bookmarkStart w:id="3699" w:name="_Toc212097112"/>
      <w:bookmarkStart w:id="3700" w:name="_Toc140132542"/>
      <w:r>
        <w:t>Appendix </w:t>
      </w:r>
      <w:r w:rsidR="00B16DC4">
        <w:rPr>
          <w:noProof/>
        </w:rPr>
        <w:t>1</w:t>
      </w:r>
      <w:bookmarkEnd w:id="3698"/>
      <w:r w:rsidRPr="00EE328F">
        <w:t>: Regulatory, Ethical, and Study Oversight Considerations</w:t>
      </w:r>
      <w:bookmarkEnd w:id="3699"/>
      <w:bookmarkEnd w:id="3700"/>
    </w:p>
    <w:p w14:paraId="701B6617" w14:textId="77777777" w:rsidR="00EE328F" w:rsidRPr="00EE328F" w:rsidRDefault="00526A29" w:rsidP="009C46EC">
      <w:pPr>
        <w:pStyle w:val="Heading3"/>
      </w:pPr>
      <w:bookmarkStart w:id="3701" w:name="_Toc212097113"/>
      <w:bookmarkStart w:id="3702" w:name="_Toc140132543"/>
      <w:r w:rsidRPr="00EE328F">
        <w:t>Code of Conduct for</w:t>
      </w:r>
      <w:r w:rsidR="000C4FF5" w:rsidRPr="000C4FF5">
        <w:t xml:space="preserve"> </w:t>
      </w:r>
      <w:r w:rsidRPr="00EE328F">
        <w:t>Clinical Trials</w:t>
      </w:r>
      <w:bookmarkEnd w:id="3701"/>
      <w:bookmarkEnd w:id="3702"/>
    </w:p>
    <w:p w14:paraId="66286116" w14:textId="77777777" w:rsidR="0074605C" w:rsidRDefault="00526A29">
      <w:pPr>
        <w:pStyle w:val="ParagraphBold"/>
        <w:keepNext/>
        <w:jc w:val="center"/>
      </w:pPr>
      <w:r>
        <w:t>Merck Sharp &amp; Dohme LLC, Rahway, NJ, USA (MSD)</w:t>
      </w:r>
    </w:p>
    <w:p w14:paraId="61FDEA35" w14:textId="77777777" w:rsidR="00DF4F46" w:rsidRPr="00DF4F46" w:rsidRDefault="00895D30" w:rsidP="00DF4F46">
      <w:pPr>
        <w:pStyle w:val="Paragraph"/>
        <w:jc w:val="center"/>
        <w:rPr>
          <w:del w:id="3703" w:author="Powell, Deana" w:date="2026-03-05T15:34:00Z" w16du:dateUtc="2026-03-05T20:34:00Z"/>
          <w:b/>
          <w:bCs/>
        </w:rPr>
      </w:pPr>
      <w:del w:id="3704" w:author="Powell, Deana" w:date="2026-03-05T15:34:00Z" w16du:dateUtc="2026-03-05T20:34:00Z">
        <w:r w:rsidRPr="00DF4F46">
          <w:rPr>
            <w:b/>
            <w:bCs/>
          </w:rPr>
          <w:delText>Code of Conduct for Interventional Clinical Trials</w:delText>
        </w:r>
      </w:del>
    </w:p>
    <w:p w14:paraId="36217604" w14:textId="77777777" w:rsidR="0074605C" w:rsidRDefault="00526A29">
      <w:pPr>
        <w:pStyle w:val="ParagraphBold"/>
        <w:keepNext/>
        <w:spacing w:after="120"/>
        <w:ind w:left="360" w:hanging="360"/>
      </w:pPr>
      <w:r>
        <w:t>I.</w:t>
      </w:r>
      <w:r>
        <w:tab/>
      </w:r>
      <w:r>
        <w:rPr>
          <w:u w:val="single"/>
        </w:rPr>
        <w:t>Introduction</w:t>
      </w:r>
    </w:p>
    <w:p w14:paraId="3CB935F2" w14:textId="77777777" w:rsidR="0074605C" w:rsidRDefault="00526A29">
      <w:pPr>
        <w:pStyle w:val="ParagraphBold"/>
        <w:keepNext/>
        <w:spacing w:after="120"/>
        <w:ind w:left="720" w:hanging="360"/>
      </w:pPr>
      <w:r>
        <w:t>A.</w:t>
      </w:r>
      <w:r>
        <w:tab/>
      </w:r>
      <w:r>
        <w:rPr>
          <w:u w:val="single"/>
        </w:rPr>
        <w:t>Purpose</w:t>
      </w:r>
    </w:p>
    <w:p w14:paraId="28574B20" w14:textId="005F2191" w:rsidR="0074605C" w:rsidRDefault="00526A29">
      <w:pPr>
        <w:pStyle w:val="Paragraph"/>
        <w:ind w:left="720"/>
      </w:pPr>
      <w:r>
        <w:t xml:space="preserve">Merck Sharp &amp; Dohme LLC, Rahway, NJ, USA (MSD), through its subsidiaries, conducts clinical trials worldwide to evaluate the safety and effectiveness of our products. As such, we are committed to </w:t>
      </w:r>
      <w:del w:id="3705" w:author="Powell, Deana" w:date="2026-03-05T15:34:00Z" w16du:dateUtc="2026-03-05T20:34:00Z">
        <w:r w:rsidR="00895D30">
          <w:delText xml:space="preserve">designing, planning, </w:delText>
        </w:r>
      </w:del>
      <w:r>
        <w:t>conducting</w:t>
      </w:r>
      <w:del w:id="3706" w:author="Powell, Deana" w:date="2026-03-05T15:34:00Z" w16du:dateUtc="2026-03-05T20:34:00Z">
        <w:r w:rsidR="00895D30">
          <w:delText>, analyzing, and reporting</w:delText>
        </w:r>
      </w:del>
      <w:r>
        <w:t xml:space="preserve"> these trials in compliance with the highest ethical and scientific standards.</w:t>
      </w:r>
      <w:ins w:id="3707" w:author="Powell, Deana" w:date="2026-03-05T15:34:00Z" w16du:dateUtc="2026-03-05T20:34:00Z">
        <w:r>
          <w:t xml:space="preserve"> Trial conduct includes processes from design to reporting, including planning, initiating, performing, recording, oversight, evaluation, analysis and reporting activities as appropriate.</w:t>
        </w:r>
      </w:ins>
      <w:r>
        <w:t xml:space="preserve"> Protection of participants in clinical trials is the overriding concern in the design and conduct of clinical trials. In all cases, MSD clinical trials will be conducted in compliance with MSD’s global standards, local and/or national regulations (including all applicable data protection laws and regulations), </w:t>
      </w:r>
      <w:del w:id="3708" w:author="Powell, Deana" w:date="2026-03-05T15:34:00Z" w16du:dateUtc="2026-03-05T20:34:00Z">
        <w:r w:rsidR="00895D30">
          <w:delText>and</w:delText>
        </w:r>
      </w:del>
      <w:ins w:id="3709" w:author="Powell, Deana" w:date="2026-03-05T15:34:00Z" w16du:dateUtc="2026-03-05T20:34:00Z">
        <w:r>
          <w:t>Regulation (EU) 536/2014, the</w:t>
        </w:r>
      </w:ins>
      <w:r>
        <w:t xml:space="preserve"> International Council for Harmonisation Good Clinical Practice (ICH GCP) E6 and ICH General Considerations for Clinical Studies E8, and in accordance with the ethical principles that have their origin in the Declaration of Helsinki.</w:t>
      </w:r>
    </w:p>
    <w:p w14:paraId="37E9C5AB" w14:textId="77777777" w:rsidR="0074605C" w:rsidRDefault="00526A29">
      <w:pPr>
        <w:pStyle w:val="ParagraphBold"/>
        <w:keepNext/>
        <w:spacing w:after="120"/>
        <w:ind w:left="720" w:hanging="360"/>
      </w:pPr>
      <w:r>
        <w:t>B.</w:t>
      </w:r>
      <w:r>
        <w:tab/>
      </w:r>
      <w:r>
        <w:rPr>
          <w:u w:val="single"/>
        </w:rPr>
        <w:t>Scope</w:t>
      </w:r>
    </w:p>
    <w:p w14:paraId="1E51100F" w14:textId="77777777" w:rsidR="0074605C" w:rsidRDefault="00526A29">
      <w:pPr>
        <w:pStyle w:val="Paragraph"/>
        <w:ind w:left="720"/>
      </w:pPr>
      <w:r>
        <w:t>Highest ethical and scientific standards shall be endorsed for all clinical interventional investigations sponsored by MSD irrespective of the party (parties) employed for their execution (e</w:t>
      </w:r>
      <w:r w:rsidR="00BC756F">
        <w:t>g</w:t>
      </w:r>
      <w:r>
        <w:t>, contract research organizations, collaborative research efforts). This Code is not intended to apply to trials that are observational in nature, or which are retrospective. Further, this Code does not apply to investigator-initiated trials, which are not under the full control of MSD.</w:t>
      </w:r>
    </w:p>
    <w:p w14:paraId="26E1C83F" w14:textId="77777777" w:rsidR="0074605C" w:rsidRDefault="00526A29">
      <w:pPr>
        <w:pStyle w:val="ParagraphBold"/>
        <w:keepNext/>
        <w:spacing w:after="120"/>
        <w:ind w:left="360" w:hanging="360"/>
      </w:pPr>
      <w:r>
        <w:t>II.</w:t>
      </w:r>
      <w:r>
        <w:tab/>
      </w:r>
      <w:r>
        <w:rPr>
          <w:u w:val="single"/>
        </w:rPr>
        <w:t>Scientific Issues</w:t>
      </w:r>
    </w:p>
    <w:p w14:paraId="3ECBE696" w14:textId="77777777" w:rsidR="0074605C" w:rsidRDefault="00526A29">
      <w:pPr>
        <w:pStyle w:val="ParagraphBold"/>
        <w:keepNext/>
        <w:spacing w:after="120"/>
        <w:ind w:left="720" w:hanging="360"/>
      </w:pPr>
      <w:r>
        <w:t>A.</w:t>
      </w:r>
      <w:r>
        <w:tab/>
      </w:r>
      <w:r>
        <w:rPr>
          <w:u w:val="single"/>
        </w:rPr>
        <w:t>Trial Conduct</w:t>
      </w:r>
    </w:p>
    <w:p w14:paraId="2F59F032" w14:textId="77777777" w:rsidR="0074605C" w:rsidRDefault="00526A29">
      <w:pPr>
        <w:pStyle w:val="ParagraphBold"/>
        <w:keepNext/>
        <w:spacing w:after="120"/>
        <w:ind w:left="1080" w:hanging="360"/>
      </w:pPr>
      <w:r>
        <w:t>1.</w:t>
      </w:r>
      <w:r>
        <w:tab/>
      </w:r>
      <w:r>
        <w:rPr>
          <w:u w:val="single"/>
        </w:rPr>
        <w:t>Trial Design</w:t>
      </w:r>
    </w:p>
    <w:p w14:paraId="286070A1" w14:textId="77777777" w:rsidR="0074605C" w:rsidRDefault="00526A29">
      <w:pPr>
        <w:pStyle w:val="Paragraph"/>
        <w:ind w:left="1080"/>
      </w:pPr>
      <w:r>
        <w:t>Except for pilot or estimation trials, clinical trial protocols will be hypothesis-driven to assess safety, efficacy, and/or pharmacokinetic or pharmacodynamic indices of MSD or comparator products. Alternatively, MSD may conduct outcomes research trials, trials to assess or validate various endpoint measures, or trials to determine patient preferences, etc.</w:t>
      </w:r>
    </w:p>
    <w:p w14:paraId="16CD8863" w14:textId="75D8E1F3" w:rsidR="0074605C" w:rsidRDefault="00526A29">
      <w:pPr>
        <w:pStyle w:val="Paragraph"/>
        <w:ind w:left="1080"/>
      </w:pPr>
      <w:r>
        <w:t>The design (i</w:t>
      </w:r>
      <w:r w:rsidR="00BC756F">
        <w:t>e</w:t>
      </w:r>
      <w:r>
        <w:t>, participant population, duration, statistical power</w:t>
      </w:r>
      <w:ins w:id="3710" w:author="Powell, Deana" w:date="2026-03-05T15:34:00Z" w16du:dateUtc="2026-03-05T20:34:00Z">
        <w:r>
          <w:t>, randomization, and blinding</w:t>
        </w:r>
      </w:ins>
      <w:r>
        <w:t xml:space="preserve">) must be adequate to address the specific purpose of the trial and shall respect the data protection rights of all participants, trial site staff and, where applicable, third parties. Input may be considered from a broad range of stakeholders, including patient advocacy groups/patients representing the trial population, caregivers, and </w:t>
      </w:r>
      <w:del w:id="3711" w:author="Powell, Deana" w:date="2026-03-05T15:34:00Z" w16du:dateUtc="2026-03-05T20:34:00Z">
        <w:r w:rsidR="00895D30">
          <w:delText>healthcare</w:delText>
        </w:r>
      </w:del>
      <w:ins w:id="3712" w:author="Powell, Deana" w:date="2026-03-05T15:34:00Z" w16du:dateUtc="2026-03-05T20:34:00Z">
        <w:r>
          <w:t>health</w:t>
        </w:r>
        <w:r w:rsidR="000F57BA">
          <w:t xml:space="preserve"> </w:t>
        </w:r>
        <w:r>
          <w:t>care</w:t>
        </w:r>
      </w:ins>
      <w:r>
        <w:t xml:space="preserve"> providers to ensure operational feasibility. </w:t>
      </w:r>
      <w:del w:id="3713" w:author="Powell, Deana" w:date="2026-03-05T15:34:00Z" w16du:dateUtc="2026-03-05T20:34:00Z">
        <w:r w:rsidR="00895D30">
          <w:delText>Trial design also includes proactive identification</w:delText>
        </w:r>
      </w:del>
      <w:ins w:id="3714" w:author="Powell, Deana" w:date="2026-03-05T15:34:00Z" w16du:dateUtc="2026-03-05T20:34:00Z">
        <w:r>
          <w:t>The use</w:t>
        </w:r>
      </w:ins>
      <w:r>
        <w:t xml:space="preserve"> of </w:t>
      </w:r>
      <w:ins w:id="3715" w:author="Powell, Deana" w:date="2026-03-05T15:34:00Z" w16du:dateUtc="2026-03-05T20:34:00Z">
        <w:r>
          <w:t>innovative digital health technologies will be</w:t>
        </w:r>
        <w:r>
          <w:rPr>
            <w:b/>
            <w:bCs/>
          </w:rPr>
          <w:t xml:space="preserve"> </w:t>
        </w:r>
        <w:r>
          <w:t xml:space="preserve">considered. Factors </w:t>
        </w:r>
      </w:ins>
      <w:r>
        <w:t xml:space="preserve">critical to </w:t>
      </w:r>
      <w:ins w:id="3716" w:author="Powell, Deana" w:date="2026-03-05T15:34:00Z" w16du:dateUtc="2026-03-05T20:34:00Z">
        <w:r>
          <w:t xml:space="preserve">the </w:t>
        </w:r>
      </w:ins>
      <w:r>
        <w:t xml:space="preserve">quality </w:t>
      </w:r>
      <w:ins w:id="3717" w:author="Powell, Deana" w:date="2026-03-05T15:34:00Z" w16du:dateUtc="2026-03-05T20:34:00Z">
        <w:r>
          <w:t xml:space="preserve">of the trial should also be identified. These </w:t>
        </w:r>
      </w:ins>
      <w:r>
        <w:t xml:space="preserve">factors </w:t>
      </w:r>
      <w:del w:id="3718" w:author="Powell, Deana" w:date="2026-03-05T15:34:00Z" w16du:dateUtc="2026-03-05T20:34:00Z">
        <w:r w:rsidR="00895D30">
          <w:delText>utilizing</w:delText>
        </w:r>
      </w:del>
      <w:ins w:id="3719" w:author="Powell, Deana" w:date="2026-03-05T15:34:00Z" w16du:dateUtc="2026-03-05T20:34:00Z">
        <w:r>
          <w:t>are attributes of</w:t>
        </w:r>
      </w:ins>
      <w:r>
        <w:t xml:space="preserve"> a </w:t>
      </w:r>
      <w:del w:id="3720" w:author="Powell, Deana" w:date="2026-03-05T15:34:00Z" w16du:dateUtc="2026-03-05T20:34:00Z">
        <w:r w:rsidR="00895D30">
          <w:delText>risk-</w:delText>
        </w:r>
      </w:del>
      <w:ins w:id="3721" w:author="Powell, Deana" w:date="2026-03-05T15:34:00Z" w16du:dateUtc="2026-03-05T20:34:00Z">
        <w:r>
          <w:t xml:space="preserve">trial that are fundamental to the protection of participants, the reliability and interpretability of the trial results and the decisions made </w:t>
        </w:r>
      </w:ins>
      <w:r>
        <w:t xml:space="preserve">based </w:t>
      </w:r>
      <w:del w:id="3722" w:author="Powell, Deana" w:date="2026-03-05T15:34:00Z" w16du:dateUtc="2026-03-05T20:34:00Z">
        <w:r w:rsidR="00895D30">
          <w:delText xml:space="preserve">approach. Plans are then developed to assess and mitigate risks to </w:delText>
        </w:r>
      </w:del>
      <w:ins w:id="3723" w:author="Powell, Deana" w:date="2026-03-05T15:34:00Z" w16du:dateUtc="2026-03-05T20:34:00Z">
        <w:r>
          <w:t xml:space="preserve">on </w:t>
        </w:r>
      </w:ins>
      <w:r>
        <w:t xml:space="preserve">those </w:t>
      </w:r>
      <w:ins w:id="3724" w:author="Powell, Deana" w:date="2026-03-05T15:34:00Z" w16du:dateUtc="2026-03-05T20:34:00Z">
        <w:r>
          <w:t xml:space="preserve">trial results. Risks to critical to quality </w:t>
        </w:r>
      </w:ins>
      <w:r>
        <w:t xml:space="preserve">factors </w:t>
      </w:r>
      <w:del w:id="3725" w:author="Powell, Deana" w:date="2026-03-05T15:34:00Z" w16du:dateUtc="2026-03-05T20:34:00Z">
        <w:r w:rsidR="00895D30">
          <w:delText>as appropriate during the trial</w:delText>
        </w:r>
      </w:del>
      <w:ins w:id="3726" w:author="Powell, Deana" w:date="2026-03-05T15:34:00Z" w16du:dateUtc="2026-03-05T20:34:00Z">
        <w:r>
          <w:t>should be managed prospectively and adjusted when new or unanticipated issues arise once the trial has begun</w:t>
        </w:r>
      </w:ins>
      <w:r>
        <w:t>. All trial protocols are and will be assessed for the need and capability to enroll underrepresented groups. Participants must meet protocol entry criteria to be enrolled in the trial.</w:t>
      </w:r>
    </w:p>
    <w:p w14:paraId="65F604C5" w14:textId="77777777" w:rsidR="0074605C" w:rsidRDefault="00526A29">
      <w:pPr>
        <w:pStyle w:val="ParagraphBold"/>
        <w:keepNext/>
        <w:spacing w:after="120"/>
        <w:ind w:left="1080" w:hanging="360"/>
      </w:pPr>
      <w:r>
        <w:t>2.</w:t>
      </w:r>
      <w:r>
        <w:tab/>
      </w:r>
      <w:r>
        <w:rPr>
          <w:u w:val="single"/>
        </w:rPr>
        <w:t>Site Selection</w:t>
      </w:r>
    </w:p>
    <w:p w14:paraId="2A21EC5C" w14:textId="77777777" w:rsidR="0074605C" w:rsidRDefault="00526A29">
      <w:pPr>
        <w:pStyle w:val="Paragraph"/>
        <w:ind w:left="1080"/>
      </w:pPr>
      <w:r>
        <w:t>MSD’s clinical trials are conducted globally in many different countries and in diverse populations, including people of varying age, race, ethnicity, gender, and accounting for other potential disease related factors. MSD selects investigative sites based on medical expertise, access to appropriate participants, adequacy of facilities and staff, previous performance in clinical trials, as well as budgetary considerations. Prior to trial initiation, sites are evaluated by MSD personnel (or individuals acting on behalf of MSD) to assess the ability to successfully conduct the trial. Individuals involved in trial conduct receive training commensurate with their role prior to their becoming involved in the trial.</w:t>
      </w:r>
    </w:p>
    <w:p w14:paraId="72754363" w14:textId="77777777" w:rsidR="0074605C" w:rsidRDefault="00526A29">
      <w:pPr>
        <w:pStyle w:val="Paragraph"/>
        <w:ind w:left="1080"/>
      </w:pPr>
      <w:r>
        <w:t>Where appropriate, and in accordance with regulatory authority guidance, MSD will make concerted efforts to raise awareness of clinical trial opportunities in various communities. MSD will seek to engage underrepresented groups and those disproportionately impacted by the disease under study. MSD will support clinical trial investigators to enroll underrepresented groups and expand access to those who will ultimately use the products under investigation.</w:t>
      </w:r>
    </w:p>
    <w:p w14:paraId="17A70F20" w14:textId="77777777" w:rsidR="0074605C" w:rsidRDefault="00526A29">
      <w:pPr>
        <w:pStyle w:val="ParagraphBold"/>
        <w:keepNext/>
        <w:spacing w:after="120"/>
        <w:ind w:left="1080" w:hanging="360"/>
      </w:pPr>
      <w:r>
        <w:t>3.</w:t>
      </w:r>
      <w:r>
        <w:tab/>
      </w:r>
      <w:r>
        <w:rPr>
          <w:u w:val="single"/>
        </w:rPr>
        <w:t>Site Monitoring/Scientific Integrity</w:t>
      </w:r>
    </w:p>
    <w:p w14:paraId="7EFBF04D" w14:textId="1C612097" w:rsidR="0074605C" w:rsidRDefault="00526A29">
      <w:pPr>
        <w:pStyle w:val="Paragraph"/>
        <w:ind w:left="1080"/>
      </w:pPr>
      <w:r>
        <w:t xml:space="preserve">Investigative trial sites are monitored to assess compliance with the trial protocol and Good Clinical Practice (GCP). MSD reviews clinical data for accuracy, completeness, and consistency. Data are verified versus source </w:t>
      </w:r>
      <w:del w:id="3727" w:author="Powell, Deana" w:date="2026-03-05T15:34:00Z" w16du:dateUtc="2026-03-05T20:34:00Z">
        <w:r w:rsidR="00895D30">
          <w:delText>documentation</w:delText>
        </w:r>
      </w:del>
      <w:ins w:id="3728" w:author="Powell, Deana" w:date="2026-03-05T15:34:00Z" w16du:dateUtc="2026-03-05T20:34:00Z">
        <w:r>
          <w:t>records</w:t>
        </w:r>
      </w:ins>
      <w:r>
        <w:t xml:space="preserve"> according to standard operating procedures. Per MSD policies and procedures, if potential fraud, scientific/research misconduct, privacy incidents/breaches or Clinical Trial-related Significant Quality Issues are reported, such matters are investigated. When necessary, appropriate corrective and/or preventative actions are defined and regulatory authorities and/or ethics review committees are notified.</w:t>
      </w:r>
    </w:p>
    <w:p w14:paraId="223EA439" w14:textId="77777777" w:rsidR="0074605C" w:rsidRDefault="00526A29">
      <w:pPr>
        <w:pStyle w:val="ParagraphBold"/>
        <w:keepNext/>
        <w:spacing w:after="120"/>
        <w:ind w:left="720" w:hanging="360"/>
      </w:pPr>
      <w:r>
        <w:t>B.</w:t>
      </w:r>
      <w:r>
        <w:tab/>
      </w:r>
      <w:r>
        <w:rPr>
          <w:u w:val="single"/>
        </w:rPr>
        <w:t>Publication and Authorship</w:t>
      </w:r>
    </w:p>
    <w:p w14:paraId="582EE810" w14:textId="77777777" w:rsidR="0074605C" w:rsidRDefault="00526A29">
      <w:pPr>
        <w:pStyle w:val="Paragraph"/>
        <w:ind w:left="720"/>
      </w:pPr>
      <w:r>
        <w:t>Regardless of trial outcome, MSD commits to publish the primary and secondary results of its registered trials of marketed products in which treatment is assigned, according to the pre-specified plans for data analysis. To the extent scientifically appropriate, MSD seeks to publish the results of other analyses it conducts that are important to patients, physicians, and payers. Some early phase or pilot trials are intended to be hypothesis generating rather than hypothesis testing; in such cases, publication of results may not be appropriate since the trial may be underpowered and the analyses complicated by statistical issues such as multiplicity.</w:t>
      </w:r>
    </w:p>
    <w:p w14:paraId="1A8980FC" w14:textId="77777777" w:rsidR="0074605C" w:rsidRDefault="00526A29">
      <w:pPr>
        <w:pStyle w:val="Paragraph"/>
        <w:ind w:left="720"/>
      </w:pPr>
      <w:r>
        <w:t>MSD’s policy on authorship is consistent with the recommendations published by the International Committee of Medical Journal Editors (ICMJE). In summary, authorship should reflect significant contribution to the design and conduct of the trial, performance or interpretation of the analysis, and/or writing of the manuscript. All named authors must be able to defend the trial results and conclusions. MSD funding of a trial will be acknowledged in publications.</w:t>
      </w:r>
    </w:p>
    <w:p w14:paraId="28260EDA" w14:textId="77777777" w:rsidR="0074605C" w:rsidRDefault="00526A29">
      <w:pPr>
        <w:pStyle w:val="ParagraphBold"/>
        <w:keepNext/>
        <w:spacing w:after="120"/>
        <w:ind w:left="360" w:hanging="360"/>
      </w:pPr>
      <w:r>
        <w:t>III.</w:t>
      </w:r>
      <w:r>
        <w:tab/>
      </w:r>
      <w:r>
        <w:rPr>
          <w:u w:val="single"/>
        </w:rPr>
        <w:t>Participant Protection</w:t>
      </w:r>
    </w:p>
    <w:p w14:paraId="571489BA" w14:textId="77777777" w:rsidR="0074605C" w:rsidRDefault="00526A29">
      <w:pPr>
        <w:pStyle w:val="ParagraphBold"/>
        <w:keepNext/>
        <w:spacing w:after="120"/>
        <w:ind w:left="720" w:hanging="360"/>
      </w:pPr>
      <w:r>
        <w:t>A.</w:t>
      </w:r>
      <w:r>
        <w:tab/>
      </w:r>
      <w:r>
        <w:rPr>
          <w:u w:val="single"/>
        </w:rPr>
        <w:t>Regulatory Authority and Ethics Committee Review (Institutional Review Board [IRB]/Independent Ethics Committee [IEC])</w:t>
      </w:r>
    </w:p>
    <w:p w14:paraId="49F477D1" w14:textId="77777777" w:rsidR="0074605C" w:rsidRDefault="00526A29">
      <w:pPr>
        <w:pStyle w:val="Paragraph"/>
        <w:ind w:left="720"/>
      </w:pPr>
      <w:r>
        <w:t>All protocols and protocol amendments will be submitted by MSD for regulatory authority acceptance/authorization prior to implementation of the trial or amendment, in compliance with local and/or national regulations.</w:t>
      </w:r>
    </w:p>
    <w:p w14:paraId="42A55F32" w14:textId="77777777" w:rsidR="0074605C" w:rsidRDefault="00526A29">
      <w:pPr>
        <w:pStyle w:val="Paragraph"/>
        <w:ind w:left="720"/>
      </w:pPr>
      <w:r>
        <w:t>The protocol, protocol amendment(s), informed consent form, investigator’s brochure, and other relevant trial documents must be reviewed and approved by an IRB/IEC before being implemented at each site, in compliance with local and/or national regulations and ICH Guidelines. Changes to the protocol that are required urgently to eliminate an immediate hazard and to protect participant safety may be enacted in anticipation of ethics committee approval. MSD will inform regulatory authorities of such new measures to protect participant safety, in compliance with local and/or national regulations.</w:t>
      </w:r>
    </w:p>
    <w:p w14:paraId="5D41EBEF" w14:textId="77777777" w:rsidR="0074605C" w:rsidRDefault="00526A29">
      <w:pPr>
        <w:pStyle w:val="ParagraphBold"/>
        <w:keepNext/>
        <w:spacing w:after="120"/>
        <w:ind w:left="720" w:hanging="360"/>
      </w:pPr>
      <w:r>
        <w:t>B.</w:t>
      </w:r>
      <w:r>
        <w:tab/>
      </w:r>
      <w:r>
        <w:rPr>
          <w:u w:val="single"/>
        </w:rPr>
        <w:t>Safety</w:t>
      </w:r>
    </w:p>
    <w:p w14:paraId="450529CF" w14:textId="77777777" w:rsidR="0074605C" w:rsidRDefault="00526A29">
      <w:pPr>
        <w:pStyle w:val="Paragraph"/>
        <w:ind w:left="720"/>
      </w:pPr>
      <w:r>
        <w:t>The guiding principle in decision-making in clinical trials is that participant welfare is of primary importance. Potential participants will be informed of the risks and benefits of, as well as alternatives to, trial participation. At a minimum, trial designs will take into account the local standard of care.</w:t>
      </w:r>
    </w:p>
    <w:p w14:paraId="7221B8F2" w14:textId="77777777" w:rsidR="0074605C" w:rsidRDefault="00526A29">
      <w:pPr>
        <w:pStyle w:val="Paragraph"/>
        <w:ind w:left="720"/>
      </w:pPr>
      <w:r>
        <w:t xml:space="preserve">All participation in MSD clinical trials is voluntary. Participants enter the trial only after informed consent is obtained. </w:t>
      </w:r>
      <w:ins w:id="3729" w:author="Powell, Deana" w:date="2026-03-05T15:34:00Z" w16du:dateUtc="2026-03-05T20:34:00Z">
        <w:r>
          <w:t>Informed consents include relevant aspects of the trial, such as trial design, anticipated benefits and risks</w:t>
        </w:r>
        <w:r>
          <w:rPr>
            <w:b/>
            <w:bCs/>
          </w:rPr>
          <w:t xml:space="preserve"> </w:t>
        </w:r>
        <w:r>
          <w:t xml:space="preserve">of medical intervention(s), trial setting, and the potential use of technology. </w:t>
        </w:r>
      </w:ins>
      <w:r>
        <w:t>Trial designs include procedures and systems for the identification, monitoring, and reporting of safety concerns. Participants may withdraw from an MSD trial at any time, without any influence on their access to, or receipt of, medical care that may otherwise be available to them.</w:t>
      </w:r>
    </w:p>
    <w:p w14:paraId="12C11873" w14:textId="552BF754" w:rsidR="0074605C" w:rsidRDefault="00526A29">
      <w:pPr>
        <w:pStyle w:val="Paragraph"/>
        <w:ind w:left="720"/>
      </w:pPr>
      <w:r>
        <w:t>During trial planning, the need for an independent Data Monitoring Committee (DMC) is assessed.</w:t>
      </w:r>
      <w:del w:id="3730" w:author="Powell, Deana" w:date="2026-03-05T15:34:00Z" w16du:dateUtc="2026-03-05T20:34:00Z">
        <w:r w:rsidR="00895D30">
          <w:delText xml:space="preserve"> DMC review of data accumulated during the conduct of the trial is integral to the well-being of trial participants.</w:delText>
        </w:r>
      </w:del>
    </w:p>
    <w:p w14:paraId="14D3A30F" w14:textId="77777777" w:rsidR="0074605C" w:rsidRDefault="00526A29">
      <w:pPr>
        <w:pStyle w:val="ParagraphBold"/>
        <w:keepNext/>
        <w:spacing w:after="120"/>
        <w:ind w:left="720" w:hanging="360"/>
      </w:pPr>
      <w:r>
        <w:t>C.</w:t>
      </w:r>
      <w:r>
        <w:tab/>
      </w:r>
      <w:r>
        <w:rPr>
          <w:u w:val="single"/>
        </w:rPr>
        <w:t>Confidentiality</w:t>
      </w:r>
    </w:p>
    <w:p w14:paraId="16234188" w14:textId="77777777" w:rsidR="0074605C" w:rsidRDefault="00526A29">
      <w:pPr>
        <w:pStyle w:val="Paragraph"/>
        <w:ind w:left="720"/>
      </w:pPr>
      <w:r>
        <w:t>MSD is committed to safeguarding participant confidentiality, to the greatest extent possible, as well as all applicable data protection rights. Unless required by law, only the investigator, Sponsor (or individuals acting on behalf of MSD), ethics committee, and/or regulatory authorities will have access to confidential medical records that might identify the participant by name.</w:t>
      </w:r>
    </w:p>
    <w:p w14:paraId="6195B208" w14:textId="77777777" w:rsidR="0074605C" w:rsidRDefault="00526A29">
      <w:pPr>
        <w:pStyle w:val="ParagraphBold"/>
        <w:keepNext/>
        <w:spacing w:after="120"/>
        <w:ind w:left="720" w:hanging="360"/>
      </w:pPr>
      <w:r>
        <w:t>D.</w:t>
      </w:r>
      <w:r>
        <w:tab/>
      </w:r>
      <w:r>
        <w:rPr>
          <w:u w:val="single"/>
        </w:rPr>
        <w:t>Genomic Research</w:t>
      </w:r>
    </w:p>
    <w:p w14:paraId="46DBBC84" w14:textId="77777777" w:rsidR="0074605C" w:rsidRDefault="00526A29">
      <w:pPr>
        <w:pStyle w:val="Paragraph"/>
        <w:ind w:left="720"/>
      </w:pPr>
      <w:r>
        <w:t>Genomic research will only be conducted in accordance with a protocol and informed consent authorized by an ethics committee.</w:t>
      </w:r>
    </w:p>
    <w:p w14:paraId="76DBE519" w14:textId="77777777" w:rsidR="0074605C" w:rsidRDefault="00526A29">
      <w:pPr>
        <w:pStyle w:val="ParagraphBold"/>
        <w:keepNext/>
        <w:spacing w:after="120"/>
        <w:ind w:left="720" w:hanging="360"/>
      </w:pPr>
      <w:r>
        <w:t>E.</w:t>
      </w:r>
      <w:r>
        <w:tab/>
      </w:r>
      <w:r>
        <w:rPr>
          <w:u w:val="single"/>
        </w:rPr>
        <w:t>Trial Results</w:t>
      </w:r>
    </w:p>
    <w:p w14:paraId="6CF0E56B" w14:textId="77777777" w:rsidR="0074605C" w:rsidRDefault="00526A29">
      <w:pPr>
        <w:pStyle w:val="Paragraph"/>
        <w:ind w:left="720"/>
      </w:pPr>
      <w:r>
        <w:t>At the time of providing informed consent and in accordance with local laws and regulations, participants should be informed about the plans for availability of trial results.</w:t>
      </w:r>
    </w:p>
    <w:p w14:paraId="709E2517" w14:textId="77777777" w:rsidR="0074605C" w:rsidRDefault="00526A29">
      <w:pPr>
        <w:pStyle w:val="ParagraphBold"/>
        <w:keepNext/>
        <w:spacing w:after="120"/>
        <w:ind w:left="360" w:hanging="360"/>
      </w:pPr>
      <w:r>
        <w:t>IV.</w:t>
      </w:r>
      <w:r>
        <w:tab/>
      </w:r>
      <w:r>
        <w:rPr>
          <w:u w:val="single"/>
        </w:rPr>
        <w:t>Financial Considerations</w:t>
      </w:r>
    </w:p>
    <w:p w14:paraId="7E01E0DB" w14:textId="77777777" w:rsidR="0074605C" w:rsidRDefault="00526A29">
      <w:pPr>
        <w:pStyle w:val="ParagraphBold"/>
        <w:keepNext/>
        <w:spacing w:after="120"/>
        <w:ind w:left="720" w:hanging="360"/>
      </w:pPr>
      <w:r>
        <w:t>A.</w:t>
      </w:r>
      <w:r>
        <w:tab/>
      </w:r>
      <w:r>
        <w:rPr>
          <w:u w:val="single"/>
        </w:rPr>
        <w:t>Payments to Investigators</w:t>
      </w:r>
    </w:p>
    <w:p w14:paraId="291C3B5A" w14:textId="77777777" w:rsidR="0074605C" w:rsidRDefault="00526A29">
      <w:pPr>
        <w:pStyle w:val="Paragraph"/>
        <w:ind w:left="720"/>
      </w:pPr>
      <w:r>
        <w:t>Clinical trials are time- and labor-intensive. It is MSD’s policy to compensate investigators (or the sponsoring institution) in a fair manner for the work performed in support of MSD trials. MSD does not pay incentives to enroll participants in its trials. However, when enrollment is particularly challenging, additional payments may be made to compensate for the time spent in extra recruiting efforts.</w:t>
      </w:r>
    </w:p>
    <w:p w14:paraId="3B1DC709" w14:textId="77777777" w:rsidR="0074605C" w:rsidRDefault="00526A29">
      <w:pPr>
        <w:pStyle w:val="Paragraph"/>
        <w:ind w:left="720"/>
      </w:pPr>
      <w:r>
        <w:t>MSD does not pay for participant referrals. However, MSD may compensate referring physicians for time spent on medical record review and medical evaluation to identify potentially eligible participants.</w:t>
      </w:r>
    </w:p>
    <w:p w14:paraId="006967DC" w14:textId="77777777" w:rsidR="0074605C" w:rsidRDefault="00526A29">
      <w:pPr>
        <w:pStyle w:val="ParagraphBold"/>
        <w:keepNext/>
        <w:spacing w:after="120"/>
        <w:ind w:left="720" w:hanging="360"/>
      </w:pPr>
      <w:r>
        <w:t>B.</w:t>
      </w:r>
      <w:r>
        <w:tab/>
      </w:r>
      <w:r>
        <w:rPr>
          <w:u w:val="single"/>
        </w:rPr>
        <w:t>Clinical Research Funding</w:t>
      </w:r>
    </w:p>
    <w:p w14:paraId="66C21040" w14:textId="77777777" w:rsidR="0074605C" w:rsidRDefault="00526A29">
      <w:pPr>
        <w:pStyle w:val="Paragraph"/>
        <w:ind w:left="720"/>
      </w:pPr>
      <w:r>
        <w:t>Informed consent forms will disclose that the trial is sponsored by MSD, and that the investigator or sponsoring institution is being paid or provided a grant for performing the trial. However, the local ethics committee may wish to alter the wording of the disclosure statement to be consistent with financial practices at that institution. As noted above, all publications resulting from MSD trials will indicate MSD as a source of funding.</w:t>
      </w:r>
    </w:p>
    <w:p w14:paraId="3DF66355" w14:textId="77777777" w:rsidR="0074605C" w:rsidRDefault="00526A29">
      <w:pPr>
        <w:pStyle w:val="ParagraphBold"/>
        <w:keepNext/>
        <w:spacing w:after="120"/>
        <w:ind w:left="720" w:hanging="360"/>
      </w:pPr>
      <w:r>
        <w:t>C.</w:t>
      </w:r>
      <w:r>
        <w:tab/>
      </w:r>
      <w:r>
        <w:rPr>
          <w:u w:val="single"/>
        </w:rPr>
        <w:t>Funding for Travel and Other Requests</w:t>
      </w:r>
    </w:p>
    <w:p w14:paraId="304D9450" w14:textId="12BC2D61" w:rsidR="0074605C" w:rsidRDefault="00526A29">
      <w:pPr>
        <w:pStyle w:val="Paragraph"/>
        <w:ind w:left="720"/>
      </w:pPr>
      <w:r>
        <w:t>Funding of travel by investigators and support staff (e</w:t>
      </w:r>
      <w:r w:rsidR="00BC756F">
        <w:t>g</w:t>
      </w:r>
      <w:r>
        <w:t xml:space="preserve">, to scientific meetings, investigator meetings, </w:t>
      </w:r>
      <w:r w:rsidR="00EE1C59">
        <w:t>etc</w:t>
      </w:r>
      <w:del w:id="3731" w:author="Powell, Deana" w:date="2026-03-05T15:34:00Z" w16du:dateUtc="2026-03-05T20:34:00Z">
        <w:r w:rsidR="00895D30">
          <w:delText>)</w:delText>
        </w:r>
      </w:del>
      <w:ins w:id="3732" w:author="Powell, Deana" w:date="2026-03-05T15:34:00Z" w16du:dateUtc="2026-03-05T20:34:00Z">
        <w:r w:rsidR="00EE1C59">
          <w:t>.</w:t>
        </w:r>
        <w:r>
          <w:t>)</w:t>
        </w:r>
      </w:ins>
      <w:r>
        <w:t xml:space="preserve"> will be consistent with local guidelines and practices.</w:t>
      </w:r>
    </w:p>
    <w:p w14:paraId="2B3F9223" w14:textId="77777777" w:rsidR="0074605C" w:rsidRDefault="00526A29">
      <w:pPr>
        <w:pStyle w:val="ParagraphBold"/>
        <w:keepNext/>
        <w:spacing w:after="120"/>
        <w:ind w:left="360" w:hanging="360"/>
      </w:pPr>
      <w:r>
        <w:t>V.</w:t>
      </w:r>
      <w:r>
        <w:tab/>
      </w:r>
      <w:r>
        <w:rPr>
          <w:u w:val="single"/>
        </w:rPr>
        <w:t>Investigator Commitment</w:t>
      </w:r>
    </w:p>
    <w:p w14:paraId="40D610B9" w14:textId="77777777" w:rsidR="0074605C" w:rsidRDefault="00526A29">
      <w:pPr>
        <w:pStyle w:val="Paragraph"/>
        <w:ind w:left="360"/>
      </w:pPr>
      <w:r>
        <w:t>Investigators will be expected to review MSD’s Code of Conduct as an appendix to the trial protocol, and in signing the protocol, agree to support these ethical and scientific standards.</w:t>
      </w:r>
    </w:p>
    <w:p w14:paraId="6F4C5209" w14:textId="77777777" w:rsidR="00EE328F" w:rsidRPr="00EE328F" w:rsidRDefault="00526A29" w:rsidP="009C46EC">
      <w:pPr>
        <w:pStyle w:val="Heading3"/>
      </w:pPr>
      <w:bookmarkStart w:id="3733" w:name="_Toc212097114"/>
      <w:bookmarkStart w:id="3734" w:name="_Toc140132544"/>
      <w:r w:rsidRPr="00EE328F">
        <w:t>Financial Disclosure</w:t>
      </w:r>
      <w:bookmarkEnd w:id="3733"/>
      <w:bookmarkEnd w:id="3734"/>
    </w:p>
    <w:p w14:paraId="5DF41263" w14:textId="77777777" w:rsidR="005C62BE" w:rsidRPr="009E105C" w:rsidRDefault="00526A29" w:rsidP="009E105C">
      <w:pPr>
        <w:pStyle w:val="Paragraph"/>
      </w:pPr>
      <w:r w:rsidRPr="009E105C">
        <w:t>Financial disclosure requirements are outlined in the US Food and Drug Administration Regulations, Financial Disclosure by Clinical Investigators (21 CFR Part 54). It is the Sponsor’s responsibility to determine, based on these regulations, whether a request for financial disclosure information is required. It is the investigator’s/subinvestigator’s responsibility to comply with any such request.</w:t>
      </w:r>
    </w:p>
    <w:p w14:paraId="76484CAD" w14:textId="5825B03D" w:rsidR="005C62BE" w:rsidRDefault="00526A29" w:rsidP="009E105C">
      <w:pPr>
        <w:pStyle w:val="Paragraph"/>
      </w:pPr>
      <w:r w:rsidRPr="009E105C">
        <w:t xml:space="preserve">The investigator/subinvestigator(s) agree, if requested by the Sponsor in accordance with 21 CFR Part 54, to provide </w:t>
      </w:r>
      <w:del w:id="3735" w:author="Powell, Deana" w:date="2026-03-05T15:34:00Z" w16du:dateUtc="2026-03-05T20:34:00Z">
        <w:r w:rsidR="00895D30" w:rsidRPr="009E105C">
          <w:delText>his/her</w:delText>
        </w:r>
      </w:del>
      <w:ins w:id="3736" w:author="Powell, Deana" w:date="2026-03-05T15:34:00Z" w16du:dateUtc="2026-03-05T20:34:00Z">
        <w:r>
          <w:t>their</w:t>
        </w:r>
      </w:ins>
      <w:r w:rsidRPr="009E105C">
        <w:t xml:space="preserve"> financial interests in and/or arrangements with the Sponsor to allow for the submission of complete and accurate certification and disclosure statements. The investigator/subinvestigator(s) further agree to provide this information on a Certification/Disclosure Form, frequently known as a financial disclosure form, provided by the Sponsor. The investigator/subinvestigator(s) also consent to the transmission of this information to the Sponsor in the United States for these purposes. This may involve the transmission of information to countries that do not have laws protecting personal data.</w:t>
      </w:r>
    </w:p>
    <w:p w14:paraId="4EB270C6" w14:textId="77777777" w:rsidR="00EE328F" w:rsidRPr="00EE328F" w:rsidRDefault="00526A29" w:rsidP="009C46EC">
      <w:pPr>
        <w:pStyle w:val="Heading3"/>
      </w:pPr>
      <w:bookmarkStart w:id="3737" w:name="_Toc212097115"/>
      <w:bookmarkStart w:id="3738" w:name="_Toc140132545"/>
      <w:r w:rsidRPr="00EE328F">
        <w:t>Data Protection</w:t>
      </w:r>
      <w:bookmarkEnd w:id="3737"/>
      <w:bookmarkEnd w:id="3738"/>
    </w:p>
    <w:p w14:paraId="2E9D335F" w14:textId="77777777" w:rsidR="005C62BE" w:rsidRPr="00C52E6F" w:rsidRDefault="00526A29" w:rsidP="006A1FBE">
      <w:pPr>
        <w:pStyle w:val="Paragraph"/>
      </w:pPr>
      <w:r w:rsidRPr="00C52E6F">
        <w:t>The Sponsor will conduct this study in compliance with all applicable data protection regulations.</w:t>
      </w:r>
    </w:p>
    <w:p w14:paraId="5FC89C60" w14:textId="77777777" w:rsidR="005C62BE" w:rsidRPr="00C52E6F" w:rsidRDefault="00526A29" w:rsidP="006A1FBE">
      <w:pPr>
        <w:pStyle w:val="Paragraph"/>
      </w:pPr>
      <w:r w:rsidRPr="00C52E6F">
        <w:t xml:space="preserve">Participants will be assigned a unique identifier by the Sponsor. Any participant records or datasets that are transferred to the Sponsor will contain the identifier only; participant names or any </w:t>
      </w:r>
      <w:r>
        <w:t>i</w:t>
      </w:r>
      <w:r w:rsidRPr="00C52E6F">
        <w:t>nformation that would make the participant identifiable will not be transferred.</w:t>
      </w:r>
    </w:p>
    <w:p w14:paraId="2E23F90D" w14:textId="38E6F15F" w:rsidR="005C62BE" w:rsidRPr="00C52E6F" w:rsidRDefault="00526A29" w:rsidP="006A1FBE">
      <w:pPr>
        <w:pStyle w:val="Paragraph"/>
      </w:pPr>
      <w:r w:rsidRPr="00C52E6F">
        <w:t xml:space="preserve">The participant must be informed that </w:t>
      </w:r>
      <w:del w:id="3739" w:author="Powell, Deana" w:date="2026-03-05T15:34:00Z" w16du:dateUtc="2026-03-05T20:34:00Z">
        <w:r w:rsidR="00895D30" w:rsidRPr="00C52E6F">
          <w:delText>his/her</w:delText>
        </w:r>
      </w:del>
      <w:ins w:id="3740" w:author="Powell, Deana" w:date="2026-03-05T15:34:00Z" w16du:dateUtc="2026-03-05T20:34:00Z">
        <w:r>
          <w:t>their</w:t>
        </w:r>
      </w:ins>
      <w:r w:rsidRPr="00C52E6F">
        <w:t xml:space="preserve"> personal study-related data will be used by the Sponsor in accordance with local data protection law. The level of disclosure must also be explained to the participant.</w:t>
      </w:r>
    </w:p>
    <w:p w14:paraId="351629F6" w14:textId="0EC6A1DB" w:rsidR="005C62BE" w:rsidRDefault="00526A29" w:rsidP="006A1FBE">
      <w:pPr>
        <w:pStyle w:val="Paragraph"/>
      </w:pPr>
      <w:r w:rsidRPr="00C52E6F">
        <w:t xml:space="preserve">The participant must be informed that </w:t>
      </w:r>
      <w:del w:id="3741" w:author="Powell, Deana" w:date="2026-03-05T15:34:00Z" w16du:dateUtc="2026-03-05T20:34:00Z">
        <w:r w:rsidR="00895D30" w:rsidRPr="00C52E6F">
          <w:delText>his/her</w:delText>
        </w:r>
      </w:del>
      <w:ins w:id="3742" w:author="Powell, Deana" w:date="2026-03-05T15:34:00Z" w16du:dateUtc="2026-03-05T20:34:00Z">
        <w:r>
          <w:t>their</w:t>
        </w:r>
      </w:ins>
      <w:r w:rsidRPr="00C52E6F">
        <w:t xml:space="preserve"> medical records may be examined by Clinical Quality Assurance auditors or other authorized personnel appointed by the Sponsor, by appropriate IRB/IEC members, and by inspectors from regulatory authorities.</w:t>
      </w:r>
    </w:p>
    <w:p w14:paraId="2E548BB9" w14:textId="77777777" w:rsidR="005C62BE" w:rsidRDefault="00526A29" w:rsidP="006A1FBE">
      <w:pPr>
        <w:pStyle w:val="Paragraph"/>
        <w:rPr>
          <w:ins w:id="3743" w:author="Powell, Deana" w:date="2026-03-05T15:34:00Z" w16du:dateUtc="2026-03-05T20:34:00Z"/>
        </w:rPr>
      </w:pPr>
      <w:ins w:id="3744" w:author="Powell, Deana" w:date="2026-03-05T15:34:00Z" w16du:dateUtc="2026-03-05T20:34:00Z">
        <w:r w:rsidRPr="009063A5">
          <w:t>The Sponsor has EU-approved Binding Corporate Rules since 2017, covering all aspects of its Global Privacy Program (Corporate Policy 20), and is self-certified pursuant to the EU-US Data Privacy Framework.</w:t>
        </w:r>
      </w:ins>
    </w:p>
    <w:p w14:paraId="7C810B60" w14:textId="77777777" w:rsidR="005C62BE" w:rsidRDefault="00526A29" w:rsidP="005C62BE">
      <w:pPr>
        <w:pStyle w:val="Heading4"/>
        <w:numPr>
          <w:ilvl w:val="3"/>
          <w:numId w:val="4"/>
        </w:numPr>
        <w:tabs>
          <w:tab w:val="left" w:pos="1200"/>
        </w:tabs>
      </w:pPr>
      <w:bookmarkStart w:id="3745" w:name="_Toc212097116"/>
      <w:bookmarkStart w:id="3746" w:name="_Toc140132546"/>
      <w:r w:rsidRPr="00A757AF">
        <w:t>Confidentiality of Data</w:t>
      </w:r>
      <w:bookmarkEnd w:id="3745"/>
      <w:bookmarkEnd w:id="3746"/>
    </w:p>
    <w:p w14:paraId="7D9E538A" w14:textId="77777777" w:rsidR="005C62BE" w:rsidRDefault="00526A29" w:rsidP="00A757AF">
      <w:pPr>
        <w:pStyle w:val="Paragraph"/>
      </w:pPr>
      <w:r w:rsidRPr="00A757AF">
        <w:t>By signing this protocol, the investigator affirms to the Sponsor that information furnished to the investigator by the Sponsor will be maintained in confidence, and such information will be divulged to the IRB, IEC, or similar or expert committee</w:t>
      </w:r>
      <w:r>
        <w:t>,</w:t>
      </w:r>
      <w:r w:rsidRPr="00A757AF">
        <w:t xml:space="preserve"> affiliated institution</w:t>
      </w:r>
      <w:r>
        <w:t>,</w:t>
      </w:r>
      <w:r w:rsidRPr="00A757AF">
        <w:t xml:space="preserve"> and employees, only under an appropriate understanding of confidentiality with such board or committee, affiliated institution</w:t>
      </w:r>
      <w:r>
        <w:t>,</w:t>
      </w:r>
      <w:r w:rsidRPr="00A757AF">
        <w:t xml:space="preserve"> and employees. Data generated by this study will be considered confidential by the investigator, except to the extent that it is included in a publication as provided in the Publications section of this protocol.</w:t>
      </w:r>
    </w:p>
    <w:p w14:paraId="3DF7C41A" w14:textId="77777777" w:rsidR="005C62BE" w:rsidRDefault="00526A29" w:rsidP="005C62BE">
      <w:pPr>
        <w:pStyle w:val="Heading4"/>
        <w:numPr>
          <w:ilvl w:val="3"/>
          <w:numId w:val="4"/>
        </w:numPr>
        <w:tabs>
          <w:tab w:val="left" w:pos="1200"/>
        </w:tabs>
      </w:pPr>
      <w:bookmarkStart w:id="3747" w:name="_Toc212097117"/>
      <w:bookmarkStart w:id="3748" w:name="_Toc140132547"/>
      <w:r w:rsidRPr="00A757AF">
        <w:t>Confidentiality of Participant Records</w:t>
      </w:r>
      <w:bookmarkEnd w:id="3747"/>
      <w:bookmarkEnd w:id="3748"/>
    </w:p>
    <w:p w14:paraId="652AF3BB" w14:textId="77777777" w:rsidR="005C62BE" w:rsidRDefault="00526A29" w:rsidP="00A757AF">
      <w:pPr>
        <w:pStyle w:val="Paragraph"/>
      </w:pPr>
      <w:r>
        <w:t>By signing this protocol, the investigator agrees that the Sponsor (or Sponsor representative), IRB/IEC, or regulatory authority representatives may consult and/or copy study documents to verify worksheet/CRF data. By signing the consent form, the participant agrees to this process. If study documents will be photocopied during the process of verifying worksheet/CRF information, the participant will be identified by unique code only; full names/initials will be masked before transmission to the Sponsor.</w:t>
      </w:r>
    </w:p>
    <w:p w14:paraId="3BD5486A" w14:textId="77777777" w:rsidR="005C62BE" w:rsidRDefault="00526A29" w:rsidP="00A757AF">
      <w:pPr>
        <w:pStyle w:val="Paragraph"/>
      </w:pPr>
      <w:r>
        <w:t>By signing this protocol, the investigator agrees to treat all participant data used and disclosed in connection with this study in accordance with all applicable privacy laws, rules, and regulations.</w:t>
      </w:r>
    </w:p>
    <w:p w14:paraId="0047F18A" w14:textId="77777777" w:rsidR="005C62BE" w:rsidRDefault="00526A29" w:rsidP="005C62BE">
      <w:pPr>
        <w:pStyle w:val="Heading4"/>
        <w:numPr>
          <w:ilvl w:val="3"/>
          <w:numId w:val="4"/>
        </w:numPr>
        <w:tabs>
          <w:tab w:val="left" w:pos="1200"/>
        </w:tabs>
      </w:pPr>
      <w:bookmarkStart w:id="3749" w:name="_Toc212097118"/>
      <w:bookmarkStart w:id="3750" w:name="_Toc140132548"/>
      <w:r w:rsidRPr="00A757AF">
        <w:t>Confidentiality of IRB/IEC Information</w:t>
      </w:r>
      <w:bookmarkEnd w:id="3749"/>
      <w:bookmarkEnd w:id="3750"/>
    </w:p>
    <w:p w14:paraId="0DAC5884" w14:textId="58084417" w:rsidR="005C62BE" w:rsidRPr="00A757AF" w:rsidRDefault="00526A29" w:rsidP="00A757AF">
      <w:pPr>
        <w:pStyle w:val="Paragraph"/>
      </w:pPr>
      <w:r w:rsidRPr="00A757AF">
        <w:t>The Sponsor is required to record the name and address of each IRB/IEC that reviews and approves this study. The Sponsor is also required to document that each IRB/IEC meets regulatory and ICH GCP requirements by requesting and maintaining records of the names and qualifications of the IRB/IEC members and to make these records available for regulatory agency review upon request by those agencies.</w:t>
      </w:r>
    </w:p>
    <w:p w14:paraId="27CC6B6A" w14:textId="77777777" w:rsidR="00EE328F" w:rsidRPr="00EE328F" w:rsidRDefault="008F7EB8" w:rsidP="009C46EC">
      <w:pPr>
        <w:pStyle w:val="Heading3"/>
      </w:pPr>
      <w:bookmarkStart w:id="3751" w:name="_Toc212097119"/>
      <w:bookmarkStart w:id="3752" w:name="_Toc140132549"/>
      <w:r w:rsidRPr="00EE328F">
        <w:t>Committees Structure</w:t>
      </w:r>
      <w:bookmarkEnd w:id="3751"/>
      <w:bookmarkEnd w:id="3752"/>
    </w:p>
    <w:p w14:paraId="68418278" w14:textId="77777777" w:rsidR="0074605C" w:rsidRDefault="00526A29">
      <w:pPr>
        <w:pStyle w:val="Heading4"/>
      </w:pPr>
      <w:bookmarkStart w:id="3753" w:name="_Toc212097120"/>
      <w:bookmarkStart w:id="3754" w:name="_Toc140132550"/>
      <w:r>
        <w:t>Executive Oversight Committee</w:t>
      </w:r>
      <w:bookmarkEnd w:id="3753"/>
      <w:bookmarkEnd w:id="3754"/>
    </w:p>
    <w:p w14:paraId="343721F1" w14:textId="77777777" w:rsidR="0074605C" w:rsidRDefault="00526A29" w:rsidP="008867B3">
      <w:pPr>
        <w:pStyle w:val="Paragraph"/>
        <w:rPr>
          <w:rFonts w:eastAsia="Times New Roman"/>
        </w:rPr>
      </w:pPr>
      <w:r>
        <w:t>The EOC is comprised of members of Sponsor Senior Management. The EOC will receive and decide on any recommendations made by the eDMC regarding the study.</w:t>
      </w:r>
    </w:p>
    <w:p w14:paraId="421DE70E" w14:textId="77777777" w:rsidR="0074605C" w:rsidRDefault="00526A29">
      <w:pPr>
        <w:pStyle w:val="Heading4"/>
      </w:pPr>
      <w:bookmarkStart w:id="3755" w:name="_Toc212097121"/>
      <w:bookmarkStart w:id="3756" w:name="_Toc140132551"/>
      <w:r>
        <w:t>External Data Monitoring Committee</w:t>
      </w:r>
      <w:bookmarkEnd w:id="3755"/>
      <w:bookmarkEnd w:id="3756"/>
    </w:p>
    <w:p w14:paraId="1035C906" w14:textId="77777777" w:rsidR="0074605C" w:rsidRDefault="00526A29" w:rsidP="008867B3">
      <w:pPr>
        <w:pStyle w:val="Paragraph"/>
      </w:pPr>
      <w:r>
        <w:t>To supplement the routine study monitoring outlined in this protocol, an external DMC will monitor the interim data from this study. The voting members of the committee are external to the Sponsor. The members of the DMC must not be involved with the study in any other way (eg, they cannot be study investigators) and must have no competing interests that could affect their roles with respect to the study.</w:t>
      </w:r>
    </w:p>
    <w:p w14:paraId="7A6DA2D9" w14:textId="77777777" w:rsidR="0074605C" w:rsidRDefault="00526A29" w:rsidP="008867B3">
      <w:pPr>
        <w:pStyle w:val="Paragraph"/>
      </w:pPr>
      <w:r>
        <w:t>The DMC will make recommendations to the EOC regarding steps to ensure both participant safety and the continued ethical integrity of the study. Also, the DMC will review interim study results, consider the overall risk and benefit to study participants (Section 9.7 Interim Analyses) and recommend to the EOC whether the study should continue in accordance with the protocol.</w:t>
      </w:r>
    </w:p>
    <w:p w14:paraId="5B0D5D76" w14:textId="77777777" w:rsidR="0074605C" w:rsidRDefault="00526A29" w:rsidP="008867B3">
      <w:pPr>
        <w:pStyle w:val="Paragraph"/>
      </w:pPr>
      <w:r>
        <w:t>Specific details regarding composition, responsibilities, and governance, including the roles and responsibilities of the various members and the Sponsor protocol team; meeting facilitation; the study governance structure; and requirements for and proper documentation of DMC reports, minutes, and recommendations will be described in the DMC charter that is reviewed and approved by all the DMC members.</w:t>
      </w:r>
    </w:p>
    <w:p w14:paraId="2AC750CF" w14:textId="77777777" w:rsidR="00EE328F" w:rsidRPr="00EE328F" w:rsidRDefault="00526A29" w:rsidP="009C46EC">
      <w:pPr>
        <w:pStyle w:val="Heading3"/>
      </w:pPr>
      <w:bookmarkStart w:id="3757" w:name="_Toc212097122"/>
      <w:bookmarkStart w:id="3758" w:name="_Toc140132552"/>
      <w:r w:rsidRPr="00EE328F">
        <w:t>Publication Policy</w:t>
      </w:r>
      <w:bookmarkEnd w:id="3757"/>
      <w:bookmarkEnd w:id="3758"/>
    </w:p>
    <w:p w14:paraId="3B73DFFA" w14:textId="77777777" w:rsidR="005C62BE" w:rsidRPr="003072D7" w:rsidRDefault="00526A29" w:rsidP="003072D7">
      <w:pPr>
        <w:pStyle w:val="Paragraph"/>
      </w:pPr>
      <w:r w:rsidRPr="003072D7">
        <w:t>The results of this study may be published or presented at scientific meetings. The Sponsor will comply with the requirements for publication of study results. In accordance with standard editorial and ethical practice, the Sponsor will generally support publication of multicenter studies only in their entirety and not as individual site data. In this case, a coordinating investigator will be designated by mutual agreement.</w:t>
      </w:r>
    </w:p>
    <w:p w14:paraId="67645E4C" w14:textId="77777777" w:rsidR="005C62BE" w:rsidRPr="003072D7" w:rsidRDefault="00526A29" w:rsidP="003072D7">
      <w:pPr>
        <w:pStyle w:val="Paragraph"/>
      </w:pPr>
      <w:r w:rsidRPr="003072D7">
        <w:t>If publication activity is not directed by the Sponsor, the investigator agrees to submit all manuscripts or abstracts to the Sponsor before submission. This allows the Sponsor to protect proprietary information and to provide comments.</w:t>
      </w:r>
    </w:p>
    <w:p w14:paraId="7883BE09" w14:textId="50291480" w:rsidR="005C62BE" w:rsidRPr="00FE75A9" w:rsidRDefault="00526A29" w:rsidP="003072D7">
      <w:pPr>
        <w:pStyle w:val="Paragraph"/>
      </w:pPr>
      <w:r w:rsidRPr="003072D7">
        <w:t>Authorship will be determined by mutual agreement and in line with ICMJE authorship requirements.</w:t>
      </w:r>
    </w:p>
    <w:p w14:paraId="711E62B1" w14:textId="77777777" w:rsidR="00EE328F" w:rsidRPr="00EE328F" w:rsidRDefault="00526A29" w:rsidP="009C46EC">
      <w:pPr>
        <w:pStyle w:val="Heading3"/>
      </w:pPr>
      <w:bookmarkStart w:id="3759" w:name="_Toc212097123"/>
      <w:bookmarkStart w:id="3760" w:name="_Toc140132553"/>
      <w:r w:rsidRPr="00EE328F">
        <w:t>Compliance with Study Registration and Results Posting Requirements</w:t>
      </w:r>
      <w:bookmarkEnd w:id="3759"/>
      <w:bookmarkEnd w:id="3760"/>
    </w:p>
    <w:p w14:paraId="35BD1138" w14:textId="1B09FABA" w:rsidR="0074605C" w:rsidRDefault="00526A29">
      <w:pPr>
        <w:pStyle w:val="Paragraph"/>
      </w:pPr>
      <w:r>
        <w:t xml:space="preserve">Under the terms of the FDAAA of 2007 and the EMA </w:t>
      </w:r>
      <w:del w:id="3761" w:author="Powell, Deana" w:date="2026-03-05T15:34:00Z" w16du:dateUtc="2026-03-05T20:34:00Z">
        <w:r w:rsidR="00895D30">
          <w:delText>clinical trial Directive 2001/20/EC</w:delText>
        </w:r>
      </w:del>
      <w:ins w:id="3762" w:author="Powell, Deana" w:date="2026-03-05T15:34:00Z" w16du:dateUtc="2026-03-05T20:34:00Z">
        <w:r w:rsidR="0091191C">
          <w:t>C</w:t>
        </w:r>
        <w:r>
          <w:t xml:space="preserve">linical </w:t>
        </w:r>
        <w:r w:rsidR="0091191C">
          <w:t>T</w:t>
        </w:r>
        <w:r>
          <w:t>rials Regulation 536/2014</w:t>
        </w:r>
      </w:ins>
      <w:r>
        <w:t xml:space="preserve">, the Sponsor of the study is solely responsible for determining whether the study and its results are subject to the requirements for submission to http://www.clinicaltrials.gov, www.clinicaltrialsregister.eu, </w:t>
      </w:r>
      <w:ins w:id="3763" w:author="Powell, Deana" w:date="2026-03-05T15:34:00Z" w16du:dateUtc="2026-03-05T20:34:00Z">
        <w:r>
          <w:t xml:space="preserve">https://euclinicaltrials.eu, </w:t>
        </w:r>
      </w:ins>
      <w:r>
        <w:t xml:space="preserve">or other local registries. MSD, as Sponsor of this study, will review this protocol and submit the information necessary to fulfill these requirements. </w:t>
      </w:r>
      <w:ins w:id="3764" w:author="Powell, Deana" w:date="2026-03-05T15:34:00Z" w16du:dateUtc="2026-03-05T20:34:00Z">
        <w:r>
          <w:t xml:space="preserve">For studies conducted under the EMA Clinical Trials Regulation 536/2014, a summary of the study results will be submitted in compliance with the </w:t>
        </w:r>
        <w:r w:rsidR="0091191C">
          <w:t>R</w:t>
        </w:r>
        <w:r>
          <w:t>egulation</w:t>
        </w:r>
        <w:r w:rsidR="0091191C">
          <w:t>.</w:t>
        </w:r>
        <w:r>
          <w:rPr>
            <w:b/>
            <w:bCs/>
          </w:rPr>
          <w:t xml:space="preserve"> </w:t>
        </w:r>
      </w:ins>
      <w:r>
        <w:t xml:space="preserve">MSD entries are not limited to FDAAA or the EMA </w:t>
      </w:r>
      <w:del w:id="3765" w:author="Powell, Deana" w:date="2026-03-05T15:34:00Z" w16du:dateUtc="2026-03-05T20:34:00Z">
        <w:r w:rsidR="00895D30">
          <w:delText>clinical trials directive</w:delText>
        </w:r>
      </w:del>
      <w:ins w:id="3766" w:author="Powell, Deana" w:date="2026-03-05T15:34:00Z" w16du:dateUtc="2026-03-05T20:34:00Z">
        <w:r w:rsidR="0091191C">
          <w:t>C</w:t>
        </w:r>
        <w:r>
          <w:t xml:space="preserve">linical </w:t>
        </w:r>
        <w:r w:rsidR="0091191C">
          <w:t>T</w:t>
        </w:r>
        <w:r>
          <w:t>rials Regulation 536/2014</w:t>
        </w:r>
      </w:ins>
      <w:r>
        <w:t xml:space="preserve"> mandated trials. Information posted will allow participants to identify potentially appropriate studies for their disease conditions and pursue participation by calling a central contact number for further information on appropriate study locations and study-site contact information.</w:t>
      </w:r>
    </w:p>
    <w:p w14:paraId="314A60FE" w14:textId="68E47860" w:rsidR="0074605C" w:rsidRDefault="00526A29">
      <w:pPr>
        <w:pStyle w:val="Paragraph"/>
      </w:pPr>
      <w:r>
        <w:t xml:space="preserve">By signing this protocol, the investigator acknowledges that the statutory obligations under FDAAA, the EMA clinical trials </w:t>
      </w:r>
      <w:del w:id="3767" w:author="Powell, Deana" w:date="2026-03-05T15:34:00Z" w16du:dateUtc="2026-03-05T20:34:00Z">
        <w:r w:rsidR="00895D30">
          <w:delText>directive</w:delText>
        </w:r>
      </w:del>
      <w:ins w:id="3768" w:author="Powell, Deana" w:date="2026-03-05T15:34:00Z" w16du:dateUtc="2026-03-05T20:34:00Z">
        <w:r>
          <w:t>Regulation 536/2014</w:t>
        </w:r>
      </w:ins>
      <w:r>
        <w:t>, or other locally mandated registries are that of the Sponsor and agrees not to submit any information about this study or its results to those registries.</w:t>
      </w:r>
    </w:p>
    <w:p w14:paraId="0D77CD56" w14:textId="77777777" w:rsidR="00EE328F" w:rsidRPr="00EE328F" w:rsidRDefault="00526A29" w:rsidP="009C46EC">
      <w:pPr>
        <w:pStyle w:val="Heading3"/>
      </w:pPr>
      <w:bookmarkStart w:id="3769" w:name="_Toc212097124"/>
      <w:bookmarkStart w:id="3770" w:name="_Toc140132554"/>
      <w:r w:rsidRPr="00EE328F">
        <w:t>Compliance with Law, Audit, and Debarment</w:t>
      </w:r>
      <w:bookmarkEnd w:id="3769"/>
      <w:bookmarkEnd w:id="3770"/>
    </w:p>
    <w:p w14:paraId="480D26A5" w14:textId="77777777" w:rsidR="005C62BE" w:rsidRPr="00D03846" w:rsidRDefault="00526A29" w:rsidP="00D03846">
      <w:pPr>
        <w:pStyle w:val="Paragraph"/>
      </w:pPr>
      <w:r w:rsidRPr="00D03846">
        <w:t>By signing this protocol, the investigator agrees to conduct the study in an efficient and diligent manner and in conformance with this protocol</w:t>
      </w:r>
      <w:r>
        <w:t>,</w:t>
      </w:r>
      <w:r w:rsidRPr="00D03846">
        <w:t xml:space="preserve"> generally accepted standards of GCP (eg, ICH GCP: Consolidated Guideline and other generally accepted standards of GCP)</w:t>
      </w:r>
      <w:r>
        <w:t>,</w:t>
      </w:r>
      <w:r w:rsidRPr="00D03846">
        <w:t xml:space="preserve"> and all applicable federal, state</w:t>
      </w:r>
      <w:r>
        <w:t>,</w:t>
      </w:r>
      <w:r w:rsidRPr="00D03846">
        <w:t xml:space="preserve"> and local laws, rules</w:t>
      </w:r>
      <w:r>
        <w:t>,</w:t>
      </w:r>
      <w:r w:rsidRPr="00D03846">
        <w:t xml:space="preserve"> and regulations relating to the conduct of the clinical study.</w:t>
      </w:r>
    </w:p>
    <w:p w14:paraId="3B906FF1" w14:textId="77777777" w:rsidR="005C62BE" w:rsidRPr="00D03846" w:rsidRDefault="00526A29" w:rsidP="00D03846">
      <w:pPr>
        <w:pStyle w:val="Paragraph"/>
      </w:pPr>
      <w:r w:rsidRPr="00D03846">
        <w:t>The Code of Conduct, a collection of goals and considerations that govern the ethical and scientific conduct of clinical investigations sponsored by MSD, is provided in this appendix under the Code of Conduct for Clinical Trials.</w:t>
      </w:r>
    </w:p>
    <w:p w14:paraId="2F234EE3" w14:textId="77777777" w:rsidR="005C62BE" w:rsidRPr="00D03846" w:rsidRDefault="00526A29" w:rsidP="00D03846">
      <w:pPr>
        <w:pStyle w:val="Paragraph"/>
      </w:pPr>
      <w:r w:rsidRPr="00D03846">
        <w:t>The investigator agrees not to seek reimbursement from participants, their insurance providers, or from government programs for procedures included as part of the study reimbursed to the investigator by the Sponsor.</w:t>
      </w:r>
    </w:p>
    <w:p w14:paraId="7896283D" w14:textId="77777777" w:rsidR="005C62BE" w:rsidRPr="00D03846" w:rsidRDefault="00526A29" w:rsidP="00D03846">
      <w:pPr>
        <w:pStyle w:val="Paragraph"/>
      </w:pPr>
      <w:r w:rsidRPr="00D03846">
        <w:t>The investigator will promptly inform the Sponsor of any regulatory authority inspection conducted for this study.</w:t>
      </w:r>
    </w:p>
    <w:p w14:paraId="33929AD5" w14:textId="77777777" w:rsidR="005C62BE" w:rsidRPr="00D03846" w:rsidRDefault="00526A29" w:rsidP="00D03846">
      <w:pPr>
        <w:pStyle w:val="Paragraph"/>
      </w:pPr>
      <w:r w:rsidRPr="00D03846">
        <w:t>The investigator agrees to provide the Sponsor with relevant information from inspection observations/findings to allow the Sponsor to assist in responding to any citations resulting from regulatory authority inspection and will provide the Sponsor with a copy of the proposed response for consultation before submission to the regulatory authority.</w:t>
      </w:r>
    </w:p>
    <w:p w14:paraId="1A4A9BCC" w14:textId="77777777" w:rsidR="005C62BE" w:rsidRDefault="00526A29" w:rsidP="00D03846">
      <w:pPr>
        <w:pStyle w:val="Paragraph"/>
      </w:pPr>
      <w:r w:rsidRPr="00D03846">
        <w:t>Persons debarred from conducting or working on clinical studies by any court or regulatory authority will not be allowed to conduct or work on this Sponsor’s studies. The investigator will immediately disclose in writing to the Sponsor if any person who is involved in conducting the study is debarred or if any proceeding for debarment is pending or, to the best of the investigator’s knowledge, threatened.</w:t>
      </w:r>
    </w:p>
    <w:p w14:paraId="45DF5BDC" w14:textId="53044CCA" w:rsidR="005C62BE" w:rsidRPr="00FE75A9" w:rsidRDefault="00526A29" w:rsidP="00D03846">
      <w:pPr>
        <w:pStyle w:val="Paragraph"/>
      </w:pPr>
      <w:r w:rsidRPr="00552C50">
        <w:t>For investigators located in countries with serious breach reporting requirements, investigator will promptly report to the Sponsor any serious breach or suspected serious breach that occurs in compliance with those requirements. Unless more specifically defined in the applicable requirements, a serious breach is any breach of the applicable clinical trial regulation or of the clinical trial protocol which is likely to affect to a significant degree: (i) the safety or rights of a trial participant, or (ii) the reliability and robustness of the data generated in the clinical trial</w:t>
      </w:r>
      <w:r>
        <w:t>.</w:t>
      </w:r>
    </w:p>
    <w:p w14:paraId="24D3E57C" w14:textId="77777777" w:rsidR="00EE328F" w:rsidRPr="00EE328F" w:rsidRDefault="00526A29" w:rsidP="00C96461">
      <w:pPr>
        <w:pStyle w:val="Heading3"/>
      </w:pPr>
      <w:bookmarkStart w:id="3771" w:name="_Toc212097125"/>
      <w:bookmarkStart w:id="3772" w:name="_Toc140132555"/>
      <w:r w:rsidRPr="00EE328F">
        <w:t>Data Quality Assurance</w:t>
      </w:r>
      <w:bookmarkEnd w:id="3771"/>
      <w:bookmarkEnd w:id="3772"/>
    </w:p>
    <w:p w14:paraId="7017825D" w14:textId="77777777" w:rsidR="005C62BE" w:rsidRPr="00102CD1" w:rsidRDefault="00526A29" w:rsidP="00102CD1">
      <w:pPr>
        <w:pStyle w:val="Paragraph"/>
      </w:pPr>
      <w:r w:rsidRPr="00102CD1">
        <w:t>All participant data relating to the study will be recorded on printed or electronic CRF unless transmitted to the Sponsor or designee electronically (eg, laboratory data). The investigator or qualified designee is responsible for verifying that data entries are accurate and correct by physically or electronically signing the CRF.</w:t>
      </w:r>
    </w:p>
    <w:p w14:paraId="50F10C17" w14:textId="77777777" w:rsidR="005C62BE" w:rsidRPr="00102CD1" w:rsidRDefault="00526A29" w:rsidP="00102CD1">
      <w:pPr>
        <w:pStyle w:val="Paragraph"/>
      </w:pPr>
      <w:r w:rsidRPr="00102CD1">
        <w:t>Detailed information regarding Data Management procedures for this protocol will be provided separately.</w:t>
      </w:r>
    </w:p>
    <w:p w14:paraId="4A69B42F" w14:textId="77777777" w:rsidR="005C62BE" w:rsidRPr="00102CD1" w:rsidRDefault="00526A29" w:rsidP="00102CD1">
      <w:pPr>
        <w:pStyle w:val="Paragraph"/>
      </w:pPr>
      <w:r w:rsidRPr="00102CD1">
        <w:t>The investigator must maintain accurate documentation (source data) that supports the information entered in the CRF.</w:t>
      </w:r>
    </w:p>
    <w:p w14:paraId="54324325" w14:textId="77777777" w:rsidR="005C62BE" w:rsidRPr="00102CD1" w:rsidRDefault="00526A29" w:rsidP="00102CD1">
      <w:pPr>
        <w:pStyle w:val="Paragraph"/>
      </w:pPr>
      <w:r w:rsidRPr="00102CD1">
        <w:t>The investigator must permit study-related monitoring, audits, IRB/IEC review, and regulatory agency inspections and provide direct access to source data documents.</w:t>
      </w:r>
    </w:p>
    <w:p w14:paraId="2746B4A4" w14:textId="77777777" w:rsidR="005C62BE" w:rsidRPr="00102CD1" w:rsidRDefault="00526A29" w:rsidP="00102CD1">
      <w:pPr>
        <w:pStyle w:val="Paragraph"/>
      </w:pPr>
      <w:r w:rsidRPr="00102CD1">
        <w:t>Study documentation will be promptly and fully disclosed to the Sponsor by the investigator upon request and also shall be made available at the study site upon request for inspection, copying, review, and audit at reasonable times by representatives of the Sponsor or any regulatory authorities. The investigator agrees to promptly take any reasonable steps that are requested by the Sponsor or any regulatory authorities as a result of an audit or inspection to cure deficiencies in the study documentation and worksheets/CRFs.</w:t>
      </w:r>
    </w:p>
    <w:p w14:paraId="5E8CB505" w14:textId="77777777" w:rsidR="005C62BE" w:rsidRPr="00102CD1" w:rsidRDefault="00526A29" w:rsidP="00102CD1">
      <w:pPr>
        <w:pStyle w:val="Paragraph"/>
      </w:pPr>
      <w:r w:rsidRPr="00102CD1">
        <w:t>The Sponsor or designee is responsible for the data management of this study including quality checking of the data.</w:t>
      </w:r>
    </w:p>
    <w:p w14:paraId="5709588E" w14:textId="77777777" w:rsidR="005C62BE" w:rsidRPr="00102CD1" w:rsidRDefault="00526A29" w:rsidP="00102CD1">
      <w:pPr>
        <w:pStyle w:val="Paragraph"/>
      </w:pPr>
      <w:r w:rsidRPr="00102CD1">
        <w:t>Study monitors will perform ongoing source data review and verification to confirm that data entered into the CRF by authorized site personnel are accurate, complete, and verifiable from source documents; that the safety and rights of participants are being protected; and that the study is being conducted in accordance with the currently approved protocol and any other study agreements, ICH GCP, and all applicable regulatory requirements.</w:t>
      </w:r>
    </w:p>
    <w:p w14:paraId="6FBF2DD7" w14:textId="1FEAEDAB" w:rsidR="005C62BE" w:rsidRDefault="00526A29" w:rsidP="00102CD1">
      <w:pPr>
        <w:pStyle w:val="Paragraph"/>
      </w:pPr>
      <w:r w:rsidRPr="00102CD1">
        <w:t>Records and documents, including participants’ documented informed consent, pertaining to the conduct of this study must be retained by the investigator for 15</w:t>
      </w:r>
      <w:r>
        <w:t> </w:t>
      </w:r>
      <w:r w:rsidRPr="00102CD1">
        <w:t>years after study completion unless local regulations or institutional policies require a longer retention period</w:t>
      </w:r>
      <w:del w:id="3773" w:author="Powell, Deana" w:date="2026-03-05T15:34:00Z" w16du:dateUtc="2026-03-05T20:34:00Z">
        <w:r w:rsidR="00895D30" w:rsidRPr="00102CD1">
          <w:delText>.</w:delText>
        </w:r>
      </w:del>
      <w:ins w:id="3774" w:author="Powell, Deana" w:date="2026-03-05T15:34:00Z" w16du:dateUtc="2026-03-05T20:34:00Z">
        <w:r>
          <w:t xml:space="preserve"> (</w:t>
        </w:r>
        <w:r w:rsidRPr="0076503D">
          <w:t>eg, EU CTR: 25 years after the end of the study)</w:t>
        </w:r>
        <w:r w:rsidRPr="00102CD1">
          <w:t>.</w:t>
        </w:r>
      </w:ins>
      <w:r w:rsidRPr="00102CD1">
        <w:t xml:space="preserve"> No records may be destroyed during the retention period without the written approval of the Sponsor. No records may be transferred to another location or party without written notification to the Sponsor.</w:t>
      </w:r>
    </w:p>
    <w:p w14:paraId="144E7B35" w14:textId="77777777" w:rsidR="00EE328F" w:rsidRPr="00EE328F" w:rsidRDefault="00526A29" w:rsidP="00C96461">
      <w:pPr>
        <w:pStyle w:val="Heading3"/>
      </w:pPr>
      <w:bookmarkStart w:id="3775" w:name="_Toc212097126"/>
      <w:bookmarkStart w:id="3776" w:name="_Toc140132556"/>
      <w:r w:rsidRPr="00EE328F">
        <w:t>Source Documents</w:t>
      </w:r>
      <w:bookmarkEnd w:id="3775"/>
      <w:bookmarkEnd w:id="3776"/>
    </w:p>
    <w:p w14:paraId="21D95B86" w14:textId="77777777" w:rsidR="0074605C" w:rsidRDefault="00526A29">
      <w:pPr>
        <w:pStyle w:val="Paragraph"/>
      </w:pPr>
      <w:r>
        <w:t>Source documents provide evidence for the existence of the participant and substantiate the integrity of the data collected. The investigator/institution should maintain adequate and accurate source documents and study records that include all pertinent observations on each of the site’s participants. Source documents and data should be attributable, legible, contemporaneous, original, accurate, and complete. Changes to source data should be traceable, should not obscure the original entry, and should be explained if necessary (eg, via an audit trail). Source documents are filed at the investigator’s site.</w:t>
      </w:r>
    </w:p>
    <w:p w14:paraId="2A98F128" w14:textId="77777777" w:rsidR="0074605C" w:rsidRPr="008867B3" w:rsidRDefault="00526A29" w:rsidP="008867B3">
      <w:pPr>
        <w:pStyle w:val="Paragraph"/>
        <w:rPr>
          <w:rStyle w:val="SuggestedOptional"/>
          <w:color w:val="auto"/>
        </w:rPr>
      </w:pPr>
      <w:r>
        <w:t>Data reported on the CRF or entered in the eCRF that are transcribed from source documents must be consistent with the source documents or the discrepancies must be explained. The investigator/institution may need to request previous medical records or transfer records, depending on the study. Also, current medical records must be available.</w:t>
      </w:r>
    </w:p>
    <w:p w14:paraId="48685E54" w14:textId="77777777" w:rsidR="00EE328F" w:rsidRPr="00EE328F" w:rsidRDefault="00526A29" w:rsidP="00C96461">
      <w:pPr>
        <w:pStyle w:val="Heading3"/>
      </w:pPr>
      <w:bookmarkStart w:id="3777" w:name="_Toc212097127"/>
      <w:bookmarkStart w:id="3778" w:name="_Toc140132557"/>
      <w:r w:rsidRPr="00EE328F">
        <w:t>Study and Site Closure</w:t>
      </w:r>
      <w:bookmarkEnd w:id="3777"/>
      <w:bookmarkEnd w:id="3778"/>
    </w:p>
    <w:p w14:paraId="66F78B57" w14:textId="77777777" w:rsidR="005C62BE" w:rsidRPr="00CA7B01" w:rsidRDefault="00526A29" w:rsidP="00CA7B01">
      <w:pPr>
        <w:pStyle w:val="Paragraph"/>
      </w:pPr>
      <w:r w:rsidRPr="00CA7B01">
        <w:t>The Sponsor or its designee may stop the study or study-site participation in the study for medical, safety, regulatory, administrative, or other reasons consistent with applicable laws, regulations, and GCP.</w:t>
      </w:r>
    </w:p>
    <w:p w14:paraId="1AB0FB66" w14:textId="6B522E18" w:rsidR="005C62BE" w:rsidRPr="00FE75A9" w:rsidRDefault="00526A29" w:rsidP="00CA7B01">
      <w:pPr>
        <w:pStyle w:val="Paragraph"/>
      </w:pPr>
      <w:r w:rsidRPr="00CA7B01">
        <w:t>In the event the Sponsor prematurely terminates a particular study site, the Sponsor or designee will promptly notify that study site’s IRB/IEC as specified by applicable regulatory requirement(s).</w:t>
      </w:r>
    </w:p>
    <w:p w14:paraId="12A93593" w14:textId="5FC462BB" w:rsidR="00EE328F" w:rsidRPr="00EE328F" w:rsidRDefault="00526A29" w:rsidP="00377A4B">
      <w:pPr>
        <w:pStyle w:val="Heading2"/>
        <w:pageBreakBefore/>
      </w:pPr>
      <w:bookmarkStart w:id="3779" w:name="_Toc212097128"/>
      <w:bookmarkStart w:id="3780" w:name="_Toc140132558"/>
      <w:r>
        <w:t>Appendix </w:t>
      </w:r>
      <w:r w:rsidR="00B16DC4">
        <w:rPr>
          <w:noProof/>
        </w:rPr>
        <w:t>2</w:t>
      </w:r>
      <w:r>
        <w:t xml:space="preserve">: </w:t>
      </w:r>
      <w:r w:rsidRPr="00EE328F">
        <w:t>Clinical Laboratory Tests</w:t>
      </w:r>
      <w:bookmarkEnd w:id="3779"/>
      <w:bookmarkEnd w:id="3780"/>
    </w:p>
    <w:p w14:paraId="007900C1" w14:textId="12AC7717" w:rsidR="0074605C" w:rsidRDefault="00526A29" w:rsidP="008867B3">
      <w:pPr>
        <w:pStyle w:val="ListBullet"/>
        <w:spacing w:after="60"/>
      </w:pPr>
      <w:r>
        <w:t xml:space="preserve">The tests detailed in </w:t>
      </w:r>
      <w:r w:rsidR="00B16DC4">
        <w:t xml:space="preserve">Table </w:t>
      </w:r>
      <w:del w:id="3781" w:author="Powell, Deana" w:date="2026-03-05T15:34:00Z" w16du:dateUtc="2026-03-05T20:34:00Z">
        <w:r w:rsidR="00B55DCA">
          <w:rPr>
            <w:noProof/>
          </w:rPr>
          <w:delText>37</w:delText>
        </w:r>
      </w:del>
      <w:ins w:id="3782" w:author="Powell, Deana" w:date="2026-03-05T15:34:00Z" w16du:dateUtc="2026-03-05T20:34:00Z">
        <w:r w:rsidR="00B16DC4">
          <w:rPr>
            <w:noProof/>
          </w:rPr>
          <w:t>38</w:t>
        </w:r>
      </w:ins>
      <w:r>
        <w:t xml:space="preserve"> will be performed by the local laboratory</w:t>
      </w:r>
      <w:ins w:id="3783" w:author="Powell, Deana" w:date="2026-03-05T15:34:00Z" w16du:dateUtc="2026-03-05T20:34:00Z">
        <w:r w:rsidR="00EA658B">
          <w:t>.</w:t>
        </w:r>
      </w:ins>
    </w:p>
    <w:p w14:paraId="3D1E9001" w14:textId="77777777" w:rsidR="0074605C" w:rsidRDefault="00526A29" w:rsidP="008867B3">
      <w:pPr>
        <w:pStyle w:val="ListBullet"/>
        <w:spacing w:after="60"/>
      </w:pPr>
      <w:r>
        <w:t>The following laboratory samples will also be collected as indicated in the SoA (Section 1.3):</w:t>
      </w:r>
    </w:p>
    <w:p w14:paraId="5887506D" w14:textId="1C4F5046" w:rsidR="0074605C" w:rsidRDefault="00526A29" w:rsidP="00404370">
      <w:pPr>
        <w:pStyle w:val="ListBullet2"/>
        <w:numPr>
          <w:ilvl w:val="0"/>
          <w:numId w:val="80"/>
        </w:numPr>
        <w:spacing w:after="60"/>
      </w:pPr>
      <w:r>
        <w:t>Serum β2-microglobulin</w:t>
      </w:r>
      <w:ins w:id="3784" w:author="Powell, Deana" w:date="2026-03-05T15:34:00Z" w16du:dateUtc="2026-03-05T20:34:00Z">
        <w:r w:rsidR="00EA658B">
          <w:t>.</w:t>
        </w:r>
      </w:ins>
    </w:p>
    <w:p w14:paraId="5A2557A3" w14:textId="7D616925" w:rsidR="0074605C" w:rsidRDefault="00526A29" w:rsidP="00404370">
      <w:pPr>
        <w:pStyle w:val="ListBullet2"/>
        <w:numPr>
          <w:ilvl w:val="0"/>
          <w:numId w:val="80"/>
        </w:numPr>
        <w:spacing w:after="60"/>
      </w:pPr>
      <w:r>
        <w:t xml:space="preserve">Serum immunoglobulin IgA, IgG, and IgM required at screening only. </w:t>
      </w:r>
      <w:del w:id="3785" w:author="Powell, Deana" w:date="2026-03-05T15:34:00Z" w16du:dateUtc="2026-03-05T20:34:00Z">
        <w:r w:rsidR="00895D30">
          <w:delText>Postscreening</w:delText>
        </w:r>
      </w:del>
      <w:ins w:id="3786" w:author="Powell, Deana" w:date="2026-03-05T15:34:00Z" w16du:dateUtc="2026-03-05T20:34:00Z">
        <w:r w:rsidR="00EE1C59">
          <w:t>Post screening</w:t>
        </w:r>
      </w:ins>
      <w:r>
        <w:t>, IgG sample is only required</w:t>
      </w:r>
      <w:ins w:id="3787" w:author="Powell, Deana" w:date="2026-03-05T15:34:00Z" w16du:dateUtc="2026-03-05T20:34:00Z">
        <w:r w:rsidR="00EA658B">
          <w:t>.</w:t>
        </w:r>
      </w:ins>
    </w:p>
    <w:p w14:paraId="659FF396" w14:textId="197B760B" w:rsidR="0074605C" w:rsidRDefault="00526A29" w:rsidP="008867B3">
      <w:pPr>
        <w:pStyle w:val="ListBullet"/>
        <w:spacing w:after="60"/>
      </w:pPr>
      <w:r>
        <w:t xml:space="preserve">For participants considered to be at high risk for TLS (see Section 6.5.2), uric acid is required as defined in </w:t>
      </w:r>
      <w:r w:rsidR="00B16DC4">
        <w:t>Table </w:t>
      </w:r>
      <w:r w:rsidR="00B16DC4">
        <w:rPr>
          <w:noProof/>
        </w:rPr>
        <w:t>8</w:t>
      </w:r>
      <w:ins w:id="3788" w:author="Powell, Deana" w:date="2026-03-05T15:34:00Z" w16du:dateUtc="2026-03-05T20:34:00Z">
        <w:r w:rsidR="00EA658B">
          <w:t>.</w:t>
        </w:r>
      </w:ins>
    </w:p>
    <w:p w14:paraId="4450A67F" w14:textId="76433E3B" w:rsidR="0074605C" w:rsidRDefault="00526A29" w:rsidP="008867B3">
      <w:pPr>
        <w:pStyle w:val="ListBullet"/>
        <w:spacing w:after="60"/>
      </w:pPr>
      <w:r>
        <w:t>Protocol-specific requirements for inclusion or exclusion of participants are detailed in Section 5 of the protocol</w:t>
      </w:r>
      <w:ins w:id="3789" w:author="Powell, Deana" w:date="2026-03-05T15:34:00Z" w16du:dateUtc="2026-03-05T20:34:00Z">
        <w:r w:rsidR="00EA658B">
          <w:t>.</w:t>
        </w:r>
      </w:ins>
    </w:p>
    <w:p w14:paraId="65102A47" w14:textId="77777777" w:rsidR="0074605C" w:rsidRDefault="00526A29" w:rsidP="008867B3">
      <w:pPr>
        <w:pStyle w:val="ListBullet"/>
        <w:spacing w:after="60"/>
        <w:ind w:left="357" w:hanging="357"/>
      </w:pPr>
      <w:r>
        <w:t>Additional tests may be performed at any time during the study as determined necessary by the investigator or required by local regulations. See Appendix 7 for country-specific requirements.</w:t>
      </w:r>
    </w:p>
    <w:p w14:paraId="3660E956" w14:textId="598BC5D6" w:rsidR="0074605C" w:rsidRPr="004A5688" w:rsidRDefault="004A5688" w:rsidP="004A5688">
      <w:pPr>
        <w:rPr>
          <w:szCs w:val="20"/>
        </w:rPr>
      </w:pPr>
      <w:r>
        <w:br w:type="page"/>
      </w:r>
    </w:p>
    <w:p w14:paraId="13945A7A" w14:textId="1D0BAEB3" w:rsidR="0074605C" w:rsidRDefault="00526A29">
      <w:pPr>
        <w:pStyle w:val="Caption"/>
      </w:pPr>
      <w:bookmarkStart w:id="3790" w:name="_Ref95727520"/>
      <w:bookmarkStart w:id="3791" w:name="_Toc212022276"/>
      <w:bookmarkStart w:id="3792" w:name="_Toc140132644"/>
      <w:r>
        <w:t xml:space="preserve">Table </w:t>
      </w:r>
      <w:del w:id="3793" w:author="Powell, Deana" w:date="2026-03-05T15:34:00Z" w16du:dateUtc="2026-03-05T20:34:00Z">
        <w:r w:rsidR="00B55DCA">
          <w:rPr>
            <w:noProof/>
          </w:rPr>
          <w:delText>37</w:delText>
        </w:r>
      </w:del>
      <w:ins w:id="3794" w:author="Powell, Deana" w:date="2026-03-05T15:34:00Z" w16du:dateUtc="2026-03-05T20:34:00Z">
        <w:r w:rsidR="00B16DC4">
          <w:rPr>
            <w:noProof/>
          </w:rPr>
          <w:t>38</w:t>
        </w:r>
      </w:ins>
      <w:bookmarkEnd w:id="3790"/>
      <w:r>
        <w:tab/>
        <w:t>Protocol-required Safety Laboratory Assessments</w:t>
      </w:r>
      <w:bookmarkEnd w:id="3791"/>
      <w:bookmarkEnd w:id="3792"/>
    </w:p>
    <w:tbl>
      <w:tblPr>
        <w:tblW w:w="5000" w:type="pct"/>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54"/>
        <w:gridCol w:w="1878"/>
        <w:gridCol w:w="626"/>
        <w:gridCol w:w="1182"/>
        <w:gridCol w:w="992"/>
        <w:gridCol w:w="425"/>
        <w:gridCol w:w="2333"/>
      </w:tblGrid>
      <w:tr w:rsidR="00CA657C" w14:paraId="68241A8F" w14:textId="77777777" w:rsidTr="007B6957">
        <w:trPr>
          <w:trHeight w:val="456"/>
          <w:tblHeader/>
        </w:trPr>
        <w:tc>
          <w:tcPr>
            <w:tcW w:w="1555" w:type="dxa"/>
            <w:vAlign w:val="bottom"/>
          </w:tcPr>
          <w:p w14:paraId="3D5FAC13" w14:textId="77777777" w:rsidR="001B02FA" w:rsidRPr="00AA611B" w:rsidRDefault="00526A29" w:rsidP="007B6957">
            <w:pPr>
              <w:pStyle w:val="Paragraph"/>
              <w:spacing w:before="0" w:after="0"/>
              <w:rPr>
                <w:sz w:val="20"/>
                <w:szCs w:val="20"/>
              </w:rPr>
            </w:pPr>
            <w:r w:rsidRPr="00AA611B">
              <w:rPr>
                <w:b/>
                <w:sz w:val="20"/>
                <w:szCs w:val="20"/>
              </w:rPr>
              <w:t>Laboratory Assessments</w:t>
            </w:r>
          </w:p>
        </w:tc>
        <w:tc>
          <w:tcPr>
            <w:tcW w:w="7445" w:type="dxa"/>
            <w:gridSpan w:val="6"/>
          </w:tcPr>
          <w:p w14:paraId="1A591FC2" w14:textId="77777777" w:rsidR="001B02FA" w:rsidRPr="00AA611B" w:rsidRDefault="00526A29" w:rsidP="007B6957">
            <w:pPr>
              <w:pStyle w:val="Paragraph"/>
              <w:spacing w:before="0" w:after="0"/>
              <w:jc w:val="center"/>
              <w:rPr>
                <w:sz w:val="20"/>
                <w:szCs w:val="20"/>
              </w:rPr>
            </w:pPr>
            <w:r w:rsidRPr="00AA611B">
              <w:rPr>
                <w:b/>
                <w:sz w:val="20"/>
                <w:szCs w:val="20"/>
              </w:rPr>
              <w:t>Parameters</w:t>
            </w:r>
          </w:p>
        </w:tc>
      </w:tr>
      <w:tr w:rsidR="00CA657C" w14:paraId="4D2A0ABB" w14:textId="77777777" w:rsidTr="007B6957">
        <w:trPr>
          <w:trHeight w:val="102"/>
        </w:trPr>
        <w:tc>
          <w:tcPr>
            <w:tcW w:w="1555" w:type="dxa"/>
            <w:vMerge w:val="restart"/>
          </w:tcPr>
          <w:p w14:paraId="4C1BCBEC" w14:textId="77777777" w:rsidR="001B02FA" w:rsidRPr="00AA611B" w:rsidRDefault="00526A29" w:rsidP="007B6957">
            <w:pPr>
              <w:pStyle w:val="Paragraph"/>
              <w:spacing w:before="0" w:after="0"/>
              <w:rPr>
                <w:sz w:val="20"/>
                <w:szCs w:val="20"/>
              </w:rPr>
            </w:pPr>
            <w:r w:rsidRPr="00AA611B">
              <w:rPr>
                <w:sz w:val="20"/>
                <w:szCs w:val="20"/>
              </w:rPr>
              <w:t>Hematology</w:t>
            </w:r>
          </w:p>
        </w:tc>
        <w:tc>
          <w:tcPr>
            <w:tcW w:w="2508" w:type="dxa"/>
            <w:gridSpan w:val="2"/>
          </w:tcPr>
          <w:p w14:paraId="616AECC2" w14:textId="77777777" w:rsidR="001B02FA" w:rsidRPr="00AA611B" w:rsidRDefault="00526A29" w:rsidP="007B6957">
            <w:pPr>
              <w:rPr>
                <w:sz w:val="20"/>
                <w:szCs w:val="20"/>
              </w:rPr>
            </w:pPr>
            <w:r w:rsidRPr="00AA611B">
              <w:rPr>
                <w:sz w:val="20"/>
                <w:szCs w:val="20"/>
              </w:rPr>
              <w:t xml:space="preserve">Platelet Count </w:t>
            </w:r>
          </w:p>
        </w:tc>
        <w:tc>
          <w:tcPr>
            <w:tcW w:w="2174" w:type="dxa"/>
            <w:gridSpan w:val="2"/>
            <w:vMerge w:val="restart"/>
          </w:tcPr>
          <w:p w14:paraId="5E09A804" w14:textId="77777777" w:rsidR="001B02FA" w:rsidRPr="00AA611B" w:rsidRDefault="00526A29" w:rsidP="007B6957">
            <w:pPr>
              <w:rPr>
                <w:sz w:val="20"/>
                <w:szCs w:val="20"/>
              </w:rPr>
            </w:pPr>
            <w:r w:rsidRPr="00AA611B">
              <w:rPr>
                <w:sz w:val="20"/>
                <w:szCs w:val="20"/>
              </w:rPr>
              <w:t>RBC Indices:</w:t>
            </w:r>
          </w:p>
          <w:p w14:paraId="337F7D9E" w14:textId="77777777" w:rsidR="001B02FA" w:rsidRPr="00AA611B" w:rsidRDefault="00526A29" w:rsidP="007B6957">
            <w:pPr>
              <w:rPr>
                <w:sz w:val="20"/>
                <w:szCs w:val="20"/>
              </w:rPr>
            </w:pPr>
            <w:r w:rsidRPr="00AA611B">
              <w:rPr>
                <w:sz w:val="20"/>
                <w:szCs w:val="20"/>
              </w:rPr>
              <w:t>MCV</w:t>
            </w:r>
          </w:p>
          <w:p w14:paraId="6439BF0C" w14:textId="77777777" w:rsidR="008F3380" w:rsidRPr="00AA611B" w:rsidRDefault="00526A29" w:rsidP="007B6957">
            <w:pPr>
              <w:rPr>
                <w:del w:id="3795" w:author="Powell, Deana" w:date="2026-03-05T15:34:00Z" w16du:dateUtc="2026-03-05T20:34:00Z"/>
                <w:sz w:val="20"/>
                <w:szCs w:val="20"/>
              </w:rPr>
            </w:pPr>
            <w:r w:rsidRPr="00AA611B">
              <w:rPr>
                <w:sz w:val="20"/>
                <w:szCs w:val="20"/>
              </w:rPr>
              <w:t>MCH</w:t>
            </w:r>
          </w:p>
          <w:p w14:paraId="3D02D9E9" w14:textId="16632E24" w:rsidR="001B02FA" w:rsidRPr="00AA611B" w:rsidRDefault="00895D30" w:rsidP="007B6957">
            <w:pPr>
              <w:rPr>
                <w:sz w:val="20"/>
                <w:szCs w:val="20"/>
              </w:rPr>
            </w:pPr>
            <w:del w:id="3796" w:author="Powell, Deana" w:date="2026-03-05T15:34:00Z" w16du:dateUtc="2026-03-05T20:34:00Z">
              <w:r w:rsidRPr="00AA611B">
                <w:rPr>
                  <w:sz w:val="20"/>
                  <w:szCs w:val="20"/>
                </w:rPr>
                <w:delText>Reticulocytes</w:delText>
              </w:r>
            </w:del>
          </w:p>
        </w:tc>
        <w:tc>
          <w:tcPr>
            <w:tcW w:w="2763" w:type="dxa"/>
            <w:gridSpan w:val="2"/>
            <w:vMerge w:val="restart"/>
          </w:tcPr>
          <w:p w14:paraId="316E8C5F" w14:textId="77777777" w:rsidR="001B02FA" w:rsidRPr="00AA611B" w:rsidRDefault="00526A29" w:rsidP="007B6957">
            <w:pPr>
              <w:rPr>
                <w:sz w:val="20"/>
                <w:szCs w:val="20"/>
              </w:rPr>
            </w:pPr>
            <w:r w:rsidRPr="00AA611B">
              <w:rPr>
                <w:sz w:val="20"/>
                <w:szCs w:val="20"/>
              </w:rPr>
              <w:t>WBC count with Differential</w:t>
            </w:r>
            <w:r w:rsidRPr="00AA611B">
              <w:rPr>
                <w:sz w:val="20"/>
                <w:szCs w:val="20"/>
                <w:vertAlign w:val="superscript"/>
              </w:rPr>
              <w:t>a</w:t>
            </w:r>
            <w:r w:rsidRPr="00AA611B">
              <w:rPr>
                <w:sz w:val="20"/>
                <w:szCs w:val="20"/>
              </w:rPr>
              <w:t>:</w:t>
            </w:r>
          </w:p>
          <w:p w14:paraId="790BF259" w14:textId="77777777" w:rsidR="001B02FA" w:rsidRPr="00AA611B" w:rsidRDefault="00526A29" w:rsidP="007B6957">
            <w:pPr>
              <w:rPr>
                <w:sz w:val="20"/>
                <w:szCs w:val="20"/>
              </w:rPr>
            </w:pPr>
            <w:r w:rsidRPr="00AA611B">
              <w:rPr>
                <w:sz w:val="20"/>
                <w:szCs w:val="20"/>
              </w:rPr>
              <w:t>Neutrophils</w:t>
            </w:r>
          </w:p>
          <w:p w14:paraId="5A5D385E" w14:textId="77777777" w:rsidR="001B02FA" w:rsidRPr="00AA611B" w:rsidRDefault="00526A29" w:rsidP="007B6957">
            <w:pPr>
              <w:rPr>
                <w:sz w:val="20"/>
                <w:szCs w:val="20"/>
              </w:rPr>
            </w:pPr>
            <w:r w:rsidRPr="00AA611B">
              <w:rPr>
                <w:sz w:val="20"/>
                <w:szCs w:val="20"/>
              </w:rPr>
              <w:t>Lymphocytes</w:t>
            </w:r>
          </w:p>
          <w:p w14:paraId="454847B0" w14:textId="77777777" w:rsidR="001B02FA" w:rsidRPr="00AA611B" w:rsidRDefault="00526A29" w:rsidP="007B6957">
            <w:pPr>
              <w:rPr>
                <w:sz w:val="20"/>
                <w:szCs w:val="20"/>
              </w:rPr>
            </w:pPr>
            <w:r w:rsidRPr="00AA611B">
              <w:rPr>
                <w:sz w:val="20"/>
                <w:szCs w:val="20"/>
              </w:rPr>
              <w:t>Monocytes</w:t>
            </w:r>
          </w:p>
          <w:p w14:paraId="00F3071A" w14:textId="77777777" w:rsidR="001B02FA" w:rsidRPr="00AA611B" w:rsidRDefault="00526A29" w:rsidP="007B6957">
            <w:pPr>
              <w:rPr>
                <w:sz w:val="20"/>
                <w:szCs w:val="20"/>
              </w:rPr>
            </w:pPr>
            <w:r w:rsidRPr="00AA611B">
              <w:rPr>
                <w:sz w:val="20"/>
                <w:szCs w:val="20"/>
              </w:rPr>
              <w:t>Eosinophils</w:t>
            </w:r>
          </w:p>
          <w:p w14:paraId="066433F6" w14:textId="77777777" w:rsidR="001B02FA" w:rsidRPr="00AA611B" w:rsidRDefault="00526A29" w:rsidP="007B6957">
            <w:pPr>
              <w:rPr>
                <w:sz w:val="20"/>
                <w:szCs w:val="20"/>
              </w:rPr>
            </w:pPr>
            <w:r w:rsidRPr="00AA611B">
              <w:rPr>
                <w:sz w:val="20"/>
                <w:szCs w:val="20"/>
              </w:rPr>
              <w:t>Basophils</w:t>
            </w:r>
          </w:p>
        </w:tc>
      </w:tr>
      <w:tr w:rsidR="00CA657C" w14:paraId="17CDDA18" w14:textId="77777777" w:rsidTr="007B6957">
        <w:trPr>
          <w:trHeight w:val="101"/>
        </w:trPr>
        <w:tc>
          <w:tcPr>
            <w:tcW w:w="1555" w:type="dxa"/>
            <w:vMerge/>
          </w:tcPr>
          <w:p w14:paraId="60EA8D45" w14:textId="77777777" w:rsidR="001B02FA" w:rsidRPr="00AA611B" w:rsidRDefault="001B02FA" w:rsidP="007B6957">
            <w:pPr>
              <w:rPr>
                <w:sz w:val="20"/>
                <w:szCs w:val="20"/>
              </w:rPr>
            </w:pPr>
          </w:p>
        </w:tc>
        <w:tc>
          <w:tcPr>
            <w:tcW w:w="2508" w:type="dxa"/>
            <w:gridSpan w:val="2"/>
          </w:tcPr>
          <w:p w14:paraId="213A68C9" w14:textId="77777777" w:rsidR="001B02FA" w:rsidRPr="00AA611B" w:rsidRDefault="00526A29" w:rsidP="007B6957">
            <w:pPr>
              <w:rPr>
                <w:sz w:val="20"/>
                <w:szCs w:val="20"/>
              </w:rPr>
            </w:pPr>
            <w:r w:rsidRPr="00AA611B">
              <w:rPr>
                <w:sz w:val="20"/>
                <w:szCs w:val="20"/>
              </w:rPr>
              <w:t>RBC Count</w:t>
            </w:r>
          </w:p>
        </w:tc>
        <w:tc>
          <w:tcPr>
            <w:tcW w:w="2174" w:type="dxa"/>
            <w:gridSpan w:val="2"/>
            <w:vMerge/>
          </w:tcPr>
          <w:p w14:paraId="58D29CE4" w14:textId="77777777" w:rsidR="001B02FA" w:rsidRPr="00AA611B" w:rsidRDefault="001B02FA" w:rsidP="007B6957">
            <w:pPr>
              <w:rPr>
                <w:sz w:val="20"/>
                <w:szCs w:val="20"/>
              </w:rPr>
            </w:pPr>
          </w:p>
        </w:tc>
        <w:tc>
          <w:tcPr>
            <w:tcW w:w="2763" w:type="dxa"/>
            <w:gridSpan w:val="2"/>
            <w:vMerge/>
          </w:tcPr>
          <w:p w14:paraId="22D9C7AC" w14:textId="77777777" w:rsidR="001B02FA" w:rsidRPr="00AA611B" w:rsidRDefault="001B02FA" w:rsidP="007B6957">
            <w:pPr>
              <w:rPr>
                <w:sz w:val="20"/>
                <w:szCs w:val="20"/>
              </w:rPr>
            </w:pPr>
          </w:p>
        </w:tc>
      </w:tr>
      <w:tr w:rsidR="00CA657C" w14:paraId="1959A85E" w14:textId="77777777" w:rsidTr="007B6957">
        <w:trPr>
          <w:trHeight w:val="101"/>
        </w:trPr>
        <w:tc>
          <w:tcPr>
            <w:tcW w:w="1555" w:type="dxa"/>
            <w:vMerge/>
          </w:tcPr>
          <w:p w14:paraId="4F347E92" w14:textId="77777777" w:rsidR="001B02FA" w:rsidRPr="00AA611B" w:rsidRDefault="001B02FA" w:rsidP="007B6957">
            <w:pPr>
              <w:rPr>
                <w:sz w:val="20"/>
                <w:szCs w:val="20"/>
              </w:rPr>
            </w:pPr>
          </w:p>
        </w:tc>
        <w:tc>
          <w:tcPr>
            <w:tcW w:w="2508" w:type="dxa"/>
            <w:gridSpan w:val="2"/>
          </w:tcPr>
          <w:p w14:paraId="2BE87531" w14:textId="77777777" w:rsidR="001B02FA" w:rsidRPr="00AA611B" w:rsidRDefault="00526A29" w:rsidP="007B6957">
            <w:pPr>
              <w:rPr>
                <w:sz w:val="20"/>
                <w:szCs w:val="20"/>
              </w:rPr>
            </w:pPr>
            <w:r w:rsidRPr="00AA611B">
              <w:rPr>
                <w:sz w:val="20"/>
                <w:szCs w:val="20"/>
              </w:rPr>
              <w:t>Hemoglobin</w:t>
            </w:r>
          </w:p>
        </w:tc>
        <w:tc>
          <w:tcPr>
            <w:tcW w:w="2174" w:type="dxa"/>
            <w:gridSpan w:val="2"/>
            <w:vMerge/>
          </w:tcPr>
          <w:p w14:paraId="0FE49D97" w14:textId="77777777" w:rsidR="001B02FA" w:rsidRPr="00AA611B" w:rsidRDefault="001B02FA" w:rsidP="007B6957">
            <w:pPr>
              <w:rPr>
                <w:sz w:val="20"/>
                <w:szCs w:val="20"/>
              </w:rPr>
            </w:pPr>
          </w:p>
        </w:tc>
        <w:tc>
          <w:tcPr>
            <w:tcW w:w="2763" w:type="dxa"/>
            <w:gridSpan w:val="2"/>
            <w:vMerge/>
          </w:tcPr>
          <w:p w14:paraId="507E5397" w14:textId="77777777" w:rsidR="001B02FA" w:rsidRPr="00AA611B" w:rsidRDefault="001B02FA" w:rsidP="007B6957">
            <w:pPr>
              <w:rPr>
                <w:sz w:val="20"/>
                <w:szCs w:val="20"/>
              </w:rPr>
            </w:pPr>
          </w:p>
        </w:tc>
      </w:tr>
      <w:tr w:rsidR="00CA657C" w14:paraId="6C9EA177" w14:textId="77777777" w:rsidTr="007B6957">
        <w:trPr>
          <w:trHeight w:val="101"/>
        </w:trPr>
        <w:tc>
          <w:tcPr>
            <w:tcW w:w="1555" w:type="dxa"/>
            <w:vMerge/>
          </w:tcPr>
          <w:p w14:paraId="1F9CCFD4" w14:textId="77777777" w:rsidR="001B02FA" w:rsidRPr="00AA611B" w:rsidRDefault="001B02FA" w:rsidP="007B6957">
            <w:pPr>
              <w:rPr>
                <w:sz w:val="20"/>
                <w:szCs w:val="20"/>
              </w:rPr>
            </w:pPr>
          </w:p>
        </w:tc>
        <w:tc>
          <w:tcPr>
            <w:tcW w:w="2508" w:type="dxa"/>
            <w:gridSpan w:val="2"/>
          </w:tcPr>
          <w:p w14:paraId="5DDDBBE6" w14:textId="77777777" w:rsidR="001B02FA" w:rsidRPr="00AA611B" w:rsidRDefault="00526A29" w:rsidP="007B6957">
            <w:pPr>
              <w:rPr>
                <w:sz w:val="20"/>
                <w:szCs w:val="20"/>
              </w:rPr>
            </w:pPr>
            <w:r w:rsidRPr="00AA611B">
              <w:rPr>
                <w:sz w:val="20"/>
                <w:szCs w:val="20"/>
              </w:rPr>
              <w:t>Hematocrit</w:t>
            </w:r>
          </w:p>
        </w:tc>
        <w:tc>
          <w:tcPr>
            <w:tcW w:w="2174" w:type="dxa"/>
            <w:gridSpan w:val="2"/>
            <w:vMerge/>
          </w:tcPr>
          <w:p w14:paraId="1E7E5620" w14:textId="77777777" w:rsidR="001B02FA" w:rsidRPr="00AA611B" w:rsidRDefault="001B02FA" w:rsidP="007B6957">
            <w:pPr>
              <w:rPr>
                <w:sz w:val="20"/>
                <w:szCs w:val="20"/>
              </w:rPr>
            </w:pPr>
          </w:p>
        </w:tc>
        <w:tc>
          <w:tcPr>
            <w:tcW w:w="2763" w:type="dxa"/>
            <w:gridSpan w:val="2"/>
            <w:vMerge/>
          </w:tcPr>
          <w:p w14:paraId="6FBACEDB" w14:textId="77777777" w:rsidR="001B02FA" w:rsidRPr="00AA611B" w:rsidRDefault="001B02FA" w:rsidP="007B6957">
            <w:pPr>
              <w:rPr>
                <w:sz w:val="20"/>
                <w:szCs w:val="20"/>
              </w:rPr>
            </w:pPr>
          </w:p>
        </w:tc>
      </w:tr>
      <w:tr w:rsidR="00CA657C" w14:paraId="2826E797" w14:textId="77777777" w:rsidTr="007B6957">
        <w:tc>
          <w:tcPr>
            <w:tcW w:w="1555" w:type="dxa"/>
            <w:tcBorders>
              <w:bottom w:val="nil"/>
            </w:tcBorders>
          </w:tcPr>
          <w:p w14:paraId="1CA54074" w14:textId="77777777" w:rsidR="001B02FA" w:rsidRPr="00AA611B" w:rsidRDefault="00526A29" w:rsidP="007B6957">
            <w:pPr>
              <w:rPr>
                <w:sz w:val="20"/>
                <w:szCs w:val="20"/>
              </w:rPr>
            </w:pPr>
            <w:r w:rsidRPr="00AA611B">
              <w:rPr>
                <w:sz w:val="20"/>
                <w:szCs w:val="20"/>
              </w:rPr>
              <w:t>Chemistry</w:t>
            </w:r>
          </w:p>
        </w:tc>
        <w:tc>
          <w:tcPr>
            <w:tcW w:w="1880" w:type="dxa"/>
          </w:tcPr>
          <w:p w14:paraId="0AA65D1D" w14:textId="77777777" w:rsidR="001B02FA" w:rsidRPr="00AA611B" w:rsidRDefault="00526A29" w:rsidP="007B6957">
            <w:pPr>
              <w:rPr>
                <w:sz w:val="20"/>
                <w:szCs w:val="20"/>
                <w:vertAlign w:val="superscript"/>
              </w:rPr>
            </w:pPr>
            <w:r w:rsidRPr="00AA611B">
              <w:rPr>
                <w:sz w:val="20"/>
                <w:szCs w:val="20"/>
              </w:rPr>
              <w:t>BUN</w:t>
            </w:r>
            <w:r w:rsidRPr="00AA611B">
              <w:rPr>
                <w:sz w:val="20"/>
                <w:szCs w:val="20"/>
                <w:vertAlign w:val="superscript"/>
              </w:rPr>
              <w:t>b</w:t>
            </w:r>
          </w:p>
        </w:tc>
        <w:tc>
          <w:tcPr>
            <w:tcW w:w="1810" w:type="dxa"/>
            <w:gridSpan w:val="2"/>
          </w:tcPr>
          <w:p w14:paraId="2B4ED324" w14:textId="77777777" w:rsidR="001B02FA" w:rsidRPr="00AA611B" w:rsidRDefault="00526A29" w:rsidP="007B6957">
            <w:pPr>
              <w:rPr>
                <w:sz w:val="20"/>
                <w:szCs w:val="20"/>
              </w:rPr>
            </w:pPr>
            <w:r w:rsidRPr="00AA611B">
              <w:rPr>
                <w:sz w:val="20"/>
                <w:szCs w:val="20"/>
              </w:rPr>
              <w:t>Potassium</w:t>
            </w:r>
          </w:p>
        </w:tc>
        <w:tc>
          <w:tcPr>
            <w:tcW w:w="1418" w:type="dxa"/>
            <w:gridSpan w:val="2"/>
          </w:tcPr>
          <w:p w14:paraId="0A06C900" w14:textId="77777777" w:rsidR="001B02FA" w:rsidRPr="00AA611B" w:rsidRDefault="00526A29" w:rsidP="007B6957">
            <w:pPr>
              <w:rPr>
                <w:sz w:val="20"/>
                <w:szCs w:val="20"/>
              </w:rPr>
            </w:pPr>
            <w:r w:rsidRPr="00AA611B">
              <w:rPr>
                <w:sz w:val="20"/>
                <w:szCs w:val="20"/>
              </w:rPr>
              <w:t>AST/SGOT</w:t>
            </w:r>
          </w:p>
        </w:tc>
        <w:tc>
          <w:tcPr>
            <w:tcW w:w="2337" w:type="dxa"/>
          </w:tcPr>
          <w:p w14:paraId="4159ABF7" w14:textId="77777777" w:rsidR="001B02FA" w:rsidRPr="00AA611B" w:rsidRDefault="00526A29" w:rsidP="007B6957">
            <w:pPr>
              <w:rPr>
                <w:sz w:val="20"/>
                <w:szCs w:val="20"/>
              </w:rPr>
            </w:pPr>
            <w:r w:rsidRPr="00AA611B">
              <w:rPr>
                <w:sz w:val="20"/>
                <w:szCs w:val="20"/>
              </w:rPr>
              <w:t>Total bilirubin (and direct bilirubin, if total bilirubin is above the ULN)</w:t>
            </w:r>
          </w:p>
        </w:tc>
      </w:tr>
      <w:tr w:rsidR="00CA657C" w14:paraId="394C7775" w14:textId="77777777" w:rsidTr="007B6957">
        <w:tc>
          <w:tcPr>
            <w:tcW w:w="1555" w:type="dxa"/>
            <w:tcBorders>
              <w:bottom w:val="nil"/>
            </w:tcBorders>
          </w:tcPr>
          <w:p w14:paraId="778F62EB" w14:textId="77777777" w:rsidR="001B02FA" w:rsidRPr="00AA611B" w:rsidRDefault="001B02FA" w:rsidP="007B6957">
            <w:pPr>
              <w:rPr>
                <w:sz w:val="20"/>
                <w:szCs w:val="20"/>
              </w:rPr>
            </w:pPr>
          </w:p>
        </w:tc>
        <w:tc>
          <w:tcPr>
            <w:tcW w:w="1880" w:type="dxa"/>
          </w:tcPr>
          <w:p w14:paraId="52D2D41F" w14:textId="77777777" w:rsidR="001B02FA" w:rsidRPr="00AA611B" w:rsidRDefault="00526A29" w:rsidP="007B6957">
            <w:pPr>
              <w:rPr>
                <w:sz w:val="20"/>
                <w:szCs w:val="20"/>
              </w:rPr>
            </w:pPr>
            <w:r w:rsidRPr="00AA611B">
              <w:rPr>
                <w:sz w:val="20"/>
                <w:szCs w:val="20"/>
              </w:rPr>
              <w:t>Albumin</w:t>
            </w:r>
          </w:p>
        </w:tc>
        <w:tc>
          <w:tcPr>
            <w:tcW w:w="1810" w:type="dxa"/>
            <w:gridSpan w:val="2"/>
          </w:tcPr>
          <w:p w14:paraId="7D2081C0" w14:textId="77777777" w:rsidR="001B02FA" w:rsidRPr="00AA611B" w:rsidRDefault="00526A29" w:rsidP="007B6957">
            <w:pPr>
              <w:rPr>
                <w:sz w:val="20"/>
                <w:szCs w:val="20"/>
              </w:rPr>
            </w:pPr>
            <w:r w:rsidRPr="00AA611B">
              <w:rPr>
                <w:sz w:val="20"/>
                <w:szCs w:val="20"/>
              </w:rPr>
              <w:t>Bicarbonate or CO</w:t>
            </w:r>
            <w:r w:rsidRPr="00AA611B">
              <w:rPr>
                <w:sz w:val="20"/>
                <w:szCs w:val="20"/>
                <w:vertAlign w:val="subscript"/>
              </w:rPr>
              <w:t>2</w:t>
            </w:r>
          </w:p>
        </w:tc>
        <w:tc>
          <w:tcPr>
            <w:tcW w:w="1418" w:type="dxa"/>
            <w:gridSpan w:val="2"/>
          </w:tcPr>
          <w:p w14:paraId="631E9071" w14:textId="77777777" w:rsidR="001B02FA" w:rsidRPr="00AA611B" w:rsidRDefault="00526A29" w:rsidP="007B6957">
            <w:pPr>
              <w:rPr>
                <w:sz w:val="20"/>
                <w:szCs w:val="20"/>
              </w:rPr>
            </w:pPr>
            <w:r w:rsidRPr="00AA611B">
              <w:rPr>
                <w:sz w:val="20"/>
                <w:szCs w:val="20"/>
              </w:rPr>
              <w:t>Chloride</w:t>
            </w:r>
          </w:p>
        </w:tc>
        <w:tc>
          <w:tcPr>
            <w:tcW w:w="2337" w:type="dxa"/>
          </w:tcPr>
          <w:p w14:paraId="26983C42" w14:textId="77777777" w:rsidR="001B02FA" w:rsidRPr="00AA611B" w:rsidRDefault="00526A29" w:rsidP="007B6957">
            <w:pPr>
              <w:rPr>
                <w:sz w:val="20"/>
                <w:szCs w:val="20"/>
              </w:rPr>
            </w:pPr>
            <w:r w:rsidRPr="00AA611B">
              <w:rPr>
                <w:sz w:val="20"/>
                <w:szCs w:val="20"/>
              </w:rPr>
              <w:t>Phosphorous</w:t>
            </w:r>
          </w:p>
        </w:tc>
      </w:tr>
      <w:tr w:rsidR="00CA657C" w14:paraId="4F05278E" w14:textId="77777777" w:rsidTr="007B6957">
        <w:tc>
          <w:tcPr>
            <w:tcW w:w="1555" w:type="dxa"/>
            <w:tcBorders>
              <w:top w:val="nil"/>
              <w:bottom w:val="nil"/>
            </w:tcBorders>
          </w:tcPr>
          <w:p w14:paraId="458FA848" w14:textId="77777777" w:rsidR="001B02FA" w:rsidRPr="00AA611B" w:rsidRDefault="001B02FA" w:rsidP="007B6957">
            <w:pPr>
              <w:rPr>
                <w:sz w:val="20"/>
                <w:szCs w:val="20"/>
              </w:rPr>
            </w:pPr>
          </w:p>
        </w:tc>
        <w:tc>
          <w:tcPr>
            <w:tcW w:w="1880" w:type="dxa"/>
          </w:tcPr>
          <w:p w14:paraId="3337B7C3" w14:textId="77777777" w:rsidR="001B02FA" w:rsidRPr="00AA611B" w:rsidRDefault="00526A29" w:rsidP="007B6957">
            <w:pPr>
              <w:rPr>
                <w:sz w:val="20"/>
                <w:szCs w:val="20"/>
              </w:rPr>
            </w:pPr>
            <w:r w:rsidRPr="00AA611B">
              <w:rPr>
                <w:sz w:val="20"/>
                <w:szCs w:val="20"/>
              </w:rPr>
              <w:t>Creatinine or creatinine clearance</w:t>
            </w:r>
            <w:r w:rsidRPr="00AA611B">
              <w:rPr>
                <w:sz w:val="20"/>
                <w:szCs w:val="20"/>
                <w:vertAlign w:val="superscript"/>
              </w:rPr>
              <w:t>c</w:t>
            </w:r>
          </w:p>
        </w:tc>
        <w:tc>
          <w:tcPr>
            <w:tcW w:w="1810" w:type="dxa"/>
            <w:gridSpan w:val="2"/>
          </w:tcPr>
          <w:p w14:paraId="7B917300" w14:textId="77777777" w:rsidR="001B02FA" w:rsidRPr="00AA611B" w:rsidRDefault="00526A29" w:rsidP="007B6957">
            <w:pPr>
              <w:rPr>
                <w:sz w:val="20"/>
                <w:szCs w:val="20"/>
              </w:rPr>
            </w:pPr>
            <w:r w:rsidRPr="00AA611B">
              <w:rPr>
                <w:sz w:val="20"/>
                <w:szCs w:val="20"/>
              </w:rPr>
              <w:t>Sodium</w:t>
            </w:r>
          </w:p>
        </w:tc>
        <w:tc>
          <w:tcPr>
            <w:tcW w:w="1418" w:type="dxa"/>
            <w:gridSpan w:val="2"/>
          </w:tcPr>
          <w:p w14:paraId="15F5CBED" w14:textId="77777777" w:rsidR="001B02FA" w:rsidRPr="00AA611B" w:rsidRDefault="00526A29" w:rsidP="007B6957">
            <w:pPr>
              <w:rPr>
                <w:sz w:val="20"/>
                <w:szCs w:val="20"/>
              </w:rPr>
            </w:pPr>
            <w:r w:rsidRPr="00AA611B">
              <w:rPr>
                <w:sz w:val="20"/>
                <w:szCs w:val="20"/>
              </w:rPr>
              <w:t>ALT/SGPT</w:t>
            </w:r>
          </w:p>
        </w:tc>
        <w:tc>
          <w:tcPr>
            <w:tcW w:w="2337" w:type="dxa"/>
          </w:tcPr>
          <w:p w14:paraId="119CFF91" w14:textId="77777777" w:rsidR="001B02FA" w:rsidRPr="00AA611B" w:rsidRDefault="00526A29" w:rsidP="007B6957">
            <w:pPr>
              <w:rPr>
                <w:sz w:val="20"/>
                <w:szCs w:val="20"/>
              </w:rPr>
            </w:pPr>
            <w:r w:rsidRPr="00AA611B">
              <w:rPr>
                <w:sz w:val="20"/>
                <w:szCs w:val="20"/>
              </w:rPr>
              <w:t>Total Protein</w:t>
            </w:r>
          </w:p>
        </w:tc>
      </w:tr>
      <w:tr w:rsidR="00CA657C" w14:paraId="2E073D21" w14:textId="77777777" w:rsidTr="007B6957">
        <w:tc>
          <w:tcPr>
            <w:tcW w:w="1555" w:type="dxa"/>
            <w:tcBorders>
              <w:top w:val="nil"/>
            </w:tcBorders>
          </w:tcPr>
          <w:p w14:paraId="13CB502D" w14:textId="77777777" w:rsidR="001B02FA" w:rsidRPr="00AA611B" w:rsidRDefault="001B02FA" w:rsidP="007B6957">
            <w:pPr>
              <w:rPr>
                <w:sz w:val="20"/>
                <w:szCs w:val="20"/>
              </w:rPr>
            </w:pPr>
          </w:p>
        </w:tc>
        <w:tc>
          <w:tcPr>
            <w:tcW w:w="1880" w:type="dxa"/>
          </w:tcPr>
          <w:p w14:paraId="79CF7CCD" w14:textId="77777777" w:rsidR="001B02FA" w:rsidRPr="00AA611B" w:rsidRDefault="00526A29" w:rsidP="007B6957">
            <w:pPr>
              <w:rPr>
                <w:sz w:val="20"/>
                <w:szCs w:val="20"/>
              </w:rPr>
            </w:pPr>
            <w:r w:rsidRPr="00AA611B">
              <w:rPr>
                <w:sz w:val="20"/>
                <w:szCs w:val="20"/>
              </w:rPr>
              <w:t>Glucose (nonfasting)</w:t>
            </w:r>
          </w:p>
        </w:tc>
        <w:tc>
          <w:tcPr>
            <w:tcW w:w="1810" w:type="dxa"/>
            <w:gridSpan w:val="2"/>
          </w:tcPr>
          <w:p w14:paraId="27F3B5FE" w14:textId="77777777" w:rsidR="001B02FA" w:rsidRPr="00AA611B" w:rsidRDefault="00526A29" w:rsidP="007B6957">
            <w:pPr>
              <w:rPr>
                <w:sz w:val="20"/>
                <w:szCs w:val="20"/>
              </w:rPr>
            </w:pPr>
            <w:r w:rsidRPr="00AA611B">
              <w:rPr>
                <w:sz w:val="20"/>
                <w:szCs w:val="20"/>
              </w:rPr>
              <w:t>Calcium</w:t>
            </w:r>
          </w:p>
        </w:tc>
        <w:tc>
          <w:tcPr>
            <w:tcW w:w="1418" w:type="dxa"/>
            <w:gridSpan w:val="2"/>
          </w:tcPr>
          <w:p w14:paraId="4B998BF1" w14:textId="77777777" w:rsidR="001B02FA" w:rsidRPr="00AA611B" w:rsidRDefault="00526A29" w:rsidP="007B6957">
            <w:pPr>
              <w:rPr>
                <w:sz w:val="20"/>
                <w:szCs w:val="20"/>
              </w:rPr>
            </w:pPr>
            <w:r w:rsidRPr="00AA611B">
              <w:rPr>
                <w:sz w:val="20"/>
                <w:szCs w:val="20"/>
              </w:rPr>
              <w:t>Alkaline phosphatase</w:t>
            </w:r>
          </w:p>
        </w:tc>
        <w:tc>
          <w:tcPr>
            <w:tcW w:w="2337" w:type="dxa"/>
          </w:tcPr>
          <w:p w14:paraId="5C9A7F01" w14:textId="77777777" w:rsidR="001B02FA" w:rsidRPr="00AA611B" w:rsidRDefault="00526A29" w:rsidP="007B6957">
            <w:pPr>
              <w:rPr>
                <w:sz w:val="20"/>
                <w:szCs w:val="20"/>
              </w:rPr>
            </w:pPr>
            <w:r w:rsidRPr="00AA611B">
              <w:rPr>
                <w:sz w:val="20"/>
                <w:szCs w:val="20"/>
              </w:rPr>
              <w:t>LDH</w:t>
            </w:r>
          </w:p>
        </w:tc>
      </w:tr>
      <w:tr w:rsidR="00CA657C" w14:paraId="336029C6" w14:textId="77777777" w:rsidTr="007B6957">
        <w:tc>
          <w:tcPr>
            <w:tcW w:w="1555" w:type="dxa"/>
          </w:tcPr>
          <w:p w14:paraId="66C0E6D0" w14:textId="77777777" w:rsidR="001B02FA" w:rsidRPr="00AA611B" w:rsidRDefault="00526A29" w:rsidP="007B6957">
            <w:pPr>
              <w:pStyle w:val="Paragraph"/>
              <w:spacing w:before="0" w:after="0"/>
              <w:rPr>
                <w:sz w:val="20"/>
                <w:szCs w:val="20"/>
              </w:rPr>
            </w:pPr>
            <w:r w:rsidRPr="00AA611B">
              <w:rPr>
                <w:sz w:val="20"/>
                <w:szCs w:val="20"/>
              </w:rPr>
              <w:t>Routine Urinalysis</w:t>
            </w:r>
          </w:p>
        </w:tc>
        <w:tc>
          <w:tcPr>
            <w:tcW w:w="7445" w:type="dxa"/>
            <w:gridSpan w:val="6"/>
          </w:tcPr>
          <w:p w14:paraId="1163B2E0" w14:textId="77777777" w:rsidR="001B02FA" w:rsidRPr="00AA611B" w:rsidRDefault="00526A29" w:rsidP="007B6957">
            <w:pPr>
              <w:pStyle w:val="ListBullet"/>
              <w:spacing w:before="0"/>
              <w:rPr>
                <w:sz w:val="20"/>
              </w:rPr>
            </w:pPr>
            <w:r w:rsidRPr="00AA611B">
              <w:rPr>
                <w:sz w:val="20"/>
              </w:rPr>
              <w:t>Specific gravity</w:t>
            </w:r>
          </w:p>
          <w:p w14:paraId="38D1F1C6" w14:textId="77777777" w:rsidR="001B02FA" w:rsidRPr="00AA611B" w:rsidRDefault="00526A29" w:rsidP="007B6957">
            <w:pPr>
              <w:pStyle w:val="ListBullet"/>
              <w:spacing w:before="0"/>
              <w:rPr>
                <w:sz w:val="20"/>
              </w:rPr>
            </w:pPr>
            <w:r w:rsidRPr="00AA611B">
              <w:rPr>
                <w:sz w:val="20"/>
              </w:rPr>
              <w:t>pH, glucose, protein, blood, ketones, (bilirubin, urobilinogen, nitrite, leukocyte esterase) by dipstick</w:t>
            </w:r>
          </w:p>
          <w:p w14:paraId="69350DD2" w14:textId="77777777" w:rsidR="001B02FA" w:rsidRPr="00AA611B" w:rsidRDefault="00526A29" w:rsidP="007B6957">
            <w:pPr>
              <w:pStyle w:val="ListBullet"/>
              <w:spacing w:before="0"/>
              <w:rPr>
                <w:sz w:val="20"/>
              </w:rPr>
            </w:pPr>
            <w:r w:rsidRPr="00AA611B">
              <w:rPr>
                <w:sz w:val="20"/>
              </w:rPr>
              <w:t>Microscopic examination (if blood or protein is abnormal, or as per local standard of care)</w:t>
            </w:r>
          </w:p>
        </w:tc>
      </w:tr>
      <w:tr w:rsidR="00CA657C" w14:paraId="5CDE5E2D" w14:textId="77777777" w:rsidTr="007B6957">
        <w:tc>
          <w:tcPr>
            <w:tcW w:w="1555" w:type="dxa"/>
          </w:tcPr>
          <w:p w14:paraId="0B2F6DC5" w14:textId="77777777" w:rsidR="001B02FA" w:rsidRPr="00AA611B" w:rsidRDefault="00526A29" w:rsidP="007B6957">
            <w:pPr>
              <w:pStyle w:val="Paragraph"/>
              <w:spacing w:before="0" w:after="0"/>
              <w:rPr>
                <w:sz w:val="20"/>
                <w:szCs w:val="20"/>
              </w:rPr>
            </w:pPr>
            <w:r w:rsidRPr="00AA611B">
              <w:rPr>
                <w:sz w:val="20"/>
                <w:szCs w:val="20"/>
              </w:rPr>
              <w:t>Pregnancy Testing</w:t>
            </w:r>
          </w:p>
        </w:tc>
        <w:tc>
          <w:tcPr>
            <w:tcW w:w="7445" w:type="dxa"/>
            <w:gridSpan w:val="6"/>
          </w:tcPr>
          <w:p w14:paraId="3592D411" w14:textId="77777777" w:rsidR="001B02FA" w:rsidRPr="00AA611B" w:rsidRDefault="00526A29" w:rsidP="007B6957">
            <w:pPr>
              <w:pStyle w:val="ListBullet"/>
              <w:spacing w:before="0"/>
              <w:rPr>
                <w:sz w:val="20"/>
              </w:rPr>
            </w:pPr>
            <w:r w:rsidRPr="00AA611B">
              <w:rPr>
                <w:sz w:val="20"/>
              </w:rPr>
              <w:t>Highly sensitive serum or urine hCG pregnancy test (as needed for POCBP)</w:t>
            </w:r>
          </w:p>
        </w:tc>
      </w:tr>
      <w:tr w:rsidR="00CA657C" w14:paraId="10B9BF91" w14:textId="77777777" w:rsidTr="007B6957">
        <w:tc>
          <w:tcPr>
            <w:tcW w:w="1555" w:type="dxa"/>
          </w:tcPr>
          <w:p w14:paraId="59CFC18F" w14:textId="77777777" w:rsidR="001B02FA" w:rsidRPr="00AA611B" w:rsidRDefault="00526A29" w:rsidP="007B6957">
            <w:pPr>
              <w:pStyle w:val="Paragraph"/>
              <w:spacing w:before="0" w:after="0"/>
              <w:rPr>
                <w:sz w:val="20"/>
                <w:szCs w:val="20"/>
              </w:rPr>
            </w:pPr>
            <w:r w:rsidRPr="00AA611B">
              <w:rPr>
                <w:sz w:val="20"/>
                <w:szCs w:val="20"/>
              </w:rPr>
              <w:t>Other Screening Tests</w:t>
            </w:r>
          </w:p>
        </w:tc>
        <w:tc>
          <w:tcPr>
            <w:tcW w:w="7445" w:type="dxa"/>
            <w:gridSpan w:val="6"/>
          </w:tcPr>
          <w:p w14:paraId="1241634B" w14:textId="77777777" w:rsidR="001B02FA" w:rsidRPr="00AA611B" w:rsidRDefault="00526A29" w:rsidP="007B6957">
            <w:pPr>
              <w:pStyle w:val="ListBullet"/>
              <w:spacing w:before="0"/>
              <w:rPr>
                <w:sz w:val="20"/>
              </w:rPr>
            </w:pPr>
            <w:r w:rsidRPr="00AA611B">
              <w:rPr>
                <w:sz w:val="20"/>
              </w:rPr>
              <w:t>FSH (as needed in PONCBP only)</w:t>
            </w:r>
          </w:p>
          <w:p w14:paraId="718AEDA3" w14:textId="77777777" w:rsidR="001B02FA" w:rsidRPr="00AA611B" w:rsidRDefault="00526A29" w:rsidP="007B6957">
            <w:pPr>
              <w:pStyle w:val="ListBullet"/>
              <w:spacing w:before="0"/>
              <w:rPr>
                <w:sz w:val="20"/>
              </w:rPr>
            </w:pPr>
            <w:r>
              <w:rPr>
                <w:sz w:val="20"/>
              </w:rPr>
              <w:t>Serology (HIV antibody, HBsAg, and hepatitis C virus antibody) as defined Section 5.1 (Inclusion Criteria 8, 9, and 10). Refer to Appendix 7 for country-specific requirements. See SoA for on-study requirements.</w:t>
            </w:r>
          </w:p>
          <w:p w14:paraId="79CB8BA9" w14:textId="77777777" w:rsidR="001B02FA" w:rsidRPr="00AA611B" w:rsidRDefault="00526A29" w:rsidP="007B6957">
            <w:pPr>
              <w:pStyle w:val="ListBullet"/>
              <w:spacing w:before="0"/>
              <w:rPr>
                <w:sz w:val="20"/>
              </w:rPr>
            </w:pPr>
            <w:r w:rsidRPr="00AA611B">
              <w:rPr>
                <w:sz w:val="20"/>
              </w:rPr>
              <w:t>Coagulation factors (PT or INR, and aPTT/PTT). Additional testing to be conducted as clinically indicated for participants taking anticoagulation therapy</w:t>
            </w:r>
          </w:p>
        </w:tc>
      </w:tr>
      <w:tr w:rsidR="00CA657C" w14:paraId="486184F0" w14:textId="77777777" w:rsidTr="007B6957">
        <w:tc>
          <w:tcPr>
            <w:tcW w:w="9000" w:type="dxa"/>
            <w:gridSpan w:val="7"/>
          </w:tcPr>
          <w:p w14:paraId="40F6EA2E" w14:textId="77777777" w:rsidR="001B02FA" w:rsidRPr="00414D21" w:rsidRDefault="00526A29" w:rsidP="00817AFE">
            <w:pPr>
              <w:pStyle w:val="TableFootnote"/>
              <w:ind w:left="37" w:right="142"/>
              <w:rPr>
                <w:sz w:val="18"/>
                <w:szCs w:val="18"/>
              </w:rPr>
            </w:pPr>
            <w:r w:rsidRPr="00414D21">
              <w:rPr>
                <w:sz w:val="18"/>
                <w:szCs w:val="18"/>
              </w:rPr>
              <w:t>ALT=alanine aminotransferase; aPTT=activated partial thromboplastin time; AST=aspartate aminotransferase; BUN=blood urea nitrogen; FSH=follicle-stimulating hormone; HBsAg=hepatitis B virus surface antigen; hCG=human chorionic gonadotropin; HIV=human immunodeficiency virus; INR=International normalized ratio; LDH=lactate dehydrogenase; MCH=mean corpuscular hemoglobin; MCV=mean corpuscular volume; POCBP=participant of childbearing potential; PONCBP=participant of nonchildbearing potential; PT=prothrombin time; RBC=red blood cell; SGOT=serum glutamic oxaloacetic transaminase; SGPT=serum glutamic pyruvic transaminase; SoA=schedule of Activities; ULN=upper limit of normal; WBC=white blood cell.</w:t>
            </w:r>
          </w:p>
          <w:p w14:paraId="5B82ABA5" w14:textId="77777777" w:rsidR="001B02FA" w:rsidRPr="00414D21" w:rsidRDefault="00526A29" w:rsidP="00465A9D">
            <w:pPr>
              <w:pStyle w:val="TableFootnote"/>
              <w:ind w:left="0"/>
              <w:rPr>
                <w:sz w:val="18"/>
                <w:szCs w:val="18"/>
              </w:rPr>
            </w:pPr>
            <w:r w:rsidRPr="00414D21">
              <w:rPr>
                <w:sz w:val="18"/>
                <w:szCs w:val="18"/>
              </w:rPr>
              <w:t>Notes:</w:t>
            </w:r>
          </w:p>
          <w:p w14:paraId="3EFFB6FA" w14:textId="77777777" w:rsidR="001B02FA" w:rsidRPr="00414D21" w:rsidRDefault="00526A29" w:rsidP="00537379">
            <w:pPr>
              <w:pStyle w:val="TableFootnote"/>
              <w:numPr>
                <w:ilvl w:val="0"/>
                <w:numId w:val="23"/>
              </w:numPr>
              <w:tabs>
                <w:tab w:val="num" w:pos="360"/>
              </w:tabs>
              <w:spacing w:before="0" w:after="0"/>
              <w:ind w:left="317" w:right="144" w:hanging="284"/>
              <w:rPr>
                <w:sz w:val="18"/>
                <w:szCs w:val="18"/>
              </w:rPr>
            </w:pPr>
            <w:r w:rsidRPr="00414D21">
              <w:rPr>
                <w:sz w:val="18"/>
                <w:szCs w:val="18"/>
              </w:rPr>
              <w:t>Absolute number is required and % differential is requested if available.</w:t>
            </w:r>
          </w:p>
          <w:p w14:paraId="731B6D15" w14:textId="77777777" w:rsidR="001B02FA" w:rsidRPr="00414D21" w:rsidRDefault="00526A29" w:rsidP="00537379">
            <w:pPr>
              <w:pStyle w:val="TableFootnote"/>
              <w:numPr>
                <w:ilvl w:val="0"/>
                <w:numId w:val="23"/>
              </w:numPr>
              <w:tabs>
                <w:tab w:val="num" w:pos="360"/>
              </w:tabs>
              <w:spacing w:before="0" w:after="0"/>
              <w:ind w:left="317" w:right="144" w:hanging="284"/>
              <w:rPr>
                <w:sz w:val="18"/>
                <w:szCs w:val="18"/>
              </w:rPr>
            </w:pPr>
            <w:r w:rsidRPr="00414D21">
              <w:rPr>
                <w:sz w:val="18"/>
                <w:szCs w:val="18"/>
              </w:rPr>
              <w:t>BUN is preferred; if not available, urea may be tested.</w:t>
            </w:r>
          </w:p>
          <w:p w14:paraId="7E34BDC7" w14:textId="77777777" w:rsidR="001B02FA" w:rsidRPr="008F3380" w:rsidRDefault="00526A29" w:rsidP="00537379">
            <w:pPr>
              <w:pStyle w:val="TableFootnote"/>
              <w:numPr>
                <w:ilvl w:val="0"/>
                <w:numId w:val="23"/>
              </w:numPr>
              <w:tabs>
                <w:tab w:val="num" w:pos="360"/>
              </w:tabs>
              <w:spacing w:before="0" w:after="0"/>
              <w:ind w:left="317" w:right="144" w:hanging="284"/>
            </w:pPr>
            <w:r w:rsidRPr="00414D21">
              <w:rPr>
                <w:sz w:val="18"/>
                <w:szCs w:val="18"/>
              </w:rPr>
              <w:t>GFR (measured or calculated) or creatinine clearance can be used in place of creatinine.</w:t>
            </w:r>
          </w:p>
        </w:tc>
      </w:tr>
    </w:tbl>
    <w:p w14:paraId="4BC39D94" w14:textId="77777777" w:rsidR="008867B3" w:rsidRDefault="008867B3" w:rsidP="008867B3">
      <w:pPr>
        <w:pStyle w:val="ListEnd"/>
      </w:pPr>
    </w:p>
    <w:p w14:paraId="6035B896" w14:textId="3B552044" w:rsidR="0074605C" w:rsidRDefault="00526A29" w:rsidP="008867B3">
      <w:pPr>
        <w:pStyle w:val="Paragraph"/>
      </w:pPr>
      <w:r>
        <w:t>The investigator (or medically qualified designee) must document their review of each laboratory safety report.</w:t>
      </w:r>
    </w:p>
    <w:p w14:paraId="07F744B0" w14:textId="6874FC3B" w:rsidR="00EE328F" w:rsidRPr="00EE328F" w:rsidRDefault="00526A29" w:rsidP="00F233CD">
      <w:pPr>
        <w:pStyle w:val="Heading2"/>
        <w:pageBreakBefore/>
      </w:pPr>
      <w:bookmarkStart w:id="3797" w:name="_Toc212097129"/>
      <w:bookmarkStart w:id="3798" w:name="_Toc140132559"/>
      <w:r>
        <w:t>Appendix </w:t>
      </w:r>
      <w:r w:rsidR="00B16DC4">
        <w:rPr>
          <w:noProof/>
        </w:rPr>
        <w:t>3</w:t>
      </w:r>
      <w:r w:rsidRPr="00EE328F">
        <w:t>: Adverse Events: Definitions and Procedures for Recording, Evaluating, Follow-up, and Reporting</w:t>
      </w:r>
      <w:bookmarkEnd w:id="3797"/>
      <w:bookmarkEnd w:id="3798"/>
    </w:p>
    <w:p w14:paraId="3412C085" w14:textId="77777777" w:rsidR="005C62BE" w:rsidRPr="007633E3" w:rsidRDefault="00526A29" w:rsidP="005C62BE">
      <w:pPr>
        <w:pStyle w:val="Heading3"/>
        <w:numPr>
          <w:ilvl w:val="2"/>
          <w:numId w:val="4"/>
        </w:numPr>
        <w:tabs>
          <w:tab w:val="left" w:pos="960"/>
        </w:tabs>
      </w:pPr>
      <w:bookmarkStart w:id="3799" w:name="_Toc212097130"/>
      <w:bookmarkStart w:id="3800" w:name="_Toc140132560"/>
      <w:r w:rsidRPr="007633E3">
        <w:t>Definitions of Medication Error, Misuse, and Abuse</w:t>
      </w:r>
      <w:bookmarkEnd w:id="3799"/>
      <w:bookmarkEnd w:id="3800"/>
    </w:p>
    <w:p w14:paraId="4E708B14" w14:textId="77777777" w:rsidR="005C62BE" w:rsidRPr="009A410C" w:rsidRDefault="00526A29" w:rsidP="00D83578">
      <w:pPr>
        <w:pStyle w:val="ParagraphBold"/>
        <w:keepNext/>
        <w:rPr>
          <w:bCs/>
        </w:rPr>
      </w:pPr>
      <w:r w:rsidRPr="009A410C">
        <w:t xml:space="preserve">Medication </w:t>
      </w:r>
      <w:r>
        <w:t>e</w:t>
      </w:r>
      <w:r w:rsidRPr="009A410C">
        <w:t>rror</w:t>
      </w:r>
    </w:p>
    <w:p w14:paraId="4E945329" w14:textId="77777777" w:rsidR="005C62BE" w:rsidRPr="00D83578" w:rsidRDefault="00526A29" w:rsidP="007633E3">
      <w:pPr>
        <w:pStyle w:val="Paragraph"/>
      </w:pPr>
      <w:r w:rsidRPr="00D83578">
        <w:t>This is an unintended failure in the drug treatment process that leads to or has the potential to lead to harm to the patient.</w:t>
      </w:r>
    </w:p>
    <w:p w14:paraId="2B471E04" w14:textId="77777777" w:rsidR="005C62BE" w:rsidRPr="00D83578" w:rsidRDefault="00526A29" w:rsidP="00D83578">
      <w:pPr>
        <w:pStyle w:val="ParagraphBold"/>
        <w:keepNext/>
      </w:pPr>
      <w:r w:rsidRPr="009A410C">
        <w:t>Misuse</w:t>
      </w:r>
    </w:p>
    <w:p w14:paraId="62575C4A" w14:textId="77777777" w:rsidR="005C62BE" w:rsidRPr="00D83578" w:rsidRDefault="00526A29" w:rsidP="007633E3">
      <w:pPr>
        <w:pStyle w:val="Paragraph"/>
      </w:pPr>
      <w:r w:rsidRPr="00D83578">
        <w:t>This refers to situations where the medicinal product is intentionally and inappropriately used not in accordance with the terms of the product information.</w:t>
      </w:r>
    </w:p>
    <w:p w14:paraId="4C7C5EBF" w14:textId="77777777" w:rsidR="005C62BE" w:rsidRPr="00D83578" w:rsidRDefault="00526A29" w:rsidP="00D83578">
      <w:pPr>
        <w:pStyle w:val="ParagraphBold"/>
        <w:keepNext/>
      </w:pPr>
      <w:r w:rsidRPr="009A410C">
        <w:t>Abuse</w:t>
      </w:r>
    </w:p>
    <w:p w14:paraId="5A4B9363" w14:textId="77777777" w:rsidR="005C62BE" w:rsidRDefault="00526A29" w:rsidP="007633E3">
      <w:pPr>
        <w:pStyle w:val="Paragraph"/>
      </w:pPr>
      <w:r w:rsidRPr="00D83578">
        <w:t>This corresponds to the persistent or sporadic intentional</w:t>
      </w:r>
      <w:r>
        <w:t>,</w:t>
      </w:r>
      <w:r w:rsidRPr="00D83578">
        <w:t xml:space="preserve"> excessive use of a medicinal product for a perceived psychological or physiological reward or desired </w:t>
      </w:r>
      <w:r>
        <w:t>non</w:t>
      </w:r>
      <w:r w:rsidRPr="00D83578">
        <w:t>therapeutic effect.</w:t>
      </w:r>
    </w:p>
    <w:p w14:paraId="20621A2E" w14:textId="77777777" w:rsidR="00EE328F" w:rsidRPr="00EE328F" w:rsidRDefault="00526A29" w:rsidP="00C96461">
      <w:pPr>
        <w:pStyle w:val="Heading3"/>
      </w:pPr>
      <w:bookmarkStart w:id="3801" w:name="_Toc212097131"/>
      <w:bookmarkStart w:id="3802" w:name="_Toc140132561"/>
      <w:r w:rsidRPr="00EE328F">
        <w:t>Definition of AE</w:t>
      </w:r>
      <w:bookmarkEnd w:id="3801"/>
      <w:bookmarkEnd w:id="3802"/>
    </w:p>
    <w:p w14:paraId="6E9308B0" w14:textId="77777777" w:rsidR="005C62BE" w:rsidRPr="006A1FBE" w:rsidRDefault="00526A29" w:rsidP="00CE7BB0">
      <w:pPr>
        <w:pStyle w:val="ParagraphBold"/>
        <w:keepNext/>
      </w:pPr>
      <w:r w:rsidRPr="006A1FBE">
        <w:t>AE definition</w:t>
      </w:r>
    </w:p>
    <w:p w14:paraId="19C127B3" w14:textId="77777777" w:rsidR="005C62BE" w:rsidRPr="006A1FBE" w:rsidRDefault="00526A29" w:rsidP="005C62BE">
      <w:pPr>
        <w:pStyle w:val="ListBullet"/>
        <w:numPr>
          <w:ilvl w:val="0"/>
          <w:numId w:val="34"/>
        </w:numPr>
      </w:pPr>
      <w:r w:rsidRPr="006A1FBE">
        <w:t>An AE is any untoward medical occurrence in a clinical study participant, temporally associated with the use of study intervention, whether or not considered related to the study intervention.</w:t>
      </w:r>
    </w:p>
    <w:p w14:paraId="221CB6E6" w14:textId="77777777" w:rsidR="005C62BE" w:rsidRPr="006A1FBE" w:rsidRDefault="00526A29" w:rsidP="005C62BE">
      <w:pPr>
        <w:pStyle w:val="ListBullet"/>
        <w:numPr>
          <w:ilvl w:val="0"/>
          <w:numId w:val="34"/>
        </w:numPr>
      </w:pPr>
      <w:r w:rsidRPr="006A1FBE">
        <w:t>Note: An AE can therefore be any unfavorable and unintended sign (including an abnormal laboratory finding), symptom, or disease (new or exacerbated) temporally associated with the use of a study intervention.</w:t>
      </w:r>
    </w:p>
    <w:p w14:paraId="42A16A39" w14:textId="77777777" w:rsidR="005C62BE" w:rsidRDefault="00526A29" w:rsidP="005C62BE">
      <w:pPr>
        <w:pStyle w:val="ListBullet"/>
        <w:numPr>
          <w:ilvl w:val="0"/>
          <w:numId w:val="34"/>
        </w:numPr>
      </w:pPr>
      <w:r w:rsidRPr="006A1FBE">
        <w:t>Note: For purposes of AE definition, study intervention includes any pharmaceutical product, biological product, vaccine, diagnostic agent, medical device, combination product, or protocol</w:t>
      </w:r>
      <w:r>
        <w:t>-</w:t>
      </w:r>
      <w:r w:rsidRPr="006A1FBE">
        <w:t>specified procedure whether investigational or marketed (including placebo, active comparator product, or run-in intervention), manufactured by, licensed by, provided by, or distributed by the Sponsor for human use in this study.</w:t>
      </w:r>
    </w:p>
    <w:p w14:paraId="4574F049" w14:textId="77777777" w:rsidR="005C62BE" w:rsidRPr="006A1FBE" w:rsidRDefault="005C62BE" w:rsidP="007E77A2">
      <w:pPr>
        <w:pStyle w:val="ListEnd"/>
      </w:pPr>
    </w:p>
    <w:p w14:paraId="323309B8" w14:textId="77777777" w:rsidR="005C62BE" w:rsidRPr="006A1FBE" w:rsidRDefault="00526A29" w:rsidP="007E77A2">
      <w:pPr>
        <w:pStyle w:val="ParagraphBold"/>
        <w:keepNext/>
      </w:pPr>
      <w:bookmarkStart w:id="3803" w:name="_Hlk42755494"/>
      <w:r w:rsidRPr="006A1FBE">
        <w:t>Events meeting the AE definition</w:t>
      </w:r>
    </w:p>
    <w:p w14:paraId="6B08B294" w14:textId="77777777" w:rsidR="005C62BE" w:rsidRPr="006A1FBE" w:rsidRDefault="00526A29" w:rsidP="005C62BE">
      <w:pPr>
        <w:pStyle w:val="ListBullet"/>
        <w:numPr>
          <w:ilvl w:val="0"/>
          <w:numId w:val="34"/>
        </w:numPr>
      </w:pPr>
      <w:r w:rsidRPr="006A1FBE">
        <w:t>Any abnormal laboratory test results (hematology, clinical chemistry, or urinalysis) or other safety assessments (eg, ECG, radiological scans, vital signs measurements), including those that worsen from baseline, considered clinically significant in the medical and scientific judgment of the investigator.</w:t>
      </w:r>
    </w:p>
    <w:p w14:paraId="47B7D6B2" w14:textId="77777777" w:rsidR="005C62BE" w:rsidRPr="006A1FBE" w:rsidRDefault="00526A29" w:rsidP="005C62BE">
      <w:pPr>
        <w:pStyle w:val="ListBullet"/>
        <w:numPr>
          <w:ilvl w:val="0"/>
          <w:numId w:val="34"/>
        </w:numPr>
      </w:pPr>
      <w:r w:rsidRPr="006A1FBE">
        <w:t>Exacerbation of a chronic or intermittent preexisting condition including either an increase in frequency and/or intensity of the condition.</w:t>
      </w:r>
    </w:p>
    <w:bookmarkEnd w:id="3803"/>
    <w:p w14:paraId="72B4391C" w14:textId="77777777" w:rsidR="005C62BE" w:rsidRPr="006A1FBE" w:rsidRDefault="00526A29" w:rsidP="005C62BE">
      <w:pPr>
        <w:pStyle w:val="ListBullet"/>
        <w:numPr>
          <w:ilvl w:val="0"/>
          <w:numId w:val="34"/>
        </w:numPr>
      </w:pPr>
      <w:r w:rsidRPr="006A1FBE">
        <w:t>New conditions detected or diagnosed after study intervention administration even though it may have been present before the start of the study.</w:t>
      </w:r>
    </w:p>
    <w:p w14:paraId="06FFEE32" w14:textId="77777777" w:rsidR="005C62BE" w:rsidRPr="006A1FBE" w:rsidRDefault="00526A29" w:rsidP="005C62BE">
      <w:pPr>
        <w:pStyle w:val="ListBullet"/>
        <w:numPr>
          <w:ilvl w:val="0"/>
          <w:numId w:val="34"/>
        </w:numPr>
      </w:pPr>
      <w:r w:rsidRPr="006A1FBE">
        <w:t>Signs, symptoms, or the clinical sequelae of a suspected drug-drug interaction.</w:t>
      </w:r>
    </w:p>
    <w:p w14:paraId="2361B3EE" w14:textId="77777777" w:rsidR="005C62BE" w:rsidRPr="006A1FBE" w:rsidRDefault="00526A29" w:rsidP="005C62BE">
      <w:pPr>
        <w:pStyle w:val="ListBullet"/>
        <w:numPr>
          <w:ilvl w:val="0"/>
          <w:numId w:val="34"/>
        </w:numPr>
      </w:pPr>
      <w:r w:rsidRPr="006A1FBE">
        <w:t>Signs, symptoms, or the clinical sequelae of a suspected overdose of either study intervention or a concomitant medication.</w:t>
      </w:r>
    </w:p>
    <w:p w14:paraId="4B1D0322" w14:textId="75E5CBD0" w:rsidR="005C62BE" w:rsidRPr="00CE7BB0" w:rsidRDefault="00526A29" w:rsidP="00506342">
      <w:pPr>
        <w:pStyle w:val="ListBullet"/>
        <w:numPr>
          <w:ilvl w:val="0"/>
          <w:numId w:val="34"/>
        </w:numPr>
      </w:pPr>
      <w:r w:rsidRPr="006A1FBE">
        <w:t>For all reports of overdose (whether accidental or intentional) with an associated AE, the AE term should reflect the clinical symptoms or abnormal test result. An overdose without any associated clinical symptoms or abnormal laboratory results is reported using the terminology “accidental or intentional overdose without adverse effect.”</w:t>
      </w:r>
    </w:p>
    <w:p w14:paraId="330DFFFA" w14:textId="77777777" w:rsidR="0074605C" w:rsidRDefault="00526A29">
      <w:pPr>
        <w:pStyle w:val="ListBullet"/>
      </w:pPr>
      <w:r>
        <w:t>Any new cancer (that is not a condition of the study). Progression of the cancer under study is not a reportable event. Refer to Section 8.4.6 for additional details.</w:t>
      </w:r>
    </w:p>
    <w:p w14:paraId="21BD61DB" w14:textId="77777777" w:rsidR="008867B3" w:rsidRDefault="008867B3" w:rsidP="008867B3">
      <w:pPr>
        <w:pStyle w:val="ListEnd"/>
      </w:pPr>
    </w:p>
    <w:p w14:paraId="3B21DE61" w14:textId="77777777" w:rsidR="005C62BE" w:rsidRPr="007E234D" w:rsidRDefault="00526A29" w:rsidP="00291D98">
      <w:pPr>
        <w:pStyle w:val="ParagraphBold"/>
        <w:keepNext/>
      </w:pPr>
      <w:r w:rsidRPr="007E234D">
        <w:t>Events NOT meeting the AE definition</w:t>
      </w:r>
    </w:p>
    <w:p w14:paraId="1D5D10CC" w14:textId="77777777" w:rsidR="005C62BE" w:rsidRPr="009E105C" w:rsidRDefault="00526A29" w:rsidP="005C62BE">
      <w:pPr>
        <w:pStyle w:val="ListBullet"/>
        <w:numPr>
          <w:ilvl w:val="0"/>
          <w:numId w:val="34"/>
        </w:numPr>
      </w:pPr>
      <w:r w:rsidRPr="009E105C">
        <w:t>Medical or surgical procedure (eg, endoscopy, appendectomy): the condition that leads to the procedure is the AE.</w:t>
      </w:r>
    </w:p>
    <w:p w14:paraId="165A289F" w14:textId="77777777" w:rsidR="005C62BE" w:rsidRPr="009E105C" w:rsidRDefault="00526A29" w:rsidP="005C62BE">
      <w:pPr>
        <w:pStyle w:val="ListBullet"/>
        <w:numPr>
          <w:ilvl w:val="0"/>
          <w:numId w:val="34"/>
        </w:numPr>
      </w:pPr>
      <w:r w:rsidRPr="009E105C">
        <w:t>Situations in which an untoward medical occurrence did not occur (social and/or convenience admission to a hospital).</w:t>
      </w:r>
    </w:p>
    <w:p w14:paraId="1BD50C51" w14:textId="77777777" w:rsidR="005C62BE" w:rsidRPr="009E105C" w:rsidRDefault="00526A29" w:rsidP="005C62BE">
      <w:pPr>
        <w:pStyle w:val="ListBullet"/>
        <w:numPr>
          <w:ilvl w:val="0"/>
          <w:numId w:val="34"/>
        </w:numPr>
      </w:pPr>
      <w:r w:rsidRPr="009E105C">
        <w:t>Anticipated day-to-day fluctuations of preexisting disease(s) or condition(s) present or detected at the start of the study that do not worsen.</w:t>
      </w:r>
    </w:p>
    <w:p w14:paraId="57464DE0" w14:textId="77777777" w:rsidR="005C62BE" w:rsidRPr="009E105C" w:rsidRDefault="00526A29" w:rsidP="005C62BE">
      <w:pPr>
        <w:pStyle w:val="ListBullet"/>
        <w:numPr>
          <w:ilvl w:val="0"/>
          <w:numId w:val="34"/>
        </w:numPr>
      </w:pPr>
      <w:r w:rsidRPr="009E105C">
        <w:t>Surgical procedure(s) planned prior to informed consent to treat a preexisting condition that has not worsened.</w:t>
      </w:r>
    </w:p>
    <w:p w14:paraId="4E067B1B" w14:textId="40328FC0" w:rsidR="005C62BE" w:rsidRDefault="00526A29" w:rsidP="00435328">
      <w:pPr>
        <w:pStyle w:val="ListBullet"/>
        <w:numPr>
          <w:ilvl w:val="0"/>
          <w:numId w:val="34"/>
        </w:numPr>
      </w:pPr>
      <w:r w:rsidRPr="009E105C">
        <w:t>Refer to Section 8.4.6 for protocol-specific exceptions.</w:t>
      </w:r>
    </w:p>
    <w:p w14:paraId="293A5501" w14:textId="77777777" w:rsidR="008867B3" w:rsidRPr="00291D98" w:rsidRDefault="008867B3" w:rsidP="008867B3">
      <w:pPr>
        <w:pStyle w:val="ListEnd"/>
      </w:pPr>
    </w:p>
    <w:p w14:paraId="69ADAB20" w14:textId="77777777" w:rsidR="00EE328F" w:rsidRPr="00EE328F" w:rsidRDefault="00526A29" w:rsidP="00C96461">
      <w:pPr>
        <w:pStyle w:val="Heading3"/>
      </w:pPr>
      <w:bookmarkStart w:id="3804" w:name="_Toc212097132"/>
      <w:bookmarkStart w:id="3805" w:name="_Toc140132562"/>
      <w:r w:rsidRPr="00EE328F">
        <w:t>Definition of SAE</w:t>
      </w:r>
      <w:bookmarkEnd w:id="3804"/>
      <w:bookmarkEnd w:id="3805"/>
    </w:p>
    <w:p w14:paraId="468ACF2E" w14:textId="77777777" w:rsidR="005C62BE" w:rsidRPr="009A4566" w:rsidRDefault="00526A29" w:rsidP="00036C88">
      <w:pPr>
        <w:pStyle w:val="Paragraph"/>
      </w:pPr>
      <w:r w:rsidRPr="009A4566">
        <w:t>If an event is not an AE per definition above, then it cannot be an SAE even if serious conditions are met.</w:t>
      </w:r>
    </w:p>
    <w:p w14:paraId="563AE868" w14:textId="77777777" w:rsidR="005C62BE" w:rsidRPr="008964DC" w:rsidRDefault="00526A29" w:rsidP="008964DC">
      <w:pPr>
        <w:pStyle w:val="ParagraphBold"/>
        <w:keepNext/>
      </w:pPr>
      <w:r w:rsidRPr="008964DC">
        <w:t>An SAE is defined as any untoward medical occurrence that, at any dose:</w:t>
      </w:r>
    </w:p>
    <w:p w14:paraId="2CF2CFAC" w14:textId="77777777" w:rsidR="005C62BE" w:rsidRPr="00122C75" w:rsidRDefault="00526A29" w:rsidP="00122C75">
      <w:pPr>
        <w:pStyle w:val="Paragraph"/>
        <w:spacing w:after="0"/>
        <w:ind w:left="360" w:hanging="360"/>
      </w:pPr>
      <w:r w:rsidRPr="00122C75">
        <w:t>a.</w:t>
      </w:r>
      <w:r w:rsidRPr="00122C75">
        <w:tab/>
        <w:t>Results in death</w:t>
      </w:r>
    </w:p>
    <w:p w14:paraId="7A15D6EB" w14:textId="77777777" w:rsidR="005C62BE" w:rsidRPr="00122C75" w:rsidRDefault="00526A29" w:rsidP="00122C75">
      <w:pPr>
        <w:pStyle w:val="Paragraph"/>
        <w:spacing w:after="0"/>
        <w:ind w:left="360" w:hanging="360"/>
      </w:pPr>
      <w:bookmarkStart w:id="3806" w:name="_Hlk42755627"/>
      <w:r w:rsidRPr="00122C75">
        <w:t>b.</w:t>
      </w:r>
      <w:r w:rsidRPr="00122C75">
        <w:tab/>
        <w:t>Is life-threatening</w:t>
      </w:r>
    </w:p>
    <w:p w14:paraId="32E2E29E" w14:textId="77777777" w:rsidR="005C62BE" w:rsidRPr="009A4566" w:rsidRDefault="00526A29" w:rsidP="00404370">
      <w:pPr>
        <w:pStyle w:val="ListBullet2"/>
        <w:numPr>
          <w:ilvl w:val="0"/>
          <w:numId w:val="77"/>
        </w:numPr>
      </w:pPr>
      <w:r w:rsidRPr="009A4566">
        <w:t>The term “life-threatening” in the definition of “serious” refers to an event in which the participant was at risk of death at the time of the event. It does not refer to an event, which hypothetically might have caused death, if it were more severe.</w:t>
      </w:r>
    </w:p>
    <w:bookmarkEnd w:id="3806"/>
    <w:p w14:paraId="451C9AF2" w14:textId="77777777" w:rsidR="005C62BE" w:rsidRPr="00122C75" w:rsidRDefault="00526A29" w:rsidP="00122C75">
      <w:pPr>
        <w:pStyle w:val="Paragraph"/>
        <w:spacing w:after="0"/>
        <w:ind w:left="360" w:hanging="360"/>
      </w:pPr>
      <w:r w:rsidRPr="00122C75">
        <w:t>c.</w:t>
      </w:r>
      <w:r w:rsidRPr="00122C75">
        <w:tab/>
        <w:t>Requires inpatient hospitalization or prolongation of existing hospitalization</w:t>
      </w:r>
    </w:p>
    <w:p w14:paraId="7570FDB1" w14:textId="77777777" w:rsidR="005C62BE" w:rsidRPr="00F65436" w:rsidRDefault="00526A29" w:rsidP="00404370">
      <w:pPr>
        <w:pStyle w:val="ListBullet2"/>
        <w:numPr>
          <w:ilvl w:val="0"/>
          <w:numId w:val="77"/>
        </w:numPr>
      </w:pPr>
      <w:r w:rsidRPr="00F65436">
        <w:t>Hospitalization is defined as an inpatient admission, regardless of length of stay, even if the hospitalization is a precautionary measure for continued observation. (Note: Hospitalization for an elective procedure to treat a preexisting condition that has not worsened is not an SAE.) A preexisting condition is a clinical condition that is diagnosed prior to the use of an MSD product and is documented in the participant’s medical history.</w:t>
      </w:r>
    </w:p>
    <w:p w14:paraId="0AC16FF5" w14:textId="77777777" w:rsidR="005C62BE" w:rsidRPr="00122C75" w:rsidRDefault="00526A29" w:rsidP="00122C75">
      <w:pPr>
        <w:pStyle w:val="Paragraph"/>
        <w:spacing w:after="0"/>
        <w:ind w:left="360" w:hanging="360"/>
      </w:pPr>
      <w:r w:rsidRPr="00122C75">
        <w:t>d.</w:t>
      </w:r>
      <w:r w:rsidRPr="00122C75">
        <w:tab/>
        <w:t>Results in persistent or significant disability/incapacity</w:t>
      </w:r>
    </w:p>
    <w:p w14:paraId="39F0B8D6" w14:textId="77777777" w:rsidR="005C62BE" w:rsidRPr="00F65436" w:rsidRDefault="00526A29" w:rsidP="00404370">
      <w:pPr>
        <w:pStyle w:val="ListBullet2"/>
        <w:numPr>
          <w:ilvl w:val="0"/>
          <w:numId w:val="77"/>
        </w:numPr>
      </w:pPr>
      <w:r w:rsidRPr="00F65436">
        <w:t>The term disability means a substantial disruption of a person’s ability to conduct normal life functions.</w:t>
      </w:r>
    </w:p>
    <w:p w14:paraId="62EFB15F" w14:textId="77777777" w:rsidR="005C62BE" w:rsidRPr="00F65436" w:rsidRDefault="00526A29" w:rsidP="00404370">
      <w:pPr>
        <w:pStyle w:val="ListBullet2"/>
        <w:numPr>
          <w:ilvl w:val="0"/>
          <w:numId w:val="77"/>
        </w:numPr>
      </w:pPr>
      <w:r w:rsidRPr="00F65436">
        <w:t>This definition is not intended to include experiences of relatively minor medical significance such as uncomplicated headache, nausea, vomiting, diarrhea, influenza, and accidental trauma (eg, sprained ankle) that may interfere with or prevent everyday life functions but do not constitute a substantial disruption.</w:t>
      </w:r>
    </w:p>
    <w:p w14:paraId="20747C3B" w14:textId="77777777" w:rsidR="005C62BE" w:rsidRPr="00122C75" w:rsidRDefault="00526A29" w:rsidP="00122C75">
      <w:pPr>
        <w:pStyle w:val="Paragraph"/>
        <w:spacing w:after="0"/>
        <w:ind w:left="360" w:hanging="360"/>
      </w:pPr>
      <w:r w:rsidRPr="00122C75">
        <w:t>e.</w:t>
      </w:r>
      <w:r w:rsidRPr="00122C75">
        <w:tab/>
        <w:t>Is a congenital anomaly/birth defect</w:t>
      </w:r>
    </w:p>
    <w:p w14:paraId="2FCE9A6F" w14:textId="77777777" w:rsidR="005C62BE" w:rsidRPr="00F65436" w:rsidRDefault="00526A29" w:rsidP="00404370">
      <w:pPr>
        <w:pStyle w:val="ListBullet2"/>
        <w:numPr>
          <w:ilvl w:val="0"/>
          <w:numId w:val="77"/>
        </w:numPr>
      </w:pPr>
      <w:r w:rsidRPr="00F65436">
        <w:t>In offspring of participant taking the product regardless of time to diagnosis.</w:t>
      </w:r>
    </w:p>
    <w:p w14:paraId="2407543D" w14:textId="77777777" w:rsidR="005C62BE" w:rsidRPr="00122C75" w:rsidRDefault="00526A29" w:rsidP="00122C75">
      <w:pPr>
        <w:pStyle w:val="Paragraph"/>
        <w:spacing w:after="0"/>
        <w:ind w:left="360" w:hanging="360"/>
      </w:pPr>
      <w:bookmarkStart w:id="3807" w:name="_Hlk42755762"/>
      <w:r w:rsidRPr="00122C75">
        <w:t>f.</w:t>
      </w:r>
      <w:r w:rsidRPr="00122C75">
        <w:tab/>
        <w:t>Other important medical events</w:t>
      </w:r>
    </w:p>
    <w:p w14:paraId="48377FAD" w14:textId="77777777" w:rsidR="005C62BE" w:rsidRPr="009A4566" w:rsidRDefault="00526A29" w:rsidP="00404370">
      <w:pPr>
        <w:pStyle w:val="ListBullet2"/>
        <w:numPr>
          <w:ilvl w:val="0"/>
          <w:numId w:val="77"/>
        </w:numPr>
      </w:pPr>
      <w:r w:rsidRPr="009A4566">
        <w:t>Medical or scientific judgment should be exercised in deciding whether SAE reporting is appropriate in other situations such as important medical events that may not be immediately life-threatening or result in death or hospitalization but may jeopardize the participant or may require medical or surgical intervention to prevent 1 of the other outcomes listed in the above definition. These events should usually be considered serious.</w:t>
      </w:r>
    </w:p>
    <w:bookmarkEnd w:id="3807"/>
    <w:p w14:paraId="1429EFAF" w14:textId="77777777" w:rsidR="005C62BE" w:rsidRDefault="00526A29" w:rsidP="00404370">
      <w:pPr>
        <w:pStyle w:val="ListBullet2"/>
        <w:numPr>
          <w:ilvl w:val="0"/>
          <w:numId w:val="77"/>
        </w:numPr>
      </w:pPr>
      <w:r w:rsidRPr="00F65436">
        <w:t>Examples of such events include invasive or malignant cancers, intensive treatment in an emergency room or at home for allergic bronchospasm, blood dyscrasias</w:t>
      </w:r>
      <w:r>
        <w:t>,</w:t>
      </w:r>
      <w:r w:rsidRPr="00F65436">
        <w:t xml:space="preserve"> or convulsions that do not result in hospitalization, or development of drug dependency or drug abuse.</w:t>
      </w:r>
    </w:p>
    <w:p w14:paraId="13D534E8" w14:textId="23F311D9" w:rsidR="005C62BE" w:rsidRPr="008867B3" w:rsidRDefault="00526A29" w:rsidP="00404370">
      <w:pPr>
        <w:pStyle w:val="ListBullet2"/>
        <w:numPr>
          <w:ilvl w:val="0"/>
          <w:numId w:val="77"/>
        </w:numPr>
        <w:rPr>
          <w:ins w:id="3808" w:author="Powell, Deana" w:date="2026-03-05T15:34:00Z" w16du:dateUtc="2026-03-05T20:34:00Z"/>
        </w:rPr>
      </w:pPr>
      <w:ins w:id="3809" w:author="Powell, Deana" w:date="2026-03-05T15:34:00Z" w16du:dateUtc="2026-03-05T20:34:00Z">
        <w:r w:rsidRPr="00942C1B">
          <w:t xml:space="preserve">All </w:t>
        </w:r>
        <w:r w:rsidRPr="004F2F64">
          <w:rPr>
            <w:rFonts w:eastAsiaTheme="minorHAnsi"/>
            <w:bCs/>
          </w:rPr>
          <w:t>potential DILI events meeting biochemical criteria of Hy’s Law will be reported to the Sponsor, regardless of suspected etiology,</w:t>
        </w:r>
        <w:r w:rsidRPr="0027187F">
          <w:t xml:space="preserve"> as an ECI and SAE</w:t>
        </w:r>
        <w:r w:rsidRPr="00C9195F">
          <w:t xml:space="preserve"> with OME criteria in the</w:t>
        </w:r>
        <w:r>
          <w:t xml:space="preserve"> absence</w:t>
        </w:r>
        <w:r w:rsidRPr="00C9195F">
          <w:t xml:space="preserve"> </w:t>
        </w:r>
        <w:r w:rsidRPr="00E274E4">
          <w:rPr>
            <w:rFonts w:eastAsiaTheme="minorHAnsi"/>
            <w:bCs/>
          </w:rPr>
          <w:t xml:space="preserve">of other SAE criteria within 24 hours </w:t>
        </w:r>
        <w:r w:rsidRPr="00E274E4">
          <w:t>of learning of the event</w:t>
        </w:r>
        <w:r w:rsidRPr="00E274E4">
          <w:rPr>
            <w:rFonts w:eastAsiaTheme="minorHAnsi"/>
            <w:bCs/>
          </w:rPr>
          <w:t>.</w:t>
        </w:r>
      </w:ins>
    </w:p>
    <w:p w14:paraId="47868C00" w14:textId="77777777" w:rsidR="008867B3" w:rsidRPr="008964DC" w:rsidRDefault="008867B3" w:rsidP="008867B3">
      <w:pPr>
        <w:pStyle w:val="ListEnd"/>
        <w:rPr>
          <w:ins w:id="3810" w:author="Powell, Deana" w:date="2026-03-05T15:34:00Z" w16du:dateUtc="2026-03-05T20:34:00Z"/>
        </w:rPr>
      </w:pPr>
    </w:p>
    <w:p w14:paraId="755B7574" w14:textId="77777777" w:rsidR="0074605C" w:rsidRDefault="00526A29">
      <w:pPr>
        <w:pStyle w:val="Heading3"/>
        <w:rPr>
          <w:ins w:id="3811" w:author="Powell, Deana" w:date="2026-03-05T15:34:00Z" w16du:dateUtc="2026-03-05T20:34:00Z"/>
          <w:lang w:val="en-GB"/>
        </w:rPr>
      </w:pPr>
      <w:bookmarkStart w:id="3812" w:name="_Toc212097133"/>
      <w:ins w:id="3813" w:author="Powell, Deana" w:date="2026-03-05T15:34:00Z" w16du:dateUtc="2026-03-05T20:34:00Z">
        <w:r>
          <w:rPr>
            <w:lang w:val="en-GB"/>
          </w:rPr>
          <w:t>Definition of a Suspected Unexpected Serious Adverse Reaction (SUSAR)</w:t>
        </w:r>
        <w:bookmarkEnd w:id="3812"/>
        <w:r>
          <w:rPr>
            <w:lang w:val="en-GB"/>
          </w:rPr>
          <w:t> </w:t>
        </w:r>
      </w:ins>
    </w:p>
    <w:p w14:paraId="50B5E6CA" w14:textId="79FE287E" w:rsidR="0074605C" w:rsidRDefault="00526A29">
      <w:pPr>
        <w:pStyle w:val="Paragraph"/>
        <w:rPr>
          <w:ins w:id="3814" w:author="Powell, Deana" w:date="2026-03-05T15:34:00Z" w16du:dateUtc="2026-03-05T20:34:00Z"/>
          <w:lang w:val="en-GB"/>
        </w:rPr>
      </w:pPr>
      <w:ins w:id="3815" w:author="Powell, Deana" w:date="2026-03-05T15:34:00Z" w16du:dateUtc="2026-03-05T20:34:00Z">
        <w:r>
          <w:rPr>
            <w:lang w:val="en-GB"/>
          </w:rPr>
          <w:t>A Suspected Unexpected Serious Adverse Reaction (SUSAR) is an adverse event that occurs during a clinical trial and meets the following criteria:</w:t>
        </w:r>
      </w:ins>
    </w:p>
    <w:p w14:paraId="6D63B2C4" w14:textId="6F34631E" w:rsidR="0074605C" w:rsidRDefault="00526A29" w:rsidP="008867B3">
      <w:pPr>
        <w:pStyle w:val="ListBullet"/>
        <w:rPr>
          <w:ins w:id="3816" w:author="Powell, Deana" w:date="2026-03-05T15:34:00Z" w16du:dateUtc="2026-03-05T20:34:00Z"/>
          <w:lang w:val="en-GB"/>
        </w:rPr>
      </w:pPr>
      <w:ins w:id="3817" w:author="Powell, Deana" w:date="2026-03-05T15:34:00Z" w16du:dateUtc="2026-03-05T20:34:00Z">
        <w:r>
          <w:rPr>
            <w:lang w:val="en-GB"/>
          </w:rPr>
          <w:t>unexpected, meaning the nature or severity of the event does</w:t>
        </w:r>
        <w:r w:rsidR="00F6144E">
          <w:rPr>
            <w:lang w:val="en-GB"/>
          </w:rPr>
          <w:t xml:space="preserve"> not</w:t>
        </w:r>
        <w:r>
          <w:rPr>
            <w:lang w:val="en-GB"/>
          </w:rPr>
          <w:t xml:space="preserve"> match the reference safety information (RSI)</w:t>
        </w:r>
        <w:r w:rsidR="00EA658B">
          <w:rPr>
            <w:lang w:val="en-GB"/>
          </w:rPr>
          <w:t>.</w:t>
        </w:r>
      </w:ins>
    </w:p>
    <w:p w14:paraId="24CDEBD0" w14:textId="47CB6BB0" w:rsidR="0074605C" w:rsidRDefault="00526A29" w:rsidP="008867B3">
      <w:pPr>
        <w:pStyle w:val="ListBullet"/>
        <w:rPr>
          <w:ins w:id="3818" w:author="Powell, Deana" w:date="2026-03-05T15:34:00Z" w16du:dateUtc="2026-03-05T20:34:00Z"/>
          <w:lang w:val="en-GB"/>
        </w:rPr>
      </w:pPr>
      <w:ins w:id="3819" w:author="Powell, Deana" w:date="2026-03-05T15:34:00Z" w16du:dateUtc="2026-03-05T20:34:00Z">
        <w:r>
          <w:rPr>
            <w:lang w:val="en-GB"/>
          </w:rPr>
          <w:t>SAEs</w:t>
        </w:r>
        <w:r w:rsidR="002422EC">
          <w:rPr>
            <w:lang w:val="en-GB"/>
          </w:rPr>
          <w:t xml:space="preserve"> as defined in Section 10.3.3</w:t>
        </w:r>
        <w:r w:rsidR="00EA658B">
          <w:rPr>
            <w:lang w:val="en-GB"/>
          </w:rPr>
          <w:t>.</w:t>
        </w:r>
      </w:ins>
    </w:p>
    <w:p w14:paraId="0ADC3F8A" w14:textId="61EF0717" w:rsidR="0074605C" w:rsidRPr="008867B3" w:rsidRDefault="00526A29" w:rsidP="008867B3">
      <w:pPr>
        <w:pStyle w:val="ListBullet"/>
        <w:rPr>
          <w:ins w:id="3820" w:author="Powell, Deana" w:date="2026-03-05T15:34:00Z" w16du:dateUtc="2026-03-05T20:34:00Z"/>
          <w:rFonts w:cs="Arial"/>
          <w:b/>
          <w:bCs/>
        </w:rPr>
      </w:pPr>
      <w:ins w:id="3821" w:author="Powell, Deana" w:date="2026-03-05T15:34:00Z" w16du:dateUtc="2026-03-05T20:34:00Z">
        <w:r>
          <w:rPr>
            <w:lang w:val="en-GB"/>
          </w:rPr>
          <w:t>reasonable possibility the event was caused by the study drug</w:t>
        </w:r>
        <w:r w:rsidR="00EA658B">
          <w:rPr>
            <w:lang w:val="en-GB"/>
          </w:rPr>
          <w:t>.</w:t>
        </w:r>
      </w:ins>
    </w:p>
    <w:p w14:paraId="1A0C39CC" w14:textId="77777777" w:rsidR="008867B3" w:rsidRDefault="008867B3" w:rsidP="008867B3">
      <w:pPr>
        <w:pStyle w:val="ListEnd"/>
        <w:rPr>
          <w:rStyle w:val="Instructions"/>
          <w:rFonts w:ascii="Times New Roman" w:hAnsi="Times New Roman" w:cs="Arial"/>
          <w:b/>
          <w:bCs/>
          <w:vanish w:val="0"/>
          <w:color w:val="auto"/>
        </w:rPr>
      </w:pPr>
    </w:p>
    <w:p w14:paraId="3E7E54B8" w14:textId="77777777" w:rsidR="0074605C" w:rsidRDefault="002422EC">
      <w:pPr>
        <w:pStyle w:val="Heading3"/>
      </w:pPr>
      <w:bookmarkStart w:id="3822" w:name="_Toc212097134"/>
      <w:bookmarkStart w:id="3823" w:name="_Toc140132563"/>
      <w:r>
        <w:t>Additional Events Reported in the Same Manner as SAE</w:t>
      </w:r>
      <w:bookmarkEnd w:id="3822"/>
      <w:bookmarkEnd w:id="3823"/>
    </w:p>
    <w:p w14:paraId="0F84EA8B" w14:textId="77777777" w:rsidR="0074605C" w:rsidRDefault="00526A29">
      <w:pPr>
        <w:pStyle w:val="ParagraphBold"/>
        <w:keepNext/>
      </w:pPr>
      <w:r>
        <w:t>Additional events that require reporting</w:t>
      </w:r>
    </w:p>
    <w:p w14:paraId="792685D9" w14:textId="68FCEEF8" w:rsidR="0074605C" w:rsidRDefault="002422EC" w:rsidP="008867B3">
      <w:pPr>
        <w:pStyle w:val="Paragraph"/>
      </w:pPr>
      <w:r>
        <w:t>In addition to the above criteria, AEs meeting either of the below criteria, although not serious per ICH definition, are reportable to the Sponsor.</w:t>
      </w:r>
    </w:p>
    <w:p w14:paraId="55E9CE3E" w14:textId="77777777" w:rsidR="0074605C" w:rsidRDefault="002422EC">
      <w:pPr>
        <w:pStyle w:val="ListBullet"/>
      </w:pPr>
      <w:r>
        <w:t>Is a new cancer (that is not the cancer under study) as noted in Section 8.4.1.</w:t>
      </w:r>
    </w:p>
    <w:p w14:paraId="0599F678" w14:textId="77777777" w:rsidR="0074605C" w:rsidRDefault="00526A29">
      <w:pPr>
        <w:pStyle w:val="ListBullet"/>
      </w:pPr>
      <w:r>
        <w:t>Is associated with an overdose.</w:t>
      </w:r>
    </w:p>
    <w:p w14:paraId="7E911A2E" w14:textId="77777777" w:rsidR="0074605C" w:rsidRDefault="0074605C">
      <w:pPr>
        <w:pStyle w:val="ListEnd"/>
      </w:pPr>
    </w:p>
    <w:p w14:paraId="1FA64695" w14:textId="77777777" w:rsidR="00EE328F" w:rsidRPr="00EE328F" w:rsidRDefault="00526A29" w:rsidP="003F7192">
      <w:pPr>
        <w:pStyle w:val="Heading3"/>
      </w:pPr>
      <w:bookmarkStart w:id="3824" w:name="_Toc212097135"/>
      <w:bookmarkStart w:id="3825" w:name="_Toc140132564"/>
      <w:r w:rsidRPr="00EE328F">
        <w:t>Recording AE and SAE</w:t>
      </w:r>
      <w:bookmarkEnd w:id="3824"/>
      <w:bookmarkEnd w:id="3825"/>
    </w:p>
    <w:p w14:paraId="48EE7CF3" w14:textId="77777777" w:rsidR="0074605C" w:rsidRDefault="00526A29">
      <w:pPr>
        <w:pStyle w:val="ParagraphBold"/>
        <w:keepNext/>
      </w:pPr>
      <w:r>
        <w:t>AE and SAE recording</w:t>
      </w:r>
    </w:p>
    <w:p w14:paraId="003C4050" w14:textId="77777777" w:rsidR="0074605C" w:rsidRDefault="00526A29">
      <w:pPr>
        <w:pStyle w:val="ListBullet"/>
      </w:pPr>
      <w:r>
        <w:t>When an AE/SAE occurs, it is the responsibility of the investigator to review all documentation (eg, hospital progress notes, laboratory, and diagnostics reports) related to the event.</w:t>
      </w:r>
    </w:p>
    <w:p w14:paraId="227BDBDC" w14:textId="77777777" w:rsidR="0074605C" w:rsidRDefault="00526A29">
      <w:pPr>
        <w:pStyle w:val="ListBullet"/>
      </w:pPr>
      <w:r>
        <w:t>The investigator will record all relevant AE/SAE information on the AE CRFs/worksheets at each examination.</w:t>
      </w:r>
    </w:p>
    <w:p w14:paraId="04AE5381" w14:textId="77777777" w:rsidR="0074605C" w:rsidRDefault="00526A29">
      <w:pPr>
        <w:pStyle w:val="ListBullet"/>
      </w:pPr>
      <w:r>
        <w:t>It is not acceptable for the investigator to send photocopies of the participant’s medical records to the Sponsor in lieu of completion of the AE CRF page.</w:t>
      </w:r>
    </w:p>
    <w:p w14:paraId="2EC62FCA" w14:textId="77777777" w:rsidR="0074605C" w:rsidRDefault="00526A29">
      <w:pPr>
        <w:pStyle w:val="ListBullet"/>
      </w:pPr>
      <w:r>
        <w:t>There may be instances when copies of medical records for certain cases are requested by the Sponsor. In this case, all participant identifiers, with the exception of the participant number, will be blinded on the copies of the medical records before submission to the Sponsor.</w:t>
      </w:r>
    </w:p>
    <w:p w14:paraId="04242D81" w14:textId="77777777" w:rsidR="0074605C" w:rsidRDefault="00526A29">
      <w:pPr>
        <w:pStyle w:val="ListBullet"/>
      </w:pPr>
      <w:r>
        <w:t>The investigator will attempt to establish a diagnosis of the event based on signs, symptoms, and/or other clinical information. In such cases, the diagnosis (not the individual signs/symptoms) will be documented as the AE/SAE.</w:t>
      </w:r>
    </w:p>
    <w:p w14:paraId="7AF26E86" w14:textId="77777777" w:rsidR="0074605C" w:rsidRDefault="0074605C">
      <w:pPr>
        <w:pStyle w:val="ListEnd"/>
      </w:pPr>
    </w:p>
    <w:p w14:paraId="41870184" w14:textId="77777777" w:rsidR="0074605C" w:rsidRDefault="002422EC">
      <w:pPr>
        <w:pStyle w:val="ParagraphBold"/>
        <w:keepNext/>
        <w:rPr>
          <w:bCs/>
        </w:rPr>
      </w:pPr>
      <w:r>
        <w:t>Assessment of intensity/toxicity</w:t>
      </w:r>
    </w:p>
    <w:p w14:paraId="2C26FDBB" w14:textId="38894289" w:rsidR="0074605C" w:rsidRDefault="00526A29" w:rsidP="0083706A">
      <w:pPr>
        <w:pStyle w:val="ListBullet"/>
      </w:pPr>
      <w:r>
        <w:t>An event is defined as “serious” when it meets at least 1 of the predefined outcomes as described in the definition of an SAE, not when it is rated as severe.</w:t>
      </w:r>
    </w:p>
    <w:p w14:paraId="6EE0AC99" w14:textId="77777777" w:rsidR="0074605C" w:rsidRDefault="00526A29">
      <w:pPr>
        <w:pStyle w:val="ListBullet"/>
        <w:spacing w:after="240"/>
      </w:pPr>
      <w:r>
        <w:t>The investigator will make an assessment of intensity for each AE and SAE (and other reportable safety event) according to the NCI CTCAE, version 5.0. Any AE that changes CTCAE grade over the course of a given episode will have each change of grade recorded on the AE CRFs/worksheets.</w:t>
      </w:r>
    </w:p>
    <w:p w14:paraId="3C4A563B" w14:textId="77777777" w:rsidR="0074605C" w:rsidRDefault="00526A29" w:rsidP="00404370">
      <w:pPr>
        <w:pStyle w:val="ListBullet2"/>
        <w:numPr>
          <w:ilvl w:val="0"/>
          <w:numId w:val="81"/>
        </w:numPr>
        <w:tabs>
          <w:tab w:val="num" w:pos="900"/>
        </w:tabs>
        <w:spacing w:after="60"/>
      </w:pPr>
      <w:r>
        <w:t>Grade 1: Mild; asymptomatic or mild symptoms; clinical or diagnostic observations only; intervention not indicated.</w:t>
      </w:r>
    </w:p>
    <w:p w14:paraId="0ADAD799" w14:textId="77777777" w:rsidR="0074605C" w:rsidRDefault="00526A29" w:rsidP="00404370">
      <w:pPr>
        <w:pStyle w:val="ListBullet2"/>
        <w:numPr>
          <w:ilvl w:val="0"/>
          <w:numId w:val="81"/>
        </w:numPr>
        <w:tabs>
          <w:tab w:val="num" w:pos="900"/>
        </w:tabs>
        <w:spacing w:after="60"/>
      </w:pPr>
      <w:r>
        <w:t>Grade 2: Moderate; minimal, local or noninvasive intervention indicated; limiting age-appropriate instrumental ADL.</w:t>
      </w:r>
    </w:p>
    <w:p w14:paraId="088DCAF9" w14:textId="77777777" w:rsidR="0074605C" w:rsidRDefault="00526A29" w:rsidP="00404370">
      <w:pPr>
        <w:pStyle w:val="ListBullet2"/>
        <w:numPr>
          <w:ilvl w:val="0"/>
          <w:numId w:val="81"/>
        </w:numPr>
        <w:tabs>
          <w:tab w:val="num" w:pos="900"/>
        </w:tabs>
        <w:spacing w:after="60"/>
      </w:pPr>
      <w:r>
        <w:t>Grade 3: Severe or medically significant but not immediately life-threatening; hospitalization or prolongation of hospitalization indicated; disabling; limiting self-care ADL.</w:t>
      </w:r>
    </w:p>
    <w:p w14:paraId="42B06363" w14:textId="77777777" w:rsidR="0074605C" w:rsidRDefault="00526A29" w:rsidP="00404370">
      <w:pPr>
        <w:pStyle w:val="ListBullet2"/>
        <w:numPr>
          <w:ilvl w:val="0"/>
          <w:numId w:val="81"/>
        </w:numPr>
        <w:tabs>
          <w:tab w:val="num" w:pos="900"/>
        </w:tabs>
      </w:pPr>
      <w:r>
        <w:t>Grade 4: Life</w:t>
      </w:r>
      <w:ins w:id="3826" w:author="Powell, Deana" w:date="2026-03-05T15:34:00Z" w16du:dateUtc="2026-03-05T20:34:00Z">
        <w:r w:rsidR="007E788C">
          <w:t>-</w:t>
        </w:r>
      </w:ins>
      <w:r>
        <w:t>threatening consequences; urgent intervention indicated.</w:t>
      </w:r>
    </w:p>
    <w:p w14:paraId="03E197E6" w14:textId="77777777" w:rsidR="0074605C" w:rsidRDefault="00526A29" w:rsidP="00404370">
      <w:pPr>
        <w:pStyle w:val="ListBullet2"/>
        <w:numPr>
          <w:ilvl w:val="0"/>
          <w:numId w:val="81"/>
        </w:numPr>
        <w:tabs>
          <w:tab w:val="num" w:pos="900"/>
        </w:tabs>
      </w:pPr>
      <w:r>
        <w:t>Grade 5: Death related to AE.</w:t>
      </w:r>
    </w:p>
    <w:p w14:paraId="205FA7F9" w14:textId="08624AF5" w:rsidR="008867B3" w:rsidRPr="004A5688" w:rsidRDefault="004A5688" w:rsidP="004A5688">
      <w:pPr>
        <w:rPr>
          <w:szCs w:val="20"/>
        </w:rPr>
      </w:pPr>
      <w:r>
        <w:br w:type="page"/>
      </w:r>
    </w:p>
    <w:p w14:paraId="008CF83F" w14:textId="77777777" w:rsidR="001D447F" w:rsidRPr="008867B3" w:rsidRDefault="00526A29" w:rsidP="008867B3">
      <w:pPr>
        <w:pStyle w:val="Paragraph"/>
        <w:rPr>
          <w:b/>
          <w:bCs/>
        </w:rPr>
      </w:pPr>
      <w:r w:rsidRPr="008867B3">
        <w:rPr>
          <w:b/>
          <w:bCs/>
        </w:rPr>
        <w:t>Assessment of causality</w:t>
      </w:r>
    </w:p>
    <w:p w14:paraId="3B1C4A60" w14:textId="77777777" w:rsidR="0074605C" w:rsidRDefault="00526A29" w:rsidP="004A5688">
      <w:pPr>
        <w:pStyle w:val="ListBullet"/>
        <w:spacing w:after="60"/>
      </w:pPr>
      <w:r>
        <w:t>Did the study intervention cause the AE?</w:t>
      </w:r>
    </w:p>
    <w:p w14:paraId="475E1546" w14:textId="77777777" w:rsidR="0074605C" w:rsidRDefault="00526A29" w:rsidP="004A5688">
      <w:pPr>
        <w:pStyle w:val="ListBullet"/>
        <w:spacing w:after="60"/>
      </w:pPr>
      <w:r>
        <w:t>The determination of the likelihood that the study intervention caused the AE will be provided by an investigator who is a qualified physician. The investigator’s signed/dated initials on the source document or worksheet that supports the causality noted on the AE form, ensures that a medically qualified assessment of causality was done. This initialed document must be retained for the required regulatory time frame. The criteria below are intended as reference guidelines to assist the investigator in assessing the likelihood of a relationship between the test product and the AE based upon the available information.</w:t>
      </w:r>
    </w:p>
    <w:p w14:paraId="7F62FFE8" w14:textId="77777777" w:rsidR="0074605C" w:rsidRDefault="00526A29" w:rsidP="004A5688">
      <w:pPr>
        <w:pStyle w:val="ListBullet"/>
        <w:spacing w:after="60"/>
        <w:rPr>
          <w:b/>
        </w:rPr>
      </w:pPr>
      <w:r>
        <w:rPr>
          <w:b/>
        </w:rPr>
        <w:t>The following components are to be used to assess the relationship between the study intervention and the AE; the greater the correlation with the components and their respective elements (in number and/or intensity), the more likely the study intervention caused the AE:</w:t>
      </w:r>
    </w:p>
    <w:p w14:paraId="1400738D" w14:textId="75EDDB70" w:rsidR="0074605C" w:rsidRDefault="00526A29" w:rsidP="00404370">
      <w:pPr>
        <w:pStyle w:val="ListBullet2"/>
        <w:numPr>
          <w:ilvl w:val="0"/>
          <w:numId w:val="82"/>
        </w:numPr>
        <w:tabs>
          <w:tab w:val="num" w:pos="900"/>
        </w:tabs>
        <w:spacing w:after="60"/>
        <w:ind w:left="851"/>
      </w:pPr>
      <w:r>
        <w:rPr>
          <w:b/>
        </w:rPr>
        <w:t>Exposure:</w:t>
      </w:r>
      <w:r>
        <w:t xml:space="preserve"> Is there evidence that the participant was actually exposed to the study intervention such as: reliable history, acceptable compliance assessment (pill count, diary, </w:t>
      </w:r>
      <w:r w:rsidR="00EE1C59">
        <w:t>etc</w:t>
      </w:r>
      <w:del w:id="3827" w:author="Powell, Deana" w:date="2026-03-05T15:34:00Z" w16du:dateUtc="2026-03-05T20:34:00Z">
        <w:r w:rsidR="00895D30" w:rsidRPr="00BB0DEB">
          <w:delText>),</w:delText>
        </w:r>
      </w:del>
      <w:ins w:id="3828" w:author="Powell, Deana" w:date="2026-03-05T15:34:00Z" w16du:dateUtc="2026-03-05T20:34:00Z">
        <w:r w:rsidR="00EE1C59">
          <w:t>.</w:t>
        </w:r>
        <w:r>
          <w:t>),</w:t>
        </w:r>
      </w:ins>
      <w:r>
        <w:t xml:space="preserve"> expected pharmacologic effect, or measurement of drug/metabolite in bodily specimen?</w:t>
      </w:r>
    </w:p>
    <w:p w14:paraId="705D9CE5" w14:textId="77777777" w:rsidR="0074605C" w:rsidRDefault="00526A29" w:rsidP="00404370">
      <w:pPr>
        <w:pStyle w:val="ListBullet2"/>
        <w:numPr>
          <w:ilvl w:val="0"/>
          <w:numId w:val="82"/>
        </w:numPr>
        <w:tabs>
          <w:tab w:val="num" w:pos="900"/>
        </w:tabs>
        <w:spacing w:after="60"/>
        <w:ind w:left="851"/>
      </w:pPr>
      <w:r>
        <w:rPr>
          <w:b/>
        </w:rPr>
        <w:t>Time Course:</w:t>
      </w:r>
      <w:r>
        <w:t xml:space="preserve"> Did the AE follow in a reasonable temporal sequence from administration of the study intervention? Is the time of onset of the AE compatible with a drug-induced effect (applies to studies with IMP)?</w:t>
      </w:r>
    </w:p>
    <w:p w14:paraId="5258F1A1" w14:textId="77777777" w:rsidR="0074605C" w:rsidRDefault="00526A29" w:rsidP="00404370">
      <w:pPr>
        <w:pStyle w:val="ListBullet2"/>
        <w:numPr>
          <w:ilvl w:val="0"/>
          <w:numId w:val="82"/>
        </w:numPr>
        <w:tabs>
          <w:tab w:val="num" w:pos="900"/>
        </w:tabs>
        <w:spacing w:after="60"/>
        <w:ind w:left="851"/>
      </w:pPr>
      <w:r>
        <w:rPr>
          <w:b/>
        </w:rPr>
        <w:t>Likely Cause:</w:t>
      </w:r>
      <w:r>
        <w:t xml:space="preserve"> Is the AE not reasonably explained by another etiology such as underlying disease, other drug(s)/vaccine(s), or other host or environmental factors.</w:t>
      </w:r>
    </w:p>
    <w:p w14:paraId="393A91D1" w14:textId="77777777" w:rsidR="0074605C" w:rsidRDefault="00526A29" w:rsidP="00404370">
      <w:pPr>
        <w:pStyle w:val="ListBullet2"/>
        <w:numPr>
          <w:ilvl w:val="0"/>
          <w:numId w:val="82"/>
        </w:numPr>
        <w:tabs>
          <w:tab w:val="num" w:pos="900"/>
        </w:tabs>
        <w:spacing w:after="60"/>
        <w:ind w:left="851"/>
      </w:pPr>
      <w:r>
        <w:rPr>
          <w:b/>
        </w:rPr>
        <w:t>Dechallenge:</w:t>
      </w:r>
      <w:r>
        <w:t xml:space="preserve"> Was the study intervention discontinued or dose/exposure/frequency reduced?</w:t>
      </w:r>
    </w:p>
    <w:p w14:paraId="16F8E116" w14:textId="77777777" w:rsidR="0074605C" w:rsidRDefault="00526A29" w:rsidP="004A5688">
      <w:pPr>
        <w:pStyle w:val="ListBullet3"/>
        <w:tabs>
          <w:tab w:val="left" w:pos="1620"/>
        </w:tabs>
        <w:spacing w:after="60"/>
        <w:ind w:left="1260"/>
      </w:pPr>
      <w:r>
        <w:t>If yes, did the AE resolve or improve?</w:t>
      </w:r>
    </w:p>
    <w:p w14:paraId="64DFBA85" w14:textId="77777777" w:rsidR="0074605C" w:rsidRDefault="00526A29" w:rsidP="004A5688">
      <w:pPr>
        <w:pStyle w:val="ListBullet3"/>
        <w:tabs>
          <w:tab w:val="left" w:pos="1620"/>
        </w:tabs>
        <w:spacing w:after="60"/>
        <w:ind w:left="1260"/>
      </w:pPr>
      <w:r>
        <w:t>If yes, this is a positive dechallenge.</w:t>
      </w:r>
    </w:p>
    <w:p w14:paraId="76035CA0" w14:textId="77777777" w:rsidR="0074605C" w:rsidRDefault="00526A29" w:rsidP="004A5688">
      <w:pPr>
        <w:pStyle w:val="ListBullet3"/>
        <w:tabs>
          <w:tab w:val="left" w:pos="1620"/>
        </w:tabs>
        <w:spacing w:after="60"/>
        <w:ind w:left="1260"/>
      </w:pPr>
      <w:r>
        <w:t>If no, this is a negative dechallenge.</w:t>
      </w:r>
    </w:p>
    <w:p w14:paraId="7A055DEF" w14:textId="77777777" w:rsidR="0074605C" w:rsidRDefault="00526A29" w:rsidP="004A5688">
      <w:pPr>
        <w:pStyle w:val="ListBullet2"/>
        <w:tabs>
          <w:tab w:val="clear" w:pos="720"/>
        </w:tabs>
        <w:spacing w:after="60"/>
        <w:ind w:firstLine="0"/>
      </w:pPr>
      <w:r>
        <w:t>(Note: This criterion is not applicable if: (1) the AE resulted in death or permanent disability; (2) the AE resolved/improved despite continuation of the study intervention; (3) the study is a single-dose drug study; or (4) study intervention(s) is/are only used 1 time.)</w:t>
      </w:r>
    </w:p>
    <w:p w14:paraId="3AF184BF" w14:textId="77777777" w:rsidR="0074605C" w:rsidRDefault="00526A29" w:rsidP="00404370">
      <w:pPr>
        <w:pStyle w:val="ListBullet2"/>
        <w:numPr>
          <w:ilvl w:val="0"/>
          <w:numId w:val="83"/>
        </w:numPr>
        <w:tabs>
          <w:tab w:val="num" w:pos="900"/>
        </w:tabs>
        <w:spacing w:after="60"/>
        <w:ind w:left="851"/>
      </w:pPr>
      <w:r>
        <w:rPr>
          <w:b/>
        </w:rPr>
        <w:t>Rechallenge:</w:t>
      </w:r>
      <w:r>
        <w:t xml:space="preserve"> Was the participant re-exposed to the study intervention in this study?</w:t>
      </w:r>
    </w:p>
    <w:p w14:paraId="5E7E7504" w14:textId="77777777" w:rsidR="0074605C" w:rsidRDefault="00526A29" w:rsidP="004A5688">
      <w:pPr>
        <w:pStyle w:val="ListBullet3"/>
        <w:tabs>
          <w:tab w:val="left" w:pos="1620"/>
        </w:tabs>
        <w:spacing w:after="60"/>
        <w:ind w:left="1260"/>
      </w:pPr>
      <w:r>
        <w:t>If yes, did the AE recur or worsen?</w:t>
      </w:r>
    </w:p>
    <w:p w14:paraId="345C0E4B" w14:textId="77777777" w:rsidR="0074605C" w:rsidRDefault="00526A29" w:rsidP="004A5688">
      <w:pPr>
        <w:pStyle w:val="ListBullet3"/>
        <w:tabs>
          <w:tab w:val="left" w:pos="1620"/>
        </w:tabs>
        <w:spacing w:after="60"/>
        <w:ind w:left="1260"/>
      </w:pPr>
      <w:r>
        <w:t>If yes, this is a positive rechallenge.</w:t>
      </w:r>
    </w:p>
    <w:p w14:paraId="4A9D260B" w14:textId="77777777" w:rsidR="0074605C" w:rsidRDefault="00526A29" w:rsidP="004A5688">
      <w:pPr>
        <w:pStyle w:val="ListBullet3"/>
        <w:tabs>
          <w:tab w:val="left" w:pos="1620"/>
        </w:tabs>
        <w:spacing w:after="60"/>
        <w:ind w:left="1260"/>
      </w:pPr>
      <w:r>
        <w:t>If no, this is a negative rechallenge.</w:t>
      </w:r>
    </w:p>
    <w:p w14:paraId="09C942D3" w14:textId="77777777" w:rsidR="0074605C" w:rsidRDefault="00526A29" w:rsidP="004A5688">
      <w:pPr>
        <w:pStyle w:val="paragraph0"/>
        <w:spacing w:before="60" w:beforeAutospacing="0" w:after="60" w:afterAutospacing="0"/>
        <w:ind w:left="851"/>
      </w:pPr>
      <w:r>
        <w:t>(Note: This criterion is not applicable if: (1) the initial AE resulted in death or permanent disability, or (2) the study is a single-dose drug study; or (3) study intervention(s) is/are used only 1 time.)</w:t>
      </w:r>
    </w:p>
    <w:p w14:paraId="2C4C8B7D" w14:textId="0F90033E" w:rsidR="008867B3" w:rsidRPr="004A5688" w:rsidRDefault="004A5688" w:rsidP="004A5688">
      <w:pPr>
        <w:rPr>
          <w:szCs w:val="20"/>
        </w:rPr>
      </w:pPr>
      <w:r>
        <w:br w:type="page"/>
      </w:r>
    </w:p>
    <w:p w14:paraId="09154F6E" w14:textId="77777777" w:rsidR="0074605C" w:rsidRDefault="00526A29" w:rsidP="008867B3">
      <w:pPr>
        <w:pStyle w:val="Paragraph"/>
      </w:pPr>
      <w:r>
        <w:t>NOTE: IF A RECHALLENGE IS PLANNED FOR AN AE THAT WAS SERIOUS AND MAY HAVE BEEN CAUSED BY THE STUDY INTERVENTION, OR IF RE-EXPOSURE TO THE STUDY INTERVENTION POSES ADDITIONAL POTENTIAL SIGNIFICANT RISK TO THE PARTICIPANT THEN THE RECHALLENGE MUST BE APPROVED IN ADVANCE BY THE SPONSOR CLINICAL DIRECTOR AS PER DOSE MODIFICATION GUIDELINES IN THE PROTOCOL, AND IF REQUIRED, THE INIRB/IEC.</w:t>
      </w:r>
    </w:p>
    <w:p w14:paraId="1194D9F9" w14:textId="77777777" w:rsidR="0074605C" w:rsidRDefault="00526A29">
      <w:pPr>
        <w:pStyle w:val="ListBullet"/>
        <w:spacing w:after="240"/>
      </w:pPr>
      <w:r>
        <w:rPr>
          <w:b/>
        </w:rPr>
        <w:t>Consistency with study intervention profile:</w:t>
      </w:r>
      <w:r>
        <w:t xml:space="preserve"> Is the clinical/pathological presentation of the AE consistent with previous knowledge regarding the study intervention or drug class pharmacology or toxicology?</w:t>
      </w:r>
    </w:p>
    <w:p w14:paraId="167AE2FA" w14:textId="77777777" w:rsidR="0074605C" w:rsidRDefault="00526A29">
      <w:pPr>
        <w:pStyle w:val="ListBullet"/>
        <w:spacing w:after="240"/>
      </w:pPr>
      <w:r>
        <w:t>The assessment of relationship will be reported on the case report forms/worksheets by an investigator who is a qualified physician according to their best clinical judgment, including consideration of the above elements.</w:t>
      </w:r>
    </w:p>
    <w:p w14:paraId="0362492C" w14:textId="77777777" w:rsidR="0074605C" w:rsidRDefault="00526A29">
      <w:pPr>
        <w:pStyle w:val="ListBullet"/>
        <w:spacing w:after="240"/>
      </w:pPr>
      <w:r>
        <w:t>Use the following scale of criteria as guidance (not all criteria must be present to be indicative of a study intervention relationship).</w:t>
      </w:r>
    </w:p>
    <w:p w14:paraId="6C9DC0DF" w14:textId="77777777" w:rsidR="0074605C" w:rsidRDefault="00526A29" w:rsidP="00404370">
      <w:pPr>
        <w:pStyle w:val="ListBullet2"/>
        <w:numPr>
          <w:ilvl w:val="0"/>
          <w:numId w:val="83"/>
        </w:numPr>
        <w:tabs>
          <w:tab w:val="num" w:pos="900"/>
        </w:tabs>
        <w:spacing w:after="240"/>
        <w:ind w:left="851"/>
      </w:pPr>
      <w:r>
        <w:t>Yes, there is a reasonable possibility of study intervention relationship:</w:t>
      </w:r>
    </w:p>
    <w:p w14:paraId="7AFD2B70" w14:textId="77777777" w:rsidR="0074605C" w:rsidRDefault="00526A29">
      <w:pPr>
        <w:pStyle w:val="ListBullet3"/>
        <w:tabs>
          <w:tab w:val="left" w:pos="1620"/>
        </w:tabs>
        <w:spacing w:after="240"/>
        <w:ind w:left="1260"/>
      </w:pPr>
      <w:r>
        <w:t>There is evidence of exposure to the study intervention. The temporal sequence of the AE onset relative to the administration of the study intervention is reasonable. The AE is more likely explained by the study intervention than by another cause.</w:t>
      </w:r>
    </w:p>
    <w:p w14:paraId="5D784E6A" w14:textId="77777777" w:rsidR="0074605C" w:rsidRDefault="00526A29" w:rsidP="00404370">
      <w:pPr>
        <w:pStyle w:val="ListBullet2"/>
        <w:numPr>
          <w:ilvl w:val="0"/>
          <w:numId w:val="83"/>
        </w:numPr>
        <w:tabs>
          <w:tab w:val="num" w:pos="900"/>
        </w:tabs>
        <w:spacing w:after="240"/>
        <w:ind w:left="851"/>
      </w:pPr>
      <w:r>
        <w:t>No, there is not a reasonable possibility of study intervention relationship:</w:t>
      </w:r>
    </w:p>
    <w:p w14:paraId="6B65138B" w14:textId="77777777" w:rsidR="0074605C" w:rsidRDefault="00526A29">
      <w:pPr>
        <w:pStyle w:val="ListBullet3"/>
        <w:tabs>
          <w:tab w:val="left" w:pos="1620"/>
        </w:tabs>
        <w:spacing w:after="240"/>
        <w:ind w:left="1260"/>
      </w:pPr>
      <w:r>
        <w:t>Participant did not receive the study intervention OR temporal sequence of the AE onset relative to administration of the study intervention is not reasonable OR the AE is more likely explained by another cause than the study intervention. (Also entered for a participant with overdose without an associated AE.)</w:t>
      </w:r>
    </w:p>
    <w:p w14:paraId="1FABAFF0" w14:textId="77777777" w:rsidR="0074605C" w:rsidRDefault="00526A29">
      <w:pPr>
        <w:pStyle w:val="ListBullet"/>
        <w:spacing w:after="240"/>
      </w:pPr>
      <w:r>
        <w:t>The investigator must review and provide an assessment of causality for each AE/SAE and document this in the medical notes.</w:t>
      </w:r>
    </w:p>
    <w:p w14:paraId="18894828" w14:textId="77777777" w:rsidR="0074605C" w:rsidRDefault="00526A29">
      <w:pPr>
        <w:pStyle w:val="ListBullet"/>
        <w:spacing w:after="240"/>
      </w:pPr>
      <w:r>
        <w:t>There may be situations in which an SAE has occurred and the investigator has minimal information to include in the initial report to the Sponsor. However, it is very important that the investigator always make an assessment of causality for every event before the initial transmission of the SAE data to the Sponsor.</w:t>
      </w:r>
    </w:p>
    <w:p w14:paraId="65A1E252" w14:textId="77777777" w:rsidR="0074605C" w:rsidRDefault="00526A29">
      <w:pPr>
        <w:pStyle w:val="ListBullet"/>
        <w:spacing w:after="240"/>
      </w:pPr>
      <w:r>
        <w:t>The investigator may change their opinion of causality in light of follow-up information and send an SAE follow-up report with the updated causality assessment.</w:t>
      </w:r>
    </w:p>
    <w:p w14:paraId="0E74620C" w14:textId="77777777" w:rsidR="0074605C" w:rsidRDefault="00526A29">
      <w:pPr>
        <w:pStyle w:val="ListBullet"/>
        <w:spacing w:after="240"/>
      </w:pPr>
      <w:r>
        <w:t>The causality assessment is 1 of the criteria used when determining regulatory reporting requirements.</w:t>
      </w:r>
    </w:p>
    <w:p w14:paraId="21E21C4F" w14:textId="77777777" w:rsidR="0074605C" w:rsidRDefault="00526A29" w:rsidP="008867B3">
      <w:pPr>
        <w:pStyle w:val="ListBullet"/>
      </w:pPr>
      <w:r>
        <w:t>For studies in which multiple agents are administered as part of a combination regimen, the investigator may attribute each AE causality to the combination regimen or to a single agent of the combination. In general, causality attribution should be assigned to the combination regimen (ie, to all agents in the regimen). However, causality attribution may be assigned to a single agent if in the investigator’s opinion, there is sufficient data to support full attribution of the AE to the single agent.</w:t>
      </w:r>
    </w:p>
    <w:p w14:paraId="55E4600F" w14:textId="77777777" w:rsidR="008867B3" w:rsidRDefault="008867B3" w:rsidP="008867B3">
      <w:pPr>
        <w:pStyle w:val="ListEnd"/>
      </w:pPr>
    </w:p>
    <w:p w14:paraId="7A64D425" w14:textId="77777777" w:rsidR="005C62BE" w:rsidRPr="007706AE" w:rsidRDefault="00526A29" w:rsidP="007706AE">
      <w:pPr>
        <w:pStyle w:val="ParagraphBold"/>
        <w:keepNext/>
      </w:pPr>
      <w:r w:rsidRPr="007706AE">
        <w:t>Follow-up of AE and SAE</w:t>
      </w:r>
    </w:p>
    <w:p w14:paraId="092B7A4B" w14:textId="77777777" w:rsidR="005C62BE" w:rsidRPr="009E105C" w:rsidRDefault="00526A29" w:rsidP="005C62BE">
      <w:pPr>
        <w:pStyle w:val="ListBullet"/>
        <w:numPr>
          <w:ilvl w:val="0"/>
          <w:numId w:val="34"/>
        </w:numPr>
      </w:pPr>
      <w:r w:rsidRPr="009E105C">
        <w:t>The investigator is obligated to perform or arrange for the conduct of supplemental measurements and/or evaluations as medically indicated or as requested by Sponsor to elucidate the nature and/or causality of the AE or SAE as fully as possible. This may include additional laboratory tests or investigations, histopathological examinations, or consultation with other health care professionals.</w:t>
      </w:r>
    </w:p>
    <w:p w14:paraId="63FF439E" w14:textId="77777777" w:rsidR="005C62BE" w:rsidRPr="009E105C" w:rsidRDefault="00526A29" w:rsidP="005C62BE">
      <w:pPr>
        <w:pStyle w:val="ListBullet"/>
        <w:numPr>
          <w:ilvl w:val="0"/>
          <w:numId w:val="34"/>
        </w:numPr>
      </w:pPr>
      <w:r w:rsidRPr="009E105C">
        <w:t>New or updated information will be recorded in the CRF.</w:t>
      </w:r>
    </w:p>
    <w:p w14:paraId="0858D3A6" w14:textId="29A01338" w:rsidR="005C62BE" w:rsidRDefault="00526A29" w:rsidP="00562F27">
      <w:pPr>
        <w:pStyle w:val="ListBullet"/>
        <w:numPr>
          <w:ilvl w:val="0"/>
          <w:numId w:val="34"/>
        </w:numPr>
      </w:pPr>
      <w:r w:rsidRPr="009E105C">
        <w:t>The investigator will submit any updated SAE data to the Sponsor within 24</w:t>
      </w:r>
      <w:r>
        <w:t> hours</w:t>
      </w:r>
      <w:r w:rsidRPr="009E105C">
        <w:t xml:space="preserve"> of receipt of the information.</w:t>
      </w:r>
    </w:p>
    <w:p w14:paraId="4F05E2C0" w14:textId="77777777" w:rsidR="008867B3" w:rsidRDefault="008867B3" w:rsidP="008867B3">
      <w:pPr>
        <w:pStyle w:val="ListEnd"/>
      </w:pPr>
    </w:p>
    <w:p w14:paraId="52BC4F29" w14:textId="77777777" w:rsidR="00EE328F" w:rsidRPr="00EE328F" w:rsidRDefault="00526A29" w:rsidP="003F7192">
      <w:pPr>
        <w:pStyle w:val="Heading3"/>
      </w:pPr>
      <w:bookmarkStart w:id="3829" w:name="_Toc212097136"/>
      <w:bookmarkStart w:id="3830" w:name="_Toc140132565"/>
      <w:r w:rsidRPr="00EE328F">
        <w:t>Reporting of AEs, SAEs, and Other Reportable Safety Events to the Sponsor</w:t>
      </w:r>
      <w:bookmarkEnd w:id="3829"/>
      <w:bookmarkEnd w:id="3830"/>
    </w:p>
    <w:p w14:paraId="1D35B927" w14:textId="77777777" w:rsidR="0074605C" w:rsidRDefault="00526A29">
      <w:pPr>
        <w:pStyle w:val="ParagraphBold"/>
        <w:keepNext/>
      </w:pPr>
      <w:r>
        <w:t>AE, SAE, and other reportable safety event reporting to Sponsor via electronic data collection tool</w:t>
      </w:r>
    </w:p>
    <w:p w14:paraId="310CDE2B" w14:textId="77777777" w:rsidR="0074605C" w:rsidRDefault="00526A29">
      <w:pPr>
        <w:pStyle w:val="ListBullet"/>
      </w:pPr>
      <w:r>
        <w:t>The primary mechanism for reporting to the Sponsor will be the EDC tool.</w:t>
      </w:r>
    </w:p>
    <w:p w14:paraId="55B3D8A8" w14:textId="77777777" w:rsidR="0074605C" w:rsidRDefault="00526A29" w:rsidP="00404370">
      <w:pPr>
        <w:pStyle w:val="ListBullet2"/>
        <w:numPr>
          <w:ilvl w:val="0"/>
          <w:numId w:val="84"/>
        </w:numPr>
        <w:ind w:left="709"/>
      </w:pPr>
      <w:r>
        <w:t>Electronic reporting procedures can be found in the EDC data entry guidelines (or equivalent).</w:t>
      </w:r>
    </w:p>
    <w:p w14:paraId="6F8B9858" w14:textId="77777777" w:rsidR="0074605C" w:rsidRDefault="00526A29" w:rsidP="00404370">
      <w:pPr>
        <w:pStyle w:val="ListBullet2"/>
        <w:numPr>
          <w:ilvl w:val="0"/>
          <w:numId w:val="84"/>
        </w:numPr>
        <w:ind w:left="709"/>
      </w:pPr>
      <w:r>
        <w:t>If the electronic system is unavailable for more than 24 hours, then the site will use the paper AE Reporting form.</w:t>
      </w:r>
    </w:p>
    <w:p w14:paraId="596056B6" w14:textId="77777777" w:rsidR="0074605C" w:rsidRDefault="002422EC">
      <w:pPr>
        <w:pStyle w:val="ListBullet2"/>
      </w:pPr>
      <w:r>
        <w:t>Reference Section 8.4.1 for reporting time requirements.</w:t>
      </w:r>
      <w:bookmarkStart w:id="3831" w:name="_Hlk8727557"/>
    </w:p>
    <w:bookmarkEnd w:id="3831"/>
    <w:p w14:paraId="5FEB6FF0" w14:textId="77777777" w:rsidR="0074605C" w:rsidRDefault="00526A29">
      <w:pPr>
        <w:pStyle w:val="ListBullet"/>
      </w:pPr>
      <w:r>
        <w:t>The site will enter the SAE data into the electronic system as soon as it becomes available.</w:t>
      </w:r>
    </w:p>
    <w:p w14:paraId="663232A3" w14:textId="77777777" w:rsidR="0074605C" w:rsidRDefault="00526A29">
      <w:pPr>
        <w:pStyle w:val="ListBullet"/>
      </w:pPr>
      <w:r>
        <w:t>After the study is completed at a given site, the EDC tool will be taken off-line to prevent the entry of new data or changes to existing data.</w:t>
      </w:r>
    </w:p>
    <w:p w14:paraId="2ECD78FF" w14:textId="77777777" w:rsidR="0074605C" w:rsidRDefault="00526A29">
      <w:pPr>
        <w:pStyle w:val="ListBullet"/>
      </w:pPr>
      <w:r>
        <w:t>If a site receives a report of a new SAE from a study participant or receives updated data on a previously reported SAE after the EDC tool has been taken off-line, then the site can report this information on a paper SAE form or by telephone (see next section).</w:t>
      </w:r>
    </w:p>
    <w:p w14:paraId="1BA7AA0D" w14:textId="77777777" w:rsidR="0074605C" w:rsidRDefault="00526A29">
      <w:pPr>
        <w:pStyle w:val="ListBullet"/>
      </w:pPr>
      <w:r>
        <w:t>Contacts for SAE reporting can be found in the Investigator Study File Binder (or equivalent).</w:t>
      </w:r>
    </w:p>
    <w:p w14:paraId="0037CDF3" w14:textId="77E482D2" w:rsidR="0074605C" w:rsidRPr="004A5688" w:rsidRDefault="004A5688" w:rsidP="004A5688">
      <w:pPr>
        <w:rPr>
          <w:szCs w:val="20"/>
        </w:rPr>
      </w:pPr>
      <w:r>
        <w:br w:type="page"/>
      </w:r>
    </w:p>
    <w:p w14:paraId="74A6965D" w14:textId="77777777" w:rsidR="0074605C" w:rsidRDefault="00526A29">
      <w:pPr>
        <w:pStyle w:val="ParagraphBold"/>
        <w:keepNext/>
      </w:pPr>
      <w:r>
        <w:t>SAE reporting to the Sponsor via paper CRF</w:t>
      </w:r>
    </w:p>
    <w:p w14:paraId="35E36A3E" w14:textId="77777777" w:rsidR="0074605C" w:rsidRDefault="00526A29">
      <w:pPr>
        <w:pStyle w:val="ListBullet"/>
      </w:pPr>
      <w:r>
        <w:t>If the EDC tool is not operational, facsimile transmission or secure email of the SAE paper CRF is the preferred method to transmit this information to the Sponsor.</w:t>
      </w:r>
    </w:p>
    <w:p w14:paraId="706F9B1F" w14:textId="77777777" w:rsidR="0074605C" w:rsidRDefault="00526A29">
      <w:pPr>
        <w:pStyle w:val="ListBullet"/>
      </w:pPr>
      <w:r>
        <w:t>In rare circumstances and in the absence of facsimile equipment, notification by telephone is acceptable with a copy of the SAE data collection tool sent by overnight mail or courier service.</w:t>
      </w:r>
    </w:p>
    <w:p w14:paraId="049EE2DC" w14:textId="77777777" w:rsidR="0074605C" w:rsidRDefault="00526A29">
      <w:pPr>
        <w:pStyle w:val="ListBullet"/>
      </w:pPr>
      <w:r>
        <w:t>Initial notification via telephone does not replace the need for the investigator to complete and sign the SAE CRF pages within the designated reporting time frames.</w:t>
      </w:r>
    </w:p>
    <w:p w14:paraId="5E71C94B" w14:textId="77777777" w:rsidR="0074605C" w:rsidRDefault="00526A29">
      <w:pPr>
        <w:pStyle w:val="ListBullet"/>
      </w:pPr>
      <w:r>
        <w:t>Contacts and instructions for SAE reporting and paper reporting procedures can be found in the Investigator Study File Binder (or equivalent).</w:t>
      </w:r>
    </w:p>
    <w:p w14:paraId="57D0AA58" w14:textId="77777777" w:rsidR="008867B3" w:rsidRDefault="008867B3" w:rsidP="008867B3">
      <w:pPr>
        <w:pStyle w:val="ListEnd"/>
      </w:pPr>
    </w:p>
    <w:p w14:paraId="4E442500" w14:textId="5B47EE8F" w:rsidR="00EE328F" w:rsidRPr="00EE328F" w:rsidRDefault="00526A29" w:rsidP="00377A4B">
      <w:pPr>
        <w:pStyle w:val="Heading2"/>
        <w:pageBreakBefore/>
      </w:pPr>
      <w:bookmarkStart w:id="3832" w:name="_Toc212097137"/>
      <w:bookmarkStart w:id="3833" w:name="_Toc140132566"/>
      <w:r>
        <w:t>Appendix </w:t>
      </w:r>
      <w:r w:rsidR="00B16DC4">
        <w:rPr>
          <w:noProof/>
        </w:rPr>
        <w:t>4</w:t>
      </w:r>
      <w:r w:rsidRPr="00EE328F">
        <w:t>: Medical Device and Drug</w:t>
      </w:r>
      <w:r w:rsidR="00F233CD">
        <w:t>–D</w:t>
      </w:r>
      <w:r w:rsidRPr="00EE328F">
        <w:t>evice Combination Products: Product Quality Complaints/Malfunctions: Definitions, Recording, and Follow-up</w:t>
      </w:r>
      <w:bookmarkEnd w:id="3832"/>
      <w:bookmarkEnd w:id="3833"/>
    </w:p>
    <w:p w14:paraId="274C5A47" w14:textId="77777777" w:rsidR="005C62BE" w:rsidRPr="00FE75A9" w:rsidRDefault="00526A29" w:rsidP="008867B3">
      <w:pPr>
        <w:pStyle w:val="Paragraph"/>
      </w:pPr>
      <w:r>
        <w:t>Not applicable.</w:t>
      </w:r>
    </w:p>
    <w:p w14:paraId="37301123" w14:textId="0E5B373E" w:rsidR="00EE328F" w:rsidRPr="00EE328F" w:rsidRDefault="00526A29" w:rsidP="00C21E2F">
      <w:pPr>
        <w:pStyle w:val="Heading2"/>
        <w:pageBreakBefore/>
      </w:pPr>
      <w:bookmarkStart w:id="3834" w:name="_Toc212097138"/>
      <w:bookmarkStart w:id="3835" w:name="_Toc140132567"/>
      <w:r>
        <w:t>Appendix </w:t>
      </w:r>
      <w:r w:rsidR="00B16DC4">
        <w:rPr>
          <w:noProof/>
        </w:rPr>
        <w:t>5</w:t>
      </w:r>
      <w:r w:rsidRPr="00EE328F">
        <w:t>: Contraceptive Guidance</w:t>
      </w:r>
      <w:bookmarkEnd w:id="3834"/>
      <w:bookmarkEnd w:id="3835"/>
    </w:p>
    <w:p w14:paraId="4A0E4029" w14:textId="77777777" w:rsidR="00EE328F" w:rsidRPr="00EE328F" w:rsidRDefault="00526A29" w:rsidP="003F7192">
      <w:pPr>
        <w:pStyle w:val="Heading3"/>
      </w:pPr>
      <w:bookmarkStart w:id="3836" w:name="_Toc212097139"/>
      <w:bookmarkStart w:id="3837" w:name="_Toc140132568"/>
      <w:r w:rsidRPr="00EE328F">
        <w:t>Definitions</w:t>
      </w:r>
      <w:bookmarkEnd w:id="3836"/>
      <w:bookmarkEnd w:id="3837"/>
    </w:p>
    <w:p w14:paraId="1FC03392" w14:textId="77777777" w:rsidR="0074605C" w:rsidRPr="008867B3" w:rsidRDefault="00526A29" w:rsidP="008867B3">
      <w:pPr>
        <w:pStyle w:val="Paragraph"/>
        <w:rPr>
          <w:b/>
          <w:bCs/>
        </w:rPr>
      </w:pPr>
      <w:r w:rsidRPr="008867B3">
        <w:rPr>
          <w:b/>
          <w:bCs/>
        </w:rPr>
        <w:t>Participants of Childbearing Potential (POCBP)</w:t>
      </w:r>
    </w:p>
    <w:p w14:paraId="2B87373D" w14:textId="77777777" w:rsidR="0074605C" w:rsidRDefault="00526A29" w:rsidP="008867B3">
      <w:pPr>
        <w:pStyle w:val="Paragraph"/>
      </w:pPr>
      <w:r>
        <w:t>A participant assigned female sex at birth is considered fertile and capable of becoming pregnant following menarche and until becoming postmenopausal unless permanently sterile (see below):</w:t>
      </w:r>
    </w:p>
    <w:p w14:paraId="7D5EF8C5" w14:textId="77777777" w:rsidR="0074605C" w:rsidRDefault="00526A29" w:rsidP="008867B3">
      <w:pPr>
        <w:pStyle w:val="Paragraph"/>
      </w:pPr>
      <w:bookmarkStart w:id="3838" w:name="_DV_C485"/>
      <w:r>
        <w:t>If fertility is unclear (eg, amenorrhea in adolescents or athletes) and a menstrual cycle cannot be confirmed before first dose of study intervention, additional evaluation should be considered.</w:t>
      </w:r>
      <w:bookmarkEnd w:id="3838"/>
    </w:p>
    <w:p w14:paraId="3F7AA70F" w14:textId="77777777" w:rsidR="0074605C" w:rsidRDefault="00526A29" w:rsidP="008867B3">
      <w:pPr>
        <w:pStyle w:val="Paragraph"/>
      </w:pPr>
      <w:r>
        <w:t>Participants assigned female sex at birth who are in the following categories are not capable of becoming pregnant and, therefore, not considered POCBP:</w:t>
      </w:r>
    </w:p>
    <w:p w14:paraId="5F67D046" w14:textId="77777777" w:rsidR="0074605C" w:rsidRDefault="00526A29" w:rsidP="008867B3">
      <w:pPr>
        <w:pStyle w:val="ListBullet"/>
        <w:spacing w:after="60"/>
      </w:pPr>
      <w:r>
        <w:t>Premenarchal</w:t>
      </w:r>
    </w:p>
    <w:p w14:paraId="2CAE07DD" w14:textId="77777777" w:rsidR="0074605C" w:rsidRDefault="00526A29" w:rsidP="008867B3">
      <w:pPr>
        <w:pStyle w:val="ListBullet"/>
        <w:spacing w:after="60"/>
      </w:pPr>
      <w:r>
        <w:t>Premenopausal with 1 of the following:</w:t>
      </w:r>
    </w:p>
    <w:p w14:paraId="2B707B7C" w14:textId="77777777" w:rsidR="0074605C" w:rsidRDefault="00526A29" w:rsidP="00404370">
      <w:pPr>
        <w:pStyle w:val="ListBullet2"/>
        <w:numPr>
          <w:ilvl w:val="0"/>
          <w:numId w:val="85"/>
        </w:numPr>
        <w:tabs>
          <w:tab w:val="num" w:pos="900"/>
        </w:tabs>
        <w:spacing w:after="60"/>
        <w:ind w:left="851"/>
      </w:pPr>
      <w:r>
        <w:t>Documented hysterectomy</w:t>
      </w:r>
    </w:p>
    <w:p w14:paraId="153E017E" w14:textId="77777777" w:rsidR="0074605C" w:rsidRDefault="00526A29" w:rsidP="00404370">
      <w:pPr>
        <w:pStyle w:val="ListBullet2"/>
        <w:numPr>
          <w:ilvl w:val="0"/>
          <w:numId w:val="85"/>
        </w:numPr>
        <w:tabs>
          <w:tab w:val="num" w:pos="900"/>
        </w:tabs>
        <w:spacing w:after="60"/>
        <w:ind w:left="851"/>
      </w:pPr>
      <w:r>
        <w:t>Documented bilateral salpingectomy</w:t>
      </w:r>
    </w:p>
    <w:p w14:paraId="06CBF028" w14:textId="77777777" w:rsidR="0074605C" w:rsidRDefault="00526A29" w:rsidP="00404370">
      <w:pPr>
        <w:pStyle w:val="ListBullet2"/>
        <w:numPr>
          <w:ilvl w:val="0"/>
          <w:numId w:val="85"/>
        </w:numPr>
        <w:tabs>
          <w:tab w:val="num" w:pos="900"/>
        </w:tabs>
        <w:spacing w:after="60"/>
        <w:ind w:left="851"/>
      </w:pPr>
      <w:r>
        <w:t>Documented bilateral oophorectomy</w:t>
      </w:r>
    </w:p>
    <w:p w14:paraId="735A760A" w14:textId="77777777" w:rsidR="008867B3" w:rsidRDefault="008867B3" w:rsidP="008867B3">
      <w:pPr>
        <w:pStyle w:val="ListEnd"/>
      </w:pPr>
    </w:p>
    <w:p w14:paraId="58C8D68B" w14:textId="77777777" w:rsidR="0074605C" w:rsidRDefault="00526A29" w:rsidP="008867B3">
      <w:pPr>
        <w:pStyle w:val="Paragraph"/>
      </w:pPr>
      <w:bookmarkStart w:id="3839" w:name="_DV_C486"/>
      <w:r>
        <w:t>For individuals with permanent infertility due to an alternate medical cause other than the above (eg, Mullerian agenesis, androgen insensitivity), investigator discretion should be applied to determining study entry.</w:t>
      </w:r>
      <w:bookmarkEnd w:id="3839"/>
    </w:p>
    <w:p w14:paraId="2BDB6C30" w14:textId="77777777" w:rsidR="0074605C" w:rsidRDefault="00526A29" w:rsidP="008867B3">
      <w:pPr>
        <w:pStyle w:val="Paragraph"/>
      </w:pPr>
      <w:r>
        <w:t>Note: Documentation can come from the site personnel’s review of the participant’s medical records, medical examination, or medical history interview.</w:t>
      </w:r>
    </w:p>
    <w:p w14:paraId="1BD2312D" w14:textId="77777777" w:rsidR="0074605C" w:rsidRDefault="00526A29">
      <w:pPr>
        <w:pStyle w:val="ListBullet"/>
        <w:spacing w:after="240"/>
      </w:pPr>
      <w:r>
        <w:t>Postmenopausal</w:t>
      </w:r>
    </w:p>
    <w:p w14:paraId="69B5469D" w14:textId="77777777" w:rsidR="0074605C" w:rsidRDefault="00526A29" w:rsidP="00404370">
      <w:pPr>
        <w:pStyle w:val="ListBullet2"/>
        <w:numPr>
          <w:ilvl w:val="0"/>
          <w:numId w:val="86"/>
        </w:numPr>
        <w:tabs>
          <w:tab w:val="num" w:pos="900"/>
        </w:tabs>
        <w:spacing w:after="240"/>
        <w:ind w:left="851"/>
      </w:pPr>
      <w:r>
        <w:t>A postmenopausal state is defined as no menses for 12 months without an alternative medical cause.</w:t>
      </w:r>
    </w:p>
    <w:p w14:paraId="6A62E8DF" w14:textId="77777777" w:rsidR="0074605C" w:rsidRDefault="00526A29">
      <w:pPr>
        <w:pStyle w:val="ListBullet3"/>
        <w:tabs>
          <w:tab w:val="left" w:pos="1620"/>
        </w:tabs>
        <w:spacing w:after="240"/>
        <w:ind w:left="1260"/>
      </w:pPr>
      <w:r>
        <w:t>A high FSH level in the postmenopausal range may be used to confirm a postmenopausal state in participants assigned female sex at birth who are not using hormonal contraception or HRT. However, in the absence of 12 months of amenorrhea, confirmation with 2 FSH measurements in the postmenopausal range is required.</w:t>
      </w:r>
    </w:p>
    <w:p w14:paraId="6F8CAC2B" w14:textId="77777777" w:rsidR="0074605C" w:rsidRDefault="00526A29" w:rsidP="00404370">
      <w:pPr>
        <w:pStyle w:val="ListBullet2"/>
        <w:numPr>
          <w:ilvl w:val="0"/>
          <w:numId w:val="86"/>
        </w:numPr>
        <w:tabs>
          <w:tab w:val="num" w:pos="900"/>
        </w:tabs>
        <w:ind w:left="851"/>
      </w:pPr>
      <w:r>
        <w:t>Participants assigned female sex at birth who are on HRT and whose menopausal status is in doubt will be required to use one of the nonhormonal highly effective contraception methods if they wish to continue their HRT during the study. Otherwise, they must discontinue HRT to allow confirmation of postmenopausal status before study enrollment.</w:t>
      </w:r>
    </w:p>
    <w:p w14:paraId="6D5BAB36" w14:textId="77777777" w:rsidR="008867B3" w:rsidRDefault="008867B3" w:rsidP="008867B3">
      <w:pPr>
        <w:pStyle w:val="ListEnd"/>
      </w:pPr>
    </w:p>
    <w:p w14:paraId="16CAFC57" w14:textId="25E0A6C2" w:rsidR="0074605C" w:rsidRDefault="008F7EB8" w:rsidP="0083706A">
      <w:pPr>
        <w:pStyle w:val="Heading3"/>
      </w:pPr>
      <w:bookmarkStart w:id="3840" w:name="_Toc212097140"/>
      <w:bookmarkStart w:id="3841" w:name="_Toc140132569"/>
      <w:r w:rsidRPr="00EE328F">
        <w:t>Contraceptive Requirements</w:t>
      </w:r>
      <w:bookmarkEnd w:id="3841"/>
      <w:ins w:id="3842" w:author="Powell, Deana" w:date="2026-03-05T15:34:00Z" w16du:dateUtc="2026-03-05T20:34:00Z">
        <w:r w:rsidR="00FD7E5A">
          <w:t xml:space="preserve"> </w:t>
        </w:r>
        <w:r w:rsidR="00FD7E5A" w:rsidRPr="00FD7E5A">
          <w:rPr>
            <w:u w:val="single"/>
          </w:rPr>
          <w:t>For Study Participants Who Are Able To Become Pregnant</w:t>
        </w:r>
      </w:ins>
      <w:bookmarkEnd w:id="3840"/>
    </w:p>
    <w:tbl>
      <w:tblPr>
        <w:tblW w:w="5000" w:type="pct"/>
        <w:tblLayout w:type="fixed"/>
        <w:tblCellMar>
          <w:left w:w="0" w:type="dxa"/>
          <w:right w:w="0" w:type="dxa"/>
        </w:tblCellMar>
        <w:tblLook w:val="0000" w:firstRow="0" w:lastRow="0" w:firstColumn="0" w:lastColumn="0" w:noHBand="0" w:noVBand="0"/>
      </w:tblPr>
      <w:tblGrid>
        <w:gridCol w:w="8990"/>
      </w:tblGrid>
      <w:tr w:rsidR="00CA657C" w14:paraId="099EC1EC" w14:textId="77777777" w:rsidTr="008234C3">
        <w:tc>
          <w:tcPr>
            <w:tcW w:w="8915" w:type="dxa"/>
            <w:tcBorders>
              <w:top w:val="single" w:sz="4" w:space="0" w:color="auto"/>
              <w:left w:val="single" w:sz="4" w:space="0" w:color="auto"/>
              <w:bottom w:val="single" w:sz="4" w:space="0" w:color="auto"/>
              <w:right w:val="single" w:sz="4" w:space="0" w:color="auto"/>
            </w:tcBorders>
          </w:tcPr>
          <w:p w14:paraId="043F409F" w14:textId="77777777" w:rsidR="001D1D15" w:rsidRPr="0052046C" w:rsidRDefault="00526A29" w:rsidP="007B6957">
            <w:pPr>
              <w:pStyle w:val="Paragraph"/>
              <w:spacing w:after="60"/>
            </w:pPr>
            <w:r w:rsidRPr="007E7CA3">
              <w:rPr>
                <w:b/>
                <w:sz w:val="20"/>
              </w:rPr>
              <w:t>Contraceptives allowed during the study include</w:t>
            </w:r>
            <w:r w:rsidRPr="007E7CA3">
              <w:rPr>
                <w:b/>
                <w:szCs w:val="32"/>
                <w:vertAlign w:val="superscript"/>
              </w:rPr>
              <w:t>a</w:t>
            </w:r>
            <w:r w:rsidRPr="007E7CA3">
              <w:rPr>
                <w:b/>
                <w:sz w:val="20"/>
              </w:rPr>
              <w:t>:</w:t>
            </w:r>
          </w:p>
        </w:tc>
      </w:tr>
      <w:tr w:rsidR="00CA657C" w14:paraId="3B0B8965" w14:textId="77777777" w:rsidTr="008234C3">
        <w:trPr>
          <w:trHeight w:val="791"/>
        </w:trPr>
        <w:tc>
          <w:tcPr>
            <w:tcW w:w="8915" w:type="dxa"/>
            <w:tcBorders>
              <w:top w:val="single" w:sz="4" w:space="0" w:color="auto"/>
              <w:left w:val="single" w:sz="4" w:space="0" w:color="auto"/>
              <w:bottom w:val="single" w:sz="4" w:space="0" w:color="auto"/>
              <w:right w:val="single" w:sz="4" w:space="0" w:color="auto"/>
            </w:tcBorders>
          </w:tcPr>
          <w:p w14:paraId="2A822A04" w14:textId="77777777" w:rsidR="001D1D15" w:rsidRDefault="00526A29" w:rsidP="007B6957">
            <w:pPr>
              <w:pStyle w:val="Paragraph"/>
              <w:spacing w:after="60"/>
              <w:rPr>
                <w:b/>
                <w:sz w:val="20"/>
                <w:szCs w:val="20"/>
              </w:rPr>
            </w:pPr>
            <w:r w:rsidRPr="000C4120">
              <w:rPr>
                <w:b/>
                <w:sz w:val="20"/>
                <w:szCs w:val="20"/>
              </w:rPr>
              <w:t>Highly Effective Contraceptive Methods That Have Low User Dependency</w:t>
            </w:r>
          </w:p>
          <w:p w14:paraId="5E92A688" w14:textId="77777777" w:rsidR="001D1D15" w:rsidRPr="00C0126C" w:rsidRDefault="00526A29" w:rsidP="007B6957">
            <w:pPr>
              <w:pStyle w:val="Paragraph"/>
              <w:spacing w:after="60"/>
            </w:pPr>
            <w:r>
              <w:rPr>
                <w:i/>
                <w:sz w:val="20"/>
                <w:szCs w:val="20"/>
              </w:rPr>
              <w:t>Failure rate of &lt;1% per year when used consistently and correctly.</w:t>
            </w:r>
          </w:p>
        </w:tc>
      </w:tr>
      <w:tr w:rsidR="00CA657C" w14:paraId="475B1FB5" w14:textId="77777777" w:rsidTr="008234C3">
        <w:tc>
          <w:tcPr>
            <w:tcW w:w="8915" w:type="dxa"/>
            <w:tcBorders>
              <w:top w:val="single" w:sz="4" w:space="0" w:color="auto"/>
              <w:left w:val="single" w:sz="4" w:space="0" w:color="auto"/>
              <w:bottom w:val="single" w:sz="4" w:space="0" w:color="auto"/>
              <w:right w:val="single" w:sz="4" w:space="0" w:color="auto"/>
            </w:tcBorders>
          </w:tcPr>
          <w:p w14:paraId="44A2C74D" w14:textId="77777777" w:rsidR="001D1D15" w:rsidRPr="00924B79" w:rsidRDefault="00526A29" w:rsidP="007B6957">
            <w:pPr>
              <w:pStyle w:val="ListBullet"/>
              <w:spacing w:after="60"/>
              <w:rPr>
                <w:sz w:val="20"/>
              </w:rPr>
            </w:pPr>
            <w:r w:rsidRPr="00F66770">
              <w:rPr>
                <w:sz w:val="20"/>
              </w:rPr>
              <w:t>Progestogen-only subdermal contraceptive implant</w:t>
            </w:r>
            <w:r>
              <w:rPr>
                <w:sz w:val="20"/>
                <w:vertAlign w:val="superscript"/>
              </w:rPr>
              <w:t>a</w:t>
            </w:r>
          </w:p>
          <w:p w14:paraId="33C4A61F" w14:textId="77777777" w:rsidR="001D1D15" w:rsidRPr="00924B79" w:rsidRDefault="00526A29" w:rsidP="007B6957">
            <w:pPr>
              <w:pStyle w:val="ListBullet"/>
              <w:spacing w:after="60"/>
              <w:rPr>
                <w:sz w:val="20"/>
              </w:rPr>
            </w:pPr>
            <w:r w:rsidRPr="00F66770">
              <w:rPr>
                <w:sz w:val="20"/>
              </w:rPr>
              <w:t>IUS</w:t>
            </w:r>
            <w:r>
              <w:rPr>
                <w:sz w:val="20"/>
                <w:vertAlign w:val="superscript"/>
              </w:rPr>
              <w:t>b</w:t>
            </w:r>
          </w:p>
          <w:p w14:paraId="1A25C23D" w14:textId="77777777" w:rsidR="001D1D15" w:rsidRPr="00DE5337" w:rsidRDefault="00526A29" w:rsidP="007B6957">
            <w:pPr>
              <w:pStyle w:val="ListBullet"/>
              <w:spacing w:after="60"/>
              <w:rPr>
                <w:sz w:val="20"/>
              </w:rPr>
            </w:pPr>
            <w:r w:rsidRPr="00DE5337">
              <w:rPr>
                <w:sz w:val="20"/>
              </w:rPr>
              <w:t>Non-hormonal IUD</w:t>
            </w:r>
          </w:p>
          <w:p w14:paraId="359962DF" w14:textId="77777777" w:rsidR="001D1D15" w:rsidRDefault="00526A29" w:rsidP="007B6957">
            <w:pPr>
              <w:pStyle w:val="ListBullet"/>
              <w:spacing w:after="60"/>
              <w:rPr>
                <w:sz w:val="20"/>
              </w:rPr>
            </w:pPr>
            <w:r w:rsidRPr="00DE5337">
              <w:rPr>
                <w:sz w:val="20"/>
              </w:rPr>
              <w:t>Bilateral tubal occlusion</w:t>
            </w:r>
          </w:p>
          <w:p w14:paraId="5872CE24" w14:textId="77777777" w:rsidR="001D1D15" w:rsidRPr="00C0126C" w:rsidRDefault="00526A29" w:rsidP="007B6957">
            <w:pPr>
              <w:pStyle w:val="ListBullet"/>
              <w:spacing w:after="60"/>
              <w:rPr>
                <w:sz w:val="20"/>
              </w:rPr>
            </w:pPr>
            <w:r w:rsidRPr="35287DE1">
              <w:rPr>
                <w:sz w:val="20"/>
              </w:rPr>
              <w:t>Azoospermic partner (vasectomized or secondary to medical cause)</w:t>
            </w:r>
            <w:bookmarkStart w:id="3843" w:name="_DV_M1154"/>
            <w:bookmarkEnd w:id="3843"/>
            <w:r>
              <w:rPr>
                <w:sz w:val="20"/>
              </w:rPr>
              <w:br/>
              <w:t xml:space="preserve">All sexual partner(s) of the POCBP must be azoospermic. The participant must provide verbal confirmation of partner azoospermia during Medical History. If not, an additional highly effective method of contraception should be used. A spermatogenesis cycle is approximately 90 days. </w:t>
            </w:r>
          </w:p>
        </w:tc>
      </w:tr>
      <w:tr w:rsidR="00CA657C" w14:paraId="7FEA5963" w14:textId="77777777" w:rsidTr="008234C3">
        <w:tc>
          <w:tcPr>
            <w:tcW w:w="8915" w:type="dxa"/>
            <w:tcBorders>
              <w:top w:val="single" w:sz="4" w:space="0" w:color="auto"/>
              <w:left w:val="single" w:sz="4" w:space="0" w:color="auto"/>
              <w:bottom w:val="single" w:sz="4" w:space="0" w:color="auto"/>
              <w:right w:val="single" w:sz="4" w:space="0" w:color="auto"/>
            </w:tcBorders>
          </w:tcPr>
          <w:p w14:paraId="0DDC3A6C" w14:textId="77777777" w:rsidR="001D1D15" w:rsidRPr="00F9646F" w:rsidRDefault="00526A29" w:rsidP="007B6957">
            <w:pPr>
              <w:pStyle w:val="Paragraph"/>
              <w:spacing w:after="60"/>
              <w:rPr>
                <w:b/>
                <w:sz w:val="20"/>
                <w:szCs w:val="20"/>
              </w:rPr>
            </w:pPr>
            <w:r w:rsidRPr="00F9646F">
              <w:rPr>
                <w:b/>
                <w:sz w:val="20"/>
                <w:szCs w:val="20"/>
              </w:rPr>
              <w:t>Sexual Abstinence</w:t>
            </w:r>
          </w:p>
          <w:p w14:paraId="54BA08A4" w14:textId="77777777" w:rsidR="001D1D15" w:rsidRPr="00C0126C" w:rsidRDefault="00526A29" w:rsidP="007B6957">
            <w:pPr>
              <w:pStyle w:val="ListBullet"/>
              <w:spacing w:after="60"/>
              <w:rPr>
                <w:sz w:val="20"/>
              </w:rPr>
            </w:pPr>
            <w:r w:rsidRPr="00935593">
              <w:rPr>
                <w:sz w:val="20"/>
              </w:rPr>
              <w:t>Sexual abstinence is considered a highly effective method only if defined as refraining from penile-vaginal intercourse with partner(s) capable of producing sperm during the entire period of risk associated with the study intervention. The reliability of sexual abstinence needs to be evaluated in relation to the duration of the study and the preferred and usual lifestyle of the participant.</w:t>
            </w:r>
          </w:p>
        </w:tc>
      </w:tr>
      <w:tr w:rsidR="00CA657C" w14:paraId="027CF950" w14:textId="77777777" w:rsidTr="008234C3">
        <w:tc>
          <w:tcPr>
            <w:tcW w:w="8915" w:type="dxa"/>
            <w:tcBorders>
              <w:top w:val="single" w:sz="4" w:space="0" w:color="auto"/>
              <w:left w:val="single" w:sz="4" w:space="0" w:color="auto"/>
              <w:bottom w:val="single" w:sz="4" w:space="0" w:color="auto"/>
              <w:right w:val="single" w:sz="4" w:space="0" w:color="auto"/>
            </w:tcBorders>
          </w:tcPr>
          <w:p w14:paraId="5C7414B0" w14:textId="77777777" w:rsidR="001D1D15" w:rsidRPr="00F10AC1" w:rsidRDefault="00526A29" w:rsidP="007B6957">
            <w:pPr>
              <w:spacing w:after="60"/>
              <w:ind w:left="370" w:hanging="370"/>
              <w:rPr>
                <w:sz w:val="20"/>
                <w:szCs w:val="20"/>
              </w:rPr>
            </w:pPr>
            <w:r w:rsidRPr="008B4ED8">
              <w:rPr>
                <w:sz w:val="20"/>
                <w:szCs w:val="20"/>
                <w:vertAlign w:val="superscript"/>
              </w:rPr>
              <w:t>a</w:t>
            </w:r>
            <w:r w:rsidRPr="009D43A4">
              <w:rPr>
                <w:sz w:val="20"/>
                <w:szCs w:val="20"/>
              </w:rPr>
              <w:t>    If locally required, in accordance with CTFG guidelines, acceptable contraceptive implants are limited to those which inhibit ovulation.</w:t>
            </w:r>
          </w:p>
          <w:p w14:paraId="6C4A892A" w14:textId="77777777" w:rsidR="001D1D15" w:rsidRPr="00C0126C" w:rsidRDefault="00526A29" w:rsidP="007B6957">
            <w:pPr>
              <w:spacing w:after="60"/>
              <w:rPr>
                <w:sz w:val="20"/>
                <w:szCs w:val="20"/>
              </w:rPr>
            </w:pPr>
            <w:r w:rsidRPr="008B4ED8">
              <w:rPr>
                <w:sz w:val="20"/>
                <w:szCs w:val="20"/>
                <w:vertAlign w:val="superscript"/>
              </w:rPr>
              <w:t>b</w:t>
            </w:r>
            <w:r w:rsidRPr="009D43A4">
              <w:rPr>
                <w:sz w:val="20"/>
                <w:szCs w:val="20"/>
              </w:rPr>
              <w:t>    IUS is a progestin releasing IUD.</w:t>
            </w:r>
          </w:p>
        </w:tc>
      </w:tr>
    </w:tbl>
    <w:p w14:paraId="0F7518A7" w14:textId="77777777" w:rsidR="0074605C" w:rsidRDefault="0074605C" w:rsidP="008867B3">
      <w:pPr>
        <w:pStyle w:val="ListEnd"/>
      </w:pPr>
    </w:p>
    <w:p w14:paraId="1A3F870E" w14:textId="69B4335E" w:rsidR="00EE328F" w:rsidRPr="00EE328F" w:rsidRDefault="00B65253" w:rsidP="00C21E2F">
      <w:pPr>
        <w:pStyle w:val="Heading2"/>
        <w:pageBreakBefore/>
      </w:pPr>
      <w:bookmarkStart w:id="3844" w:name="_Toc212097141"/>
      <w:bookmarkStart w:id="3845" w:name="_Toc140132570"/>
      <w:r>
        <w:t>Appendix </w:t>
      </w:r>
      <w:r w:rsidR="00B16DC4">
        <w:rPr>
          <w:noProof/>
        </w:rPr>
        <w:t>6</w:t>
      </w:r>
      <w:r w:rsidRPr="00264795">
        <w:t>: Collection and Management of Specimens for Future Biomedical Research</w:t>
      </w:r>
      <w:bookmarkEnd w:id="3844"/>
      <w:bookmarkEnd w:id="3845"/>
    </w:p>
    <w:p w14:paraId="122CDA0A" w14:textId="77777777" w:rsidR="0074605C" w:rsidRDefault="00526A29">
      <w:pPr>
        <w:pStyle w:val="Paragraph"/>
        <w:spacing w:after="0"/>
        <w:ind w:left="360" w:hanging="360"/>
        <w:rPr>
          <w:b/>
          <w:bCs/>
        </w:rPr>
      </w:pPr>
      <w:r>
        <w:rPr>
          <w:b/>
          <w:bCs/>
        </w:rPr>
        <w:t>1.</w:t>
      </w:r>
      <w:r>
        <w:rPr>
          <w:b/>
          <w:bCs/>
        </w:rPr>
        <w:tab/>
        <w:t>Definitions</w:t>
      </w:r>
    </w:p>
    <w:p w14:paraId="5DB55CB7" w14:textId="77777777" w:rsidR="0074605C" w:rsidRDefault="00526A29">
      <w:pPr>
        <w:pStyle w:val="Paragraph"/>
        <w:spacing w:after="0"/>
        <w:ind w:left="720" w:hanging="360"/>
      </w:pPr>
      <w:r>
        <w:t>a.</w:t>
      </w:r>
      <w:r>
        <w:tab/>
        <w:t>Biomarker: A biological molecule found in blood, other body fluids, or tissues that is a sign of a normal or abnormal process or of a condition or disease. A biomarker may be used to see how well the body responds to a treatment for a disease or condition.</w:t>
      </w:r>
      <w:r>
        <w:rPr>
          <w:vertAlign w:val="superscript"/>
        </w:rPr>
        <w:t>1</w:t>
      </w:r>
    </w:p>
    <w:p w14:paraId="11B2C355" w14:textId="77777777" w:rsidR="0074605C" w:rsidRDefault="00526A29">
      <w:pPr>
        <w:pStyle w:val="Paragraph"/>
        <w:spacing w:after="0"/>
        <w:ind w:left="720" w:hanging="360"/>
      </w:pPr>
      <w:r>
        <w:t>b.</w:t>
      </w:r>
      <w:r>
        <w:tab/>
        <w:t>Pharmacogenomics: The investigation of variations of DNA and RNA characteristics as related to drug/vaccine response.</w:t>
      </w:r>
      <w:r>
        <w:rPr>
          <w:vertAlign w:val="superscript"/>
        </w:rPr>
        <w:t>2</w:t>
      </w:r>
    </w:p>
    <w:p w14:paraId="11FC481B" w14:textId="77777777" w:rsidR="0074605C" w:rsidRDefault="00526A29">
      <w:pPr>
        <w:pStyle w:val="Paragraph"/>
        <w:spacing w:after="0"/>
        <w:ind w:left="720" w:hanging="360"/>
      </w:pPr>
      <w:r>
        <w:t>c.</w:t>
      </w:r>
      <w:r>
        <w:tab/>
        <w:t>Pharmacogenetics: A subset of pharmacogenomics, pharmacogenetics is the influence of variations in DNA sequence on drug/vaccine response.</w:t>
      </w:r>
      <w:r>
        <w:rPr>
          <w:vertAlign w:val="superscript"/>
        </w:rPr>
        <w:t>2</w:t>
      </w:r>
    </w:p>
    <w:p w14:paraId="1666FE71" w14:textId="77777777" w:rsidR="0074605C" w:rsidRDefault="00526A29">
      <w:pPr>
        <w:pStyle w:val="Paragraph"/>
        <w:spacing w:after="0"/>
        <w:ind w:left="720" w:hanging="360"/>
      </w:pPr>
      <w:r>
        <w:t>d.</w:t>
      </w:r>
      <w:r>
        <w:tab/>
        <w:t>DNA: Deoxyribonucleic acid.</w:t>
      </w:r>
    </w:p>
    <w:p w14:paraId="083BE53C" w14:textId="77777777" w:rsidR="0074605C" w:rsidRDefault="00526A29">
      <w:pPr>
        <w:pStyle w:val="Paragraph"/>
        <w:spacing w:after="0"/>
        <w:ind w:left="720" w:hanging="360"/>
      </w:pPr>
      <w:r>
        <w:t>e.</w:t>
      </w:r>
      <w:r>
        <w:tab/>
        <w:t>RNA: Ribonucleic acid.</w:t>
      </w:r>
    </w:p>
    <w:p w14:paraId="7CD5DA67" w14:textId="77777777" w:rsidR="0074605C" w:rsidRDefault="0074605C">
      <w:pPr>
        <w:pStyle w:val="ListEnd"/>
      </w:pPr>
    </w:p>
    <w:p w14:paraId="332896AF" w14:textId="77777777" w:rsidR="0074605C" w:rsidRDefault="00526A29">
      <w:pPr>
        <w:pStyle w:val="Paragraph"/>
        <w:keepNext/>
        <w:spacing w:after="0"/>
        <w:ind w:left="360" w:hanging="360"/>
        <w:rPr>
          <w:b/>
          <w:bCs/>
        </w:rPr>
      </w:pPr>
      <w:r>
        <w:rPr>
          <w:b/>
          <w:bCs/>
        </w:rPr>
        <w:t>2.</w:t>
      </w:r>
      <w:r>
        <w:rPr>
          <w:b/>
          <w:bCs/>
        </w:rPr>
        <w:tab/>
        <w:t>Scope of Future Biomedical Research</w:t>
      </w:r>
      <w:r>
        <w:rPr>
          <w:b/>
          <w:bCs/>
          <w:vertAlign w:val="superscript"/>
        </w:rPr>
        <w:t>3, 4</w:t>
      </w:r>
    </w:p>
    <w:p w14:paraId="37297564" w14:textId="77777777" w:rsidR="0074605C" w:rsidRDefault="002422EC">
      <w:pPr>
        <w:pStyle w:val="ListContinue"/>
        <w:keepNext/>
      </w:pPr>
      <w:r>
        <w:t>The specimens consented and/or collected in this study as outlined in Section 8.8 will be used in various experiments to understand:</w:t>
      </w:r>
    </w:p>
    <w:p w14:paraId="4C89518C" w14:textId="7E279B2D" w:rsidR="0074605C" w:rsidRDefault="00526A29" w:rsidP="00404370">
      <w:pPr>
        <w:pStyle w:val="ListBullet2"/>
        <w:numPr>
          <w:ilvl w:val="0"/>
          <w:numId w:val="87"/>
        </w:numPr>
        <w:ind w:left="709"/>
      </w:pPr>
      <w:r>
        <w:t>The biology of how drugs/vaccines work</w:t>
      </w:r>
      <w:ins w:id="3846" w:author="Powell, Deana" w:date="2026-03-05T15:34:00Z" w16du:dateUtc="2026-03-05T20:34:00Z">
        <w:r w:rsidR="00CF3A0B">
          <w:t>.</w:t>
        </w:r>
      </w:ins>
    </w:p>
    <w:p w14:paraId="4B0A47FE" w14:textId="50790981" w:rsidR="0074605C" w:rsidRDefault="00526A29" w:rsidP="00404370">
      <w:pPr>
        <w:pStyle w:val="ListBullet2"/>
        <w:numPr>
          <w:ilvl w:val="0"/>
          <w:numId w:val="87"/>
        </w:numPr>
        <w:ind w:left="709"/>
      </w:pPr>
      <w:r>
        <w:t>Biomarkers responsible for how a drug/vaccine enters and is removed by the body</w:t>
      </w:r>
      <w:ins w:id="3847" w:author="Powell, Deana" w:date="2026-03-05T15:34:00Z" w16du:dateUtc="2026-03-05T20:34:00Z">
        <w:r w:rsidR="00CF3A0B">
          <w:t>.</w:t>
        </w:r>
      </w:ins>
    </w:p>
    <w:p w14:paraId="6478B6D5" w14:textId="4E6E72F4" w:rsidR="0074605C" w:rsidRDefault="00526A29" w:rsidP="00404370">
      <w:pPr>
        <w:pStyle w:val="ListBullet2"/>
        <w:numPr>
          <w:ilvl w:val="0"/>
          <w:numId w:val="87"/>
        </w:numPr>
        <w:ind w:left="709"/>
      </w:pPr>
      <w:r>
        <w:t>Other pathways with which drugs/vaccines may interact</w:t>
      </w:r>
      <w:ins w:id="3848" w:author="Powell, Deana" w:date="2026-03-05T15:34:00Z" w16du:dateUtc="2026-03-05T20:34:00Z">
        <w:r w:rsidR="00CF3A0B">
          <w:t>.</w:t>
        </w:r>
      </w:ins>
    </w:p>
    <w:p w14:paraId="060B083D" w14:textId="7E3CD35A" w:rsidR="0074605C" w:rsidRDefault="00526A29" w:rsidP="00404370">
      <w:pPr>
        <w:pStyle w:val="ListBullet2"/>
        <w:numPr>
          <w:ilvl w:val="0"/>
          <w:numId w:val="87"/>
        </w:numPr>
        <w:spacing w:after="120"/>
        <w:ind w:left="709" w:hanging="357"/>
      </w:pPr>
      <w:r>
        <w:t>The biology of disease</w:t>
      </w:r>
      <w:ins w:id="3849" w:author="Powell, Deana" w:date="2026-03-05T15:34:00Z" w16du:dateUtc="2026-03-05T20:34:00Z">
        <w:r w:rsidR="00CF3A0B">
          <w:t>.</w:t>
        </w:r>
      </w:ins>
    </w:p>
    <w:p w14:paraId="7047AD20" w14:textId="77777777" w:rsidR="0074605C" w:rsidRDefault="00526A29">
      <w:pPr>
        <w:pStyle w:val="ListContinue"/>
      </w:pPr>
      <w:r>
        <w:t>The specimen(s) may be used for future assay development and/or drug/vaccine development.</w:t>
      </w:r>
    </w:p>
    <w:p w14:paraId="08C9A1D5" w14:textId="77777777" w:rsidR="0074605C" w:rsidRDefault="00526A29">
      <w:pPr>
        <w:pStyle w:val="ListContinue"/>
      </w:pPr>
      <w:r>
        <w:t>It is now well recognized that information obtained from studying and testing clinical specimens offers unique opportunities to enhance our understanding of how individuals respond to drugs/vaccines, enhance our understanding of human disease, and ultimately improve public health through development of novel treatments targeted to populations with the greatest need. All specimens will be used by the Sponsor or those working for or with the Sponsor.</w:t>
      </w:r>
    </w:p>
    <w:p w14:paraId="65706EE0" w14:textId="255A869B" w:rsidR="0074605C" w:rsidRPr="004A5688" w:rsidRDefault="004A5688" w:rsidP="004A5688">
      <w:pPr>
        <w:rPr>
          <w:szCs w:val="20"/>
        </w:rPr>
      </w:pPr>
      <w:r>
        <w:br w:type="page"/>
      </w:r>
    </w:p>
    <w:p w14:paraId="7E05CF91" w14:textId="77777777" w:rsidR="0074605C" w:rsidRDefault="00526A29">
      <w:pPr>
        <w:pStyle w:val="ParagraphBold"/>
        <w:keepNext/>
        <w:spacing w:after="0"/>
        <w:ind w:left="360" w:hanging="360"/>
      </w:pPr>
      <w:r>
        <w:t>3.</w:t>
      </w:r>
      <w:r>
        <w:tab/>
        <w:t>Summary of Procedures for Future Biomedical Research</w:t>
      </w:r>
      <w:r>
        <w:rPr>
          <w:vertAlign w:val="superscript"/>
        </w:rPr>
        <w:t>3, 4</w:t>
      </w:r>
    </w:p>
    <w:p w14:paraId="3FF8F585" w14:textId="77777777" w:rsidR="0074605C" w:rsidRDefault="00526A29">
      <w:pPr>
        <w:pStyle w:val="Paragraph"/>
        <w:keepNext/>
        <w:spacing w:after="0"/>
        <w:ind w:left="360"/>
      </w:pPr>
      <w:r>
        <w:t>a.</w:t>
      </w:r>
      <w:r>
        <w:tab/>
        <w:t>Participants for Enrollment</w:t>
      </w:r>
    </w:p>
    <w:p w14:paraId="4CEFD54B" w14:textId="77777777" w:rsidR="0074605C" w:rsidRDefault="00526A29">
      <w:pPr>
        <w:pStyle w:val="ListContinue2"/>
      </w:pPr>
      <w:r>
        <w:t>All participants enrolled in the clinical study will be considered for enrollment in future biomedical research.</w:t>
      </w:r>
    </w:p>
    <w:p w14:paraId="27D68041" w14:textId="77777777" w:rsidR="0074605C" w:rsidRDefault="00526A29">
      <w:pPr>
        <w:pStyle w:val="Paragraph"/>
        <w:keepNext/>
        <w:spacing w:after="0"/>
        <w:ind w:left="360"/>
      </w:pPr>
      <w:r>
        <w:t>b.</w:t>
      </w:r>
      <w:r>
        <w:tab/>
        <w:t>Informed Consent</w:t>
      </w:r>
    </w:p>
    <w:p w14:paraId="6B030791" w14:textId="77777777" w:rsidR="0074605C" w:rsidRDefault="00526A29">
      <w:pPr>
        <w:pStyle w:val="ListContinue2"/>
      </w:pPr>
      <w:r>
        <w:t>Informed consent for specimens (ie, DNA, RNA, protein, etc) will be obtained during screening for protocol enrollment from all participants or legal guardians, at a study visit by the investigator or his or her designate. Informed consent for future biomedical research should be presented to the participants on the visit designated in the SoA. If delayed, present consent at next possible Participant Visit. Consent forms signed by the participant will be kept at the clinical study site under secure storage for regulatory reasons.</w:t>
      </w:r>
    </w:p>
    <w:p w14:paraId="6E462A3A" w14:textId="77777777" w:rsidR="0074605C" w:rsidRDefault="00526A29">
      <w:pPr>
        <w:pStyle w:val="ListContinue2"/>
      </w:pPr>
      <w:r>
        <w:t>A template of each study site’s approved informed consent will be stored in the Sponsor’s clinical document repository.</w:t>
      </w:r>
    </w:p>
    <w:p w14:paraId="14CEEA49" w14:textId="77777777" w:rsidR="0074605C" w:rsidRDefault="00526A29">
      <w:pPr>
        <w:pStyle w:val="Paragraph"/>
        <w:keepNext/>
        <w:spacing w:after="0"/>
        <w:ind w:left="360"/>
      </w:pPr>
      <w:r>
        <w:t>c.</w:t>
      </w:r>
      <w:r>
        <w:tab/>
        <w:t>eCRF Documentation for Future Biomedical Research Specimens</w:t>
      </w:r>
    </w:p>
    <w:p w14:paraId="60FEA5B2" w14:textId="77777777" w:rsidR="0074605C" w:rsidRDefault="00526A29">
      <w:pPr>
        <w:pStyle w:val="ListContinue2"/>
      </w:pPr>
      <w:r>
        <w:t>Documentation of participant consent for future biomedical research will be captured in the eCRFs. Any specimens for which such an informed consent cannot be verified will be destroyed.</w:t>
      </w:r>
    </w:p>
    <w:p w14:paraId="242779D4" w14:textId="77777777" w:rsidR="0074605C" w:rsidRDefault="00526A29">
      <w:pPr>
        <w:pStyle w:val="Paragraph"/>
        <w:keepNext/>
        <w:spacing w:after="0"/>
        <w:ind w:left="360"/>
      </w:pPr>
      <w:r>
        <w:t>d.</w:t>
      </w:r>
      <w:r>
        <w:tab/>
        <w:t>Future Biomedical Research Specimen(s)</w:t>
      </w:r>
    </w:p>
    <w:p w14:paraId="19797D87" w14:textId="77777777" w:rsidR="0074605C" w:rsidRDefault="00526A29">
      <w:pPr>
        <w:pStyle w:val="ListContinue2"/>
      </w:pPr>
      <w:r>
        <w:t>Collection of specimens for future biomedical research will be performed as outlined in the SoA. In general, if additional blood specimens are being collected for future biomedical research, these will usually be obtained at a time when the participant is having blood drawn for other study purposes.</w:t>
      </w:r>
    </w:p>
    <w:p w14:paraId="64D170C5" w14:textId="77777777" w:rsidR="0074605C" w:rsidRDefault="0074605C">
      <w:pPr>
        <w:pStyle w:val="ListEnd"/>
      </w:pPr>
    </w:p>
    <w:p w14:paraId="51E00F68" w14:textId="77777777" w:rsidR="0074605C" w:rsidRDefault="00526A29">
      <w:pPr>
        <w:pStyle w:val="ParagraphBold"/>
        <w:keepNext/>
        <w:spacing w:after="0"/>
        <w:ind w:left="360" w:hanging="360"/>
      </w:pPr>
      <w:r>
        <w:t>4.</w:t>
      </w:r>
      <w:r>
        <w:tab/>
        <w:t>Confidential Participant Information for Future Biomedical Research</w:t>
      </w:r>
      <w:r>
        <w:rPr>
          <w:vertAlign w:val="superscript"/>
        </w:rPr>
        <w:t>3, 4</w:t>
      </w:r>
    </w:p>
    <w:p w14:paraId="1BBBDA75" w14:textId="77777777" w:rsidR="0074605C" w:rsidRDefault="00526A29">
      <w:pPr>
        <w:pStyle w:val="ListContinue"/>
      </w:pPr>
      <w:r>
        <w:t>In order to optimize the research that can be conducted with future biomedical research specimens, it is critical to link participants’ clinical information with future test results. In fact, little or no research can be conducted without connecting the clinical study data to the specimen. The clinical data allow specific analyses to be conducted. Knowing participant characteristics like sex, age, medical history, and intervention outcomes is critical to understanding clinical context of analytical results.</w:t>
      </w:r>
    </w:p>
    <w:p w14:paraId="10B86D89" w14:textId="77777777" w:rsidR="0074605C" w:rsidRDefault="00526A29">
      <w:pPr>
        <w:pStyle w:val="ListContinue"/>
      </w:pPr>
      <w:r>
        <w:t>To maintain privacy of information collected from specimens obtained for future biomedical research, the Sponsor has developed secure policies and procedures. All specimens will be single coded per ICH E15 guidelines as described below.</w:t>
      </w:r>
    </w:p>
    <w:p w14:paraId="0E4EC8A2" w14:textId="77777777" w:rsidR="0074605C" w:rsidRDefault="00526A29">
      <w:pPr>
        <w:pStyle w:val="ListContinue"/>
      </w:pPr>
      <w:r>
        <w:t>At the clinical study site, unique codes will be placed on the future biomedical research specimens. This code is a random number that does not contain any personally identifying information embedded within it. The link (or key) between participant identifiers and this unique code will be held at the study site. No personal identifiers will appear on the specimen tube.</w:t>
      </w:r>
    </w:p>
    <w:p w14:paraId="7F73BA9A" w14:textId="77777777" w:rsidR="0074605C" w:rsidRDefault="0074605C">
      <w:pPr>
        <w:pStyle w:val="ListEnd"/>
      </w:pPr>
    </w:p>
    <w:p w14:paraId="15CA984A" w14:textId="77777777" w:rsidR="0074605C" w:rsidRDefault="00526A29">
      <w:pPr>
        <w:pStyle w:val="ParagraphBold"/>
        <w:keepNext/>
        <w:spacing w:after="0"/>
        <w:ind w:left="360" w:hanging="360"/>
      </w:pPr>
      <w:bookmarkStart w:id="3850" w:name="_Hlk42756360"/>
      <w:r>
        <w:t>5.</w:t>
      </w:r>
      <w:r>
        <w:tab/>
        <w:t>Biorepository Specimen Usage</w:t>
      </w:r>
      <w:r>
        <w:rPr>
          <w:vertAlign w:val="superscript"/>
        </w:rPr>
        <w:t>3, 4</w:t>
      </w:r>
    </w:p>
    <w:p w14:paraId="1841098E" w14:textId="77777777" w:rsidR="0074605C" w:rsidRDefault="00526A29">
      <w:pPr>
        <w:pStyle w:val="ListContinue"/>
      </w:pPr>
      <w:r>
        <w:t>Specimens obtained for the Sponsor will be used for analyses using good scientific practices. Analyses using the future biomedical research specimens may be performed by the Sponsor, or an additional third party (eg, a university investigator) designated by the Sponsor. The investigator conducting the analysis will follow the Sponsor’s privacy and confidentiality requirements. Any contracted third-party analyses will conform to the specific scope of analysis outlined in future biomedical research protocol and consent. Future biomedical research specimens remaining with the third party after specific analysis is performed will be reported to the Sponsor.</w:t>
      </w:r>
    </w:p>
    <w:bookmarkEnd w:id="3850"/>
    <w:p w14:paraId="121848AE" w14:textId="77777777" w:rsidR="0074605C" w:rsidRDefault="0074605C">
      <w:pPr>
        <w:pStyle w:val="ListEnd"/>
      </w:pPr>
    </w:p>
    <w:p w14:paraId="48A9089D" w14:textId="77777777" w:rsidR="0074605C" w:rsidRDefault="00526A29">
      <w:pPr>
        <w:pStyle w:val="ParagraphBold"/>
        <w:keepNext/>
        <w:spacing w:after="0"/>
        <w:ind w:left="360" w:hanging="360"/>
      </w:pPr>
      <w:r>
        <w:t>6.</w:t>
      </w:r>
      <w:r>
        <w:tab/>
        <w:t>Withdrawal From Future Biomedical Research</w:t>
      </w:r>
      <w:r>
        <w:rPr>
          <w:vertAlign w:val="superscript"/>
        </w:rPr>
        <w:t>3, 4</w:t>
      </w:r>
    </w:p>
    <w:p w14:paraId="17BC3ADE" w14:textId="77777777" w:rsidR="0074605C" w:rsidRDefault="00526A29">
      <w:pPr>
        <w:pStyle w:val="ListContinue"/>
      </w:pPr>
      <w:r>
        <w:t>Participants may withdraw their consent for FBR and ask that their biospecimens not be used for FBR. Participants may withdraw consent at any time by contacting the study investigator. If medical records for the study are still available, the investigator will contact the Sponsor using the designated mailbox (clinical.specimen.management@MSD.com). Subsequently, the participant's specimens will be flagged in the biorepository and restricted to study use only. If specimens were collected from study participants specifically for FBR, these specimens will be removed from the biorepository and destroyed. Documentation will be sent to the investigator confirming withdrawal and/or destruction, if applicable. It is the responsibility of the investigator to inform the participant of completion of the withdrawal and/or destruction, if applicable. Any analyses in progress at the time of request for withdrawal/destruction or already performed before the request being received by the Sponsor will continue to be used as part of the overall research study data and results. No new analyses would be generated after the request is received.</w:t>
      </w:r>
    </w:p>
    <w:p w14:paraId="2B2B033B" w14:textId="77777777" w:rsidR="0074605C" w:rsidRDefault="00526A29">
      <w:pPr>
        <w:pStyle w:val="ListContinue"/>
      </w:pPr>
      <w:r>
        <w:t>If the medical records for the study are no longer available (eg, if the investigator is no longer required by regulatory authorities to retain the study records) or the specimens have been completely anonymized, there will no longer be a link between the participant’s personal information and their specimens. In this situation, the request for withdrawal of consent and/or destruction cannot be processed.</w:t>
      </w:r>
    </w:p>
    <w:p w14:paraId="2C27CB32" w14:textId="77777777" w:rsidR="0074605C" w:rsidRDefault="0074605C">
      <w:pPr>
        <w:pStyle w:val="ListEnd"/>
      </w:pPr>
    </w:p>
    <w:p w14:paraId="0DAB1210" w14:textId="77777777" w:rsidR="0074605C" w:rsidRDefault="00526A29">
      <w:pPr>
        <w:pStyle w:val="ParagraphBold"/>
        <w:keepNext/>
        <w:spacing w:after="0"/>
        <w:ind w:left="360" w:hanging="360"/>
      </w:pPr>
      <w:r>
        <w:t>7.</w:t>
      </w:r>
      <w:r>
        <w:tab/>
        <w:t>Retention of Specimens</w:t>
      </w:r>
      <w:r>
        <w:rPr>
          <w:vertAlign w:val="superscript"/>
        </w:rPr>
        <w:t>3, 4</w:t>
      </w:r>
    </w:p>
    <w:p w14:paraId="76E09B91" w14:textId="77777777" w:rsidR="0074605C" w:rsidRDefault="00526A29">
      <w:pPr>
        <w:pStyle w:val="ListContinue"/>
      </w:pPr>
      <w:r>
        <w:t>Future biomedical research specimens will be stored in the biorepository for potential analysis for up to 20 years from the end of the study. Specimens may be stored for longer if a regulatory or governmental authority has active questions that are being answered. In this special circumstance, specimens will be stored until these questions have been adequately addressed.</w:t>
      </w:r>
    </w:p>
    <w:p w14:paraId="6CA3C94F" w14:textId="1CEAAC1F" w:rsidR="0074605C" w:rsidRDefault="00526A29" w:rsidP="004A5688">
      <w:pPr>
        <w:pStyle w:val="ListContinue"/>
      </w:pPr>
      <w:r>
        <w:t>Specimens from the study site will be shipped to a central laboratory and then shipped to the Sponsor-designated biorepository. If a central laboratory is not used in a particular study, the study site will ship directly to the Sponsor-designated biorepository. The specimens will be stored under strict supervision in a limited access facility, which operates to assure the integrity of the specimens. Specimens will be destroyed according to Sponsor policies and procedures and this destruction will be documented in the biorepository database.</w:t>
      </w:r>
    </w:p>
    <w:p w14:paraId="626ED708" w14:textId="77777777" w:rsidR="0074605C" w:rsidRDefault="00526A29">
      <w:pPr>
        <w:pStyle w:val="ParagraphBold"/>
        <w:keepNext/>
        <w:spacing w:after="0"/>
        <w:ind w:left="360" w:hanging="360"/>
      </w:pPr>
      <w:r>
        <w:t>8.</w:t>
      </w:r>
      <w:r>
        <w:tab/>
        <w:t>Data Security</w:t>
      </w:r>
      <w:r>
        <w:rPr>
          <w:vertAlign w:val="superscript"/>
        </w:rPr>
        <w:t>3, 4</w:t>
      </w:r>
    </w:p>
    <w:p w14:paraId="513C2725" w14:textId="77777777" w:rsidR="0074605C" w:rsidRDefault="00526A29">
      <w:pPr>
        <w:pStyle w:val="ListContinue"/>
        <w:rPr>
          <w:rFonts w:cs="Arial"/>
          <w:bCs/>
          <w:szCs w:val="48"/>
        </w:rPr>
      </w:pPr>
      <w:r>
        <w:rPr>
          <w:rFonts w:cs="Arial"/>
          <w:bCs/>
          <w:szCs w:val="48"/>
        </w:rPr>
        <w:t>Databases containing specimen information and test results are accessible only to the authorized Sponsor representatives and the designated study administrator research personnel and/or collaborators. Database user authentication is highly secure, and is accomplished using network security policies and practices based on international standards to protect against unauthorized access.</w:t>
      </w:r>
    </w:p>
    <w:p w14:paraId="0BB69D19" w14:textId="77777777" w:rsidR="0074605C" w:rsidRDefault="0074605C">
      <w:pPr>
        <w:pStyle w:val="ListEnd"/>
      </w:pPr>
    </w:p>
    <w:p w14:paraId="77B575B6" w14:textId="77777777" w:rsidR="0074605C" w:rsidRDefault="00526A29">
      <w:pPr>
        <w:pStyle w:val="ParagraphBold"/>
        <w:keepNext/>
        <w:spacing w:after="0"/>
        <w:ind w:left="360" w:hanging="360"/>
      </w:pPr>
      <w:r>
        <w:t>9.</w:t>
      </w:r>
      <w:r>
        <w:tab/>
        <w:t>Reporting of Future Biomedical Research Data to Participants</w:t>
      </w:r>
      <w:r>
        <w:rPr>
          <w:vertAlign w:val="superscript"/>
        </w:rPr>
        <w:t>3, 4</w:t>
      </w:r>
    </w:p>
    <w:p w14:paraId="0771B8B6" w14:textId="77777777" w:rsidR="0074605C" w:rsidRDefault="00526A29">
      <w:pPr>
        <w:pStyle w:val="ListContinue"/>
      </w:pPr>
      <w:r>
        <w:t>No information obtained from exploratory laboratory studies will be reported to the participant, family, or physicians. Principle reasons not to inform or return results to the participant include lack of relevance to participant health, limitations of predictive capability, and concerns regarding misinterpretation.</w:t>
      </w:r>
    </w:p>
    <w:p w14:paraId="30C7DFAE" w14:textId="77777777" w:rsidR="0074605C" w:rsidRDefault="00526A29">
      <w:pPr>
        <w:pStyle w:val="ListContinue"/>
      </w:pPr>
      <w:r>
        <w:t>If important research findings are discovered, the Sponsor may publish results, present results in national meetings, and make results accessible on a public website in order to rapidly report this information to doctors and participants. Participants will not be identified by name in any published reports about this study or in any other scientific publication or presentation.</w:t>
      </w:r>
    </w:p>
    <w:p w14:paraId="7EDCED93" w14:textId="77777777" w:rsidR="0074605C" w:rsidRDefault="0074605C">
      <w:pPr>
        <w:pStyle w:val="ListEnd"/>
      </w:pPr>
    </w:p>
    <w:p w14:paraId="7C9318A9" w14:textId="77777777" w:rsidR="0074605C" w:rsidRDefault="00526A29">
      <w:pPr>
        <w:pStyle w:val="ParagraphBold"/>
        <w:keepNext/>
        <w:spacing w:after="0"/>
        <w:ind w:left="360" w:hanging="360"/>
      </w:pPr>
      <w:r>
        <w:t>10.</w:t>
      </w:r>
      <w:r>
        <w:tab/>
        <w:t>Future Biomedical Research Study Population</w:t>
      </w:r>
      <w:r>
        <w:rPr>
          <w:vertAlign w:val="superscript"/>
        </w:rPr>
        <w:t>3, 4</w:t>
      </w:r>
    </w:p>
    <w:p w14:paraId="3225F9C4" w14:textId="77777777" w:rsidR="0074605C" w:rsidRDefault="00526A29">
      <w:pPr>
        <w:pStyle w:val="ListContinue"/>
      </w:pPr>
      <w:r>
        <w:t>Every effort will be made to recruit all participants diagnosed and treated on Sponsor clinical studies for future biomedical research.</w:t>
      </w:r>
    </w:p>
    <w:p w14:paraId="75EB9D1B" w14:textId="77777777" w:rsidR="0074605C" w:rsidRDefault="0074605C">
      <w:pPr>
        <w:pStyle w:val="ListEnd"/>
      </w:pPr>
    </w:p>
    <w:p w14:paraId="6AF70AE5" w14:textId="77777777" w:rsidR="0074605C" w:rsidRDefault="00526A29">
      <w:pPr>
        <w:pStyle w:val="ParagraphBold"/>
        <w:keepNext/>
        <w:spacing w:after="0"/>
        <w:ind w:left="360" w:hanging="360"/>
      </w:pPr>
      <w:r>
        <w:t>11.</w:t>
      </w:r>
      <w:r>
        <w:tab/>
        <w:t>Risks Versus Benefits of Future Biomedical Research</w:t>
      </w:r>
      <w:r>
        <w:rPr>
          <w:vertAlign w:val="superscript"/>
        </w:rPr>
        <w:t>3, 4</w:t>
      </w:r>
    </w:p>
    <w:p w14:paraId="2269D739" w14:textId="77777777" w:rsidR="0074605C" w:rsidRDefault="00526A29">
      <w:pPr>
        <w:pStyle w:val="ListContinue"/>
      </w:pPr>
      <w:r>
        <w:t>For future biomedical research, risks to the participant have been minimized and are described in the future biomedical research informed consent.</w:t>
      </w:r>
    </w:p>
    <w:p w14:paraId="51726C10" w14:textId="77777777" w:rsidR="0074605C" w:rsidRDefault="00526A29">
      <w:pPr>
        <w:pStyle w:val="ListContinue"/>
      </w:pPr>
      <w:r>
        <w:t>The Sponsor has developed strict security, policies, and procedures to address participant data privacy concerns. Data privacy risks are largely limited to rare situations involving possible breach of confidentiality. In this highly unlikely situation, there is risk that the information, like all medical information, may be misused.</w:t>
      </w:r>
    </w:p>
    <w:p w14:paraId="2DA89128" w14:textId="77777777" w:rsidR="0074605C" w:rsidRDefault="0074605C">
      <w:pPr>
        <w:pStyle w:val="ListEnd"/>
      </w:pPr>
    </w:p>
    <w:p w14:paraId="36D58239" w14:textId="77777777" w:rsidR="0074605C" w:rsidRDefault="00526A29">
      <w:pPr>
        <w:pStyle w:val="ParagraphBold"/>
        <w:keepNext/>
        <w:spacing w:after="0"/>
        <w:ind w:left="360" w:hanging="360"/>
      </w:pPr>
      <w:r>
        <w:t>12.</w:t>
      </w:r>
      <w:r>
        <w:tab/>
        <w:t>Questions</w:t>
      </w:r>
    </w:p>
    <w:p w14:paraId="37F1A49E" w14:textId="77777777" w:rsidR="0074605C" w:rsidRDefault="00526A29">
      <w:pPr>
        <w:pStyle w:val="ListContinue"/>
      </w:pPr>
      <w:r>
        <w:t>Any questions related to the future biomedical research should be emailed directly to clinical.specimen.management@MSD.com.</w:t>
      </w:r>
    </w:p>
    <w:p w14:paraId="4EF96EDB" w14:textId="521E9ACE" w:rsidR="0074605C" w:rsidRPr="004A5688" w:rsidRDefault="004A5688" w:rsidP="004A5688">
      <w:pPr>
        <w:rPr>
          <w:szCs w:val="20"/>
        </w:rPr>
      </w:pPr>
      <w:r>
        <w:br w:type="page"/>
      </w:r>
    </w:p>
    <w:p w14:paraId="0F52E5F1" w14:textId="77777777" w:rsidR="0074605C" w:rsidRDefault="00526A29">
      <w:pPr>
        <w:pStyle w:val="ParagraphBold"/>
        <w:keepNext/>
        <w:spacing w:after="0"/>
        <w:ind w:left="360" w:hanging="360"/>
      </w:pPr>
      <w:r>
        <w:t>13.</w:t>
      </w:r>
      <w:r>
        <w:tab/>
        <w:t>References</w:t>
      </w:r>
    </w:p>
    <w:p w14:paraId="7A4C14C1" w14:textId="77777777" w:rsidR="0074605C" w:rsidRDefault="00526A29">
      <w:pPr>
        <w:pStyle w:val="Paragraph"/>
        <w:spacing w:after="0"/>
        <w:ind w:left="720" w:hanging="360"/>
      </w:pPr>
      <w:r>
        <w:t>1.</w:t>
      </w:r>
      <w:r>
        <w:tab/>
        <w:t>National Cancer Institute [Internet]: Available from https://www.cancer.gov/publications/dictionaries/cancer-terms?cdrid=45618</w:t>
      </w:r>
    </w:p>
    <w:p w14:paraId="53C537E2" w14:textId="77777777" w:rsidR="0074605C" w:rsidRDefault="00526A29">
      <w:pPr>
        <w:pStyle w:val="Paragraph"/>
        <w:spacing w:after="0"/>
        <w:ind w:left="720" w:hanging="360"/>
      </w:pPr>
      <w:r>
        <w:t>2.</w:t>
      </w:r>
      <w:r>
        <w:tab/>
        <w:t>International Council on Harmonisation [Internet]: E15: Definitions for Genomic Biomarkers, Pharmacogenomics, Pharmacogenetics, Genomic Data and Sample Coding Categories. Available from http://www.ich.org/products/guidelines/efficacy/efficacy-single/article/definitions-for-genomic-biomarkers-pharmacogenomics-pharmacogenetics-genomic-data-and-sample-cod.html</w:t>
      </w:r>
    </w:p>
    <w:p w14:paraId="4FFDB809" w14:textId="77777777" w:rsidR="0074605C" w:rsidRDefault="00526A29">
      <w:pPr>
        <w:pStyle w:val="Paragraph"/>
        <w:spacing w:after="0"/>
        <w:ind w:left="720" w:hanging="360"/>
      </w:pPr>
      <w:r>
        <w:t>3.</w:t>
      </w:r>
      <w:r>
        <w:tab/>
        <w:t>Industry Pharmacogenomics Working Group [Internet]: Understanding the Intent, Scope and Public Health Benefits of Exploratory Biomarker Research: A Guide for IRBs/IECs and Investigational Site Staff. Available at http://i-pwg.org/</w:t>
      </w:r>
    </w:p>
    <w:p w14:paraId="538A106D" w14:textId="77777777" w:rsidR="0074605C" w:rsidRDefault="00526A29">
      <w:pPr>
        <w:pStyle w:val="Paragraph"/>
        <w:spacing w:after="0"/>
        <w:ind w:left="720" w:hanging="360"/>
      </w:pPr>
      <w:r>
        <w:t>4.</w:t>
      </w:r>
      <w:r>
        <w:tab/>
        <w:t>Industry Pharmacogenomics Working Group [Internet]: Pharmacogenomics Informational Brochure for IRBs/IECs and Investigational Site Staff. Available at http://i-pwg.org/</w:t>
      </w:r>
    </w:p>
    <w:p w14:paraId="1F6BC10D" w14:textId="77777777" w:rsidR="008867B3" w:rsidRDefault="008867B3" w:rsidP="008867B3">
      <w:pPr>
        <w:pStyle w:val="ListEnd"/>
      </w:pPr>
    </w:p>
    <w:p w14:paraId="72A519A9" w14:textId="10C2FA14" w:rsidR="00EE328F" w:rsidRPr="00EE328F" w:rsidRDefault="00B65253" w:rsidP="00C21E2F">
      <w:pPr>
        <w:pStyle w:val="Heading2"/>
        <w:pageBreakBefore/>
      </w:pPr>
      <w:bookmarkStart w:id="3851" w:name="_Toc212097142"/>
      <w:bookmarkStart w:id="3852" w:name="_Toc140132571"/>
      <w:r>
        <w:t>Appendix </w:t>
      </w:r>
      <w:r w:rsidR="00B16DC4">
        <w:rPr>
          <w:noProof/>
        </w:rPr>
        <w:t>7</w:t>
      </w:r>
      <w:r w:rsidRPr="00230B24">
        <w:t>: Country-specific Requirements</w:t>
      </w:r>
      <w:bookmarkEnd w:id="3851"/>
      <w:bookmarkEnd w:id="3852"/>
    </w:p>
    <w:p w14:paraId="42D65018" w14:textId="77777777" w:rsidR="0074605C" w:rsidRDefault="00526A29">
      <w:pPr>
        <w:pStyle w:val="Heading3"/>
      </w:pPr>
      <w:bookmarkStart w:id="3853" w:name="_Toc212097143"/>
      <w:bookmarkStart w:id="3854" w:name="_Toc140132572"/>
      <w:r>
        <w:t>Argentina</w:t>
      </w:r>
      <w:bookmarkEnd w:id="3853"/>
      <w:bookmarkEnd w:id="3854"/>
    </w:p>
    <w:p w14:paraId="32CB918B" w14:textId="34CE838D" w:rsidR="0074605C" w:rsidRPr="008867B3" w:rsidRDefault="00526A29" w:rsidP="008867B3">
      <w:pPr>
        <w:pStyle w:val="Paragraph"/>
        <w:rPr>
          <w:b/>
          <w:bCs/>
        </w:rPr>
      </w:pPr>
      <w:r w:rsidRPr="008867B3">
        <w:rPr>
          <w:b/>
          <w:bCs/>
        </w:rPr>
        <w:t>Section 1.3 Schedule of Activities</w:t>
      </w:r>
    </w:p>
    <w:p w14:paraId="469B5FC1" w14:textId="77777777" w:rsidR="0074605C" w:rsidRPr="008867B3" w:rsidRDefault="00526A29" w:rsidP="008867B3">
      <w:pPr>
        <w:pStyle w:val="Paragraph"/>
        <w:rPr>
          <w:u w:val="single"/>
        </w:rPr>
      </w:pPr>
      <w:r w:rsidRPr="008867B3">
        <w:rPr>
          <w:u w:val="single"/>
        </w:rPr>
        <w:t>Laboratory Procedures</w:t>
      </w:r>
    </w:p>
    <w:p w14:paraId="51B55C48" w14:textId="77777777" w:rsidR="0074605C" w:rsidRDefault="00526A29" w:rsidP="008867B3">
      <w:pPr>
        <w:pStyle w:val="Paragraph"/>
        <w:rPr>
          <w:bCs/>
        </w:rPr>
      </w:pPr>
      <w:r>
        <w:t>HIV testing and hepatitis B/C screening are required evaluations for study entry and need to be performed in order to evaluate eligibility. This testing can be performed at any time during the Screening Period</w:t>
      </w:r>
    </w:p>
    <w:p w14:paraId="35A228F3" w14:textId="77777777" w:rsidR="0074605C" w:rsidRDefault="00526A29">
      <w:pPr>
        <w:pStyle w:val="Heading3"/>
      </w:pPr>
      <w:bookmarkStart w:id="3855" w:name="_Toc212097144"/>
      <w:bookmarkStart w:id="3856" w:name="_Hlk120793434"/>
      <w:bookmarkStart w:id="3857" w:name="_Toc140132573"/>
      <w:r>
        <w:t>China</w:t>
      </w:r>
      <w:bookmarkEnd w:id="3855"/>
      <w:bookmarkEnd w:id="3857"/>
    </w:p>
    <w:p w14:paraId="2909B03F" w14:textId="4BAFD434" w:rsidR="0074605C" w:rsidRPr="008867B3" w:rsidRDefault="00526A29" w:rsidP="008867B3">
      <w:pPr>
        <w:pStyle w:val="Paragraph"/>
        <w:rPr>
          <w:ins w:id="3858" w:author="Powell, Deana" w:date="2026-03-05T15:34:00Z" w16du:dateUtc="2026-03-05T20:34:00Z"/>
          <w:b/>
          <w:bCs/>
          <w:lang w:val="en-GB"/>
        </w:rPr>
      </w:pPr>
      <w:ins w:id="3859" w:author="Powell, Deana" w:date="2026-03-05T15:34:00Z" w16du:dateUtc="2026-03-05T20:34:00Z">
        <w:r w:rsidRPr="008867B3">
          <w:rPr>
            <w:b/>
            <w:bCs/>
          </w:rPr>
          <w:t>Title page</w:t>
        </w:r>
      </w:ins>
    </w:p>
    <w:p w14:paraId="73BB1CAD" w14:textId="3482EE1E" w:rsidR="0074605C" w:rsidRDefault="00526A29" w:rsidP="008867B3">
      <w:pPr>
        <w:pStyle w:val="Paragraph"/>
        <w:rPr>
          <w:ins w:id="3860" w:author="Powell, Deana" w:date="2026-03-05T15:34:00Z" w16du:dateUtc="2026-03-05T20:34:00Z"/>
          <w:lang w:val="en-GB"/>
        </w:rPr>
      </w:pPr>
      <w:ins w:id="3861" w:author="Powell, Deana" w:date="2026-03-05T15:34:00Z" w16du:dateUtc="2026-03-05T20:34:00Z">
        <w:r>
          <w:t xml:space="preserve">Apart from Merck Sharp &amp; Dohme LLC as a </w:t>
        </w:r>
        <w:r w:rsidR="000F57BA">
          <w:t>S</w:t>
        </w:r>
        <w:r>
          <w:t xml:space="preserve">ponsor, MSD R&amp;D (China) Co. Ltd is also a </w:t>
        </w:r>
        <w:r w:rsidR="000F57BA">
          <w:t>S</w:t>
        </w:r>
        <w:r>
          <w:t>ponsor in China.</w:t>
        </w:r>
      </w:ins>
    </w:p>
    <w:p w14:paraId="6C481719" w14:textId="1DF5B2A4" w:rsidR="0074605C" w:rsidRDefault="00526A29" w:rsidP="008867B3">
      <w:pPr>
        <w:pStyle w:val="Paragraph"/>
        <w:rPr>
          <w:ins w:id="3862" w:author="Powell, Deana" w:date="2026-03-05T15:34:00Z" w16du:dateUtc="2026-03-05T20:34:00Z"/>
          <w:lang w:val="en-GB"/>
        </w:rPr>
      </w:pPr>
      <w:ins w:id="3863" w:author="Powell, Deana" w:date="2026-03-05T15:34:00Z" w16du:dateUtc="2026-03-05T20:34:00Z">
        <w:r>
          <w:t>Sponsor Name: MSD R&amp;D (China) Co. Ltd</w:t>
        </w:r>
      </w:ins>
    </w:p>
    <w:p w14:paraId="24AB1CD5" w14:textId="75D30AD4" w:rsidR="0074605C" w:rsidRDefault="00526A29" w:rsidP="008867B3">
      <w:pPr>
        <w:pStyle w:val="Paragraph"/>
        <w:rPr>
          <w:ins w:id="3864" w:author="Powell, Deana" w:date="2026-03-05T15:34:00Z" w16du:dateUtc="2026-03-05T20:34:00Z"/>
        </w:rPr>
      </w:pPr>
      <w:ins w:id="3865" w:author="Powell, Deana" w:date="2026-03-05T15:34:00Z" w16du:dateUtc="2026-03-05T20:34:00Z">
        <w:r>
          <w:t>Legal registered address:  L2-13F, Building 21 Rongda Road, Chaoyang District, Beijing, China</w:t>
        </w:r>
      </w:ins>
    </w:p>
    <w:p w14:paraId="537DEFDE" w14:textId="77777777" w:rsidR="0074605C" w:rsidRDefault="00526A29" w:rsidP="008867B3">
      <w:pPr>
        <w:pStyle w:val="Paragraph"/>
        <w:rPr>
          <w:lang w:val="en-GB"/>
        </w:rPr>
      </w:pPr>
      <w:r>
        <w:t>Biomarker sample collection, testing, and analysis as described in the following sections will be dependent on approval by the Human Genetic Resources Administration of China for participants enrolled in China:</w:t>
      </w:r>
    </w:p>
    <w:p w14:paraId="21680558" w14:textId="77777777" w:rsidR="0074605C" w:rsidRDefault="00526A29" w:rsidP="008867B3">
      <w:pPr>
        <w:pStyle w:val="Paragraph"/>
        <w:rPr>
          <w:lang w:val="en-GB"/>
        </w:rPr>
      </w:pPr>
      <w:r>
        <w:t>Section 1.3: Schedule of Activities</w:t>
      </w:r>
    </w:p>
    <w:p w14:paraId="2EA1D7D0" w14:textId="77777777" w:rsidR="0074605C" w:rsidRDefault="00526A29" w:rsidP="008867B3">
      <w:pPr>
        <w:pStyle w:val="Paragraph"/>
        <w:rPr>
          <w:lang w:val="en-GB"/>
        </w:rPr>
      </w:pPr>
      <w:r>
        <w:t>Section 4.2.1.7: Planned Exploratory Biomarker Research</w:t>
      </w:r>
    </w:p>
    <w:p w14:paraId="11E10E0C" w14:textId="77777777" w:rsidR="0074605C" w:rsidRDefault="00526A29" w:rsidP="008867B3">
      <w:pPr>
        <w:pStyle w:val="Paragraph"/>
      </w:pPr>
      <w:r>
        <w:t>Section 5: Inclusion Criteria, Exclusion Criteria</w:t>
      </w:r>
    </w:p>
    <w:p w14:paraId="01E4A0C7" w14:textId="77777777" w:rsidR="0074605C" w:rsidRDefault="00526A29" w:rsidP="008867B3">
      <w:pPr>
        <w:pStyle w:val="Paragraph"/>
        <w:rPr>
          <w:ins w:id="3866" w:author="Powell, Deana" w:date="2026-03-05T15:34:00Z" w16du:dateUtc="2026-03-05T20:34:00Z"/>
          <w:lang w:val="en-GB"/>
        </w:rPr>
      </w:pPr>
      <w:ins w:id="3867" w:author="Powell, Deana" w:date="2026-03-05T15:34:00Z" w16du:dateUtc="2026-03-05T20:34:00Z">
        <w:r>
          <w:rPr>
            <w:lang w:val="en-GB"/>
          </w:rPr>
          <w:t xml:space="preserve">Section 8.2: Efficacy/Immunogenicity Assessments </w:t>
        </w:r>
      </w:ins>
    </w:p>
    <w:p w14:paraId="3AF8B188" w14:textId="77777777" w:rsidR="0074605C" w:rsidRDefault="00526A29" w:rsidP="008867B3">
      <w:pPr>
        <w:pStyle w:val="Paragraph"/>
        <w:rPr>
          <w:ins w:id="3868" w:author="Powell, Deana" w:date="2026-03-05T15:34:00Z" w16du:dateUtc="2026-03-05T20:34:00Z"/>
          <w:lang w:val="en-GB"/>
        </w:rPr>
      </w:pPr>
      <w:ins w:id="3869" w:author="Powell, Deana" w:date="2026-03-05T15:34:00Z" w16du:dateUtc="2026-03-05T20:34:00Z">
        <w:r>
          <w:rPr>
            <w:lang w:val="en-GB"/>
          </w:rPr>
          <w:t>Section 8.6: PK Parameters</w:t>
        </w:r>
      </w:ins>
    </w:p>
    <w:p w14:paraId="71BF93EF" w14:textId="77777777" w:rsidR="0074605C" w:rsidRDefault="00526A29" w:rsidP="008867B3">
      <w:pPr>
        <w:pStyle w:val="Paragraph"/>
        <w:rPr>
          <w:lang w:val="en-GB"/>
        </w:rPr>
      </w:pPr>
      <w:r>
        <w:t>Section 8.8: Biomarkers</w:t>
      </w:r>
    </w:p>
    <w:p w14:paraId="5D9B2D63" w14:textId="77777777" w:rsidR="0074605C" w:rsidRDefault="00526A29" w:rsidP="008867B3">
      <w:pPr>
        <w:pStyle w:val="Paragraph"/>
      </w:pPr>
      <w:r>
        <w:t>Future Biomedical Research will not be conducted in China.</w:t>
      </w:r>
    </w:p>
    <w:p w14:paraId="252908A8" w14:textId="3C534B45" w:rsidR="0074605C" w:rsidRDefault="00526A29" w:rsidP="008867B3">
      <w:pPr>
        <w:pStyle w:val="Paragraph"/>
        <w:rPr>
          <w:ins w:id="3870" w:author="Powell, Deana" w:date="2026-03-05T15:34:00Z" w16du:dateUtc="2026-03-05T20:34:00Z"/>
          <w:b/>
          <w:bCs/>
          <w:lang w:val="en-GB"/>
        </w:rPr>
      </w:pPr>
      <w:ins w:id="3871" w:author="Powell, Deana" w:date="2026-03-05T15:34:00Z" w16du:dateUtc="2026-03-05T20:34:00Z">
        <w:r>
          <w:rPr>
            <w:b/>
            <w:bCs/>
          </w:rPr>
          <w:t>Section 1.3 Schedule of Activities</w:t>
        </w:r>
      </w:ins>
    </w:p>
    <w:p w14:paraId="323DD8C5" w14:textId="0BB480D4" w:rsidR="004A5688" w:rsidRDefault="00526A29" w:rsidP="008867B3">
      <w:pPr>
        <w:pStyle w:val="Paragraph"/>
        <w:rPr>
          <w:ins w:id="3872" w:author="Powell, Deana" w:date="2026-03-05T15:34:00Z" w16du:dateUtc="2026-03-05T20:34:00Z"/>
          <w:lang w:val="en-GB"/>
        </w:rPr>
      </w:pPr>
      <w:ins w:id="3873" w:author="Powell, Deana" w:date="2026-03-05T15:34:00Z" w16du:dateUtc="2026-03-05T20:34:00Z">
        <w:r>
          <w:rPr>
            <w:lang w:val="en-GB"/>
          </w:rPr>
          <w:t>HIV (antibody), HBV (Serological testing, and HBV DNA if applicable), HCV antibody, and Syphilis antibody testing data are required at screening</w:t>
        </w:r>
        <w:r>
          <w:t xml:space="preserve"> or next scheduled visit</w:t>
        </w:r>
        <w:r>
          <w:rPr>
            <w:lang w:val="en-GB"/>
          </w:rPr>
          <w:t>.</w:t>
        </w:r>
      </w:ins>
    </w:p>
    <w:p w14:paraId="6DEF2D94" w14:textId="06B4926F" w:rsidR="0074605C" w:rsidRPr="004A5688" w:rsidRDefault="004A5688" w:rsidP="004A5688">
      <w:pPr>
        <w:rPr>
          <w:ins w:id="3874" w:author="Powell, Deana" w:date="2026-03-05T15:34:00Z" w16du:dateUtc="2026-03-05T20:34:00Z"/>
          <w:rFonts w:eastAsia="MS Gothic"/>
          <w:lang w:val="en-GB"/>
        </w:rPr>
      </w:pPr>
      <w:ins w:id="3875" w:author="Powell, Deana" w:date="2026-03-05T15:34:00Z" w16du:dateUtc="2026-03-05T20:34:00Z">
        <w:r>
          <w:rPr>
            <w:lang w:val="en-GB"/>
          </w:rPr>
          <w:br w:type="page"/>
        </w:r>
      </w:ins>
    </w:p>
    <w:p w14:paraId="09B1B8D7" w14:textId="627B7167" w:rsidR="0074605C" w:rsidRDefault="00526A29" w:rsidP="008867B3">
      <w:pPr>
        <w:pStyle w:val="Paragraph"/>
        <w:rPr>
          <w:ins w:id="3876" w:author="Powell, Deana" w:date="2026-03-05T15:34:00Z" w16du:dateUtc="2026-03-05T20:34:00Z"/>
          <w:b/>
          <w:bCs/>
          <w:lang w:val="en-GB"/>
        </w:rPr>
      </w:pPr>
      <w:ins w:id="3877" w:author="Powell, Deana" w:date="2026-03-05T15:34:00Z" w16du:dateUtc="2026-03-05T20:34:00Z">
        <w:r>
          <w:rPr>
            <w:b/>
            <w:bCs/>
          </w:rPr>
          <w:t>Section 4.1 Overall Design</w:t>
        </w:r>
      </w:ins>
    </w:p>
    <w:p w14:paraId="020CB739" w14:textId="77777777" w:rsidR="0074605C" w:rsidRDefault="00526A29" w:rsidP="008867B3">
      <w:pPr>
        <w:pStyle w:val="Paragraph"/>
        <w:rPr>
          <w:ins w:id="3878" w:author="Powell, Deana" w:date="2026-03-05T15:34:00Z" w16du:dateUtc="2026-03-05T20:34:00Z"/>
          <w:lang w:val="en-GB"/>
        </w:rPr>
      </w:pPr>
      <w:ins w:id="3879" w:author="Powell, Deana" w:date="2026-03-05T15:34:00Z" w16du:dateUtc="2026-03-05T20:34:00Z">
        <w:r>
          <w:t>After enrollment of the global study is complete, the study may remain open to enrollment in China until the target number of participants in China has been enrolled to meet local requirements.</w:t>
        </w:r>
      </w:ins>
    </w:p>
    <w:p w14:paraId="3CDDB224" w14:textId="77777777" w:rsidR="0074605C" w:rsidRDefault="00526A29" w:rsidP="008867B3">
      <w:pPr>
        <w:pStyle w:val="Paragraph"/>
        <w:rPr>
          <w:b/>
          <w:bCs/>
          <w:lang w:val="en-GB"/>
        </w:rPr>
      </w:pPr>
      <w:r>
        <w:rPr>
          <w:b/>
          <w:bCs/>
        </w:rPr>
        <w:t>Section 6.1 Study Intervention(s) Administered</w:t>
      </w:r>
    </w:p>
    <w:p w14:paraId="2007DDE8" w14:textId="77777777" w:rsidR="0074605C" w:rsidRDefault="00526A29" w:rsidP="008867B3">
      <w:pPr>
        <w:pStyle w:val="Paragraph"/>
      </w:pPr>
      <w:r>
        <w:t>All study interventions will be administered on an outpatient basis. However, hospitalization is acceptable if it is standard procedure for the local site.</w:t>
      </w:r>
    </w:p>
    <w:p w14:paraId="68D8DB0E" w14:textId="6B01D949" w:rsidR="0074605C" w:rsidRDefault="00526A29" w:rsidP="008867B3">
      <w:pPr>
        <w:pStyle w:val="Paragraph"/>
        <w:rPr>
          <w:ins w:id="3880" w:author="Powell, Deana" w:date="2026-03-05T15:34:00Z" w16du:dateUtc="2026-03-05T20:34:00Z"/>
          <w:b/>
          <w:bCs/>
          <w:lang w:val="en-GB"/>
        </w:rPr>
      </w:pPr>
      <w:ins w:id="3881" w:author="Powell, Deana" w:date="2026-03-05T15:34:00Z" w16du:dateUtc="2026-03-05T20:34:00Z">
        <w:r>
          <w:rPr>
            <w:b/>
            <w:bCs/>
          </w:rPr>
          <w:t>Section 8.2 Efficacy/Immunogenicity Assessments</w:t>
        </w:r>
      </w:ins>
    </w:p>
    <w:p w14:paraId="625896C1" w14:textId="46433D10" w:rsidR="0074605C" w:rsidRDefault="00526A29" w:rsidP="008867B3">
      <w:pPr>
        <w:pStyle w:val="Paragraph"/>
        <w:rPr>
          <w:ins w:id="3882" w:author="Powell, Deana" w:date="2026-03-05T15:34:00Z" w16du:dateUtc="2026-03-05T20:34:00Z"/>
          <w:lang w:val="en-GB"/>
        </w:rPr>
      </w:pPr>
      <w:ins w:id="3883" w:author="Powell, Deana" w:date="2026-03-05T15:34:00Z" w16du:dateUtc="2026-03-05T20:34:00Z">
        <w:r>
          <w:t>Dependent on HGRAC approval, remaining PK and/or ADA samples may be used for validation purposes (eg, NAb, ADA, PK).</w:t>
        </w:r>
      </w:ins>
    </w:p>
    <w:p w14:paraId="7B9C4ED0" w14:textId="40F9B28A" w:rsidR="0074605C" w:rsidRDefault="00526A29" w:rsidP="008867B3">
      <w:pPr>
        <w:pStyle w:val="Paragraph"/>
        <w:rPr>
          <w:ins w:id="3884" w:author="Powell, Deana" w:date="2026-03-05T15:34:00Z" w16du:dateUtc="2026-03-05T20:34:00Z"/>
          <w:b/>
          <w:bCs/>
          <w:lang w:val="en-GB"/>
        </w:rPr>
      </w:pPr>
      <w:ins w:id="3885" w:author="Powell, Deana" w:date="2026-03-05T15:34:00Z" w16du:dateUtc="2026-03-05T20:34:00Z">
        <w:r>
          <w:rPr>
            <w:b/>
            <w:bCs/>
          </w:rPr>
          <w:t>Section 8.6 PK Parameters</w:t>
        </w:r>
      </w:ins>
    </w:p>
    <w:p w14:paraId="36888690" w14:textId="1C8A5BFE" w:rsidR="0074605C" w:rsidRDefault="00526A29" w:rsidP="008867B3">
      <w:pPr>
        <w:pStyle w:val="Paragraph"/>
        <w:rPr>
          <w:ins w:id="3886" w:author="Powell, Deana" w:date="2026-03-05T15:34:00Z" w16du:dateUtc="2026-03-05T20:34:00Z"/>
          <w:lang w:val="en-GB"/>
        </w:rPr>
      </w:pPr>
      <w:ins w:id="3887" w:author="Powell, Deana" w:date="2026-03-05T15:34:00Z" w16du:dateUtc="2026-03-05T20:34:00Z">
        <w:r>
          <w:t>Dependent on HGRAC approval, remaining PK and/or ADA samples may be used for validation purposes (eg, NAb, ADA, PK).</w:t>
        </w:r>
      </w:ins>
    </w:p>
    <w:p w14:paraId="2E9F05AD" w14:textId="77777777" w:rsidR="0074605C" w:rsidRDefault="00526A29" w:rsidP="008867B3">
      <w:pPr>
        <w:pStyle w:val="Paragraph"/>
        <w:rPr>
          <w:ins w:id="3888" w:author="Powell, Deana" w:date="2026-03-05T15:34:00Z" w16du:dateUtc="2026-03-05T20:34:00Z"/>
          <w:b/>
          <w:bCs/>
          <w:lang w:val="en-GB"/>
        </w:rPr>
      </w:pPr>
      <w:ins w:id="3889" w:author="Powell, Deana" w:date="2026-03-05T15:34:00Z" w16du:dateUtc="2026-03-05T20:34:00Z">
        <w:r>
          <w:rPr>
            <w:b/>
            <w:bCs/>
            <w:lang w:val="en-GB"/>
          </w:rPr>
          <w:t>Section 8.8 Biomarkers</w:t>
        </w:r>
      </w:ins>
    </w:p>
    <w:p w14:paraId="25A97CA4" w14:textId="77777777" w:rsidR="0074605C" w:rsidRDefault="00526A29" w:rsidP="008867B3">
      <w:pPr>
        <w:pStyle w:val="Paragraph"/>
        <w:rPr>
          <w:ins w:id="3890" w:author="Powell, Deana" w:date="2026-03-05T15:34:00Z" w16du:dateUtc="2026-03-05T20:34:00Z"/>
          <w:lang w:val="en-GB"/>
        </w:rPr>
      </w:pPr>
      <w:ins w:id="3891" w:author="Powell, Deana" w:date="2026-03-05T15:34:00Z" w16du:dateUtc="2026-03-05T20:34:00Z">
        <w:r>
          <w:t xml:space="preserve">Dependent on HGRAC approval, China MRD testing samples during the screening and study period (as specified in Section 1.3) will be collected at the study sites and sent to the Q Squared Solutions (Beijing) Co., Ltd for storage. Samples will then be shipped to the Adaptive Biotechnologies Corporation (Located in the United States) by Q Squared Solutions (Beijing) Co., Ltd, for MRD testing upon the </w:t>
        </w:r>
        <w:r w:rsidR="000F57BA">
          <w:t>S</w:t>
        </w:r>
        <w:r>
          <w:t>ponsor’s instructions. Any remaining samples will be destroyed by Adaptive Biotechnologies Corporation (Located in the United States) 2 years after the end of the study and after receiving notification from the Sponsor.</w:t>
        </w:r>
        <w:r w:rsidR="00DB5C5E">
          <w:t xml:space="preserve"> NOTE Q Squared Solutions (Beijing) Co., Ltd changed to IQVIA Laboratories (Beijing) Co. Ltd from 05-NOV-2025.</w:t>
        </w:r>
      </w:ins>
    </w:p>
    <w:p w14:paraId="721F5B4B" w14:textId="02F7D633" w:rsidR="0074605C" w:rsidRDefault="00526A29" w:rsidP="008867B3">
      <w:pPr>
        <w:pStyle w:val="Paragraph"/>
        <w:rPr>
          <w:ins w:id="3892" w:author="Powell, Deana" w:date="2026-03-05T15:34:00Z" w16du:dateUtc="2026-03-05T20:34:00Z"/>
          <w:b/>
          <w:bCs/>
          <w:lang w:val="en-GB"/>
        </w:rPr>
      </w:pPr>
      <w:ins w:id="3893" w:author="Powell, Deana" w:date="2026-03-05T15:34:00Z" w16du:dateUtc="2026-03-05T20:34:00Z">
        <w:r>
          <w:rPr>
            <w:b/>
            <w:bCs/>
          </w:rPr>
          <w:t>Appendix 2 Clinical Laboratory Tests</w:t>
        </w:r>
      </w:ins>
    </w:p>
    <w:p w14:paraId="37FE4388" w14:textId="78E11B78" w:rsidR="0074605C" w:rsidRDefault="00526A29" w:rsidP="008867B3">
      <w:pPr>
        <w:pStyle w:val="Paragraph"/>
        <w:rPr>
          <w:ins w:id="3894" w:author="Powell, Deana" w:date="2026-03-05T15:34:00Z" w16du:dateUtc="2026-03-05T20:34:00Z"/>
          <w:lang w:val="en-GB"/>
        </w:rPr>
      </w:pPr>
      <w:ins w:id="3895" w:author="Powell, Deana" w:date="2026-03-05T15:34:00Z" w16du:dateUtc="2026-03-05T20:34:00Z">
        <w:r>
          <w:t>Routine Urinalysis by dipstick: a urine leukocyte count by microscopy is acceptable when the leukocyte esterase by dipstick cannot be performed.</w:t>
        </w:r>
      </w:ins>
    </w:p>
    <w:p w14:paraId="307198D7" w14:textId="510A71A3" w:rsidR="004A5688" w:rsidRDefault="00526A29" w:rsidP="008867B3">
      <w:pPr>
        <w:pStyle w:val="Paragraph"/>
        <w:rPr>
          <w:ins w:id="3896" w:author="Powell, Deana" w:date="2026-03-05T15:34:00Z" w16du:dateUtc="2026-03-05T20:34:00Z"/>
        </w:rPr>
      </w:pPr>
      <w:ins w:id="3897" w:author="Powell, Deana" w:date="2026-03-05T15:34:00Z" w16du:dateUtc="2026-03-05T20:34:00Z">
        <w:r>
          <w:t>HIV antibody testing, HBV serological testing and HBV DNA (if applicable), HCV antibody testing, and Syphilis antibody testing at screening or next scheduled visit.</w:t>
        </w:r>
      </w:ins>
    </w:p>
    <w:p w14:paraId="4FCB9B1C" w14:textId="60FAA041" w:rsidR="0074605C" w:rsidRPr="004A5688" w:rsidRDefault="004A5688" w:rsidP="004A5688">
      <w:pPr>
        <w:rPr>
          <w:ins w:id="3898" w:author="Powell, Deana" w:date="2026-03-05T15:34:00Z" w16du:dateUtc="2026-03-05T20:34:00Z"/>
          <w:rFonts w:eastAsia="MS Gothic"/>
        </w:rPr>
      </w:pPr>
      <w:ins w:id="3899" w:author="Powell, Deana" w:date="2026-03-05T15:34:00Z" w16du:dateUtc="2026-03-05T20:34:00Z">
        <w:r>
          <w:br w:type="page"/>
        </w:r>
      </w:ins>
    </w:p>
    <w:p w14:paraId="1101412E" w14:textId="77777777" w:rsidR="0074605C" w:rsidRDefault="00526A29">
      <w:pPr>
        <w:pStyle w:val="Heading3"/>
      </w:pPr>
      <w:bookmarkStart w:id="3900" w:name="_Toc212097145"/>
      <w:bookmarkStart w:id="3901" w:name="_Toc140132574"/>
      <w:bookmarkEnd w:id="3856"/>
      <w:r>
        <w:t>France</w:t>
      </w:r>
      <w:bookmarkEnd w:id="3900"/>
      <w:bookmarkEnd w:id="3901"/>
    </w:p>
    <w:p w14:paraId="782E49B7" w14:textId="6EE7CC98" w:rsidR="0074605C" w:rsidRPr="00463CF3" w:rsidRDefault="00526A29" w:rsidP="008867B3">
      <w:pPr>
        <w:pStyle w:val="Paragraph"/>
        <w:rPr>
          <w:lang w:eastAsia="fr-FR"/>
        </w:rPr>
      </w:pPr>
      <w:r>
        <w:rPr>
          <w:rFonts w:hint="eastAsia"/>
        </w:rPr>
        <w:t>Per CTFG recommendations related to contraception and pregnancy testing in clinical trials Version</w:t>
      </w:r>
      <w:r>
        <w:t> </w:t>
      </w:r>
      <w:r>
        <w:rPr>
          <w:rFonts w:hint="eastAsia"/>
        </w:rPr>
        <w:t>1.1 updated on 21</w:t>
      </w:r>
      <w:r>
        <w:noBreakHyphen/>
      </w:r>
      <w:r>
        <w:rPr>
          <w:rFonts w:hint="eastAsia"/>
        </w:rPr>
        <w:t>S</w:t>
      </w:r>
      <w:r>
        <w:t>EP</w:t>
      </w:r>
      <w:r>
        <w:noBreakHyphen/>
      </w:r>
      <w:r>
        <w:rPr>
          <w:rFonts w:hint="eastAsia"/>
        </w:rPr>
        <w:t>2020:</w:t>
      </w:r>
    </w:p>
    <w:p w14:paraId="22CEE0AD" w14:textId="0F16AE43" w:rsidR="0074605C" w:rsidRDefault="00526A29" w:rsidP="008867B3">
      <w:pPr>
        <w:pStyle w:val="Paragraph"/>
        <w:rPr>
          <w:b/>
          <w:bCs/>
        </w:rPr>
      </w:pPr>
      <w:r>
        <w:rPr>
          <w:rFonts w:hint="eastAsia"/>
          <w:b/>
          <w:bCs/>
        </w:rPr>
        <w:t>Section 1.3 Schedule of Activities</w:t>
      </w:r>
    </w:p>
    <w:p w14:paraId="758E159A" w14:textId="77777777" w:rsidR="0074605C" w:rsidRDefault="00526A29" w:rsidP="008867B3">
      <w:pPr>
        <w:pStyle w:val="Paragraph"/>
      </w:pPr>
      <w:r>
        <w:rPr>
          <w:rFonts w:hint="eastAsia"/>
        </w:rPr>
        <w:t>Pregnancy testing must be performed:</w:t>
      </w:r>
    </w:p>
    <w:p w14:paraId="66DF9D18" w14:textId="77777777" w:rsidR="0074605C" w:rsidRPr="008867B3" w:rsidRDefault="00526A29" w:rsidP="008867B3">
      <w:pPr>
        <w:pStyle w:val="ListBullet"/>
      </w:pPr>
      <w:r w:rsidRPr="008867B3">
        <w:rPr>
          <w:rFonts w:hint="eastAsia"/>
        </w:rPr>
        <w:t>before randomization</w:t>
      </w:r>
      <w:r w:rsidRPr="008867B3">
        <w:t>,</w:t>
      </w:r>
      <w:r w:rsidRPr="008867B3">
        <w:rPr>
          <w:rFonts w:hint="eastAsia"/>
        </w:rPr>
        <w:t xml:space="preserve"> </w:t>
      </w:r>
    </w:p>
    <w:p w14:paraId="2B9A8E24" w14:textId="77777777" w:rsidR="0074605C" w:rsidRPr="008867B3" w:rsidRDefault="00526A29" w:rsidP="008867B3">
      <w:pPr>
        <w:pStyle w:val="ListBullet"/>
      </w:pPr>
      <w:r w:rsidRPr="008867B3">
        <w:rPr>
          <w:rFonts w:hint="eastAsia"/>
        </w:rPr>
        <w:t>at each cycle during treatment prior of each of study intervention</w:t>
      </w:r>
      <w:r w:rsidRPr="008867B3">
        <w:t>, and</w:t>
      </w:r>
    </w:p>
    <w:p w14:paraId="634BCE8C" w14:textId="77777777" w:rsidR="0074605C" w:rsidRPr="008867B3" w:rsidRDefault="00526A29" w:rsidP="008867B3">
      <w:pPr>
        <w:pStyle w:val="ListBullet"/>
      </w:pPr>
      <w:r w:rsidRPr="008867B3">
        <w:t>up to 12 days for participant in treatment group (Nemtabrutinib + Venetoclax), or</w:t>
      </w:r>
    </w:p>
    <w:p w14:paraId="6E3FB808" w14:textId="41085904" w:rsidR="0074605C" w:rsidRDefault="00526A29" w:rsidP="008867B3">
      <w:pPr>
        <w:pStyle w:val="ListBullet"/>
        <w:rPr>
          <w:ins w:id="3902" w:author="Powell, Deana" w:date="2026-03-05T15:34:00Z" w16du:dateUtc="2026-03-05T20:34:00Z"/>
        </w:rPr>
      </w:pPr>
      <w:r w:rsidRPr="008867B3">
        <w:t>up to 150 days for participant in comparator group (Rituximab + Venetoclax</w:t>
      </w:r>
      <w:del w:id="3903" w:author="Powell, Deana" w:date="2026-03-05T15:34:00Z" w16du:dateUtc="2026-03-05T20:34:00Z">
        <w:r w:rsidR="00895D30" w:rsidRPr="00C25E6D">
          <w:delText>)</w:delText>
        </w:r>
      </w:del>
      <w:ins w:id="3904" w:author="Powell, Deana" w:date="2026-03-05T15:34:00Z" w16du:dateUtc="2026-03-05T20:34:00Z">
        <w:r w:rsidRPr="008867B3">
          <w:t>)</w:t>
        </w:r>
        <w:r w:rsidR="00CF3A0B">
          <w:t>.</w:t>
        </w:r>
      </w:ins>
    </w:p>
    <w:p w14:paraId="6D5280D9" w14:textId="77777777" w:rsidR="008867B3" w:rsidRPr="008867B3" w:rsidRDefault="008867B3" w:rsidP="008867B3">
      <w:pPr>
        <w:pStyle w:val="ListEnd"/>
      </w:pPr>
    </w:p>
    <w:p w14:paraId="1D840FAE" w14:textId="77777777" w:rsidR="0074605C" w:rsidRPr="008867B3" w:rsidRDefault="00526A29" w:rsidP="008867B3">
      <w:pPr>
        <w:pStyle w:val="Paragraph"/>
        <w:rPr>
          <w:b/>
          <w:bCs/>
        </w:rPr>
      </w:pPr>
      <w:r w:rsidRPr="008867B3">
        <w:rPr>
          <w:rFonts w:hint="eastAsia"/>
          <w:b/>
          <w:bCs/>
        </w:rPr>
        <w:t xml:space="preserve">Section 5.1 Inclusion </w:t>
      </w:r>
      <w:r w:rsidRPr="008867B3">
        <w:rPr>
          <w:b/>
          <w:bCs/>
        </w:rPr>
        <w:t>C</w:t>
      </w:r>
      <w:r w:rsidRPr="008867B3">
        <w:rPr>
          <w:rFonts w:hint="eastAsia"/>
          <w:b/>
          <w:bCs/>
        </w:rPr>
        <w:t>riteria</w:t>
      </w:r>
      <w:r w:rsidRPr="008867B3">
        <w:rPr>
          <w:b/>
          <w:bCs/>
        </w:rPr>
        <w:t xml:space="preserve"> - </w:t>
      </w:r>
      <w:r w:rsidRPr="008867B3">
        <w:rPr>
          <w:rFonts w:hint="eastAsia"/>
          <w:b/>
          <w:bCs/>
        </w:rPr>
        <w:t>Criteria #</w:t>
      </w:r>
      <w:r w:rsidRPr="008867B3">
        <w:rPr>
          <w:b/>
          <w:bCs/>
        </w:rPr>
        <w:t xml:space="preserve"> 13 and 14</w:t>
      </w:r>
    </w:p>
    <w:p w14:paraId="6E5A5AF4" w14:textId="77777777" w:rsidR="0074605C" w:rsidRPr="008867B3" w:rsidRDefault="00526A29" w:rsidP="008867B3">
      <w:pPr>
        <w:pStyle w:val="Paragraph"/>
        <w:rPr>
          <w:u w:val="single"/>
        </w:rPr>
      </w:pPr>
      <w:r w:rsidRPr="008867B3">
        <w:rPr>
          <w:rFonts w:hint="eastAsia"/>
          <w:u w:val="single"/>
        </w:rPr>
        <w:t>Male participants:</w:t>
      </w:r>
    </w:p>
    <w:p w14:paraId="1B602D31" w14:textId="77777777" w:rsidR="0074605C" w:rsidRDefault="00526A29" w:rsidP="008867B3">
      <w:pPr>
        <w:pStyle w:val="Paragraph"/>
      </w:pPr>
      <w:r>
        <w:rPr>
          <w:rFonts w:hint="eastAsia"/>
        </w:rPr>
        <w:t>The length of time required to continue contraception for each study intervention is as follows:</w:t>
      </w:r>
    </w:p>
    <w:p w14:paraId="53B26FAA" w14:textId="5E8AF577" w:rsidR="0074605C" w:rsidRPr="008867B3" w:rsidRDefault="00526A29" w:rsidP="008867B3">
      <w:pPr>
        <w:pStyle w:val="ListBullet"/>
      </w:pPr>
      <w:r w:rsidRPr="008867B3">
        <w:t>Treatment Group (Nemtabrutinib + Venetoclax): 102 days</w:t>
      </w:r>
      <w:ins w:id="3905" w:author="Powell, Deana" w:date="2026-03-05T15:34:00Z" w16du:dateUtc="2026-03-05T20:34:00Z">
        <w:r w:rsidR="00CF3A0B">
          <w:t>.</w:t>
        </w:r>
      </w:ins>
    </w:p>
    <w:p w14:paraId="7F72B5CE" w14:textId="13F7ACB3" w:rsidR="0074605C" w:rsidRDefault="00526A29" w:rsidP="008867B3">
      <w:pPr>
        <w:pStyle w:val="ListBullet"/>
      </w:pPr>
      <w:r w:rsidRPr="008867B3">
        <w:t>Comparator Group (Rituximab + Venetoclax): 240 days</w:t>
      </w:r>
      <w:ins w:id="3906" w:author="Powell, Deana" w:date="2026-03-05T15:34:00Z" w16du:dateUtc="2026-03-05T20:34:00Z">
        <w:r w:rsidR="00CF3A0B">
          <w:t>.</w:t>
        </w:r>
      </w:ins>
    </w:p>
    <w:p w14:paraId="463ED53A" w14:textId="77777777" w:rsidR="008867B3" w:rsidRPr="008867B3" w:rsidRDefault="008867B3" w:rsidP="008867B3">
      <w:pPr>
        <w:pStyle w:val="ListEnd"/>
      </w:pPr>
    </w:p>
    <w:p w14:paraId="6EB59300" w14:textId="07372A07" w:rsidR="0074605C" w:rsidRDefault="00526A29" w:rsidP="008867B3">
      <w:pPr>
        <w:pStyle w:val="Paragraph"/>
      </w:pPr>
      <w:r>
        <w:rPr>
          <w:rFonts w:hint="eastAsia"/>
        </w:rPr>
        <w:t xml:space="preserve">Prohibition </w:t>
      </w:r>
      <w:r>
        <w:t>of</w:t>
      </w:r>
      <w:r>
        <w:rPr>
          <w:rFonts w:hint="eastAsia"/>
        </w:rPr>
        <w:t xml:space="preserve"> donating sperm during the treatment and until:</w:t>
      </w:r>
    </w:p>
    <w:p w14:paraId="46D547E2" w14:textId="1FA91A08" w:rsidR="0074605C" w:rsidRPr="008867B3" w:rsidRDefault="00526A29" w:rsidP="008867B3">
      <w:pPr>
        <w:pStyle w:val="ListBullet"/>
      </w:pPr>
      <w:r w:rsidRPr="008867B3">
        <w:t>Treatment Group (Nemtabrutinib + Venetoclax): 102 days</w:t>
      </w:r>
      <w:ins w:id="3907" w:author="Powell, Deana" w:date="2026-03-05T15:34:00Z" w16du:dateUtc="2026-03-05T20:34:00Z">
        <w:r w:rsidR="00CF3A0B">
          <w:t>.</w:t>
        </w:r>
      </w:ins>
    </w:p>
    <w:p w14:paraId="7F337DB1" w14:textId="355877EE" w:rsidR="0074605C" w:rsidRDefault="00526A29" w:rsidP="008867B3">
      <w:pPr>
        <w:pStyle w:val="ListBullet"/>
        <w:rPr>
          <w:ins w:id="3908" w:author="Powell, Deana" w:date="2026-03-05T15:34:00Z" w16du:dateUtc="2026-03-05T20:34:00Z"/>
        </w:rPr>
      </w:pPr>
      <w:r w:rsidRPr="008867B3">
        <w:t>Comparator Group (Rituximab + Venetoclax): 240 days</w:t>
      </w:r>
      <w:ins w:id="3909" w:author="Powell, Deana" w:date="2026-03-05T15:34:00Z" w16du:dateUtc="2026-03-05T20:34:00Z">
        <w:r w:rsidR="00CF3A0B">
          <w:t>.</w:t>
        </w:r>
      </w:ins>
    </w:p>
    <w:p w14:paraId="75053C1D" w14:textId="77777777" w:rsidR="008867B3" w:rsidRPr="008867B3" w:rsidRDefault="008867B3" w:rsidP="008867B3">
      <w:pPr>
        <w:pStyle w:val="ListEnd"/>
      </w:pPr>
    </w:p>
    <w:p w14:paraId="7569F246" w14:textId="77777777" w:rsidR="0074605C" w:rsidRPr="008867B3" w:rsidRDefault="00526A29" w:rsidP="008867B3">
      <w:pPr>
        <w:pStyle w:val="Paragraph"/>
        <w:rPr>
          <w:u w:val="single"/>
        </w:rPr>
      </w:pPr>
      <w:r w:rsidRPr="008867B3">
        <w:rPr>
          <w:rFonts w:hint="eastAsia"/>
          <w:u w:val="single"/>
        </w:rPr>
        <w:t>Female participants:</w:t>
      </w:r>
    </w:p>
    <w:p w14:paraId="7C8054BF" w14:textId="77777777" w:rsidR="0074605C" w:rsidRDefault="00526A29" w:rsidP="008867B3">
      <w:pPr>
        <w:pStyle w:val="Paragraph"/>
      </w:pPr>
      <w:r>
        <w:rPr>
          <w:rFonts w:hint="eastAsia"/>
        </w:rPr>
        <w:t>The length of time required to continue contraception for each study intervention is as follows:</w:t>
      </w:r>
    </w:p>
    <w:p w14:paraId="62402430" w14:textId="1DFDA2D4" w:rsidR="0074605C" w:rsidRPr="008867B3" w:rsidRDefault="00526A29" w:rsidP="008867B3">
      <w:pPr>
        <w:pStyle w:val="ListBullet"/>
      </w:pPr>
      <w:r w:rsidRPr="008867B3">
        <w:t>Treatment Group (Nemtabrutinib + Venetoclax): 192 days</w:t>
      </w:r>
      <w:ins w:id="3910" w:author="Powell, Deana" w:date="2026-03-05T15:34:00Z" w16du:dateUtc="2026-03-05T20:34:00Z">
        <w:r w:rsidR="00CF3A0B">
          <w:t>.</w:t>
        </w:r>
      </w:ins>
    </w:p>
    <w:p w14:paraId="51B92891" w14:textId="265C6FCA" w:rsidR="0074605C" w:rsidRDefault="00526A29" w:rsidP="008867B3">
      <w:pPr>
        <w:pStyle w:val="ListBullet"/>
      </w:pPr>
      <w:r w:rsidRPr="008867B3">
        <w:t>Comparator Group (Rituximab + Venetoclax): 12 months</w:t>
      </w:r>
      <w:ins w:id="3911" w:author="Powell, Deana" w:date="2026-03-05T15:34:00Z" w16du:dateUtc="2026-03-05T20:34:00Z">
        <w:r w:rsidR="00CF3A0B">
          <w:t>.</w:t>
        </w:r>
      </w:ins>
    </w:p>
    <w:p w14:paraId="5E81E842" w14:textId="77777777" w:rsidR="008867B3" w:rsidRPr="008867B3" w:rsidRDefault="008867B3" w:rsidP="008867B3">
      <w:pPr>
        <w:pStyle w:val="ListEnd"/>
        <w:rPr>
          <w:ins w:id="3912" w:author="Powell, Deana" w:date="2026-03-05T15:34:00Z" w16du:dateUtc="2026-03-05T20:34:00Z"/>
        </w:rPr>
      </w:pPr>
    </w:p>
    <w:p w14:paraId="4756286E" w14:textId="77777777" w:rsidR="0074605C" w:rsidRPr="008867B3" w:rsidRDefault="00526A29" w:rsidP="008867B3">
      <w:pPr>
        <w:pStyle w:val="Paragraph"/>
        <w:rPr>
          <w:ins w:id="3913" w:author="Powell, Deana" w:date="2026-03-05T15:34:00Z" w16du:dateUtc="2026-03-05T20:34:00Z"/>
          <w:b/>
          <w:bCs/>
        </w:rPr>
      </w:pPr>
      <w:ins w:id="3914" w:author="Powell, Deana" w:date="2026-03-05T15:34:00Z" w16du:dateUtc="2026-03-05T20:34:00Z">
        <w:r w:rsidRPr="008867B3">
          <w:rPr>
            <w:b/>
            <w:bCs/>
          </w:rPr>
          <w:t>Section 5.2, Exclusions Criteria</w:t>
        </w:r>
      </w:ins>
    </w:p>
    <w:p w14:paraId="4F59D110" w14:textId="1BF8E698" w:rsidR="004A5688" w:rsidRDefault="00526A29" w:rsidP="008867B3">
      <w:pPr>
        <w:pStyle w:val="Paragraph"/>
        <w:rPr>
          <w:ins w:id="3915" w:author="Powell, Deana" w:date="2026-03-05T15:34:00Z" w16du:dateUtc="2026-03-05T20:34:00Z"/>
          <w:lang w:val="en-GB"/>
        </w:rPr>
      </w:pPr>
      <w:ins w:id="3916" w:author="Powell, Deana" w:date="2026-03-05T15:34:00Z" w16du:dateUtc="2026-03-05T20:34:00Z">
        <w:r>
          <w:rPr>
            <w:lang w:val="en-GB"/>
          </w:rPr>
          <w:t>In addition to all exclusion criteria listed in Section 5.2, the principles listed in Art. L. 1124-1 are to be followed. Persons not affiliated to a social security system or equivalent are not eligible to participate.</w:t>
        </w:r>
      </w:ins>
    </w:p>
    <w:p w14:paraId="53FC954F" w14:textId="4345397A" w:rsidR="0074605C" w:rsidRPr="004A5688" w:rsidRDefault="004A5688" w:rsidP="004A5688">
      <w:pPr>
        <w:rPr>
          <w:ins w:id="3917" w:author="Powell, Deana" w:date="2026-03-05T15:34:00Z" w16du:dateUtc="2026-03-05T20:34:00Z"/>
          <w:rFonts w:eastAsia="MS Gothic"/>
          <w:lang w:val="en-GB"/>
        </w:rPr>
      </w:pPr>
      <w:ins w:id="3918" w:author="Powell, Deana" w:date="2026-03-05T15:34:00Z" w16du:dateUtc="2026-03-05T20:34:00Z">
        <w:r>
          <w:rPr>
            <w:lang w:val="en-GB"/>
          </w:rPr>
          <w:br w:type="page"/>
        </w:r>
      </w:ins>
    </w:p>
    <w:p w14:paraId="43B62921" w14:textId="77777777" w:rsidR="0074605C" w:rsidRDefault="00526A29">
      <w:pPr>
        <w:pStyle w:val="Heading3"/>
      </w:pPr>
      <w:bookmarkStart w:id="3919" w:name="_Toc212097146"/>
      <w:bookmarkStart w:id="3920" w:name="_Toc140132575"/>
      <w:r>
        <w:t>Germany</w:t>
      </w:r>
      <w:bookmarkEnd w:id="3919"/>
      <w:bookmarkEnd w:id="3920"/>
    </w:p>
    <w:p w14:paraId="3E54BA6B" w14:textId="77777777" w:rsidR="0074605C" w:rsidRPr="008867B3" w:rsidRDefault="00526A29" w:rsidP="008867B3">
      <w:pPr>
        <w:pStyle w:val="Paragraph"/>
        <w:rPr>
          <w:b/>
          <w:bCs/>
        </w:rPr>
      </w:pPr>
      <w:r w:rsidRPr="008867B3">
        <w:rPr>
          <w:b/>
          <w:bCs/>
        </w:rPr>
        <w:t>Section 1.3 Schedule of Activities</w:t>
      </w:r>
    </w:p>
    <w:p w14:paraId="53807622" w14:textId="77777777" w:rsidR="0074605C" w:rsidRPr="008867B3" w:rsidRDefault="00526A29" w:rsidP="008867B3">
      <w:pPr>
        <w:pStyle w:val="Paragraph"/>
        <w:rPr>
          <w:u w:val="single"/>
        </w:rPr>
      </w:pPr>
      <w:r w:rsidRPr="008867B3">
        <w:rPr>
          <w:u w:val="single"/>
        </w:rPr>
        <w:t>Laboratory Procedures</w:t>
      </w:r>
    </w:p>
    <w:p w14:paraId="0240D956" w14:textId="77777777" w:rsidR="0074605C" w:rsidRDefault="00526A29" w:rsidP="008867B3">
      <w:pPr>
        <w:pStyle w:val="Paragraph"/>
      </w:pPr>
      <w:r>
        <w:t>HIV testing and hepatitis B/C screening are required evaluations for study entry and need to be performed to evaluate eligibility. This testing can be performed at any time during the Screening Period.</w:t>
      </w:r>
    </w:p>
    <w:p w14:paraId="0CDE69B3" w14:textId="4D7922DA" w:rsidR="0074605C" w:rsidRDefault="00526A29" w:rsidP="008867B3">
      <w:pPr>
        <w:pStyle w:val="Paragraph"/>
      </w:pPr>
      <w:r>
        <w:t>Monthly urine pregnancy testing is required during study intervention as well as at the end of study intervention.</w:t>
      </w:r>
    </w:p>
    <w:p w14:paraId="4B89A702" w14:textId="3B3AD824" w:rsidR="0074605C" w:rsidRDefault="00526A29" w:rsidP="008867B3">
      <w:pPr>
        <w:pStyle w:val="Paragraph"/>
        <w:rPr>
          <w:b/>
          <w:bCs/>
        </w:rPr>
      </w:pPr>
      <w:r>
        <w:rPr>
          <w:b/>
          <w:bCs/>
        </w:rPr>
        <w:t>Section 5.1 Inclusion Criteria</w:t>
      </w:r>
    </w:p>
    <w:p w14:paraId="7AD8E449" w14:textId="77777777" w:rsidR="0074605C" w:rsidRDefault="00526A29" w:rsidP="008867B3">
      <w:pPr>
        <w:pStyle w:val="Paragraph"/>
      </w:pPr>
      <w:r>
        <w:t>Inclusion Criteria # 8 and 9: hepatitis B and C testing is required for participants to confirm eligibility.</w:t>
      </w:r>
    </w:p>
    <w:p w14:paraId="6DBABD00" w14:textId="5B82B9D7" w:rsidR="0074605C" w:rsidRDefault="00526A29" w:rsidP="008867B3">
      <w:pPr>
        <w:pStyle w:val="Paragraph"/>
      </w:pPr>
      <w:r>
        <w:t>Inclusion Criterion 10: HIV testing is required for participants to confirm eligibility.</w:t>
      </w:r>
    </w:p>
    <w:p w14:paraId="2FF1AC33" w14:textId="77777777" w:rsidR="0074605C" w:rsidRDefault="00526A29" w:rsidP="008867B3">
      <w:pPr>
        <w:pStyle w:val="Paragraph"/>
        <w:rPr>
          <w:b/>
          <w:bCs/>
        </w:rPr>
      </w:pPr>
      <w:r>
        <w:rPr>
          <w:b/>
          <w:bCs/>
        </w:rPr>
        <w:t>Legally Acceptable Representative</w:t>
      </w:r>
    </w:p>
    <w:p w14:paraId="6567FC76" w14:textId="77777777" w:rsidR="0074605C" w:rsidRDefault="00526A29" w:rsidP="008867B3">
      <w:pPr>
        <w:pStyle w:val="Paragraph"/>
      </w:pPr>
      <w:r>
        <w:t>Persons of legal age, who are incapable of comprehending the nature, significance, and implications of the clinical trial and of determining their will, are excluded from the trial at German sites; therefore, all references to a participant’s “legally acceptable representative” in the protocol are not applicable for participants in Germany.</w:t>
      </w:r>
    </w:p>
    <w:p w14:paraId="614D3633" w14:textId="77777777" w:rsidR="0074605C" w:rsidRDefault="00526A29">
      <w:pPr>
        <w:pStyle w:val="Heading3"/>
      </w:pPr>
      <w:bookmarkStart w:id="3921" w:name="_Toc212097147"/>
      <w:bookmarkStart w:id="3922" w:name="_Toc140132576"/>
      <w:r>
        <w:t>Italy</w:t>
      </w:r>
      <w:bookmarkEnd w:id="3921"/>
      <w:bookmarkEnd w:id="3922"/>
    </w:p>
    <w:p w14:paraId="6A251B9D" w14:textId="41204200" w:rsidR="0074605C" w:rsidRPr="008867B3" w:rsidRDefault="00526A29" w:rsidP="008867B3">
      <w:pPr>
        <w:pStyle w:val="Paragraph"/>
        <w:rPr>
          <w:b/>
          <w:bCs/>
        </w:rPr>
      </w:pPr>
      <w:r w:rsidRPr="008867B3">
        <w:rPr>
          <w:b/>
          <w:bCs/>
        </w:rPr>
        <w:t>Section 1.3 Schedule of Activities</w:t>
      </w:r>
    </w:p>
    <w:p w14:paraId="2CA1551D" w14:textId="77777777" w:rsidR="0074605C" w:rsidRPr="008867B3" w:rsidRDefault="00526A29" w:rsidP="008867B3">
      <w:pPr>
        <w:pStyle w:val="Paragraph"/>
        <w:rPr>
          <w:u w:val="single"/>
        </w:rPr>
      </w:pPr>
      <w:r w:rsidRPr="008867B3">
        <w:rPr>
          <w:u w:val="single"/>
        </w:rPr>
        <w:t>Laboratory Procedures</w:t>
      </w:r>
    </w:p>
    <w:p w14:paraId="444B15C6" w14:textId="77777777" w:rsidR="0074605C" w:rsidRDefault="00526A29" w:rsidP="008867B3">
      <w:pPr>
        <w:pStyle w:val="Paragraph"/>
      </w:pPr>
      <w:r>
        <w:t>HIV testing and hepatitis B and C screening are required evaluations for study entry and need to be performed in order to evaluate eligibility. This testing can be performed at any time during the Screening Period.</w:t>
      </w:r>
    </w:p>
    <w:p w14:paraId="0F8F1769" w14:textId="77777777" w:rsidR="0074605C" w:rsidRDefault="00526A29" w:rsidP="008867B3">
      <w:pPr>
        <w:pStyle w:val="Paragraph"/>
      </w:pPr>
      <w:r>
        <w:t>Monthly urine pregnancy testing is required during study intervention as well as at the end of study intervention.</w:t>
      </w:r>
    </w:p>
    <w:p w14:paraId="7F81DFBF" w14:textId="77777777" w:rsidR="0074605C" w:rsidRPr="00463CF3" w:rsidRDefault="00526A29" w:rsidP="008867B3">
      <w:pPr>
        <w:pStyle w:val="Paragraph"/>
        <w:rPr>
          <w:b/>
          <w:bCs/>
        </w:rPr>
      </w:pPr>
      <w:r>
        <w:rPr>
          <w:rFonts w:hint="eastAsia"/>
          <w:b/>
          <w:bCs/>
        </w:rPr>
        <w:t xml:space="preserve">Section 5.1 Inclusion </w:t>
      </w:r>
      <w:r>
        <w:rPr>
          <w:b/>
          <w:bCs/>
        </w:rPr>
        <w:t>C</w:t>
      </w:r>
      <w:r>
        <w:rPr>
          <w:rFonts w:hint="eastAsia"/>
          <w:b/>
          <w:bCs/>
        </w:rPr>
        <w:t>riteria</w:t>
      </w:r>
      <w:r>
        <w:rPr>
          <w:b/>
          <w:bCs/>
        </w:rPr>
        <w:t xml:space="preserve"> - </w:t>
      </w:r>
      <w:r>
        <w:rPr>
          <w:rFonts w:hint="eastAsia"/>
          <w:b/>
          <w:bCs/>
        </w:rPr>
        <w:t>Criteria #</w:t>
      </w:r>
      <w:r>
        <w:rPr>
          <w:b/>
          <w:bCs/>
        </w:rPr>
        <w:t xml:space="preserve"> 13 and 14</w:t>
      </w:r>
    </w:p>
    <w:p w14:paraId="3471A2F7" w14:textId="77777777" w:rsidR="0074605C" w:rsidRDefault="00526A29" w:rsidP="008867B3">
      <w:pPr>
        <w:pStyle w:val="Paragraph"/>
        <w:rPr>
          <w:u w:val="single"/>
        </w:rPr>
      </w:pPr>
      <w:r>
        <w:rPr>
          <w:rFonts w:hint="eastAsia"/>
          <w:u w:val="single"/>
        </w:rPr>
        <w:t>Male participants:</w:t>
      </w:r>
    </w:p>
    <w:p w14:paraId="0685ABE2" w14:textId="77777777" w:rsidR="0074605C" w:rsidRDefault="00526A29" w:rsidP="008867B3">
      <w:pPr>
        <w:pStyle w:val="Paragraph"/>
      </w:pPr>
      <w:r>
        <w:rPr>
          <w:rFonts w:hint="eastAsia"/>
        </w:rPr>
        <w:t>The length of time required to continue contraception for each study intervention is as follows:</w:t>
      </w:r>
    </w:p>
    <w:p w14:paraId="511FC1E3" w14:textId="43396AE1" w:rsidR="0074605C" w:rsidRPr="008867B3" w:rsidRDefault="00526A29" w:rsidP="008867B3">
      <w:pPr>
        <w:pStyle w:val="ListBullet"/>
      </w:pPr>
      <w:r w:rsidRPr="008867B3">
        <w:t>Treatment Group (Nemtabrutinib + Venetoclax): 102 days</w:t>
      </w:r>
      <w:ins w:id="3923" w:author="Powell, Deana" w:date="2026-03-05T15:34:00Z" w16du:dateUtc="2026-03-05T20:34:00Z">
        <w:r w:rsidR="00CF3A0B">
          <w:t>.</w:t>
        </w:r>
      </w:ins>
    </w:p>
    <w:p w14:paraId="6C421FAE" w14:textId="0CC6130E" w:rsidR="008867B3" w:rsidRPr="008867B3" w:rsidRDefault="00526A29" w:rsidP="008867B3">
      <w:pPr>
        <w:pStyle w:val="ListBullet"/>
      </w:pPr>
      <w:r w:rsidRPr="008867B3">
        <w:t>Comparator Group (Rituximab + Venetoclax): 240 days</w:t>
      </w:r>
      <w:ins w:id="3924" w:author="Powell, Deana" w:date="2026-03-05T15:34:00Z" w16du:dateUtc="2026-03-05T20:34:00Z">
        <w:r w:rsidR="00CF3A0B">
          <w:t>.</w:t>
        </w:r>
      </w:ins>
    </w:p>
    <w:p w14:paraId="110901D3" w14:textId="77777777" w:rsidR="0074605C" w:rsidRDefault="00526A29">
      <w:pPr>
        <w:pStyle w:val="Paragraph"/>
      </w:pPr>
      <w:r>
        <w:rPr>
          <w:rFonts w:hint="eastAsia"/>
        </w:rPr>
        <w:t xml:space="preserve">Prohibition </w:t>
      </w:r>
      <w:r>
        <w:t>of</w:t>
      </w:r>
      <w:r>
        <w:rPr>
          <w:rFonts w:hint="eastAsia"/>
        </w:rPr>
        <w:t xml:space="preserve"> donating sperm during the treatment and until: </w:t>
      </w:r>
    </w:p>
    <w:p w14:paraId="2197AD55" w14:textId="25D5C758" w:rsidR="0074605C" w:rsidRPr="008867B3" w:rsidRDefault="00526A29" w:rsidP="008867B3">
      <w:pPr>
        <w:pStyle w:val="ListBullet"/>
      </w:pPr>
      <w:r w:rsidRPr="008867B3">
        <w:t>Treatment Group (Nemtabrutinib + Venetoclax): 102 days</w:t>
      </w:r>
      <w:ins w:id="3925" w:author="Powell, Deana" w:date="2026-03-05T15:34:00Z" w16du:dateUtc="2026-03-05T20:34:00Z">
        <w:r w:rsidR="00CF3A0B">
          <w:t>.</w:t>
        </w:r>
      </w:ins>
    </w:p>
    <w:p w14:paraId="52E159C3" w14:textId="154D4AD8" w:rsidR="0074605C" w:rsidRDefault="00526A29" w:rsidP="008867B3">
      <w:pPr>
        <w:pStyle w:val="ListBullet"/>
        <w:rPr>
          <w:ins w:id="3926" w:author="Powell, Deana" w:date="2026-03-05T15:34:00Z" w16du:dateUtc="2026-03-05T20:34:00Z"/>
        </w:rPr>
      </w:pPr>
      <w:r w:rsidRPr="008867B3">
        <w:t>Comparator Group (Rituximab + Venetoclax): 240 days</w:t>
      </w:r>
      <w:ins w:id="3927" w:author="Powell, Deana" w:date="2026-03-05T15:34:00Z" w16du:dateUtc="2026-03-05T20:34:00Z">
        <w:r w:rsidR="00CF3A0B">
          <w:t>.</w:t>
        </w:r>
      </w:ins>
    </w:p>
    <w:p w14:paraId="50FE1624" w14:textId="77777777" w:rsidR="008867B3" w:rsidRPr="008867B3" w:rsidRDefault="008867B3" w:rsidP="008867B3">
      <w:pPr>
        <w:pStyle w:val="ListEnd"/>
      </w:pPr>
    </w:p>
    <w:p w14:paraId="2A3D7D69" w14:textId="77777777" w:rsidR="0074605C" w:rsidRPr="008867B3" w:rsidRDefault="00526A29" w:rsidP="008867B3">
      <w:pPr>
        <w:pStyle w:val="Paragraph"/>
        <w:rPr>
          <w:u w:val="single"/>
        </w:rPr>
      </w:pPr>
      <w:r w:rsidRPr="008867B3">
        <w:rPr>
          <w:rFonts w:hint="eastAsia"/>
          <w:u w:val="single"/>
        </w:rPr>
        <w:t>Female participants:</w:t>
      </w:r>
    </w:p>
    <w:p w14:paraId="1400EA62" w14:textId="77777777" w:rsidR="0074605C" w:rsidRDefault="00526A29" w:rsidP="008867B3">
      <w:pPr>
        <w:pStyle w:val="Paragraph"/>
      </w:pPr>
      <w:r>
        <w:rPr>
          <w:rFonts w:hint="eastAsia"/>
        </w:rPr>
        <w:t>The length of time required to continue contraception for each study intervention is as follows:</w:t>
      </w:r>
    </w:p>
    <w:p w14:paraId="022C5ECA" w14:textId="513D0C12" w:rsidR="0074605C" w:rsidRPr="008867B3" w:rsidRDefault="00526A29" w:rsidP="008867B3">
      <w:pPr>
        <w:pStyle w:val="ListBullet"/>
      </w:pPr>
      <w:r w:rsidRPr="008867B3">
        <w:t>Treatment Group (Nemtabrutinib + Venetoclax): 192 days</w:t>
      </w:r>
      <w:ins w:id="3928" w:author="Powell, Deana" w:date="2026-03-05T15:34:00Z" w16du:dateUtc="2026-03-05T20:34:00Z">
        <w:r w:rsidR="00CF3A0B">
          <w:t>.</w:t>
        </w:r>
      </w:ins>
    </w:p>
    <w:p w14:paraId="7B3D0CCC" w14:textId="2E04F2F2" w:rsidR="0074605C" w:rsidRDefault="00526A29" w:rsidP="008867B3">
      <w:pPr>
        <w:pStyle w:val="ListBullet"/>
        <w:rPr>
          <w:ins w:id="3929" w:author="Powell, Deana" w:date="2026-03-05T15:34:00Z" w16du:dateUtc="2026-03-05T20:34:00Z"/>
        </w:rPr>
      </w:pPr>
      <w:r w:rsidRPr="008867B3">
        <w:t>Comparator Group (Rituximab + Venetoclax): 12 months</w:t>
      </w:r>
      <w:ins w:id="3930" w:author="Powell, Deana" w:date="2026-03-05T15:34:00Z" w16du:dateUtc="2026-03-05T20:34:00Z">
        <w:r w:rsidR="00CF3A0B">
          <w:t>.</w:t>
        </w:r>
      </w:ins>
    </w:p>
    <w:p w14:paraId="0537C414" w14:textId="77777777" w:rsidR="008867B3" w:rsidRPr="008867B3" w:rsidRDefault="008867B3" w:rsidP="008867B3">
      <w:pPr>
        <w:pStyle w:val="ListEnd"/>
      </w:pPr>
    </w:p>
    <w:p w14:paraId="7020EEC3" w14:textId="77777777" w:rsidR="0074605C" w:rsidRPr="008867B3" w:rsidRDefault="00526A29" w:rsidP="008867B3">
      <w:pPr>
        <w:pStyle w:val="Paragraph"/>
        <w:rPr>
          <w:b/>
          <w:bCs/>
        </w:rPr>
      </w:pPr>
      <w:r w:rsidRPr="008867B3">
        <w:rPr>
          <w:b/>
          <w:bCs/>
        </w:rPr>
        <w:t>Section 8.3.7 Pregnancy Testing</w:t>
      </w:r>
    </w:p>
    <w:p w14:paraId="3A749AF6" w14:textId="77777777" w:rsidR="0074605C" w:rsidRDefault="00526A29" w:rsidP="008867B3">
      <w:pPr>
        <w:pStyle w:val="Paragraph"/>
      </w:pPr>
      <w:r>
        <w:t>Pregnancy testing:</w:t>
      </w:r>
    </w:p>
    <w:p w14:paraId="2669AD67" w14:textId="77777777" w:rsidR="0074605C" w:rsidRPr="008867B3" w:rsidRDefault="00526A29" w:rsidP="008867B3">
      <w:pPr>
        <w:pStyle w:val="ListBullet"/>
      </w:pPr>
      <w:r w:rsidRPr="008867B3">
        <w:t>Has a negative highly sensitive pregnancy test (urine or serum) within 24 hours before the first dose of study intervention. Additional details regarding pregnancy testing requirements for study inclusion are described in Section 5.1.</w:t>
      </w:r>
    </w:p>
    <w:p w14:paraId="3F2E20AF" w14:textId="77777777" w:rsidR="0074605C" w:rsidRPr="008867B3" w:rsidRDefault="00526A29" w:rsidP="008867B3">
      <w:pPr>
        <w:pStyle w:val="ListBullet"/>
      </w:pPr>
      <w:r w:rsidRPr="008867B3">
        <w:t>Pregnancy testing should be conducted at monthly intervals during intervention.</w:t>
      </w:r>
    </w:p>
    <w:p w14:paraId="67A8B25D" w14:textId="77777777" w:rsidR="0074605C" w:rsidRPr="008867B3" w:rsidRDefault="00526A29" w:rsidP="008867B3">
      <w:pPr>
        <w:pStyle w:val="ListBullet"/>
      </w:pPr>
      <w:r w:rsidRPr="008867B3">
        <w:t>Pregnancy testing should be conducted at monthly intervals until the end of relevant systemic exposure and correspond with the time frame for female participant contraception in Section 5.1.</w:t>
      </w:r>
    </w:p>
    <w:p w14:paraId="4DCF7CFD" w14:textId="77777777" w:rsidR="0074605C" w:rsidRDefault="00526A29" w:rsidP="008867B3">
      <w:pPr>
        <w:pStyle w:val="ListBullet"/>
      </w:pPr>
      <w:r w:rsidRPr="008867B3">
        <w:t>Additional serum or urine pregnancy tests may be performed, as determined necessary by the investigator, to establish the absence of pregnancy at any time during the participants participation in the study.</w:t>
      </w:r>
    </w:p>
    <w:p w14:paraId="30FBB8A7" w14:textId="77777777" w:rsidR="008867B3" w:rsidRPr="008867B3" w:rsidRDefault="008867B3" w:rsidP="008867B3">
      <w:pPr>
        <w:pStyle w:val="ListEnd"/>
      </w:pPr>
    </w:p>
    <w:p w14:paraId="2BFAE2A2" w14:textId="77777777" w:rsidR="0074605C" w:rsidRDefault="00526A29">
      <w:pPr>
        <w:pStyle w:val="Heading3"/>
        <w:rPr>
          <w:rFonts w:cs="Times New Roman"/>
        </w:rPr>
      </w:pPr>
      <w:bookmarkStart w:id="3931" w:name="_Toc212097148"/>
      <w:bookmarkStart w:id="3932" w:name="_Toc140132577"/>
      <w:r>
        <w:rPr>
          <w:rFonts w:cs="Times New Roman"/>
        </w:rPr>
        <w:t>Brazil</w:t>
      </w:r>
      <w:bookmarkEnd w:id="3931"/>
      <w:bookmarkEnd w:id="3932"/>
    </w:p>
    <w:p w14:paraId="52D529D5" w14:textId="77777777" w:rsidR="0074605C" w:rsidRPr="008867B3" w:rsidRDefault="00526A29" w:rsidP="008867B3">
      <w:pPr>
        <w:pStyle w:val="Paragraph"/>
        <w:rPr>
          <w:b/>
          <w:bCs/>
        </w:rPr>
      </w:pPr>
      <w:r w:rsidRPr="008867B3">
        <w:rPr>
          <w:b/>
          <w:bCs/>
        </w:rPr>
        <w:t xml:space="preserve">Genetic Analysis </w:t>
      </w:r>
    </w:p>
    <w:p w14:paraId="56B2A712" w14:textId="08F588B9" w:rsidR="0074605C" w:rsidRDefault="00526A29" w:rsidP="00884683">
      <w:pPr>
        <w:pStyle w:val="Paragraph"/>
      </w:pPr>
      <w:r>
        <w:t xml:space="preserve">In addition to ICF, National IRB is requesting a </w:t>
      </w:r>
      <w:r w:rsidRPr="00884683">
        <w:rPr>
          <w:i/>
          <w:iCs/>
        </w:rPr>
        <w:t>clear explanation of exams and tests that will be performed, indication of genes/segments of DNA or RNA or genic products that will be studied and their relation with eventual condition of the research participant.</w:t>
      </w:r>
    </w:p>
    <w:p w14:paraId="1EC03D73" w14:textId="32BBB683" w:rsidR="004A5688" w:rsidRDefault="00526A29" w:rsidP="00884683">
      <w:pPr>
        <w:pStyle w:val="Paragraph"/>
      </w:pPr>
      <w:r>
        <w:t>Monthly urine pregnancy testing is required during study intervention and monthly up to the end of relevant systemic exposure, that correspond with the time frame for female participant contraception in Section 5.1.</w:t>
      </w:r>
    </w:p>
    <w:p w14:paraId="3F837F69" w14:textId="7BBB3057" w:rsidR="0074605C" w:rsidRPr="004A5688" w:rsidRDefault="004A5688" w:rsidP="004A5688">
      <w:pPr>
        <w:rPr>
          <w:rFonts w:eastAsia="MS Gothic"/>
        </w:rPr>
      </w:pPr>
      <w:r>
        <w:br w:type="page"/>
      </w:r>
    </w:p>
    <w:p w14:paraId="50022B6F" w14:textId="77777777" w:rsidR="0074605C" w:rsidRDefault="00526A29" w:rsidP="00884683">
      <w:pPr>
        <w:pStyle w:val="Paragraph"/>
        <w:rPr>
          <w:b/>
          <w:bCs/>
        </w:rPr>
      </w:pPr>
      <w:r>
        <w:rPr>
          <w:b/>
          <w:bCs/>
        </w:rPr>
        <w:t>Section 8.3.7 Pregnancy Testing</w:t>
      </w:r>
    </w:p>
    <w:p w14:paraId="7E49262D" w14:textId="77777777" w:rsidR="0074605C" w:rsidRDefault="00526A29" w:rsidP="00884683">
      <w:pPr>
        <w:pStyle w:val="Paragraph"/>
      </w:pPr>
      <w:r>
        <w:t>Pregnancy testing:</w:t>
      </w:r>
    </w:p>
    <w:p w14:paraId="574A78EB" w14:textId="77777777" w:rsidR="0074605C" w:rsidRPr="00884683" w:rsidRDefault="00526A29" w:rsidP="00884683">
      <w:pPr>
        <w:pStyle w:val="ListBullet"/>
      </w:pPr>
      <w:r w:rsidRPr="00884683">
        <w:t>Has a negative highly sensitive pregnancy test (urine or serum) within 24 hours before the first dose of study intervention. Additional details regarding pregnancy testing requirements for study inclusion are described in Section 5.1.</w:t>
      </w:r>
    </w:p>
    <w:p w14:paraId="5F0DB0DA" w14:textId="77777777" w:rsidR="0074605C" w:rsidRPr="00884683" w:rsidRDefault="00526A29" w:rsidP="00884683">
      <w:pPr>
        <w:pStyle w:val="ListBullet"/>
      </w:pPr>
      <w:r w:rsidRPr="00884683">
        <w:t>Pregnancy testing should be conducted at monthly intervals during intervention.</w:t>
      </w:r>
    </w:p>
    <w:p w14:paraId="2B468119" w14:textId="77777777" w:rsidR="0074605C" w:rsidRPr="00884683" w:rsidRDefault="00526A29" w:rsidP="00884683">
      <w:pPr>
        <w:pStyle w:val="ListBullet"/>
      </w:pPr>
      <w:r w:rsidRPr="00884683">
        <w:t>Pregnancy testing should be conducted at monthly intervals until the end of relevant systemic exposure and correspond with the time frame for female participant contraception in Section 5.1.</w:t>
      </w:r>
    </w:p>
    <w:p w14:paraId="4AD3771F" w14:textId="77777777" w:rsidR="0074605C" w:rsidRDefault="00526A29" w:rsidP="00884683">
      <w:pPr>
        <w:pStyle w:val="ListBullet"/>
      </w:pPr>
      <w:r w:rsidRPr="00884683">
        <w:t>Additional serum or urine pregnancy tests may be performed, as determined necessary by the investigator, to establish the absence of pregnancy at any time during the participant's participation in the study.</w:t>
      </w:r>
      <w:bookmarkStart w:id="3933" w:name="_Hlk97546665"/>
    </w:p>
    <w:p w14:paraId="3CD55C0D" w14:textId="77777777" w:rsidR="00884683" w:rsidRPr="00884683" w:rsidRDefault="00884683" w:rsidP="00884683">
      <w:pPr>
        <w:pStyle w:val="ListEnd"/>
      </w:pPr>
    </w:p>
    <w:p w14:paraId="2D8DAE57" w14:textId="77777777" w:rsidR="0074605C" w:rsidRDefault="00526A29">
      <w:pPr>
        <w:pStyle w:val="Heading3"/>
        <w:rPr>
          <w:lang w:eastAsia="es-ES"/>
        </w:rPr>
      </w:pPr>
      <w:bookmarkStart w:id="3934" w:name="_Toc212097149"/>
      <w:bookmarkStart w:id="3935" w:name="_Toc140132578"/>
      <w:r>
        <w:rPr>
          <w:lang w:eastAsia="es-ES"/>
        </w:rPr>
        <w:t>Portugal</w:t>
      </w:r>
      <w:bookmarkEnd w:id="3934"/>
      <w:bookmarkEnd w:id="3935"/>
    </w:p>
    <w:p w14:paraId="2F65FD6C" w14:textId="77777777" w:rsidR="0074605C" w:rsidRPr="00884683" w:rsidRDefault="00526A29" w:rsidP="00884683">
      <w:pPr>
        <w:pStyle w:val="Paragraph"/>
        <w:rPr>
          <w:b/>
          <w:bCs/>
          <w:lang w:eastAsia="es-ES"/>
        </w:rPr>
      </w:pPr>
      <w:r w:rsidRPr="00884683">
        <w:rPr>
          <w:b/>
          <w:bCs/>
        </w:rPr>
        <w:t xml:space="preserve">Section 8.3.7 </w:t>
      </w:r>
      <w:r w:rsidRPr="00884683">
        <w:rPr>
          <w:b/>
          <w:bCs/>
          <w:lang w:eastAsia="es-ES"/>
        </w:rPr>
        <w:t>Pregnancy Testing</w:t>
      </w:r>
    </w:p>
    <w:p w14:paraId="76B7EC73" w14:textId="77777777" w:rsidR="0074605C" w:rsidRDefault="00526A29" w:rsidP="00884683">
      <w:pPr>
        <w:pStyle w:val="Paragraph"/>
        <w:rPr>
          <w:lang w:eastAsia="es-ES"/>
        </w:rPr>
      </w:pPr>
      <w:r>
        <w:rPr>
          <w:lang w:eastAsia="es-ES"/>
        </w:rPr>
        <w:t>Pregnancy testing should be conducted before the administration of each dose of study intervention.</w:t>
      </w:r>
    </w:p>
    <w:p w14:paraId="08F6FE47" w14:textId="1E45B0A1" w:rsidR="0074605C" w:rsidRDefault="00526A29" w:rsidP="00884683">
      <w:pPr>
        <w:pStyle w:val="Paragraph"/>
        <w:rPr>
          <w:b/>
          <w:bCs/>
        </w:rPr>
      </w:pPr>
      <w:r>
        <w:rPr>
          <w:b/>
          <w:bCs/>
        </w:rPr>
        <w:t>Section 5.1 Inclusion Criteria</w:t>
      </w:r>
    </w:p>
    <w:p w14:paraId="06859F12" w14:textId="77777777" w:rsidR="0074605C" w:rsidRDefault="00526A29" w:rsidP="00884683">
      <w:pPr>
        <w:pStyle w:val="Paragraph"/>
        <w:rPr>
          <w:bCs/>
          <w:u w:val="single"/>
          <w:lang w:eastAsia="es-ES"/>
        </w:rPr>
      </w:pPr>
      <w:r>
        <w:rPr>
          <w:bCs/>
          <w:u w:val="single"/>
          <w:lang w:eastAsia="es-ES"/>
        </w:rPr>
        <w:t>HIV Testing (Inclusion Criterion # 10) and Hepatitis B/C Screening (Inclusion Criteria # 8 and 9)</w:t>
      </w:r>
    </w:p>
    <w:p w14:paraId="4F342EA2" w14:textId="77777777" w:rsidR="0074605C" w:rsidRDefault="00526A29" w:rsidP="00884683">
      <w:pPr>
        <w:pStyle w:val="Paragraph"/>
        <w:rPr>
          <w:lang w:eastAsia="es-ES"/>
        </w:rPr>
      </w:pPr>
      <w:r>
        <w:rPr>
          <w:lang w:eastAsia="es-ES"/>
        </w:rPr>
        <w:t>HIV testing and hepatitis B/C screening are required evaluations for study entry and need to be performed in order to evaluate eligibility. This testing can be performed at any time during the screening period.</w:t>
      </w:r>
    </w:p>
    <w:p w14:paraId="1FEDE66E" w14:textId="77777777" w:rsidR="0074605C" w:rsidRDefault="00526A29">
      <w:pPr>
        <w:pStyle w:val="Heading3"/>
        <w:rPr>
          <w:lang w:eastAsia="es-ES"/>
        </w:rPr>
      </w:pPr>
      <w:bookmarkStart w:id="3936" w:name="_Toc212097150"/>
      <w:bookmarkStart w:id="3937" w:name="_Toc140132579"/>
      <w:r>
        <w:rPr>
          <w:lang w:eastAsia="es-ES"/>
        </w:rPr>
        <w:t>Spain</w:t>
      </w:r>
      <w:bookmarkEnd w:id="3936"/>
      <w:bookmarkEnd w:id="3937"/>
    </w:p>
    <w:p w14:paraId="04ADBAD1" w14:textId="1E2BDDB2" w:rsidR="0074605C" w:rsidRPr="00884683" w:rsidRDefault="00526A29" w:rsidP="00884683">
      <w:pPr>
        <w:pStyle w:val="Paragraph"/>
        <w:rPr>
          <w:b/>
          <w:bCs/>
          <w:lang w:eastAsia="es-ES"/>
        </w:rPr>
      </w:pPr>
      <w:r w:rsidRPr="00884683">
        <w:rPr>
          <w:b/>
          <w:bCs/>
          <w:lang w:eastAsia="es-ES"/>
        </w:rPr>
        <w:t>Section 6.5 Concomitant Therapy:</w:t>
      </w:r>
    </w:p>
    <w:p w14:paraId="17E4A7E3" w14:textId="77777777" w:rsidR="0074605C" w:rsidRDefault="00526A29" w:rsidP="00884683">
      <w:pPr>
        <w:pStyle w:val="Paragraph"/>
        <w:rPr>
          <w:lang w:eastAsia="es-ES"/>
        </w:rPr>
      </w:pPr>
      <w:r>
        <w:rPr>
          <w:lang w:eastAsia="es-ES"/>
        </w:rPr>
        <w:t xml:space="preserve">Investigators must refer to the up-to-date Summary of Product Characteristics of registered products used in this study, regarding </w:t>
      </w:r>
      <w:r>
        <w:t>forbidden</w:t>
      </w:r>
      <w:r>
        <w:rPr>
          <w:lang w:eastAsia="es-ES"/>
        </w:rPr>
        <w:t xml:space="preserve"> medications or medications to be used with precaution.</w:t>
      </w:r>
      <w:bookmarkEnd w:id="3933"/>
    </w:p>
    <w:p w14:paraId="3A097FA4" w14:textId="77777777" w:rsidR="0074605C" w:rsidRDefault="00526A29">
      <w:pPr>
        <w:pStyle w:val="Heading3"/>
        <w:rPr>
          <w:lang w:eastAsia="es-ES"/>
        </w:rPr>
      </w:pPr>
      <w:bookmarkStart w:id="3938" w:name="_Toc212097151"/>
      <w:bookmarkStart w:id="3939" w:name="_Toc140132580"/>
      <w:r>
        <w:rPr>
          <w:lang w:eastAsia="es-ES"/>
        </w:rPr>
        <w:t>United Kingdom</w:t>
      </w:r>
      <w:bookmarkEnd w:id="3938"/>
      <w:bookmarkEnd w:id="3939"/>
    </w:p>
    <w:p w14:paraId="197277B2" w14:textId="77777777" w:rsidR="0074605C" w:rsidRPr="00884683" w:rsidRDefault="00526A29" w:rsidP="00884683">
      <w:pPr>
        <w:pStyle w:val="Paragraph"/>
        <w:rPr>
          <w:b/>
          <w:bCs/>
          <w:lang w:val="en-GB"/>
        </w:rPr>
      </w:pPr>
      <w:r w:rsidRPr="00884683">
        <w:rPr>
          <w:b/>
          <w:bCs/>
          <w:lang w:val="en-GB"/>
        </w:rPr>
        <w:t>Section 1.3 Schedule of Activities (Treatment and Post-treatment Phase)</w:t>
      </w:r>
    </w:p>
    <w:p w14:paraId="57669538" w14:textId="75C7F554" w:rsidR="0074605C" w:rsidRDefault="00526A29" w:rsidP="00884683">
      <w:pPr>
        <w:pStyle w:val="Paragraph"/>
        <w:rPr>
          <w:lang w:val="en-GB"/>
        </w:rPr>
      </w:pPr>
      <w:r>
        <w:rPr>
          <w:lang w:val="en-GB"/>
        </w:rPr>
        <w:t>Monthly urine pregnancy testing is required during study intervention as well as at the end of study intervention.</w:t>
      </w:r>
    </w:p>
    <w:p w14:paraId="15776FF8" w14:textId="77777777" w:rsidR="0074605C" w:rsidRDefault="00526A29" w:rsidP="00884683">
      <w:pPr>
        <w:pStyle w:val="Paragraph"/>
        <w:rPr>
          <w:ins w:id="3940" w:author="Powell, Deana" w:date="2026-03-05T15:34:00Z" w16du:dateUtc="2026-03-05T20:34:00Z"/>
          <w:color w:val="222A35"/>
          <w:lang w:val="en-GB"/>
        </w:rPr>
      </w:pPr>
      <w:ins w:id="3941" w:author="Powell, Deana" w:date="2026-03-05T15:34:00Z" w16du:dateUtc="2026-03-05T20:34:00Z">
        <w:r>
          <w:rPr>
            <w:lang w:val="en-GB"/>
          </w:rPr>
          <w:t>Females must continue to use contraception for 12 months after the last dose of rituximab (or approved biosimilar).</w:t>
        </w:r>
      </w:ins>
    </w:p>
    <w:p w14:paraId="220F42C7" w14:textId="03805C37" w:rsidR="0074605C" w:rsidRDefault="00526A29" w:rsidP="00884683">
      <w:pPr>
        <w:pStyle w:val="Paragraph"/>
        <w:rPr>
          <w:b/>
          <w:bCs/>
          <w:lang w:val="en-GB"/>
        </w:rPr>
      </w:pPr>
      <w:r>
        <w:rPr>
          <w:b/>
          <w:bCs/>
          <w:lang w:val="en-GB"/>
        </w:rPr>
        <w:t>Section 5.1 Inclusion Criteria</w:t>
      </w:r>
    </w:p>
    <w:p w14:paraId="3E81A349" w14:textId="6E5E4B19" w:rsidR="0074605C" w:rsidRDefault="00526A29" w:rsidP="00884683">
      <w:pPr>
        <w:pStyle w:val="Paragraph"/>
        <w:rPr>
          <w:lang w:val="en-GB"/>
        </w:rPr>
      </w:pPr>
      <w:r>
        <w:rPr>
          <w:u w:val="single"/>
          <w:lang w:eastAsia="es-ES"/>
        </w:rPr>
        <w:t>Male Participants (Inclusion Criterion #13)</w:t>
      </w:r>
    </w:p>
    <w:p w14:paraId="0E61FCF1" w14:textId="784BB5B5" w:rsidR="0074605C" w:rsidRDefault="00526A29" w:rsidP="00884683">
      <w:pPr>
        <w:pStyle w:val="Paragraph"/>
        <w:rPr>
          <w:lang w:val="en-GB"/>
        </w:rPr>
      </w:pPr>
      <w:r>
        <w:rPr>
          <w:lang w:val="en-GB"/>
        </w:rPr>
        <w:t xml:space="preserve">Males are to be advised to seek </w:t>
      </w:r>
      <w:del w:id="3942" w:author="Powell, Deana" w:date="2026-03-05T15:34:00Z" w16du:dateUtc="2026-03-05T20:34:00Z">
        <w:r w:rsidR="00895D30" w:rsidRPr="00C25E6D">
          <w:rPr>
            <w:lang w:val="en-GB"/>
          </w:rPr>
          <w:delText>counselling</w:delText>
        </w:r>
      </w:del>
      <w:ins w:id="3943" w:author="Powell, Deana" w:date="2026-03-05T15:34:00Z" w16du:dateUtc="2026-03-05T20:34:00Z">
        <w:r w:rsidRPr="00EF5F82">
          <w:t>counsel</w:t>
        </w:r>
        <w:r w:rsidR="00F6144E" w:rsidRPr="00EF5F82">
          <w:t>ing</w:t>
        </w:r>
      </w:ins>
      <w:r>
        <w:rPr>
          <w:lang w:val="en-GB"/>
        </w:rPr>
        <w:t xml:space="preserve"> on sperm storage before starting treatment with venetoclax as per SmPC.</w:t>
      </w:r>
    </w:p>
    <w:p w14:paraId="60315FB9" w14:textId="77777777" w:rsidR="0074605C" w:rsidRDefault="00526A29" w:rsidP="00884683">
      <w:pPr>
        <w:pStyle w:val="Paragraph"/>
        <w:rPr>
          <w:u w:val="single"/>
          <w:lang w:eastAsia="es-ES"/>
        </w:rPr>
      </w:pPr>
      <w:r>
        <w:rPr>
          <w:u w:val="single"/>
          <w:lang w:eastAsia="es-ES"/>
        </w:rPr>
        <w:t>HIV Testing (Inclusion Criterion #10)</w:t>
      </w:r>
    </w:p>
    <w:p w14:paraId="6132228F" w14:textId="22D2F79A" w:rsidR="0074605C" w:rsidRDefault="00526A29" w:rsidP="00884683">
      <w:pPr>
        <w:pStyle w:val="Paragraph"/>
        <w:rPr>
          <w:lang w:val="en-GB"/>
        </w:rPr>
      </w:pPr>
      <w:r>
        <w:rPr>
          <w:lang w:val="en-GB"/>
        </w:rPr>
        <w:t xml:space="preserve">HIV testing is </w:t>
      </w:r>
      <w:r>
        <w:rPr>
          <w:u w:val="single"/>
          <w:lang w:val="en-GB"/>
        </w:rPr>
        <w:t>not</w:t>
      </w:r>
      <w:r>
        <w:rPr>
          <w:lang w:val="en-GB"/>
        </w:rPr>
        <w:t xml:space="preserve"> mandated in the UK.</w:t>
      </w:r>
    </w:p>
    <w:p w14:paraId="5B64A66F" w14:textId="12719515" w:rsidR="0074605C" w:rsidRDefault="00526A29" w:rsidP="00884683">
      <w:pPr>
        <w:pStyle w:val="Paragraph"/>
        <w:rPr>
          <w:ins w:id="3944" w:author="Powell, Deana" w:date="2026-03-05T15:34:00Z" w16du:dateUtc="2026-03-05T20:34:00Z"/>
          <w:lang w:val="en-GB"/>
        </w:rPr>
      </w:pPr>
      <w:ins w:id="3945" w:author="Powell, Deana" w:date="2026-03-05T15:34:00Z" w16du:dateUtc="2026-03-05T20:34:00Z">
        <w:r>
          <w:rPr>
            <w:u w:val="single"/>
            <w:lang w:eastAsia="es-ES"/>
          </w:rPr>
          <w:t>Female Participants (Inclusion Criterion #14)</w:t>
        </w:r>
      </w:ins>
    </w:p>
    <w:p w14:paraId="3F51CC09" w14:textId="2A70FAB5" w:rsidR="0074605C" w:rsidRDefault="00526A29" w:rsidP="00884683">
      <w:pPr>
        <w:pStyle w:val="Paragraph"/>
        <w:rPr>
          <w:ins w:id="3946" w:author="Powell, Deana" w:date="2026-03-05T15:34:00Z" w16du:dateUtc="2026-03-05T20:34:00Z"/>
          <w:lang w:val="en-GB"/>
        </w:rPr>
      </w:pPr>
      <w:ins w:id="3947" w:author="Powell, Deana" w:date="2026-03-05T15:34:00Z" w16du:dateUtc="2026-03-05T20:34:00Z">
        <w:r>
          <w:rPr>
            <w:lang w:val="en-GB"/>
          </w:rPr>
          <w:t>Females must continue to use contraception for 12 months after the last dose of rituximab (or approved biosimilar).</w:t>
        </w:r>
      </w:ins>
    </w:p>
    <w:p w14:paraId="400D5BB2" w14:textId="77777777" w:rsidR="0074605C" w:rsidRDefault="00526A29" w:rsidP="00884683">
      <w:pPr>
        <w:pStyle w:val="Paragraph"/>
        <w:rPr>
          <w:b/>
          <w:bCs/>
          <w:lang w:val="en-GB"/>
        </w:rPr>
      </w:pPr>
      <w:r>
        <w:rPr>
          <w:b/>
          <w:bCs/>
          <w:lang w:val="en-GB"/>
        </w:rPr>
        <w:t>Section 6.5.1 Prohibited Medication</w:t>
      </w:r>
    </w:p>
    <w:p w14:paraId="5B83A11E" w14:textId="77777777" w:rsidR="0074605C" w:rsidRDefault="00526A29" w:rsidP="00884683">
      <w:pPr>
        <w:pStyle w:val="Paragraph"/>
      </w:pPr>
      <w:r>
        <w:t>Live vaccines must not be administered for 90 days after the last dose of study intervention. Refer to Section 6.5 for information on COVID-19 vaccines.</w:t>
      </w:r>
    </w:p>
    <w:p w14:paraId="63C8D37D" w14:textId="77777777" w:rsidR="0074605C" w:rsidRDefault="00526A29" w:rsidP="00884683">
      <w:pPr>
        <w:pStyle w:val="Paragraph"/>
      </w:pPr>
      <w:r>
        <w:t>NOTE: Any licensed COVID-19 vaccine (including for Emergency Use) in a particular country is allowed in the study as long as they are mRNA vaccines, replication-incompetent adenoviral vaccines, or inactivated vaccines. These vaccines will be treated just as any other concomitant therapy.</w:t>
      </w:r>
    </w:p>
    <w:p w14:paraId="2A664937" w14:textId="77777777" w:rsidR="0074605C" w:rsidRDefault="00526A29">
      <w:pPr>
        <w:pStyle w:val="Heading3"/>
        <w:rPr>
          <w:ins w:id="3948" w:author="Powell, Deana" w:date="2026-03-05T15:34:00Z" w16du:dateUtc="2026-03-05T20:34:00Z"/>
        </w:rPr>
      </w:pPr>
      <w:bookmarkStart w:id="3949" w:name="_Toc212097152"/>
      <w:ins w:id="3950" w:author="Powell, Deana" w:date="2026-03-05T15:34:00Z" w16du:dateUtc="2026-03-05T20:34:00Z">
        <w:r>
          <w:t>South Africa</w:t>
        </w:r>
        <w:bookmarkEnd w:id="3949"/>
      </w:ins>
    </w:p>
    <w:p w14:paraId="31137E8D" w14:textId="4B4EAE72" w:rsidR="0074605C" w:rsidRPr="00884683" w:rsidRDefault="00526A29" w:rsidP="00884683">
      <w:pPr>
        <w:pStyle w:val="Paragraph"/>
        <w:rPr>
          <w:ins w:id="3951" w:author="Powell, Deana" w:date="2026-03-05T15:34:00Z" w16du:dateUtc="2026-03-05T20:34:00Z"/>
          <w:b/>
          <w:bCs/>
        </w:rPr>
      </w:pPr>
      <w:ins w:id="3952" w:author="Powell, Deana" w:date="2026-03-05T15:34:00Z" w16du:dateUtc="2026-03-05T20:34:00Z">
        <w:r w:rsidRPr="00884683">
          <w:rPr>
            <w:b/>
            <w:bCs/>
          </w:rPr>
          <w:t>Section 1.3 Schedule of Activities</w:t>
        </w:r>
      </w:ins>
    </w:p>
    <w:p w14:paraId="53EAAA35" w14:textId="77777777" w:rsidR="0074605C" w:rsidRPr="00884683" w:rsidRDefault="00526A29" w:rsidP="00884683">
      <w:pPr>
        <w:pStyle w:val="Paragraph"/>
        <w:rPr>
          <w:ins w:id="3953" w:author="Powell, Deana" w:date="2026-03-05T15:34:00Z" w16du:dateUtc="2026-03-05T20:34:00Z"/>
          <w:u w:val="single"/>
        </w:rPr>
      </w:pPr>
      <w:ins w:id="3954" w:author="Powell, Deana" w:date="2026-03-05T15:34:00Z" w16du:dateUtc="2026-03-05T20:34:00Z">
        <w:r w:rsidRPr="00884683">
          <w:rPr>
            <w:u w:val="single"/>
          </w:rPr>
          <w:t>Laboratory Procedures</w:t>
        </w:r>
      </w:ins>
    </w:p>
    <w:p w14:paraId="6C909BED" w14:textId="77777777" w:rsidR="0074605C" w:rsidRDefault="00526A29" w:rsidP="00884683">
      <w:pPr>
        <w:pStyle w:val="Paragraph"/>
        <w:rPr>
          <w:ins w:id="3955" w:author="Powell, Deana" w:date="2026-03-05T15:34:00Z" w16du:dateUtc="2026-03-05T20:34:00Z"/>
          <w:rFonts w:cs="Arial"/>
          <w:bCs/>
        </w:rPr>
      </w:pPr>
      <w:ins w:id="3956" w:author="Powell, Deana" w:date="2026-03-05T15:34:00Z" w16du:dateUtc="2026-03-05T20:34:00Z">
        <w:r>
          <w:t>HIV testing and hepatitis B/C screening are required evaluations for study entry and need to be performed in order to evaluate eligibility. This testing can be performed at any time during the Screening Period</w:t>
        </w:r>
      </w:ins>
    </w:p>
    <w:p w14:paraId="02BAC9CA" w14:textId="77777777" w:rsidR="0074605C" w:rsidRDefault="00526A29" w:rsidP="00884683">
      <w:pPr>
        <w:pStyle w:val="Paragraph"/>
        <w:rPr>
          <w:ins w:id="3957" w:author="Powell, Deana" w:date="2026-03-05T15:34:00Z" w16du:dateUtc="2026-03-05T20:34:00Z"/>
        </w:rPr>
      </w:pPr>
      <w:ins w:id="3958" w:author="Powell, Deana" w:date="2026-03-05T15:34:00Z" w16du:dateUtc="2026-03-05T20:34:00Z">
        <w:r>
          <w:t>TB testing is required at screening and every 6 months.</w:t>
        </w:r>
      </w:ins>
    </w:p>
    <w:p w14:paraId="52DBF311" w14:textId="77777777" w:rsidR="0074605C" w:rsidRDefault="00526A29">
      <w:pPr>
        <w:pStyle w:val="Heading3"/>
        <w:rPr>
          <w:ins w:id="3959" w:author="Powell, Deana" w:date="2026-03-05T15:34:00Z" w16du:dateUtc="2026-03-05T20:34:00Z"/>
          <w:rStyle w:val="ParagraphChar"/>
          <w:bCs w:val="0"/>
        </w:rPr>
      </w:pPr>
      <w:bookmarkStart w:id="3960" w:name="_Toc212097153"/>
      <w:ins w:id="3961" w:author="Powell, Deana" w:date="2026-03-05T15:34:00Z" w16du:dateUtc="2026-03-05T20:34:00Z">
        <w:r>
          <w:t>EEA Requirements</w:t>
        </w:r>
        <w:bookmarkEnd w:id="3960"/>
      </w:ins>
    </w:p>
    <w:p w14:paraId="5B08C538" w14:textId="0EB6CF00" w:rsidR="0074605C" w:rsidRDefault="00526A29" w:rsidP="00884683">
      <w:pPr>
        <w:pStyle w:val="Paragraph"/>
        <w:rPr>
          <w:ins w:id="3962" w:author="Powell, Deana" w:date="2026-03-05T15:34:00Z" w16du:dateUtc="2026-03-05T20:34:00Z"/>
          <w:lang w:val="en-GB"/>
        </w:rPr>
      </w:pPr>
      <w:ins w:id="3963" w:author="Powell, Deana" w:date="2026-03-05T15:34:00Z" w16du:dateUtc="2026-03-05T20:34:00Z">
        <w:r>
          <w:t>Section 5.1 Informed Consent</w:t>
        </w:r>
      </w:ins>
    </w:p>
    <w:p w14:paraId="07A66C00" w14:textId="162FDCE3" w:rsidR="0074605C" w:rsidRPr="00884683" w:rsidRDefault="00526A29" w:rsidP="00884683">
      <w:pPr>
        <w:pStyle w:val="Paragraph"/>
        <w:rPr>
          <w:ins w:id="3964" w:author="Powell, Deana" w:date="2026-03-05T15:34:00Z" w16du:dateUtc="2026-03-05T20:34:00Z"/>
          <w:lang w:val="en-GB"/>
        </w:rPr>
      </w:pPr>
      <w:ins w:id="3965" w:author="Powell, Deana" w:date="2026-03-05T15:34:00Z" w16du:dateUtc="2026-03-05T20:34:00Z">
        <w:r>
          <w:t>In the EEA, individuals who have reached the age of majority and require a legally designated representative for consenting purposes, as defined by Regulation (EU) 536/2014, are not eligible to participate.</w:t>
        </w:r>
      </w:ins>
    </w:p>
    <w:p w14:paraId="1689EAAF" w14:textId="77777777" w:rsidR="0074605C" w:rsidRDefault="00526A29">
      <w:pPr>
        <w:pStyle w:val="Heading2"/>
        <w:pageBreakBefore/>
      </w:pPr>
      <w:bookmarkStart w:id="3966" w:name="_Toc212097154"/>
      <w:bookmarkStart w:id="3967" w:name="_Toc140132581"/>
      <w:r>
        <w:t>Appendix 8: Examples of Inhibitors and Inducers for CYP3A Enzyme and Substrates and Inhibitors for P-glycoprotein</w:t>
      </w:r>
      <w:bookmarkEnd w:id="3966"/>
      <w:bookmarkEnd w:id="3967"/>
    </w:p>
    <w:p w14:paraId="43FCF545" w14:textId="77777777" w:rsidR="0074605C" w:rsidRDefault="00526A29" w:rsidP="00884683">
      <w:pPr>
        <w:pStyle w:val="Paragraph"/>
      </w:pPr>
      <w:r>
        <w:t>The tables below provide examples of drugs that are P-gp substrates or inhibitors, CYP3A inducers or CYP3A inhibitors and investigators should check individual drugs for potential interaction before coprescribing and consult the Sponsor. Further information is also available at:</w:t>
      </w:r>
    </w:p>
    <w:p w14:paraId="5A5A2CA9" w14:textId="77777777" w:rsidR="0074605C" w:rsidRDefault="00526A29" w:rsidP="00884683">
      <w:pPr>
        <w:pStyle w:val="Paragraph"/>
      </w:pPr>
      <w:r>
        <w:t>https://www.fda.gov/drugs/drug-interactions-labeling/drug-development-and-drug-interactions-table-substrates-inhibitors-and-inducers.</w:t>
      </w:r>
    </w:p>
    <w:p w14:paraId="50702C01" w14:textId="77777777" w:rsidR="0074605C" w:rsidRDefault="00526A29">
      <w:pPr>
        <w:pStyle w:val="Heading3"/>
      </w:pPr>
      <w:bookmarkStart w:id="3968" w:name="_Toc212097155"/>
      <w:bookmarkStart w:id="3969" w:name="_Toc140132582"/>
      <w:r>
        <w:t>Potential Drug Interactions for Nemtabrutinib</w:t>
      </w:r>
      <w:bookmarkEnd w:id="3968"/>
      <w:bookmarkEnd w:id="3969"/>
    </w:p>
    <w:p w14:paraId="7A550FAE" w14:textId="74FFF7F9" w:rsidR="0074605C" w:rsidRDefault="00526A29" w:rsidP="00884683">
      <w:pPr>
        <w:pStyle w:val="Paragraph"/>
        <w:rPr>
          <w:sz w:val="20"/>
          <w:szCs w:val="20"/>
        </w:rPr>
      </w:pPr>
      <w:r>
        <w:t>The potential for interaction with nemtabrutinib is currently unknown.</w:t>
      </w:r>
    </w:p>
    <w:p w14:paraId="2C4786F0" w14:textId="77777777" w:rsidR="0074605C" w:rsidRDefault="00526A29">
      <w:pPr>
        <w:pStyle w:val="Heading4"/>
        <w:rPr>
          <w:rFonts w:cs="Arial"/>
          <w:b w:val="0"/>
          <w:sz w:val="20"/>
          <w:szCs w:val="20"/>
        </w:rPr>
      </w:pPr>
      <w:bookmarkStart w:id="3970" w:name="_Toc212097156"/>
      <w:bookmarkStart w:id="3971" w:name="_Toc140132583"/>
      <w:r>
        <w:t>Examples of CYP3A Strong Inducers</w:t>
      </w:r>
      <w:bookmarkEnd w:id="3970"/>
      <w:bookmarkEnd w:id="3971"/>
    </w:p>
    <w:tbl>
      <w:tblPr>
        <w:tblStyle w:val="TableGrid50"/>
        <w:tblW w:w="5000" w:type="pct"/>
        <w:tblBorders>
          <w:insideH w:val="none" w:sz="0" w:space="0" w:color="auto"/>
          <w:insideV w:val="none" w:sz="0" w:space="0" w:color="auto"/>
        </w:tblBorders>
        <w:tblLook w:val="04A0" w:firstRow="1" w:lastRow="0" w:firstColumn="1" w:lastColumn="0" w:noHBand="0" w:noVBand="1"/>
      </w:tblPr>
      <w:tblGrid>
        <w:gridCol w:w="2386"/>
        <w:gridCol w:w="3145"/>
        <w:gridCol w:w="3459"/>
      </w:tblGrid>
      <w:tr w:rsidR="00CA657C" w14:paraId="4996B0DF" w14:textId="77777777" w:rsidTr="004A5688">
        <w:trPr>
          <w:tblHeader/>
        </w:trPr>
        <w:tc>
          <w:tcPr>
            <w:tcW w:w="1327" w:type="pct"/>
            <w:tcBorders>
              <w:top w:val="single" w:sz="4" w:space="0" w:color="auto"/>
              <w:bottom w:val="single" w:sz="4" w:space="0" w:color="auto"/>
              <w:right w:val="single" w:sz="4" w:space="0" w:color="auto"/>
            </w:tcBorders>
            <w:vAlign w:val="center"/>
          </w:tcPr>
          <w:p w14:paraId="4F10816C" w14:textId="77777777" w:rsidR="009602AE" w:rsidRPr="00092EFB" w:rsidRDefault="00526A29" w:rsidP="007B6957">
            <w:pPr>
              <w:tabs>
                <w:tab w:val="left" w:pos="1440"/>
              </w:tabs>
              <w:spacing w:before="40" w:after="40"/>
              <w:ind w:right="144"/>
              <w:rPr>
                <w:rFonts w:ascii="Times New Roman" w:eastAsia="MS Gothic" w:hAnsi="Times New Roman" w:cs="Times New Roman"/>
                <w:b/>
                <w:bCs/>
                <w:sz w:val="20"/>
                <w:szCs w:val="20"/>
              </w:rPr>
            </w:pPr>
            <w:r w:rsidRPr="00092EFB">
              <w:rPr>
                <w:rFonts w:ascii="Times New Roman" w:eastAsia="MS Gothic" w:hAnsi="Times New Roman" w:cs="Times New Roman"/>
                <w:b/>
                <w:bCs/>
                <w:sz w:val="20"/>
                <w:szCs w:val="20"/>
              </w:rPr>
              <w:t>CYP</w:t>
            </w:r>
            <w:r w:rsidRPr="00092EFB">
              <w:rPr>
                <w:rFonts w:ascii="Times New Roman" w:eastAsia="MS Gothic" w:hAnsi="Times New Roman" w:cs="Times New Roman"/>
                <w:sz w:val="18"/>
                <w:vertAlign w:val="superscript"/>
              </w:rPr>
              <w:t xml:space="preserve"> </w:t>
            </w:r>
          </w:p>
        </w:tc>
        <w:tc>
          <w:tcPr>
            <w:tcW w:w="3673" w:type="pct"/>
            <w:gridSpan w:val="2"/>
            <w:tcBorders>
              <w:top w:val="single" w:sz="4" w:space="0" w:color="auto"/>
              <w:left w:val="single" w:sz="4" w:space="0" w:color="auto"/>
              <w:bottom w:val="single" w:sz="4" w:space="0" w:color="auto"/>
            </w:tcBorders>
            <w:vAlign w:val="center"/>
          </w:tcPr>
          <w:p w14:paraId="4741FD14" w14:textId="77777777" w:rsidR="009602AE" w:rsidRPr="00092EFB" w:rsidRDefault="00526A29" w:rsidP="007B6957">
            <w:pPr>
              <w:tabs>
                <w:tab w:val="left" w:pos="1440"/>
              </w:tabs>
              <w:spacing w:before="40" w:after="40"/>
              <w:ind w:right="144"/>
              <w:rPr>
                <w:rFonts w:ascii="Times New Roman" w:eastAsia="MS Gothic" w:hAnsi="Times New Roman" w:cs="Times New Roman"/>
                <w:b/>
                <w:bCs/>
                <w:sz w:val="20"/>
                <w:szCs w:val="20"/>
              </w:rPr>
            </w:pPr>
            <w:r w:rsidRPr="00092EFB">
              <w:rPr>
                <w:rFonts w:ascii="Times New Roman" w:eastAsia="MS Gothic" w:hAnsi="Times New Roman" w:cs="Times New Roman"/>
                <w:b/>
                <w:bCs/>
                <w:sz w:val="20"/>
                <w:szCs w:val="20"/>
              </w:rPr>
              <w:t>Strong Inducer</w:t>
            </w:r>
          </w:p>
        </w:tc>
      </w:tr>
      <w:tr w:rsidR="00CA657C" w14:paraId="40E024DF" w14:textId="77777777" w:rsidTr="004A5688">
        <w:trPr>
          <w:trHeight w:val="1216"/>
        </w:trPr>
        <w:tc>
          <w:tcPr>
            <w:tcW w:w="1327" w:type="pct"/>
            <w:tcBorders>
              <w:top w:val="single" w:sz="4" w:space="0" w:color="auto"/>
              <w:bottom w:val="single" w:sz="4" w:space="0" w:color="auto"/>
              <w:right w:val="single" w:sz="4" w:space="0" w:color="auto"/>
            </w:tcBorders>
          </w:tcPr>
          <w:p w14:paraId="350C353A" w14:textId="77777777" w:rsidR="009602AE" w:rsidRPr="00EE1C59" w:rsidRDefault="00526A29" w:rsidP="007B6957">
            <w:pPr>
              <w:spacing w:before="40" w:after="40"/>
              <w:ind w:right="144"/>
              <w:rPr>
                <w:rFonts w:ascii="Times New Roman" w:eastAsia="MS Gothic" w:hAnsi="Times New Roman" w:cs="Times New Roman"/>
                <w:bCs/>
                <w:sz w:val="20"/>
                <w:szCs w:val="20"/>
              </w:rPr>
            </w:pPr>
            <w:r w:rsidRPr="00EE1C59">
              <w:rPr>
                <w:rFonts w:ascii="Times New Roman" w:eastAsia="MS Gothic" w:hAnsi="Times New Roman" w:cs="Times New Roman"/>
                <w:bCs/>
                <w:sz w:val="20"/>
                <w:szCs w:val="20"/>
              </w:rPr>
              <w:t>3A</w:t>
            </w:r>
          </w:p>
        </w:tc>
        <w:tc>
          <w:tcPr>
            <w:tcW w:w="1749" w:type="pct"/>
            <w:tcBorders>
              <w:top w:val="single" w:sz="4" w:space="0" w:color="auto"/>
              <w:left w:val="single" w:sz="4" w:space="0" w:color="auto"/>
              <w:bottom w:val="single" w:sz="4" w:space="0" w:color="auto"/>
            </w:tcBorders>
          </w:tcPr>
          <w:p w14:paraId="3062C039" w14:textId="77777777" w:rsidR="009602AE" w:rsidRPr="00EE1C59" w:rsidRDefault="00526A29" w:rsidP="007B6957">
            <w:pPr>
              <w:spacing w:before="40" w:after="40"/>
              <w:ind w:right="144"/>
              <w:rPr>
                <w:rFonts w:ascii="Times New Roman" w:eastAsia="MS Gothic" w:hAnsi="Times New Roman" w:cs="Times New Roman"/>
                <w:bCs/>
                <w:sz w:val="20"/>
                <w:szCs w:val="20"/>
              </w:rPr>
            </w:pPr>
            <w:r w:rsidRPr="00EE1C59">
              <w:rPr>
                <w:rFonts w:ascii="Times New Roman" w:eastAsia="MS Gothic" w:hAnsi="Times New Roman" w:cs="Times New Roman"/>
                <w:bCs/>
                <w:sz w:val="20"/>
                <w:szCs w:val="20"/>
              </w:rPr>
              <w:t>apalutamide</w:t>
            </w:r>
            <w:r w:rsidRPr="00EE1C59">
              <w:rPr>
                <w:rFonts w:ascii="Times New Roman" w:eastAsia="MS Gothic" w:hAnsi="Times New Roman" w:cs="Times New Roman"/>
                <w:bCs/>
                <w:sz w:val="20"/>
                <w:szCs w:val="20"/>
              </w:rPr>
              <w:br/>
              <w:t>carbamazepine</w:t>
            </w:r>
            <w:r w:rsidRPr="00EE1C59">
              <w:rPr>
                <w:rFonts w:ascii="Times New Roman" w:eastAsia="MS Gothic" w:hAnsi="Times New Roman" w:cs="Times New Roman"/>
                <w:bCs/>
                <w:sz w:val="20"/>
                <w:szCs w:val="20"/>
              </w:rPr>
              <w:br/>
              <w:t>enzalutamide</w:t>
            </w:r>
            <w:r w:rsidRPr="00EE1C59">
              <w:rPr>
                <w:rFonts w:ascii="Times New Roman" w:eastAsia="MS Gothic" w:hAnsi="Times New Roman" w:cs="Times New Roman"/>
                <w:bCs/>
                <w:sz w:val="20"/>
                <w:szCs w:val="20"/>
              </w:rPr>
              <w:br/>
              <w:t>ivosidenib</w:t>
            </w:r>
            <w:r w:rsidRPr="00EE1C59">
              <w:rPr>
                <w:rFonts w:ascii="Times New Roman" w:eastAsia="MS Gothic" w:hAnsi="Times New Roman" w:cs="Times New Roman"/>
                <w:bCs/>
                <w:sz w:val="20"/>
                <w:szCs w:val="20"/>
              </w:rPr>
              <w:br/>
              <w:t>lumacaftor and ivacaftor</w:t>
            </w:r>
          </w:p>
        </w:tc>
        <w:tc>
          <w:tcPr>
            <w:tcW w:w="1924" w:type="pct"/>
            <w:tcBorders>
              <w:top w:val="single" w:sz="4" w:space="0" w:color="auto"/>
              <w:bottom w:val="single" w:sz="4" w:space="0" w:color="auto"/>
            </w:tcBorders>
          </w:tcPr>
          <w:p w14:paraId="57750F7D" w14:textId="77777777" w:rsidR="009602AE" w:rsidRPr="00EE1C59" w:rsidRDefault="00526A29" w:rsidP="007B6957">
            <w:pPr>
              <w:spacing w:before="40" w:after="40"/>
              <w:ind w:left="144" w:right="144"/>
              <w:rPr>
                <w:rFonts w:ascii="Times New Roman" w:eastAsia="Times New Roman" w:hAnsi="Times New Roman" w:cs="Times New Roman"/>
                <w:kern w:val="32"/>
                <w:sz w:val="20"/>
                <w:szCs w:val="20"/>
              </w:rPr>
            </w:pPr>
            <w:r w:rsidRPr="00EE1C59">
              <w:rPr>
                <w:rFonts w:ascii="Times New Roman" w:eastAsia="MS Gothic" w:hAnsi="Times New Roman" w:cs="Times New Roman"/>
                <w:bCs/>
                <w:sz w:val="20"/>
                <w:szCs w:val="20"/>
              </w:rPr>
              <w:t>mitotane</w:t>
            </w:r>
            <w:r w:rsidRPr="00EE1C59">
              <w:rPr>
                <w:rFonts w:ascii="Times New Roman" w:eastAsia="MS Gothic" w:hAnsi="Times New Roman" w:cs="Times New Roman"/>
                <w:bCs/>
                <w:sz w:val="20"/>
                <w:szCs w:val="20"/>
              </w:rPr>
              <w:br/>
              <w:t xml:space="preserve">phenytoin </w:t>
            </w:r>
            <w:r w:rsidRPr="00EE1C59">
              <w:rPr>
                <w:rFonts w:ascii="Times New Roman" w:eastAsia="MS Gothic" w:hAnsi="Times New Roman" w:cs="Times New Roman"/>
                <w:bCs/>
                <w:sz w:val="20"/>
                <w:szCs w:val="20"/>
              </w:rPr>
              <w:br/>
              <w:t xml:space="preserve">rifampin </w:t>
            </w:r>
            <w:r w:rsidRPr="00EE1C59">
              <w:rPr>
                <w:rFonts w:ascii="Times New Roman" w:eastAsia="MS Gothic" w:hAnsi="Times New Roman" w:cs="Times New Roman"/>
                <w:bCs/>
                <w:sz w:val="20"/>
                <w:szCs w:val="20"/>
              </w:rPr>
              <w:br/>
              <w:t>St John’s wort</w:t>
            </w:r>
            <w:r w:rsidRPr="00EE1C59">
              <w:rPr>
                <w:rFonts w:ascii="Times New Roman" w:eastAsia="MS Gothic" w:hAnsi="Times New Roman" w:cs="Times New Roman"/>
                <w:bCs/>
                <w:sz w:val="20"/>
                <w:szCs w:val="20"/>
                <w:vertAlign w:val="superscript"/>
              </w:rPr>
              <w:t>a</w:t>
            </w:r>
          </w:p>
        </w:tc>
      </w:tr>
      <w:tr w:rsidR="00CA657C" w14:paraId="469109C6" w14:textId="77777777" w:rsidTr="004A5688">
        <w:trPr>
          <w:trHeight w:val="673"/>
        </w:trPr>
        <w:tc>
          <w:tcPr>
            <w:tcW w:w="5000" w:type="pct"/>
            <w:gridSpan w:val="3"/>
            <w:tcBorders>
              <w:top w:val="single" w:sz="4" w:space="0" w:color="auto"/>
              <w:bottom w:val="single" w:sz="4" w:space="0" w:color="auto"/>
            </w:tcBorders>
          </w:tcPr>
          <w:p w14:paraId="71F35F84" w14:textId="77777777" w:rsidR="009602AE" w:rsidRPr="00EE1C59" w:rsidRDefault="00526A29" w:rsidP="00EE1C59">
            <w:pPr>
              <w:pStyle w:val="TableFootnote"/>
              <w:ind w:left="0"/>
              <w:rPr>
                <w:rFonts w:ascii="Times New Roman" w:hAnsi="Times New Roman"/>
                <w:sz w:val="18"/>
              </w:rPr>
            </w:pPr>
            <w:r w:rsidRPr="00EE1C59">
              <w:rPr>
                <w:rFonts w:ascii="Times New Roman" w:hAnsi="Times New Roman"/>
                <w:sz w:val="18"/>
              </w:rPr>
              <w:t>CYP=cytochrome P450.</w:t>
            </w:r>
          </w:p>
          <w:p w14:paraId="20A4495C" w14:textId="77777777" w:rsidR="009602AE" w:rsidRPr="00EE1C59" w:rsidRDefault="00526A29" w:rsidP="00EE1C59">
            <w:pPr>
              <w:pStyle w:val="TableFootnote"/>
              <w:ind w:left="0"/>
              <w:rPr>
                <w:rFonts w:ascii="Times New Roman" w:hAnsi="Times New Roman"/>
                <w:sz w:val="18"/>
              </w:rPr>
            </w:pPr>
            <w:r w:rsidRPr="00EE1C59">
              <w:rPr>
                <w:rFonts w:ascii="Times New Roman" w:hAnsi="Times New Roman"/>
                <w:sz w:val="18"/>
              </w:rPr>
              <w:t>a</w:t>
            </w:r>
            <w:r w:rsidRPr="00EE1C59">
              <w:rPr>
                <w:rFonts w:ascii="Times New Roman" w:hAnsi="Times New Roman"/>
                <w:sz w:val="18"/>
              </w:rPr>
              <w:tab/>
              <w:t xml:space="preserve">Herbal product </w:t>
            </w:r>
          </w:p>
          <w:p w14:paraId="599F1261" w14:textId="77777777" w:rsidR="009602AE" w:rsidRPr="007F368D" w:rsidRDefault="00526A29" w:rsidP="00EE1C59">
            <w:pPr>
              <w:pStyle w:val="TableFootnote"/>
              <w:ind w:left="0"/>
            </w:pPr>
            <w:r w:rsidRPr="00EE1C59">
              <w:rPr>
                <w:rFonts w:ascii="Times New Roman" w:hAnsi="Times New Roman"/>
                <w:sz w:val="18"/>
              </w:rPr>
              <w:t>Source: Guidance for Industry: Drug Interaction Studies – Study Design, Data Analysis, Implications for Dosing, and Labeling Recommendations.</w:t>
            </w:r>
          </w:p>
        </w:tc>
      </w:tr>
    </w:tbl>
    <w:p w14:paraId="103D0B33" w14:textId="77777777" w:rsidR="00884683" w:rsidRPr="00884683" w:rsidRDefault="00884683" w:rsidP="00884683">
      <w:pPr>
        <w:pStyle w:val="ListEnd"/>
      </w:pPr>
    </w:p>
    <w:p w14:paraId="4530D868" w14:textId="1AD8F509" w:rsidR="0074605C" w:rsidRPr="00884683" w:rsidRDefault="00526A29" w:rsidP="00884683">
      <w:pPr>
        <w:pStyle w:val="Heading4"/>
      </w:pPr>
      <w:bookmarkStart w:id="3972" w:name="_Toc212097157"/>
      <w:bookmarkStart w:id="3973" w:name="_Toc140132584"/>
      <w:r w:rsidRPr="00884683">
        <w:t>Examples of CYP3A Strong Inhibitors</w:t>
      </w:r>
      <w:bookmarkEnd w:id="3972"/>
      <w:bookmarkEnd w:id="3973"/>
    </w:p>
    <w:tbl>
      <w:tblPr>
        <w:tblStyle w:val="TableGrid50"/>
        <w:tblW w:w="5000" w:type="pct"/>
        <w:tblBorders>
          <w:insideH w:val="none" w:sz="0" w:space="0" w:color="auto"/>
          <w:insideV w:val="none" w:sz="0" w:space="0" w:color="auto"/>
        </w:tblBorders>
        <w:tblLook w:val="04A0" w:firstRow="1" w:lastRow="0" w:firstColumn="1" w:lastColumn="0" w:noHBand="0" w:noVBand="1"/>
      </w:tblPr>
      <w:tblGrid>
        <w:gridCol w:w="1021"/>
        <w:gridCol w:w="3968"/>
        <w:gridCol w:w="4001"/>
      </w:tblGrid>
      <w:tr w:rsidR="00CA657C" w14:paraId="032B1E6E" w14:textId="77777777" w:rsidTr="004A5688">
        <w:trPr>
          <w:tblHeader/>
        </w:trPr>
        <w:tc>
          <w:tcPr>
            <w:tcW w:w="568" w:type="pct"/>
            <w:tcBorders>
              <w:top w:val="single" w:sz="4" w:space="0" w:color="auto"/>
              <w:bottom w:val="single" w:sz="4" w:space="0" w:color="auto"/>
              <w:right w:val="single" w:sz="4" w:space="0" w:color="auto"/>
            </w:tcBorders>
            <w:vAlign w:val="center"/>
          </w:tcPr>
          <w:p w14:paraId="7DEAE1B3" w14:textId="77777777" w:rsidR="009602AE" w:rsidRPr="00092EFB" w:rsidRDefault="00526A29" w:rsidP="00DE1538">
            <w:pPr>
              <w:tabs>
                <w:tab w:val="left" w:pos="1440"/>
              </w:tabs>
              <w:spacing w:before="40" w:after="40"/>
              <w:ind w:right="144"/>
              <w:rPr>
                <w:rFonts w:ascii="Times New Roman" w:eastAsia="MS Gothic" w:hAnsi="Times New Roman" w:cs="Times New Roman"/>
                <w:b/>
                <w:bCs/>
                <w:sz w:val="20"/>
                <w:szCs w:val="20"/>
              </w:rPr>
            </w:pPr>
            <w:r w:rsidRPr="00092EFB">
              <w:rPr>
                <w:rFonts w:ascii="Times New Roman" w:eastAsia="MS Gothic" w:hAnsi="Times New Roman" w:cs="Times New Roman"/>
                <w:b/>
                <w:bCs/>
                <w:sz w:val="20"/>
                <w:szCs w:val="20"/>
              </w:rPr>
              <w:t>CYP</w:t>
            </w:r>
            <w:r w:rsidRPr="00092EFB">
              <w:rPr>
                <w:rFonts w:ascii="Times New Roman" w:eastAsia="MS Gothic" w:hAnsi="Times New Roman" w:cs="Times New Roman"/>
                <w:sz w:val="18"/>
                <w:vertAlign w:val="superscript"/>
              </w:rPr>
              <w:t xml:space="preserve"> </w:t>
            </w:r>
          </w:p>
        </w:tc>
        <w:tc>
          <w:tcPr>
            <w:tcW w:w="4432" w:type="pct"/>
            <w:gridSpan w:val="2"/>
            <w:tcBorders>
              <w:top w:val="single" w:sz="4" w:space="0" w:color="auto"/>
              <w:left w:val="single" w:sz="4" w:space="0" w:color="auto"/>
              <w:bottom w:val="single" w:sz="4" w:space="0" w:color="auto"/>
            </w:tcBorders>
            <w:vAlign w:val="center"/>
          </w:tcPr>
          <w:p w14:paraId="36E17AA7" w14:textId="77777777" w:rsidR="009602AE" w:rsidRPr="00092EFB" w:rsidRDefault="00526A29" w:rsidP="00DE1538">
            <w:pPr>
              <w:tabs>
                <w:tab w:val="left" w:pos="1440"/>
              </w:tabs>
              <w:spacing w:before="40" w:after="40"/>
              <w:ind w:right="144"/>
              <w:rPr>
                <w:rFonts w:ascii="Times New Roman" w:eastAsia="MS Gothic" w:hAnsi="Times New Roman" w:cs="Times New Roman"/>
                <w:b/>
                <w:bCs/>
                <w:sz w:val="20"/>
                <w:szCs w:val="20"/>
              </w:rPr>
            </w:pPr>
            <w:r>
              <w:rPr>
                <w:rFonts w:ascii="Times New Roman" w:eastAsia="MS Gothic" w:hAnsi="Times New Roman" w:cs="Times New Roman"/>
                <w:b/>
                <w:bCs/>
                <w:sz w:val="20"/>
                <w:szCs w:val="20"/>
              </w:rPr>
              <w:t>Strong Inhibitor</w:t>
            </w:r>
          </w:p>
        </w:tc>
      </w:tr>
      <w:tr w:rsidR="00CA657C" w14:paraId="746ADC93" w14:textId="77777777" w:rsidTr="004A5688">
        <w:trPr>
          <w:trHeight w:val="1216"/>
        </w:trPr>
        <w:tc>
          <w:tcPr>
            <w:tcW w:w="568" w:type="pct"/>
            <w:tcBorders>
              <w:top w:val="single" w:sz="4" w:space="0" w:color="auto"/>
              <w:bottom w:val="single" w:sz="4" w:space="0" w:color="auto"/>
              <w:right w:val="single" w:sz="4" w:space="0" w:color="auto"/>
            </w:tcBorders>
          </w:tcPr>
          <w:p w14:paraId="283B198F" w14:textId="77777777" w:rsidR="009602AE" w:rsidRPr="00092EFB" w:rsidRDefault="00526A29" w:rsidP="00DE1538">
            <w:pPr>
              <w:spacing w:before="40" w:after="40"/>
              <w:ind w:right="144"/>
              <w:rPr>
                <w:rFonts w:ascii="Times New Roman" w:eastAsia="MS Gothic" w:hAnsi="Times New Roman" w:cs="Times New Roman"/>
                <w:bCs/>
                <w:sz w:val="20"/>
                <w:szCs w:val="20"/>
              </w:rPr>
            </w:pPr>
            <w:r w:rsidRPr="00092EFB">
              <w:rPr>
                <w:rFonts w:ascii="Times New Roman" w:eastAsia="MS Gothic" w:hAnsi="Times New Roman" w:cs="Times New Roman"/>
                <w:bCs/>
                <w:sz w:val="20"/>
                <w:szCs w:val="20"/>
              </w:rPr>
              <w:t>3A</w:t>
            </w:r>
          </w:p>
        </w:tc>
        <w:tc>
          <w:tcPr>
            <w:tcW w:w="2207" w:type="pct"/>
            <w:tcBorders>
              <w:top w:val="single" w:sz="4" w:space="0" w:color="auto"/>
              <w:left w:val="single" w:sz="4" w:space="0" w:color="auto"/>
              <w:bottom w:val="single" w:sz="4" w:space="0" w:color="auto"/>
            </w:tcBorders>
          </w:tcPr>
          <w:p w14:paraId="7E50543F" w14:textId="77777777" w:rsidR="002D0B17" w:rsidRDefault="00526A29" w:rsidP="001E353C">
            <w:pPr>
              <w:spacing w:before="40" w:after="40"/>
              <w:ind w:right="144"/>
              <w:rPr>
                <w:rFonts w:ascii="Times New Roman" w:hAnsi="Times New Roman" w:cs="Times New Roman"/>
                <w:sz w:val="20"/>
                <w:szCs w:val="20"/>
              </w:rPr>
            </w:pPr>
            <w:r w:rsidRPr="00040CEF">
              <w:rPr>
                <w:rFonts w:ascii="Times New Roman" w:hAnsi="Times New Roman" w:cs="Times New Roman"/>
                <w:sz w:val="20"/>
                <w:szCs w:val="20"/>
              </w:rPr>
              <w:t>ceritinib</w:t>
            </w:r>
            <w:r w:rsidRPr="00040CEF">
              <w:rPr>
                <w:rFonts w:ascii="Times New Roman" w:hAnsi="Times New Roman" w:cs="Times New Roman"/>
                <w:sz w:val="20"/>
                <w:szCs w:val="20"/>
              </w:rPr>
              <w:br/>
              <w:t>clarithromycin</w:t>
            </w:r>
          </w:p>
          <w:p w14:paraId="6ABCE8CC" w14:textId="77777777" w:rsidR="00491CF7" w:rsidRDefault="00526A29" w:rsidP="001E353C">
            <w:pPr>
              <w:spacing w:before="40" w:after="40"/>
              <w:ind w:right="144"/>
              <w:rPr>
                <w:rFonts w:ascii="Times New Roman" w:hAnsi="Times New Roman" w:cs="Times New Roman"/>
                <w:sz w:val="20"/>
                <w:szCs w:val="20"/>
              </w:rPr>
            </w:pPr>
            <w:r w:rsidRPr="00427D99">
              <w:rPr>
                <w:rFonts w:ascii="Times New Roman" w:eastAsia="MS Gothic" w:hAnsi="Times New Roman" w:cs="Times New Roman"/>
                <w:sz w:val="20"/>
                <w:szCs w:val="20"/>
              </w:rPr>
              <w:t>cobicistat</w:t>
            </w:r>
            <w:r w:rsidRPr="00427D99">
              <w:rPr>
                <w:rFonts w:ascii="Times New Roman" w:eastAsia="MS Gothic" w:hAnsi="Times New Roman" w:cs="Times New Roman"/>
                <w:sz w:val="20"/>
                <w:szCs w:val="20"/>
              </w:rPr>
              <w:br/>
              <w:t>elvitegravir and ritonavir</w:t>
            </w:r>
            <w:r w:rsidRPr="00427D99">
              <w:rPr>
                <w:rFonts w:ascii="Times New Roman" w:eastAsia="MS Gothic" w:hAnsi="Times New Roman" w:cs="Times New Roman"/>
                <w:sz w:val="20"/>
                <w:szCs w:val="20"/>
              </w:rPr>
              <w:br/>
              <w:t>grapefruit juice</w:t>
            </w:r>
            <w:r w:rsidRPr="00F44FA9">
              <w:rPr>
                <w:rFonts w:eastAsia="MS Gothic"/>
                <w:bCs/>
                <w:sz w:val="20"/>
                <w:szCs w:val="20"/>
                <w:vertAlign w:val="superscript"/>
              </w:rPr>
              <w:t>a</w:t>
            </w:r>
            <w:r w:rsidRPr="00427D99">
              <w:rPr>
                <w:rFonts w:ascii="Times New Roman" w:eastAsia="MS Gothic" w:hAnsi="Times New Roman" w:cs="Times New Roman"/>
                <w:sz w:val="20"/>
                <w:szCs w:val="20"/>
              </w:rPr>
              <w:br/>
            </w:r>
            <w:r w:rsidRPr="00040CEF">
              <w:rPr>
                <w:rFonts w:ascii="Times New Roman" w:hAnsi="Times New Roman" w:cs="Times New Roman"/>
                <w:sz w:val="20"/>
                <w:szCs w:val="20"/>
              </w:rPr>
              <w:t>idelalisib</w:t>
            </w:r>
          </w:p>
          <w:p w14:paraId="6C3BDA4F" w14:textId="77777777" w:rsidR="009602AE" w:rsidRPr="001E353C" w:rsidRDefault="00526A29" w:rsidP="00C36B85">
            <w:pPr>
              <w:spacing w:before="40" w:after="40"/>
              <w:ind w:right="144"/>
              <w:rPr>
                <w:rFonts w:ascii="Times New Roman" w:eastAsia="MS Gothic" w:hAnsi="Times New Roman" w:cs="Times New Roman"/>
                <w:bCs/>
                <w:sz w:val="20"/>
                <w:szCs w:val="20"/>
              </w:rPr>
            </w:pPr>
            <w:r w:rsidRPr="00427D99">
              <w:rPr>
                <w:rFonts w:ascii="Times New Roman" w:eastAsia="MS Gothic" w:hAnsi="Times New Roman" w:cs="Times New Roman"/>
                <w:sz w:val="20"/>
                <w:szCs w:val="20"/>
              </w:rPr>
              <w:t>indinavir and ritonavir</w:t>
            </w:r>
            <w:r w:rsidRPr="00427D99">
              <w:rPr>
                <w:rFonts w:ascii="Times New Roman" w:eastAsia="MS Gothic" w:hAnsi="Times New Roman" w:cs="Times New Roman"/>
                <w:sz w:val="20"/>
                <w:szCs w:val="20"/>
              </w:rPr>
              <w:br/>
              <w:t>itraconazole</w:t>
            </w:r>
            <w:r w:rsidRPr="00427D99">
              <w:rPr>
                <w:rFonts w:ascii="Times New Roman" w:eastAsia="MS Gothic" w:hAnsi="Times New Roman" w:cs="Times New Roman"/>
                <w:sz w:val="20"/>
                <w:szCs w:val="20"/>
              </w:rPr>
              <w:br/>
              <w:t>ketoconazole</w:t>
            </w:r>
            <w:r w:rsidRPr="00427D99">
              <w:rPr>
                <w:rFonts w:ascii="Times New Roman" w:eastAsia="MS Gothic" w:hAnsi="Times New Roman" w:cs="Times New Roman"/>
                <w:sz w:val="20"/>
                <w:szCs w:val="20"/>
              </w:rPr>
              <w:br/>
              <w:t>lopinavir and ritonavir</w:t>
            </w:r>
          </w:p>
        </w:tc>
        <w:tc>
          <w:tcPr>
            <w:tcW w:w="2225" w:type="pct"/>
            <w:tcBorders>
              <w:top w:val="single" w:sz="4" w:space="0" w:color="auto"/>
              <w:bottom w:val="single" w:sz="4" w:space="0" w:color="auto"/>
            </w:tcBorders>
          </w:tcPr>
          <w:p w14:paraId="4F3300BC" w14:textId="77777777" w:rsidR="00294384" w:rsidRPr="00427D99" w:rsidRDefault="00526A29" w:rsidP="00517383">
            <w:pPr>
              <w:spacing w:before="40" w:after="40"/>
              <w:ind w:left="144" w:right="144"/>
              <w:rPr>
                <w:rFonts w:ascii="Times New Roman" w:eastAsia="MS Gothic" w:hAnsi="Times New Roman" w:cs="Times New Roman"/>
                <w:sz w:val="20"/>
                <w:szCs w:val="20"/>
              </w:rPr>
            </w:pPr>
            <w:r w:rsidRPr="00040CEF">
              <w:rPr>
                <w:rFonts w:ascii="Times New Roman" w:hAnsi="Times New Roman" w:cs="Times New Roman"/>
                <w:sz w:val="20"/>
                <w:szCs w:val="20"/>
              </w:rPr>
              <w:t>nefazodone</w:t>
            </w:r>
          </w:p>
          <w:p w14:paraId="72B005D5" w14:textId="77777777" w:rsidR="003325A8" w:rsidRDefault="00526A29" w:rsidP="00517383">
            <w:pPr>
              <w:spacing w:before="40" w:after="40"/>
              <w:ind w:left="144" w:right="144"/>
              <w:rPr>
                <w:rFonts w:ascii="Times New Roman" w:eastAsia="MS Gothic" w:hAnsi="Times New Roman" w:cs="Times New Roman"/>
                <w:sz w:val="20"/>
                <w:szCs w:val="20"/>
              </w:rPr>
            </w:pPr>
            <w:r w:rsidRPr="00040CEF">
              <w:rPr>
                <w:rFonts w:ascii="Times New Roman" w:hAnsi="Times New Roman" w:cs="Times New Roman"/>
                <w:sz w:val="20"/>
                <w:szCs w:val="20"/>
              </w:rPr>
              <w:t>nelfinavir</w:t>
            </w:r>
          </w:p>
          <w:p w14:paraId="65DCBEE7" w14:textId="77777777" w:rsidR="001A425C" w:rsidRDefault="00526A29" w:rsidP="003325A8">
            <w:pPr>
              <w:spacing w:before="40" w:after="40"/>
              <w:ind w:left="144" w:right="144"/>
              <w:rPr>
                <w:rFonts w:ascii="Times New Roman" w:eastAsia="MS Gothic" w:hAnsi="Times New Roman" w:cs="Times New Roman"/>
                <w:sz w:val="20"/>
                <w:szCs w:val="20"/>
              </w:rPr>
            </w:pPr>
            <w:r w:rsidRPr="00427D99">
              <w:rPr>
                <w:rFonts w:ascii="Times New Roman" w:eastAsia="MS Gothic" w:hAnsi="Times New Roman" w:cs="Times New Roman"/>
                <w:sz w:val="20"/>
                <w:szCs w:val="20"/>
              </w:rPr>
              <w:t>paritaprevir and ritonavir and (ombitasvir and/or dasabuvir)</w:t>
            </w:r>
          </w:p>
          <w:p w14:paraId="60948DF1" w14:textId="77777777" w:rsidR="00EF1FA9" w:rsidRDefault="00526A29" w:rsidP="003325A8">
            <w:pPr>
              <w:spacing w:before="40" w:after="40"/>
              <w:ind w:left="144" w:right="144"/>
              <w:rPr>
                <w:rFonts w:ascii="Times New Roman" w:hAnsi="Times New Roman" w:cs="Times New Roman"/>
                <w:sz w:val="20"/>
                <w:szCs w:val="20"/>
              </w:rPr>
            </w:pPr>
            <w:r w:rsidRPr="00040CEF">
              <w:rPr>
                <w:rFonts w:ascii="Times New Roman" w:hAnsi="Times New Roman" w:cs="Times New Roman"/>
                <w:sz w:val="20"/>
                <w:szCs w:val="20"/>
              </w:rPr>
              <w:t>posaconazole</w:t>
            </w:r>
            <w:r w:rsidRPr="00040CEF">
              <w:rPr>
                <w:rFonts w:ascii="Times New Roman" w:hAnsi="Times New Roman" w:cs="Times New Roman"/>
                <w:sz w:val="20"/>
                <w:szCs w:val="20"/>
              </w:rPr>
              <w:br/>
              <w:t>ritonavir</w:t>
            </w:r>
            <w:r w:rsidRPr="00040CEF">
              <w:rPr>
                <w:rFonts w:ascii="Times New Roman" w:hAnsi="Times New Roman" w:cs="Times New Roman"/>
                <w:sz w:val="20"/>
                <w:szCs w:val="20"/>
              </w:rPr>
              <w:br/>
              <w:t>saquinavir and ritonavir</w:t>
            </w:r>
            <w:r w:rsidRPr="00040CEF">
              <w:rPr>
                <w:rFonts w:ascii="Times New Roman" w:hAnsi="Times New Roman" w:cs="Times New Roman"/>
                <w:sz w:val="20"/>
                <w:szCs w:val="20"/>
              </w:rPr>
              <w:br/>
              <w:t>telithromycin</w:t>
            </w:r>
          </w:p>
          <w:p w14:paraId="3E163137" w14:textId="77777777" w:rsidR="009602AE" w:rsidRPr="00040CEF" w:rsidRDefault="00526A29" w:rsidP="00DE1538">
            <w:pPr>
              <w:spacing w:before="40" w:after="40"/>
              <w:ind w:left="144" w:right="144"/>
              <w:rPr>
                <w:rFonts w:ascii="Times New Roman" w:eastAsia="Times New Roman" w:hAnsi="Times New Roman" w:cs="Times New Roman"/>
                <w:kern w:val="32"/>
                <w:sz w:val="20"/>
                <w:szCs w:val="20"/>
              </w:rPr>
            </w:pPr>
            <w:r w:rsidRPr="00040CEF">
              <w:rPr>
                <w:rFonts w:ascii="Times New Roman" w:hAnsi="Times New Roman" w:cs="Times New Roman"/>
                <w:sz w:val="20"/>
                <w:szCs w:val="20"/>
              </w:rPr>
              <w:t>tipranavir and ritonavir</w:t>
            </w:r>
            <w:r w:rsidRPr="00040CEF">
              <w:rPr>
                <w:rFonts w:ascii="Times New Roman" w:hAnsi="Times New Roman" w:cs="Times New Roman"/>
                <w:sz w:val="20"/>
                <w:szCs w:val="20"/>
              </w:rPr>
              <w:br/>
              <w:t>voriconazole</w:t>
            </w:r>
          </w:p>
        </w:tc>
      </w:tr>
      <w:tr w:rsidR="00CA657C" w14:paraId="612743B5" w14:textId="77777777" w:rsidTr="004A5688">
        <w:trPr>
          <w:trHeight w:val="378"/>
        </w:trPr>
        <w:tc>
          <w:tcPr>
            <w:tcW w:w="5000" w:type="pct"/>
            <w:gridSpan w:val="3"/>
            <w:tcBorders>
              <w:top w:val="single" w:sz="4" w:space="0" w:color="auto"/>
              <w:bottom w:val="single" w:sz="4" w:space="0" w:color="auto"/>
            </w:tcBorders>
          </w:tcPr>
          <w:p w14:paraId="429CEC30" w14:textId="77777777" w:rsidR="009602AE" w:rsidRPr="00465A9D" w:rsidRDefault="00526A29" w:rsidP="00465A9D">
            <w:pPr>
              <w:pStyle w:val="TableFootnote"/>
              <w:ind w:left="0"/>
              <w:rPr>
                <w:rFonts w:ascii="Times New Roman" w:hAnsi="Times New Roman" w:cs="Times New Roman"/>
                <w:sz w:val="18"/>
                <w:szCs w:val="18"/>
              </w:rPr>
            </w:pPr>
            <w:r w:rsidRPr="00465A9D">
              <w:rPr>
                <w:rFonts w:ascii="Times New Roman" w:hAnsi="Times New Roman" w:cs="Times New Roman"/>
                <w:sz w:val="18"/>
                <w:szCs w:val="18"/>
              </w:rPr>
              <w:t>CYP=cytochrome P450.</w:t>
            </w:r>
          </w:p>
          <w:p w14:paraId="191DBFC9" w14:textId="77777777" w:rsidR="009602AE" w:rsidRPr="00465A9D" w:rsidRDefault="00526A29" w:rsidP="00465A9D">
            <w:pPr>
              <w:pStyle w:val="TableFootnote"/>
              <w:ind w:left="0"/>
              <w:rPr>
                <w:rFonts w:ascii="Times New Roman" w:hAnsi="Times New Roman" w:cs="Times New Roman"/>
                <w:sz w:val="18"/>
                <w:szCs w:val="18"/>
              </w:rPr>
            </w:pPr>
            <w:r w:rsidRPr="00465A9D">
              <w:rPr>
                <w:rFonts w:ascii="Times New Roman" w:hAnsi="Times New Roman" w:cs="Times New Roman"/>
                <w:sz w:val="18"/>
                <w:szCs w:val="18"/>
              </w:rPr>
              <w:t xml:space="preserve">a. The effect of grapefruit juice varies widely among brands and is concentration-, dose-, and preparation-dependent. </w:t>
            </w:r>
          </w:p>
          <w:p w14:paraId="25534D66" w14:textId="77777777" w:rsidR="009602AE" w:rsidRPr="00465A9D" w:rsidRDefault="00526A29" w:rsidP="00465A9D">
            <w:pPr>
              <w:pStyle w:val="TableFootnote"/>
              <w:ind w:left="0"/>
              <w:rPr>
                <w:rFonts w:ascii="Times New Roman" w:hAnsi="Times New Roman" w:cs="Times New Roman"/>
                <w:sz w:val="18"/>
                <w:szCs w:val="18"/>
              </w:rPr>
            </w:pPr>
            <w:r w:rsidRPr="00465A9D">
              <w:rPr>
                <w:rFonts w:ascii="Times New Roman" w:hAnsi="Times New Roman" w:cs="Times New Roman"/>
                <w:sz w:val="18"/>
                <w:szCs w:val="18"/>
              </w:rPr>
              <w:t>Studies have shown that it can be classified as a ‘strong CYP3A inhibitor’ when a certain preparation is used (eg, high dose, double strength) or as a ‘moderate CYP3A inhibitor’ when another preparation is used (eg, low dose, single strength).</w:t>
            </w:r>
          </w:p>
          <w:p w14:paraId="07CD118F" w14:textId="77777777" w:rsidR="009602AE" w:rsidRPr="00465A9D" w:rsidRDefault="00526A29" w:rsidP="00465A9D">
            <w:pPr>
              <w:pStyle w:val="TableFootnote"/>
              <w:ind w:left="0"/>
              <w:rPr>
                <w:rFonts w:ascii="Times New Roman" w:hAnsi="Times New Roman" w:cs="Times New Roman"/>
                <w:sz w:val="18"/>
                <w:szCs w:val="18"/>
              </w:rPr>
            </w:pPr>
            <w:r w:rsidRPr="00465A9D">
              <w:rPr>
                <w:rFonts w:ascii="Times New Roman" w:hAnsi="Times New Roman" w:cs="Times New Roman"/>
                <w:sz w:val="18"/>
                <w:szCs w:val="18"/>
              </w:rPr>
              <w:t>Source: Guidance for Industry: Drug Interaction Studies – Study Design, Data Analysis, Implications for Dosing, and Labeling Recommendations.</w:t>
            </w:r>
          </w:p>
        </w:tc>
      </w:tr>
    </w:tbl>
    <w:p w14:paraId="67BBB0D6" w14:textId="77777777" w:rsidR="00884683" w:rsidRDefault="00884683" w:rsidP="00884683">
      <w:pPr>
        <w:pStyle w:val="ListEnd"/>
      </w:pPr>
    </w:p>
    <w:p w14:paraId="3A5D6FC4" w14:textId="5C8EA779" w:rsidR="0074605C" w:rsidRPr="00884683" w:rsidRDefault="00526A29" w:rsidP="00884683">
      <w:pPr>
        <w:pStyle w:val="Heading4"/>
      </w:pPr>
      <w:bookmarkStart w:id="3974" w:name="_Toc212097158"/>
      <w:bookmarkStart w:id="3975" w:name="_Toc140132585"/>
      <w:r w:rsidRPr="00884683">
        <w:t>Examples of In Vivo Substrates for P-glycoprotein With Narrow Therapeutic Index</w:t>
      </w:r>
      <w:bookmarkEnd w:id="3974"/>
      <w:bookmarkEnd w:id="3975"/>
    </w:p>
    <w:tbl>
      <w:tblPr>
        <w:tblStyle w:val="TableGrid"/>
        <w:tblW w:w="5000" w:type="pct"/>
        <w:tblLook w:val="04A0" w:firstRow="1" w:lastRow="0" w:firstColumn="1" w:lastColumn="0" w:noHBand="0" w:noVBand="1"/>
      </w:tblPr>
      <w:tblGrid>
        <w:gridCol w:w="2656"/>
        <w:gridCol w:w="6334"/>
      </w:tblGrid>
      <w:tr w:rsidR="00CA657C" w14:paraId="4A40E2EB" w14:textId="77777777" w:rsidTr="004A5688">
        <w:trPr>
          <w:trHeight w:val="241"/>
          <w:tblHeader/>
        </w:trPr>
        <w:tc>
          <w:tcPr>
            <w:tcW w:w="1477" w:type="pct"/>
          </w:tcPr>
          <w:p w14:paraId="2D957318" w14:textId="77777777" w:rsidR="009602AE" w:rsidRPr="008F5E7E" w:rsidRDefault="00526A29" w:rsidP="007B6957">
            <w:pPr>
              <w:spacing w:before="40" w:after="40"/>
              <w:rPr>
                <w:b/>
                <w:bCs/>
                <w:sz w:val="20"/>
                <w:szCs w:val="20"/>
              </w:rPr>
            </w:pPr>
            <w:r w:rsidRPr="008F5E7E">
              <w:rPr>
                <w:b/>
                <w:bCs/>
                <w:sz w:val="20"/>
                <w:szCs w:val="20"/>
              </w:rPr>
              <w:t>Transporter</w:t>
            </w:r>
          </w:p>
        </w:tc>
        <w:tc>
          <w:tcPr>
            <w:tcW w:w="3523" w:type="pct"/>
            <w:tcBorders>
              <w:bottom w:val="single" w:sz="4" w:space="0" w:color="auto"/>
            </w:tcBorders>
          </w:tcPr>
          <w:p w14:paraId="596D1EBB" w14:textId="77777777" w:rsidR="009602AE" w:rsidRPr="008F5E7E" w:rsidRDefault="00526A29" w:rsidP="007B6957">
            <w:pPr>
              <w:spacing w:before="40" w:after="40"/>
              <w:rPr>
                <w:rFonts w:cs="Arial"/>
                <w:b/>
                <w:bCs/>
                <w:sz w:val="20"/>
                <w:szCs w:val="20"/>
              </w:rPr>
            </w:pPr>
            <w:r w:rsidRPr="008F5E7E">
              <w:rPr>
                <w:rFonts w:cs="Arial"/>
                <w:b/>
                <w:bCs/>
                <w:sz w:val="20"/>
                <w:szCs w:val="20"/>
              </w:rPr>
              <w:t>Substrates</w:t>
            </w:r>
          </w:p>
        </w:tc>
      </w:tr>
      <w:tr w:rsidR="00CA657C" w14:paraId="311BA758" w14:textId="77777777" w:rsidTr="004A5688">
        <w:trPr>
          <w:trHeight w:val="283"/>
        </w:trPr>
        <w:tc>
          <w:tcPr>
            <w:tcW w:w="1477" w:type="pct"/>
          </w:tcPr>
          <w:p w14:paraId="364E3C4B" w14:textId="77777777" w:rsidR="009602AE" w:rsidRPr="008F5E7E" w:rsidRDefault="00526A29" w:rsidP="007B6957">
            <w:pPr>
              <w:spacing w:before="40" w:after="40"/>
              <w:rPr>
                <w:sz w:val="20"/>
                <w:szCs w:val="20"/>
              </w:rPr>
            </w:pPr>
            <w:r w:rsidRPr="008F5E7E">
              <w:rPr>
                <w:sz w:val="20"/>
                <w:szCs w:val="20"/>
              </w:rPr>
              <w:t>P-gp (Gene ABCB1)</w:t>
            </w:r>
          </w:p>
        </w:tc>
        <w:tc>
          <w:tcPr>
            <w:tcW w:w="3523" w:type="pct"/>
          </w:tcPr>
          <w:p w14:paraId="726BEACD" w14:textId="77777777" w:rsidR="009602AE" w:rsidRPr="00C0126C" w:rsidRDefault="00526A29" w:rsidP="007B6957">
            <w:pPr>
              <w:spacing w:before="40" w:after="40"/>
              <w:rPr>
                <w:bCs/>
                <w:sz w:val="20"/>
                <w:szCs w:val="20"/>
              </w:rPr>
            </w:pPr>
            <w:r w:rsidRPr="008F5E7E">
              <w:rPr>
                <w:rFonts w:cs="Arial"/>
                <w:bCs/>
                <w:sz w:val="20"/>
                <w:szCs w:val="20"/>
              </w:rPr>
              <w:t xml:space="preserve">digoxin </w:t>
            </w:r>
          </w:p>
        </w:tc>
      </w:tr>
      <w:tr w:rsidR="00CA657C" w14:paraId="09839E8F" w14:textId="77777777" w:rsidTr="004A5688">
        <w:trPr>
          <w:trHeight w:val="703"/>
        </w:trPr>
        <w:tc>
          <w:tcPr>
            <w:tcW w:w="5000" w:type="pct"/>
            <w:gridSpan w:val="2"/>
          </w:tcPr>
          <w:p w14:paraId="0CEFB1F7" w14:textId="77777777" w:rsidR="009602AE" w:rsidRPr="00465A9D" w:rsidRDefault="00526A29" w:rsidP="00465A9D">
            <w:pPr>
              <w:pStyle w:val="TableFootnote"/>
              <w:ind w:left="0"/>
              <w:rPr>
                <w:sz w:val="18"/>
                <w:szCs w:val="18"/>
              </w:rPr>
            </w:pPr>
            <w:r w:rsidRPr="00465A9D">
              <w:rPr>
                <w:sz w:val="18"/>
                <w:szCs w:val="18"/>
              </w:rPr>
              <w:t>P-gp=P-glycoprotein.</w:t>
            </w:r>
          </w:p>
          <w:p w14:paraId="628AFFC9" w14:textId="77777777" w:rsidR="009602AE" w:rsidRPr="00465A9D" w:rsidRDefault="00526A29" w:rsidP="00465A9D">
            <w:pPr>
              <w:pStyle w:val="TableFootnote"/>
              <w:ind w:left="0"/>
              <w:rPr>
                <w:sz w:val="18"/>
                <w:szCs w:val="18"/>
              </w:rPr>
            </w:pPr>
            <w:r w:rsidRPr="00465A9D">
              <w:rPr>
                <w:sz w:val="18"/>
                <w:szCs w:val="18"/>
              </w:rPr>
              <w:t>Source: Guidance for Industry: Drug Interaction Studies – Study Design, Data Analysis, Implications for Dosing, and Labeling Recommendations and Narrow Therapeutic Index Drugs from Drug Bank Online https://go.drugbank.com/categories/DBCAT003972.</w:t>
            </w:r>
          </w:p>
        </w:tc>
      </w:tr>
    </w:tbl>
    <w:p w14:paraId="6974EE00" w14:textId="77777777" w:rsidR="00884683" w:rsidRDefault="00884683" w:rsidP="00884683">
      <w:pPr>
        <w:pStyle w:val="ListEnd"/>
      </w:pPr>
    </w:p>
    <w:p w14:paraId="196693F1" w14:textId="6B319D85" w:rsidR="0074605C" w:rsidRPr="00884683" w:rsidRDefault="00526A29" w:rsidP="00884683">
      <w:pPr>
        <w:pStyle w:val="Heading3"/>
      </w:pPr>
      <w:bookmarkStart w:id="3976" w:name="_Toc212097159"/>
      <w:bookmarkStart w:id="3977" w:name="_Toc140132586"/>
      <w:r w:rsidRPr="00884683">
        <w:t>Potential Drug Interactions for Venetoclax</w:t>
      </w:r>
      <w:bookmarkEnd w:id="3976"/>
      <w:bookmarkEnd w:id="3977"/>
    </w:p>
    <w:p w14:paraId="0F463CAD" w14:textId="77777777" w:rsidR="0074605C" w:rsidRDefault="00526A29">
      <w:pPr>
        <w:pStyle w:val="Heading4"/>
      </w:pPr>
      <w:bookmarkStart w:id="3978" w:name="_Toc212097160"/>
      <w:bookmarkStart w:id="3979" w:name="_Toc140132587"/>
      <w:r>
        <w:t>Examples of In Vivo CYP3A Inhibitors</w:t>
      </w:r>
      <w:bookmarkEnd w:id="3978"/>
      <w:bookmarkEnd w:id="3979"/>
    </w:p>
    <w:tbl>
      <w:tblPr>
        <w:tblStyle w:val="TableGrid"/>
        <w:tblW w:w="5000" w:type="pct"/>
        <w:tblLook w:val="04A0" w:firstRow="1" w:lastRow="0" w:firstColumn="1" w:lastColumn="0" w:noHBand="0" w:noVBand="1"/>
      </w:tblPr>
      <w:tblGrid>
        <w:gridCol w:w="791"/>
        <w:gridCol w:w="2355"/>
        <w:gridCol w:w="2269"/>
        <w:gridCol w:w="1746"/>
        <w:gridCol w:w="1829"/>
      </w:tblGrid>
      <w:tr w:rsidR="00CA657C" w14:paraId="2087064B" w14:textId="77777777" w:rsidTr="004A5688">
        <w:trPr>
          <w:tblHeader/>
        </w:trPr>
        <w:tc>
          <w:tcPr>
            <w:tcW w:w="440" w:type="pct"/>
            <w:vAlign w:val="center"/>
          </w:tcPr>
          <w:p w14:paraId="14926E33" w14:textId="77777777" w:rsidR="009602AE" w:rsidRPr="00092EFB" w:rsidRDefault="00526A29" w:rsidP="007B6957">
            <w:pPr>
              <w:pStyle w:val="Paragraph"/>
              <w:spacing w:before="40" w:after="40"/>
              <w:rPr>
                <w:b/>
                <w:bCs/>
                <w:sz w:val="20"/>
                <w:szCs w:val="20"/>
              </w:rPr>
            </w:pPr>
            <w:r w:rsidRPr="00092EFB">
              <w:rPr>
                <w:b/>
                <w:bCs/>
                <w:sz w:val="20"/>
                <w:szCs w:val="20"/>
              </w:rPr>
              <w:t>CYP</w:t>
            </w:r>
            <w:r w:rsidRPr="00092EFB">
              <w:rPr>
                <w:sz w:val="18"/>
                <w:vertAlign w:val="superscript"/>
              </w:rPr>
              <w:t xml:space="preserve"> </w:t>
            </w:r>
          </w:p>
        </w:tc>
        <w:tc>
          <w:tcPr>
            <w:tcW w:w="2572" w:type="pct"/>
            <w:gridSpan w:val="2"/>
            <w:tcBorders>
              <w:bottom w:val="single" w:sz="4" w:space="0" w:color="auto"/>
            </w:tcBorders>
            <w:vAlign w:val="center"/>
          </w:tcPr>
          <w:p w14:paraId="509A5A97" w14:textId="77777777" w:rsidR="009602AE" w:rsidRPr="00D438C6" w:rsidRDefault="00526A29" w:rsidP="007B6957">
            <w:pPr>
              <w:pStyle w:val="Paragraph"/>
              <w:spacing w:before="40" w:after="40"/>
              <w:rPr>
                <w:b/>
                <w:bCs/>
                <w:sz w:val="20"/>
                <w:szCs w:val="20"/>
              </w:rPr>
            </w:pPr>
            <w:r w:rsidRPr="00D438C6">
              <w:rPr>
                <w:b/>
                <w:bCs/>
                <w:sz w:val="20"/>
                <w:szCs w:val="20"/>
              </w:rPr>
              <w:t>Strong</w:t>
            </w:r>
          </w:p>
        </w:tc>
        <w:tc>
          <w:tcPr>
            <w:tcW w:w="1988" w:type="pct"/>
            <w:gridSpan w:val="2"/>
            <w:tcBorders>
              <w:bottom w:val="single" w:sz="4" w:space="0" w:color="auto"/>
            </w:tcBorders>
          </w:tcPr>
          <w:p w14:paraId="4C92384F" w14:textId="77777777" w:rsidR="009602AE" w:rsidRPr="00EB0E56" w:rsidRDefault="00526A29" w:rsidP="007B6957">
            <w:pPr>
              <w:pStyle w:val="Paragraph"/>
              <w:spacing w:before="40" w:after="40"/>
              <w:rPr>
                <w:b/>
                <w:bCs/>
                <w:sz w:val="20"/>
                <w:szCs w:val="20"/>
              </w:rPr>
            </w:pPr>
            <w:r w:rsidRPr="00D438C6">
              <w:rPr>
                <w:b/>
                <w:bCs/>
                <w:sz w:val="20"/>
                <w:szCs w:val="20"/>
              </w:rPr>
              <w:t>Moderate</w:t>
            </w:r>
          </w:p>
        </w:tc>
      </w:tr>
      <w:tr w:rsidR="00CA657C" w14:paraId="1BB4150F" w14:textId="77777777" w:rsidTr="004A5688">
        <w:tc>
          <w:tcPr>
            <w:tcW w:w="440" w:type="pct"/>
          </w:tcPr>
          <w:p w14:paraId="77092BAE" w14:textId="77777777" w:rsidR="009602AE" w:rsidRPr="00092EFB" w:rsidRDefault="00526A29" w:rsidP="007B6957">
            <w:pPr>
              <w:pStyle w:val="Paragraph"/>
              <w:spacing w:before="40" w:after="40"/>
              <w:rPr>
                <w:bCs/>
                <w:sz w:val="20"/>
                <w:szCs w:val="20"/>
              </w:rPr>
            </w:pPr>
            <w:r w:rsidRPr="00092EFB">
              <w:rPr>
                <w:bCs/>
                <w:sz w:val="20"/>
                <w:szCs w:val="20"/>
              </w:rPr>
              <w:t>3A</w:t>
            </w:r>
          </w:p>
        </w:tc>
        <w:tc>
          <w:tcPr>
            <w:tcW w:w="1310" w:type="pct"/>
            <w:tcBorders>
              <w:right w:val="nil"/>
            </w:tcBorders>
          </w:tcPr>
          <w:p w14:paraId="35DDBA82" w14:textId="77777777" w:rsidR="00C20F6D" w:rsidRDefault="00526A29" w:rsidP="007B6957">
            <w:pPr>
              <w:pStyle w:val="Paragraph"/>
              <w:spacing w:before="40" w:after="40"/>
              <w:rPr>
                <w:sz w:val="20"/>
                <w:szCs w:val="20"/>
              </w:rPr>
            </w:pPr>
            <w:r w:rsidRPr="00040CEF">
              <w:rPr>
                <w:sz w:val="20"/>
                <w:szCs w:val="20"/>
              </w:rPr>
              <w:t>ceritinib</w:t>
            </w:r>
          </w:p>
          <w:p w14:paraId="1648D04A" w14:textId="77777777" w:rsidR="00C20F6D" w:rsidRDefault="00526A29" w:rsidP="007B6957">
            <w:pPr>
              <w:pStyle w:val="Paragraph"/>
              <w:spacing w:before="40" w:after="40"/>
              <w:rPr>
                <w:sz w:val="20"/>
                <w:szCs w:val="20"/>
              </w:rPr>
            </w:pPr>
            <w:r w:rsidRPr="00040CEF">
              <w:rPr>
                <w:sz w:val="20"/>
                <w:szCs w:val="20"/>
              </w:rPr>
              <w:t>clarithromycin</w:t>
            </w:r>
          </w:p>
          <w:p w14:paraId="026B702B" w14:textId="77777777" w:rsidR="009602AE" w:rsidRDefault="00526A29" w:rsidP="007B6957">
            <w:pPr>
              <w:pStyle w:val="Paragraph"/>
              <w:spacing w:before="40" w:after="40"/>
              <w:rPr>
                <w:sz w:val="20"/>
                <w:szCs w:val="20"/>
              </w:rPr>
            </w:pPr>
            <w:r w:rsidRPr="00EB0E56">
              <w:rPr>
                <w:sz w:val="20"/>
                <w:szCs w:val="20"/>
              </w:rPr>
              <w:t>cobicistat</w:t>
            </w:r>
          </w:p>
          <w:p w14:paraId="6EBAC775" w14:textId="77777777" w:rsidR="009602AE" w:rsidRDefault="00526A29" w:rsidP="007B6957">
            <w:pPr>
              <w:pStyle w:val="Paragraph"/>
              <w:spacing w:before="40" w:after="40"/>
              <w:rPr>
                <w:sz w:val="20"/>
                <w:szCs w:val="20"/>
              </w:rPr>
            </w:pPr>
            <w:r w:rsidRPr="00EB0E56">
              <w:rPr>
                <w:sz w:val="20"/>
                <w:szCs w:val="20"/>
              </w:rPr>
              <w:t>elvitegravir and ritonavir</w:t>
            </w:r>
          </w:p>
          <w:p w14:paraId="0E82C94C" w14:textId="77777777" w:rsidR="009602AE" w:rsidRDefault="00526A29" w:rsidP="007B6957">
            <w:pPr>
              <w:pStyle w:val="Paragraph"/>
              <w:spacing w:before="40" w:after="40"/>
              <w:rPr>
                <w:sz w:val="20"/>
                <w:szCs w:val="20"/>
              </w:rPr>
            </w:pPr>
            <w:r w:rsidRPr="00EB0E56">
              <w:rPr>
                <w:sz w:val="20"/>
                <w:szCs w:val="20"/>
              </w:rPr>
              <w:t>grapefruit juice</w:t>
            </w:r>
            <w:r w:rsidRPr="004E28DD">
              <w:rPr>
                <w:sz w:val="20"/>
                <w:szCs w:val="20"/>
                <w:vertAlign w:val="superscript"/>
              </w:rPr>
              <w:t>a</w:t>
            </w:r>
          </w:p>
          <w:p w14:paraId="4A71217B" w14:textId="77777777" w:rsidR="007A691F" w:rsidRDefault="00526A29" w:rsidP="007B6957">
            <w:pPr>
              <w:pStyle w:val="Paragraph"/>
              <w:spacing w:before="40" w:after="40"/>
              <w:rPr>
                <w:sz w:val="20"/>
                <w:szCs w:val="20"/>
              </w:rPr>
            </w:pPr>
            <w:r w:rsidRPr="00040CEF">
              <w:rPr>
                <w:sz w:val="20"/>
                <w:szCs w:val="20"/>
              </w:rPr>
              <w:t>idelalisib</w:t>
            </w:r>
          </w:p>
          <w:p w14:paraId="711E405A" w14:textId="77777777" w:rsidR="009602AE" w:rsidRDefault="00526A29" w:rsidP="007B6957">
            <w:pPr>
              <w:pStyle w:val="Paragraph"/>
              <w:spacing w:before="40" w:after="40"/>
              <w:rPr>
                <w:sz w:val="20"/>
                <w:szCs w:val="20"/>
              </w:rPr>
            </w:pPr>
            <w:r>
              <w:rPr>
                <w:sz w:val="20"/>
                <w:szCs w:val="20"/>
              </w:rPr>
              <w:t>indinavir and ritonavir</w:t>
            </w:r>
          </w:p>
          <w:p w14:paraId="3097A047" w14:textId="77777777" w:rsidR="009602AE" w:rsidRDefault="00526A29" w:rsidP="007B6957">
            <w:pPr>
              <w:pStyle w:val="Paragraph"/>
              <w:spacing w:before="40" w:after="40"/>
              <w:rPr>
                <w:sz w:val="20"/>
                <w:szCs w:val="20"/>
              </w:rPr>
            </w:pPr>
            <w:r w:rsidRPr="00EB0E56">
              <w:rPr>
                <w:sz w:val="20"/>
                <w:szCs w:val="20"/>
              </w:rPr>
              <w:t>itraconazole</w:t>
            </w:r>
          </w:p>
          <w:p w14:paraId="43EC86B4" w14:textId="77777777" w:rsidR="009602AE" w:rsidRDefault="00526A29" w:rsidP="007B6957">
            <w:pPr>
              <w:pStyle w:val="Paragraph"/>
              <w:spacing w:before="40" w:after="40"/>
              <w:rPr>
                <w:sz w:val="20"/>
                <w:szCs w:val="20"/>
              </w:rPr>
            </w:pPr>
            <w:r w:rsidRPr="00EB0E56">
              <w:rPr>
                <w:sz w:val="20"/>
                <w:szCs w:val="20"/>
              </w:rPr>
              <w:t>ketoconazole</w:t>
            </w:r>
          </w:p>
          <w:p w14:paraId="63F88918" w14:textId="77777777" w:rsidR="009602AE" w:rsidRDefault="00526A29" w:rsidP="007B6957">
            <w:pPr>
              <w:pStyle w:val="Paragraph"/>
              <w:spacing w:before="40" w:after="40"/>
              <w:rPr>
                <w:sz w:val="20"/>
                <w:szCs w:val="20"/>
              </w:rPr>
            </w:pPr>
            <w:r w:rsidRPr="00EB0E56">
              <w:rPr>
                <w:sz w:val="20"/>
                <w:szCs w:val="20"/>
              </w:rPr>
              <w:t>lopinavir and ritonavir</w:t>
            </w:r>
          </w:p>
          <w:p w14:paraId="50B05887" w14:textId="77777777" w:rsidR="00C20F6D" w:rsidRPr="00F30B4B" w:rsidRDefault="00526A29" w:rsidP="007A691F">
            <w:pPr>
              <w:pStyle w:val="Paragraph"/>
              <w:spacing w:before="40" w:after="40"/>
              <w:rPr>
                <w:sz w:val="20"/>
                <w:szCs w:val="20"/>
              </w:rPr>
            </w:pPr>
            <w:r w:rsidRPr="007A691F">
              <w:rPr>
                <w:sz w:val="20"/>
                <w:szCs w:val="20"/>
              </w:rPr>
              <w:t>nefazodone</w:t>
            </w:r>
          </w:p>
        </w:tc>
        <w:tc>
          <w:tcPr>
            <w:tcW w:w="1261" w:type="pct"/>
            <w:tcBorders>
              <w:left w:val="nil"/>
            </w:tcBorders>
          </w:tcPr>
          <w:p w14:paraId="184101B8" w14:textId="77777777" w:rsidR="0052764D" w:rsidRDefault="00526A29" w:rsidP="007A691F">
            <w:pPr>
              <w:pStyle w:val="Paragraph"/>
              <w:spacing w:before="40" w:after="40"/>
              <w:rPr>
                <w:sz w:val="20"/>
                <w:szCs w:val="20"/>
              </w:rPr>
            </w:pPr>
            <w:r w:rsidRPr="007A691F">
              <w:rPr>
                <w:sz w:val="20"/>
                <w:szCs w:val="20"/>
              </w:rPr>
              <w:t>Nelfinavir</w:t>
            </w:r>
          </w:p>
          <w:p w14:paraId="10EBBF0C" w14:textId="77777777" w:rsidR="007A691F" w:rsidRPr="007A691F" w:rsidRDefault="00526A29" w:rsidP="007A691F">
            <w:pPr>
              <w:pStyle w:val="Paragraph"/>
              <w:spacing w:before="40" w:after="40"/>
              <w:rPr>
                <w:sz w:val="20"/>
                <w:szCs w:val="20"/>
              </w:rPr>
            </w:pPr>
            <w:r w:rsidRPr="007A691F">
              <w:rPr>
                <w:sz w:val="20"/>
                <w:szCs w:val="20"/>
              </w:rPr>
              <w:t>paritaprevir and ritonavir and (ombitasvir and/or dasabuvir)</w:t>
            </w:r>
          </w:p>
          <w:p w14:paraId="3F0CE29C" w14:textId="77777777" w:rsidR="007A691F" w:rsidRPr="007A691F" w:rsidRDefault="00526A29" w:rsidP="007A691F">
            <w:pPr>
              <w:pStyle w:val="Paragraph"/>
              <w:spacing w:before="40" w:after="40"/>
              <w:rPr>
                <w:sz w:val="20"/>
                <w:szCs w:val="20"/>
              </w:rPr>
            </w:pPr>
            <w:r w:rsidRPr="007A691F">
              <w:rPr>
                <w:sz w:val="20"/>
                <w:szCs w:val="20"/>
              </w:rPr>
              <w:t>posaconazole</w:t>
            </w:r>
          </w:p>
          <w:p w14:paraId="6C5E5DCD" w14:textId="77777777" w:rsidR="009602AE" w:rsidRDefault="00526A29" w:rsidP="007B6957">
            <w:pPr>
              <w:pStyle w:val="Paragraph"/>
              <w:spacing w:before="40" w:after="40"/>
              <w:rPr>
                <w:sz w:val="20"/>
                <w:szCs w:val="20"/>
              </w:rPr>
            </w:pPr>
            <w:r w:rsidRPr="00EB0E56">
              <w:rPr>
                <w:sz w:val="20"/>
                <w:szCs w:val="20"/>
              </w:rPr>
              <w:t>ritonavir</w:t>
            </w:r>
          </w:p>
          <w:p w14:paraId="7B416739" w14:textId="77777777" w:rsidR="009602AE" w:rsidRDefault="00526A29" w:rsidP="007B6957">
            <w:pPr>
              <w:pStyle w:val="Paragraph"/>
              <w:spacing w:before="40" w:after="40"/>
              <w:rPr>
                <w:sz w:val="20"/>
                <w:szCs w:val="20"/>
              </w:rPr>
            </w:pPr>
            <w:r w:rsidRPr="00EB0E56">
              <w:rPr>
                <w:sz w:val="20"/>
                <w:szCs w:val="20"/>
              </w:rPr>
              <w:t>saquinavir and ritonavir</w:t>
            </w:r>
          </w:p>
          <w:p w14:paraId="1721E953" w14:textId="77777777" w:rsidR="007A691F" w:rsidRDefault="00526A29" w:rsidP="007A691F">
            <w:pPr>
              <w:pStyle w:val="Paragraph"/>
              <w:spacing w:before="40" w:after="40"/>
              <w:rPr>
                <w:sz w:val="20"/>
                <w:szCs w:val="20"/>
              </w:rPr>
            </w:pPr>
            <w:r w:rsidRPr="00EB0E56">
              <w:rPr>
                <w:sz w:val="20"/>
                <w:szCs w:val="20"/>
              </w:rPr>
              <w:t>telithromycin</w:t>
            </w:r>
          </w:p>
          <w:p w14:paraId="0B00D31F" w14:textId="77777777" w:rsidR="009602AE" w:rsidRDefault="00526A29" w:rsidP="007B6957">
            <w:pPr>
              <w:pStyle w:val="Paragraph"/>
              <w:spacing w:before="40" w:after="40"/>
              <w:rPr>
                <w:sz w:val="20"/>
                <w:szCs w:val="20"/>
              </w:rPr>
            </w:pPr>
            <w:r w:rsidRPr="00EB0E56">
              <w:rPr>
                <w:sz w:val="20"/>
                <w:szCs w:val="20"/>
              </w:rPr>
              <w:t>tipranavir and ritonavir</w:t>
            </w:r>
          </w:p>
          <w:p w14:paraId="39B0080E" w14:textId="77777777" w:rsidR="009602AE" w:rsidRDefault="00526A29" w:rsidP="007B6957">
            <w:pPr>
              <w:pStyle w:val="Paragraph"/>
              <w:spacing w:before="40" w:after="40"/>
              <w:rPr>
                <w:sz w:val="20"/>
                <w:szCs w:val="20"/>
              </w:rPr>
            </w:pPr>
            <w:r w:rsidRPr="00EB0E56">
              <w:rPr>
                <w:sz w:val="20"/>
                <w:szCs w:val="20"/>
              </w:rPr>
              <w:t>troleandomycin</w:t>
            </w:r>
          </w:p>
          <w:p w14:paraId="3131D8FA" w14:textId="77777777" w:rsidR="007A691F" w:rsidRPr="00F30B4B" w:rsidRDefault="00526A29" w:rsidP="007A691F">
            <w:pPr>
              <w:pStyle w:val="Paragraph"/>
              <w:spacing w:before="40" w:after="40"/>
              <w:rPr>
                <w:sz w:val="20"/>
                <w:szCs w:val="20"/>
              </w:rPr>
            </w:pPr>
            <w:r w:rsidRPr="00EB0E56">
              <w:rPr>
                <w:sz w:val="20"/>
                <w:szCs w:val="20"/>
              </w:rPr>
              <w:t>voriconazole</w:t>
            </w:r>
          </w:p>
        </w:tc>
        <w:tc>
          <w:tcPr>
            <w:tcW w:w="971" w:type="pct"/>
            <w:tcBorders>
              <w:right w:val="nil"/>
            </w:tcBorders>
          </w:tcPr>
          <w:p w14:paraId="605DCB21" w14:textId="77777777" w:rsidR="009602AE" w:rsidRDefault="00526A29" w:rsidP="007B6957">
            <w:pPr>
              <w:pStyle w:val="Paragraph"/>
              <w:spacing w:before="40" w:after="40"/>
              <w:rPr>
                <w:sz w:val="20"/>
                <w:szCs w:val="20"/>
              </w:rPr>
            </w:pPr>
            <w:r w:rsidRPr="00EB0E56">
              <w:rPr>
                <w:sz w:val="20"/>
                <w:szCs w:val="20"/>
              </w:rPr>
              <w:t>aprepitant</w:t>
            </w:r>
          </w:p>
          <w:p w14:paraId="0946A8CD" w14:textId="77777777" w:rsidR="009602AE" w:rsidRDefault="00526A29" w:rsidP="007B6957">
            <w:pPr>
              <w:pStyle w:val="Paragraph"/>
              <w:spacing w:before="40" w:after="40"/>
              <w:rPr>
                <w:sz w:val="20"/>
                <w:szCs w:val="20"/>
              </w:rPr>
            </w:pPr>
            <w:r w:rsidRPr="00EB0E56">
              <w:rPr>
                <w:sz w:val="20"/>
                <w:szCs w:val="20"/>
              </w:rPr>
              <w:t>ciprofloxacin</w:t>
            </w:r>
          </w:p>
          <w:p w14:paraId="76C684F4" w14:textId="77777777" w:rsidR="009602AE" w:rsidRDefault="00526A29" w:rsidP="007B6957">
            <w:pPr>
              <w:pStyle w:val="Paragraph"/>
              <w:spacing w:before="40" w:after="40"/>
              <w:rPr>
                <w:sz w:val="20"/>
                <w:szCs w:val="20"/>
              </w:rPr>
            </w:pPr>
            <w:r w:rsidRPr="00EB0E56">
              <w:rPr>
                <w:sz w:val="20"/>
                <w:szCs w:val="20"/>
              </w:rPr>
              <w:t>conivaptan</w:t>
            </w:r>
          </w:p>
          <w:p w14:paraId="38E78598" w14:textId="77777777" w:rsidR="009602AE" w:rsidRDefault="00526A29" w:rsidP="007B6957">
            <w:pPr>
              <w:pStyle w:val="Paragraph"/>
              <w:spacing w:before="40" w:after="40"/>
              <w:rPr>
                <w:sz w:val="20"/>
                <w:szCs w:val="20"/>
              </w:rPr>
            </w:pPr>
            <w:r w:rsidRPr="00EB0E56">
              <w:rPr>
                <w:sz w:val="20"/>
                <w:szCs w:val="20"/>
              </w:rPr>
              <w:t>crizotinib</w:t>
            </w:r>
          </w:p>
          <w:p w14:paraId="24FCE2ED" w14:textId="77777777" w:rsidR="009602AE" w:rsidRDefault="00526A29" w:rsidP="007B6957">
            <w:pPr>
              <w:pStyle w:val="Paragraph"/>
              <w:spacing w:before="40" w:after="40"/>
              <w:rPr>
                <w:sz w:val="20"/>
                <w:szCs w:val="20"/>
              </w:rPr>
            </w:pPr>
            <w:r w:rsidRPr="00EB0E56">
              <w:rPr>
                <w:sz w:val="20"/>
                <w:szCs w:val="20"/>
              </w:rPr>
              <w:t>cyclosporine</w:t>
            </w:r>
          </w:p>
          <w:p w14:paraId="149A553F" w14:textId="77777777" w:rsidR="009602AE" w:rsidRDefault="00526A29" w:rsidP="007B6957">
            <w:pPr>
              <w:pStyle w:val="Paragraph"/>
              <w:spacing w:before="40" w:after="40"/>
              <w:rPr>
                <w:sz w:val="20"/>
                <w:szCs w:val="20"/>
              </w:rPr>
            </w:pPr>
            <w:r w:rsidRPr="00EB0E56">
              <w:rPr>
                <w:sz w:val="20"/>
                <w:szCs w:val="20"/>
              </w:rPr>
              <w:t>diltiazem</w:t>
            </w:r>
          </w:p>
          <w:p w14:paraId="7FC51FBC" w14:textId="77777777" w:rsidR="009602AE" w:rsidRDefault="00526A29" w:rsidP="007B6957">
            <w:pPr>
              <w:pStyle w:val="Paragraph"/>
              <w:spacing w:before="40" w:after="40"/>
              <w:rPr>
                <w:sz w:val="20"/>
                <w:szCs w:val="20"/>
              </w:rPr>
            </w:pPr>
            <w:r w:rsidRPr="00EB0E56">
              <w:rPr>
                <w:sz w:val="20"/>
                <w:szCs w:val="20"/>
              </w:rPr>
              <w:t>dronedarone</w:t>
            </w:r>
          </w:p>
          <w:p w14:paraId="485F64EF" w14:textId="77777777" w:rsidR="009602AE" w:rsidRPr="00F30B4B" w:rsidRDefault="00526A29" w:rsidP="007B6957">
            <w:pPr>
              <w:pStyle w:val="Paragraph"/>
              <w:spacing w:before="40" w:after="40"/>
              <w:rPr>
                <w:sz w:val="20"/>
                <w:szCs w:val="20"/>
              </w:rPr>
            </w:pPr>
            <w:r w:rsidRPr="00EB0E56">
              <w:rPr>
                <w:sz w:val="20"/>
                <w:szCs w:val="20"/>
              </w:rPr>
              <w:t>erythromycin</w:t>
            </w:r>
          </w:p>
        </w:tc>
        <w:tc>
          <w:tcPr>
            <w:tcW w:w="1017" w:type="pct"/>
            <w:tcBorders>
              <w:left w:val="nil"/>
            </w:tcBorders>
          </w:tcPr>
          <w:p w14:paraId="0EB0058F" w14:textId="77777777" w:rsidR="009602AE" w:rsidRPr="00C5352C" w:rsidRDefault="00526A29" w:rsidP="007B6957">
            <w:pPr>
              <w:pStyle w:val="Paragraph"/>
              <w:spacing w:before="40" w:after="40"/>
              <w:rPr>
                <w:sz w:val="20"/>
                <w:szCs w:val="20"/>
                <w:lang w:val="fr-CH"/>
              </w:rPr>
            </w:pPr>
            <w:r w:rsidRPr="00C5352C">
              <w:rPr>
                <w:sz w:val="20"/>
                <w:szCs w:val="20"/>
                <w:lang w:val="fr-CH"/>
              </w:rPr>
              <w:t>fluconazole</w:t>
            </w:r>
          </w:p>
          <w:p w14:paraId="11D20589" w14:textId="77777777" w:rsidR="009602AE" w:rsidRPr="00C5352C" w:rsidRDefault="00526A29" w:rsidP="007B6957">
            <w:pPr>
              <w:pStyle w:val="Paragraph"/>
              <w:spacing w:before="40" w:after="40"/>
              <w:rPr>
                <w:sz w:val="20"/>
                <w:szCs w:val="20"/>
                <w:lang w:val="fr-CH"/>
              </w:rPr>
            </w:pPr>
            <w:r w:rsidRPr="00C5352C">
              <w:rPr>
                <w:sz w:val="20"/>
                <w:szCs w:val="20"/>
                <w:lang w:val="fr-CH"/>
              </w:rPr>
              <w:t>fluvoxamine</w:t>
            </w:r>
          </w:p>
          <w:p w14:paraId="412B104B" w14:textId="77777777" w:rsidR="009602AE" w:rsidRPr="00C5352C" w:rsidRDefault="00526A29" w:rsidP="007B6957">
            <w:pPr>
              <w:pStyle w:val="Paragraph"/>
              <w:spacing w:before="40" w:after="40"/>
              <w:rPr>
                <w:sz w:val="20"/>
                <w:szCs w:val="20"/>
                <w:lang w:val="fr-CH"/>
              </w:rPr>
            </w:pPr>
            <w:r w:rsidRPr="00C5352C">
              <w:rPr>
                <w:sz w:val="20"/>
                <w:szCs w:val="20"/>
                <w:lang w:val="fr-CH"/>
              </w:rPr>
              <w:t>grapefruit juice</w:t>
            </w:r>
            <w:r w:rsidRPr="00C5352C">
              <w:rPr>
                <w:sz w:val="20"/>
                <w:szCs w:val="20"/>
                <w:vertAlign w:val="superscript"/>
                <w:lang w:val="fr-CH"/>
              </w:rPr>
              <w:t>a</w:t>
            </w:r>
          </w:p>
          <w:p w14:paraId="2C1CD794" w14:textId="77777777" w:rsidR="009602AE" w:rsidRPr="00C5352C" w:rsidRDefault="00526A29" w:rsidP="007B6957">
            <w:pPr>
              <w:pStyle w:val="Paragraph"/>
              <w:spacing w:before="40" w:after="40"/>
              <w:rPr>
                <w:sz w:val="20"/>
                <w:szCs w:val="20"/>
                <w:lang w:val="fr-CH"/>
              </w:rPr>
            </w:pPr>
            <w:r w:rsidRPr="00C5352C">
              <w:rPr>
                <w:sz w:val="20"/>
                <w:szCs w:val="20"/>
                <w:lang w:val="fr-CH"/>
              </w:rPr>
              <w:t>imatinib</w:t>
            </w:r>
          </w:p>
          <w:p w14:paraId="6987036F" w14:textId="77777777" w:rsidR="009602AE" w:rsidRPr="00C5352C" w:rsidRDefault="00526A29" w:rsidP="007B6957">
            <w:pPr>
              <w:pStyle w:val="Paragraph"/>
              <w:spacing w:before="40" w:after="40"/>
              <w:rPr>
                <w:sz w:val="20"/>
                <w:szCs w:val="20"/>
                <w:lang w:val="fr-CH"/>
              </w:rPr>
            </w:pPr>
            <w:r w:rsidRPr="00C5352C">
              <w:rPr>
                <w:sz w:val="20"/>
                <w:szCs w:val="20"/>
                <w:lang w:val="fr-CH"/>
              </w:rPr>
              <w:t>isavuconazole</w:t>
            </w:r>
          </w:p>
          <w:p w14:paraId="7B9B9BC7" w14:textId="77777777" w:rsidR="009602AE" w:rsidRPr="00A85C95" w:rsidRDefault="00526A29" w:rsidP="007B6957">
            <w:pPr>
              <w:pStyle w:val="Paragraph"/>
              <w:spacing w:before="40" w:after="40"/>
              <w:rPr>
                <w:sz w:val="20"/>
                <w:szCs w:val="20"/>
              </w:rPr>
            </w:pPr>
            <w:r w:rsidRPr="00A85C95">
              <w:rPr>
                <w:sz w:val="20"/>
                <w:szCs w:val="20"/>
              </w:rPr>
              <w:t>verapamil</w:t>
            </w:r>
          </w:p>
        </w:tc>
      </w:tr>
      <w:tr w:rsidR="00CA657C" w14:paraId="463E6955" w14:textId="77777777" w:rsidTr="004A5688">
        <w:tc>
          <w:tcPr>
            <w:tcW w:w="5000" w:type="pct"/>
            <w:gridSpan w:val="5"/>
          </w:tcPr>
          <w:p w14:paraId="6698AC59" w14:textId="77777777" w:rsidR="009602AE" w:rsidRDefault="00526A29" w:rsidP="007B6957">
            <w:pPr>
              <w:pStyle w:val="Paragraph"/>
              <w:spacing w:before="40" w:after="40"/>
              <w:rPr>
                <w:sz w:val="18"/>
                <w:szCs w:val="18"/>
              </w:rPr>
            </w:pPr>
            <w:r>
              <w:rPr>
                <w:sz w:val="18"/>
                <w:szCs w:val="18"/>
              </w:rPr>
              <w:t>CYP=cytochrome P450 enzyme.</w:t>
            </w:r>
          </w:p>
          <w:p w14:paraId="0A18D29D" w14:textId="77777777" w:rsidR="009602AE" w:rsidRDefault="00526A29" w:rsidP="007B6957">
            <w:pPr>
              <w:pStyle w:val="Paragraph"/>
              <w:spacing w:before="40" w:after="40"/>
              <w:rPr>
                <w:sz w:val="18"/>
                <w:szCs w:val="18"/>
              </w:rPr>
            </w:pPr>
            <w:r w:rsidRPr="00920E6D">
              <w:rPr>
                <w:sz w:val="18"/>
                <w:szCs w:val="18"/>
              </w:rPr>
              <w:t>a. The effect of grapefruit juice varies widely among brands and is concentration-, dose-, and preparation-dependent. Studies have shown that it can be classified as a ‘strong CYP3A inhibitor’ when a certain preparation is used (eg, high dose, double strength) or as a ‘moderate CYP3A inhibitor’ when another preparation is used (eg, low dose, single strength).</w:t>
            </w:r>
          </w:p>
          <w:p w14:paraId="7554834F" w14:textId="77777777" w:rsidR="009602AE" w:rsidRPr="00D438C6" w:rsidRDefault="00526A29" w:rsidP="007B6957">
            <w:pPr>
              <w:pStyle w:val="Paragraph"/>
              <w:spacing w:before="40" w:after="40"/>
              <w:rPr>
                <w:sz w:val="18"/>
                <w:szCs w:val="18"/>
              </w:rPr>
            </w:pPr>
            <w:r w:rsidRPr="00D438C6">
              <w:rPr>
                <w:sz w:val="18"/>
                <w:szCs w:val="18"/>
              </w:rPr>
              <w:t>Source: Guidance for Industry: Drug Interaction Studies – Study Design, Data Analysis, Implications for Dosing, and Labeling Recommendations.</w:t>
            </w:r>
          </w:p>
        </w:tc>
      </w:tr>
    </w:tbl>
    <w:p w14:paraId="4D8C2A9F" w14:textId="77777777" w:rsidR="00884683" w:rsidRDefault="00884683" w:rsidP="00884683">
      <w:pPr>
        <w:pStyle w:val="ListEnd"/>
      </w:pPr>
    </w:p>
    <w:p w14:paraId="635BB0A0" w14:textId="7D94B90D" w:rsidR="0074605C" w:rsidRPr="00884683" w:rsidRDefault="00526A29" w:rsidP="00884683">
      <w:pPr>
        <w:pStyle w:val="Heading4"/>
      </w:pPr>
      <w:bookmarkStart w:id="3980" w:name="_Toc212097161"/>
      <w:bookmarkStart w:id="3981" w:name="_Toc140132588"/>
      <w:r w:rsidRPr="00884683">
        <w:t>Examples of In Vivo CYP3A Inducers</w:t>
      </w:r>
      <w:bookmarkEnd w:id="3980"/>
      <w:bookmarkEnd w:id="3981"/>
    </w:p>
    <w:tbl>
      <w:tblPr>
        <w:tblStyle w:val="TableGrid"/>
        <w:tblW w:w="5000" w:type="pct"/>
        <w:tblLook w:val="04A0" w:firstRow="1" w:lastRow="0" w:firstColumn="1" w:lastColumn="0" w:noHBand="0" w:noVBand="1"/>
      </w:tblPr>
      <w:tblGrid>
        <w:gridCol w:w="792"/>
        <w:gridCol w:w="1886"/>
        <w:gridCol w:w="2239"/>
        <w:gridCol w:w="2057"/>
        <w:gridCol w:w="2016"/>
      </w:tblGrid>
      <w:tr w:rsidR="00CA657C" w14:paraId="64C3154E" w14:textId="77777777" w:rsidTr="004A5688">
        <w:trPr>
          <w:tblHeader/>
        </w:trPr>
        <w:tc>
          <w:tcPr>
            <w:tcW w:w="441" w:type="pct"/>
            <w:vAlign w:val="center"/>
          </w:tcPr>
          <w:p w14:paraId="4F93E6A8" w14:textId="77777777" w:rsidR="009602AE" w:rsidRPr="00092EFB" w:rsidRDefault="00526A29" w:rsidP="007B6957">
            <w:pPr>
              <w:pStyle w:val="Paragraph"/>
              <w:spacing w:before="40" w:after="40"/>
              <w:rPr>
                <w:b/>
                <w:bCs/>
                <w:sz w:val="20"/>
                <w:szCs w:val="20"/>
              </w:rPr>
            </w:pPr>
            <w:r w:rsidRPr="00092EFB">
              <w:rPr>
                <w:b/>
                <w:bCs/>
                <w:sz w:val="20"/>
                <w:szCs w:val="20"/>
              </w:rPr>
              <w:t>CYP</w:t>
            </w:r>
            <w:r w:rsidRPr="00092EFB">
              <w:rPr>
                <w:sz w:val="18"/>
                <w:vertAlign w:val="superscript"/>
              </w:rPr>
              <w:t xml:space="preserve"> </w:t>
            </w:r>
          </w:p>
        </w:tc>
        <w:tc>
          <w:tcPr>
            <w:tcW w:w="2294" w:type="pct"/>
            <w:gridSpan w:val="2"/>
            <w:tcBorders>
              <w:bottom w:val="single" w:sz="4" w:space="0" w:color="auto"/>
            </w:tcBorders>
            <w:vAlign w:val="center"/>
          </w:tcPr>
          <w:p w14:paraId="78049085" w14:textId="77777777" w:rsidR="009602AE" w:rsidRPr="00956F69" w:rsidRDefault="00526A29" w:rsidP="007B6957">
            <w:pPr>
              <w:pStyle w:val="Paragraph"/>
              <w:spacing w:before="40" w:after="40"/>
              <w:rPr>
                <w:b/>
                <w:bCs/>
                <w:sz w:val="20"/>
                <w:szCs w:val="20"/>
              </w:rPr>
            </w:pPr>
            <w:r w:rsidRPr="00956F69">
              <w:rPr>
                <w:b/>
                <w:bCs/>
                <w:sz w:val="20"/>
                <w:szCs w:val="20"/>
              </w:rPr>
              <w:t>Strong</w:t>
            </w:r>
          </w:p>
        </w:tc>
        <w:tc>
          <w:tcPr>
            <w:tcW w:w="2265" w:type="pct"/>
            <w:gridSpan w:val="2"/>
            <w:tcBorders>
              <w:bottom w:val="single" w:sz="4" w:space="0" w:color="auto"/>
            </w:tcBorders>
          </w:tcPr>
          <w:p w14:paraId="6229482F" w14:textId="77777777" w:rsidR="009602AE" w:rsidRPr="00EB0E56" w:rsidRDefault="00526A29" w:rsidP="007B6957">
            <w:pPr>
              <w:pStyle w:val="Paragraph"/>
              <w:spacing w:before="40" w:after="40"/>
              <w:rPr>
                <w:b/>
                <w:bCs/>
                <w:sz w:val="20"/>
                <w:szCs w:val="20"/>
              </w:rPr>
            </w:pPr>
            <w:r w:rsidRPr="00956F69">
              <w:rPr>
                <w:b/>
                <w:bCs/>
                <w:sz w:val="20"/>
                <w:szCs w:val="20"/>
              </w:rPr>
              <w:t>Moderate</w:t>
            </w:r>
          </w:p>
        </w:tc>
      </w:tr>
      <w:tr w:rsidR="00CA657C" w14:paraId="196E9A4A" w14:textId="77777777" w:rsidTr="004A5688">
        <w:tc>
          <w:tcPr>
            <w:tcW w:w="441" w:type="pct"/>
          </w:tcPr>
          <w:p w14:paraId="2B153032" w14:textId="77777777" w:rsidR="009602AE" w:rsidRPr="00092EFB" w:rsidRDefault="00526A29" w:rsidP="007B6957">
            <w:pPr>
              <w:pStyle w:val="Paragraph"/>
              <w:spacing w:before="40" w:after="40"/>
              <w:rPr>
                <w:bCs/>
                <w:sz w:val="20"/>
                <w:szCs w:val="20"/>
              </w:rPr>
            </w:pPr>
            <w:r w:rsidRPr="00092EFB">
              <w:rPr>
                <w:bCs/>
                <w:sz w:val="20"/>
                <w:szCs w:val="20"/>
              </w:rPr>
              <w:t>3A</w:t>
            </w:r>
          </w:p>
        </w:tc>
        <w:tc>
          <w:tcPr>
            <w:tcW w:w="1049" w:type="pct"/>
            <w:tcBorders>
              <w:right w:val="nil"/>
            </w:tcBorders>
          </w:tcPr>
          <w:p w14:paraId="66E6C65A" w14:textId="77777777" w:rsidR="009602AE" w:rsidRPr="009D7BE7" w:rsidRDefault="00526A29" w:rsidP="007B6957">
            <w:pPr>
              <w:pStyle w:val="Paragraph"/>
              <w:spacing w:before="40" w:after="40"/>
              <w:rPr>
                <w:sz w:val="20"/>
                <w:szCs w:val="20"/>
              </w:rPr>
            </w:pPr>
            <w:r w:rsidRPr="009D7BE7">
              <w:rPr>
                <w:sz w:val="20"/>
                <w:szCs w:val="20"/>
              </w:rPr>
              <w:t>apalutamide</w:t>
            </w:r>
          </w:p>
          <w:p w14:paraId="3E5462E1" w14:textId="77777777" w:rsidR="009602AE" w:rsidRPr="009D7BE7" w:rsidRDefault="00526A29" w:rsidP="007B6957">
            <w:pPr>
              <w:pStyle w:val="Paragraph"/>
              <w:spacing w:before="40" w:after="40"/>
              <w:rPr>
                <w:sz w:val="20"/>
                <w:szCs w:val="20"/>
              </w:rPr>
            </w:pPr>
            <w:r w:rsidRPr="009D7BE7">
              <w:rPr>
                <w:sz w:val="20"/>
                <w:szCs w:val="20"/>
              </w:rPr>
              <w:t>carbamazepine</w:t>
            </w:r>
          </w:p>
          <w:p w14:paraId="46623910" w14:textId="77777777" w:rsidR="009602AE" w:rsidRPr="009D7BE7" w:rsidRDefault="00526A29" w:rsidP="007B6957">
            <w:pPr>
              <w:pStyle w:val="Paragraph"/>
              <w:spacing w:before="40" w:after="40"/>
              <w:rPr>
                <w:sz w:val="20"/>
                <w:szCs w:val="20"/>
              </w:rPr>
            </w:pPr>
            <w:r w:rsidRPr="009D7BE7">
              <w:rPr>
                <w:sz w:val="20"/>
                <w:szCs w:val="20"/>
              </w:rPr>
              <w:t>enzalutamide</w:t>
            </w:r>
          </w:p>
          <w:p w14:paraId="41340729" w14:textId="77777777" w:rsidR="009602AE" w:rsidRPr="009D7BE7" w:rsidRDefault="00526A29" w:rsidP="007B6957">
            <w:pPr>
              <w:pStyle w:val="Paragraph"/>
              <w:spacing w:before="40" w:after="40"/>
              <w:rPr>
                <w:sz w:val="20"/>
                <w:szCs w:val="20"/>
              </w:rPr>
            </w:pPr>
            <w:r w:rsidRPr="009D7BE7">
              <w:rPr>
                <w:sz w:val="20"/>
                <w:szCs w:val="20"/>
              </w:rPr>
              <w:t>ivosidenib</w:t>
            </w:r>
          </w:p>
          <w:p w14:paraId="04037C66" w14:textId="77777777" w:rsidR="009602AE" w:rsidRPr="009D7BE7" w:rsidRDefault="00526A29" w:rsidP="007B6957">
            <w:pPr>
              <w:pStyle w:val="Paragraph"/>
              <w:spacing w:before="40" w:after="40"/>
              <w:rPr>
                <w:sz w:val="20"/>
                <w:szCs w:val="20"/>
              </w:rPr>
            </w:pPr>
            <w:r w:rsidRPr="009D7BE7">
              <w:rPr>
                <w:sz w:val="20"/>
                <w:szCs w:val="20"/>
              </w:rPr>
              <w:t>lumacaftor and ivacaftor</w:t>
            </w:r>
          </w:p>
        </w:tc>
        <w:tc>
          <w:tcPr>
            <w:tcW w:w="1245" w:type="pct"/>
            <w:tcBorders>
              <w:left w:val="nil"/>
            </w:tcBorders>
          </w:tcPr>
          <w:p w14:paraId="14C819FE" w14:textId="77777777" w:rsidR="009602AE" w:rsidRDefault="00526A29" w:rsidP="007B6957">
            <w:pPr>
              <w:pStyle w:val="Paragraph"/>
              <w:spacing w:before="40" w:after="40"/>
              <w:rPr>
                <w:sz w:val="20"/>
                <w:szCs w:val="20"/>
              </w:rPr>
            </w:pPr>
            <w:r w:rsidRPr="00EC47B5">
              <w:rPr>
                <w:sz w:val="20"/>
                <w:szCs w:val="20"/>
              </w:rPr>
              <w:t>mitotane</w:t>
            </w:r>
          </w:p>
          <w:p w14:paraId="5B99DCF2" w14:textId="77777777" w:rsidR="009602AE" w:rsidRDefault="00526A29" w:rsidP="007B6957">
            <w:pPr>
              <w:pStyle w:val="Paragraph"/>
              <w:spacing w:before="40" w:after="40"/>
              <w:rPr>
                <w:sz w:val="20"/>
                <w:szCs w:val="20"/>
              </w:rPr>
            </w:pPr>
            <w:r w:rsidRPr="00EC47B5">
              <w:rPr>
                <w:sz w:val="20"/>
                <w:szCs w:val="20"/>
              </w:rPr>
              <w:t>phenytoin</w:t>
            </w:r>
          </w:p>
          <w:p w14:paraId="38BE082E" w14:textId="77777777" w:rsidR="009602AE" w:rsidRDefault="00526A29" w:rsidP="007B6957">
            <w:pPr>
              <w:pStyle w:val="Paragraph"/>
              <w:spacing w:before="40" w:after="40"/>
              <w:rPr>
                <w:sz w:val="20"/>
                <w:szCs w:val="20"/>
              </w:rPr>
            </w:pPr>
            <w:r w:rsidRPr="00EC47B5">
              <w:rPr>
                <w:sz w:val="20"/>
                <w:szCs w:val="20"/>
              </w:rPr>
              <w:t>rifampin</w:t>
            </w:r>
          </w:p>
          <w:p w14:paraId="6D4CA580" w14:textId="77777777" w:rsidR="009602AE" w:rsidRPr="00F30B4B" w:rsidRDefault="00526A29" w:rsidP="007B6957">
            <w:pPr>
              <w:pStyle w:val="Paragraph"/>
              <w:spacing w:before="40" w:after="40"/>
              <w:rPr>
                <w:sz w:val="20"/>
                <w:szCs w:val="20"/>
              </w:rPr>
            </w:pPr>
            <w:r w:rsidRPr="00EC47B5">
              <w:rPr>
                <w:sz w:val="20"/>
                <w:szCs w:val="20"/>
              </w:rPr>
              <w:t>St. John’s wort</w:t>
            </w:r>
          </w:p>
        </w:tc>
        <w:tc>
          <w:tcPr>
            <w:tcW w:w="1144" w:type="pct"/>
            <w:tcBorders>
              <w:right w:val="nil"/>
            </w:tcBorders>
          </w:tcPr>
          <w:p w14:paraId="307602B5" w14:textId="77777777" w:rsidR="009602AE" w:rsidRPr="0008240D" w:rsidRDefault="00526A29" w:rsidP="007B6957">
            <w:pPr>
              <w:pStyle w:val="Paragraph"/>
              <w:spacing w:before="40" w:after="40"/>
              <w:rPr>
                <w:sz w:val="20"/>
                <w:szCs w:val="20"/>
              </w:rPr>
            </w:pPr>
            <w:r w:rsidRPr="0008240D">
              <w:rPr>
                <w:sz w:val="20"/>
                <w:szCs w:val="20"/>
              </w:rPr>
              <w:t>bosentan</w:t>
            </w:r>
          </w:p>
          <w:p w14:paraId="3A52A01D" w14:textId="77777777" w:rsidR="009602AE" w:rsidRPr="0008240D" w:rsidRDefault="00526A29" w:rsidP="007B6957">
            <w:pPr>
              <w:pStyle w:val="Paragraph"/>
              <w:spacing w:before="40" w:after="40"/>
              <w:rPr>
                <w:sz w:val="20"/>
                <w:szCs w:val="20"/>
              </w:rPr>
            </w:pPr>
            <w:r w:rsidRPr="0008240D">
              <w:rPr>
                <w:sz w:val="20"/>
                <w:szCs w:val="20"/>
              </w:rPr>
              <w:t>cenobamate</w:t>
            </w:r>
          </w:p>
          <w:p w14:paraId="0ED54185" w14:textId="77777777" w:rsidR="009602AE" w:rsidRPr="0008240D" w:rsidRDefault="00526A29" w:rsidP="007B6957">
            <w:pPr>
              <w:pStyle w:val="Paragraph"/>
              <w:spacing w:before="40" w:after="40"/>
              <w:rPr>
                <w:sz w:val="20"/>
                <w:szCs w:val="20"/>
              </w:rPr>
            </w:pPr>
            <w:r w:rsidRPr="0008240D">
              <w:rPr>
                <w:sz w:val="20"/>
                <w:szCs w:val="20"/>
              </w:rPr>
              <w:t>dabrafenib</w:t>
            </w:r>
          </w:p>
          <w:p w14:paraId="263F3BA6" w14:textId="77777777" w:rsidR="009602AE" w:rsidRPr="0008240D" w:rsidRDefault="00526A29" w:rsidP="007B6957">
            <w:pPr>
              <w:pStyle w:val="Paragraph"/>
              <w:spacing w:before="40" w:after="40"/>
              <w:rPr>
                <w:sz w:val="20"/>
                <w:szCs w:val="20"/>
              </w:rPr>
            </w:pPr>
            <w:r w:rsidRPr="0008240D">
              <w:rPr>
                <w:sz w:val="20"/>
                <w:szCs w:val="20"/>
              </w:rPr>
              <w:t>efavirenz</w:t>
            </w:r>
          </w:p>
          <w:p w14:paraId="62E008D9" w14:textId="77777777" w:rsidR="009602AE" w:rsidRPr="0008240D" w:rsidRDefault="00526A29" w:rsidP="007B6957">
            <w:pPr>
              <w:pStyle w:val="Paragraph"/>
              <w:spacing w:before="40" w:after="40"/>
              <w:rPr>
                <w:sz w:val="20"/>
                <w:szCs w:val="20"/>
              </w:rPr>
            </w:pPr>
            <w:r w:rsidRPr="0008240D">
              <w:rPr>
                <w:sz w:val="20"/>
                <w:szCs w:val="20"/>
              </w:rPr>
              <w:t>etravirine</w:t>
            </w:r>
          </w:p>
        </w:tc>
        <w:tc>
          <w:tcPr>
            <w:tcW w:w="1121" w:type="pct"/>
            <w:tcBorders>
              <w:left w:val="nil"/>
            </w:tcBorders>
          </w:tcPr>
          <w:p w14:paraId="47C059DA" w14:textId="77777777" w:rsidR="009602AE" w:rsidRPr="00C5352C" w:rsidRDefault="00526A29" w:rsidP="007B6957">
            <w:pPr>
              <w:pStyle w:val="Paragraph"/>
              <w:spacing w:before="40" w:after="40"/>
              <w:rPr>
                <w:sz w:val="20"/>
                <w:szCs w:val="20"/>
                <w:lang w:val="fr-CH"/>
              </w:rPr>
            </w:pPr>
            <w:r w:rsidRPr="00C5352C">
              <w:rPr>
                <w:sz w:val="20"/>
                <w:szCs w:val="20"/>
                <w:lang w:val="fr-CH"/>
              </w:rPr>
              <w:t>lorlatinib</w:t>
            </w:r>
          </w:p>
          <w:p w14:paraId="3943E50D" w14:textId="77777777" w:rsidR="009602AE" w:rsidRPr="00C5352C" w:rsidRDefault="00526A29" w:rsidP="007B6957">
            <w:pPr>
              <w:pStyle w:val="Paragraph"/>
              <w:spacing w:before="40" w:after="40"/>
              <w:rPr>
                <w:sz w:val="20"/>
                <w:szCs w:val="20"/>
                <w:lang w:val="fr-CH"/>
              </w:rPr>
            </w:pPr>
            <w:r w:rsidRPr="00C5352C">
              <w:rPr>
                <w:sz w:val="20"/>
                <w:szCs w:val="20"/>
                <w:lang w:val="fr-CH"/>
              </w:rPr>
              <w:t>pexidartinib</w:t>
            </w:r>
          </w:p>
          <w:p w14:paraId="7CB6E9ED" w14:textId="77777777" w:rsidR="009602AE" w:rsidRPr="00C5352C" w:rsidRDefault="00526A29" w:rsidP="007B6957">
            <w:pPr>
              <w:pStyle w:val="Paragraph"/>
              <w:spacing w:before="40" w:after="40"/>
              <w:rPr>
                <w:sz w:val="20"/>
                <w:szCs w:val="20"/>
                <w:lang w:val="fr-CH"/>
              </w:rPr>
            </w:pPr>
            <w:r w:rsidRPr="00C5352C">
              <w:rPr>
                <w:sz w:val="20"/>
                <w:szCs w:val="20"/>
                <w:lang w:val="fr-CH"/>
              </w:rPr>
              <w:t>phenobarbital</w:t>
            </w:r>
          </w:p>
          <w:p w14:paraId="103930DF" w14:textId="77777777" w:rsidR="009602AE" w:rsidRPr="00C5352C" w:rsidRDefault="00526A29" w:rsidP="007B6957">
            <w:pPr>
              <w:pStyle w:val="Paragraph"/>
              <w:spacing w:before="40" w:after="40"/>
              <w:rPr>
                <w:sz w:val="20"/>
                <w:szCs w:val="20"/>
                <w:lang w:val="fr-CH"/>
              </w:rPr>
            </w:pPr>
            <w:r w:rsidRPr="00C5352C">
              <w:rPr>
                <w:sz w:val="20"/>
                <w:szCs w:val="20"/>
                <w:lang w:val="fr-CH"/>
              </w:rPr>
              <w:t>primidone</w:t>
            </w:r>
          </w:p>
          <w:p w14:paraId="7D149394" w14:textId="77777777" w:rsidR="009602AE" w:rsidRPr="00C5352C" w:rsidRDefault="00526A29" w:rsidP="007B6957">
            <w:pPr>
              <w:pStyle w:val="Paragraph"/>
              <w:spacing w:before="40" w:after="40"/>
              <w:rPr>
                <w:sz w:val="20"/>
                <w:szCs w:val="20"/>
                <w:lang w:val="fr-CH"/>
              </w:rPr>
            </w:pPr>
            <w:r w:rsidRPr="00C5352C">
              <w:rPr>
                <w:sz w:val="20"/>
                <w:szCs w:val="20"/>
                <w:lang w:val="fr-CH"/>
              </w:rPr>
              <w:t>sotorasib</w:t>
            </w:r>
          </w:p>
        </w:tc>
      </w:tr>
      <w:tr w:rsidR="00CA657C" w14:paraId="68D6F69F" w14:textId="77777777" w:rsidTr="004A5688">
        <w:tc>
          <w:tcPr>
            <w:tcW w:w="5000" w:type="pct"/>
            <w:gridSpan w:val="5"/>
          </w:tcPr>
          <w:p w14:paraId="4321D6BC" w14:textId="77777777" w:rsidR="009602AE" w:rsidRDefault="00526A29" w:rsidP="007B6957">
            <w:pPr>
              <w:pStyle w:val="Paragraph"/>
              <w:spacing w:before="40" w:after="40"/>
              <w:rPr>
                <w:sz w:val="18"/>
                <w:szCs w:val="18"/>
              </w:rPr>
            </w:pPr>
            <w:r>
              <w:rPr>
                <w:sz w:val="18"/>
                <w:szCs w:val="18"/>
              </w:rPr>
              <w:t>CYP=cytochrome P450 enzyme.</w:t>
            </w:r>
          </w:p>
          <w:p w14:paraId="0437B993" w14:textId="77777777" w:rsidR="009602AE" w:rsidRPr="00D438C6" w:rsidRDefault="00526A29" w:rsidP="007B6957">
            <w:pPr>
              <w:pStyle w:val="Paragraph"/>
              <w:spacing w:before="40" w:after="40"/>
              <w:rPr>
                <w:sz w:val="18"/>
                <w:szCs w:val="18"/>
              </w:rPr>
            </w:pPr>
            <w:r w:rsidRPr="00D438C6">
              <w:rPr>
                <w:sz w:val="18"/>
                <w:szCs w:val="18"/>
              </w:rPr>
              <w:t>Source: Guidance for Industry: Drug Interaction Studies – Study Design, Data Analysis, Implications for Dosing, and Labeling Recommendations.</w:t>
            </w:r>
          </w:p>
        </w:tc>
      </w:tr>
    </w:tbl>
    <w:p w14:paraId="12DED90C" w14:textId="77777777" w:rsidR="00884683" w:rsidRDefault="00884683" w:rsidP="00884683">
      <w:pPr>
        <w:pStyle w:val="ListEnd"/>
      </w:pPr>
    </w:p>
    <w:p w14:paraId="19C010C6" w14:textId="7D2BC2D8" w:rsidR="0074605C" w:rsidRPr="00884683" w:rsidRDefault="00526A29" w:rsidP="00884683">
      <w:pPr>
        <w:pStyle w:val="Heading4"/>
      </w:pPr>
      <w:bookmarkStart w:id="3982" w:name="_Toc212097162"/>
      <w:bookmarkStart w:id="3983" w:name="_Toc140132589"/>
      <w:r w:rsidRPr="00884683">
        <w:t>Examples of In Vivo Inhibitors for P-glycoprotein</w:t>
      </w:r>
      <w:bookmarkEnd w:id="3982"/>
      <w:bookmarkEnd w:id="3983"/>
    </w:p>
    <w:tbl>
      <w:tblPr>
        <w:tblStyle w:val="TableGrid"/>
        <w:tblW w:w="5000" w:type="pct"/>
        <w:tblLook w:val="04A0" w:firstRow="1" w:lastRow="0" w:firstColumn="1" w:lastColumn="0" w:noHBand="0" w:noVBand="1"/>
      </w:tblPr>
      <w:tblGrid>
        <w:gridCol w:w="1803"/>
        <w:gridCol w:w="3332"/>
        <w:gridCol w:w="3855"/>
      </w:tblGrid>
      <w:tr w:rsidR="00CA657C" w14:paraId="0B7D63C1" w14:textId="77777777" w:rsidTr="004A5688">
        <w:trPr>
          <w:trHeight w:val="241"/>
          <w:tblHeader/>
        </w:trPr>
        <w:tc>
          <w:tcPr>
            <w:tcW w:w="1003" w:type="pct"/>
          </w:tcPr>
          <w:p w14:paraId="78503BB1" w14:textId="77777777" w:rsidR="009602AE" w:rsidRPr="008F5E7E" w:rsidRDefault="00526A29" w:rsidP="007B6957">
            <w:pPr>
              <w:spacing w:before="40" w:after="40"/>
              <w:rPr>
                <w:b/>
                <w:bCs/>
                <w:sz w:val="20"/>
                <w:szCs w:val="20"/>
              </w:rPr>
            </w:pPr>
            <w:r w:rsidRPr="008F5E7E">
              <w:rPr>
                <w:b/>
                <w:bCs/>
                <w:sz w:val="20"/>
                <w:szCs w:val="20"/>
              </w:rPr>
              <w:t>Transporter</w:t>
            </w:r>
          </w:p>
        </w:tc>
        <w:tc>
          <w:tcPr>
            <w:tcW w:w="3997" w:type="pct"/>
            <w:gridSpan w:val="2"/>
            <w:tcBorders>
              <w:bottom w:val="single" w:sz="4" w:space="0" w:color="auto"/>
            </w:tcBorders>
          </w:tcPr>
          <w:p w14:paraId="390EE53F" w14:textId="77777777" w:rsidR="009602AE" w:rsidRDefault="00526A29" w:rsidP="007B6957">
            <w:pPr>
              <w:spacing w:before="40" w:after="40"/>
              <w:rPr>
                <w:rFonts w:cs="Arial"/>
                <w:b/>
                <w:bCs/>
                <w:sz w:val="20"/>
                <w:szCs w:val="20"/>
              </w:rPr>
            </w:pPr>
            <w:r>
              <w:rPr>
                <w:rFonts w:cs="Arial"/>
                <w:b/>
                <w:bCs/>
                <w:sz w:val="20"/>
                <w:szCs w:val="20"/>
              </w:rPr>
              <w:t>Inhibitors</w:t>
            </w:r>
          </w:p>
        </w:tc>
      </w:tr>
      <w:tr w:rsidR="00CA657C" w14:paraId="73D56154" w14:textId="77777777" w:rsidTr="004A5688">
        <w:trPr>
          <w:trHeight w:val="703"/>
        </w:trPr>
        <w:tc>
          <w:tcPr>
            <w:tcW w:w="1003" w:type="pct"/>
          </w:tcPr>
          <w:p w14:paraId="646889A0" w14:textId="77777777" w:rsidR="009602AE" w:rsidRPr="008F5E7E" w:rsidRDefault="00526A29" w:rsidP="007B6957">
            <w:pPr>
              <w:spacing w:before="40" w:after="40"/>
              <w:rPr>
                <w:sz w:val="20"/>
                <w:szCs w:val="20"/>
              </w:rPr>
            </w:pPr>
            <w:r w:rsidRPr="008F5E7E">
              <w:rPr>
                <w:sz w:val="20"/>
                <w:szCs w:val="20"/>
              </w:rPr>
              <w:t>P-gp</w:t>
            </w:r>
            <w:r w:rsidRPr="00D438C6">
              <w:rPr>
                <w:sz w:val="20"/>
                <w:szCs w:val="20"/>
                <w:vertAlign w:val="superscript"/>
              </w:rPr>
              <w:t>a</w:t>
            </w:r>
            <w:r w:rsidRPr="008F5E7E">
              <w:rPr>
                <w:sz w:val="20"/>
                <w:szCs w:val="20"/>
              </w:rPr>
              <w:t xml:space="preserve"> (Gene ABCB1)</w:t>
            </w:r>
          </w:p>
        </w:tc>
        <w:tc>
          <w:tcPr>
            <w:tcW w:w="1853" w:type="pct"/>
            <w:tcBorders>
              <w:right w:val="nil"/>
            </w:tcBorders>
          </w:tcPr>
          <w:p w14:paraId="1974A6E7" w14:textId="77777777" w:rsidR="009602AE" w:rsidRDefault="00526A29" w:rsidP="007B6957">
            <w:pPr>
              <w:pStyle w:val="Paragraph"/>
              <w:spacing w:before="40" w:after="40"/>
              <w:rPr>
                <w:sz w:val="20"/>
                <w:szCs w:val="20"/>
              </w:rPr>
            </w:pPr>
            <w:r w:rsidRPr="00D438C6">
              <w:rPr>
                <w:sz w:val="20"/>
                <w:szCs w:val="20"/>
              </w:rPr>
              <w:t>amiodarone</w:t>
            </w:r>
          </w:p>
          <w:p w14:paraId="2B33B559" w14:textId="77777777" w:rsidR="009602AE" w:rsidRDefault="00526A29" w:rsidP="007B6957">
            <w:pPr>
              <w:pStyle w:val="Paragraph"/>
              <w:spacing w:before="40" w:after="40"/>
              <w:rPr>
                <w:sz w:val="20"/>
                <w:szCs w:val="20"/>
              </w:rPr>
            </w:pPr>
            <w:r w:rsidRPr="00D438C6">
              <w:rPr>
                <w:sz w:val="20"/>
                <w:szCs w:val="20"/>
              </w:rPr>
              <w:t>clarithromycin</w:t>
            </w:r>
          </w:p>
          <w:p w14:paraId="79C0F178" w14:textId="77777777" w:rsidR="009602AE" w:rsidRDefault="00526A29" w:rsidP="007B6957">
            <w:pPr>
              <w:pStyle w:val="Paragraph"/>
              <w:spacing w:before="40" w:after="40"/>
              <w:rPr>
                <w:sz w:val="20"/>
                <w:szCs w:val="20"/>
              </w:rPr>
            </w:pPr>
            <w:r w:rsidRPr="00D438C6">
              <w:rPr>
                <w:sz w:val="20"/>
                <w:szCs w:val="20"/>
              </w:rPr>
              <w:t>cobicistat</w:t>
            </w:r>
          </w:p>
          <w:p w14:paraId="79FC7623" w14:textId="77777777" w:rsidR="009602AE" w:rsidRDefault="00526A29" w:rsidP="007B6957">
            <w:pPr>
              <w:pStyle w:val="Paragraph"/>
              <w:spacing w:before="40" w:after="40"/>
              <w:rPr>
                <w:sz w:val="20"/>
                <w:szCs w:val="20"/>
              </w:rPr>
            </w:pPr>
            <w:r w:rsidRPr="00D438C6">
              <w:rPr>
                <w:sz w:val="20"/>
                <w:szCs w:val="20"/>
              </w:rPr>
              <w:t>cyclosporine</w:t>
            </w:r>
          </w:p>
          <w:p w14:paraId="654D0C22" w14:textId="77777777" w:rsidR="009602AE" w:rsidRDefault="00526A29" w:rsidP="007B6957">
            <w:pPr>
              <w:pStyle w:val="Paragraph"/>
              <w:spacing w:before="40" w:after="40"/>
              <w:rPr>
                <w:sz w:val="20"/>
                <w:szCs w:val="20"/>
              </w:rPr>
            </w:pPr>
            <w:r w:rsidRPr="00D438C6">
              <w:rPr>
                <w:sz w:val="20"/>
                <w:szCs w:val="20"/>
              </w:rPr>
              <w:t>dronedarone</w:t>
            </w:r>
          </w:p>
          <w:p w14:paraId="57D75216" w14:textId="77777777" w:rsidR="009602AE" w:rsidRDefault="00526A29" w:rsidP="007B6957">
            <w:pPr>
              <w:pStyle w:val="Paragraph"/>
              <w:spacing w:before="40" w:after="40"/>
              <w:rPr>
                <w:sz w:val="20"/>
                <w:szCs w:val="20"/>
              </w:rPr>
            </w:pPr>
            <w:r w:rsidRPr="00D438C6">
              <w:rPr>
                <w:sz w:val="20"/>
                <w:szCs w:val="20"/>
              </w:rPr>
              <w:t>erythromycin</w:t>
            </w:r>
          </w:p>
          <w:p w14:paraId="7A74F8BF" w14:textId="77777777" w:rsidR="009602AE" w:rsidRPr="00F30B4B" w:rsidRDefault="00526A29" w:rsidP="007B6957">
            <w:pPr>
              <w:pStyle w:val="Paragraph"/>
              <w:spacing w:before="40" w:after="40"/>
              <w:rPr>
                <w:sz w:val="20"/>
                <w:szCs w:val="20"/>
              </w:rPr>
            </w:pPr>
            <w:r w:rsidRPr="00D438C6">
              <w:rPr>
                <w:sz w:val="20"/>
                <w:szCs w:val="20"/>
              </w:rPr>
              <w:t>itraconazole</w:t>
            </w:r>
          </w:p>
        </w:tc>
        <w:tc>
          <w:tcPr>
            <w:tcW w:w="2144" w:type="pct"/>
            <w:tcBorders>
              <w:left w:val="nil"/>
            </w:tcBorders>
          </w:tcPr>
          <w:p w14:paraId="7477A0A8" w14:textId="77777777" w:rsidR="009602AE" w:rsidRPr="005D1E73" w:rsidRDefault="00526A29" w:rsidP="007B6957">
            <w:pPr>
              <w:pStyle w:val="Paragraph"/>
              <w:spacing w:before="40" w:after="40"/>
              <w:rPr>
                <w:sz w:val="20"/>
                <w:szCs w:val="20"/>
              </w:rPr>
            </w:pPr>
            <w:r w:rsidRPr="005D1E73">
              <w:rPr>
                <w:sz w:val="20"/>
                <w:szCs w:val="20"/>
              </w:rPr>
              <w:t>ketoconazole</w:t>
            </w:r>
          </w:p>
          <w:p w14:paraId="2C5B552D" w14:textId="77777777" w:rsidR="009602AE" w:rsidRPr="005D1E73" w:rsidRDefault="00526A29" w:rsidP="007B6957">
            <w:pPr>
              <w:pStyle w:val="Paragraph"/>
              <w:spacing w:before="40" w:after="40"/>
              <w:rPr>
                <w:sz w:val="20"/>
                <w:szCs w:val="20"/>
              </w:rPr>
            </w:pPr>
            <w:r w:rsidRPr="005D1E73">
              <w:rPr>
                <w:sz w:val="20"/>
                <w:szCs w:val="20"/>
              </w:rPr>
              <w:t>lapatinib</w:t>
            </w:r>
          </w:p>
          <w:p w14:paraId="46DF7AD6" w14:textId="77777777" w:rsidR="009602AE" w:rsidRPr="005D1E73" w:rsidRDefault="00526A29" w:rsidP="007B6957">
            <w:pPr>
              <w:pStyle w:val="Paragraph"/>
              <w:spacing w:before="40" w:after="40"/>
              <w:rPr>
                <w:sz w:val="20"/>
                <w:szCs w:val="20"/>
              </w:rPr>
            </w:pPr>
            <w:r w:rsidRPr="005D1E73">
              <w:rPr>
                <w:sz w:val="20"/>
                <w:szCs w:val="20"/>
              </w:rPr>
              <w:t>lopinavir and ritonavir</w:t>
            </w:r>
          </w:p>
          <w:p w14:paraId="06783545" w14:textId="77777777" w:rsidR="00876C01" w:rsidRPr="005D1E73" w:rsidRDefault="00526A29" w:rsidP="007B6957">
            <w:pPr>
              <w:pStyle w:val="Paragraph"/>
              <w:spacing w:before="40" w:after="40"/>
              <w:rPr>
                <w:sz w:val="20"/>
                <w:szCs w:val="20"/>
              </w:rPr>
            </w:pPr>
            <w:r w:rsidRPr="005D1E73">
              <w:rPr>
                <w:sz w:val="20"/>
                <w:szCs w:val="20"/>
              </w:rPr>
              <w:t>propafenone</w:t>
            </w:r>
          </w:p>
          <w:p w14:paraId="4CA03D28" w14:textId="77777777" w:rsidR="009602AE" w:rsidRPr="005D1E73" w:rsidRDefault="00526A29" w:rsidP="007B6957">
            <w:pPr>
              <w:pStyle w:val="Paragraph"/>
              <w:spacing w:before="40" w:after="40"/>
              <w:rPr>
                <w:sz w:val="20"/>
                <w:szCs w:val="20"/>
              </w:rPr>
            </w:pPr>
            <w:r w:rsidRPr="005D1E73">
              <w:rPr>
                <w:sz w:val="20"/>
                <w:szCs w:val="20"/>
              </w:rPr>
              <w:t>quinidine</w:t>
            </w:r>
          </w:p>
          <w:p w14:paraId="3A56FE00" w14:textId="77777777" w:rsidR="009602AE" w:rsidRPr="005D1E73" w:rsidRDefault="00526A29" w:rsidP="007B6957">
            <w:pPr>
              <w:pStyle w:val="Paragraph"/>
              <w:spacing w:before="40" w:after="40"/>
              <w:rPr>
                <w:sz w:val="20"/>
                <w:szCs w:val="20"/>
              </w:rPr>
            </w:pPr>
            <w:r w:rsidRPr="005D1E73">
              <w:rPr>
                <w:sz w:val="20"/>
                <w:szCs w:val="20"/>
              </w:rPr>
              <w:t>ranolazine</w:t>
            </w:r>
          </w:p>
          <w:p w14:paraId="365B1101" w14:textId="77777777" w:rsidR="009602AE" w:rsidRPr="005D1E73" w:rsidRDefault="00526A29" w:rsidP="007B6957">
            <w:pPr>
              <w:pStyle w:val="Paragraph"/>
              <w:spacing w:before="40" w:after="40"/>
              <w:rPr>
                <w:sz w:val="20"/>
                <w:szCs w:val="20"/>
              </w:rPr>
            </w:pPr>
            <w:r w:rsidRPr="005D1E73">
              <w:rPr>
                <w:sz w:val="20"/>
                <w:szCs w:val="20"/>
              </w:rPr>
              <w:t>saquinavir and ritonavir</w:t>
            </w:r>
          </w:p>
          <w:p w14:paraId="5EA82662" w14:textId="77777777" w:rsidR="009602AE" w:rsidRPr="005D1E73" w:rsidRDefault="00526A29" w:rsidP="007B6957">
            <w:pPr>
              <w:pStyle w:val="Paragraph"/>
              <w:spacing w:before="40" w:after="40"/>
              <w:rPr>
                <w:sz w:val="20"/>
                <w:szCs w:val="20"/>
              </w:rPr>
            </w:pPr>
            <w:r w:rsidRPr="005D1E73">
              <w:rPr>
                <w:sz w:val="20"/>
                <w:szCs w:val="20"/>
              </w:rPr>
              <w:t>verapamil</w:t>
            </w:r>
          </w:p>
        </w:tc>
      </w:tr>
      <w:tr w:rsidR="00CA657C" w14:paraId="0DCB0972" w14:textId="77777777" w:rsidTr="004A5688">
        <w:trPr>
          <w:trHeight w:val="703"/>
        </w:trPr>
        <w:tc>
          <w:tcPr>
            <w:tcW w:w="5000" w:type="pct"/>
            <w:gridSpan w:val="3"/>
          </w:tcPr>
          <w:p w14:paraId="5C03CAA6" w14:textId="77777777" w:rsidR="009602AE" w:rsidRPr="00465A9D" w:rsidRDefault="00526A29" w:rsidP="00465A9D">
            <w:pPr>
              <w:pStyle w:val="TableFootnote"/>
              <w:ind w:left="0"/>
              <w:rPr>
                <w:sz w:val="18"/>
                <w:szCs w:val="18"/>
              </w:rPr>
            </w:pPr>
            <w:r w:rsidRPr="00465A9D">
              <w:rPr>
                <w:sz w:val="18"/>
                <w:szCs w:val="18"/>
              </w:rPr>
              <w:t>CYP=cytochrome P450 enzyme; P-gp=P-glycoprotein.</w:t>
            </w:r>
          </w:p>
          <w:p w14:paraId="18823B51" w14:textId="77777777" w:rsidR="009602AE" w:rsidRPr="00465A9D" w:rsidRDefault="00526A29" w:rsidP="00465A9D">
            <w:pPr>
              <w:pStyle w:val="TableFootnote"/>
              <w:ind w:left="0"/>
              <w:rPr>
                <w:sz w:val="18"/>
                <w:szCs w:val="18"/>
              </w:rPr>
            </w:pPr>
            <w:r w:rsidRPr="00465A9D">
              <w:rPr>
                <w:sz w:val="18"/>
                <w:szCs w:val="18"/>
              </w:rPr>
              <w:t>a. A number of P-gp inhibitors also inhibit CYP3A</w:t>
            </w:r>
          </w:p>
          <w:p w14:paraId="572A5350" w14:textId="77777777" w:rsidR="009602AE" w:rsidRPr="00465A9D" w:rsidRDefault="00526A29" w:rsidP="00465A9D">
            <w:pPr>
              <w:pStyle w:val="TableFootnote"/>
              <w:ind w:left="0"/>
              <w:rPr>
                <w:sz w:val="18"/>
                <w:szCs w:val="18"/>
              </w:rPr>
            </w:pPr>
            <w:r w:rsidRPr="00465A9D">
              <w:rPr>
                <w:sz w:val="18"/>
                <w:szCs w:val="18"/>
              </w:rPr>
              <w:t>Source: Guidance for Industry: Drug Interaction Studies – Study Design, Data Analysis, Implications for Dosing, and Labeling Recommendations.</w:t>
            </w:r>
          </w:p>
        </w:tc>
      </w:tr>
    </w:tbl>
    <w:p w14:paraId="175265ED" w14:textId="77777777" w:rsidR="00884683" w:rsidRDefault="00884683" w:rsidP="00884683">
      <w:pPr>
        <w:pStyle w:val="ListEnd"/>
      </w:pPr>
    </w:p>
    <w:p w14:paraId="413604AD" w14:textId="7D157D39" w:rsidR="0074605C" w:rsidRPr="00884683" w:rsidRDefault="00526A29" w:rsidP="00884683">
      <w:pPr>
        <w:pStyle w:val="Heading4"/>
      </w:pPr>
      <w:bookmarkStart w:id="3984" w:name="_Toc212097163"/>
      <w:bookmarkStart w:id="3985" w:name="_Toc140132590"/>
      <w:r w:rsidRPr="00884683">
        <w:t>Examples of In Vivo Substrates for P-glycoprotein</w:t>
      </w:r>
      <w:bookmarkEnd w:id="3984"/>
      <w:bookmarkEnd w:id="3985"/>
    </w:p>
    <w:tbl>
      <w:tblPr>
        <w:tblStyle w:val="TableGrid"/>
        <w:tblW w:w="5000" w:type="pct"/>
        <w:tblLook w:val="04A0" w:firstRow="1" w:lastRow="0" w:firstColumn="1" w:lastColumn="0" w:noHBand="0" w:noVBand="1"/>
      </w:tblPr>
      <w:tblGrid>
        <w:gridCol w:w="2490"/>
        <w:gridCol w:w="6500"/>
      </w:tblGrid>
      <w:tr w:rsidR="00CA657C" w14:paraId="6457181C" w14:textId="77777777" w:rsidTr="004A5688">
        <w:trPr>
          <w:trHeight w:val="241"/>
          <w:tblHeader/>
        </w:trPr>
        <w:tc>
          <w:tcPr>
            <w:tcW w:w="1385" w:type="pct"/>
          </w:tcPr>
          <w:p w14:paraId="505E2568" w14:textId="77777777" w:rsidR="009602AE" w:rsidRPr="008F5E7E" w:rsidRDefault="00526A29" w:rsidP="007B6957">
            <w:pPr>
              <w:spacing w:before="40" w:after="40"/>
              <w:rPr>
                <w:b/>
                <w:bCs/>
                <w:sz w:val="20"/>
                <w:szCs w:val="20"/>
              </w:rPr>
            </w:pPr>
            <w:r w:rsidRPr="008F5E7E">
              <w:rPr>
                <w:b/>
                <w:bCs/>
                <w:sz w:val="20"/>
                <w:szCs w:val="20"/>
              </w:rPr>
              <w:t>Transporter</w:t>
            </w:r>
          </w:p>
        </w:tc>
        <w:tc>
          <w:tcPr>
            <w:tcW w:w="3615" w:type="pct"/>
            <w:tcBorders>
              <w:bottom w:val="single" w:sz="4" w:space="0" w:color="auto"/>
            </w:tcBorders>
          </w:tcPr>
          <w:p w14:paraId="46CDE856" w14:textId="77777777" w:rsidR="009602AE" w:rsidRPr="008F5E7E" w:rsidRDefault="00526A29" w:rsidP="007B6957">
            <w:pPr>
              <w:spacing w:before="40" w:after="40"/>
              <w:rPr>
                <w:rFonts w:cs="Arial"/>
                <w:b/>
                <w:bCs/>
                <w:sz w:val="20"/>
                <w:szCs w:val="20"/>
              </w:rPr>
            </w:pPr>
            <w:r w:rsidRPr="008F5E7E">
              <w:rPr>
                <w:rFonts w:cs="Arial"/>
                <w:b/>
                <w:bCs/>
                <w:sz w:val="20"/>
                <w:szCs w:val="20"/>
              </w:rPr>
              <w:t>Substrates</w:t>
            </w:r>
          </w:p>
        </w:tc>
      </w:tr>
      <w:tr w:rsidR="00CA657C" w14:paraId="47237783" w14:textId="77777777" w:rsidTr="004A5688">
        <w:trPr>
          <w:trHeight w:val="703"/>
        </w:trPr>
        <w:tc>
          <w:tcPr>
            <w:tcW w:w="1385" w:type="pct"/>
          </w:tcPr>
          <w:p w14:paraId="7C44E773" w14:textId="77777777" w:rsidR="009602AE" w:rsidRPr="008F5E7E" w:rsidRDefault="00526A29" w:rsidP="007B6957">
            <w:pPr>
              <w:spacing w:before="40" w:after="40"/>
              <w:rPr>
                <w:sz w:val="20"/>
                <w:szCs w:val="20"/>
              </w:rPr>
            </w:pPr>
            <w:r w:rsidRPr="008F5E7E">
              <w:rPr>
                <w:sz w:val="20"/>
                <w:szCs w:val="20"/>
              </w:rPr>
              <w:t>P-gp (Gene ABCB1)</w:t>
            </w:r>
          </w:p>
        </w:tc>
        <w:tc>
          <w:tcPr>
            <w:tcW w:w="3615" w:type="pct"/>
          </w:tcPr>
          <w:p w14:paraId="7A701B96" w14:textId="77777777" w:rsidR="003360AD" w:rsidRPr="00C5352C" w:rsidRDefault="00526A29" w:rsidP="007B6957">
            <w:pPr>
              <w:pStyle w:val="Paragraph"/>
              <w:spacing w:before="40" w:after="40"/>
              <w:rPr>
                <w:rFonts w:cs="Arial"/>
                <w:bCs/>
                <w:sz w:val="20"/>
                <w:szCs w:val="20"/>
                <w:lang w:val="fr-CH"/>
              </w:rPr>
            </w:pPr>
            <w:r w:rsidRPr="00C5352C">
              <w:rPr>
                <w:rFonts w:cs="Arial"/>
                <w:bCs/>
                <w:sz w:val="20"/>
                <w:szCs w:val="20"/>
                <w:lang w:val="fr-CH"/>
              </w:rPr>
              <w:t xml:space="preserve">dabigatran etexilate </w:t>
            </w:r>
            <w:r w:rsidRPr="00C5352C">
              <w:rPr>
                <w:rFonts w:cs="Arial"/>
                <w:bCs/>
                <w:sz w:val="20"/>
                <w:szCs w:val="20"/>
                <w:lang w:val="fr-CH"/>
              </w:rPr>
              <w:br/>
              <w:t>digoxin</w:t>
            </w:r>
            <w:r w:rsidRPr="00C5352C">
              <w:rPr>
                <w:rFonts w:cs="Arial"/>
                <w:bCs/>
                <w:sz w:val="20"/>
                <w:szCs w:val="20"/>
                <w:vertAlign w:val="superscript"/>
                <w:lang w:val="fr-CH"/>
              </w:rPr>
              <w:t>a</w:t>
            </w:r>
            <w:r w:rsidRPr="00C5352C">
              <w:rPr>
                <w:rFonts w:cs="Arial"/>
                <w:bCs/>
                <w:sz w:val="20"/>
                <w:szCs w:val="20"/>
                <w:lang w:val="fr-CH"/>
              </w:rPr>
              <w:t xml:space="preserve"> </w:t>
            </w:r>
          </w:p>
          <w:p w14:paraId="39DF5097" w14:textId="77777777" w:rsidR="009602AE" w:rsidRPr="00C5352C" w:rsidRDefault="00526A29" w:rsidP="007B6957">
            <w:pPr>
              <w:pStyle w:val="Paragraph"/>
              <w:spacing w:before="40" w:after="40"/>
              <w:rPr>
                <w:sz w:val="20"/>
                <w:szCs w:val="20"/>
                <w:lang w:val="fr-CH"/>
              </w:rPr>
            </w:pPr>
            <w:r w:rsidRPr="00C5352C">
              <w:rPr>
                <w:rFonts w:cs="Arial"/>
                <w:bCs/>
                <w:sz w:val="20"/>
                <w:szCs w:val="20"/>
                <w:lang w:val="fr-CH"/>
              </w:rPr>
              <w:t>edoxaban</w:t>
            </w:r>
            <w:r w:rsidRPr="00C5352C">
              <w:rPr>
                <w:rFonts w:cs="Arial"/>
                <w:bCs/>
                <w:sz w:val="20"/>
                <w:szCs w:val="20"/>
                <w:lang w:val="fr-CH"/>
              </w:rPr>
              <w:br/>
              <w:t>fexofenadine</w:t>
            </w:r>
          </w:p>
        </w:tc>
      </w:tr>
      <w:tr w:rsidR="00CA657C" w14:paraId="3F8EC98E" w14:textId="77777777" w:rsidTr="004A5688">
        <w:trPr>
          <w:trHeight w:val="703"/>
        </w:trPr>
        <w:tc>
          <w:tcPr>
            <w:tcW w:w="5000" w:type="pct"/>
            <w:gridSpan w:val="2"/>
          </w:tcPr>
          <w:p w14:paraId="36ACC172" w14:textId="77777777" w:rsidR="009602AE" w:rsidRPr="00465A9D" w:rsidRDefault="00526A29" w:rsidP="00465A9D">
            <w:pPr>
              <w:pStyle w:val="TableFootnote"/>
              <w:ind w:left="0"/>
              <w:rPr>
                <w:sz w:val="18"/>
                <w:szCs w:val="18"/>
              </w:rPr>
            </w:pPr>
            <w:r w:rsidRPr="00465A9D">
              <w:rPr>
                <w:sz w:val="18"/>
                <w:szCs w:val="18"/>
              </w:rPr>
              <w:t>P-gp=P-glycoprotein.</w:t>
            </w:r>
          </w:p>
          <w:p w14:paraId="1C85F8A0" w14:textId="77777777" w:rsidR="009602AE" w:rsidRPr="00465A9D" w:rsidRDefault="00526A29" w:rsidP="00465A9D">
            <w:pPr>
              <w:pStyle w:val="TableFootnote"/>
              <w:ind w:left="0"/>
              <w:rPr>
                <w:sz w:val="18"/>
                <w:szCs w:val="18"/>
              </w:rPr>
            </w:pPr>
            <w:r w:rsidRPr="00465A9D">
              <w:rPr>
                <w:sz w:val="18"/>
                <w:szCs w:val="18"/>
                <w:vertAlign w:val="superscript"/>
              </w:rPr>
              <w:t>a</w:t>
            </w:r>
            <w:r w:rsidRPr="00465A9D">
              <w:rPr>
                <w:sz w:val="18"/>
                <w:szCs w:val="18"/>
              </w:rPr>
              <w:tab/>
              <w:t>Digoxin is considered a narrow therapeutic index drug.</w:t>
            </w:r>
          </w:p>
          <w:p w14:paraId="5A9FCD2B" w14:textId="77777777" w:rsidR="009602AE" w:rsidRPr="00465A9D" w:rsidRDefault="00526A29" w:rsidP="00465A9D">
            <w:pPr>
              <w:pStyle w:val="TableFootnote"/>
              <w:ind w:left="0"/>
              <w:rPr>
                <w:sz w:val="18"/>
                <w:szCs w:val="18"/>
              </w:rPr>
            </w:pPr>
            <w:r w:rsidRPr="00465A9D">
              <w:rPr>
                <w:sz w:val="18"/>
                <w:szCs w:val="18"/>
              </w:rPr>
              <w:t>Source: Guidance for Industry: Drug Interaction Studies – Study Design, Data Analysis, Implications for Dosing, and Labeling Recommendations.</w:t>
            </w:r>
          </w:p>
        </w:tc>
      </w:tr>
    </w:tbl>
    <w:p w14:paraId="63D72BBE" w14:textId="77777777" w:rsidR="0074605C" w:rsidRDefault="0074605C" w:rsidP="00884683">
      <w:pPr>
        <w:pStyle w:val="ListEnd"/>
      </w:pPr>
    </w:p>
    <w:p w14:paraId="50B60C16" w14:textId="77777777" w:rsidR="0074605C" w:rsidRDefault="00526A29">
      <w:pPr>
        <w:pStyle w:val="Heading2"/>
        <w:pageBreakBefore/>
        <w:rPr>
          <w:b w:val="0"/>
        </w:rPr>
      </w:pPr>
      <w:bookmarkStart w:id="3986" w:name="_Ref93932900"/>
      <w:bookmarkStart w:id="3987" w:name="_Toc212097164"/>
      <w:bookmarkStart w:id="3988" w:name="_Toc140132591"/>
      <w:r>
        <w:t>Appendix 9: Eastern Cooperative Oncology Group</w:t>
      </w:r>
      <w:bookmarkEnd w:id="3986"/>
      <w:bookmarkEnd w:id="3987"/>
      <w:bookmarkEnd w:id="3988"/>
    </w:p>
    <w:tbl>
      <w:tblPr>
        <w:tblStyle w:val="TableGrid"/>
        <w:tblW w:w="5000" w:type="pct"/>
        <w:tblLook w:val="04A0" w:firstRow="1" w:lastRow="0" w:firstColumn="1" w:lastColumn="0" w:noHBand="0" w:noVBand="1"/>
      </w:tblPr>
      <w:tblGrid>
        <w:gridCol w:w="1226"/>
        <w:gridCol w:w="7764"/>
      </w:tblGrid>
      <w:tr w:rsidR="00CA657C" w14:paraId="462C43F6" w14:textId="77777777" w:rsidTr="004A5688">
        <w:trPr>
          <w:tblHeader/>
        </w:trPr>
        <w:tc>
          <w:tcPr>
            <w:tcW w:w="682" w:type="pct"/>
          </w:tcPr>
          <w:p w14:paraId="72FA8FB1" w14:textId="77777777" w:rsidR="009602AE" w:rsidRPr="007A0AF3" w:rsidRDefault="00526A29" w:rsidP="007B6957">
            <w:pPr>
              <w:spacing w:after="60"/>
              <w:jc w:val="center"/>
              <w:rPr>
                <w:b/>
                <w:bCs/>
                <w:sz w:val="20"/>
                <w:szCs w:val="20"/>
              </w:rPr>
            </w:pPr>
            <w:r w:rsidRPr="007A0AF3">
              <w:rPr>
                <w:b/>
                <w:bCs/>
                <w:sz w:val="20"/>
                <w:szCs w:val="20"/>
              </w:rPr>
              <w:t>Grade</w:t>
            </w:r>
          </w:p>
        </w:tc>
        <w:tc>
          <w:tcPr>
            <w:tcW w:w="4318" w:type="pct"/>
          </w:tcPr>
          <w:p w14:paraId="11676221" w14:textId="77777777" w:rsidR="009602AE" w:rsidRPr="007A0AF3" w:rsidRDefault="00526A29" w:rsidP="007B6957">
            <w:pPr>
              <w:spacing w:after="60"/>
              <w:rPr>
                <w:b/>
                <w:bCs/>
                <w:sz w:val="20"/>
                <w:szCs w:val="20"/>
              </w:rPr>
            </w:pPr>
            <w:r w:rsidRPr="007A0AF3">
              <w:rPr>
                <w:b/>
                <w:bCs/>
                <w:sz w:val="20"/>
                <w:szCs w:val="20"/>
              </w:rPr>
              <w:t>Performance Status</w:t>
            </w:r>
          </w:p>
        </w:tc>
      </w:tr>
      <w:tr w:rsidR="00CA657C" w14:paraId="6F973D16" w14:textId="77777777" w:rsidTr="004A5688">
        <w:tc>
          <w:tcPr>
            <w:tcW w:w="682" w:type="pct"/>
          </w:tcPr>
          <w:p w14:paraId="2B380225" w14:textId="77777777" w:rsidR="009602AE" w:rsidRPr="007A0AF3" w:rsidRDefault="00526A29" w:rsidP="007B6957">
            <w:pPr>
              <w:spacing w:after="60"/>
              <w:jc w:val="center"/>
              <w:rPr>
                <w:sz w:val="20"/>
                <w:szCs w:val="20"/>
              </w:rPr>
            </w:pPr>
            <w:r w:rsidRPr="007A0AF3">
              <w:rPr>
                <w:sz w:val="20"/>
                <w:szCs w:val="20"/>
              </w:rPr>
              <w:t>0</w:t>
            </w:r>
          </w:p>
        </w:tc>
        <w:tc>
          <w:tcPr>
            <w:tcW w:w="4318" w:type="pct"/>
          </w:tcPr>
          <w:p w14:paraId="1EB70DC0" w14:textId="77777777" w:rsidR="009602AE" w:rsidRPr="007A0AF3" w:rsidRDefault="00526A29" w:rsidP="007B6957">
            <w:pPr>
              <w:spacing w:after="60"/>
              <w:rPr>
                <w:sz w:val="20"/>
                <w:szCs w:val="20"/>
              </w:rPr>
            </w:pPr>
            <w:r w:rsidRPr="007A0AF3">
              <w:rPr>
                <w:sz w:val="20"/>
                <w:szCs w:val="20"/>
              </w:rPr>
              <w:t>Normal activity. Fully active, able to carry on all predisease performance without restriction.</w:t>
            </w:r>
          </w:p>
        </w:tc>
      </w:tr>
      <w:tr w:rsidR="00CA657C" w14:paraId="1F68D402" w14:textId="77777777" w:rsidTr="004A5688">
        <w:tc>
          <w:tcPr>
            <w:tcW w:w="682" w:type="pct"/>
          </w:tcPr>
          <w:p w14:paraId="180F79FE" w14:textId="77777777" w:rsidR="009602AE" w:rsidRPr="007A0AF3" w:rsidRDefault="00526A29" w:rsidP="007B6957">
            <w:pPr>
              <w:spacing w:after="60"/>
              <w:jc w:val="center"/>
              <w:rPr>
                <w:sz w:val="20"/>
                <w:szCs w:val="20"/>
              </w:rPr>
            </w:pPr>
            <w:r w:rsidRPr="007A0AF3">
              <w:rPr>
                <w:sz w:val="20"/>
                <w:szCs w:val="20"/>
              </w:rPr>
              <w:t>1</w:t>
            </w:r>
          </w:p>
        </w:tc>
        <w:tc>
          <w:tcPr>
            <w:tcW w:w="4318" w:type="pct"/>
          </w:tcPr>
          <w:p w14:paraId="24C7C8A3" w14:textId="77777777" w:rsidR="009602AE" w:rsidRPr="007A0AF3" w:rsidRDefault="00526A29" w:rsidP="007B6957">
            <w:pPr>
              <w:spacing w:after="60"/>
              <w:rPr>
                <w:sz w:val="20"/>
                <w:szCs w:val="20"/>
              </w:rPr>
            </w:pPr>
            <w:r w:rsidRPr="007A0AF3">
              <w:rPr>
                <w:sz w:val="20"/>
                <w:szCs w:val="20"/>
              </w:rPr>
              <w:t>Symptoms, but ambulatory. Restricted in physically strenuous activity, but ambulatory and able to carry out work of a light or sedentary nature (eg, light housework, office work).</w:t>
            </w:r>
          </w:p>
        </w:tc>
      </w:tr>
      <w:tr w:rsidR="00CA657C" w14:paraId="77E9BDAC" w14:textId="77777777" w:rsidTr="004A5688">
        <w:tc>
          <w:tcPr>
            <w:tcW w:w="682" w:type="pct"/>
          </w:tcPr>
          <w:p w14:paraId="139A0C73" w14:textId="77777777" w:rsidR="009602AE" w:rsidRPr="007A0AF3" w:rsidRDefault="00526A29" w:rsidP="007B6957">
            <w:pPr>
              <w:spacing w:after="60"/>
              <w:jc w:val="center"/>
              <w:rPr>
                <w:sz w:val="20"/>
                <w:szCs w:val="20"/>
              </w:rPr>
            </w:pPr>
            <w:r w:rsidRPr="007A0AF3">
              <w:rPr>
                <w:sz w:val="20"/>
                <w:szCs w:val="20"/>
              </w:rPr>
              <w:t>2</w:t>
            </w:r>
          </w:p>
        </w:tc>
        <w:tc>
          <w:tcPr>
            <w:tcW w:w="4318" w:type="pct"/>
          </w:tcPr>
          <w:p w14:paraId="17DC4257" w14:textId="77777777" w:rsidR="009602AE" w:rsidRPr="007A0AF3" w:rsidRDefault="00526A29" w:rsidP="007B6957">
            <w:pPr>
              <w:spacing w:after="60"/>
              <w:rPr>
                <w:sz w:val="20"/>
                <w:szCs w:val="20"/>
              </w:rPr>
            </w:pPr>
            <w:r w:rsidRPr="007A0AF3">
              <w:rPr>
                <w:sz w:val="20"/>
                <w:szCs w:val="20"/>
              </w:rPr>
              <w:t>In bed &lt;50% of the time. Ambulatory and capable of all self-care, but unable to carry out any work activities. Up and about more than 50% of waking hours.</w:t>
            </w:r>
          </w:p>
        </w:tc>
      </w:tr>
      <w:tr w:rsidR="00CA657C" w14:paraId="49568898" w14:textId="77777777" w:rsidTr="004A5688">
        <w:tc>
          <w:tcPr>
            <w:tcW w:w="682" w:type="pct"/>
          </w:tcPr>
          <w:p w14:paraId="5D1E66EB" w14:textId="77777777" w:rsidR="009602AE" w:rsidRPr="007A0AF3" w:rsidRDefault="00526A29" w:rsidP="007B6957">
            <w:pPr>
              <w:spacing w:after="60"/>
              <w:jc w:val="center"/>
              <w:rPr>
                <w:sz w:val="20"/>
                <w:szCs w:val="20"/>
              </w:rPr>
            </w:pPr>
            <w:r w:rsidRPr="007A0AF3">
              <w:rPr>
                <w:sz w:val="20"/>
                <w:szCs w:val="20"/>
              </w:rPr>
              <w:t>3</w:t>
            </w:r>
          </w:p>
        </w:tc>
        <w:tc>
          <w:tcPr>
            <w:tcW w:w="4318" w:type="pct"/>
          </w:tcPr>
          <w:p w14:paraId="725F33E3" w14:textId="77777777" w:rsidR="009602AE" w:rsidRPr="007A0AF3" w:rsidRDefault="00526A29" w:rsidP="007B6957">
            <w:pPr>
              <w:spacing w:after="60"/>
              <w:rPr>
                <w:sz w:val="20"/>
                <w:szCs w:val="20"/>
              </w:rPr>
            </w:pPr>
            <w:r w:rsidRPr="007A0AF3">
              <w:rPr>
                <w:sz w:val="20"/>
                <w:szCs w:val="20"/>
              </w:rPr>
              <w:t>In bed &gt;50% of the time. Capable of only limited self-care, confined to bed or chair more than 50% of waking hours.</w:t>
            </w:r>
          </w:p>
        </w:tc>
      </w:tr>
      <w:tr w:rsidR="00CA657C" w14:paraId="59408968" w14:textId="77777777" w:rsidTr="004A5688">
        <w:tc>
          <w:tcPr>
            <w:tcW w:w="682" w:type="pct"/>
          </w:tcPr>
          <w:p w14:paraId="17C3163F" w14:textId="77777777" w:rsidR="009602AE" w:rsidRPr="007A0AF3" w:rsidRDefault="00526A29" w:rsidP="007B6957">
            <w:pPr>
              <w:spacing w:after="60"/>
              <w:jc w:val="center"/>
              <w:rPr>
                <w:sz w:val="20"/>
                <w:szCs w:val="20"/>
              </w:rPr>
            </w:pPr>
            <w:r w:rsidRPr="007A0AF3">
              <w:rPr>
                <w:sz w:val="20"/>
                <w:szCs w:val="20"/>
              </w:rPr>
              <w:t>4</w:t>
            </w:r>
          </w:p>
        </w:tc>
        <w:tc>
          <w:tcPr>
            <w:tcW w:w="4318" w:type="pct"/>
          </w:tcPr>
          <w:p w14:paraId="32393F5C" w14:textId="77777777" w:rsidR="009602AE" w:rsidRPr="007A0AF3" w:rsidRDefault="00526A29" w:rsidP="007B6957">
            <w:pPr>
              <w:spacing w:after="60"/>
              <w:rPr>
                <w:sz w:val="20"/>
                <w:szCs w:val="20"/>
              </w:rPr>
            </w:pPr>
            <w:r w:rsidRPr="007A0AF3">
              <w:rPr>
                <w:sz w:val="20"/>
                <w:szCs w:val="20"/>
              </w:rPr>
              <w:t>100% bedridden. Completely disabled. Cannot carry on any self-care. Totally confined to bed or chair.</w:t>
            </w:r>
          </w:p>
        </w:tc>
      </w:tr>
      <w:tr w:rsidR="00CA657C" w14:paraId="55125B6D" w14:textId="77777777" w:rsidTr="004A5688">
        <w:tc>
          <w:tcPr>
            <w:tcW w:w="682" w:type="pct"/>
          </w:tcPr>
          <w:p w14:paraId="1BE44495" w14:textId="77777777" w:rsidR="009602AE" w:rsidRPr="007A0AF3" w:rsidRDefault="00526A29" w:rsidP="007B6957">
            <w:pPr>
              <w:spacing w:after="60"/>
              <w:jc w:val="center"/>
              <w:rPr>
                <w:sz w:val="20"/>
                <w:szCs w:val="20"/>
              </w:rPr>
            </w:pPr>
            <w:r w:rsidRPr="007A0AF3">
              <w:rPr>
                <w:sz w:val="20"/>
                <w:szCs w:val="20"/>
              </w:rPr>
              <w:t>5</w:t>
            </w:r>
          </w:p>
        </w:tc>
        <w:tc>
          <w:tcPr>
            <w:tcW w:w="4318" w:type="pct"/>
          </w:tcPr>
          <w:p w14:paraId="1F27CDE4" w14:textId="77777777" w:rsidR="009602AE" w:rsidRPr="007A0AF3" w:rsidRDefault="00526A29" w:rsidP="007B6957">
            <w:pPr>
              <w:spacing w:after="60"/>
              <w:rPr>
                <w:sz w:val="20"/>
                <w:szCs w:val="20"/>
              </w:rPr>
            </w:pPr>
            <w:r w:rsidRPr="007A0AF3">
              <w:rPr>
                <w:sz w:val="20"/>
                <w:szCs w:val="20"/>
              </w:rPr>
              <w:t>Dead</w:t>
            </w:r>
          </w:p>
        </w:tc>
      </w:tr>
    </w:tbl>
    <w:p w14:paraId="3C4A35E5" w14:textId="6EED747B" w:rsidR="0074605C" w:rsidRDefault="00526A29" w:rsidP="00884683">
      <w:pPr>
        <w:pStyle w:val="paragraph0"/>
        <w:spacing w:before="0" w:beforeAutospacing="0" w:after="0" w:afterAutospacing="0"/>
        <w:ind w:left="142"/>
        <w:rPr>
          <w:sz w:val="20"/>
          <w:szCs w:val="20"/>
        </w:rPr>
      </w:pPr>
      <w:r>
        <w:rPr>
          <w:sz w:val="20"/>
          <w:szCs w:val="20"/>
        </w:rPr>
        <w:t xml:space="preserve">Source </w:t>
      </w:r>
      <w:r w:rsidR="00B16DC4">
        <w:rPr>
          <w:sz w:val="20"/>
          <w:szCs w:val="20"/>
        </w:rPr>
        <w:t>[ECOG ACRIN Cancer Research Group 2016]</w:t>
      </w:r>
      <w:r>
        <w:rPr>
          <w:sz w:val="20"/>
          <w:szCs w:val="20"/>
        </w:rPr>
        <w:t>.</w:t>
      </w:r>
    </w:p>
    <w:p w14:paraId="06026F1B" w14:textId="77777777" w:rsidR="0074605C" w:rsidRDefault="0074605C" w:rsidP="00884683">
      <w:pPr>
        <w:pStyle w:val="ListEnd"/>
      </w:pPr>
    </w:p>
    <w:p w14:paraId="266D1B47" w14:textId="77777777" w:rsidR="0074605C" w:rsidRDefault="00526A29">
      <w:pPr>
        <w:pStyle w:val="Heading2"/>
        <w:pageBreakBefore/>
        <w:rPr>
          <w:bCs w:val="0"/>
        </w:rPr>
      </w:pPr>
      <w:bookmarkStart w:id="3989" w:name="_Ref93926346"/>
      <w:bookmarkStart w:id="3990" w:name="_Ref93926870"/>
      <w:bookmarkStart w:id="3991" w:name="_Ref93928005"/>
      <w:bookmarkStart w:id="3992" w:name="_Ref93928349"/>
      <w:bookmarkStart w:id="3993" w:name="_Ref93928405"/>
      <w:bookmarkStart w:id="3994" w:name="_Ref93929450"/>
      <w:bookmarkStart w:id="3995" w:name="_Ref93929578"/>
      <w:bookmarkStart w:id="3996" w:name="_Ref93929619"/>
      <w:bookmarkStart w:id="3997" w:name="_Ref93929671"/>
      <w:bookmarkStart w:id="3998" w:name="_Toc212097165"/>
      <w:bookmarkStart w:id="3999" w:name="_Toc140132592"/>
      <w:r>
        <w:t xml:space="preserve">Appendix 10: </w:t>
      </w:r>
      <w:bookmarkEnd w:id="3989"/>
      <w:bookmarkEnd w:id="3990"/>
      <w:bookmarkEnd w:id="3991"/>
      <w:bookmarkEnd w:id="3992"/>
      <w:bookmarkEnd w:id="3993"/>
      <w:bookmarkEnd w:id="3994"/>
      <w:bookmarkEnd w:id="3995"/>
      <w:bookmarkEnd w:id="3996"/>
      <w:bookmarkEnd w:id="3997"/>
      <w:r>
        <w:rPr>
          <w:bCs w:val="0"/>
        </w:rPr>
        <w:t>Treatment Response Assessment for CLL and SLL</w:t>
      </w:r>
      <w:bookmarkEnd w:id="3998"/>
      <w:bookmarkEnd w:id="3999"/>
    </w:p>
    <w:p w14:paraId="42BC3CAC" w14:textId="77777777" w:rsidR="0074605C" w:rsidRDefault="00526A29">
      <w:pPr>
        <w:pStyle w:val="Heading3"/>
      </w:pPr>
      <w:bookmarkStart w:id="4000" w:name="_Toc212097166"/>
      <w:bookmarkStart w:id="4001" w:name="_Toc140132593"/>
      <w:r>
        <w:t>iwCLL Criteria</w:t>
      </w:r>
      <w:bookmarkEnd w:id="4000"/>
      <w:bookmarkEnd w:id="4001"/>
    </w:p>
    <w:p w14:paraId="4A707012" w14:textId="0EF1EEE7" w:rsidR="0074605C" w:rsidRDefault="00526A29" w:rsidP="00884683">
      <w:pPr>
        <w:pStyle w:val="Paragraph"/>
        <w:rPr>
          <w:b/>
          <w:bCs/>
        </w:rPr>
      </w:pPr>
      <w:r>
        <w:t xml:space="preserve">This appendix summarizes the iwCLL Criteria 2018 </w:t>
      </w:r>
      <w:r w:rsidR="00B16DC4">
        <w:t>[Hallek, M., et al 2018]</w:t>
      </w:r>
      <w:r>
        <w:t>.</w:t>
      </w:r>
    </w:p>
    <w:p w14:paraId="5688375B" w14:textId="77777777" w:rsidR="0074605C" w:rsidRDefault="00526A29">
      <w:pPr>
        <w:pStyle w:val="Heading4"/>
      </w:pPr>
      <w:bookmarkStart w:id="4002" w:name="_Toc212097167"/>
      <w:bookmarkStart w:id="4003" w:name="_Toc140132594"/>
      <w:bookmarkStart w:id="4004" w:name="_Hlk101774748"/>
      <w:r>
        <w:t>Overview</w:t>
      </w:r>
      <w:bookmarkEnd w:id="4002"/>
      <w:bookmarkEnd w:id="4003"/>
    </w:p>
    <w:p w14:paraId="42C08F93" w14:textId="42BA5BD8" w:rsidR="0074605C" w:rsidRDefault="00526A29" w:rsidP="00884683">
      <w:pPr>
        <w:pStyle w:val="Paragraph"/>
      </w:pPr>
      <w:r>
        <w:t xml:space="preserve">This appendix describes the process for assessing treatment response according to the iwCLL Criteria for CLL/SLL </w:t>
      </w:r>
      <w:r w:rsidR="00B16DC4">
        <w:t>[Hallek, M., et al 2018]</w:t>
      </w:r>
      <w:r>
        <w:t xml:space="preserve">. </w:t>
      </w:r>
      <w:r>
        <w:rPr>
          <w:lang w:val="en"/>
        </w:rPr>
        <w:t>Focal lesions (lymph nodes and others), spleen, and liver will be assessed along with constitutional symptoms, hematologic parameters (lymphocytes, neutrophils, platelets, hemoglobin), and bone marrow.</w:t>
      </w:r>
      <w:r>
        <w:t xml:space="preserve"> </w:t>
      </w:r>
    </w:p>
    <w:p w14:paraId="7050DB5B" w14:textId="77777777" w:rsidR="0074605C" w:rsidRDefault="00526A29" w:rsidP="00884683">
      <w:pPr>
        <w:pStyle w:val="Paragraph"/>
      </w:pPr>
      <w:r>
        <w:t>Anatomic imaging may include CT, MRI or some combination of the 2, with details specified in the Site Imaging Manual. CT is the most common modality used, and for the purposes of this document the term “CT” will be used to represent all anatomic imaging, no matter which imaging modality is used.</w:t>
      </w:r>
    </w:p>
    <w:p w14:paraId="68FC33E8" w14:textId="77777777" w:rsidR="0074605C" w:rsidRDefault="00526A29" w:rsidP="00884683">
      <w:pPr>
        <w:pStyle w:val="Paragraph"/>
      </w:pPr>
      <w:r>
        <w:t>Before treatment (“baseline”), on CT, all malignant lymph nodes (“nodal lesions”) will be classified as “target” (selected for quantitative assessment) or as “non-target” (selected for qualitative assessment). All focal non-nodal lesions are followed as non-target. The spleen will be assessed quantitatively (by measuring the craniocaudal length), and the liver will be assessed qualitatively. If biopsy is performed, or if there are any physical examination findings that cannot be evaluated by imaging, these should be documented.</w:t>
      </w:r>
    </w:p>
    <w:p w14:paraId="2E60433E" w14:textId="77777777" w:rsidR="0074605C" w:rsidRDefault="00526A29" w:rsidP="00884683">
      <w:pPr>
        <w:pStyle w:val="Paragraph"/>
      </w:pPr>
      <w:r>
        <w:t xml:space="preserve">After therapy has begun, </w:t>
      </w:r>
      <w:r>
        <w:rPr>
          <w:lang w:val="en"/>
        </w:rPr>
        <w:t xml:space="preserve">target lesions, non-target lesions, and the presence of new lesions in images will be assessed to provide a collective response in focal lesions (usually referred to as the “lymph node response” because the great majority of the focal lesions are lymph nodes). The spleen and liver will be assessed separately from focal lesions for an organomegaly response. </w:t>
      </w:r>
      <w:r>
        <w:t>Lymph node response, spleen and liver response, and specific pieces of clinical information will be combined to produce the overall response for each time point. The criteria are summarized in the tables below and detailed in the following sections.</w:t>
      </w:r>
      <w:ins w:id="4005" w:author="Powell, Deana" w:date="2026-03-05T15:34:00Z" w16du:dateUtc="2026-03-05T20:34:00Z">
        <w:r>
          <w:t xml:space="preserve"> Note: any lesion that in the expert medical opinion of the investigator is not due to CLL should not be included in the determination of response or progression.</w:t>
        </w:r>
      </w:ins>
    </w:p>
    <w:p w14:paraId="3E0073F2" w14:textId="77777777" w:rsidR="0074605C" w:rsidRDefault="00526A29">
      <w:pPr>
        <w:pStyle w:val="Heading4"/>
      </w:pPr>
      <w:bookmarkStart w:id="4006" w:name="_Toc212097168"/>
      <w:bookmarkStart w:id="4007" w:name="_Toc140132595"/>
      <w:r>
        <w:t>Anatomic Disease Assessment</w:t>
      </w:r>
      <w:bookmarkEnd w:id="4006"/>
      <w:bookmarkEnd w:id="4007"/>
    </w:p>
    <w:p w14:paraId="326CDD43" w14:textId="21B8E390" w:rsidR="004A5688" w:rsidRDefault="00526A29" w:rsidP="00884683">
      <w:pPr>
        <w:pStyle w:val="Paragraph"/>
      </w:pPr>
      <w:r>
        <w:t>Anatomic assessment specifically refers to the size of focal lesions or organs, assessed using CT or MRI. As stated previously, for simplicity the term “CT” will be used to represent all anatomic imaging.</w:t>
      </w:r>
    </w:p>
    <w:p w14:paraId="21FA7DCD" w14:textId="651ACF58" w:rsidR="0074605C" w:rsidRPr="004A5688" w:rsidRDefault="004A5688" w:rsidP="004A5688">
      <w:pPr>
        <w:rPr>
          <w:rFonts w:eastAsia="MS Gothic"/>
        </w:rPr>
      </w:pPr>
      <w:r>
        <w:br w:type="page"/>
      </w:r>
    </w:p>
    <w:p w14:paraId="15711EB8" w14:textId="77777777" w:rsidR="0074605C" w:rsidRDefault="00526A29" w:rsidP="0083706A">
      <w:pPr>
        <w:pStyle w:val="Heading5"/>
      </w:pPr>
      <w:bookmarkStart w:id="4008" w:name="_Toc212097169"/>
      <w:bookmarkStart w:id="4009" w:name="_Toc140132596"/>
      <w:r>
        <w:t>Screening (Baseline) Assessment</w:t>
      </w:r>
      <w:bookmarkEnd w:id="4008"/>
      <w:bookmarkEnd w:id="4009"/>
    </w:p>
    <w:p w14:paraId="2FB44858" w14:textId="77777777" w:rsidR="0074605C" w:rsidRPr="00884683" w:rsidRDefault="00526A29" w:rsidP="00884683">
      <w:pPr>
        <w:pStyle w:val="Paragraph"/>
        <w:rPr>
          <w:b/>
          <w:bCs/>
          <w:u w:val="single"/>
        </w:rPr>
      </w:pPr>
      <w:r w:rsidRPr="00884683">
        <w:rPr>
          <w:b/>
          <w:bCs/>
          <w:u w:val="single"/>
        </w:rPr>
        <w:t>Documentation of Focal Lesions</w:t>
      </w:r>
    </w:p>
    <w:p w14:paraId="32482718" w14:textId="77777777" w:rsidR="0074605C" w:rsidRDefault="00526A29" w:rsidP="00884683">
      <w:pPr>
        <w:pStyle w:val="Paragraph"/>
      </w:pPr>
      <w:r>
        <w:t>All focal lesions are identified at screening and classified as measurable or non-measurable. Up to 6 of the measurable nodal lesions are selected as “target” lesions, which are then followed quantitatively throughout the trial. All other focal lesions (including non-nodal lesions) are documented as “non-target” lesions and evaluated qualitatively thereafter.</w:t>
      </w:r>
    </w:p>
    <w:p w14:paraId="1510965E" w14:textId="77777777" w:rsidR="0074605C" w:rsidRPr="00884683" w:rsidRDefault="00526A29" w:rsidP="00884683">
      <w:pPr>
        <w:pStyle w:val="Paragraph"/>
        <w:rPr>
          <w:b/>
          <w:bCs/>
          <w:u w:val="single"/>
        </w:rPr>
      </w:pPr>
      <w:r w:rsidRPr="00884683">
        <w:rPr>
          <w:b/>
          <w:bCs/>
          <w:u w:val="single"/>
        </w:rPr>
        <w:t>Measurable and Non-measurable Lesions</w:t>
      </w:r>
    </w:p>
    <w:p w14:paraId="3865550A" w14:textId="77777777" w:rsidR="0074605C" w:rsidRDefault="00526A29" w:rsidP="00884683">
      <w:pPr>
        <w:pStyle w:val="Paragraph"/>
      </w:pPr>
      <w:r>
        <w:t xml:space="preserve">Malignant lymph nodes (nodal lesions) are considered measurable if they are considered to be due to CLL, are clearly and reproducibly measurable in 2 dimensions in the axial plane, and measure ≥1.5 cm in LDi when assessed by CT/MRI scan, irrespective of scanner type and slice thickness/interval. </w:t>
      </w:r>
    </w:p>
    <w:p w14:paraId="227C1FA6" w14:textId="77777777" w:rsidR="0074605C" w:rsidRDefault="00526A29" w:rsidP="00884683">
      <w:pPr>
        <w:pStyle w:val="Paragraph"/>
      </w:pPr>
      <w:r>
        <w:t>Lesions considered non-measurable include:</w:t>
      </w:r>
    </w:p>
    <w:p w14:paraId="0ED6F3EE" w14:textId="0B86D6FF" w:rsidR="0074605C" w:rsidRPr="00884683" w:rsidRDefault="00526A29" w:rsidP="00884683">
      <w:pPr>
        <w:pStyle w:val="ListBullet"/>
      </w:pPr>
      <w:r w:rsidRPr="00884683">
        <w:t>Uni-dimensionally measurable lesions (clearly measurable in only one dimension</w:t>
      </w:r>
      <w:del w:id="4010" w:author="Powell, Deana" w:date="2026-03-05T15:34:00Z" w16du:dateUtc="2026-03-05T20:34:00Z">
        <w:r w:rsidR="00895D30" w:rsidRPr="002E36F0">
          <w:delText>)</w:delText>
        </w:r>
      </w:del>
      <w:ins w:id="4011" w:author="Powell, Deana" w:date="2026-03-05T15:34:00Z" w16du:dateUtc="2026-03-05T20:34:00Z">
        <w:r w:rsidRPr="00884683">
          <w:t>)</w:t>
        </w:r>
        <w:r w:rsidR="00CF3A0B">
          <w:t>.</w:t>
        </w:r>
      </w:ins>
    </w:p>
    <w:p w14:paraId="6758B605" w14:textId="1965F09F" w:rsidR="0074605C" w:rsidRDefault="00526A29" w:rsidP="00884683">
      <w:pPr>
        <w:pStyle w:val="ListBullet"/>
        <w:rPr>
          <w:ins w:id="4012" w:author="Powell, Deana" w:date="2026-03-05T15:34:00Z" w16du:dateUtc="2026-03-05T20:34:00Z"/>
        </w:rPr>
      </w:pPr>
      <w:r w:rsidRPr="00884683">
        <w:t>Extranodal lesions which are considered to be clearly due to CLL</w:t>
      </w:r>
      <w:ins w:id="4013" w:author="Powell, Deana" w:date="2026-03-05T15:34:00Z" w16du:dateUtc="2026-03-05T20:34:00Z">
        <w:r w:rsidR="00CF3A0B">
          <w:t>.</w:t>
        </w:r>
      </w:ins>
    </w:p>
    <w:p w14:paraId="79BF4C0D" w14:textId="77777777" w:rsidR="00884683" w:rsidRPr="00884683" w:rsidRDefault="00884683" w:rsidP="00884683">
      <w:pPr>
        <w:pStyle w:val="ListEnd"/>
      </w:pPr>
    </w:p>
    <w:p w14:paraId="514BBF5F" w14:textId="77777777" w:rsidR="0074605C" w:rsidRPr="00884683" w:rsidRDefault="00526A29" w:rsidP="00884683">
      <w:pPr>
        <w:pStyle w:val="Paragraph"/>
        <w:rPr>
          <w:b/>
          <w:bCs/>
          <w:u w:val="single"/>
        </w:rPr>
      </w:pPr>
      <w:r w:rsidRPr="00884683">
        <w:rPr>
          <w:b/>
          <w:bCs/>
          <w:u w:val="single"/>
        </w:rPr>
        <w:t>Target and Non-target Lesions</w:t>
      </w:r>
    </w:p>
    <w:p w14:paraId="61F98C61" w14:textId="77777777" w:rsidR="0074605C" w:rsidRDefault="00526A29" w:rsidP="00884683">
      <w:pPr>
        <w:pStyle w:val="Paragraph"/>
      </w:pPr>
      <w:r>
        <w:t>Up to 6 target lesions will be selected from among the measurable lesions and documented as target lesions. Target lesions should be selected based on their size (largest lesions preferred) and suitability for reproducible measurements. Measurements of the LDi and longest perpendicular, or SDi should be made in the axial plane on the slice of the lesion with the longest in-plane diameter. Calculate the PPD for each target lesion and the SPD for all target lesions.</w:t>
      </w:r>
    </w:p>
    <w:p w14:paraId="3D8B6285" w14:textId="77777777" w:rsidR="0074605C" w:rsidRDefault="00526A29" w:rsidP="00884683">
      <w:pPr>
        <w:pStyle w:val="Paragraph"/>
      </w:pPr>
      <w:r>
        <w:t>Non-target lesions will be all focal (nodal or extranodal) lesions not chosen as target lesions, whether they were measurable or not.</w:t>
      </w:r>
    </w:p>
    <w:p w14:paraId="274F56C5" w14:textId="77777777" w:rsidR="0074605C" w:rsidRDefault="00526A29" w:rsidP="00884683">
      <w:pPr>
        <w:pStyle w:val="Paragraph"/>
      </w:pPr>
      <w:r>
        <w:t>Once lesions are designated as target or non-target, those designations may not change during later assessments.</w:t>
      </w:r>
    </w:p>
    <w:p w14:paraId="29C07DDD" w14:textId="77777777" w:rsidR="0074605C" w:rsidRDefault="00526A29" w:rsidP="00884683">
      <w:pPr>
        <w:pStyle w:val="Paragraph"/>
        <w:rPr>
          <w:b/>
          <w:bCs/>
          <w:i/>
          <w:u w:val="single"/>
        </w:rPr>
      </w:pPr>
      <w:r>
        <w:rPr>
          <w:b/>
          <w:bCs/>
          <w:u w:val="single"/>
        </w:rPr>
        <w:t>Spleen Assessment at Baseline</w:t>
      </w:r>
    </w:p>
    <w:p w14:paraId="58A946E6" w14:textId="67EA84B9" w:rsidR="004A5688" w:rsidRDefault="00526A29" w:rsidP="00884683">
      <w:pPr>
        <w:pStyle w:val="Paragraph"/>
        <w:rPr>
          <w:rStyle w:val="variable3"/>
        </w:rPr>
      </w:pPr>
      <w:r>
        <w:t xml:space="preserve">Splenic disease will be assessed quantitatively, independent of the assessment of measurable and non-measurable focal lesions. </w:t>
      </w:r>
      <w:r>
        <w:rPr>
          <w:rStyle w:val="variable3"/>
        </w:rPr>
        <w:t>The spleen will be measured in the cranial to caudal axis, and all spleen measurements referred to hereafter will refer to this cranio-caudal</w:t>
      </w:r>
      <w:r>
        <w:rPr>
          <w:rStyle w:val="variable3"/>
          <w:b/>
        </w:rPr>
        <w:t xml:space="preserve"> </w:t>
      </w:r>
      <w:r>
        <w:rPr>
          <w:rStyle w:val="variable3"/>
        </w:rPr>
        <w:t>length. The spleen is considered normal if the length is ≤13 cm (or if the spleen has been removed surgically). It is considered enlarged if it is &gt;13 cm in length. The portion of the measurement that exceeds 13 cm will be referred to as the abnormal portion, or the excess length.</w:t>
      </w:r>
    </w:p>
    <w:p w14:paraId="724BFB09" w14:textId="4DAC7BA1" w:rsidR="0074605C" w:rsidRPr="004A5688" w:rsidRDefault="004A5688" w:rsidP="004A5688">
      <w:pPr>
        <w:rPr>
          <w:rStyle w:val="variable3"/>
          <w:rFonts w:eastAsia="MS Gothic"/>
        </w:rPr>
      </w:pPr>
      <w:r>
        <w:rPr>
          <w:rStyle w:val="variable3"/>
        </w:rPr>
        <w:br w:type="page"/>
      </w:r>
    </w:p>
    <w:p w14:paraId="7111C78F" w14:textId="77777777" w:rsidR="0074605C" w:rsidRDefault="00526A29" w:rsidP="00884683">
      <w:pPr>
        <w:pStyle w:val="Paragraph"/>
        <w:rPr>
          <w:b/>
          <w:bCs/>
          <w:i/>
          <w:u w:val="single"/>
        </w:rPr>
      </w:pPr>
      <w:r>
        <w:rPr>
          <w:b/>
          <w:bCs/>
          <w:u w:val="single"/>
        </w:rPr>
        <w:t>Liver Assessment at Baseline</w:t>
      </w:r>
    </w:p>
    <w:p w14:paraId="5221A944" w14:textId="77777777" w:rsidR="0074605C" w:rsidRDefault="00526A29" w:rsidP="00884683">
      <w:pPr>
        <w:pStyle w:val="Paragraph"/>
      </w:pPr>
      <w:r>
        <w:t>Hepatic enlargement will be assessed qualitatively, separately from the assessment of focal disease. At baseline, the liver will be assessed as either normal or enlarged (qualitatively enlarged based on expert judgment on CT scans, without a benign explanation of the enlargement).</w:t>
      </w:r>
    </w:p>
    <w:p w14:paraId="70677A54" w14:textId="4EF29A06" w:rsidR="0074605C" w:rsidRDefault="00895D30">
      <w:pPr>
        <w:pStyle w:val="Heading5"/>
      </w:pPr>
      <w:bookmarkStart w:id="4014" w:name="_Toc212097170"/>
      <w:bookmarkStart w:id="4015" w:name="_Toc140132597"/>
      <w:del w:id="4016" w:author="Powell, Deana" w:date="2026-03-05T15:34:00Z" w16du:dateUtc="2026-03-05T20:34:00Z">
        <w:r w:rsidRPr="002E36F0">
          <w:delText>Post-baseline</w:delText>
        </w:r>
      </w:del>
      <w:ins w:id="4017" w:author="Powell, Deana" w:date="2026-03-05T15:34:00Z" w16du:dateUtc="2026-03-05T20:34:00Z">
        <w:r w:rsidR="00526A29">
          <w:t>Postbaseline</w:t>
        </w:r>
      </w:ins>
      <w:r w:rsidR="00526A29">
        <w:t xml:space="preserve"> Assessment</w:t>
      </w:r>
      <w:bookmarkEnd w:id="4014"/>
      <w:bookmarkEnd w:id="4015"/>
      <w:r w:rsidR="00526A29">
        <w:t xml:space="preserve"> </w:t>
      </w:r>
    </w:p>
    <w:p w14:paraId="4CCCE68B" w14:textId="77777777" w:rsidR="0074605C" w:rsidRPr="00884683" w:rsidRDefault="00526A29" w:rsidP="00884683">
      <w:pPr>
        <w:pStyle w:val="Paragraph"/>
        <w:rPr>
          <w:b/>
          <w:bCs/>
          <w:u w:val="single"/>
        </w:rPr>
      </w:pPr>
      <w:r w:rsidRPr="00884683">
        <w:rPr>
          <w:b/>
          <w:bCs/>
          <w:u w:val="single"/>
        </w:rPr>
        <w:t>Target Lesions</w:t>
      </w:r>
    </w:p>
    <w:p w14:paraId="6BB5506A" w14:textId="77777777" w:rsidR="0074605C" w:rsidRDefault="00526A29" w:rsidP="00884683">
      <w:pPr>
        <w:pStyle w:val="Paragraph"/>
      </w:pPr>
      <w:bookmarkStart w:id="4018" w:name="_Ref441780449"/>
      <w:r>
        <w:rPr>
          <w:lang w:val="en"/>
        </w:rPr>
        <w:t>At each follow</w:t>
      </w:r>
      <w:ins w:id="4019" w:author="Powell, Deana" w:date="2026-03-05T15:34:00Z" w16du:dateUtc="2026-03-05T20:34:00Z">
        <w:r w:rsidR="007E788C">
          <w:rPr>
            <w:lang w:val="en"/>
          </w:rPr>
          <w:t>-</w:t>
        </w:r>
      </w:ins>
      <w:r>
        <w:rPr>
          <w:lang w:val="en"/>
        </w:rPr>
        <w:t xml:space="preserve">up visit, target, non-target lesions and the presence of new lesions in images will be assessed to provide a collective lymph node response. </w:t>
      </w:r>
    </w:p>
    <w:p w14:paraId="25DADE42" w14:textId="77777777" w:rsidR="0074605C" w:rsidRDefault="00526A29" w:rsidP="00884683">
      <w:pPr>
        <w:pStyle w:val="ListBullet"/>
        <w:spacing w:after="60"/>
      </w:pPr>
      <w:r>
        <w:t>CR</w:t>
      </w:r>
      <w:bookmarkEnd w:id="4018"/>
      <w:r>
        <w:t xml:space="preserve">: All target lymph nodes must have regressed to normal size defined as &lt;1.5 cm in LDi. </w:t>
      </w:r>
    </w:p>
    <w:p w14:paraId="588D453E" w14:textId="77777777" w:rsidR="0074605C" w:rsidRDefault="00526A29" w:rsidP="00884683">
      <w:pPr>
        <w:pStyle w:val="ListBullet"/>
        <w:spacing w:after="60"/>
      </w:pPr>
      <w:r>
        <w:t xml:space="preserve">PR: ≥50% </w:t>
      </w:r>
      <w:r>
        <w:rPr>
          <w:lang w:val="x-none"/>
        </w:rPr>
        <w:t>decrease</w:t>
      </w:r>
      <w:r>
        <w:t xml:space="preserve"> in SPD of target lesions from baseline, and no individual nodal lesion meets the criteria for progression. </w:t>
      </w:r>
    </w:p>
    <w:p w14:paraId="3EA64F5D" w14:textId="77777777" w:rsidR="0074605C" w:rsidRDefault="00526A29" w:rsidP="00884683">
      <w:pPr>
        <w:pStyle w:val="ListBullet"/>
        <w:spacing w:after="60"/>
      </w:pPr>
      <w:r>
        <w:t>Progressive Disease: LDi progression (for any previously measured nodal target lesion; PPD progression will not be used):</w:t>
      </w:r>
    </w:p>
    <w:p w14:paraId="0D3F7596" w14:textId="77777777" w:rsidR="0074605C" w:rsidRDefault="00526A29" w:rsidP="00404370">
      <w:pPr>
        <w:pStyle w:val="ListBullet2"/>
        <w:numPr>
          <w:ilvl w:val="0"/>
          <w:numId w:val="88"/>
        </w:numPr>
        <w:spacing w:after="60"/>
        <w:ind w:left="851"/>
      </w:pPr>
      <w:r>
        <w:t>LDi of at least 1 nodal lesion is ≥15 mm, and</w:t>
      </w:r>
    </w:p>
    <w:p w14:paraId="568EA3F4" w14:textId="746DD6C1" w:rsidR="0074605C" w:rsidRDefault="00526A29" w:rsidP="00404370">
      <w:pPr>
        <w:pStyle w:val="ListBullet2"/>
        <w:numPr>
          <w:ilvl w:val="0"/>
          <w:numId w:val="88"/>
        </w:numPr>
        <w:spacing w:after="60"/>
        <w:ind w:left="851"/>
      </w:pPr>
      <w:r>
        <w:t>LDi of the nodal lesion has increased by ≥50% compared to LDi nadir with an absolute increase of ≥5 mm</w:t>
      </w:r>
      <w:ins w:id="4020" w:author="Powell, Deana" w:date="2026-03-05T15:34:00Z" w16du:dateUtc="2026-03-05T20:34:00Z">
        <w:r w:rsidR="00CF3A0B">
          <w:t>,</w:t>
        </w:r>
      </w:ins>
    </w:p>
    <w:p w14:paraId="3934A4C7" w14:textId="34D4AB24" w:rsidR="0074605C" w:rsidRDefault="00526A29" w:rsidP="00404370">
      <w:pPr>
        <w:pStyle w:val="ListBullet2"/>
        <w:numPr>
          <w:ilvl w:val="0"/>
          <w:numId w:val="88"/>
        </w:numPr>
        <w:spacing w:after="60"/>
        <w:ind w:left="851"/>
        <w:rPr>
          <w:ins w:id="4021" w:author="Powell, Deana" w:date="2026-03-05T15:34:00Z" w16du:dateUtc="2026-03-05T20:34:00Z"/>
        </w:rPr>
      </w:pPr>
      <w:ins w:id="4022" w:author="Powell, Deana" w:date="2026-03-05T15:34:00Z" w16du:dateUtc="2026-03-05T20:34:00Z">
        <w:r>
          <w:t>AND in the expert medical opinion of the investigator the growth is due to CLL rather than infection or inflammation</w:t>
        </w:r>
        <w:r w:rsidR="00CF3A0B">
          <w:t>.</w:t>
        </w:r>
      </w:ins>
    </w:p>
    <w:p w14:paraId="33A237AB" w14:textId="77777777" w:rsidR="0074605C" w:rsidRDefault="00526A29" w:rsidP="00884683">
      <w:pPr>
        <w:pStyle w:val="ListBullet"/>
        <w:spacing w:after="60"/>
      </w:pPr>
      <w:r>
        <w:t>SD: A target lesion assessment of SD requires all of the following:</w:t>
      </w:r>
    </w:p>
    <w:p w14:paraId="713E58A2" w14:textId="3E8A6264" w:rsidR="0074605C" w:rsidRDefault="00526A29" w:rsidP="00404370">
      <w:pPr>
        <w:pStyle w:val="ListBullet2"/>
        <w:numPr>
          <w:ilvl w:val="0"/>
          <w:numId w:val="89"/>
        </w:numPr>
        <w:spacing w:after="60"/>
        <w:ind w:left="851"/>
      </w:pPr>
      <w:r>
        <w:t>Target lesions do not meet the criteria for CR or PR</w:t>
      </w:r>
      <w:ins w:id="4023" w:author="Powell, Deana" w:date="2026-03-05T15:34:00Z" w16du:dateUtc="2026-03-05T20:34:00Z">
        <w:r w:rsidR="00CF3A0B">
          <w:t>.</w:t>
        </w:r>
      </w:ins>
    </w:p>
    <w:p w14:paraId="7FDB43EC" w14:textId="5DED600F" w:rsidR="0074605C" w:rsidRDefault="00526A29" w:rsidP="00404370">
      <w:pPr>
        <w:pStyle w:val="ListBullet2"/>
        <w:numPr>
          <w:ilvl w:val="0"/>
          <w:numId w:val="89"/>
        </w:numPr>
        <w:spacing w:after="60"/>
        <w:ind w:left="851"/>
      </w:pPr>
      <w:r>
        <w:t>No individual lesion meets the criteria for progression</w:t>
      </w:r>
      <w:ins w:id="4024" w:author="Powell, Deana" w:date="2026-03-05T15:34:00Z" w16du:dateUtc="2026-03-05T20:34:00Z">
        <w:r w:rsidR="00CF3A0B">
          <w:t>.</w:t>
        </w:r>
      </w:ins>
    </w:p>
    <w:p w14:paraId="19C9A55B" w14:textId="77777777" w:rsidR="0074605C" w:rsidRDefault="00526A29" w:rsidP="00884683">
      <w:pPr>
        <w:pStyle w:val="ListBullet"/>
        <w:spacing w:after="60"/>
      </w:pPr>
      <w:r>
        <w:t>Not Evaluable: When any target lesion identified at baseline cannot be evaluated at a post-baseline time point due to missing imaging, poor image quality, changes in the lesion or background that precludes assessment, or focal therapy or other procedures that change the lesion size, the target lesion assessment will be NE, unless progression is identified in another target lesion.</w:t>
      </w:r>
    </w:p>
    <w:p w14:paraId="7DF06205" w14:textId="77777777" w:rsidR="00884683" w:rsidRDefault="00884683" w:rsidP="00884683">
      <w:pPr>
        <w:pStyle w:val="ListEnd"/>
      </w:pPr>
    </w:p>
    <w:p w14:paraId="67D947D5" w14:textId="77777777" w:rsidR="0074605C" w:rsidRPr="00884683" w:rsidRDefault="00526A29" w:rsidP="00884683">
      <w:pPr>
        <w:pStyle w:val="Paragraph"/>
        <w:rPr>
          <w:b/>
          <w:bCs/>
          <w:u w:val="single"/>
        </w:rPr>
      </w:pPr>
      <w:r w:rsidRPr="00884683">
        <w:rPr>
          <w:b/>
          <w:bCs/>
          <w:u w:val="single"/>
        </w:rPr>
        <w:t>Non-target Lesions</w:t>
      </w:r>
    </w:p>
    <w:p w14:paraId="15A5A3ED" w14:textId="77777777" w:rsidR="0074605C" w:rsidRDefault="00526A29" w:rsidP="00884683">
      <w:pPr>
        <w:pStyle w:val="Paragraph"/>
      </w:pPr>
      <w:r>
        <w:t>Non-target lesions will be assessed at each post-baseline time point individually and as a group. Response categories are as defined below:</w:t>
      </w:r>
    </w:p>
    <w:p w14:paraId="0E8E8402" w14:textId="77777777" w:rsidR="0074605C" w:rsidRPr="00884683" w:rsidRDefault="00526A29" w:rsidP="00884683">
      <w:pPr>
        <w:pStyle w:val="ListBullet"/>
      </w:pPr>
      <w:r w:rsidRPr="00884683">
        <w:t>Absent/Normalized (CR): All individual non-target nodal lesions must have returned to normal size. All extranodal lesions must have disappeared.</w:t>
      </w:r>
    </w:p>
    <w:p w14:paraId="4B577C90" w14:textId="77777777" w:rsidR="00884683" w:rsidRPr="00884683" w:rsidRDefault="00526A29" w:rsidP="00884683">
      <w:pPr>
        <w:pStyle w:val="ListBullet"/>
      </w:pPr>
      <w:r w:rsidRPr="00884683">
        <w:t>Unequivocal Progression: Any individual non-target lesion must unequivocally progress in the context of the overall disease burden to be assessed as progressive disease. For increased thickening of the wall of a hollow viscus, the reviewer will use their cautious judgment to determine whether the increase is most likely caused by disease progression.</w:t>
      </w:r>
    </w:p>
    <w:p w14:paraId="0C6AEA17" w14:textId="04DDC83D" w:rsidR="0074605C" w:rsidRDefault="00526A29" w:rsidP="00884683">
      <w:pPr>
        <w:pStyle w:val="ListContinue"/>
      </w:pPr>
      <w:r>
        <w:t>Progressive disease should not be called based solely on enlarging pleural effusions or ascites, or enlarging lytic bone lesions. Rather, the overall assessment should be based on the rest of the disease burden.</w:t>
      </w:r>
    </w:p>
    <w:p w14:paraId="7CA33205" w14:textId="77777777" w:rsidR="0074605C" w:rsidRPr="00884683" w:rsidRDefault="00526A29" w:rsidP="00884683">
      <w:pPr>
        <w:pStyle w:val="ListBullet"/>
      </w:pPr>
      <w:r w:rsidRPr="00884683">
        <w:t>SD: At least 1 non-target lesion is still present, or a lymph node enlarged, without any individual lesions showing unequivocal progression.</w:t>
      </w:r>
    </w:p>
    <w:p w14:paraId="1BC2D677" w14:textId="0356FBA1" w:rsidR="0074605C" w:rsidRDefault="00526A29" w:rsidP="00884683">
      <w:pPr>
        <w:pStyle w:val="ListBullet"/>
      </w:pPr>
      <w:r w:rsidRPr="00884683">
        <w:t>Not Evaluable: When an individual non-target lymph node, extranodal lesion, or non-measurable disease manifestation cannot be assessed at a post-baseline time point due to missing imaging, poor image quality, changes in the lesion or background that precludes assessment, or focal therapy to a lesion, the individual non-target lesion will be assessed as NE. The assessment of the non-target lesions as a whole will be NE if any of the non-target lesions are NE and none are progressive disease.</w:t>
      </w:r>
    </w:p>
    <w:p w14:paraId="0A42321F" w14:textId="77777777" w:rsidR="00884683" w:rsidRPr="00884683" w:rsidRDefault="00884683" w:rsidP="00884683">
      <w:pPr>
        <w:pStyle w:val="ListEnd"/>
      </w:pPr>
    </w:p>
    <w:p w14:paraId="1CAA5565" w14:textId="77777777" w:rsidR="0074605C" w:rsidRPr="00884683" w:rsidRDefault="00526A29" w:rsidP="00884683">
      <w:pPr>
        <w:pStyle w:val="Paragraph"/>
        <w:rPr>
          <w:b/>
          <w:bCs/>
          <w:u w:val="single"/>
        </w:rPr>
      </w:pPr>
      <w:r w:rsidRPr="00884683">
        <w:rPr>
          <w:b/>
          <w:bCs/>
          <w:u w:val="single"/>
        </w:rPr>
        <w:t>New Lesions</w:t>
      </w:r>
    </w:p>
    <w:p w14:paraId="4D9AC614" w14:textId="5866E48C" w:rsidR="0074605C" w:rsidRDefault="00526A29" w:rsidP="00884683">
      <w:pPr>
        <w:pStyle w:val="Paragraph"/>
      </w:pPr>
      <w:r>
        <w:t>Lesions will be considered new if they were not present at the baseline time point, but are visible at the current time point.</w:t>
      </w:r>
    </w:p>
    <w:p w14:paraId="45ADC48F" w14:textId="77777777" w:rsidR="0074605C" w:rsidRDefault="00526A29" w:rsidP="00884683">
      <w:pPr>
        <w:pStyle w:val="Paragraph"/>
      </w:pPr>
      <w:r>
        <w:t xml:space="preserve">A node will be recorded as a new lesion if it was previously normal in size and is now ≥1.5 cm in LDi. </w:t>
      </w:r>
      <w:bookmarkStart w:id="4025" w:name="_Hlk119319623"/>
      <w:r>
        <w:t xml:space="preserve">New extranodal lesions must be unequivocal and it is typically expected that new extranodal lesions &gt;1.0 cm in any axis would be considered unequivocal. If a new extranodal lesion is ≤1.0 cm in any axis, its presence must be unequivocal and attributable to CLL. </w:t>
      </w:r>
      <w:bookmarkEnd w:id="4025"/>
      <w:r>
        <w:t>If multiple new lesions are noted, at least one should be documented individually as a new lesion.</w:t>
      </w:r>
    </w:p>
    <w:p w14:paraId="365A6CE1" w14:textId="77777777" w:rsidR="0074605C" w:rsidRDefault="00526A29" w:rsidP="00884683">
      <w:pPr>
        <w:pStyle w:val="Paragraph"/>
      </w:pPr>
      <w:r>
        <w:t>New lesions must be strongly believed to be due to CLL rather than another etiology (eg, infection, inflammation).</w:t>
      </w:r>
    </w:p>
    <w:p w14:paraId="460FBFCA" w14:textId="7E5ABEA6" w:rsidR="0074605C" w:rsidRDefault="00526A29" w:rsidP="00884683">
      <w:pPr>
        <w:pStyle w:val="Paragraph"/>
      </w:pPr>
      <w:r>
        <w:t>Some types of truly non-measurable lesions generally require further verification that they are attributable to CLL through biopsy or cytology. These include ascites, pleural or pericardial effusions, and lytic bone lesions. They should be recorded as new lesions only when there is other evidence of progression.</w:t>
      </w:r>
    </w:p>
    <w:p w14:paraId="653D903B" w14:textId="77777777" w:rsidR="0074605C" w:rsidRDefault="00526A29" w:rsidP="00884683">
      <w:pPr>
        <w:pStyle w:val="Paragraph"/>
      </w:pPr>
      <w:r>
        <w:t>Other truly non-measurable lesions will not require verification to be considered a new lesion, as long as their appearance is unequivocal in the judgment of the reviewer:</w:t>
      </w:r>
    </w:p>
    <w:p w14:paraId="05D31E33" w14:textId="768AFA8F" w:rsidR="0074605C" w:rsidRPr="00884683" w:rsidRDefault="00526A29" w:rsidP="00884683">
      <w:pPr>
        <w:pStyle w:val="ListBullet"/>
      </w:pPr>
      <w:r w:rsidRPr="00884683">
        <w:t>Non-measurable lesions in the CNS, attributable to CLL</w:t>
      </w:r>
      <w:ins w:id="4026" w:author="Powell, Deana" w:date="2026-03-05T15:34:00Z" w16du:dateUtc="2026-03-05T20:34:00Z">
        <w:r w:rsidR="00CF3A0B">
          <w:t>.</w:t>
        </w:r>
      </w:ins>
    </w:p>
    <w:p w14:paraId="0F3A3A2F" w14:textId="4CBB3B5B" w:rsidR="0074605C" w:rsidRDefault="00526A29" w:rsidP="00884683">
      <w:pPr>
        <w:pStyle w:val="ListBullet"/>
      </w:pPr>
      <w:r w:rsidRPr="00884683">
        <w:t>Non-measurable nodal masses such as infiltrative mesenteric or retroperitoneal masses</w:t>
      </w:r>
      <w:ins w:id="4027" w:author="Powell, Deana" w:date="2026-03-05T15:34:00Z" w16du:dateUtc="2026-03-05T20:34:00Z">
        <w:r w:rsidR="00CF3A0B">
          <w:t>.</w:t>
        </w:r>
      </w:ins>
    </w:p>
    <w:p w14:paraId="1AD44DD7" w14:textId="77777777" w:rsidR="00884683" w:rsidRPr="00884683" w:rsidRDefault="00884683" w:rsidP="00884683">
      <w:pPr>
        <w:pStyle w:val="ListEnd"/>
      </w:pPr>
    </w:p>
    <w:p w14:paraId="47D6E4A1" w14:textId="4C0BCA85" w:rsidR="0074605C" w:rsidRDefault="00526A29" w:rsidP="00884683">
      <w:pPr>
        <w:pStyle w:val="Paragraph"/>
      </w:pPr>
      <w:r>
        <w:t>Extranodal lesions which disappeared and then reappeared at a later time point will cause a determination of progression, just like a new lesion, but are not designated “new</w:t>
      </w:r>
      <w:del w:id="4028" w:author="Powell, Deana" w:date="2026-03-05T15:34:00Z" w16du:dateUtc="2026-03-05T20:34:00Z">
        <w:r w:rsidR="00895D30" w:rsidRPr="00014216">
          <w:delText>”.</w:delText>
        </w:r>
      </w:del>
      <w:ins w:id="4029" w:author="Powell, Deana" w:date="2026-03-05T15:34:00Z" w16du:dateUtc="2026-03-05T20:34:00Z">
        <w:r w:rsidR="00F6144E">
          <w:t>.</w:t>
        </w:r>
        <w:r>
          <w:t>”</w:t>
        </w:r>
      </w:ins>
    </w:p>
    <w:p w14:paraId="1A0DE03D" w14:textId="7B653132" w:rsidR="0074605C" w:rsidRDefault="00526A29" w:rsidP="00884683">
      <w:pPr>
        <w:pStyle w:val="Paragraph"/>
      </w:pPr>
      <w:r>
        <w:t xml:space="preserve">The combined focal lesion response will be determined as described in </w:t>
      </w:r>
      <w:r w:rsidR="00B16DC4">
        <w:t xml:space="preserve">Table </w:t>
      </w:r>
      <w:del w:id="4030" w:author="Powell, Deana" w:date="2026-03-05T15:34:00Z" w16du:dateUtc="2026-03-05T20:34:00Z">
        <w:r w:rsidR="00B55DCA">
          <w:rPr>
            <w:noProof/>
          </w:rPr>
          <w:delText>38</w:delText>
        </w:r>
      </w:del>
      <w:ins w:id="4031" w:author="Powell, Deana" w:date="2026-03-05T15:34:00Z" w16du:dateUtc="2026-03-05T20:34:00Z">
        <w:r w:rsidR="00B16DC4">
          <w:rPr>
            <w:noProof/>
          </w:rPr>
          <w:t>39</w:t>
        </w:r>
      </w:ins>
      <w:r>
        <w:t>:</w:t>
      </w:r>
    </w:p>
    <w:p w14:paraId="21603F48" w14:textId="741D460B" w:rsidR="0074605C" w:rsidRDefault="00526A29">
      <w:pPr>
        <w:pStyle w:val="Caption"/>
        <w:rPr>
          <w:rFonts w:eastAsia="MS Gothic"/>
          <w:b/>
        </w:rPr>
      </w:pPr>
      <w:bookmarkStart w:id="4032" w:name="_Ref101794412"/>
      <w:bookmarkStart w:id="4033" w:name="_Toc212022277"/>
      <w:bookmarkStart w:id="4034" w:name="_Toc140132645"/>
      <w:r>
        <w:t xml:space="preserve">Table </w:t>
      </w:r>
      <w:del w:id="4035" w:author="Powell, Deana" w:date="2026-03-05T15:34:00Z" w16du:dateUtc="2026-03-05T20:34:00Z">
        <w:r w:rsidR="00B55DCA">
          <w:rPr>
            <w:noProof/>
          </w:rPr>
          <w:delText>38</w:delText>
        </w:r>
      </w:del>
      <w:ins w:id="4036" w:author="Powell, Deana" w:date="2026-03-05T15:34:00Z" w16du:dateUtc="2026-03-05T20:34:00Z">
        <w:r w:rsidR="00B16DC4">
          <w:rPr>
            <w:noProof/>
          </w:rPr>
          <w:t>39</w:t>
        </w:r>
      </w:ins>
      <w:bookmarkEnd w:id="4032"/>
      <w:r>
        <w:tab/>
      </w:r>
      <w:r>
        <w:rPr>
          <w:rFonts w:eastAsia="MS Gothic"/>
        </w:rPr>
        <w:t>Lymph Node Response</w:t>
      </w:r>
      <w:bookmarkEnd w:id="4033"/>
      <w:bookmarkEnd w:id="4034"/>
      <w:r>
        <w:rPr>
          <w:rFonts w:eastAsia="MS Gothic"/>
        </w:rPr>
        <w:t xml:space="preserve">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20" w:firstRow="1" w:lastRow="0" w:firstColumn="0" w:lastColumn="0" w:noHBand="0" w:noVBand="1"/>
      </w:tblPr>
      <w:tblGrid>
        <w:gridCol w:w="2549"/>
        <w:gridCol w:w="2548"/>
        <w:gridCol w:w="1557"/>
        <w:gridCol w:w="2336"/>
      </w:tblGrid>
      <w:tr w:rsidR="00CA657C" w14:paraId="78D3D370" w14:textId="77777777" w:rsidTr="004A5688">
        <w:trPr>
          <w:trHeight w:val="283"/>
          <w:tblHeader/>
        </w:trPr>
        <w:tc>
          <w:tcPr>
            <w:tcW w:w="1418" w:type="pct"/>
            <w:tcMar>
              <w:top w:w="72" w:type="dxa"/>
              <w:left w:w="144" w:type="dxa"/>
              <w:bottom w:w="72" w:type="dxa"/>
              <w:right w:w="144" w:type="dxa"/>
            </w:tcMar>
            <w:vAlign w:val="center"/>
            <w:hideMark/>
          </w:tcPr>
          <w:p w14:paraId="04686CB3" w14:textId="77777777" w:rsidR="009602AE" w:rsidRPr="00FA1438" w:rsidRDefault="00526A29" w:rsidP="007B6957">
            <w:pPr>
              <w:pStyle w:val="Paragraph"/>
              <w:spacing w:before="40" w:after="40"/>
              <w:rPr>
                <w:sz w:val="20"/>
                <w:szCs w:val="20"/>
              </w:rPr>
            </w:pPr>
            <w:r w:rsidRPr="00FA1438">
              <w:rPr>
                <w:b/>
                <w:bCs/>
                <w:sz w:val="20"/>
                <w:szCs w:val="20"/>
              </w:rPr>
              <w:t>Target</w:t>
            </w:r>
          </w:p>
        </w:tc>
        <w:tc>
          <w:tcPr>
            <w:tcW w:w="1417" w:type="pct"/>
            <w:tcMar>
              <w:top w:w="72" w:type="dxa"/>
              <w:left w:w="144" w:type="dxa"/>
              <w:bottom w:w="72" w:type="dxa"/>
              <w:right w:w="144" w:type="dxa"/>
            </w:tcMar>
            <w:vAlign w:val="center"/>
            <w:hideMark/>
          </w:tcPr>
          <w:p w14:paraId="351EC3B4" w14:textId="77777777" w:rsidR="009602AE" w:rsidRPr="00FA1438" w:rsidRDefault="00526A29" w:rsidP="007B6957">
            <w:pPr>
              <w:pStyle w:val="Paragraph"/>
              <w:spacing w:before="40" w:after="40"/>
              <w:rPr>
                <w:sz w:val="20"/>
                <w:szCs w:val="20"/>
              </w:rPr>
            </w:pPr>
            <w:r w:rsidRPr="00FA1438">
              <w:rPr>
                <w:b/>
                <w:bCs/>
                <w:sz w:val="20"/>
                <w:szCs w:val="20"/>
              </w:rPr>
              <w:t>Non-target</w:t>
            </w:r>
          </w:p>
        </w:tc>
        <w:tc>
          <w:tcPr>
            <w:tcW w:w="866" w:type="pct"/>
            <w:tcMar>
              <w:top w:w="72" w:type="dxa"/>
              <w:left w:w="144" w:type="dxa"/>
              <w:bottom w:w="72" w:type="dxa"/>
              <w:right w:w="144" w:type="dxa"/>
            </w:tcMar>
            <w:vAlign w:val="center"/>
            <w:hideMark/>
          </w:tcPr>
          <w:p w14:paraId="78469E76" w14:textId="77777777" w:rsidR="009602AE" w:rsidRPr="00FA1438" w:rsidRDefault="00526A29" w:rsidP="007B6957">
            <w:pPr>
              <w:pStyle w:val="Paragraph"/>
              <w:spacing w:before="40" w:after="40"/>
              <w:rPr>
                <w:sz w:val="20"/>
                <w:szCs w:val="20"/>
              </w:rPr>
            </w:pPr>
            <w:r w:rsidRPr="00FA1438">
              <w:rPr>
                <w:b/>
                <w:bCs/>
                <w:sz w:val="20"/>
                <w:szCs w:val="20"/>
              </w:rPr>
              <w:t>New lesions</w:t>
            </w:r>
          </w:p>
        </w:tc>
        <w:tc>
          <w:tcPr>
            <w:tcW w:w="1299" w:type="pct"/>
            <w:tcMar>
              <w:top w:w="72" w:type="dxa"/>
              <w:left w:w="144" w:type="dxa"/>
              <w:bottom w:w="72" w:type="dxa"/>
              <w:right w:w="144" w:type="dxa"/>
            </w:tcMar>
            <w:vAlign w:val="center"/>
            <w:hideMark/>
          </w:tcPr>
          <w:p w14:paraId="483A1F69" w14:textId="77777777" w:rsidR="009602AE" w:rsidRPr="00FA1438" w:rsidRDefault="00526A29" w:rsidP="007B6957">
            <w:pPr>
              <w:pStyle w:val="Paragraph"/>
              <w:spacing w:before="40" w:after="40"/>
              <w:rPr>
                <w:sz w:val="20"/>
                <w:szCs w:val="20"/>
              </w:rPr>
            </w:pPr>
            <w:r w:rsidRPr="00FA1438">
              <w:rPr>
                <w:b/>
                <w:bCs/>
                <w:sz w:val="20"/>
                <w:szCs w:val="20"/>
              </w:rPr>
              <w:t>Lymph Node Response</w:t>
            </w:r>
          </w:p>
        </w:tc>
      </w:tr>
      <w:tr w:rsidR="00CA657C" w14:paraId="44D3F91E" w14:textId="77777777" w:rsidTr="004A5688">
        <w:trPr>
          <w:trHeight w:val="144"/>
        </w:trPr>
        <w:tc>
          <w:tcPr>
            <w:tcW w:w="1418" w:type="pct"/>
            <w:tcMar>
              <w:top w:w="72" w:type="dxa"/>
              <w:left w:w="144" w:type="dxa"/>
              <w:bottom w:w="72" w:type="dxa"/>
              <w:right w:w="144" w:type="dxa"/>
            </w:tcMar>
            <w:hideMark/>
          </w:tcPr>
          <w:p w14:paraId="716356C9" w14:textId="77777777" w:rsidR="009602AE" w:rsidRPr="00FA1438" w:rsidRDefault="00526A29" w:rsidP="007B6957">
            <w:pPr>
              <w:pStyle w:val="Paragraph"/>
              <w:spacing w:before="40" w:after="40"/>
              <w:rPr>
                <w:sz w:val="20"/>
                <w:szCs w:val="20"/>
              </w:rPr>
            </w:pPr>
            <w:r w:rsidRPr="00FA1438">
              <w:rPr>
                <w:sz w:val="20"/>
                <w:szCs w:val="20"/>
              </w:rPr>
              <w:t>CR</w:t>
            </w:r>
          </w:p>
        </w:tc>
        <w:tc>
          <w:tcPr>
            <w:tcW w:w="1417" w:type="pct"/>
            <w:tcMar>
              <w:top w:w="72" w:type="dxa"/>
              <w:left w:w="144" w:type="dxa"/>
              <w:bottom w:w="72" w:type="dxa"/>
              <w:right w:w="144" w:type="dxa"/>
            </w:tcMar>
            <w:hideMark/>
          </w:tcPr>
          <w:p w14:paraId="0B055AD4" w14:textId="77777777" w:rsidR="009602AE" w:rsidRPr="00FA1438" w:rsidRDefault="00526A29" w:rsidP="007B6957">
            <w:pPr>
              <w:pStyle w:val="Paragraph"/>
              <w:spacing w:before="40" w:after="40"/>
              <w:rPr>
                <w:sz w:val="20"/>
                <w:szCs w:val="20"/>
              </w:rPr>
            </w:pPr>
            <w:r w:rsidRPr="00FA1438">
              <w:rPr>
                <w:sz w:val="20"/>
                <w:szCs w:val="20"/>
              </w:rPr>
              <w:t>CR</w:t>
            </w:r>
          </w:p>
        </w:tc>
        <w:tc>
          <w:tcPr>
            <w:tcW w:w="866" w:type="pct"/>
            <w:tcMar>
              <w:top w:w="72" w:type="dxa"/>
              <w:left w:w="144" w:type="dxa"/>
              <w:bottom w:w="72" w:type="dxa"/>
              <w:right w:w="144" w:type="dxa"/>
            </w:tcMar>
            <w:hideMark/>
          </w:tcPr>
          <w:p w14:paraId="677A2997" w14:textId="77777777" w:rsidR="009602AE" w:rsidRPr="00FA1438" w:rsidRDefault="00526A29" w:rsidP="007B6957">
            <w:pPr>
              <w:pStyle w:val="Paragraph"/>
              <w:spacing w:before="40" w:after="40"/>
              <w:rPr>
                <w:sz w:val="20"/>
                <w:szCs w:val="20"/>
              </w:rPr>
            </w:pPr>
            <w:r w:rsidRPr="00FA1438">
              <w:rPr>
                <w:sz w:val="20"/>
                <w:szCs w:val="20"/>
              </w:rPr>
              <w:t>No</w:t>
            </w:r>
          </w:p>
        </w:tc>
        <w:tc>
          <w:tcPr>
            <w:tcW w:w="1299" w:type="pct"/>
            <w:tcMar>
              <w:top w:w="72" w:type="dxa"/>
              <w:left w:w="144" w:type="dxa"/>
              <w:bottom w:w="72" w:type="dxa"/>
              <w:right w:w="144" w:type="dxa"/>
            </w:tcMar>
            <w:hideMark/>
          </w:tcPr>
          <w:p w14:paraId="549A76FF" w14:textId="77777777" w:rsidR="009602AE" w:rsidRPr="00FA1438" w:rsidRDefault="00526A29" w:rsidP="007B6957">
            <w:pPr>
              <w:pStyle w:val="Paragraph"/>
              <w:spacing w:before="40" w:after="40"/>
              <w:rPr>
                <w:sz w:val="20"/>
                <w:szCs w:val="20"/>
              </w:rPr>
            </w:pPr>
            <w:r w:rsidRPr="00FA1438">
              <w:rPr>
                <w:sz w:val="20"/>
                <w:szCs w:val="20"/>
              </w:rPr>
              <w:t>CR</w:t>
            </w:r>
          </w:p>
        </w:tc>
      </w:tr>
      <w:tr w:rsidR="00CA657C" w14:paraId="725670A9" w14:textId="77777777" w:rsidTr="004A5688">
        <w:trPr>
          <w:trHeight w:val="144"/>
        </w:trPr>
        <w:tc>
          <w:tcPr>
            <w:tcW w:w="1418" w:type="pct"/>
            <w:tcMar>
              <w:top w:w="72" w:type="dxa"/>
              <w:left w:w="144" w:type="dxa"/>
              <w:bottom w:w="72" w:type="dxa"/>
              <w:right w:w="144" w:type="dxa"/>
            </w:tcMar>
            <w:hideMark/>
          </w:tcPr>
          <w:p w14:paraId="1308BDA2" w14:textId="77777777" w:rsidR="009602AE" w:rsidRPr="00FA1438" w:rsidRDefault="00526A29" w:rsidP="007B6957">
            <w:pPr>
              <w:pStyle w:val="Paragraph"/>
              <w:spacing w:before="40" w:after="40"/>
              <w:rPr>
                <w:sz w:val="20"/>
                <w:szCs w:val="20"/>
              </w:rPr>
            </w:pPr>
            <w:r w:rsidRPr="00FA1438">
              <w:rPr>
                <w:sz w:val="20"/>
                <w:szCs w:val="20"/>
              </w:rPr>
              <w:t>CR</w:t>
            </w:r>
          </w:p>
        </w:tc>
        <w:tc>
          <w:tcPr>
            <w:tcW w:w="1417" w:type="pct"/>
            <w:tcMar>
              <w:top w:w="72" w:type="dxa"/>
              <w:left w:w="144" w:type="dxa"/>
              <w:bottom w:w="72" w:type="dxa"/>
              <w:right w:w="144" w:type="dxa"/>
            </w:tcMar>
            <w:hideMark/>
          </w:tcPr>
          <w:p w14:paraId="515F9923" w14:textId="77777777" w:rsidR="009602AE" w:rsidRPr="00FA1438" w:rsidRDefault="00526A29" w:rsidP="007B6957">
            <w:pPr>
              <w:pStyle w:val="Paragraph"/>
              <w:spacing w:before="40" w:after="40"/>
              <w:rPr>
                <w:sz w:val="20"/>
                <w:szCs w:val="20"/>
              </w:rPr>
            </w:pPr>
            <w:r w:rsidRPr="00FA1438">
              <w:rPr>
                <w:sz w:val="20"/>
                <w:szCs w:val="20"/>
              </w:rPr>
              <w:t>SD</w:t>
            </w:r>
          </w:p>
        </w:tc>
        <w:tc>
          <w:tcPr>
            <w:tcW w:w="866" w:type="pct"/>
            <w:tcMar>
              <w:top w:w="72" w:type="dxa"/>
              <w:left w:w="144" w:type="dxa"/>
              <w:bottom w:w="72" w:type="dxa"/>
              <w:right w:w="144" w:type="dxa"/>
            </w:tcMar>
            <w:hideMark/>
          </w:tcPr>
          <w:p w14:paraId="5B82B0C6" w14:textId="77777777" w:rsidR="009602AE" w:rsidRPr="00FA1438" w:rsidRDefault="00526A29" w:rsidP="007B6957">
            <w:pPr>
              <w:pStyle w:val="Paragraph"/>
              <w:spacing w:before="40" w:after="40"/>
              <w:rPr>
                <w:sz w:val="20"/>
                <w:szCs w:val="20"/>
              </w:rPr>
            </w:pPr>
            <w:r w:rsidRPr="00FA1438">
              <w:rPr>
                <w:sz w:val="20"/>
                <w:szCs w:val="20"/>
              </w:rPr>
              <w:t>No</w:t>
            </w:r>
          </w:p>
        </w:tc>
        <w:tc>
          <w:tcPr>
            <w:tcW w:w="1299" w:type="pct"/>
            <w:tcMar>
              <w:top w:w="72" w:type="dxa"/>
              <w:left w:w="144" w:type="dxa"/>
              <w:bottom w:w="72" w:type="dxa"/>
              <w:right w:w="144" w:type="dxa"/>
            </w:tcMar>
            <w:hideMark/>
          </w:tcPr>
          <w:p w14:paraId="3FC48CB2" w14:textId="77777777" w:rsidR="009602AE" w:rsidRPr="00FA1438" w:rsidRDefault="00526A29" w:rsidP="007B6957">
            <w:pPr>
              <w:pStyle w:val="Paragraph"/>
              <w:spacing w:before="40" w:after="40"/>
              <w:rPr>
                <w:sz w:val="20"/>
                <w:szCs w:val="20"/>
              </w:rPr>
            </w:pPr>
            <w:r w:rsidRPr="00FA1438">
              <w:rPr>
                <w:sz w:val="20"/>
                <w:szCs w:val="20"/>
              </w:rPr>
              <w:t>PR</w:t>
            </w:r>
          </w:p>
        </w:tc>
      </w:tr>
      <w:tr w:rsidR="00CA657C" w14:paraId="416C01D7" w14:textId="77777777" w:rsidTr="004A5688">
        <w:trPr>
          <w:trHeight w:val="144"/>
        </w:trPr>
        <w:tc>
          <w:tcPr>
            <w:tcW w:w="1418" w:type="pct"/>
            <w:tcMar>
              <w:top w:w="72" w:type="dxa"/>
              <w:left w:w="144" w:type="dxa"/>
              <w:bottom w:w="72" w:type="dxa"/>
              <w:right w:w="144" w:type="dxa"/>
            </w:tcMar>
            <w:hideMark/>
          </w:tcPr>
          <w:p w14:paraId="792D0817" w14:textId="77777777" w:rsidR="009602AE" w:rsidRPr="00FA1438" w:rsidRDefault="00526A29" w:rsidP="007B6957">
            <w:pPr>
              <w:pStyle w:val="Paragraph"/>
              <w:spacing w:before="40" w:after="40"/>
              <w:rPr>
                <w:sz w:val="20"/>
                <w:szCs w:val="20"/>
              </w:rPr>
            </w:pPr>
            <w:r w:rsidRPr="00FA1438">
              <w:rPr>
                <w:sz w:val="20"/>
                <w:szCs w:val="20"/>
              </w:rPr>
              <w:t>PR</w:t>
            </w:r>
          </w:p>
        </w:tc>
        <w:tc>
          <w:tcPr>
            <w:tcW w:w="1417" w:type="pct"/>
            <w:tcMar>
              <w:top w:w="72" w:type="dxa"/>
              <w:left w:w="144" w:type="dxa"/>
              <w:bottom w:w="72" w:type="dxa"/>
              <w:right w:w="144" w:type="dxa"/>
            </w:tcMar>
            <w:hideMark/>
          </w:tcPr>
          <w:p w14:paraId="4F9C4E92" w14:textId="77777777" w:rsidR="009602AE" w:rsidRPr="00FA1438" w:rsidRDefault="00526A29" w:rsidP="007B6957">
            <w:pPr>
              <w:pStyle w:val="Paragraph"/>
              <w:spacing w:before="40" w:after="40"/>
              <w:rPr>
                <w:sz w:val="20"/>
                <w:szCs w:val="20"/>
              </w:rPr>
            </w:pPr>
            <w:r w:rsidRPr="00FA1438">
              <w:rPr>
                <w:sz w:val="20"/>
                <w:szCs w:val="20"/>
              </w:rPr>
              <w:t>CR / SD</w:t>
            </w:r>
          </w:p>
        </w:tc>
        <w:tc>
          <w:tcPr>
            <w:tcW w:w="866" w:type="pct"/>
            <w:tcMar>
              <w:top w:w="72" w:type="dxa"/>
              <w:left w:w="144" w:type="dxa"/>
              <w:bottom w:w="72" w:type="dxa"/>
              <w:right w:w="144" w:type="dxa"/>
            </w:tcMar>
            <w:hideMark/>
          </w:tcPr>
          <w:p w14:paraId="3A7F0664" w14:textId="77777777" w:rsidR="009602AE" w:rsidRPr="00FA1438" w:rsidRDefault="00526A29" w:rsidP="007B6957">
            <w:pPr>
              <w:pStyle w:val="Paragraph"/>
              <w:spacing w:before="40" w:after="40"/>
              <w:rPr>
                <w:sz w:val="20"/>
                <w:szCs w:val="20"/>
              </w:rPr>
            </w:pPr>
            <w:r w:rsidRPr="00FA1438">
              <w:rPr>
                <w:sz w:val="20"/>
                <w:szCs w:val="20"/>
              </w:rPr>
              <w:t>No</w:t>
            </w:r>
          </w:p>
        </w:tc>
        <w:tc>
          <w:tcPr>
            <w:tcW w:w="1299" w:type="pct"/>
            <w:tcMar>
              <w:top w:w="72" w:type="dxa"/>
              <w:left w:w="144" w:type="dxa"/>
              <w:bottom w:w="72" w:type="dxa"/>
              <w:right w:w="144" w:type="dxa"/>
            </w:tcMar>
            <w:hideMark/>
          </w:tcPr>
          <w:p w14:paraId="3624EB84" w14:textId="77777777" w:rsidR="009602AE" w:rsidRPr="00FA1438" w:rsidRDefault="00526A29" w:rsidP="007B6957">
            <w:pPr>
              <w:pStyle w:val="Paragraph"/>
              <w:spacing w:before="40" w:after="40"/>
              <w:rPr>
                <w:sz w:val="20"/>
                <w:szCs w:val="20"/>
              </w:rPr>
            </w:pPr>
            <w:r w:rsidRPr="00FA1438">
              <w:rPr>
                <w:sz w:val="20"/>
                <w:szCs w:val="20"/>
              </w:rPr>
              <w:t>PR</w:t>
            </w:r>
          </w:p>
        </w:tc>
      </w:tr>
      <w:tr w:rsidR="00CA657C" w14:paraId="497F6DA1" w14:textId="77777777" w:rsidTr="004A5688">
        <w:trPr>
          <w:trHeight w:val="144"/>
        </w:trPr>
        <w:tc>
          <w:tcPr>
            <w:tcW w:w="1418" w:type="pct"/>
            <w:tcMar>
              <w:top w:w="72" w:type="dxa"/>
              <w:left w:w="144" w:type="dxa"/>
              <w:bottom w:w="72" w:type="dxa"/>
              <w:right w:w="144" w:type="dxa"/>
            </w:tcMar>
            <w:hideMark/>
          </w:tcPr>
          <w:p w14:paraId="678F7B9B" w14:textId="77777777" w:rsidR="009602AE" w:rsidRPr="00FA1438" w:rsidRDefault="00526A29" w:rsidP="007B6957">
            <w:pPr>
              <w:pStyle w:val="Paragraph"/>
              <w:spacing w:before="40" w:after="40"/>
              <w:rPr>
                <w:sz w:val="20"/>
                <w:szCs w:val="20"/>
              </w:rPr>
            </w:pPr>
            <w:r w:rsidRPr="00FA1438">
              <w:rPr>
                <w:sz w:val="20"/>
                <w:szCs w:val="20"/>
              </w:rPr>
              <w:t>SD</w:t>
            </w:r>
          </w:p>
        </w:tc>
        <w:tc>
          <w:tcPr>
            <w:tcW w:w="1417" w:type="pct"/>
            <w:tcMar>
              <w:top w:w="72" w:type="dxa"/>
              <w:left w:w="144" w:type="dxa"/>
              <w:bottom w:w="72" w:type="dxa"/>
              <w:right w:w="144" w:type="dxa"/>
            </w:tcMar>
            <w:hideMark/>
          </w:tcPr>
          <w:p w14:paraId="0685D5BC" w14:textId="77777777" w:rsidR="009602AE" w:rsidRPr="00FA1438" w:rsidRDefault="00526A29" w:rsidP="007B6957">
            <w:pPr>
              <w:pStyle w:val="Paragraph"/>
              <w:spacing w:before="40" w:after="40"/>
              <w:rPr>
                <w:sz w:val="20"/>
                <w:szCs w:val="20"/>
              </w:rPr>
            </w:pPr>
            <w:r w:rsidRPr="00FA1438">
              <w:rPr>
                <w:sz w:val="20"/>
                <w:szCs w:val="20"/>
              </w:rPr>
              <w:t>CR / SD</w:t>
            </w:r>
          </w:p>
        </w:tc>
        <w:tc>
          <w:tcPr>
            <w:tcW w:w="866" w:type="pct"/>
            <w:tcMar>
              <w:top w:w="72" w:type="dxa"/>
              <w:left w:w="144" w:type="dxa"/>
              <w:bottom w:w="72" w:type="dxa"/>
              <w:right w:w="144" w:type="dxa"/>
            </w:tcMar>
            <w:hideMark/>
          </w:tcPr>
          <w:p w14:paraId="57653A67" w14:textId="77777777" w:rsidR="009602AE" w:rsidRPr="00FA1438" w:rsidRDefault="00526A29" w:rsidP="007B6957">
            <w:pPr>
              <w:pStyle w:val="Paragraph"/>
              <w:spacing w:before="40" w:after="40"/>
              <w:rPr>
                <w:sz w:val="20"/>
                <w:szCs w:val="20"/>
              </w:rPr>
            </w:pPr>
            <w:r w:rsidRPr="00FA1438">
              <w:rPr>
                <w:sz w:val="20"/>
                <w:szCs w:val="20"/>
              </w:rPr>
              <w:t>No</w:t>
            </w:r>
          </w:p>
        </w:tc>
        <w:tc>
          <w:tcPr>
            <w:tcW w:w="1299" w:type="pct"/>
            <w:tcMar>
              <w:top w:w="72" w:type="dxa"/>
              <w:left w:w="144" w:type="dxa"/>
              <w:bottom w:w="72" w:type="dxa"/>
              <w:right w:w="144" w:type="dxa"/>
            </w:tcMar>
            <w:hideMark/>
          </w:tcPr>
          <w:p w14:paraId="617E6898" w14:textId="77777777" w:rsidR="009602AE" w:rsidRPr="00FA1438" w:rsidRDefault="00526A29" w:rsidP="007B6957">
            <w:pPr>
              <w:pStyle w:val="Paragraph"/>
              <w:spacing w:before="40" w:after="40"/>
              <w:rPr>
                <w:sz w:val="20"/>
                <w:szCs w:val="20"/>
              </w:rPr>
            </w:pPr>
            <w:r w:rsidRPr="00FA1438">
              <w:rPr>
                <w:sz w:val="20"/>
                <w:szCs w:val="20"/>
              </w:rPr>
              <w:t>SD</w:t>
            </w:r>
          </w:p>
        </w:tc>
      </w:tr>
      <w:tr w:rsidR="00CA657C" w14:paraId="71072D2E" w14:textId="77777777" w:rsidTr="004A5688">
        <w:trPr>
          <w:trHeight w:val="144"/>
        </w:trPr>
        <w:tc>
          <w:tcPr>
            <w:tcW w:w="1418" w:type="pct"/>
            <w:tcMar>
              <w:top w:w="72" w:type="dxa"/>
              <w:left w:w="144" w:type="dxa"/>
              <w:bottom w:w="72" w:type="dxa"/>
              <w:right w:w="144" w:type="dxa"/>
            </w:tcMar>
            <w:hideMark/>
          </w:tcPr>
          <w:p w14:paraId="389D8E3C" w14:textId="77777777" w:rsidR="009602AE" w:rsidRPr="00FA1438" w:rsidRDefault="00526A29" w:rsidP="007B6957">
            <w:pPr>
              <w:pStyle w:val="Paragraph"/>
              <w:spacing w:before="40" w:after="40"/>
              <w:rPr>
                <w:sz w:val="20"/>
                <w:szCs w:val="20"/>
              </w:rPr>
            </w:pPr>
            <w:r w:rsidRPr="003D33BA">
              <w:rPr>
                <w:sz w:val="20"/>
                <w:szCs w:val="20"/>
              </w:rPr>
              <w:t>Any non-progressive disease</w:t>
            </w:r>
          </w:p>
        </w:tc>
        <w:tc>
          <w:tcPr>
            <w:tcW w:w="1417" w:type="pct"/>
            <w:tcMar>
              <w:top w:w="72" w:type="dxa"/>
              <w:left w:w="144" w:type="dxa"/>
              <w:bottom w:w="72" w:type="dxa"/>
              <w:right w:w="144" w:type="dxa"/>
            </w:tcMar>
            <w:hideMark/>
          </w:tcPr>
          <w:p w14:paraId="0F6657FC" w14:textId="77777777" w:rsidR="009602AE" w:rsidRPr="00FA1438" w:rsidRDefault="00526A29" w:rsidP="007B6957">
            <w:pPr>
              <w:pStyle w:val="Paragraph"/>
              <w:spacing w:before="40" w:after="40"/>
              <w:rPr>
                <w:sz w:val="20"/>
                <w:szCs w:val="20"/>
              </w:rPr>
            </w:pPr>
            <w:r w:rsidRPr="00FA1438">
              <w:rPr>
                <w:sz w:val="20"/>
                <w:szCs w:val="20"/>
              </w:rPr>
              <w:t>NE</w:t>
            </w:r>
          </w:p>
        </w:tc>
        <w:tc>
          <w:tcPr>
            <w:tcW w:w="866" w:type="pct"/>
            <w:tcMar>
              <w:top w:w="72" w:type="dxa"/>
              <w:left w:w="144" w:type="dxa"/>
              <w:bottom w:w="72" w:type="dxa"/>
              <w:right w:w="144" w:type="dxa"/>
            </w:tcMar>
            <w:hideMark/>
          </w:tcPr>
          <w:p w14:paraId="644A1D43" w14:textId="77777777" w:rsidR="009602AE" w:rsidRPr="00FA1438" w:rsidRDefault="00526A29" w:rsidP="007B6957">
            <w:pPr>
              <w:pStyle w:val="Paragraph"/>
              <w:spacing w:before="40" w:after="40"/>
              <w:rPr>
                <w:sz w:val="20"/>
                <w:szCs w:val="20"/>
              </w:rPr>
            </w:pPr>
            <w:r w:rsidRPr="00FA1438">
              <w:rPr>
                <w:sz w:val="20"/>
                <w:szCs w:val="20"/>
              </w:rPr>
              <w:t>No</w:t>
            </w:r>
          </w:p>
        </w:tc>
        <w:tc>
          <w:tcPr>
            <w:tcW w:w="1299" w:type="pct"/>
            <w:tcMar>
              <w:top w:w="72" w:type="dxa"/>
              <w:left w:w="144" w:type="dxa"/>
              <w:bottom w:w="72" w:type="dxa"/>
              <w:right w:w="144" w:type="dxa"/>
            </w:tcMar>
            <w:hideMark/>
          </w:tcPr>
          <w:p w14:paraId="0A516E75" w14:textId="77777777" w:rsidR="009602AE" w:rsidRPr="00FA1438" w:rsidRDefault="00526A29" w:rsidP="007B6957">
            <w:pPr>
              <w:pStyle w:val="Paragraph"/>
              <w:spacing w:before="40" w:after="40"/>
              <w:rPr>
                <w:sz w:val="20"/>
                <w:szCs w:val="20"/>
              </w:rPr>
            </w:pPr>
            <w:r w:rsidRPr="00FA1438">
              <w:rPr>
                <w:sz w:val="20"/>
                <w:szCs w:val="20"/>
              </w:rPr>
              <w:t>NE</w:t>
            </w:r>
          </w:p>
        </w:tc>
      </w:tr>
      <w:tr w:rsidR="00CA657C" w14:paraId="6A5B74C4" w14:textId="77777777" w:rsidTr="004A5688">
        <w:trPr>
          <w:trHeight w:val="144"/>
        </w:trPr>
        <w:tc>
          <w:tcPr>
            <w:tcW w:w="1418" w:type="pct"/>
            <w:tcMar>
              <w:top w:w="72" w:type="dxa"/>
              <w:left w:w="144" w:type="dxa"/>
              <w:bottom w:w="72" w:type="dxa"/>
              <w:right w:w="144" w:type="dxa"/>
            </w:tcMar>
            <w:hideMark/>
          </w:tcPr>
          <w:p w14:paraId="3B5D4422" w14:textId="77777777" w:rsidR="009602AE" w:rsidRPr="00FA1438" w:rsidRDefault="00526A29" w:rsidP="007B6957">
            <w:pPr>
              <w:pStyle w:val="Paragraph"/>
              <w:spacing w:before="40" w:after="40"/>
              <w:rPr>
                <w:sz w:val="20"/>
                <w:szCs w:val="20"/>
              </w:rPr>
            </w:pPr>
            <w:r w:rsidRPr="00FA1438">
              <w:rPr>
                <w:sz w:val="20"/>
                <w:szCs w:val="20"/>
              </w:rPr>
              <w:t>NE</w:t>
            </w:r>
          </w:p>
        </w:tc>
        <w:tc>
          <w:tcPr>
            <w:tcW w:w="1417" w:type="pct"/>
            <w:tcMar>
              <w:top w:w="72" w:type="dxa"/>
              <w:left w:w="144" w:type="dxa"/>
              <w:bottom w:w="72" w:type="dxa"/>
              <w:right w:w="144" w:type="dxa"/>
            </w:tcMar>
            <w:hideMark/>
          </w:tcPr>
          <w:p w14:paraId="040BA119" w14:textId="77777777" w:rsidR="009602AE" w:rsidRPr="00FA1438" w:rsidRDefault="00526A29" w:rsidP="007B6957">
            <w:pPr>
              <w:pStyle w:val="Paragraph"/>
              <w:spacing w:before="40" w:after="40"/>
              <w:rPr>
                <w:sz w:val="20"/>
                <w:szCs w:val="20"/>
              </w:rPr>
            </w:pPr>
            <w:r w:rsidRPr="003D33BA">
              <w:rPr>
                <w:sz w:val="20"/>
                <w:szCs w:val="20"/>
              </w:rPr>
              <w:t>Any non-progressive disease</w:t>
            </w:r>
          </w:p>
        </w:tc>
        <w:tc>
          <w:tcPr>
            <w:tcW w:w="866" w:type="pct"/>
            <w:tcMar>
              <w:top w:w="72" w:type="dxa"/>
              <w:left w:w="144" w:type="dxa"/>
              <w:bottom w:w="72" w:type="dxa"/>
              <w:right w:w="144" w:type="dxa"/>
            </w:tcMar>
            <w:hideMark/>
          </w:tcPr>
          <w:p w14:paraId="4D300044" w14:textId="77777777" w:rsidR="009602AE" w:rsidRPr="00FA1438" w:rsidRDefault="00526A29" w:rsidP="007B6957">
            <w:pPr>
              <w:pStyle w:val="Paragraph"/>
              <w:spacing w:before="40" w:after="40"/>
              <w:rPr>
                <w:sz w:val="20"/>
                <w:szCs w:val="20"/>
              </w:rPr>
            </w:pPr>
            <w:r w:rsidRPr="00FA1438">
              <w:rPr>
                <w:sz w:val="20"/>
                <w:szCs w:val="20"/>
              </w:rPr>
              <w:t>No</w:t>
            </w:r>
          </w:p>
        </w:tc>
        <w:tc>
          <w:tcPr>
            <w:tcW w:w="1299" w:type="pct"/>
            <w:tcMar>
              <w:top w:w="72" w:type="dxa"/>
              <w:left w:w="144" w:type="dxa"/>
              <w:bottom w:w="72" w:type="dxa"/>
              <w:right w:w="144" w:type="dxa"/>
            </w:tcMar>
            <w:hideMark/>
          </w:tcPr>
          <w:p w14:paraId="458715C8" w14:textId="77777777" w:rsidR="009602AE" w:rsidRPr="00FA1438" w:rsidRDefault="00526A29" w:rsidP="007B6957">
            <w:pPr>
              <w:pStyle w:val="Paragraph"/>
              <w:spacing w:before="40" w:after="40"/>
              <w:rPr>
                <w:sz w:val="20"/>
                <w:szCs w:val="20"/>
              </w:rPr>
            </w:pPr>
            <w:r w:rsidRPr="00FA1438">
              <w:rPr>
                <w:sz w:val="20"/>
                <w:szCs w:val="20"/>
              </w:rPr>
              <w:t>NE</w:t>
            </w:r>
          </w:p>
        </w:tc>
      </w:tr>
      <w:tr w:rsidR="00CA657C" w14:paraId="0AF396FE" w14:textId="77777777" w:rsidTr="004A5688">
        <w:trPr>
          <w:trHeight w:val="144"/>
        </w:trPr>
        <w:tc>
          <w:tcPr>
            <w:tcW w:w="1418" w:type="pct"/>
            <w:tcMar>
              <w:top w:w="72" w:type="dxa"/>
              <w:left w:w="144" w:type="dxa"/>
              <w:bottom w:w="72" w:type="dxa"/>
              <w:right w:w="144" w:type="dxa"/>
            </w:tcMar>
            <w:hideMark/>
          </w:tcPr>
          <w:p w14:paraId="519B7E9C" w14:textId="77777777" w:rsidR="009602AE" w:rsidRPr="00FA1438" w:rsidRDefault="00526A29" w:rsidP="007B6957">
            <w:pPr>
              <w:pStyle w:val="Paragraph"/>
              <w:spacing w:before="40" w:after="40"/>
              <w:rPr>
                <w:sz w:val="20"/>
                <w:szCs w:val="20"/>
              </w:rPr>
            </w:pPr>
            <w:r w:rsidRPr="003D33BA">
              <w:rPr>
                <w:sz w:val="20"/>
                <w:szCs w:val="20"/>
              </w:rPr>
              <w:t>Progressive disease</w:t>
            </w:r>
          </w:p>
        </w:tc>
        <w:tc>
          <w:tcPr>
            <w:tcW w:w="1417" w:type="pct"/>
            <w:tcMar>
              <w:top w:w="72" w:type="dxa"/>
              <w:left w:w="144" w:type="dxa"/>
              <w:bottom w:w="72" w:type="dxa"/>
              <w:right w:w="144" w:type="dxa"/>
            </w:tcMar>
            <w:hideMark/>
          </w:tcPr>
          <w:p w14:paraId="555506BB" w14:textId="77777777" w:rsidR="009602AE" w:rsidRPr="00FA1438" w:rsidRDefault="00526A29" w:rsidP="007B6957">
            <w:pPr>
              <w:pStyle w:val="Paragraph"/>
              <w:spacing w:before="40" w:after="40"/>
              <w:rPr>
                <w:sz w:val="20"/>
                <w:szCs w:val="20"/>
              </w:rPr>
            </w:pPr>
            <w:r w:rsidRPr="00FA1438">
              <w:rPr>
                <w:sz w:val="20"/>
                <w:szCs w:val="20"/>
              </w:rPr>
              <w:t>Any</w:t>
            </w:r>
          </w:p>
        </w:tc>
        <w:tc>
          <w:tcPr>
            <w:tcW w:w="866" w:type="pct"/>
            <w:tcMar>
              <w:top w:w="72" w:type="dxa"/>
              <w:left w:w="144" w:type="dxa"/>
              <w:bottom w:w="72" w:type="dxa"/>
              <w:right w:w="144" w:type="dxa"/>
            </w:tcMar>
            <w:hideMark/>
          </w:tcPr>
          <w:p w14:paraId="39F00887" w14:textId="77777777" w:rsidR="009602AE" w:rsidRPr="00FA1438" w:rsidRDefault="00526A29" w:rsidP="007B6957">
            <w:pPr>
              <w:pStyle w:val="Paragraph"/>
              <w:spacing w:before="40" w:after="40"/>
              <w:rPr>
                <w:sz w:val="20"/>
                <w:szCs w:val="20"/>
              </w:rPr>
            </w:pPr>
            <w:r w:rsidRPr="00FA1438">
              <w:rPr>
                <w:sz w:val="20"/>
                <w:szCs w:val="20"/>
              </w:rPr>
              <w:t>Yes/No</w:t>
            </w:r>
          </w:p>
        </w:tc>
        <w:tc>
          <w:tcPr>
            <w:tcW w:w="1299" w:type="pct"/>
            <w:tcMar>
              <w:top w:w="72" w:type="dxa"/>
              <w:left w:w="144" w:type="dxa"/>
              <w:bottom w:w="72" w:type="dxa"/>
              <w:right w:w="144" w:type="dxa"/>
            </w:tcMar>
            <w:hideMark/>
          </w:tcPr>
          <w:p w14:paraId="4883FFA7" w14:textId="77777777" w:rsidR="009602AE" w:rsidRPr="00FA1438" w:rsidRDefault="00526A29" w:rsidP="007B6957">
            <w:pPr>
              <w:pStyle w:val="Paragraph"/>
              <w:spacing w:before="40" w:after="40"/>
              <w:rPr>
                <w:sz w:val="20"/>
                <w:szCs w:val="20"/>
              </w:rPr>
            </w:pPr>
            <w:r w:rsidRPr="003D33BA">
              <w:rPr>
                <w:sz w:val="20"/>
                <w:szCs w:val="20"/>
              </w:rPr>
              <w:t>Progressive disease</w:t>
            </w:r>
          </w:p>
        </w:tc>
      </w:tr>
      <w:tr w:rsidR="00CA657C" w14:paraId="41982008" w14:textId="77777777" w:rsidTr="004A5688">
        <w:trPr>
          <w:trHeight w:val="144"/>
        </w:trPr>
        <w:tc>
          <w:tcPr>
            <w:tcW w:w="1418" w:type="pct"/>
            <w:tcMar>
              <w:top w:w="72" w:type="dxa"/>
              <w:left w:w="144" w:type="dxa"/>
              <w:bottom w:w="72" w:type="dxa"/>
              <w:right w:w="144" w:type="dxa"/>
            </w:tcMar>
            <w:hideMark/>
          </w:tcPr>
          <w:p w14:paraId="3DF44246" w14:textId="77777777" w:rsidR="009602AE" w:rsidRPr="00FA1438" w:rsidRDefault="00526A29" w:rsidP="007B6957">
            <w:pPr>
              <w:pStyle w:val="Paragraph"/>
              <w:spacing w:before="40" w:after="40"/>
              <w:rPr>
                <w:sz w:val="20"/>
                <w:szCs w:val="20"/>
              </w:rPr>
            </w:pPr>
            <w:r w:rsidRPr="00FA1438">
              <w:rPr>
                <w:sz w:val="20"/>
                <w:szCs w:val="20"/>
              </w:rPr>
              <w:t>Any</w:t>
            </w:r>
          </w:p>
        </w:tc>
        <w:tc>
          <w:tcPr>
            <w:tcW w:w="1417" w:type="pct"/>
            <w:tcMar>
              <w:top w:w="72" w:type="dxa"/>
              <w:left w:w="144" w:type="dxa"/>
              <w:bottom w:w="72" w:type="dxa"/>
              <w:right w:w="144" w:type="dxa"/>
            </w:tcMar>
            <w:hideMark/>
          </w:tcPr>
          <w:p w14:paraId="5E9F5384" w14:textId="77777777" w:rsidR="009602AE" w:rsidRPr="00FA1438" w:rsidRDefault="00526A29" w:rsidP="007B6957">
            <w:pPr>
              <w:pStyle w:val="Paragraph"/>
              <w:spacing w:before="40" w:after="40"/>
              <w:rPr>
                <w:sz w:val="20"/>
                <w:szCs w:val="20"/>
              </w:rPr>
            </w:pPr>
            <w:r w:rsidRPr="003D33BA">
              <w:rPr>
                <w:sz w:val="20"/>
                <w:szCs w:val="20"/>
              </w:rPr>
              <w:t>Progressive disease</w:t>
            </w:r>
          </w:p>
        </w:tc>
        <w:tc>
          <w:tcPr>
            <w:tcW w:w="866" w:type="pct"/>
            <w:tcMar>
              <w:top w:w="72" w:type="dxa"/>
              <w:left w:w="144" w:type="dxa"/>
              <w:bottom w:w="72" w:type="dxa"/>
              <w:right w:w="144" w:type="dxa"/>
            </w:tcMar>
            <w:hideMark/>
          </w:tcPr>
          <w:p w14:paraId="2153D1DC" w14:textId="77777777" w:rsidR="009602AE" w:rsidRPr="00FA1438" w:rsidRDefault="00526A29" w:rsidP="007B6957">
            <w:pPr>
              <w:pStyle w:val="Paragraph"/>
              <w:spacing w:before="40" w:after="40"/>
              <w:rPr>
                <w:sz w:val="20"/>
                <w:szCs w:val="20"/>
              </w:rPr>
            </w:pPr>
            <w:r w:rsidRPr="00FA1438">
              <w:rPr>
                <w:sz w:val="20"/>
                <w:szCs w:val="20"/>
              </w:rPr>
              <w:t>Yes/No</w:t>
            </w:r>
          </w:p>
        </w:tc>
        <w:tc>
          <w:tcPr>
            <w:tcW w:w="1299" w:type="pct"/>
            <w:tcMar>
              <w:top w:w="72" w:type="dxa"/>
              <w:left w:w="144" w:type="dxa"/>
              <w:bottom w:w="72" w:type="dxa"/>
              <w:right w:w="144" w:type="dxa"/>
            </w:tcMar>
            <w:hideMark/>
          </w:tcPr>
          <w:p w14:paraId="27A6B5C5" w14:textId="77777777" w:rsidR="009602AE" w:rsidRPr="00FA1438" w:rsidRDefault="00526A29" w:rsidP="007B6957">
            <w:pPr>
              <w:pStyle w:val="Paragraph"/>
              <w:spacing w:before="40" w:after="40"/>
              <w:rPr>
                <w:sz w:val="20"/>
                <w:szCs w:val="20"/>
              </w:rPr>
            </w:pPr>
            <w:r w:rsidRPr="003D33BA">
              <w:rPr>
                <w:sz w:val="20"/>
                <w:szCs w:val="20"/>
              </w:rPr>
              <w:t>Progressive disease</w:t>
            </w:r>
          </w:p>
        </w:tc>
      </w:tr>
      <w:tr w:rsidR="00CA657C" w14:paraId="53AF06E7" w14:textId="77777777" w:rsidTr="004A5688">
        <w:trPr>
          <w:trHeight w:val="144"/>
        </w:trPr>
        <w:tc>
          <w:tcPr>
            <w:tcW w:w="1418" w:type="pct"/>
            <w:tcMar>
              <w:top w:w="72" w:type="dxa"/>
              <w:left w:w="144" w:type="dxa"/>
              <w:bottom w:w="72" w:type="dxa"/>
              <w:right w:w="144" w:type="dxa"/>
            </w:tcMar>
            <w:hideMark/>
          </w:tcPr>
          <w:p w14:paraId="0411A81B" w14:textId="77777777" w:rsidR="009602AE" w:rsidRPr="00FA1438" w:rsidRDefault="00526A29" w:rsidP="007B6957">
            <w:pPr>
              <w:pStyle w:val="Paragraph"/>
              <w:spacing w:before="40" w:after="40"/>
              <w:rPr>
                <w:sz w:val="20"/>
                <w:szCs w:val="20"/>
              </w:rPr>
            </w:pPr>
            <w:r w:rsidRPr="00FA1438">
              <w:rPr>
                <w:sz w:val="20"/>
                <w:szCs w:val="20"/>
              </w:rPr>
              <w:t>Any</w:t>
            </w:r>
          </w:p>
        </w:tc>
        <w:tc>
          <w:tcPr>
            <w:tcW w:w="1417" w:type="pct"/>
            <w:tcMar>
              <w:top w:w="72" w:type="dxa"/>
              <w:left w:w="144" w:type="dxa"/>
              <w:bottom w:w="72" w:type="dxa"/>
              <w:right w:w="144" w:type="dxa"/>
            </w:tcMar>
            <w:hideMark/>
          </w:tcPr>
          <w:p w14:paraId="346AB514" w14:textId="77777777" w:rsidR="009602AE" w:rsidRPr="00FA1438" w:rsidRDefault="00526A29" w:rsidP="007B6957">
            <w:pPr>
              <w:pStyle w:val="Paragraph"/>
              <w:spacing w:before="40" w:after="40"/>
              <w:rPr>
                <w:sz w:val="20"/>
                <w:szCs w:val="20"/>
              </w:rPr>
            </w:pPr>
            <w:r w:rsidRPr="00FA1438">
              <w:rPr>
                <w:sz w:val="20"/>
                <w:szCs w:val="20"/>
              </w:rPr>
              <w:t>Any</w:t>
            </w:r>
          </w:p>
        </w:tc>
        <w:tc>
          <w:tcPr>
            <w:tcW w:w="866" w:type="pct"/>
            <w:tcMar>
              <w:top w:w="72" w:type="dxa"/>
              <w:left w:w="144" w:type="dxa"/>
              <w:bottom w:w="72" w:type="dxa"/>
              <w:right w:w="144" w:type="dxa"/>
            </w:tcMar>
            <w:hideMark/>
          </w:tcPr>
          <w:p w14:paraId="7CB18C9D" w14:textId="77777777" w:rsidR="009602AE" w:rsidRPr="00FA1438" w:rsidRDefault="00526A29" w:rsidP="007B6957">
            <w:pPr>
              <w:pStyle w:val="Paragraph"/>
              <w:spacing w:before="40" w:after="40"/>
              <w:rPr>
                <w:sz w:val="20"/>
                <w:szCs w:val="20"/>
              </w:rPr>
            </w:pPr>
            <w:r w:rsidRPr="00FA1438">
              <w:rPr>
                <w:sz w:val="20"/>
                <w:szCs w:val="20"/>
              </w:rPr>
              <w:t>Yes</w:t>
            </w:r>
          </w:p>
        </w:tc>
        <w:tc>
          <w:tcPr>
            <w:tcW w:w="1299" w:type="pct"/>
            <w:tcMar>
              <w:top w:w="72" w:type="dxa"/>
              <w:left w:w="144" w:type="dxa"/>
              <w:bottom w:w="72" w:type="dxa"/>
              <w:right w:w="144" w:type="dxa"/>
            </w:tcMar>
            <w:hideMark/>
          </w:tcPr>
          <w:p w14:paraId="426C66C2" w14:textId="77777777" w:rsidR="009602AE" w:rsidRPr="00FA1438" w:rsidRDefault="00526A29" w:rsidP="007B6957">
            <w:pPr>
              <w:pStyle w:val="Paragraph"/>
              <w:spacing w:before="40" w:after="40"/>
              <w:rPr>
                <w:sz w:val="20"/>
                <w:szCs w:val="20"/>
              </w:rPr>
            </w:pPr>
            <w:r w:rsidRPr="003D33BA">
              <w:rPr>
                <w:sz w:val="20"/>
                <w:szCs w:val="20"/>
              </w:rPr>
              <w:t>Progressive disease</w:t>
            </w:r>
          </w:p>
        </w:tc>
      </w:tr>
      <w:tr w:rsidR="00CA657C" w14:paraId="7BA0601C" w14:textId="77777777" w:rsidTr="004A5688">
        <w:trPr>
          <w:trHeight w:val="144"/>
        </w:trPr>
        <w:tc>
          <w:tcPr>
            <w:tcW w:w="1418" w:type="pct"/>
            <w:tcMar>
              <w:top w:w="72" w:type="dxa"/>
              <w:left w:w="144" w:type="dxa"/>
              <w:bottom w:w="72" w:type="dxa"/>
              <w:right w:w="144" w:type="dxa"/>
            </w:tcMar>
            <w:hideMark/>
          </w:tcPr>
          <w:p w14:paraId="7CA8B15E" w14:textId="77777777" w:rsidR="009602AE" w:rsidRPr="00FA1438" w:rsidRDefault="00526A29" w:rsidP="007B6957">
            <w:pPr>
              <w:pStyle w:val="Paragraph"/>
              <w:spacing w:before="40" w:after="40"/>
              <w:rPr>
                <w:sz w:val="20"/>
                <w:szCs w:val="20"/>
              </w:rPr>
            </w:pPr>
            <w:r w:rsidRPr="00FA1438">
              <w:rPr>
                <w:sz w:val="20"/>
                <w:szCs w:val="20"/>
              </w:rPr>
              <w:t>NA</w:t>
            </w:r>
          </w:p>
        </w:tc>
        <w:tc>
          <w:tcPr>
            <w:tcW w:w="1417" w:type="pct"/>
            <w:tcMar>
              <w:top w:w="72" w:type="dxa"/>
              <w:left w:w="144" w:type="dxa"/>
              <w:bottom w:w="72" w:type="dxa"/>
              <w:right w:w="144" w:type="dxa"/>
            </w:tcMar>
            <w:hideMark/>
          </w:tcPr>
          <w:p w14:paraId="6EA9611A" w14:textId="77777777" w:rsidR="009602AE" w:rsidRPr="00FA1438" w:rsidRDefault="00526A29" w:rsidP="007B6957">
            <w:pPr>
              <w:pStyle w:val="Paragraph"/>
              <w:spacing w:before="40" w:after="40"/>
              <w:rPr>
                <w:sz w:val="20"/>
                <w:szCs w:val="20"/>
              </w:rPr>
            </w:pPr>
            <w:r w:rsidRPr="00FA1438">
              <w:rPr>
                <w:sz w:val="20"/>
                <w:szCs w:val="20"/>
              </w:rPr>
              <w:t>NA</w:t>
            </w:r>
          </w:p>
        </w:tc>
        <w:tc>
          <w:tcPr>
            <w:tcW w:w="866" w:type="pct"/>
            <w:tcMar>
              <w:top w:w="72" w:type="dxa"/>
              <w:left w:w="144" w:type="dxa"/>
              <w:bottom w:w="72" w:type="dxa"/>
              <w:right w:w="144" w:type="dxa"/>
            </w:tcMar>
            <w:hideMark/>
          </w:tcPr>
          <w:p w14:paraId="72FF0952" w14:textId="77777777" w:rsidR="009602AE" w:rsidRPr="00FA1438" w:rsidRDefault="00526A29" w:rsidP="007B6957">
            <w:pPr>
              <w:pStyle w:val="Paragraph"/>
              <w:spacing w:before="40" w:after="40"/>
              <w:rPr>
                <w:sz w:val="20"/>
                <w:szCs w:val="20"/>
              </w:rPr>
            </w:pPr>
            <w:r w:rsidRPr="00FA1438">
              <w:rPr>
                <w:sz w:val="20"/>
                <w:szCs w:val="20"/>
              </w:rPr>
              <w:t>No</w:t>
            </w:r>
          </w:p>
        </w:tc>
        <w:tc>
          <w:tcPr>
            <w:tcW w:w="1299" w:type="pct"/>
            <w:tcMar>
              <w:top w:w="72" w:type="dxa"/>
              <w:left w:w="144" w:type="dxa"/>
              <w:bottom w:w="72" w:type="dxa"/>
              <w:right w:w="144" w:type="dxa"/>
            </w:tcMar>
            <w:hideMark/>
          </w:tcPr>
          <w:p w14:paraId="3D1577C4" w14:textId="77777777" w:rsidR="009602AE" w:rsidRPr="00FA1438" w:rsidRDefault="00526A29" w:rsidP="007B6957">
            <w:pPr>
              <w:pStyle w:val="Paragraph"/>
              <w:spacing w:before="40" w:after="40"/>
              <w:rPr>
                <w:sz w:val="20"/>
                <w:szCs w:val="20"/>
              </w:rPr>
            </w:pPr>
            <w:r w:rsidRPr="00FA1438">
              <w:rPr>
                <w:sz w:val="20"/>
                <w:szCs w:val="20"/>
              </w:rPr>
              <w:t>NED</w:t>
            </w:r>
          </w:p>
        </w:tc>
      </w:tr>
      <w:tr w:rsidR="00CA657C" w14:paraId="56BDC1E1" w14:textId="77777777" w:rsidTr="004A5688">
        <w:trPr>
          <w:trHeight w:val="144"/>
        </w:trPr>
        <w:tc>
          <w:tcPr>
            <w:tcW w:w="5000" w:type="pct"/>
            <w:gridSpan w:val="4"/>
            <w:tcMar>
              <w:top w:w="72" w:type="dxa"/>
              <w:left w:w="144" w:type="dxa"/>
              <w:bottom w:w="72" w:type="dxa"/>
              <w:right w:w="144" w:type="dxa"/>
            </w:tcMar>
            <w:hideMark/>
          </w:tcPr>
          <w:p w14:paraId="5293FE11" w14:textId="77777777" w:rsidR="008F75B8" w:rsidRPr="00414D21" w:rsidRDefault="00526A29" w:rsidP="00414D21">
            <w:pPr>
              <w:pStyle w:val="TableFootnote"/>
              <w:ind w:left="0"/>
              <w:rPr>
                <w:ins w:id="4037" w:author="Powell, Deana" w:date="2026-03-05T15:34:00Z" w16du:dateUtc="2026-03-05T20:34:00Z"/>
                <w:sz w:val="18"/>
              </w:rPr>
            </w:pPr>
            <w:r w:rsidRPr="00414D21">
              <w:rPr>
                <w:sz w:val="18"/>
              </w:rPr>
              <w:t>CR=complete response/remission; NA=not applicable (no lesions of this type present at baseline); NE=not evaluable; NED=no evidence of disease (no lesions of any kind seen at baseline, and none present at visit being evaluated); PR=partial response/remission; SD=stable disease.</w:t>
            </w:r>
          </w:p>
          <w:p w14:paraId="1286C199" w14:textId="77777777" w:rsidR="009602AE" w:rsidRPr="007F368D" w:rsidRDefault="00526A29" w:rsidP="00414D21">
            <w:pPr>
              <w:pStyle w:val="TableFootnote"/>
              <w:ind w:left="0"/>
            </w:pPr>
            <w:ins w:id="4038" w:author="Powell, Deana" w:date="2026-03-05T15:34:00Z" w16du:dateUtc="2026-03-05T20:34:00Z">
              <w:r w:rsidRPr="00414D21">
                <w:rPr>
                  <w:sz w:val="18"/>
                </w:rPr>
                <w:t>Note: New lesions should only be added if they are unequivocal and due to CLL. Any equivocal lesions can be re-evaluated at the subsequent timepoint and if at that time they have declared themselves to be due to CLL, the timepoint of progression should be the time at which they first appeared.</w:t>
              </w:r>
            </w:ins>
          </w:p>
        </w:tc>
      </w:tr>
    </w:tbl>
    <w:p w14:paraId="7BF6BA12" w14:textId="77777777" w:rsidR="00884683" w:rsidRDefault="00884683" w:rsidP="00884683">
      <w:pPr>
        <w:pStyle w:val="ListEnd"/>
      </w:pPr>
    </w:p>
    <w:p w14:paraId="48C3B086" w14:textId="6E52DD0A" w:rsidR="0074605C" w:rsidRPr="00884683" w:rsidRDefault="00526A29" w:rsidP="00884683">
      <w:pPr>
        <w:pStyle w:val="Paragraph"/>
        <w:rPr>
          <w:b/>
          <w:bCs/>
          <w:u w:val="single"/>
        </w:rPr>
      </w:pPr>
      <w:r w:rsidRPr="00884683">
        <w:rPr>
          <w:b/>
          <w:bCs/>
          <w:u w:val="single"/>
        </w:rPr>
        <w:t>Spleen Response</w:t>
      </w:r>
    </w:p>
    <w:p w14:paraId="1657F214" w14:textId="77777777" w:rsidR="0074605C" w:rsidRDefault="00526A29" w:rsidP="00884683">
      <w:pPr>
        <w:pStyle w:val="Paragraph"/>
      </w:pPr>
      <w:r>
        <w:t>The spleen will be measured in the craniocaudal length as at baseline, and the enlarged portion calculated by subtracting 13 cm. Response categories for the spleen are as defined below:</w:t>
      </w:r>
    </w:p>
    <w:p w14:paraId="46EEA43C" w14:textId="77777777" w:rsidR="0074605C" w:rsidRPr="00884683" w:rsidRDefault="00526A29" w:rsidP="00884683">
      <w:pPr>
        <w:pStyle w:val="ListBullet"/>
      </w:pPr>
      <w:r w:rsidRPr="00884683">
        <w:t xml:space="preserve">Normal (CR): Spleen was enlarged at baseline and has regressed to ≤13 cm at the current time point, or the spleen was assessed as normal at baseline and is still normal, or there is radiological evidence of splenectomy at baseline, </w:t>
      </w:r>
      <w:bookmarkStart w:id="4039" w:name="_Hlk64469034"/>
      <w:r w:rsidRPr="00884683">
        <w:t>or the spleen was normal at baseline, and there has been a splenectomy since then</w:t>
      </w:r>
      <w:bookmarkEnd w:id="4039"/>
      <w:r w:rsidRPr="00884683">
        <w:t xml:space="preserve">. </w:t>
      </w:r>
    </w:p>
    <w:p w14:paraId="4C1F69C3" w14:textId="77777777" w:rsidR="0074605C" w:rsidRPr="00884683" w:rsidRDefault="00526A29" w:rsidP="00884683">
      <w:pPr>
        <w:pStyle w:val="ListBullet"/>
      </w:pPr>
      <w:r w:rsidRPr="00884683">
        <w:t>PR: Spleen was assessed as enlarged at baseline, and its excess length has decreased by ≥50%.</w:t>
      </w:r>
    </w:p>
    <w:p w14:paraId="6C29411E" w14:textId="77777777" w:rsidR="0074605C" w:rsidRPr="00884683" w:rsidRDefault="00526A29" w:rsidP="00884683">
      <w:pPr>
        <w:pStyle w:val="ListBullet"/>
      </w:pPr>
      <w:r w:rsidRPr="00884683">
        <w:t>SD: No decrease consistent with PR and no increase consistent with progression.</w:t>
      </w:r>
    </w:p>
    <w:p w14:paraId="05B40F97" w14:textId="77777777" w:rsidR="0074605C" w:rsidRPr="00884683" w:rsidRDefault="00526A29" w:rsidP="00884683">
      <w:pPr>
        <w:pStyle w:val="ListBullet"/>
      </w:pPr>
      <w:r w:rsidRPr="00884683">
        <w:t>Progressive Disease: The spleen is assessed as showing progressive disease if any of the following are true:</w:t>
      </w:r>
    </w:p>
    <w:p w14:paraId="67C6D8B6" w14:textId="77777777" w:rsidR="0074605C" w:rsidRDefault="00526A29" w:rsidP="00404370">
      <w:pPr>
        <w:pStyle w:val="ListBullet2"/>
        <w:numPr>
          <w:ilvl w:val="0"/>
          <w:numId w:val="90"/>
        </w:numPr>
        <w:spacing w:after="240"/>
      </w:pPr>
      <w:r>
        <w:rPr>
          <w:u w:val="single"/>
        </w:rPr>
        <w:t>Recurrent splenomegaly:</w:t>
      </w:r>
      <w:r>
        <w:t xml:space="preserve"> A spleen which was abnormal at baseline (&gt;13 cm) first returned to normal, but at the current time point the spleen has increased by ≥2 cm from its nadir </w:t>
      </w:r>
      <w:r>
        <w:rPr>
          <w:u w:val="single"/>
        </w:rPr>
        <w:t>and</w:t>
      </w:r>
      <w:r>
        <w:t xml:space="preserve"> the length is &gt;13 cm.</w:t>
      </w:r>
    </w:p>
    <w:p w14:paraId="5274BB8C" w14:textId="77777777" w:rsidR="0074605C" w:rsidRDefault="00526A29" w:rsidP="00404370">
      <w:pPr>
        <w:pStyle w:val="ListBullet2"/>
        <w:numPr>
          <w:ilvl w:val="0"/>
          <w:numId w:val="90"/>
        </w:numPr>
        <w:spacing w:after="240"/>
      </w:pPr>
      <w:r>
        <w:rPr>
          <w:u w:val="single"/>
        </w:rPr>
        <w:t>New splenomegaly:</w:t>
      </w:r>
      <w:r>
        <w:t xml:space="preserve"> No prior splenomegaly. The spleen has increased by ≥2 cm from baseline </w:t>
      </w:r>
      <w:r>
        <w:rPr>
          <w:u w:val="single"/>
        </w:rPr>
        <w:t>and</w:t>
      </w:r>
      <w:r>
        <w:t xml:space="preserve"> the length is &gt;13 cm.</w:t>
      </w:r>
    </w:p>
    <w:p w14:paraId="634BC63E" w14:textId="22151001" w:rsidR="0074605C" w:rsidRDefault="00526A29" w:rsidP="00404370">
      <w:pPr>
        <w:pStyle w:val="ListBullet2"/>
        <w:numPr>
          <w:ilvl w:val="0"/>
          <w:numId w:val="90"/>
        </w:numPr>
        <w:spacing w:after="240"/>
        <w:rPr>
          <w:ins w:id="4040" w:author="Powell, Deana" w:date="2026-03-05T15:34:00Z" w16du:dateUtc="2026-03-05T20:34:00Z"/>
        </w:rPr>
      </w:pPr>
      <w:r>
        <w:rPr>
          <w:u w:val="single"/>
        </w:rPr>
        <w:t>Progression of existing splenomegaly:</w:t>
      </w:r>
      <w:r>
        <w:t xml:space="preserve"> A spleen which was abnormal at baseline has the enlarged portion increase by ≥50% at the current time point from its nadir value, and ≥1 cm in absolute </w:t>
      </w:r>
      <w:del w:id="4041" w:author="Powell, Deana" w:date="2026-03-05T15:34:00Z" w16du:dateUtc="2026-03-05T20:34:00Z">
        <w:r w:rsidR="00895D30" w:rsidRPr="00FA1438">
          <w:delText>length.</w:delText>
        </w:r>
      </w:del>
      <w:ins w:id="4042" w:author="Powell, Deana" w:date="2026-03-05T15:34:00Z" w16du:dateUtc="2026-03-05T20:34:00Z">
        <w:r>
          <w:t>growth.</w:t>
        </w:r>
      </w:ins>
    </w:p>
    <w:p w14:paraId="6D01374D" w14:textId="6F1B6566" w:rsidR="0074605C" w:rsidRDefault="00526A29" w:rsidP="00CF3A0B">
      <w:pPr>
        <w:pStyle w:val="ListBullet2"/>
        <w:tabs>
          <w:tab w:val="clear" w:pos="720"/>
        </w:tabs>
        <w:ind w:firstLine="0"/>
        <w:rPr>
          <w:ins w:id="4043" w:author="Powell, Deana" w:date="2026-03-05T15:34:00Z" w16du:dateUtc="2026-03-05T20:34:00Z"/>
        </w:rPr>
      </w:pPr>
      <w:ins w:id="4044" w:author="Powell, Deana" w:date="2026-03-05T15:34:00Z" w16du:dateUtc="2026-03-05T20:34:00Z">
        <w:r>
          <w:rPr>
            <w:u w:val="single"/>
          </w:rPr>
          <w:t>Note:</w:t>
        </w:r>
        <w:r>
          <w:t xml:space="preserve"> The investigator should use their best medical judgement as to if splenic enlargement is due to CLL/SLL. If in their expert medical opinion, splenic enlargement is not due to CLL/SLL, Progressive Disease should not be assigned.</w:t>
        </w:r>
      </w:ins>
    </w:p>
    <w:p w14:paraId="52B5E9F5" w14:textId="77777777" w:rsidR="00884683" w:rsidRDefault="00884683" w:rsidP="00884683">
      <w:pPr>
        <w:pStyle w:val="ListEnd"/>
      </w:pPr>
    </w:p>
    <w:p w14:paraId="62B36BB3" w14:textId="77777777" w:rsidR="0074605C" w:rsidRPr="00884683" w:rsidRDefault="00526A29" w:rsidP="00884683">
      <w:pPr>
        <w:pStyle w:val="Paragraph"/>
        <w:rPr>
          <w:b/>
          <w:bCs/>
          <w:u w:val="single"/>
        </w:rPr>
      </w:pPr>
      <w:r w:rsidRPr="00884683">
        <w:rPr>
          <w:b/>
          <w:bCs/>
          <w:u w:val="single"/>
        </w:rPr>
        <w:t>Liver Response</w:t>
      </w:r>
    </w:p>
    <w:p w14:paraId="18378D11" w14:textId="77777777" w:rsidR="0074605C" w:rsidRDefault="00526A29" w:rsidP="00884683">
      <w:pPr>
        <w:pStyle w:val="Paragraph"/>
      </w:pPr>
      <w:r>
        <w:t>The liver will be assessed qualitatively. Response categories are defined below:</w:t>
      </w:r>
    </w:p>
    <w:p w14:paraId="262B9341" w14:textId="62D5F240" w:rsidR="0074605C" w:rsidRPr="00884683" w:rsidRDefault="00526A29" w:rsidP="00884683">
      <w:pPr>
        <w:pStyle w:val="ListBullet"/>
      </w:pPr>
      <w:r w:rsidRPr="00884683">
        <w:t>Normal (CR): Liver was assessed as enlarged at baseline and has regressed to a normal size, OR liver was assessed as normal at baseline and continues to be normal in size.</w:t>
      </w:r>
    </w:p>
    <w:p w14:paraId="70BCE26D" w14:textId="77777777" w:rsidR="0074605C" w:rsidRPr="00884683" w:rsidRDefault="00526A29" w:rsidP="00884683">
      <w:pPr>
        <w:pStyle w:val="ListBullet"/>
      </w:pPr>
      <w:r w:rsidRPr="00884683">
        <w:t>SD: Liver is considered stable when it is qualitatively enlarged, without unequivocal increase, on the basis of CT and/or MRI scans.</w:t>
      </w:r>
    </w:p>
    <w:p w14:paraId="19476A2F" w14:textId="1D13C185" w:rsidR="0074605C" w:rsidRDefault="00526A29" w:rsidP="00884683">
      <w:pPr>
        <w:pStyle w:val="ListBullet"/>
      </w:pPr>
      <w:r w:rsidRPr="00884683">
        <w:t>Further enlargement (progressive disease): Unequivocal new hepatomegaly, recurrent hepatomegaly, or clear progression of existing hepatomegaly</w:t>
      </w:r>
      <w:del w:id="4045" w:author="Powell, Deana" w:date="2026-03-05T15:34:00Z" w16du:dateUtc="2026-03-05T20:34:00Z">
        <w:r w:rsidR="00895D30" w:rsidRPr="00FA1438">
          <w:delText xml:space="preserve">. </w:delText>
        </w:r>
      </w:del>
      <w:ins w:id="4046" w:author="Powell, Deana" w:date="2026-03-05T15:34:00Z" w16du:dateUtc="2026-03-05T20:34:00Z">
        <w:r w:rsidRPr="00884683">
          <w:t xml:space="preserve"> due to CLL/SLL.</w:t>
        </w:r>
      </w:ins>
    </w:p>
    <w:p w14:paraId="4EA2D3D6" w14:textId="77777777" w:rsidR="00884683" w:rsidRPr="00884683" w:rsidRDefault="00884683" w:rsidP="00884683">
      <w:pPr>
        <w:pStyle w:val="ListEnd"/>
      </w:pPr>
    </w:p>
    <w:p w14:paraId="63C146D8" w14:textId="77777777" w:rsidR="0074605C" w:rsidRPr="00884683" w:rsidRDefault="00526A29" w:rsidP="00884683">
      <w:pPr>
        <w:pStyle w:val="Paragraph"/>
        <w:rPr>
          <w:b/>
          <w:bCs/>
          <w:u w:val="single"/>
        </w:rPr>
      </w:pPr>
      <w:r w:rsidRPr="00884683">
        <w:rPr>
          <w:b/>
          <w:bCs/>
          <w:u w:val="single"/>
        </w:rPr>
        <w:t>Liver and Spleen Response</w:t>
      </w:r>
    </w:p>
    <w:p w14:paraId="08C7A809" w14:textId="19F3C5EA" w:rsidR="004A5688" w:rsidRDefault="00526A29" w:rsidP="00884683">
      <w:pPr>
        <w:pStyle w:val="Paragraph"/>
      </w:pPr>
      <w:r>
        <w:t xml:space="preserve">The liver and spleen should be assessed together for a response at each post-baseline time point based on </w:t>
      </w:r>
      <w:r w:rsidR="00B16DC4">
        <w:t xml:space="preserve">Table </w:t>
      </w:r>
      <w:del w:id="4047" w:author="Powell, Deana" w:date="2026-03-05T15:34:00Z" w16du:dateUtc="2026-03-05T20:34:00Z">
        <w:r w:rsidR="00B55DCA">
          <w:rPr>
            <w:noProof/>
          </w:rPr>
          <w:delText>39</w:delText>
        </w:r>
      </w:del>
      <w:ins w:id="4048" w:author="Powell, Deana" w:date="2026-03-05T15:34:00Z" w16du:dateUtc="2026-03-05T20:34:00Z">
        <w:r w:rsidR="00B16DC4">
          <w:rPr>
            <w:noProof/>
          </w:rPr>
          <w:t>40</w:t>
        </w:r>
      </w:ins>
      <w:r>
        <w:t>:</w:t>
      </w:r>
    </w:p>
    <w:p w14:paraId="0C52F387" w14:textId="553B8916" w:rsidR="0074605C" w:rsidRPr="004A5688" w:rsidRDefault="004A5688" w:rsidP="004A5688">
      <w:pPr>
        <w:rPr>
          <w:rFonts w:eastAsia="MS Gothic"/>
        </w:rPr>
      </w:pPr>
      <w:r>
        <w:br w:type="page"/>
      </w:r>
    </w:p>
    <w:p w14:paraId="6E861365" w14:textId="37FC5722" w:rsidR="0074605C" w:rsidRDefault="00526A29">
      <w:pPr>
        <w:pStyle w:val="Caption"/>
        <w:rPr>
          <w:rFonts w:eastAsia="MS Gothic"/>
        </w:rPr>
      </w:pPr>
      <w:bookmarkStart w:id="4049" w:name="_Ref101794480"/>
      <w:bookmarkStart w:id="4050" w:name="_Toc212022278"/>
      <w:bookmarkStart w:id="4051" w:name="_Toc140132646"/>
      <w:r>
        <w:t xml:space="preserve">Table </w:t>
      </w:r>
      <w:del w:id="4052" w:author="Powell, Deana" w:date="2026-03-05T15:34:00Z" w16du:dateUtc="2026-03-05T20:34:00Z">
        <w:r w:rsidR="00B55DCA">
          <w:rPr>
            <w:noProof/>
          </w:rPr>
          <w:delText>39</w:delText>
        </w:r>
      </w:del>
      <w:ins w:id="4053" w:author="Powell, Deana" w:date="2026-03-05T15:34:00Z" w16du:dateUtc="2026-03-05T20:34:00Z">
        <w:r w:rsidR="00B16DC4">
          <w:rPr>
            <w:noProof/>
          </w:rPr>
          <w:t>40</w:t>
        </w:r>
      </w:ins>
      <w:bookmarkEnd w:id="4049"/>
      <w:r>
        <w:tab/>
        <w:t>Liver and Spleen Responses</w:t>
      </w:r>
      <w:bookmarkEnd w:id="4050"/>
      <w:bookmarkEnd w:id="4051"/>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20" w:firstRow="1" w:lastRow="0" w:firstColumn="0" w:lastColumn="0" w:noHBand="0" w:noVBand="1"/>
      </w:tblPr>
      <w:tblGrid>
        <w:gridCol w:w="3039"/>
        <w:gridCol w:w="3763"/>
        <w:gridCol w:w="2188"/>
      </w:tblGrid>
      <w:tr w:rsidR="00CA657C" w14:paraId="3634F2FE" w14:textId="77777777" w:rsidTr="004A5688">
        <w:trPr>
          <w:trHeight w:val="197"/>
          <w:tblHeader/>
        </w:trPr>
        <w:tc>
          <w:tcPr>
            <w:tcW w:w="1690" w:type="pct"/>
            <w:tcMar>
              <w:top w:w="72" w:type="dxa"/>
              <w:left w:w="144" w:type="dxa"/>
              <w:bottom w:w="72" w:type="dxa"/>
              <w:right w:w="144" w:type="dxa"/>
            </w:tcMar>
            <w:vAlign w:val="center"/>
            <w:hideMark/>
          </w:tcPr>
          <w:p w14:paraId="28A2F763" w14:textId="77777777" w:rsidR="009602AE" w:rsidRPr="00FA1438" w:rsidRDefault="00526A29" w:rsidP="007B6957">
            <w:pPr>
              <w:pStyle w:val="Paragraph"/>
              <w:spacing w:before="40" w:after="40"/>
              <w:rPr>
                <w:sz w:val="20"/>
                <w:szCs w:val="20"/>
              </w:rPr>
            </w:pPr>
            <w:r w:rsidRPr="00FA1438">
              <w:rPr>
                <w:b/>
                <w:bCs/>
                <w:sz w:val="20"/>
                <w:szCs w:val="20"/>
              </w:rPr>
              <w:t>Liver</w:t>
            </w:r>
          </w:p>
        </w:tc>
        <w:tc>
          <w:tcPr>
            <w:tcW w:w="2093" w:type="pct"/>
            <w:tcMar>
              <w:top w:w="72" w:type="dxa"/>
              <w:left w:w="144" w:type="dxa"/>
              <w:bottom w:w="72" w:type="dxa"/>
              <w:right w:w="144" w:type="dxa"/>
            </w:tcMar>
            <w:vAlign w:val="center"/>
            <w:hideMark/>
          </w:tcPr>
          <w:p w14:paraId="0EF967CF" w14:textId="77777777" w:rsidR="009602AE" w:rsidRPr="00FA1438" w:rsidRDefault="00526A29" w:rsidP="007B6957">
            <w:pPr>
              <w:pStyle w:val="Paragraph"/>
              <w:spacing w:before="40" w:after="40"/>
              <w:rPr>
                <w:sz w:val="20"/>
                <w:szCs w:val="20"/>
              </w:rPr>
            </w:pPr>
            <w:r w:rsidRPr="00FA1438">
              <w:rPr>
                <w:b/>
                <w:bCs/>
                <w:sz w:val="20"/>
                <w:szCs w:val="20"/>
              </w:rPr>
              <w:t>Spleen</w:t>
            </w:r>
          </w:p>
        </w:tc>
        <w:tc>
          <w:tcPr>
            <w:tcW w:w="1217" w:type="pct"/>
            <w:tcMar>
              <w:top w:w="72" w:type="dxa"/>
              <w:left w:w="144" w:type="dxa"/>
              <w:bottom w:w="72" w:type="dxa"/>
              <w:right w:w="144" w:type="dxa"/>
            </w:tcMar>
            <w:vAlign w:val="center"/>
            <w:hideMark/>
          </w:tcPr>
          <w:p w14:paraId="111037AF" w14:textId="77777777" w:rsidR="009602AE" w:rsidRPr="00FA1438" w:rsidRDefault="00526A29" w:rsidP="007B6957">
            <w:pPr>
              <w:pStyle w:val="Paragraph"/>
              <w:spacing w:before="40" w:after="40"/>
              <w:rPr>
                <w:sz w:val="20"/>
                <w:szCs w:val="20"/>
              </w:rPr>
            </w:pPr>
            <w:r w:rsidRPr="00FA1438">
              <w:rPr>
                <w:b/>
                <w:bCs/>
                <w:sz w:val="20"/>
                <w:szCs w:val="20"/>
              </w:rPr>
              <w:t>Liver &amp; Spleen Response</w:t>
            </w:r>
          </w:p>
        </w:tc>
      </w:tr>
      <w:tr w:rsidR="00CA657C" w14:paraId="32BDD030" w14:textId="77777777" w:rsidTr="004A5688">
        <w:trPr>
          <w:trHeight w:val="179"/>
        </w:trPr>
        <w:tc>
          <w:tcPr>
            <w:tcW w:w="1690" w:type="pct"/>
            <w:tcMar>
              <w:top w:w="72" w:type="dxa"/>
              <w:left w:w="144" w:type="dxa"/>
              <w:bottom w:w="72" w:type="dxa"/>
              <w:right w:w="144" w:type="dxa"/>
            </w:tcMar>
            <w:vAlign w:val="center"/>
            <w:hideMark/>
          </w:tcPr>
          <w:p w14:paraId="285AB984" w14:textId="77777777" w:rsidR="009602AE" w:rsidRPr="00FA1438" w:rsidRDefault="00526A29" w:rsidP="007B6957">
            <w:pPr>
              <w:pStyle w:val="Paragraph"/>
              <w:spacing w:before="40" w:after="40"/>
              <w:rPr>
                <w:sz w:val="20"/>
                <w:szCs w:val="20"/>
              </w:rPr>
            </w:pPr>
            <w:r w:rsidRPr="00FA1438">
              <w:rPr>
                <w:sz w:val="20"/>
                <w:szCs w:val="20"/>
              </w:rPr>
              <w:t>Normal</w:t>
            </w:r>
          </w:p>
        </w:tc>
        <w:tc>
          <w:tcPr>
            <w:tcW w:w="2093" w:type="pct"/>
            <w:tcMar>
              <w:top w:w="72" w:type="dxa"/>
              <w:left w:w="144" w:type="dxa"/>
              <w:bottom w:w="72" w:type="dxa"/>
              <w:right w:w="144" w:type="dxa"/>
            </w:tcMar>
            <w:vAlign w:val="center"/>
            <w:hideMark/>
          </w:tcPr>
          <w:p w14:paraId="3B8BBC1E" w14:textId="77777777" w:rsidR="009602AE" w:rsidRPr="00FA1438" w:rsidRDefault="00526A29" w:rsidP="007B6957">
            <w:pPr>
              <w:pStyle w:val="Paragraph"/>
              <w:spacing w:before="40" w:after="40"/>
              <w:rPr>
                <w:sz w:val="20"/>
                <w:szCs w:val="20"/>
              </w:rPr>
            </w:pPr>
            <w:r w:rsidRPr="00FA1438">
              <w:rPr>
                <w:sz w:val="20"/>
                <w:szCs w:val="20"/>
              </w:rPr>
              <w:t>Normal (≤13 cm)</w:t>
            </w:r>
          </w:p>
        </w:tc>
        <w:tc>
          <w:tcPr>
            <w:tcW w:w="1217" w:type="pct"/>
            <w:tcMar>
              <w:top w:w="72" w:type="dxa"/>
              <w:left w:w="144" w:type="dxa"/>
              <w:bottom w:w="72" w:type="dxa"/>
              <w:right w:w="144" w:type="dxa"/>
            </w:tcMar>
            <w:vAlign w:val="center"/>
            <w:hideMark/>
          </w:tcPr>
          <w:p w14:paraId="7ABCA974" w14:textId="77777777" w:rsidR="009602AE" w:rsidRPr="00FA1438" w:rsidRDefault="00526A29" w:rsidP="007B6957">
            <w:pPr>
              <w:pStyle w:val="Paragraph"/>
              <w:spacing w:before="40" w:after="40"/>
              <w:rPr>
                <w:sz w:val="20"/>
                <w:szCs w:val="20"/>
              </w:rPr>
            </w:pPr>
            <w:r w:rsidRPr="00FA1438">
              <w:rPr>
                <w:sz w:val="20"/>
                <w:szCs w:val="20"/>
              </w:rPr>
              <w:t>CR</w:t>
            </w:r>
          </w:p>
        </w:tc>
      </w:tr>
      <w:tr w:rsidR="00CA657C" w14:paraId="7105CFF3" w14:textId="77777777" w:rsidTr="004A5688">
        <w:trPr>
          <w:trHeight w:val="269"/>
        </w:trPr>
        <w:tc>
          <w:tcPr>
            <w:tcW w:w="1690" w:type="pct"/>
            <w:tcMar>
              <w:top w:w="72" w:type="dxa"/>
              <w:left w:w="144" w:type="dxa"/>
              <w:bottom w:w="72" w:type="dxa"/>
              <w:right w:w="144" w:type="dxa"/>
            </w:tcMar>
            <w:vAlign w:val="center"/>
            <w:hideMark/>
          </w:tcPr>
          <w:p w14:paraId="36E87D75" w14:textId="77777777" w:rsidR="009602AE" w:rsidRPr="00FA1438" w:rsidRDefault="00526A29" w:rsidP="007B6957">
            <w:pPr>
              <w:pStyle w:val="Paragraph"/>
              <w:spacing w:before="40" w:after="40"/>
              <w:rPr>
                <w:sz w:val="20"/>
                <w:szCs w:val="20"/>
              </w:rPr>
            </w:pPr>
            <w:r w:rsidRPr="00FA1438">
              <w:rPr>
                <w:sz w:val="20"/>
                <w:szCs w:val="20"/>
              </w:rPr>
              <w:t>Normal</w:t>
            </w:r>
          </w:p>
          <w:p w14:paraId="1021B7F1" w14:textId="77777777" w:rsidR="009602AE" w:rsidRPr="00FA1438" w:rsidRDefault="00526A29" w:rsidP="007B6957">
            <w:pPr>
              <w:pStyle w:val="Paragraph"/>
              <w:spacing w:before="40" w:after="40"/>
              <w:rPr>
                <w:sz w:val="20"/>
                <w:szCs w:val="20"/>
              </w:rPr>
            </w:pPr>
            <w:r w:rsidRPr="00FA1438">
              <w:rPr>
                <w:sz w:val="20"/>
                <w:szCs w:val="20"/>
              </w:rPr>
              <w:t>Enlarged but stable</w:t>
            </w:r>
          </w:p>
        </w:tc>
        <w:tc>
          <w:tcPr>
            <w:tcW w:w="2093" w:type="pct"/>
            <w:tcMar>
              <w:top w:w="72" w:type="dxa"/>
              <w:left w:w="144" w:type="dxa"/>
              <w:bottom w:w="72" w:type="dxa"/>
              <w:right w:w="144" w:type="dxa"/>
            </w:tcMar>
            <w:vAlign w:val="center"/>
            <w:hideMark/>
          </w:tcPr>
          <w:p w14:paraId="789A4222" w14:textId="77777777" w:rsidR="009602AE" w:rsidRPr="00FA1438" w:rsidRDefault="00526A29" w:rsidP="007B6957">
            <w:pPr>
              <w:pStyle w:val="Paragraph"/>
              <w:spacing w:before="40" w:after="40"/>
              <w:rPr>
                <w:sz w:val="20"/>
                <w:szCs w:val="20"/>
              </w:rPr>
            </w:pPr>
            <w:r w:rsidRPr="00FA1438">
              <w:rPr>
                <w:sz w:val="20"/>
                <w:szCs w:val="20"/>
              </w:rPr>
              <w:t>PR (enlarged portion decreased ≥50%)</w:t>
            </w:r>
          </w:p>
        </w:tc>
        <w:tc>
          <w:tcPr>
            <w:tcW w:w="1217" w:type="pct"/>
            <w:tcMar>
              <w:top w:w="72" w:type="dxa"/>
              <w:left w:w="144" w:type="dxa"/>
              <w:bottom w:w="72" w:type="dxa"/>
              <w:right w:w="144" w:type="dxa"/>
            </w:tcMar>
            <w:vAlign w:val="center"/>
            <w:hideMark/>
          </w:tcPr>
          <w:p w14:paraId="50E80B49" w14:textId="77777777" w:rsidR="009602AE" w:rsidRPr="00FA1438" w:rsidRDefault="00526A29" w:rsidP="007B6957">
            <w:pPr>
              <w:pStyle w:val="Paragraph"/>
              <w:spacing w:before="40" w:after="40"/>
              <w:rPr>
                <w:sz w:val="20"/>
                <w:szCs w:val="20"/>
              </w:rPr>
            </w:pPr>
            <w:r w:rsidRPr="00FA1438">
              <w:rPr>
                <w:sz w:val="20"/>
                <w:szCs w:val="20"/>
              </w:rPr>
              <w:t>PR</w:t>
            </w:r>
          </w:p>
        </w:tc>
      </w:tr>
      <w:tr w:rsidR="00CA657C" w14:paraId="5768930F" w14:textId="77777777" w:rsidTr="004A5688">
        <w:trPr>
          <w:trHeight w:val="144"/>
        </w:trPr>
        <w:tc>
          <w:tcPr>
            <w:tcW w:w="1690" w:type="pct"/>
            <w:tcMar>
              <w:top w:w="72" w:type="dxa"/>
              <w:left w:w="144" w:type="dxa"/>
              <w:bottom w:w="72" w:type="dxa"/>
              <w:right w:w="144" w:type="dxa"/>
            </w:tcMar>
            <w:vAlign w:val="center"/>
            <w:hideMark/>
          </w:tcPr>
          <w:p w14:paraId="070794B8" w14:textId="77777777" w:rsidR="009602AE" w:rsidRPr="00FA1438" w:rsidRDefault="00526A29" w:rsidP="007B6957">
            <w:pPr>
              <w:pStyle w:val="Paragraph"/>
              <w:spacing w:before="40" w:after="40"/>
              <w:rPr>
                <w:sz w:val="20"/>
                <w:szCs w:val="20"/>
              </w:rPr>
            </w:pPr>
            <w:r w:rsidRPr="00FA1438">
              <w:rPr>
                <w:sz w:val="20"/>
                <w:szCs w:val="20"/>
              </w:rPr>
              <w:t xml:space="preserve">Enlarged but stable </w:t>
            </w:r>
          </w:p>
        </w:tc>
        <w:tc>
          <w:tcPr>
            <w:tcW w:w="2093" w:type="pct"/>
            <w:tcMar>
              <w:top w:w="72" w:type="dxa"/>
              <w:left w:w="144" w:type="dxa"/>
              <w:bottom w:w="72" w:type="dxa"/>
              <w:right w:w="144" w:type="dxa"/>
            </w:tcMar>
            <w:vAlign w:val="center"/>
            <w:hideMark/>
          </w:tcPr>
          <w:p w14:paraId="48E0F8A3" w14:textId="77777777" w:rsidR="009602AE" w:rsidRPr="00FA1438" w:rsidRDefault="00526A29" w:rsidP="007B6957">
            <w:pPr>
              <w:pStyle w:val="Paragraph"/>
              <w:spacing w:before="40" w:after="40"/>
              <w:rPr>
                <w:sz w:val="20"/>
                <w:szCs w:val="20"/>
              </w:rPr>
            </w:pPr>
            <w:r w:rsidRPr="00FA1438">
              <w:rPr>
                <w:sz w:val="20"/>
                <w:szCs w:val="20"/>
              </w:rPr>
              <w:t>CR (spleen went from enlarged to normal)</w:t>
            </w:r>
          </w:p>
        </w:tc>
        <w:tc>
          <w:tcPr>
            <w:tcW w:w="1217" w:type="pct"/>
            <w:tcMar>
              <w:top w:w="72" w:type="dxa"/>
              <w:left w:w="144" w:type="dxa"/>
              <w:bottom w:w="72" w:type="dxa"/>
              <w:right w:w="144" w:type="dxa"/>
            </w:tcMar>
            <w:vAlign w:val="center"/>
            <w:hideMark/>
          </w:tcPr>
          <w:p w14:paraId="79AF5BFB" w14:textId="77777777" w:rsidR="009602AE" w:rsidRPr="00FA1438" w:rsidRDefault="00526A29" w:rsidP="007B6957">
            <w:pPr>
              <w:pStyle w:val="Paragraph"/>
              <w:spacing w:before="40" w:after="40"/>
              <w:rPr>
                <w:sz w:val="20"/>
                <w:szCs w:val="20"/>
              </w:rPr>
            </w:pPr>
            <w:r w:rsidRPr="00FA1438">
              <w:rPr>
                <w:sz w:val="20"/>
                <w:szCs w:val="20"/>
              </w:rPr>
              <w:t>PR</w:t>
            </w:r>
          </w:p>
        </w:tc>
      </w:tr>
      <w:tr w:rsidR="00CA657C" w14:paraId="62F4D601" w14:textId="77777777" w:rsidTr="004A5688">
        <w:trPr>
          <w:trHeight w:val="144"/>
        </w:trPr>
        <w:tc>
          <w:tcPr>
            <w:tcW w:w="1690" w:type="pct"/>
            <w:tcMar>
              <w:top w:w="72" w:type="dxa"/>
              <w:left w:w="144" w:type="dxa"/>
              <w:bottom w:w="72" w:type="dxa"/>
              <w:right w:w="144" w:type="dxa"/>
            </w:tcMar>
            <w:vAlign w:val="center"/>
          </w:tcPr>
          <w:p w14:paraId="61DE8F6C" w14:textId="77777777" w:rsidR="009602AE" w:rsidRPr="00FA1438" w:rsidRDefault="00526A29" w:rsidP="007B6957">
            <w:pPr>
              <w:pStyle w:val="Paragraph"/>
              <w:spacing w:before="40" w:after="40"/>
              <w:rPr>
                <w:sz w:val="20"/>
                <w:szCs w:val="20"/>
              </w:rPr>
            </w:pPr>
            <w:r w:rsidRPr="00FA1438">
              <w:rPr>
                <w:sz w:val="20"/>
                <w:szCs w:val="20"/>
              </w:rPr>
              <w:t>Went from enlarged to normal</w:t>
            </w:r>
          </w:p>
        </w:tc>
        <w:tc>
          <w:tcPr>
            <w:tcW w:w="2093" w:type="pct"/>
            <w:tcMar>
              <w:top w:w="72" w:type="dxa"/>
              <w:left w:w="144" w:type="dxa"/>
              <w:bottom w:w="72" w:type="dxa"/>
              <w:right w:w="144" w:type="dxa"/>
            </w:tcMar>
            <w:vAlign w:val="center"/>
          </w:tcPr>
          <w:p w14:paraId="32310E6F" w14:textId="77777777" w:rsidR="009602AE" w:rsidRPr="00FA1438" w:rsidRDefault="00526A29" w:rsidP="007B6957">
            <w:pPr>
              <w:pStyle w:val="Paragraph"/>
              <w:spacing w:before="40" w:after="40"/>
              <w:rPr>
                <w:sz w:val="20"/>
                <w:szCs w:val="20"/>
              </w:rPr>
            </w:pPr>
            <w:r w:rsidRPr="00FA1438">
              <w:rPr>
                <w:sz w:val="20"/>
                <w:szCs w:val="20"/>
              </w:rPr>
              <w:t>Stably enlarged</w:t>
            </w:r>
          </w:p>
        </w:tc>
        <w:tc>
          <w:tcPr>
            <w:tcW w:w="1217" w:type="pct"/>
            <w:tcMar>
              <w:top w:w="72" w:type="dxa"/>
              <w:left w:w="144" w:type="dxa"/>
              <w:bottom w:w="72" w:type="dxa"/>
              <w:right w:w="144" w:type="dxa"/>
            </w:tcMar>
            <w:vAlign w:val="center"/>
          </w:tcPr>
          <w:p w14:paraId="1F0376E4" w14:textId="77777777" w:rsidR="009602AE" w:rsidRPr="00FA1438" w:rsidRDefault="00526A29" w:rsidP="007B6957">
            <w:pPr>
              <w:pStyle w:val="Paragraph"/>
              <w:spacing w:before="40" w:after="40"/>
              <w:rPr>
                <w:sz w:val="20"/>
                <w:szCs w:val="20"/>
              </w:rPr>
            </w:pPr>
            <w:r w:rsidRPr="00FA1438">
              <w:rPr>
                <w:sz w:val="20"/>
                <w:szCs w:val="20"/>
              </w:rPr>
              <w:t>PR</w:t>
            </w:r>
          </w:p>
        </w:tc>
      </w:tr>
      <w:tr w:rsidR="00CA657C" w14:paraId="4425FC05" w14:textId="77777777" w:rsidTr="004A5688">
        <w:trPr>
          <w:trHeight w:val="144"/>
        </w:trPr>
        <w:tc>
          <w:tcPr>
            <w:tcW w:w="1690" w:type="pct"/>
            <w:tcMar>
              <w:top w:w="72" w:type="dxa"/>
              <w:left w:w="144" w:type="dxa"/>
              <w:bottom w:w="72" w:type="dxa"/>
              <w:right w:w="144" w:type="dxa"/>
            </w:tcMar>
            <w:vAlign w:val="center"/>
          </w:tcPr>
          <w:p w14:paraId="65C2C1A6" w14:textId="77777777" w:rsidR="009602AE" w:rsidRPr="00FA1438" w:rsidRDefault="00526A29" w:rsidP="007B6957">
            <w:pPr>
              <w:pStyle w:val="Paragraph"/>
              <w:spacing w:before="40" w:after="40"/>
              <w:rPr>
                <w:sz w:val="20"/>
                <w:szCs w:val="20"/>
              </w:rPr>
            </w:pPr>
            <w:r w:rsidRPr="00FA1438">
              <w:rPr>
                <w:sz w:val="20"/>
                <w:szCs w:val="20"/>
              </w:rPr>
              <w:t>Enlarged but stable</w:t>
            </w:r>
          </w:p>
        </w:tc>
        <w:tc>
          <w:tcPr>
            <w:tcW w:w="2093" w:type="pct"/>
            <w:tcMar>
              <w:top w:w="72" w:type="dxa"/>
              <w:left w:w="144" w:type="dxa"/>
              <w:bottom w:w="72" w:type="dxa"/>
              <w:right w:w="144" w:type="dxa"/>
            </w:tcMar>
            <w:vAlign w:val="center"/>
          </w:tcPr>
          <w:p w14:paraId="7B8BDC9C" w14:textId="77777777" w:rsidR="009602AE" w:rsidRPr="00FA1438" w:rsidRDefault="00526A29" w:rsidP="007B6957">
            <w:pPr>
              <w:pStyle w:val="Paragraph"/>
              <w:spacing w:before="40" w:after="40"/>
              <w:rPr>
                <w:sz w:val="20"/>
                <w:szCs w:val="20"/>
              </w:rPr>
            </w:pPr>
            <w:r w:rsidRPr="00FA1438">
              <w:rPr>
                <w:sz w:val="20"/>
                <w:szCs w:val="20"/>
              </w:rPr>
              <w:t>Remains normal</w:t>
            </w:r>
          </w:p>
        </w:tc>
        <w:tc>
          <w:tcPr>
            <w:tcW w:w="1217" w:type="pct"/>
            <w:tcMar>
              <w:top w:w="72" w:type="dxa"/>
              <w:left w:w="144" w:type="dxa"/>
              <w:bottom w:w="72" w:type="dxa"/>
              <w:right w:w="144" w:type="dxa"/>
            </w:tcMar>
            <w:vAlign w:val="center"/>
          </w:tcPr>
          <w:p w14:paraId="3F9B4EAC" w14:textId="77777777" w:rsidR="009602AE" w:rsidRPr="00FA1438" w:rsidRDefault="00526A29" w:rsidP="007B6957">
            <w:pPr>
              <w:pStyle w:val="Paragraph"/>
              <w:spacing w:before="40" w:after="40"/>
              <w:rPr>
                <w:sz w:val="20"/>
                <w:szCs w:val="20"/>
              </w:rPr>
            </w:pPr>
            <w:r w:rsidRPr="00FA1438">
              <w:rPr>
                <w:sz w:val="20"/>
                <w:szCs w:val="20"/>
              </w:rPr>
              <w:t>SD</w:t>
            </w:r>
          </w:p>
        </w:tc>
      </w:tr>
      <w:tr w:rsidR="00CA657C" w14:paraId="555344E3" w14:textId="77777777" w:rsidTr="004A5688">
        <w:trPr>
          <w:trHeight w:val="269"/>
        </w:trPr>
        <w:tc>
          <w:tcPr>
            <w:tcW w:w="1690" w:type="pct"/>
            <w:tcMar>
              <w:top w:w="72" w:type="dxa"/>
              <w:left w:w="144" w:type="dxa"/>
              <w:bottom w:w="72" w:type="dxa"/>
              <w:right w:w="144" w:type="dxa"/>
            </w:tcMar>
            <w:vAlign w:val="center"/>
            <w:hideMark/>
          </w:tcPr>
          <w:p w14:paraId="00421600" w14:textId="77777777" w:rsidR="009602AE" w:rsidRPr="00FA1438" w:rsidRDefault="00526A29" w:rsidP="007B6957">
            <w:pPr>
              <w:pStyle w:val="Paragraph"/>
              <w:spacing w:before="40" w:after="40"/>
              <w:rPr>
                <w:sz w:val="20"/>
                <w:szCs w:val="20"/>
              </w:rPr>
            </w:pPr>
            <w:r w:rsidRPr="00FA1438">
              <w:rPr>
                <w:sz w:val="20"/>
                <w:szCs w:val="20"/>
              </w:rPr>
              <w:t>Remains normal or</w:t>
            </w:r>
          </w:p>
          <w:p w14:paraId="0252AABC" w14:textId="77777777" w:rsidR="009602AE" w:rsidRPr="00FA1438" w:rsidRDefault="00526A29" w:rsidP="007B6957">
            <w:pPr>
              <w:pStyle w:val="Paragraph"/>
              <w:spacing w:before="40" w:after="40"/>
              <w:rPr>
                <w:sz w:val="20"/>
                <w:szCs w:val="20"/>
              </w:rPr>
            </w:pPr>
            <w:r w:rsidRPr="00FA1438">
              <w:rPr>
                <w:sz w:val="20"/>
                <w:szCs w:val="20"/>
              </w:rPr>
              <w:t>Enlarged but stable</w:t>
            </w:r>
          </w:p>
        </w:tc>
        <w:tc>
          <w:tcPr>
            <w:tcW w:w="2093" w:type="pct"/>
            <w:tcMar>
              <w:top w:w="72" w:type="dxa"/>
              <w:left w:w="144" w:type="dxa"/>
              <w:bottom w:w="72" w:type="dxa"/>
              <w:right w:w="144" w:type="dxa"/>
            </w:tcMar>
            <w:vAlign w:val="center"/>
            <w:hideMark/>
          </w:tcPr>
          <w:p w14:paraId="386CB2A2" w14:textId="77777777" w:rsidR="009602AE" w:rsidRPr="00FA1438" w:rsidRDefault="00526A29" w:rsidP="007B6957">
            <w:pPr>
              <w:pStyle w:val="Paragraph"/>
              <w:spacing w:before="40" w:after="40"/>
              <w:rPr>
                <w:sz w:val="20"/>
                <w:szCs w:val="20"/>
              </w:rPr>
            </w:pPr>
            <w:r w:rsidRPr="00FA1438">
              <w:rPr>
                <w:sz w:val="20"/>
                <w:szCs w:val="20"/>
              </w:rPr>
              <w:t>Stably enlarged</w:t>
            </w:r>
          </w:p>
        </w:tc>
        <w:tc>
          <w:tcPr>
            <w:tcW w:w="1217" w:type="pct"/>
            <w:tcMar>
              <w:top w:w="72" w:type="dxa"/>
              <w:left w:w="144" w:type="dxa"/>
              <w:bottom w:w="72" w:type="dxa"/>
              <w:right w:w="144" w:type="dxa"/>
            </w:tcMar>
            <w:vAlign w:val="center"/>
            <w:hideMark/>
          </w:tcPr>
          <w:p w14:paraId="3D0DCBE1" w14:textId="77777777" w:rsidR="009602AE" w:rsidRPr="00FA1438" w:rsidRDefault="00526A29" w:rsidP="007B6957">
            <w:pPr>
              <w:pStyle w:val="Paragraph"/>
              <w:spacing w:before="40" w:after="40"/>
              <w:rPr>
                <w:sz w:val="20"/>
                <w:szCs w:val="20"/>
              </w:rPr>
            </w:pPr>
            <w:r w:rsidRPr="00FA1438">
              <w:rPr>
                <w:sz w:val="20"/>
                <w:szCs w:val="20"/>
              </w:rPr>
              <w:t>SD</w:t>
            </w:r>
          </w:p>
        </w:tc>
      </w:tr>
      <w:tr w:rsidR="00CA657C" w14:paraId="014445D6" w14:textId="77777777" w:rsidTr="004A5688">
        <w:trPr>
          <w:trHeight w:val="89"/>
        </w:trPr>
        <w:tc>
          <w:tcPr>
            <w:tcW w:w="1690" w:type="pct"/>
            <w:tcMar>
              <w:top w:w="72" w:type="dxa"/>
              <w:left w:w="144" w:type="dxa"/>
              <w:bottom w:w="72" w:type="dxa"/>
              <w:right w:w="144" w:type="dxa"/>
            </w:tcMar>
            <w:vAlign w:val="center"/>
            <w:hideMark/>
          </w:tcPr>
          <w:p w14:paraId="7686A39C" w14:textId="77777777" w:rsidR="009602AE" w:rsidRPr="00FA1438" w:rsidRDefault="00526A29" w:rsidP="007B6957">
            <w:pPr>
              <w:pStyle w:val="Paragraph"/>
              <w:spacing w:before="40" w:after="40"/>
              <w:rPr>
                <w:sz w:val="20"/>
                <w:szCs w:val="20"/>
              </w:rPr>
            </w:pPr>
            <w:r w:rsidRPr="00FA1438">
              <w:rPr>
                <w:sz w:val="20"/>
                <w:szCs w:val="20"/>
              </w:rPr>
              <w:t>Any except progression</w:t>
            </w:r>
          </w:p>
        </w:tc>
        <w:tc>
          <w:tcPr>
            <w:tcW w:w="2093" w:type="pct"/>
            <w:tcMar>
              <w:top w:w="72" w:type="dxa"/>
              <w:left w:w="144" w:type="dxa"/>
              <w:bottom w:w="72" w:type="dxa"/>
              <w:right w:w="144" w:type="dxa"/>
            </w:tcMar>
            <w:vAlign w:val="center"/>
            <w:hideMark/>
          </w:tcPr>
          <w:p w14:paraId="263F8E23" w14:textId="77777777" w:rsidR="009602AE" w:rsidRPr="00FA1438" w:rsidRDefault="00526A29" w:rsidP="007B6957">
            <w:pPr>
              <w:pStyle w:val="Paragraph"/>
              <w:spacing w:before="40" w:after="40"/>
              <w:rPr>
                <w:sz w:val="20"/>
                <w:szCs w:val="20"/>
              </w:rPr>
            </w:pPr>
            <w:r w:rsidRPr="00FA1438">
              <w:rPr>
                <w:sz w:val="20"/>
                <w:szCs w:val="20"/>
              </w:rPr>
              <w:t>NE</w:t>
            </w:r>
          </w:p>
        </w:tc>
        <w:tc>
          <w:tcPr>
            <w:tcW w:w="1217" w:type="pct"/>
            <w:tcMar>
              <w:top w:w="72" w:type="dxa"/>
              <w:left w:w="144" w:type="dxa"/>
              <w:bottom w:w="72" w:type="dxa"/>
              <w:right w:w="144" w:type="dxa"/>
            </w:tcMar>
            <w:vAlign w:val="center"/>
            <w:hideMark/>
          </w:tcPr>
          <w:p w14:paraId="6F3C8EEE" w14:textId="77777777" w:rsidR="009602AE" w:rsidRPr="00FA1438" w:rsidRDefault="00526A29" w:rsidP="007B6957">
            <w:pPr>
              <w:pStyle w:val="Paragraph"/>
              <w:spacing w:before="40" w:after="40"/>
              <w:rPr>
                <w:sz w:val="20"/>
                <w:szCs w:val="20"/>
              </w:rPr>
            </w:pPr>
            <w:r w:rsidRPr="00FA1438">
              <w:rPr>
                <w:sz w:val="20"/>
                <w:szCs w:val="20"/>
              </w:rPr>
              <w:t>NE (</w:t>
            </w:r>
            <w:r w:rsidRPr="00FA1438">
              <w:rPr>
                <w:sz w:val="20"/>
                <w:szCs w:val="20"/>
                <w:u w:val="single"/>
              </w:rPr>
              <w:t>extremely</w:t>
            </w:r>
            <w:r w:rsidRPr="00FA1438">
              <w:rPr>
                <w:sz w:val="20"/>
                <w:szCs w:val="20"/>
              </w:rPr>
              <w:t xml:space="preserve"> unlikely)</w:t>
            </w:r>
          </w:p>
        </w:tc>
      </w:tr>
      <w:tr w:rsidR="00CA657C" w14:paraId="4464C819" w14:textId="77777777" w:rsidTr="004A5688">
        <w:trPr>
          <w:trHeight w:val="161"/>
        </w:trPr>
        <w:tc>
          <w:tcPr>
            <w:tcW w:w="1690" w:type="pct"/>
            <w:tcMar>
              <w:top w:w="72" w:type="dxa"/>
              <w:left w:w="144" w:type="dxa"/>
              <w:bottom w:w="72" w:type="dxa"/>
              <w:right w:w="144" w:type="dxa"/>
            </w:tcMar>
            <w:vAlign w:val="center"/>
            <w:hideMark/>
          </w:tcPr>
          <w:p w14:paraId="3337E282" w14:textId="77777777" w:rsidR="009602AE" w:rsidRPr="00FA1438" w:rsidRDefault="00526A29" w:rsidP="007B6957">
            <w:pPr>
              <w:pStyle w:val="Paragraph"/>
              <w:spacing w:before="40" w:after="40"/>
              <w:rPr>
                <w:sz w:val="20"/>
                <w:szCs w:val="20"/>
              </w:rPr>
            </w:pPr>
            <w:r w:rsidRPr="00FA1438">
              <w:rPr>
                <w:sz w:val="20"/>
                <w:szCs w:val="20"/>
              </w:rPr>
              <w:t>NE</w:t>
            </w:r>
          </w:p>
        </w:tc>
        <w:tc>
          <w:tcPr>
            <w:tcW w:w="2093" w:type="pct"/>
            <w:tcMar>
              <w:top w:w="72" w:type="dxa"/>
              <w:left w:w="144" w:type="dxa"/>
              <w:bottom w:w="72" w:type="dxa"/>
              <w:right w:w="144" w:type="dxa"/>
            </w:tcMar>
            <w:vAlign w:val="center"/>
            <w:hideMark/>
          </w:tcPr>
          <w:p w14:paraId="01F95ED0" w14:textId="77777777" w:rsidR="009602AE" w:rsidRPr="00FA1438" w:rsidRDefault="00526A29" w:rsidP="007B6957">
            <w:pPr>
              <w:pStyle w:val="Paragraph"/>
              <w:spacing w:before="40" w:after="40"/>
              <w:rPr>
                <w:sz w:val="20"/>
                <w:szCs w:val="20"/>
              </w:rPr>
            </w:pPr>
            <w:r w:rsidRPr="00FA1438">
              <w:rPr>
                <w:sz w:val="20"/>
                <w:szCs w:val="20"/>
              </w:rPr>
              <w:t>Any except progression</w:t>
            </w:r>
          </w:p>
        </w:tc>
        <w:tc>
          <w:tcPr>
            <w:tcW w:w="1217" w:type="pct"/>
            <w:tcMar>
              <w:top w:w="72" w:type="dxa"/>
              <w:left w:w="144" w:type="dxa"/>
              <w:bottom w:w="72" w:type="dxa"/>
              <w:right w:w="144" w:type="dxa"/>
            </w:tcMar>
            <w:vAlign w:val="center"/>
            <w:hideMark/>
          </w:tcPr>
          <w:p w14:paraId="56B6F869" w14:textId="77777777" w:rsidR="009602AE" w:rsidRPr="00FA1438" w:rsidRDefault="00526A29" w:rsidP="007B6957">
            <w:pPr>
              <w:pStyle w:val="Paragraph"/>
              <w:spacing w:before="40" w:after="40"/>
              <w:rPr>
                <w:sz w:val="20"/>
                <w:szCs w:val="20"/>
              </w:rPr>
            </w:pPr>
            <w:r w:rsidRPr="00FA1438">
              <w:rPr>
                <w:sz w:val="20"/>
                <w:szCs w:val="20"/>
              </w:rPr>
              <w:t>NE (</w:t>
            </w:r>
            <w:r w:rsidRPr="00FA1438">
              <w:rPr>
                <w:sz w:val="20"/>
                <w:szCs w:val="20"/>
                <w:u w:val="single"/>
              </w:rPr>
              <w:t>extremely</w:t>
            </w:r>
            <w:r w:rsidRPr="00FA1438">
              <w:rPr>
                <w:sz w:val="20"/>
                <w:szCs w:val="20"/>
              </w:rPr>
              <w:t xml:space="preserve"> unlikely)</w:t>
            </w:r>
          </w:p>
        </w:tc>
      </w:tr>
      <w:tr w:rsidR="00CA657C" w14:paraId="171F7683" w14:textId="77777777" w:rsidTr="004A5688">
        <w:trPr>
          <w:trHeight w:val="144"/>
        </w:trPr>
        <w:tc>
          <w:tcPr>
            <w:tcW w:w="1690" w:type="pct"/>
            <w:tcMar>
              <w:top w:w="72" w:type="dxa"/>
              <w:left w:w="144" w:type="dxa"/>
              <w:bottom w:w="72" w:type="dxa"/>
              <w:right w:w="144" w:type="dxa"/>
            </w:tcMar>
            <w:vAlign w:val="center"/>
            <w:hideMark/>
          </w:tcPr>
          <w:p w14:paraId="695D481D" w14:textId="77777777" w:rsidR="009602AE" w:rsidRPr="00FA1438" w:rsidRDefault="00526A29" w:rsidP="007B6957">
            <w:pPr>
              <w:pStyle w:val="Paragraph"/>
              <w:spacing w:before="40" w:after="40"/>
              <w:rPr>
                <w:sz w:val="20"/>
                <w:szCs w:val="20"/>
              </w:rPr>
            </w:pPr>
            <w:r w:rsidRPr="00FA1438">
              <w:rPr>
                <w:sz w:val="20"/>
                <w:szCs w:val="20"/>
              </w:rPr>
              <w:t>Progression</w:t>
            </w:r>
          </w:p>
          <w:p w14:paraId="3AA462FE" w14:textId="77777777" w:rsidR="009602AE" w:rsidRPr="00FA1438" w:rsidRDefault="00526A29" w:rsidP="007B6957">
            <w:pPr>
              <w:pStyle w:val="Paragraph"/>
              <w:spacing w:before="40" w:after="40"/>
              <w:rPr>
                <w:sz w:val="20"/>
                <w:szCs w:val="20"/>
              </w:rPr>
            </w:pPr>
            <w:r w:rsidRPr="00FA1438">
              <w:rPr>
                <w:sz w:val="20"/>
                <w:szCs w:val="20"/>
              </w:rPr>
              <w:t xml:space="preserve">Newly enlarged </w:t>
            </w:r>
            <w:r w:rsidRPr="00FA1438">
              <w:rPr>
                <w:sz w:val="20"/>
                <w:szCs w:val="20"/>
                <w:u w:val="single"/>
              </w:rPr>
              <w:t>or</w:t>
            </w:r>
            <w:r w:rsidRPr="00FA1438">
              <w:rPr>
                <w:sz w:val="20"/>
                <w:szCs w:val="20"/>
              </w:rPr>
              <w:t xml:space="preserve">  </w:t>
            </w:r>
          </w:p>
          <w:p w14:paraId="4F7677AC" w14:textId="66A784DF" w:rsidR="009602AE" w:rsidRPr="00FA1438" w:rsidRDefault="00895D30" w:rsidP="007B6957">
            <w:pPr>
              <w:pStyle w:val="Paragraph"/>
              <w:spacing w:before="40" w:after="40"/>
              <w:rPr>
                <w:sz w:val="20"/>
                <w:szCs w:val="20"/>
              </w:rPr>
            </w:pPr>
            <w:del w:id="4054" w:author="Powell, Deana" w:date="2026-03-05T15:34:00Z" w16du:dateUtc="2026-03-05T20:34:00Z">
              <w:r w:rsidRPr="00FA1438">
                <w:rPr>
                  <w:sz w:val="20"/>
                  <w:szCs w:val="20"/>
                </w:rPr>
                <w:delText>Definite</w:delText>
              </w:r>
            </w:del>
            <w:ins w:id="4055" w:author="Powell, Deana" w:date="2026-03-05T15:34:00Z" w16du:dateUtc="2026-03-05T20:34:00Z">
              <w:r w:rsidR="00526A29" w:rsidRPr="00FA1438">
                <w:rPr>
                  <w:sz w:val="20"/>
                  <w:szCs w:val="20"/>
                </w:rPr>
                <w:t>Unequivocal</w:t>
              </w:r>
            </w:ins>
            <w:r w:rsidR="00526A29" w:rsidRPr="00FA1438">
              <w:rPr>
                <w:sz w:val="20"/>
                <w:szCs w:val="20"/>
              </w:rPr>
              <w:t xml:space="preserve"> growth from prior time point</w:t>
            </w:r>
          </w:p>
        </w:tc>
        <w:tc>
          <w:tcPr>
            <w:tcW w:w="2093" w:type="pct"/>
            <w:tcMar>
              <w:top w:w="72" w:type="dxa"/>
              <w:left w:w="144" w:type="dxa"/>
              <w:bottom w:w="72" w:type="dxa"/>
              <w:right w:w="144" w:type="dxa"/>
            </w:tcMar>
            <w:vAlign w:val="center"/>
            <w:hideMark/>
          </w:tcPr>
          <w:p w14:paraId="0ED9F3AE" w14:textId="77777777" w:rsidR="009602AE" w:rsidRPr="00FA1438" w:rsidRDefault="00526A29" w:rsidP="007B6957">
            <w:pPr>
              <w:pStyle w:val="Paragraph"/>
              <w:spacing w:before="40" w:after="40"/>
              <w:rPr>
                <w:sz w:val="20"/>
                <w:szCs w:val="20"/>
              </w:rPr>
            </w:pPr>
            <w:r w:rsidRPr="00FA1438">
              <w:rPr>
                <w:sz w:val="20"/>
                <w:szCs w:val="20"/>
              </w:rPr>
              <w:t>Any</w:t>
            </w:r>
          </w:p>
        </w:tc>
        <w:tc>
          <w:tcPr>
            <w:tcW w:w="1217" w:type="pct"/>
            <w:tcMar>
              <w:top w:w="72" w:type="dxa"/>
              <w:left w:w="144" w:type="dxa"/>
              <w:bottom w:w="72" w:type="dxa"/>
              <w:right w:w="144" w:type="dxa"/>
            </w:tcMar>
            <w:vAlign w:val="center"/>
            <w:hideMark/>
          </w:tcPr>
          <w:p w14:paraId="5A6606CB" w14:textId="77777777" w:rsidR="009602AE" w:rsidRPr="00FA1438" w:rsidRDefault="00526A29" w:rsidP="007B6957">
            <w:pPr>
              <w:pStyle w:val="Paragraph"/>
              <w:spacing w:before="40" w:after="40"/>
              <w:rPr>
                <w:sz w:val="20"/>
                <w:szCs w:val="20"/>
              </w:rPr>
            </w:pPr>
            <w:r w:rsidRPr="003D33BA">
              <w:rPr>
                <w:sz w:val="20"/>
                <w:szCs w:val="20"/>
              </w:rPr>
              <w:t>Progressive disease</w:t>
            </w:r>
          </w:p>
        </w:tc>
      </w:tr>
      <w:tr w:rsidR="00CA657C" w14:paraId="34962A95" w14:textId="77777777" w:rsidTr="004A5688">
        <w:trPr>
          <w:trHeight w:val="144"/>
        </w:trPr>
        <w:tc>
          <w:tcPr>
            <w:tcW w:w="1690" w:type="pct"/>
            <w:tcMar>
              <w:top w:w="72" w:type="dxa"/>
              <w:left w:w="144" w:type="dxa"/>
              <w:bottom w:w="72" w:type="dxa"/>
              <w:right w:w="144" w:type="dxa"/>
            </w:tcMar>
            <w:vAlign w:val="center"/>
            <w:hideMark/>
          </w:tcPr>
          <w:p w14:paraId="2D122E1F" w14:textId="77777777" w:rsidR="009602AE" w:rsidRPr="00FA1438" w:rsidRDefault="00526A29" w:rsidP="007B6957">
            <w:pPr>
              <w:pStyle w:val="Paragraph"/>
              <w:spacing w:before="40" w:after="40"/>
              <w:rPr>
                <w:sz w:val="20"/>
                <w:szCs w:val="20"/>
              </w:rPr>
            </w:pPr>
            <w:r w:rsidRPr="00FA1438">
              <w:rPr>
                <w:sz w:val="20"/>
                <w:szCs w:val="20"/>
              </w:rPr>
              <w:t>Any</w:t>
            </w:r>
          </w:p>
        </w:tc>
        <w:tc>
          <w:tcPr>
            <w:tcW w:w="2093" w:type="pct"/>
            <w:tcMar>
              <w:top w:w="72" w:type="dxa"/>
              <w:left w:w="144" w:type="dxa"/>
              <w:bottom w:w="72" w:type="dxa"/>
              <w:right w:w="144" w:type="dxa"/>
            </w:tcMar>
            <w:vAlign w:val="center"/>
            <w:hideMark/>
          </w:tcPr>
          <w:p w14:paraId="2D802D62" w14:textId="77777777" w:rsidR="009602AE" w:rsidRPr="00FA1438" w:rsidRDefault="00526A29" w:rsidP="007B6957">
            <w:pPr>
              <w:pStyle w:val="Paragraph"/>
              <w:spacing w:before="40" w:after="40"/>
              <w:rPr>
                <w:sz w:val="20"/>
                <w:szCs w:val="20"/>
              </w:rPr>
            </w:pPr>
            <w:r w:rsidRPr="00FA1438">
              <w:rPr>
                <w:sz w:val="20"/>
                <w:szCs w:val="20"/>
              </w:rPr>
              <w:t>Progression</w:t>
            </w:r>
          </w:p>
          <w:p w14:paraId="2959E570" w14:textId="77777777" w:rsidR="009602AE" w:rsidRPr="00FA1438" w:rsidRDefault="00526A29" w:rsidP="007B6957">
            <w:pPr>
              <w:pStyle w:val="Paragraph"/>
              <w:spacing w:before="40" w:after="40"/>
              <w:rPr>
                <w:sz w:val="20"/>
                <w:szCs w:val="20"/>
              </w:rPr>
            </w:pPr>
            <w:r w:rsidRPr="00FA1438">
              <w:rPr>
                <w:sz w:val="20"/>
                <w:szCs w:val="20"/>
              </w:rPr>
              <w:t>50% increase from nadir (≥1 cm increase)</w:t>
            </w:r>
          </w:p>
          <w:p w14:paraId="78C3D58C" w14:textId="77777777" w:rsidR="009602AE" w:rsidRPr="00FA1438" w:rsidRDefault="00526A29" w:rsidP="007B6957">
            <w:pPr>
              <w:pStyle w:val="Paragraph"/>
              <w:spacing w:before="40" w:after="40"/>
              <w:rPr>
                <w:sz w:val="20"/>
                <w:szCs w:val="20"/>
              </w:rPr>
            </w:pPr>
            <w:r w:rsidRPr="00FA1438">
              <w:rPr>
                <w:sz w:val="20"/>
                <w:szCs w:val="20"/>
              </w:rPr>
              <w:t>Regrowth of prior splenomegaly (≥2 cm increase)</w:t>
            </w:r>
          </w:p>
          <w:p w14:paraId="0BE4503A" w14:textId="77777777" w:rsidR="009602AE" w:rsidRPr="00FA1438" w:rsidRDefault="00526A29" w:rsidP="007B6957">
            <w:pPr>
              <w:pStyle w:val="Paragraph"/>
              <w:spacing w:before="40" w:after="40"/>
              <w:rPr>
                <w:sz w:val="20"/>
                <w:szCs w:val="20"/>
              </w:rPr>
            </w:pPr>
            <w:r w:rsidRPr="00FA1438">
              <w:rPr>
                <w:sz w:val="20"/>
                <w:szCs w:val="20"/>
              </w:rPr>
              <w:t>New splenomegaly (&gt;13 cm and ≥2 cm increase)</w:t>
            </w:r>
          </w:p>
        </w:tc>
        <w:tc>
          <w:tcPr>
            <w:tcW w:w="1217" w:type="pct"/>
            <w:tcMar>
              <w:top w:w="72" w:type="dxa"/>
              <w:left w:w="144" w:type="dxa"/>
              <w:bottom w:w="72" w:type="dxa"/>
              <w:right w:w="144" w:type="dxa"/>
            </w:tcMar>
            <w:vAlign w:val="center"/>
            <w:hideMark/>
          </w:tcPr>
          <w:p w14:paraId="50E677FE" w14:textId="77777777" w:rsidR="009602AE" w:rsidRPr="00FA1438" w:rsidRDefault="00526A29" w:rsidP="007B6957">
            <w:pPr>
              <w:pStyle w:val="Paragraph"/>
              <w:spacing w:before="40" w:after="40"/>
              <w:rPr>
                <w:sz w:val="20"/>
                <w:szCs w:val="20"/>
              </w:rPr>
            </w:pPr>
            <w:r w:rsidRPr="003D33BA">
              <w:rPr>
                <w:sz w:val="20"/>
                <w:szCs w:val="20"/>
              </w:rPr>
              <w:t>Progressive disease</w:t>
            </w:r>
          </w:p>
        </w:tc>
      </w:tr>
      <w:tr w:rsidR="00CA657C" w14:paraId="0DC47C1F" w14:textId="77777777" w:rsidTr="004A5688">
        <w:trPr>
          <w:trHeight w:val="144"/>
        </w:trPr>
        <w:tc>
          <w:tcPr>
            <w:tcW w:w="5000" w:type="pct"/>
            <w:gridSpan w:val="3"/>
            <w:tcMar>
              <w:top w:w="72" w:type="dxa"/>
              <w:left w:w="144" w:type="dxa"/>
              <w:bottom w:w="72" w:type="dxa"/>
              <w:right w:w="144" w:type="dxa"/>
            </w:tcMar>
            <w:vAlign w:val="center"/>
          </w:tcPr>
          <w:p w14:paraId="7FEC71C3" w14:textId="77777777" w:rsidR="009602AE" w:rsidRPr="00414D21" w:rsidRDefault="00526A29" w:rsidP="00414D21">
            <w:pPr>
              <w:pStyle w:val="TableFootnote"/>
              <w:ind w:left="0"/>
              <w:rPr>
                <w:sz w:val="18"/>
              </w:rPr>
            </w:pPr>
            <w:r w:rsidRPr="00414D21">
              <w:rPr>
                <w:sz w:val="18"/>
              </w:rPr>
              <w:t>CR=complete response/remission, NE=not evaluable; PR=partial response/remission; SD=stable disease.</w:t>
            </w:r>
          </w:p>
          <w:p w14:paraId="2CD54BAA" w14:textId="77777777" w:rsidR="009602AE" w:rsidRPr="007F368D" w:rsidRDefault="00526A29" w:rsidP="00414D21">
            <w:pPr>
              <w:pStyle w:val="TableFootnote"/>
              <w:ind w:left="0"/>
            </w:pPr>
            <w:r w:rsidRPr="00414D21">
              <w:rPr>
                <w:sz w:val="18"/>
              </w:rPr>
              <w:t>Note: To be considered “enlarged” for the purposes of this assessment, the liver must be enlarged (qualitative assessment by experienced reviewer) without any non-malignant explanation for the enlargement.</w:t>
            </w:r>
          </w:p>
        </w:tc>
      </w:tr>
    </w:tbl>
    <w:p w14:paraId="217731E4" w14:textId="77777777" w:rsidR="00884683" w:rsidRDefault="00884683" w:rsidP="00884683">
      <w:pPr>
        <w:pStyle w:val="ListEnd"/>
      </w:pPr>
    </w:p>
    <w:p w14:paraId="45DA700D" w14:textId="162841F6" w:rsidR="0074605C" w:rsidRPr="00884683" w:rsidRDefault="00526A29" w:rsidP="00884683">
      <w:pPr>
        <w:pStyle w:val="Paragraph"/>
        <w:rPr>
          <w:b/>
          <w:bCs/>
          <w:u w:val="single"/>
        </w:rPr>
      </w:pPr>
      <w:r w:rsidRPr="00884683">
        <w:rPr>
          <w:b/>
          <w:bCs/>
          <w:u w:val="single"/>
        </w:rPr>
        <w:t>Clinical Data</w:t>
      </w:r>
    </w:p>
    <w:p w14:paraId="680984CD" w14:textId="77777777" w:rsidR="0074605C" w:rsidRDefault="00526A29" w:rsidP="00884683">
      <w:pPr>
        <w:pStyle w:val="Paragraph"/>
        <w:rPr>
          <w:lang w:val="en"/>
        </w:rPr>
      </w:pPr>
      <w:ins w:id="4056" w:author="Powell, Deana" w:date="2026-03-05T15:34:00Z" w16du:dateUtc="2026-03-05T20:34:00Z">
        <w:r>
          <w:t xml:space="preserve">Baseline hematologic parameters should be determined by the investigator, affording preference to the “worst” values within 42 days prior to first dose of study treatment (ie, the highest ALC, lowest hemoglobin, lowest platelet count). Abnormal ALC, hemoglobin, or platelet results considered unrelated to CLL/SLL or thought to be impacted by exogenous influences such as transfusions, platelet concentrates, </w:t>
        </w:r>
        <w:r w:rsidR="00EE1C59">
          <w:t>etc.</w:t>
        </w:r>
        <w:r>
          <w:t xml:space="preserve"> should not be selected as baseline. </w:t>
        </w:r>
      </w:ins>
      <w:r>
        <w:t xml:space="preserve">At each follow-up time point, </w:t>
      </w:r>
      <w:r>
        <w:rPr>
          <w:lang w:val="en"/>
        </w:rPr>
        <w:t>constitutional symptoms, circulating lymphocyte count, platelet count, neutrophil count, hemoglobin, and bone marrow will also be considered as part of the response assessment.</w:t>
      </w:r>
    </w:p>
    <w:p w14:paraId="5038A3C2" w14:textId="77777777" w:rsidR="0074605C" w:rsidRDefault="00526A29" w:rsidP="00884683">
      <w:pPr>
        <w:pStyle w:val="Paragraph"/>
        <w:rPr>
          <w:i/>
          <w:iCs/>
          <w:u w:val="single"/>
        </w:rPr>
      </w:pPr>
      <w:r>
        <w:rPr>
          <w:i/>
          <w:iCs/>
          <w:u w:val="single"/>
        </w:rPr>
        <w:t>Constitutional Symptoms</w:t>
      </w:r>
    </w:p>
    <w:p w14:paraId="27EF29E9" w14:textId="77777777" w:rsidR="0074605C" w:rsidRDefault="00526A29" w:rsidP="00884683">
      <w:pPr>
        <w:pStyle w:val="Paragraph"/>
      </w:pPr>
      <w:r>
        <w:t>Participants will be evaluated for the presence of fever (&gt;38⁰C), night sweats, weight loss and significant fatigue at every follow-up time point.</w:t>
      </w:r>
    </w:p>
    <w:p w14:paraId="1D27A0B8" w14:textId="77777777" w:rsidR="0074605C" w:rsidRDefault="00526A29" w:rsidP="00884683">
      <w:pPr>
        <w:pStyle w:val="Paragraph"/>
        <w:rPr>
          <w:i/>
          <w:iCs/>
          <w:u w:val="single"/>
        </w:rPr>
      </w:pPr>
      <w:r>
        <w:rPr>
          <w:i/>
          <w:iCs/>
          <w:u w:val="single"/>
        </w:rPr>
        <w:t>Blood Count and Bone Marrow Assessments</w:t>
      </w:r>
    </w:p>
    <w:p w14:paraId="144D7ADA" w14:textId="77777777" w:rsidR="0074605C" w:rsidRDefault="00526A29" w:rsidP="00884683">
      <w:pPr>
        <w:pStyle w:val="Paragraph"/>
      </w:pPr>
      <w:r>
        <w:t>Hemoglobin, platelets, neutrophils, lymphocytes will be assessed at each follow</w:t>
      </w:r>
      <w:ins w:id="4057" w:author="Powell, Deana" w:date="2026-03-05T15:34:00Z" w16du:dateUtc="2026-03-05T20:34:00Z">
        <w:r w:rsidR="007E788C">
          <w:t>-</w:t>
        </w:r>
      </w:ins>
      <w:r>
        <w:t>up time point and results will be incorporated into the overall response. At certain protocol-specified time points, additional tissue biopsies may be collected and incorporated into the response assessment.</w:t>
      </w:r>
    </w:p>
    <w:p w14:paraId="7B6EC606" w14:textId="77777777" w:rsidR="0074605C" w:rsidRDefault="00526A29" w:rsidP="00884683">
      <w:pPr>
        <w:pStyle w:val="Paragraph"/>
        <w:rPr>
          <w:i/>
          <w:iCs/>
          <w:u w:val="single"/>
        </w:rPr>
      </w:pPr>
      <w:r>
        <w:rPr>
          <w:i/>
          <w:iCs/>
          <w:u w:val="single"/>
        </w:rPr>
        <w:t>Physical Examination Findings</w:t>
      </w:r>
    </w:p>
    <w:p w14:paraId="63AFC34C" w14:textId="77777777" w:rsidR="0074605C" w:rsidRDefault="00526A29" w:rsidP="00884683">
      <w:pPr>
        <w:pStyle w:val="Paragraph"/>
      </w:pPr>
      <w:r>
        <w:t>On rare occasions, lesions may be present on physical examination that are not seen on imaging at all. An example might be lymphadenopathy in the popliteal fossa, when the “whole body” imaging includes only anatomy to the mid-femur. Such lesions should be documented as non-target lesions in study forms. They can contribute to progression if new lesions appear this way, and if any were present at baseline, they must disappear for an overall response of CR. If imaging was not performed, but the spleen and liver were assessed by physical examination, they can be used to contribute to the response assessment, in a qualitative manner only.</w:t>
      </w:r>
    </w:p>
    <w:p w14:paraId="68E422D5" w14:textId="77777777" w:rsidR="0074605C" w:rsidRDefault="00526A29">
      <w:pPr>
        <w:pStyle w:val="Heading4"/>
      </w:pPr>
      <w:bookmarkStart w:id="4058" w:name="_Toc212097171"/>
      <w:bookmarkStart w:id="4059" w:name="_Toc140132598"/>
      <w:r>
        <w:t>Overall Response</w:t>
      </w:r>
      <w:bookmarkEnd w:id="4058"/>
      <w:bookmarkEnd w:id="4059"/>
    </w:p>
    <w:p w14:paraId="1319389F" w14:textId="77777777" w:rsidR="0074605C" w:rsidRDefault="00526A29" w:rsidP="00884683">
      <w:pPr>
        <w:pStyle w:val="Paragraph"/>
      </w:pPr>
      <w:r w:rsidRPr="679CC04D">
        <w:t>The imaging and clinical parameters are classified into 2 groups (A and B) and these groups will be assessed for response. Group A includes lymph node response, liver and spleen response, constitutional symptoms, and lymphocyte count. Group B includes platelet count, hemoglobin and bone marrow assessment.</w:t>
      </w:r>
    </w:p>
    <w:p w14:paraId="499DED2D" w14:textId="77777777" w:rsidR="0074605C" w:rsidRDefault="00526A29">
      <w:pPr>
        <w:pStyle w:val="Paragraph"/>
        <w:keepNext/>
        <w:keepLines/>
        <w:rPr>
          <w:ins w:id="4060" w:author="Powell, Deana" w:date="2026-03-05T15:34:00Z" w16du:dateUtc="2026-03-05T20:34:00Z"/>
          <w:b/>
          <w:bCs/>
        </w:rPr>
      </w:pPr>
      <w:ins w:id="4061" w:author="Powell, Deana" w:date="2026-03-05T15:34:00Z" w16du:dateUtc="2026-03-05T20:34:00Z">
        <w:r>
          <w:rPr>
            <w:b/>
            <w:bCs/>
          </w:rPr>
          <w:t>Baseline Assessment for ALC, Platelets and Hemoglobin</w:t>
        </w:r>
      </w:ins>
    </w:p>
    <w:p w14:paraId="4AA0A0C7" w14:textId="77777777" w:rsidR="0074605C" w:rsidRDefault="00526A29">
      <w:pPr>
        <w:pStyle w:val="ListBullet"/>
        <w:keepNext/>
        <w:rPr>
          <w:ins w:id="4062" w:author="Powell, Deana" w:date="2026-03-05T15:34:00Z" w16du:dateUtc="2026-03-05T20:34:00Z"/>
        </w:rPr>
      </w:pPr>
      <w:ins w:id="4063" w:author="Powell, Deana" w:date="2026-03-05T15:34:00Z" w16du:dateUtc="2026-03-05T20:34:00Z">
        <w:r>
          <w:t>Baseline ALC: For participants with multiple ALC prior to first study treatment dose, highest ALC may be considered as baseline to reflect participants’ disease burden if considered appropriate by the investigator.</w:t>
        </w:r>
      </w:ins>
    </w:p>
    <w:p w14:paraId="0F44CC6F" w14:textId="77777777" w:rsidR="0074605C" w:rsidRDefault="00526A29">
      <w:pPr>
        <w:pStyle w:val="ListBullet"/>
        <w:keepNext/>
        <w:rPr>
          <w:ins w:id="4064" w:author="Powell, Deana" w:date="2026-03-05T15:34:00Z" w16du:dateUtc="2026-03-05T20:34:00Z"/>
        </w:rPr>
      </w:pPr>
      <w:ins w:id="4065" w:author="Powell, Deana" w:date="2026-03-05T15:34:00Z" w16du:dateUtc="2026-03-05T20:34:00Z">
        <w:r>
          <w:t>Baseline Platelet Counts and Hemoglobin: For participants who received blood transfusion or other supportive care during screening, baseline Hgb and platelet values should be prior to transfusion/supportive care, which may be the lowest level in a reasonable timeframe prior to first study treatment dose, if considered appropriate by investigator.</w:t>
        </w:r>
      </w:ins>
    </w:p>
    <w:p w14:paraId="6C3AE13F" w14:textId="29E026F9" w:rsidR="00884683" w:rsidRPr="004A5688" w:rsidRDefault="004A5688" w:rsidP="004A5688">
      <w:pPr>
        <w:rPr>
          <w:ins w:id="4066" w:author="Powell, Deana" w:date="2026-03-05T15:34:00Z" w16du:dateUtc="2026-03-05T20:34:00Z"/>
          <w:szCs w:val="20"/>
        </w:rPr>
      </w:pPr>
      <w:ins w:id="4067" w:author="Powell, Deana" w:date="2026-03-05T15:34:00Z" w16du:dateUtc="2026-03-05T20:34:00Z">
        <w:r>
          <w:br w:type="page"/>
        </w:r>
      </w:ins>
    </w:p>
    <w:p w14:paraId="5D638581" w14:textId="77777777" w:rsidR="0074605C" w:rsidRPr="00884683" w:rsidRDefault="00526A29" w:rsidP="00884683">
      <w:pPr>
        <w:pStyle w:val="Paragraph"/>
        <w:rPr>
          <w:b/>
          <w:bCs/>
          <w:lang w:val="en"/>
        </w:rPr>
      </w:pPr>
      <w:r w:rsidRPr="00884683">
        <w:rPr>
          <w:b/>
          <w:bCs/>
          <w:lang w:val="en"/>
        </w:rPr>
        <w:t>Response Category Definitions</w:t>
      </w:r>
    </w:p>
    <w:p w14:paraId="4E059522" w14:textId="4C5856E8" w:rsidR="0074605C" w:rsidRDefault="00526A29" w:rsidP="00884683">
      <w:pPr>
        <w:pStyle w:val="Paragraph"/>
      </w:pPr>
      <w:r w:rsidRPr="679CC04D">
        <w:rPr>
          <w:b/>
          <w:bCs/>
        </w:rPr>
        <w:t>CR:</w:t>
      </w:r>
      <w:r w:rsidRPr="679CC04D">
        <w:t xml:space="preserve"> All criteria from both groups have to be met.</w:t>
      </w:r>
    </w:p>
    <w:p w14:paraId="47370913" w14:textId="77777777" w:rsidR="0074605C" w:rsidRDefault="00526A29">
      <w:pPr>
        <w:pStyle w:val="ListBullet"/>
        <w:spacing w:after="240"/>
        <w:rPr>
          <w:lang w:val="en"/>
        </w:rPr>
      </w:pPr>
      <w:r>
        <w:rPr>
          <w:lang w:val="en"/>
        </w:rPr>
        <w:t>Group A:</w:t>
      </w:r>
    </w:p>
    <w:p w14:paraId="256401EF" w14:textId="43A150D4" w:rsidR="0074605C" w:rsidRDefault="00526A29" w:rsidP="00404370">
      <w:pPr>
        <w:pStyle w:val="ListBullet2"/>
        <w:numPr>
          <w:ilvl w:val="0"/>
          <w:numId w:val="91"/>
        </w:numPr>
        <w:spacing w:after="240"/>
        <w:ind w:left="709"/>
        <w:rPr>
          <w:lang w:val="en"/>
        </w:rPr>
      </w:pPr>
      <w:r>
        <w:rPr>
          <w:lang w:val="en"/>
        </w:rPr>
        <w:t>All lymph nodes (none ≥1.5 cm</w:t>
      </w:r>
      <w:del w:id="4068" w:author="Powell, Deana" w:date="2026-03-05T15:34:00Z" w16du:dateUtc="2026-03-05T20:34:00Z">
        <w:r w:rsidR="00895D30" w:rsidRPr="00FA1438">
          <w:rPr>
            <w:lang w:val="en"/>
          </w:rPr>
          <w:delText>)</w:delText>
        </w:r>
      </w:del>
      <w:ins w:id="4069" w:author="Powell, Deana" w:date="2026-03-05T15:34:00Z" w16du:dateUtc="2026-03-05T20:34:00Z">
        <w:r>
          <w:rPr>
            <w:lang w:val="en"/>
          </w:rPr>
          <w:t>)</w:t>
        </w:r>
        <w:r w:rsidR="00CF3A0B">
          <w:rPr>
            <w:lang w:val="en"/>
          </w:rPr>
          <w:t>.</w:t>
        </w:r>
      </w:ins>
      <w:r>
        <w:rPr>
          <w:lang w:val="en"/>
        </w:rPr>
        <w:t xml:space="preserve"> </w:t>
      </w:r>
    </w:p>
    <w:p w14:paraId="08AAF41C" w14:textId="0106A925" w:rsidR="0074605C" w:rsidRDefault="00526A29" w:rsidP="00404370">
      <w:pPr>
        <w:pStyle w:val="ListBullet2"/>
        <w:numPr>
          <w:ilvl w:val="0"/>
          <w:numId w:val="91"/>
        </w:numPr>
        <w:spacing w:after="240"/>
        <w:ind w:left="709"/>
        <w:rPr>
          <w:lang w:val="en"/>
        </w:rPr>
      </w:pPr>
      <w:r>
        <w:rPr>
          <w:lang w:val="en"/>
        </w:rPr>
        <w:t>Liver and spleen are normal</w:t>
      </w:r>
      <w:ins w:id="4070" w:author="Powell, Deana" w:date="2026-03-05T15:34:00Z" w16du:dateUtc="2026-03-05T20:34:00Z">
        <w:r w:rsidR="00CF3A0B">
          <w:rPr>
            <w:lang w:val="en"/>
          </w:rPr>
          <w:t>.</w:t>
        </w:r>
      </w:ins>
    </w:p>
    <w:p w14:paraId="21639830" w14:textId="7793B17A" w:rsidR="0074605C" w:rsidRDefault="00526A29" w:rsidP="00404370">
      <w:pPr>
        <w:pStyle w:val="ListBullet2"/>
        <w:numPr>
          <w:ilvl w:val="0"/>
          <w:numId w:val="91"/>
        </w:numPr>
        <w:spacing w:after="240"/>
        <w:ind w:left="709"/>
        <w:rPr>
          <w:lang w:val="en"/>
        </w:rPr>
      </w:pPr>
      <w:r>
        <w:rPr>
          <w:lang w:val="en"/>
        </w:rPr>
        <w:t>Participant should have no constitutional symptoms</w:t>
      </w:r>
      <w:ins w:id="4071" w:author="Powell, Deana" w:date="2026-03-05T15:34:00Z" w16du:dateUtc="2026-03-05T20:34:00Z">
        <w:r w:rsidR="00CF3A0B">
          <w:rPr>
            <w:lang w:val="en"/>
          </w:rPr>
          <w:t>.</w:t>
        </w:r>
      </w:ins>
      <w:r>
        <w:rPr>
          <w:lang w:val="en"/>
        </w:rPr>
        <w:t xml:space="preserve"> </w:t>
      </w:r>
    </w:p>
    <w:p w14:paraId="04D21DE4" w14:textId="1EA6AB7C" w:rsidR="0074605C" w:rsidRDefault="00526A29" w:rsidP="00404370">
      <w:pPr>
        <w:pStyle w:val="ListBullet2"/>
        <w:numPr>
          <w:ilvl w:val="0"/>
          <w:numId w:val="91"/>
        </w:numPr>
        <w:spacing w:after="240"/>
        <w:ind w:left="709"/>
        <w:rPr>
          <w:lang w:val="en"/>
        </w:rPr>
      </w:pPr>
      <w:r>
        <w:rPr>
          <w:lang w:val="en"/>
        </w:rPr>
        <w:t>Circulating lymphocyte count is normal (</w:t>
      </w:r>
      <w:r>
        <w:t>≤4 x 10</w:t>
      </w:r>
      <w:r>
        <w:rPr>
          <w:vertAlign w:val="superscript"/>
        </w:rPr>
        <w:t>9</w:t>
      </w:r>
      <w:r>
        <w:t>/L</w:t>
      </w:r>
      <w:del w:id="4072" w:author="Powell, Deana" w:date="2026-03-05T15:34:00Z" w16du:dateUtc="2026-03-05T20:34:00Z">
        <w:r w:rsidR="00895D30" w:rsidRPr="00FA1438">
          <w:delText>)</w:delText>
        </w:r>
      </w:del>
      <w:ins w:id="4073" w:author="Powell, Deana" w:date="2026-03-05T15:34:00Z" w16du:dateUtc="2026-03-05T20:34:00Z">
        <w:r>
          <w:t>)</w:t>
        </w:r>
        <w:r w:rsidR="00CF3A0B">
          <w:t>.</w:t>
        </w:r>
      </w:ins>
    </w:p>
    <w:p w14:paraId="0BD16D00" w14:textId="77777777" w:rsidR="0074605C" w:rsidRDefault="00526A29">
      <w:pPr>
        <w:pStyle w:val="ListBullet"/>
        <w:spacing w:after="240"/>
        <w:rPr>
          <w:lang w:val="en"/>
        </w:rPr>
      </w:pPr>
      <w:r>
        <w:rPr>
          <w:lang w:val="en"/>
        </w:rPr>
        <w:t xml:space="preserve">Group B: </w:t>
      </w:r>
    </w:p>
    <w:p w14:paraId="7C4F632D" w14:textId="27CF0BDC" w:rsidR="0074605C" w:rsidRDefault="00526A29" w:rsidP="00404370">
      <w:pPr>
        <w:pStyle w:val="ListBullet2"/>
        <w:numPr>
          <w:ilvl w:val="0"/>
          <w:numId w:val="92"/>
        </w:numPr>
        <w:spacing w:after="240"/>
        <w:ind w:left="709"/>
        <w:rPr>
          <w:lang w:val="en"/>
        </w:rPr>
      </w:pPr>
      <w:r>
        <w:rPr>
          <w:lang w:val="en"/>
        </w:rPr>
        <w:t>Platelet count ≥100 x 10</w:t>
      </w:r>
      <w:r>
        <w:rPr>
          <w:vertAlign w:val="superscript"/>
          <w:lang w:val="en"/>
        </w:rPr>
        <w:t>9</w:t>
      </w:r>
      <w:r>
        <w:rPr>
          <w:lang w:val="en"/>
        </w:rPr>
        <w:t>/L</w:t>
      </w:r>
      <w:ins w:id="4074" w:author="Powell, Deana" w:date="2026-03-05T15:34:00Z" w16du:dateUtc="2026-03-05T20:34:00Z">
        <w:r w:rsidR="00CF3A0B">
          <w:rPr>
            <w:lang w:val="en"/>
          </w:rPr>
          <w:t>.</w:t>
        </w:r>
      </w:ins>
      <w:r>
        <w:rPr>
          <w:lang w:val="en"/>
        </w:rPr>
        <w:t xml:space="preserve"> </w:t>
      </w:r>
    </w:p>
    <w:p w14:paraId="0C9CAECF" w14:textId="7B0D7F0C" w:rsidR="0074605C" w:rsidRDefault="00526A29" w:rsidP="00404370">
      <w:pPr>
        <w:pStyle w:val="ListBullet2"/>
        <w:numPr>
          <w:ilvl w:val="0"/>
          <w:numId w:val="92"/>
        </w:numPr>
        <w:spacing w:after="240"/>
        <w:ind w:left="709"/>
      </w:pPr>
      <w:r w:rsidRPr="679CC04D">
        <w:t>Hemoglobin ≥11.0 g/dL (untransfused and without erythropoietin</w:t>
      </w:r>
      <w:del w:id="4075" w:author="Powell, Deana" w:date="2026-03-05T15:34:00Z" w16du:dateUtc="2026-03-05T20:34:00Z">
        <w:r w:rsidR="00895D30" w:rsidRPr="00FA1438">
          <w:rPr>
            <w:lang w:val="en"/>
          </w:rPr>
          <w:delText>)</w:delText>
        </w:r>
      </w:del>
      <w:ins w:id="4076" w:author="Powell, Deana" w:date="2026-03-05T15:34:00Z" w16du:dateUtc="2026-03-05T20:34:00Z">
        <w:r w:rsidRPr="679CC04D">
          <w:t>)</w:t>
        </w:r>
        <w:r w:rsidR="00CF3A0B">
          <w:t>.</w:t>
        </w:r>
      </w:ins>
      <w:r w:rsidRPr="679CC04D">
        <w:t xml:space="preserve"> </w:t>
      </w:r>
    </w:p>
    <w:p w14:paraId="71EAFF9B" w14:textId="4FCFE8BE" w:rsidR="0074605C" w:rsidRDefault="00526A29" w:rsidP="00404370">
      <w:pPr>
        <w:pStyle w:val="ListBullet2"/>
        <w:numPr>
          <w:ilvl w:val="0"/>
          <w:numId w:val="92"/>
        </w:numPr>
        <w:spacing w:after="240"/>
        <w:ind w:left="709"/>
        <w:rPr>
          <w:lang w:val="en"/>
        </w:rPr>
      </w:pPr>
      <w:r>
        <w:rPr>
          <w:lang w:val="en"/>
        </w:rPr>
        <w:t>Neutrophils ≥1.5 x 10</w:t>
      </w:r>
      <w:r>
        <w:rPr>
          <w:vertAlign w:val="superscript"/>
          <w:lang w:val="en"/>
        </w:rPr>
        <w:t>9</w:t>
      </w:r>
      <w:r>
        <w:rPr>
          <w:lang w:val="en"/>
        </w:rPr>
        <w:t>/L (without exogenous growth factors</w:t>
      </w:r>
      <w:del w:id="4077" w:author="Powell, Deana" w:date="2026-03-05T15:34:00Z" w16du:dateUtc="2026-03-05T20:34:00Z">
        <w:r w:rsidR="00895D30" w:rsidRPr="00FA1438">
          <w:rPr>
            <w:lang w:val="en"/>
          </w:rPr>
          <w:delText>)</w:delText>
        </w:r>
      </w:del>
      <w:ins w:id="4078" w:author="Powell, Deana" w:date="2026-03-05T15:34:00Z" w16du:dateUtc="2026-03-05T20:34:00Z">
        <w:r>
          <w:rPr>
            <w:lang w:val="en"/>
          </w:rPr>
          <w:t>)</w:t>
        </w:r>
        <w:r w:rsidR="00CF3A0B">
          <w:rPr>
            <w:lang w:val="en"/>
          </w:rPr>
          <w:t>.</w:t>
        </w:r>
      </w:ins>
    </w:p>
    <w:p w14:paraId="5F5CD74A" w14:textId="341B1F14" w:rsidR="0074605C" w:rsidRDefault="00526A29" w:rsidP="00404370">
      <w:pPr>
        <w:pStyle w:val="ListBullet2"/>
        <w:numPr>
          <w:ilvl w:val="0"/>
          <w:numId w:val="92"/>
        </w:numPr>
        <w:spacing w:after="240"/>
        <w:ind w:left="709"/>
        <w:rPr>
          <w:lang w:val="en"/>
        </w:rPr>
      </w:pPr>
      <w:r>
        <w:rPr>
          <w:lang w:val="en"/>
        </w:rPr>
        <w:t>Normocellular marrow with no CLL cell or B-Lymphoid nodules</w:t>
      </w:r>
      <w:ins w:id="4079" w:author="Powell, Deana" w:date="2026-03-05T15:34:00Z" w16du:dateUtc="2026-03-05T20:34:00Z">
        <w:r w:rsidR="00CF3A0B">
          <w:rPr>
            <w:lang w:val="en"/>
          </w:rPr>
          <w:t>.</w:t>
        </w:r>
      </w:ins>
    </w:p>
    <w:p w14:paraId="07BC2700" w14:textId="65CEBFA8" w:rsidR="0074605C" w:rsidRDefault="00526A29">
      <w:pPr>
        <w:pStyle w:val="Paragraph"/>
        <w:rPr>
          <w:lang w:val="en"/>
        </w:rPr>
      </w:pPr>
      <w:r>
        <w:rPr>
          <w:b/>
          <w:bCs/>
        </w:rPr>
        <w:t>CR with Incomplete Marrow Recovery:</w:t>
      </w:r>
      <w:r>
        <w:t xml:space="preserve"> CRi is defined as a CR with an incomplete recovery of the </w:t>
      </w:r>
      <w:ins w:id="4080" w:author="Powell, Deana" w:date="2026-03-05T15:34:00Z" w16du:dateUtc="2026-03-05T20:34:00Z">
        <w:r>
          <w:t xml:space="preserve">study participant’s </w:t>
        </w:r>
      </w:ins>
      <w:r>
        <w:t xml:space="preserve">bone marrow. </w:t>
      </w:r>
      <w:ins w:id="4081" w:author="Powell, Deana" w:date="2026-03-05T15:34:00Z" w16du:dateUtc="2026-03-05T20:34:00Z">
        <w:r>
          <w:t xml:space="preserve">Study participants who have a </w:t>
        </w:r>
      </w:ins>
      <w:r>
        <w:t xml:space="preserve">CRi </w:t>
      </w:r>
      <w:del w:id="4082" w:author="Powell, Deana" w:date="2026-03-05T15:34:00Z" w16du:dateUtc="2026-03-05T20:34:00Z">
        <w:r w:rsidR="004323CB" w:rsidRPr="00791B9E">
          <w:rPr>
            <w:color w:val="000000"/>
          </w:rPr>
          <w:delText>is</w:delText>
        </w:r>
      </w:del>
      <w:ins w:id="4083" w:author="Powell, Deana" w:date="2026-03-05T15:34:00Z" w16du:dateUtc="2026-03-05T20:34:00Z">
        <w:r>
          <w:t>fulfill</w:t>
        </w:r>
      </w:ins>
      <w:r>
        <w:t xml:space="preserve"> the </w:t>
      </w:r>
      <w:del w:id="4084" w:author="Powell, Deana" w:date="2026-03-05T15:34:00Z" w16du:dateUtc="2026-03-05T20:34:00Z">
        <w:r w:rsidR="004323CB" w:rsidRPr="00791B9E">
          <w:rPr>
            <w:color w:val="000000"/>
          </w:rPr>
          <w:delText>overall response if all requirements</w:delText>
        </w:r>
      </w:del>
      <w:ins w:id="4085" w:author="Powell, Deana" w:date="2026-03-05T15:34:00Z" w16du:dateUtc="2026-03-05T20:34:00Z">
        <w:r>
          <w:t>criteria</w:t>
        </w:r>
      </w:ins>
      <w:r>
        <w:t xml:space="preserve"> for a CR (including bone marrow examinations</w:t>
      </w:r>
      <w:del w:id="4086" w:author="Powell, Deana" w:date="2026-03-05T15:34:00Z" w16du:dateUtc="2026-03-05T20:34:00Z">
        <w:r w:rsidR="00895D30" w:rsidRPr="00222CEF">
          <w:delText>)</w:delText>
        </w:r>
        <w:r w:rsidR="004323CB" w:rsidRPr="008C4654">
          <w:rPr>
            <w:color w:val="000000"/>
          </w:rPr>
          <w:delText xml:space="preserve"> are met</w:delText>
        </w:r>
        <w:r w:rsidR="00895D30" w:rsidRPr="00222CEF">
          <w:delText>,</w:delText>
        </w:r>
      </w:del>
      <w:ins w:id="4087" w:author="Powell, Deana" w:date="2026-03-05T15:34:00Z" w16du:dateUtc="2026-03-05T20:34:00Z">
        <w:r>
          <w:t>),</w:t>
        </w:r>
      </w:ins>
      <w:r>
        <w:t xml:space="preserve"> but </w:t>
      </w:r>
      <w:del w:id="4088" w:author="Powell, Deana" w:date="2026-03-05T15:34:00Z" w16du:dateUtc="2026-03-05T20:34:00Z">
        <w:r w:rsidR="004323CB" w:rsidRPr="00222CEF">
          <w:delText xml:space="preserve">the participant </w:delText>
        </w:r>
        <w:r w:rsidR="00895D30" w:rsidRPr="00222CEF">
          <w:delText>continue</w:delText>
        </w:r>
        <w:r w:rsidR="004323CB" w:rsidRPr="00222CEF">
          <w:delText>s</w:delText>
        </w:r>
      </w:del>
      <w:ins w:id="4089" w:author="Powell, Deana" w:date="2026-03-05T15:34:00Z" w16du:dateUtc="2026-03-05T20:34:00Z">
        <w:r>
          <w:t>continue</w:t>
        </w:r>
      </w:ins>
      <w:r>
        <w:t xml:space="preserve"> to have </w:t>
      </w:r>
      <w:ins w:id="4090" w:author="Powell, Deana" w:date="2026-03-05T15:34:00Z" w16du:dateUtc="2026-03-05T20:34:00Z">
        <w:r>
          <w:t xml:space="preserve">persistent </w:t>
        </w:r>
      </w:ins>
      <w:r>
        <w:t xml:space="preserve">anemia, thrombocytopenia, </w:t>
      </w:r>
      <w:ins w:id="4091" w:author="Powell, Deana" w:date="2026-03-05T15:34:00Z" w16du:dateUtc="2026-03-05T20:34:00Z">
        <w:r>
          <w:t>and/</w:t>
        </w:r>
      </w:ins>
      <w:r>
        <w:t xml:space="preserve">or neutropenia </w:t>
      </w:r>
      <w:del w:id="4092" w:author="Powell, Deana" w:date="2026-03-05T15:34:00Z" w16du:dateUtc="2026-03-05T20:34:00Z">
        <w:r w:rsidR="004323CB" w:rsidRPr="003C041F">
          <w:rPr>
            <w:color w:val="000000"/>
          </w:rPr>
          <w:delText xml:space="preserve">(any one of the three) </w:delText>
        </w:r>
      </w:del>
      <w:r>
        <w:t>apparently unrelated to CLL, but related to drug toxicity.</w:t>
      </w:r>
      <w:del w:id="4093" w:author="Powell, Deana" w:date="2026-03-05T15:34:00Z" w16du:dateUtc="2026-03-05T20:34:00Z">
        <w:r w:rsidR="004323CB" w:rsidRPr="0029094C">
          <w:rPr>
            <w:color w:val="000000"/>
          </w:rPr>
          <w:delText xml:space="preserve"> If more than one of these blood abnormalities is present, the overall response is PR.</w:delText>
        </w:r>
      </w:del>
    </w:p>
    <w:p w14:paraId="5830DACE" w14:textId="77777777" w:rsidR="0074605C" w:rsidRDefault="00526A29" w:rsidP="00884683">
      <w:pPr>
        <w:pStyle w:val="Paragraph"/>
        <w:rPr>
          <w:lang w:val="en"/>
        </w:rPr>
      </w:pPr>
      <w:r>
        <w:rPr>
          <w:b/>
          <w:bCs/>
        </w:rPr>
        <w:t xml:space="preserve">Nodular PR: </w:t>
      </w:r>
      <w:r>
        <w:t>nPR is assessed when criteria for CR are met, except that bone marrow biopsy shows lymphoid nodules, reflecting residual disease (normocellular or hypocellular, &lt;30% lymphocytes and lymphoid nodules present).</w:t>
      </w:r>
    </w:p>
    <w:p w14:paraId="6546E654" w14:textId="77777777" w:rsidR="0074605C" w:rsidRDefault="00526A29" w:rsidP="00884683">
      <w:pPr>
        <w:pStyle w:val="Paragraph"/>
      </w:pPr>
      <w:r w:rsidRPr="679CC04D">
        <w:rPr>
          <w:b/>
          <w:bCs/>
        </w:rPr>
        <w:t>PR:</w:t>
      </w:r>
      <w:r w:rsidRPr="679CC04D">
        <w:t xml:space="preserve"> At least 2 parameters from Group A and 1 parameter from Group B improve from screening if they were abnormal at previous time points. If only 1 of the parameters in each group was abnormal, only one needs to improve. Improvement is described as the following:</w:t>
      </w:r>
    </w:p>
    <w:p w14:paraId="6BFF0805" w14:textId="77777777" w:rsidR="0074605C" w:rsidRDefault="00526A29">
      <w:pPr>
        <w:pStyle w:val="ListBullet"/>
        <w:spacing w:after="240"/>
        <w:rPr>
          <w:lang w:val="en"/>
        </w:rPr>
      </w:pPr>
      <w:r>
        <w:rPr>
          <w:lang w:val="en"/>
        </w:rPr>
        <w:t>Group A:</w:t>
      </w:r>
    </w:p>
    <w:p w14:paraId="31E38A0C" w14:textId="479B7AF4" w:rsidR="0074605C" w:rsidRDefault="00526A29" w:rsidP="00404370">
      <w:pPr>
        <w:pStyle w:val="ListBullet2"/>
        <w:numPr>
          <w:ilvl w:val="0"/>
          <w:numId w:val="93"/>
        </w:numPr>
        <w:spacing w:after="240"/>
        <w:ind w:left="709"/>
        <w:rPr>
          <w:lang w:val="en"/>
        </w:rPr>
      </w:pPr>
      <w:r>
        <w:rPr>
          <w:lang w:val="en"/>
        </w:rPr>
        <w:t>PR in lymph nodes (≥50% decrease in SPD</w:t>
      </w:r>
      <w:del w:id="4094" w:author="Powell, Deana" w:date="2026-03-05T15:34:00Z" w16du:dateUtc="2026-03-05T20:34:00Z">
        <w:r w:rsidR="00895D30" w:rsidRPr="00FA1438">
          <w:rPr>
            <w:lang w:val="en"/>
          </w:rPr>
          <w:delText>)</w:delText>
        </w:r>
      </w:del>
      <w:ins w:id="4095" w:author="Powell, Deana" w:date="2026-03-05T15:34:00Z" w16du:dateUtc="2026-03-05T20:34:00Z">
        <w:r>
          <w:rPr>
            <w:lang w:val="en"/>
          </w:rPr>
          <w:t>)</w:t>
        </w:r>
        <w:r w:rsidR="00CF3A0B">
          <w:rPr>
            <w:lang w:val="en"/>
          </w:rPr>
          <w:t>.</w:t>
        </w:r>
      </w:ins>
      <w:r>
        <w:rPr>
          <w:lang w:val="en"/>
        </w:rPr>
        <w:t xml:space="preserve"> </w:t>
      </w:r>
    </w:p>
    <w:p w14:paraId="0133CD4C" w14:textId="32C8C433" w:rsidR="0074605C" w:rsidRDefault="00526A29" w:rsidP="00404370">
      <w:pPr>
        <w:pStyle w:val="ListBullet2"/>
        <w:numPr>
          <w:ilvl w:val="0"/>
          <w:numId w:val="93"/>
        </w:numPr>
        <w:spacing w:after="240"/>
        <w:ind w:left="709"/>
        <w:rPr>
          <w:lang w:val="en"/>
        </w:rPr>
      </w:pPr>
      <w:r>
        <w:rPr>
          <w:lang w:val="en"/>
        </w:rPr>
        <w:t>PR in liver/spleen size (see above</w:t>
      </w:r>
      <w:del w:id="4096" w:author="Powell, Deana" w:date="2026-03-05T15:34:00Z" w16du:dateUtc="2026-03-05T20:34:00Z">
        <w:r w:rsidR="00895D30" w:rsidRPr="00FA1438">
          <w:rPr>
            <w:lang w:val="en"/>
          </w:rPr>
          <w:delText>)</w:delText>
        </w:r>
      </w:del>
      <w:ins w:id="4097" w:author="Powell, Deana" w:date="2026-03-05T15:34:00Z" w16du:dateUtc="2026-03-05T20:34:00Z">
        <w:r>
          <w:rPr>
            <w:lang w:val="en"/>
          </w:rPr>
          <w:t>)</w:t>
        </w:r>
        <w:r w:rsidR="00CF3A0B">
          <w:rPr>
            <w:lang w:val="en"/>
          </w:rPr>
          <w:t>.</w:t>
        </w:r>
      </w:ins>
      <w:r>
        <w:rPr>
          <w:lang w:val="en"/>
        </w:rPr>
        <w:t xml:space="preserve"> </w:t>
      </w:r>
    </w:p>
    <w:p w14:paraId="3B579568" w14:textId="1F2D3170" w:rsidR="0074605C" w:rsidRDefault="00526A29" w:rsidP="00404370">
      <w:pPr>
        <w:pStyle w:val="ListBullet2"/>
        <w:numPr>
          <w:ilvl w:val="0"/>
          <w:numId w:val="93"/>
        </w:numPr>
        <w:spacing w:after="240"/>
        <w:ind w:left="709"/>
        <w:rPr>
          <w:lang w:val="en"/>
        </w:rPr>
      </w:pPr>
      <w:r>
        <w:rPr>
          <w:lang w:val="en"/>
        </w:rPr>
        <w:t>≥50% decrease in circulating lymphocyte count from baseline</w:t>
      </w:r>
      <w:ins w:id="4098" w:author="Powell, Deana" w:date="2026-03-05T15:34:00Z" w16du:dateUtc="2026-03-05T20:34:00Z">
        <w:r w:rsidR="00CF3A0B">
          <w:rPr>
            <w:lang w:val="en"/>
          </w:rPr>
          <w:t>.</w:t>
        </w:r>
      </w:ins>
    </w:p>
    <w:p w14:paraId="2A0B847C" w14:textId="23CE62A4" w:rsidR="0074605C" w:rsidRDefault="00526A29" w:rsidP="00404370">
      <w:pPr>
        <w:pStyle w:val="ListBullet2"/>
        <w:numPr>
          <w:ilvl w:val="0"/>
          <w:numId w:val="93"/>
        </w:numPr>
        <w:spacing w:after="240"/>
        <w:ind w:left="709"/>
      </w:pPr>
      <w:r>
        <w:rPr>
          <w:lang w:val="en"/>
        </w:rPr>
        <w:t xml:space="preserve">Constitutional symptoms </w:t>
      </w:r>
      <w:r>
        <w:t>do not contribute to assessment of PR</w:t>
      </w:r>
      <w:ins w:id="4099" w:author="Powell, Deana" w:date="2026-03-05T15:34:00Z" w16du:dateUtc="2026-03-05T20:34:00Z">
        <w:r w:rsidR="00CF3A0B">
          <w:t>.</w:t>
        </w:r>
      </w:ins>
    </w:p>
    <w:p w14:paraId="067A7A75" w14:textId="77777777" w:rsidR="004A5688" w:rsidRDefault="004A5688">
      <w:pPr>
        <w:pStyle w:val="ListBullet2"/>
        <w:spacing w:after="240"/>
        <w:ind w:left="714" w:hanging="357"/>
        <w:rPr>
          <w:lang w:val="en"/>
        </w:rPr>
      </w:pPr>
    </w:p>
    <w:p w14:paraId="16E655DA" w14:textId="77777777" w:rsidR="0074605C" w:rsidRDefault="00526A29">
      <w:pPr>
        <w:pStyle w:val="ListBullet"/>
        <w:spacing w:after="240"/>
        <w:rPr>
          <w:lang w:val="en"/>
        </w:rPr>
      </w:pPr>
      <w:r>
        <w:rPr>
          <w:lang w:val="en"/>
        </w:rPr>
        <w:t>Group B:</w:t>
      </w:r>
    </w:p>
    <w:p w14:paraId="1D7846A4" w14:textId="33DDFB7F" w:rsidR="0074605C" w:rsidRDefault="00526A29" w:rsidP="00404370">
      <w:pPr>
        <w:pStyle w:val="ListBullet2"/>
        <w:numPr>
          <w:ilvl w:val="0"/>
          <w:numId w:val="94"/>
        </w:numPr>
        <w:spacing w:after="240"/>
        <w:ind w:left="709"/>
        <w:rPr>
          <w:lang w:val="en"/>
        </w:rPr>
      </w:pPr>
      <w:r>
        <w:rPr>
          <w:lang w:val="en"/>
        </w:rPr>
        <w:t>Platelet counts should be ≥100 x 10</w:t>
      </w:r>
      <w:r>
        <w:rPr>
          <w:vertAlign w:val="superscript"/>
          <w:lang w:val="en"/>
        </w:rPr>
        <w:t>9</w:t>
      </w:r>
      <w:r>
        <w:rPr>
          <w:lang w:val="en"/>
        </w:rPr>
        <w:t>/L or increase ≥50% from baseline</w:t>
      </w:r>
      <w:ins w:id="4100" w:author="Powell, Deana" w:date="2026-03-05T15:34:00Z" w16du:dateUtc="2026-03-05T20:34:00Z">
        <w:r w:rsidR="00CF3A0B">
          <w:rPr>
            <w:lang w:val="en"/>
          </w:rPr>
          <w:t>.</w:t>
        </w:r>
      </w:ins>
      <w:r>
        <w:rPr>
          <w:lang w:val="en"/>
        </w:rPr>
        <w:t xml:space="preserve"> </w:t>
      </w:r>
    </w:p>
    <w:p w14:paraId="2A3ACF21" w14:textId="6605FFF7" w:rsidR="0074605C" w:rsidRDefault="00526A29" w:rsidP="00404370">
      <w:pPr>
        <w:pStyle w:val="ListBullet2"/>
        <w:numPr>
          <w:ilvl w:val="0"/>
          <w:numId w:val="94"/>
        </w:numPr>
        <w:spacing w:after="240"/>
        <w:ind w:left="709"/>
        <w:rPr>
          <w:lang w:val="en"/>
        </w:rPr>
      </w:pPr>
      <w:r>
        <w:rPr>
          <w:lang w:val="en"/>
        </w:rPr>
        <w:t>Hemoglobin ≥11 g/dL or ≥50% increase from baseline</w:t>
      </w:r>
      <w:ins w:id="4101" w:author="Powell, Deana" w:date="2026-03-05T15:34:00Z" w16du:dateUtc="2026-03-05T20:34:00Z">
        <w:r w:rsidR="00CF3A0B">
          <w:rPr>
            <w:lang w:val="en"/>
          </w:rPr>
          <w:t>.</w:t>
        </w:r>
      </w:ins>
    </w:p>
    <w:p w14:paraId="2D28FEC1" w14:textId="0F3995DA" w:rsidR="0074605C" w:rsidRDefault="00526A29" w:rsidP="00404370">
      <w:pPr>
        <w:pStyle w:val="ListBullet2"/>
        <w:numPr>
          <w:ilvl w:val="0"/>
          <w:numId w:val="94"/>
        </w:numPr>
        <w:spacing w:after="240"/>
        <w:ind w:left="709"/>
        <w:rPr>
          <w:lang w:val="en"/>
        </w:rPr>
      </w:pPr>
      <w:r>
        <w:rPr>
          <w:lang w:val="en"/>
        </w:rPr>
        <w:t>Presence of CLL cells or of B-lymphoid nodules or not done</w:t>
      </w:r>
      <w:ins w:id="4102" w:author="Powell, Deana" w:date="2026-03-05T15:34:00Z" w16du:dateUtc="2026-03-05T20:34:00Z">
        <w:r w:rsidR="00CF3A0B">
          <w:rPr>
            <w:lang w:val="en"/>
          </w:rPr>
          <w:t>.</w:t>
        </w:r>
      </w:ins>
    </w:p>
    <w:p w14:paraId="18C1FCD2" w14:textId="77777777" w:rsidR="0074605C" w:rsidRDefault="00526A29" w:rsidP="00884683">
      <w:pPr>
        <w:pStyle w:val="Paragraph"/>
      </w:pPr>
      <w:bookmarkStart w:id="4103" w:name="_Hlk120006421"/>
      <w:r>
        <w:rPr>
          <w:b/>
          <w:bCs/>
        </w:rPr>
        <w:t xml:space="preserve">PR With Lymphocytosis: </w:t>
      </w:r>
      <w:r>
        <w:t>The overall response will be PRL when ALL of the following criteria are met:</w:t>
      </w:r>
    </w:p>
    <w:p w14:paraId="650CBB6F" w14:textId="2F368DFC" w:rsidR="0074605C" w:rsidRDefault="00526A29">
      <w:pPr>
        <w:pStyle w:val="ListBullet"/>
        <w:numPr>
          <w:ilvl w:val="0"/>
          <w:numId w:val="34"/>
        </w:numPr>
      </w:pPr>
      <w:r>
        <w:t>Lymphocyte count is stable or increased from baseline</w:t>
      </w:r>
      <w:ins w:id="4104" w:author="Powell, Deana" w:date="2026-03-05T15:34:00Z" w16du:dateUtc="2026-03-05T20:34:00Z">
        <w:r>
          <w:t>, and is &gt;4 × 10</w:t>
        </w:r>
        <w:r>
          <w:rPr>
            <w:vertAlign w:val="superscript"/>
          </w:rPr>
          <w:t>9</w:t>
        </w:r>
        <w:r>
          <w:t>/L</w:t>
        </w:r>
        <w:r w:rsidR="00CF3A0B">
          <w:t>.</w:t>
        </w:r>
        <w:r>
          <w:t xml:space="preserve"> </w:t>
        </w:r>
      </w:ins>
    </w:p>
    <w:p w14:paraId="5B1B9F09" w14:textId="77777777" w:rsidR="009602AE" w:rsidRPr="00FA1438" w:rsidRDefault="00895D30" w:rsidP="007F368D">
      <w:pPr>
        <w:pStyle w:val="ListBullet"/>
        <w:keepLines w:val="0"/>
        <w:numPr>
          <w:ilvl w:val="0"/>
          <w:numId w:val="34"/>
        </w:numPr>
        <w:spacing w:after="240"/>
        <w:rPr>
          <w:del w:id="4105" w:author="Powell, Deana" w:date="2026-03-05T15:34:00Z" w16du:dateUtc="2026-03-05T20:34:00Z"/>
        </w:rPr>
      </w:pPr>
      <w:del w:id="4106" w:author="Powell, Deana" w:date="2026-03-05T15:34:00Z" w16du:dateUtc="2026-03-05T20:34:00Z">
        <w:r w:rsidRPr="00FA1438">
          <w:delText>All other criteria for PR or better are met.</w:delText>
        </w:r>
      </w:del>
    </w:p>
    <w:p w14:paraId="347F858A" w14:textId="5AF1C274" w:rsidR="0074605C" w:rsidRDefault="00526A29">
      <w:pPr>
        <w:pStyle w:val="ListBullet"/>
        <w:spacing w:after="240"/>
        <w:rPr>
          <w:ins w:id="4107" w:author="Powell, Deana" w:date="2026-03-05T15:34:00Z" w16du:dateUtc="2026-03-05T20:34:00Z"/>
        </w:rPr>
      </w:pPr>
      <w:ins w:id="4108" w:author="Powell, Deana" w:date="2026-03-05T15:34:00Z" w16du:dateUtc="2026-03-05T20:34:00Z">
        <w:r>
          <w:t>At least 1 other Group A and at least 1 Group B (if present)</w:t>
        </w:r>
        <w:r w:rsidR="00CF3A0B">
          <w:t>.</w:t>
        </w:r>
      </w:ins>
    </w:p>
    <w:p w14:paraId="1B32CE69" w14:textId="77777777" w:rsidR="0074605C" w:rsidRDefault="00526A29" w:rsidP="00884683">
      <w:pPr>
        <w:pStyle w:val="Paragraph"/>
      </w:pPr>
      <w:r>
        <w:t>An increase in blood lymphocyte count by itself does not uniformly indicate an increased tumor burden but may reflect redistribution of leukemia cells from lymphoid tissues to the blood. In such cases, increased lymphocytosis alone is not a sign of treatment failure.</w:t>
      </w:r>
    </w:p>
    <w:bookmarkEnd w:id="4103"/>
    <w:p w14:paraId="07254C5E" w14:textId="77777777" w:rsidR="0074605C" w:rsidRDefault="00526A29" w:rsidP="00884683">
      <w:pPr>
        <w:pStyle w:val="Paragraph"/>
      </w:pPr>
      <w:r w:rsidRPr="679CC04D">
        <w:rPr>
          <w:b/>
          <w:bCs/>
        </w:rPr>
        <w:t>Progressive Disease:</w:t>
      </w:r>
      <w:r w:rsidRPr="679CC04D">
        <w:t xml:space="preserve"> If any of the parameters in Group A or B indicate progression:  </w:t>
      </w:r>
    </w:p>
    <w:p w14:paraId="3CEF6ACB" w14:textId="77777777" w:rsidR="0074605C" w:rsidRDefault="00526A29" w:rsidP="00884683">
      <w:pPr>
        <w:pStyle w:val="Paragraph"/>
        <w:rPr>
          <w:ins w:id="4109" w:author="Powell, Deana" w:date="2026-03-05T15:34:00Z" w16du:dateUtc="2026-03-05T20:34:00Z"/>
          <w:lang w:val="en"/>
        </w:rPr>
      </w:pPr>
      <w:ins w:id="4110" w:author="Powell, Deana" w:date="2026-03-05T15:34:00Z" w16du:dateUtc="2026-03-05T20:34:00Z">
        <w:r>
          <w:rPr>
            <w:lang w:val="en"/>
          </w:rPr>
          <w:t xml:space="preserve">For both groups, </w:t>
        </w:r>
        <w:r>
          <w:t>clinical events unrelated to malignancy can cause radiographic changes that can resemble progression (such as infection leading to lymph node enlargement). Transient radiographic changes may also occur during targeted therapy (such as BTKi), or as a result of interruption of therapy, and should not be assessed as PD. In case of uncertainty the timepoint may be assessed as NE and additional follow-up assessments can determine whether an observed change is transient.</w:t>
        </w:r>
      </w:ins>
    </w:p>
    <w:p w14:paraId="47E0D3E0" w14:textId="77777777" w:rsidR="0074605C" w:rsidRDefault="00526A29">
      <w:pPr>
        <w:pStyle w:val="ListBullet"/>
        <w:spacing w:after="240"/>
        <w:rPr>
          <w:lang w:val="en"/>
        </w:rPr>
      </w:pPr>
      <w:r>
        <w:rPr>
          <w:lang w:val="en"/>
        </w:rPr>
        <w:t>Group A:</w:t>
      </w:r>
    </w:p>
    <w:p w14:paraId="172D01F5" w14:textId="6B3674A9" w:rsidR="0074605C" w:rsidRDefault="00526A29" w:rsidP="00404370">
      <w:pPr>
        <w:pStyle w:val="ListBullet2"/>
        <w:numPr>
          <w:ilvl w:val="0"/>
          <w:numId w:val="65"/>
        </w:numPr>
        <w:spacing w:after="240"/>
        <w:rPr>
          <w:lang w:val="en"/>
        </w:rPr>
      </w:pPr>
      <w:r>
        <w:rPr>
          <w:lang w:val="en"/>
        </w:rPr>
        <w:t xml:space="preserve">Lymph node response is </w:t>
      </w:r>
      <w:r>
        <w:t>progressive disease</w:t>
      </w:r>
      <w:ins w:id="4111" w:author="Powell, Deana" w:date="2026-03-05T15:34:00Z" w16du:dateUtc="2026-03-05T20:34:00Z">
        <w:r w:rsidR="00404370">
          <w:t>.</w:t>
        </w:r>
      </w:ins>
    </w:p>
    <w:p w14:paraId="34B0D5B8" w14:textId="23267354" w:rsidR="0074605C" w:rsidRDefault="00526A29" w:rsidP="00404370">
      <w:pPr>
        <w:pStyle w:val="ListBullet2"/>
        <w:numPr>
          <w:ilvl w:val="0"/>
          <w:numId w:val="65"/>
        </w:numPr>
        <w:spacing w:after="240"/>
        <w:rPr>
          <w:lang w:val="en"/>
        </w:rPr>
      </w:pPr>
      <w:r>
        <w:rPr>
          <w:lang w:val="en"/>
        </w:rPr>
        <w:t xml:space="preserve">Liver and spleen assessment shows </w:t>
      </w:r>
      <w:r>
        <w:t>progressive disease</w:t>
      </w:r>
      <w:ins w:id="4112" w:author="Powell, Deana" w:date="2026-03-05T15:34:00Z" w16du:dateUtc="2026-03-05T20:34:00Z">
        <w:r w:rsidR="00404370">
          <w:t>.</w:t>
        </w:r>
      </w:ins>
    </w:p>
    <w:p w14:paraId="7F03B2C8" w14:textId="41649414" w:rsidR="0074605C" w:rsidRDefault="00526A29" w:rsidP="00404370">
      <w:pPr>
        <w:pStyle w:val="ListBullet2"/>
        <w:numPr>
          <w:ilvl w:val="0"/>
          <w:numId w:val="65"/>
        </w:numPr>
        <w:spacing w:after="240"/>
        <w:rPr>
          <w:lang w:val="en"/>
        </w:rPr>
      </w:pPr>
      <w:r>
        <w:rPr>
          <w:lang w:val="en"/>
        </w:rPr>
        <w:t xml:space="preserve">Circulating lymphocytes </w:t>
      </w:r>
      <w:bookmarkStart w:id="4113" w:name="_Hlk119320032"/>
      <w:r>
        <w:t>≥5 x 10</w:t>
      </w:r>
      <w:r>
        <w:rPr>
          <w:vertAlign w:val="superscript"/>
        </w:rPr>
        <w:t>9</w:t>
      </w:r>
      <w:r>
        <w:t xml:space="preserve">/L and </w:t>
      </w:r>
      <w:bookmarkEnd w:id="4113"/>
      <w:r>
        <w:rPr>
          <w:lang w:val="en"/>
        </w:rPr>
        <w:t>increase ≥50% from nadir (unless PRL, as above</w:t>
      </w:r>
      <w:del w:id="4114" w:author="Powell, Deana" w:date="2026-03-05T15:34:00Z" w16du:dateUtc="2026-03-05T20:34:00Z">
        <w:r w:rsidR="00895D30" w:rsidRPr="00FA1438">
          <w:rPr>
            <w:lang w:val="en"/>
          </w:rPr>
          <w:delText>)</w:delText>
        </w:r>
      </w:del>
      <w:ins w:id="4115" w:author="Powell, Deana" w:date="2026-03-05T15:34:00Z" w16du:dateUtc="2026-03-05T20:34:00Z">
        <w:r>
          <w:rPr>
            <w:lang w:val="en"/>
          </w:rPr>
          <w:t>)</w:t>
        </w:r>
        <w:r w:rsidR="00404370">
          <w:rPr>
            <w:lang w:val="en"/>
          </w:rPr>
          <w:t>.</w:t>
        </w:r>
      </w:ins>
      <w:r>
        <w:rPr>
          <w:lang w:val="en"/>
        </w:rPr>
        <w:t xml:space="preserve"> </w:t>
      </w:r>
    </w:p>
    <w:p w14:paraId="4BEE92AC" w14:textId="77777777" w:rsidR="0074605C" w:rsidRDefault="00526A29" w:rsidP="00884683">
      <w:pPr>
        <w:pStyle w:val="Paragraph"/>
        <w:rPr>
          <w:lang w:val="en"/>
        </w:rPr>
      </w:pPr>
      <w:r>
        <w:rPr>
          <w:lang w:val="en"/>
        </w:rPr>
        <w:t xml:space="preserve">Elevation of treatment-related lymphocytosis, particularly during the initial phase of treatment, will not be considered </w:t>
      </w:r>
      <w:r>
        <w:t>progressive disease</w:t>
      </w:r>
      <w:r>
        <w:rPr>
          <w:lang w:val="en"/>
        </w:rPr>
        <w:t xml:space="preserve"> unless at least one other feature shows worsening (ie, lymphadenopathy, splenomegaly, anemia or thrombocytopenia meet criteria for disease progression) at the same evaluation or the next evaluation. </w:t>
      </w:r>
    </w:p>
    <w:p w14:paraId="1A7DBF9B" w14:textId="77777777" w:rsidR="0074605C" w:rsidRDefault="00526A29">
      <w:pPr>
        <w:pStyle w:val="ListBullet"/>
        <w:spacing w:after="240"/>
        <w:rPr>
          <w:lang w:val="en"/>
        </w:rPr>
      </w:pPr>
      <w:r>
        <w:rPr>
          <w:lang w:val="en"/>
        </w:rPr>
        <w:t xml:space="preserve">Group B: </w:t>
      </w:r>
    </w:p>
    <w:p w14:paraId="652C5F18" w14:textId="7FD394F9" w:rsidR="0074605C" w:rsidRDefault="00526A29" w:rsidP="00404370">
      <w:pPr>
        <w:pStyle w:val="ListBullet2"/>
        <w:numPr>
          <w:ilvl w:val="0"/>
          <w:numId w:val="66"/>
        </w:numPr>
        <w:spacing w:after="240"/>
        <w:rPr>
          <w:lang w:val="en"/>
        </w:rPr>
      </w:pPr>
      <w:r>
        <w:rPr>
          <w:lang w:val="en"/>
        </w:rPr>
        <w:t>Platelet count decreases ≥50% from baseline secondary to CLL</w:t>
      </w:r>
      <w:ins w:id="4116" w:author="Powell, Deana" w:date="2026-03-05T15:34:00Z" w16du:dateUtc="2026-03-05T20:34:00Z">
        <w:r w:rsidR="00404370">
          <w:rPr>
            <w:lang w:val="en"/>
          </w:rPr>
          <w:t>.</w:t>
        </w:r>
      </w:ins>
      <w:r>
        <w:rPr>
          <w:lang w:val="en"/>
        </w:rPr>
        <w:t xml:space="preserve"> </w:t>
      </w:r>
    </w:p>
    <w:p w14:paraId="724907FD" w14:textId="730711CF" w:rsidR="0074605C" w:rsidRDefault="00526A29" w:rsidP="00404370">
      <w:pPr>
        <w:pStyle w:val="ListBullet2"/>
        <w:numPr>
          <w:ilvl w:val="0"/>
          <w:numId w:val="66"/>
        </w:numPr>
        <w:spacing w:after="240"/>
      </w:pPr>
      <w:r w:rsidRPr="679CC04D">
        <w:t xml:space="preserve">Hemoglobin decrease of ≥2 g/dL from baseline secondary to CLL </w:t>
      </w:r>
      <w:bookmarkStart w:id="4117" w:name="_Hlk119320048"/>
      <w:r w:rsidRPr="679CC04D">
        <w:t>if abnormal at baseline, or decrease to &lt;10 g/dL if normal at baseline</w:t>
      </w:r>
      <w:bookmarkEnd w:id="4117"/>
      <w:ins w:id="4118" w:author="Powell, Deana" w:date="2026-03-05T15:34:00Z" w16du:dateUtc="2026-03-05T20:34:00Z">
        <w:r w:rsidR="00404370">
          <w:t>.</w:t>
        </w:r>
      </w:ins>
    </w:p>
    <w:p w14:paraId="76C460CE" w14:textId="71432E0E" w:rsidR="0074605C" w:rsidRDefault="00526A29" w:rsidP="00404370">
      <w:pPr>
        <w:pStyle w:val="ListBullet2"/>
        <w:numPr>
          <w:ilvl w:val="0"/>
          <w:numId w:val="66"/>
        </w:numPr>
        <w:spacing w:after="240"/>
        <w:rPr>
          <w:lang w:val="en"/>
        </w:rPr>
      </w:pPr>
      <w:r>
        <w:rPr>
          <w:lang w:val="en"/>
        </w:rPr>
        <w:t>Marrow shows increase of CLL cells by ≥50% on successive biopsies</w:t>
      </w:r>
      <w:ins w:id="4119" w:author="Powell, Deana" w:date="2026-03-05T15:34:00Z" w16du:dateUtc="2026-03-05T20:34:00Z">
        <w:r w:rsidR="00404370">
          <w:rPr>
            <w:lang w:val="en"/>
          </w:rPr>
          <w:t>.</w:t>
        </w:r>
      </w:ins>
    </w:p>
    <w:p w14:paraId="66C2AE41" w14:textId="77777777" w:rsidR="0074605C" w:rsidRDefault="00526A29">
      <w:pPr>
        <w:pStyle w:val="ListBullet2"/>
        <w:tabs>
          <w:tab w:val="clear" w:pos="720"/>
        </w:tabs>
        <w:spacing w:after="240"/>
        <w:ind w:firstLine="0"/>
        <w:rPr>
          <w:ins w:id="4120" w:author="Powell, Deana" w:date="2026-03-05T15:34:00Z" w16du:dateUtc="2026-03-05T20:34:00Z"/>
          <w:lang w:val="en"/>
        </w:rPr>
      </w:pPr>
      <w:ins w:id="4121" w:author="Powell, Deana" w:date="2026-03-05T15:34:00Z" w16du:dateUtc="2026-03-05T20:34:00Z">
        <w:r>
          <w:t>Note: For PD based on CBC, the decrease in platelets or hemoglobin level from baseline has to be due to CLL, not to autoimmune diseases or drug effects, as evidenced by an abnormal bone marrow.</w:t>
        </w:r>
      </w:ins>
    </w:p>
    <w:p w14:paraId="55A3D159" w14:textId="77777777" w:rsidR="0074605C" w:rsidRDefault="00526A29" w:rsidP="00404370">
      <w:pPr>
        <w:pStyle w:val="ListBullet2"/>
        <w:numPr>
          <w:ilvl w:val="0"/>
          <w:numId w:val="66"/>
        </w:numPr>
        <w:rPr>
          <w:ins w:id="4122" w:author="Powell, Deana" w:date="2026-03-05T15:34:00Z" w16du:dateUtc="2026-03-05T20:34:00Z"/>
        </w:rPr>
      </w:pPr>
      <w:ins w:id="4123" w:author="Powell, Deana" w:date="2026-03-05T15:34:00Z" w16du:dateUtc="2026-03-05T20:34:00Z">
        <w:r>
          <w:t>Cytopenic progression: Worsening of CBC values (platelet counts or hemoglobin) is not considered PD unless accompanied by abnormal bone marrow biopsy or aspirate demonstrating significant infiltration of CLL cells. If no bone marrow biopsy is done at the time of suspected PD, but later bone marrow confirms it, the date of progression should be the date of initial CBC worsening.</w:t>
        </w:r>
      </w:ins>
    </w:p>
    <w:p w14:paraId="08A32617" w14:textId="77777777" w:rsidR="0074605C" w:rsidRDefault="00526A29" w:rsidP="00404370">
      <w:pPr>
        <w:pStyle w:val="ListBullet2"/>
        <w:numPr>
          <w:ilvl w:val="0"/>
          <w:numId w:val="66"/>
        </w:numPr>
        <w:spacing w:after="240"/>
        <w:rPr>
          <w:ins w:id="4124" w:author="Powell, Deana" w:date="2026-03-05T15:34:00Z" w16du:dateUtc="2026-03-05T20:34:00Z"/>
          <w:lang w:val="en"/>
        </w:rPr>
      </w:pPr>
      <w:ins w:id="4125" w:author="Powell, Deana" w:date="2026-03-05T15:34:00Z" w16du:dateUtc="2026-03-05T20:34:00Z">
        <w:r>
          <w:t>Bone marrow: Increase of CLL cells by &gt;/=50% on successive biopsies.</w:t>
        </w:r>
      </w:ins>
    </w:p>
    <w:p w14:paraId="75F90343" w14:textId="77777777" w:rsidR="0074605C" w:rsidRDefault="00526A29" w:rsidP="00884683">
      <w:pPr>
        <w:pStyle w:val="Paragraph"/>
      </w:pPr>
      <w:r>
        <w:t>Transformation to a more aggressive histology (Richter syndrome or Richter’s Transformation) is also considered progressive disease. The diagnosis of Richter’s Transformation should be established by lymph node or other tissue biopsy.</w:t>
      </w:r>
    </w:p>
    <w:p w14:paraId="6CFF2968" w14:textId="77777777" w:rsidR="0074605C" w:rsidRDefault="00526A29" w:rsidP="00884683">
      <w:pPr>
        <w:pStyle w:val="Paragraph"/>
        <w:rPr>
          <w:lang w:val="en"/>
        </w:rPr>
      </w:pPr>
      <w:r>
        <w:rPr>
          <w:b/>
          <w:bCs/>
          <w:lang w:val="en"/>
        </w:rPr>
        <w:t>SD:</w:t>
      </w:r>
      <w:r>
        <w:rPr>
          <w:lang w:val="en"/>
        </w:rPr>
        <w:t xml:space="preserve"> If participant parameters do not meet criteria for PR, </w:t>
      </w:r>
      <w:r>
        <w:t>progressive disease</w:t>
      </w:r>
      <w:r>
        <w:rPr>
          <w:lang w:val="en"/>
        </w:rPr>
        <w:t xml:space="preserve"> or CR</w:t>
      </w:r>
    </w:p>
    <w:p w14:paraId="13E47597" w14:textId="77777777" w:rsidR="0074605C" w:rsidRDefault="00526A29" w:rsidP="00884683">
      <w:pPr>
        <w:pStyle w:val="Paragraph"/>
      </w:pPr>
      <w:r>
        <w:rPr>
          <w:b/>
          <w:bCs/>
          <w:lang w:val="en"/>
        </w:rPr>
        <w:t xml:space="preserve">Not evaluable: </w:t>
      </w:r>
      <w:r>
        <w:t>If none of the parameters indicate disease progression, but focal lesion response, symptoms, or CBC cannot be assessed, the overall response is NE.</w:t>
      </w:r>
    </w:p>
    <w:p w14:paraId="3E7FF09B" w14:textId="50542763" w:rsidR="004A5688" w:rsidRDefault="00526A29" w:rsidP="00884683">
      <w:pPr>
        <w:pStyle w:val="Paragraph"/>
      </w:pPr>
      <w:r>
        <w:t>Missing or inconclusive bone marrow, or an organ response of NE, will not drive an overall response of NE.</w:t>
      </w:r>
      <w:ins w:id="4126" w:author="Powell, Deana" w:date="2026-03-05T15:34:00Z" w16du:dateUtc="2026-03-05T20:34:00Z">
        <w:r>
          <w:t xml:space="preserve"> Not Evaluable can also be considered as the overall response for a timepoint when it is uncertain that parameters that met disease progression criteria were truly due to lymphoma. Subsequent disease assessment should be considered for participants who are considered clinically stable and deriving clinical benefit from the study intervention. Re-assessment of the Not Evaluable timepoint should be performed based on additional data available. If subsequent assessment (including biopsy) indicates disease progression, earlier timepoint of Not Evaluable should be updated to PD.</w:t>
        </w:r>
      </w:ins>
    </w:p>
    <w:p w14:paraId="7AD82018" w14:textId="5DB58FA0" w:rsidR="0074605C" w:rsidRPr="004A5688" w:rsidRDefault="004A5688" w:rsidP="004A5688">
      <w:pPr>
        <w:rPr>
          <w:rFonts w:eastAsia="MS Gothic"/>
        </w:rPr>
      </w:pPr>
      <w:r>
        <w:br w:type="page"/>
      </w:r>
    </w:p>
    <w:p w14:paraId="4D3E407A" w14:textId="77777777" w:rsidR="0074605C" w:rsidRDefault="00526A29">
      <w:pPr>
        <w:pStyle w:val="Heading4"/>
      </w:pPr>
      <w:bookmarkStart w:id="4127" w:name="_Toc212097172"/>
      <w:bookmarkStart w:id="4128" w:name="_Toc140132599"/>
      <w:r>
        <w:t>iwCLL Summary Table</w:t>
      </w:r>
      <w:bookmarkEnd w:id="4127"/>
      <w:bookmarkEnd w:id="4128"/>
    </w:p>
    <w:p w14:paraId="683C5DD0" w14:textId="4A919A08" w:rsidR="0074605C" w:rsidRDefault="00B16DC4" w:rsidP="00884683">
      <w:pPr>
        <w:pStyle w:val="Paragraph"/>
      </w:pPr>
      <w:r>
        <w:t xml:space="preserve">Table </w:t>
      </w:r>
      <w:del w:id="4129" w:author="Powell, Deana" w:date="2026-03-05T15:34:00Z" w16du:dateUtc="2026-03-05T20:34:00Z">
        <w:r w:rsidR="00B55DCA">
          <w:rPr>
            <w:noProof/>
          </w:rPr>
          <w:delText>40</w:delText>
        </w:r>
      </w:del>
      <w:ins w:id="4130" w:author="Powell, Deana" w:date="2026-03-05T15:34:00Z" w16du:dateUtc="2026-03-05T20:34:00Z">
        <w:r>
          <w:rPr>
            <w:noProof/>
          </w:rPr>
          <w:t>41</w:t>
        </w:r>
      </w:ins>
      <w:r w:rsidR="00526A29">
        <w:t xml:space="preserve"> summarizes the assessments based on both imaging and hematological parameters </w:t>
      </w:r>
      <w:r>
        <w:t>[Hallek, M., et al 2018]</w:t>
      </w:r>
      <w:r w:rsidR="00526A29">
        <w:t>.</w:t>
      </w:r>
    </w:p>
    <w:p w14:paraId="6EE7D811" w14:textId="4ECF0BC8" w:rsidR="0074605C" w:rsidRDefault="00526A29">
      <w:pPr>
        <w:pStyle w:val="Caption"/>
      </w:pPr>
      <w:bookmarkStart w:id="4131" w:name="_Ref116470295"/>
      <w:bookmarkStart w:id="4132" w:name="_Toc212022279"/>
      <w:bookmarkStart w:id="4133" w:name="_Toc140132647"/>
      <w:r>
        <w:t xml:space="preserve">Table </w:t>
      </w:r>
      <w:del w:id="4134" w:author="Powell, Deana" w:date="2026-03-05T15:34:00Z" w16du:dateUtc="2026-03-05T20:34:00Z">
        <w:r w:rsidR="00B55DCA">
          <w:rPr>
            <w:noProof/>
          </w:rPr>
          <w:delText>40</w:delText>
        </w:r>
      </w:del>
      <w:ins w:id="4135" w:author="Powell, Deana" w:date="2026-03-05T15:34:00Z" w16du:dateUtc="2026-03-05T20:34:00Z">
        <w:r w:rsidR="00B16DC4">
          <w:rPr>
            <w:noProof/>
          </w:rPr>
          <w:t>41</w:t>
        </w:r>
      </w:ins>
      <w:bookmarkEnd w:id="4131"/>
      <w:r>
        <w:tab/>
        <w:t>Response Criteria for Chronic Lymphocytic Leukemia</w:t>
      </w:r>
      <w:bookmarkEnd w:id="4132"/>
      <w:bookmarkEnd w:id="4133"/>
    </w:p>
    <w:tbl>
      <w:tblPr>
        <w:tblStyle w:val="TableGrid"/>
        <w:tblW w:w="5000" w:type="pct"/>
        <w:tblLook w:val="04A0" w:firstRow="1" w:lastRow="0" w:firstColumn="1" w:lastColumn="0" w:noHBand="0" w:noVBand="1"/>
      </w:tblPr>
      <w:tblGrid>
        <w:gridCol w:w="811"/>
        <w:gridCol w:w="1708"/>
        <w:gridCol w:w="1730"/>
        <w:gridCol w:w="1706"/>
        <w:gridCol w:w="1597"/>
        <w:gridCol w:w="1438"/>
      </w:tblGrid>
      <w:tr w:rsidR="00CA657C" w14:paraId="49724AD7" w14:textId="77777777" w:rsidTr="004A5688">
        <w:trPr>
          <w:tblHeader/>
        </w:trPr>
        <w:tc>
          <w:tcPr>
            <w:tcW w:w="451" w:type="pct"/>
          </w:tcPr>
          <w:p w14:paraId="4F58E668" w14:textId="77777777" w:rsidR="009602AE" w:rsidRPr="002B58D6" w:rsidRDefault="00526A29" w:rsidP="007B6957">
            <w:pPr>
              <w:pStyle w:val="Paragraph"/>
              <w:spacing w:before="40" w:after="40"/>
              <w:rPr>
                <w:b/>
                <w:bCs/>
                <w:sz w:val="20"/>
                <w:szCs w:val="20"/>
              </w:rPr>
            </w:pPr>
            <w:r w:rsidRPr="002B58D6">
              <w:rPr>
                <w:b/>
                <w:bCs/>
                <w:sz w:val="20"/>
                <w:szCs w:val="20"/>
              </w:rPr>
              <w:t>Group</w:t>
            </w:r>
          </w:p>
        </w:tc>
        <w:tc>
          <w:tcPr>
            <w:tcW w:w="950" w:type="pct"/>
          </w:tcPr>
          <w:p w14:paraId="208C02B8" w14:textId="77777777" w:rsidR="009602AE" w:rsidRPr="002B58D6" w:rsidRDefault="00526A29" w:rsidP="007B6957">
            <w:pPr>
              <w:pStyle w:val="Paragraph"/>
              <w:spacing w:before="40" w:after="40"/>
              <w:rPr>
                <w:b/>
                <w:bCs/>
                <w:sz w:val="20"/>
                <w:szCs w:val="20"/>
              </w:rPr>
            </w:pPr>
            <w:r w:rsidRPr="002B58D6">
              <w:rPr>
                <w:b/>
                <w:bCs/>
                <w:sz w:val="20"/>
                <w:szCs w:val="20"/>
              </w:rPr>
              <w:t>Parameter</w:t>
            </w:r>
          </w:p>
        </w:tc>
        <w:tc>
          <w:tcPr>
            <w:tcW w:w="962" w:type="pct"/>
          </w:tcPr>
          <w:p w14:paraId="365105A4" w14:textId="77777777" w:rsidR="009602AE" w:rsidRPr="002B58D6" w:rsidRDefault="00526A29" w:rsidP="007B6957">
            <w:pPr>
              <w:pStyle w:val="Paragraph"/>
              <w:spacing w:before="40" w:after="40"/>
              <w:rPr>
                <w:b/>
                <w:bCs/>
                <w:sz w:val="20"/>
                <w:szCs w:val="20"/>
              </w:rPr>
            </w:pPr>
            <w:r>
              <w:rPr>
                <w:b/>
                <w:bCs/>
                <w:sz w:val="20"/>
                <w:szCs w:val="20"/>
              </w:rPr>
              <w:t>CR</w:t>
            </w:r>
            <w:r w:rsidRPr="004E28DD">
              <w:rPr>
                <w:b/>
                <w:bCs/>
                <w:sz w:val="20"/>
                <w:szCs w:val="20"/>
                <w:vertAlign w:val="superscript"/>
              </w:rPr>
              <w:t>a</w:t>
            </w:r>
          </w:p>
        </w:tc>
        <w:tc>
          <w:tcPr>
            <w:tcW w:w="949" w:type="pct"/>
          </w:tcPr>
          <w:p w14:paraId="5D523247" w14:textId="77777777" w:rsidR="009602AE" w:rsidRPr="002B58D6" w:rsidRDefault="00526A29" w:rsidP="007B6957">
            <w:pPr>
              <w:pStyle w:val="Paragraph"/>
              <w:spacing w:before="40" w:after="40"/>
              <w:rPr>
                <w:b/>
                <w:bCs/>
                <w:sz w:val="20"/>
                <w:szCs w:val="20"/>
              </w:rPr>
            </w:pPr>
            <w:r>
              <w:rPr>
                <w:b/>
                <w:bCs/>
                <w:sz w:val="20"/>
                <w:szCs w:val="20"/>
              </w:rPr>
              <w:t>PR</w:t>
            </w:r>
            <w:r w:rsidRPr="004E28DD">
              <w:rPr>
                <w:b/>
                <w:bCs/>
                <w:sz w:val="20"/>
                <w:szCs w:val="20"/>
                <w:vertAlign w:val="superscript"/>
              </w:rPr>
              <w:t>b</w:t>
            </w:r>
          </w:p>
        </w:tc>
        <w:tc>
          <w:tcPr>
            <w:tcW w:w="888" w:type="pct"/>
          </w:tcPr>
          <w:p w14:paraId="355FB57F" w14:textId="77777777" w:rsidR="009602AE" w:rsidRPr="002B58D6" w:rsidRDefault="00526A29" w:rsidP="007B6957">
            <w:pPr>
              <w:pStyle w:val="Paragraph"/>
              <w:spacing w:before="40" w:after="40"/>
              <w:rPr>
                <w:b/>
                <w:bCs/>
                <w:sz w:val="20"/>
                <w:szCs w:val="20"/>
              </w:rPr>
            </w:pPr>
            <w:r w:rsidRPr="002B58D6">
              <w:rPr>
                <w:b/>
                <w:bCs/>
                <w:sz w:val="20"/>
                <w:szCs w:val="20"/>
              </w:rPr>
              <w:t>Progressive Disease</w:t>
            </w:r>
          </w:p>
        </w:tc>
        <w:tc>
          <w:tcPr>
            <w:tcW w:w="800" w:type="pct"/>
          </w:tcPr>
          <w:p w14:paraId="33C28B99" w14:textId="77777777" w:rsidR="009602AE" w:rsidRPr="002B58D6" w:rsidRDefault="00526A29" w:rsidP="007B6957">
            <w:pPr>
              <w:pStyle w:val="Paragraph"/>
              <w:spacing w:before="40" w:after="40"/>
              <w:rPr>
                <w:b/>
                <w:bCs/>
                <w:sz w:val="20"/>
                <w:szCs w:val="20"/>
              </w:rPr>
            </w:pPr>
            <w:r>
              <w:rPr>
                <w:b/>
                <w:bCs/>
                <w:sz w:val="20"/>
                <w:szCs w:val="20"/>
              </w:rPr>
              <w:t>SD</w:t>
            </w:r>
          </w:p>
        </w:tc>
      </w:tr>
      <w:tr w:rsidR="00CA657C" w14:paraId="75F472EE" w14:textId="77777777" w:rsidTr="004A5688">
        <w:tc>
          <w:tcPr>
            <w:tcW w:w="451" w:type="pct"/>
            <w:vMerge w:val="restart"/>
          </w:tcPr>
          <w:p w14:paraId="40AE0747" w14:textId="77777777" w:rsidR="009602AE" w:rsidRPr="002B58D6" w:rsidRDefault="00526A29" w:rsidP="007B6957">
            <w:pPr>
              <w:pStyle w:val="Paragraph"/>
              <w:spacing w:before="40" w:after="40"/>
              <w:rPr>
                <w:b/>
                <w:bCs/>
                <w:sz w:val="20"/>
                <w:szCs w:val="20"/>
              </w:rPr>
            </w:pPr>
            <w:r w:rsidRPr="002B58D6">
              <w:rPr>
                <w:b/>
                <w:bCs/>
                <w:sz w:val="20"/>
                <w:szCs w:val="20"/>
              </w:rPr>
              <w:t>A</w:t>
            </w:r>
          </w:p>
        </w:tc>
        <w:tc>
          <w:tcPr>
            <w:tcW w:w="950" w:type="pct"/>
          </w:tcPr>
          <w:p w14:paraId="6F59FB38" w14:textId="77777777" w:rsidR="009602AE" w:rsidRPr="002B58D6" w:rsidRDefault="00526A29" w:rsidP="007B6957">
            <w:pPr>
              <w:pStyle w:val="Paragraph"/>
              <w:spacing w:before="40" w:after="40"/>
              <w:rPr>
                <w:sz w:val="20"/>
                <w:szCs w:val="20"/>
              </w:rPr>
            </w:pPr>
            <w:r w:rsidRPr="002B58D6">
              <w:rPr>
                <w:sz w:val="20"/>
                <w:szCs w:val="20"/>
              </w:rPr>
              <w:t>Lymph nodes</w:t>
            </w:r>
          </w:p>
        </w:tc>
        <w:tc>
          <w:tcPr>
            <w:tcW w:w="962" w:type="pct"/>
          </w:tcPr>
          <w:p w14:paraId="6A0777AC" w14:textId="77777777" w:rsidR="009602AE" w:rsidRPr="002B58D6" w:rsidRDefault="00526A29" w:rsidP="007B6957">
            <w:pPr>
              <w:pStyle w:val="Paragraph"/>
              <w:spacing w:before="40" w:after="40"/>
              <w:rPr>
                <w:sz w:val="20"/>
                <w:szCs w:val="20"/>
              </w:rPr>
            </w:pPr>
            <w:r w:rsidRPr="002B58D6">
              <w:rPr>
                <w:sz w:val="20"/>
                <w:szCs w:val="20"/>
              </w:rPr>
              <w:t>CR (see lymph node response table)</w:t>
            </w:r>
          </w:p>
        </w:tc>
        <w:tc>
          <w:tcPr>
            <w:tcW w:w="949" w:type="pct"/>
          </w:tcPr>
          <w:p w14:paraId="3B86E3B7" w14:textId="77777777" w:rsidR="009602AE" w:rsidRPr="002B58D6" w:rsidRDefault="00526A29" w:rsidP="007B6957">
            <w:pPr>
              <w:pStyle w:val="Paragraph"/>
              <w:spacing w:before="40" w:after="40"/>
              <w:rPr>
                <w:sz w:val="20"/>
                <w:szCs w:val="20"/>
              </w:rPr>
            </w:pPr>
            <w:r w:rsidRPr="002B58D6">
              <w:rPr>
                <w:sz w:val="20"/>
                <w:szCs w:val="20"/>
              </w:rPr>
              <w:t>PR (see lymph node response table)</w:t>
            </w:r>
          </w:p>
        </w:tc>
        <w:tc>
          <w:tcPr>
            <w:tcW w:w="888" w:type="pct"/>
          </w:tcPr>
          <w:p w14:paraId="40DAC257" w14:textId="77777777" w:rsidR="009602AE" w:rsidRPr="002B58D6" w:rsidRDefault="00526A29" w:rsidP="007B6957">
            <w:pPr>
              <w:pStyle w:val="Paragraph"/>
              <w:spacing w:before="40" w:after="40"/>
              <w:rPr>
                <w:sz w:val="20"/>
                <w:szCs w:val="20"/>
              </w:rPr>
            </w:pPr>
            <w:r w:rsidRPr="002B58D6">
              <w:rPr>
                <w:sz w:val="20"/>
                <w:szCs w:val="20"/>
              </w:rPr>
              <w:t>Progressive disease (see lymph node response table)</w:t>
            </w:r>
          </w:p>
        </w:tc>
        <w:tc>
          <w:tcPr>
            <w:tcW w:w="800" w:type="pct"/>
          </w:tcPr>
          <w:p w14:paraId="235E5BCC" w14:textId="77777777" w:rsidR="009602AE" w:rsidRPr="002B58D6" w:rsidRDefault="00526A29" w:rsidP="007B6957">
            <w:pPr>
              <w:pStyle w:val="Paragraph"/>
              <w:spacing w:before="40" w:after="40"/>
              <w:rPr>
                <w:sz w:val="20"/>
                <w:szCs w:val="20"/>
              </w:rPr>
            </w:pPr>
            <w:r w:rsidRPr="002B58D6">
              <w:rPr>
                <w:sz w:val="20"/>
                <w:szCs w:val="20"/>
              </w:rPr>
              <w:t>SD (see lymph node response table)</w:t>
            </w:r>
          </w:p>
        </w:tc>
      </w:tr>
      <w:tr w:rsidR="00CA657C" w14:paraId="348EA65E" w14:textId="77777777" w:rsidTr="004A5688">
        <w:tc>
          <w:tcPr>
            <w:tcW w:w="451" w:type="pct"/>
            <w:vMerge/>
          </w:tcPr>
          <w:p w14:paraId="3DE9FBCA" w14:textId="77777777" w:rsidR="009602AE" w:rsidRPr="002B58D6" w:rsidRDefault="009602AE" w:rsidP="007B6957">
            <w:pPr>
              <w:pStyle w:val="Paragraph"/>
              <w:spacing w:before="40" w:after="40"/>
              <w:rPr>
                <w:b/>
                <w:bCs/>
                <w:sz w:val="20"/>
                <w:szCs w:val="20"/>
              </w:rPr>
            </w:pPr>
          </w:p>
        </w:tc>
        <w:tc>
          <w:tcPr>
            <w:tcW w:w="950" w:type="pct"/>
          </w:tcPr>
          <w:p w14:paraId="546D3A71" w14:textId="77777777" w:rsidR="009602AE" w:rsidRPr="002B58D6" w:rsidRDefault="00526A29" w:rsidP="007B6957">
            <w:pPr>
              <w:pStyle w:val="Paragraph"/>
              <w:spacing w:before="40" w:after="40"/>
              <w:rPr>
                <w:sz w:val="20"/>
                <w:szCs w:val="20"/>
              </w:rPr>
            </w:pPr>
            <w:r w:rsidRPr="002B58D6">
              <w:rPr>
                <w:sz w:val="20"/>
                <w:szCs w:val="20"/>
              </w:rPr>
              <w:t>Liver and/or spleen size</w:t>
            </w:r>
          </w:p>
        </w:tc>
        <w:tc>
          <w:tcPr>
            <w:tcW w:w="962" w:type="pct"/>
          </w:tcPr>
          <w:p w14:paraId="7D67D484" w14:textId="77777777" w:rsidR="009602AE" w:rsidRPr="002B58D6" w:rsidRDefault="00526A29" w:rsidP="007B6957">
            <w:pPr>
              <w:pStyle w:val="Paragraph"/>
              <w:spacing w:before="40" w:after="40"/>
              <w:rPr>
                <w:sz w:val="20"/>
                <w:szCs w:val="20"/>
              </w:rPr>
            </w:pPr>
            <w:r w:rsidRPr="002B58D6">
              <w:rPr>
                <w:sz w:val="20"/>
                <w:szCs w:val="20"/>
              </w:rPr>
              <w:t>CR (see liver and spleen response table)</w:t>
            </w:r>
          </w:p>
        </w:tc>
        <w:tc>
          <w:tcPr>
            <w:tcW w:w="949" w:type="pct"/>
          </w:tcPr>
          <w:p w14:paraId="1350D97F" w14:textId="77777777" w:rsidR="009602AE" w:rsidRPr="002B58D6" w:rsidRDefault="00526A29" w:rsidP="007B6957">
            <w:pPr>
              <w:pStyle w:val="Paragraph"/>
              <w:spacing w:before="40" w:after="40"/>
              <w:rPr>
                <w:sz w:val="20"/>
                <w:szCs w:val="20"/>
              </w:rPr>
            </w:pPr>
            <w:r w:rsidRPr="002B58D6">
              <w:rPr>
                <w:sz w:val="20"/>
                <w:szCs w:val="20"/>
              </w:rPr>
              <w:t>PR (see liver and spleen response table)</w:t>
            </w:r>
          </w:p>
        </w:tc>
        <w:tc>
          <w:tcPr>
            <w:tcW w:w="888" w:type="pct"/>
          </w:tcPr>
          <w:p w14:paraId="1FB49543" w14:textId="77777777" w:rsidR="009602AE" w:rsidRPr="002B58D6" w:rsidRDefault="00526A29" w:rsidP="007B6957">
            <w:pPr>
              <w:pStyle w:val="Paragraph"/>
              <w:spacing w:before="40" w:after="40"/>
              <w:rPr>
                <w:sz w:val="20"/>
                <w:szCs w:val="20"/>
              </w:rPr>
            </w:pPr>
            <w:r w:rsidRPr="002B58D6">
              <w:rPr>
                <w:sz w:val="20"/>
                <w:szCs w:val="20"/>
              </w:rPr>
              <w:t>Progressive disease (see liver and spleen response table)</w:t>
            </w:r>
          </w:p>
        </w:tc>
        <w:tc>
          <w:tcPr>
            <w:tcW w:w="800" w:type="pct"/>
          </w:tcPr>
          <w:p w14:paraId="6DCEE0B0" w14:textId="77777777" w:rsidR="009602AE" w:rsidRPr="002B58D6" w:rsidRDefault="00526A29" w:rsidP="007B6957">
            <w:pPr>
              <w:pStyle w:val="Paragraph"/>
              <w:spacing w:before="40" w:after="40"/>
              <w:rPr>
                <w:sz w:val="20"/>
                <w:szCs w:val="20"/>
              </w:rPr>
            </w:pPr>
            <w:r w:rsidRPr="002B58D6">
              <w:rPr>
                <w:sz w:val="20"/>
                <w:szCs w:val="20"/>
              </w:rPr>
              <w:t>SD (see liver and spleen response table)</w:t>
            </w:r>
          </w:p>
        </w:tc>
      </w:tr>
      <w:tr w:rsidR="00CA657C" w14:paraId="2AF56EF8" w14:textId="77777777" w:rsidTr="004A5688">
        <w:tc>
          <w:tcPr>
            <w:tcW w:w="451" w:type="pct"/>
            <w:vMerge/>
          </w:tcPr>
          <w:p w14:paraId="5F912350" w14:textId="77777777" w:rsidR="009602AE" w:rsidRPr="002B58D6" w:rsidRDefault="009602AE" w:rsidP="007B6957">
            <w:pPr>
              <w:pStyle w:val="Paragraph"/>
              <w:spacing w:before="40" w:after="40"/>
              <w:rPr>
                <w:b/>
                <w:bCs/>
                <w:sz w:val="20"/>
                <w:szCs w:val="20"/>
              </w:rPr>
            </w:pPr>
          </w:p>
        </w:tc>
        <w:tc>
          <w:tcPr>
            <w:tcW w:w="950" w:type="pct"/>
          </w:tcPr>
          <w:p w14:paraId="5E04929F" w14:textId="77777777" w:rsidR="009602AE" w:rsidRPr="002B58D6" w:rsidRDefault="00526A29" w:rsidP="007B6957">
            <w:pPr>
              <w:pStyle w:val="Paragraph"/>
              <w:spacing w:before="40" w:after="40"/>
              <w:rPr>
                <w:sz w:val="20"/>
                <w:szCs w:val="20"/>
              </w:rPr>
            </w:pPr>
            <w:r w:rsidRPr="002B58D6">
              <w:rPr>
                <w:sz w:val="20"/>
                <w:szCs w:val="20"/>
              </w:rPr>
              <w:t>Constitutional symptoms</w:t>
            </w:r>
          </w:p>
        </w:tc>
        <w:tc>
          <w:tcPr>
            <w:tcW w:w="962" w:type="pct"/>
          </w:tcPr>
          <w:p w14:paraId="7079C071" w14:textId="77777777" w:rsidR="009602AE" w:rsidRPr="002B58D6" w:rsidRDefault="00526A29" w:rsidP="007B6957">
            <w:pPr>
              <w:pStyle w:val="Paragraph"/>
              <w:spacing w:before="40" w:after="40"/>
              <w:rPr>
                <w:sz w:val="20"/>
                <w:szCs w:val="20"/>
              </w:rPr>
            </w:pPr>
            <w:r w:rsidRPr="002B58D6">
              <w:rPr>
                <w:sz w:val="20"/>
                <w:szCs w:val="20"/>
              </w:rPr>
              <w:t>None</w:t>
            </w:r>
          </w:p>
        </w:tc>
        <w:tc>
          <w:tcPr>
            <w:tcW w:w="949" w:type="pct"/>
          </w:tcPr>
          <w:p w14:paraId="09D8915C" w14:textId="77777777" w:rsidR="009602AE" w:rsidRPr="002B58D6" w:rsidRDefault="00526A29" w:rsidP="007B6957">
            <w:pPr>
              <w:pStyle w:val="Paragraph"/>
              <w:spacing w:before="40" w:after="40"/>
              <w:rPr>
                <w:sz w:val="20"/>
                <w:szCs w:val="20"/>
              </w:rPr>
            </w:pPr>
            <w:r w:rsidRPr="002B58D6">
              <w:rPr>
                <w:sz w:val="20"/>
                <w:szCs w:val="20"/>
              </w:rPr>
              <w:t>Any</w:t>
            </w:r>
          </w:p>
        </w:tc>
        <w:tc>
          <w:tcPr>
            <w:tcW w:w="888" w:type="pct"/>
          </w:tcPr>
          <w:p w14:paraId="544D35E3" w14:textId="77777777" w:rsidR="009602AE" w:rsidRPr="002B58D6" w:rsidRDefault="00526A29" w:rsidP="007B6957">
            <w:pPr>
              <w:pStyle w:val="Paragraph"/>
              <w:spacing w:before="40" w:after="40"/>
              <w:rPr>
                <w:sz w:val="20"/>
                <w:szCs w:val="20"/>
              </w:rPr>
            </w:pPr>
            <w:r w:rsidRPr="002B58D6">
              <w:rPr>
                <w:sz w:val="20"/>
                <w:szCs w:val="20"/>
              </w:rPr>
              <w:t>Any</w:t>
            </w:r>
          </w:p>
        </w:tc>
        <w:tc>
          <w:tcPr>
            <w:tcW w:w="800" w:type="pct"/>
          </w:tcPr>
          <w:p w14:paraId="31191989" w14:textId="77777777" w:rsidR="009602AE" w:rsidRPr="002B58D6" w:rsidRDefault="00526A29" w:rsidP="007B6957">
            <w:pPr>
              <w:pStyle w:val="Paragraph"/>
              <w:spacing w:before="40" w:after="40"/>
              <w:rPr>
                <w:sz w:val="20"/>
                <w:szCs w:val="20"/>
              </w:rPr>
            </w:pPr>
            <w:r w:rsidRPr="002B58D6">
              <w:rPr>
                <w:sz w:val="20"/>
                <w:szCs w:val="20"/>
              </w:rPr>
              <w:t>Any</w:t>
            </w:r>
          </w:p>
        </w:tc>
      </w:tr>
      <w:tr w:rsidR="00CA657C" w14:paraId="016E260D" w14:textId="77777777" w:rsidTr="004A5688">
        <w:tc>
          <w:tcPr>
            <w:tcW w:w="451" w:type="pct"/>
            <w:vMerge/>
          </w:tcPr>
          <w:p w14:paraId="24AEDD89" w14:textId="77777777" w:rsidR="009602AE" w:rsidRPr="002B58D6" w:rsidRDefault="009602AE" w:rsidP="007B6957">
            <w:pPr>
              <w:pStyle w:val="Paragraph"/>
              <w:spacing w:before="40" w:after="40"/>
              <w:rPr>
                <w:b/>
                <w:bCs/>
                <w:sz w:val="20"/>
                <w:szCs w:val="20"/>
              </w:rPr>
            </w:pPr>
          </w:p>
        </w:tc>
        <w:tc>
          <w:tcPr>
            <w:tcW w:w="950" w:type="pct"/>
          </w:tcPr>
          <w:p w14:paraId="6375A882" w14:textId="77777777" w:rsidR="009602AE" w:rsidRPr="002B58D6" w:rsidRDefault="00526A29" w:rsidP="007B6957">
            <w:pPr>
              <w:pStyle w:val="Paragraph"/>
              <w:spacing w:before="40" w:after="40"/>
              <w:rPr>
                <w:sz w:val="20"/>
                <w:szCs w:val="20"/>
              </w:rPr>
            </w:pPr>
            <w:r w:rsidRPr="002B58D6">
              <w:rPr>
                <w:sz w:val="20"/>
                <w:szCs w:val="20"/>
              </w:rPr>
              <w:t>Circulating lymphocyte count</w:t>
            </w:r>
          </w:p>
        </w:tc>
        <w:tc>
          <w:tcPr>
            <w:tcW w:w="962" w:type="pct"/>
          </w:tcPr>
          <w:p w14:paraId="33CE77F7" w14:textId="77777777" w:rsidR="009602AE" w:rsidRPr="002B58D6" w:rsidRDefault="00526A29" w:rsidP="007B6957">
            <w:pPr>
              <w:pStyle w:val="Paragraph"/>
              <w:spacing w:before="40" w:after="40"/>
              <w:rPr>
                <w:sz w:val="20"/>
                <w:szCs w:val="20"/>
              </w:rPr>
            </w:pPr>
            <w:r w:rsidRPr="002B58D6">
              <w:rPr>
                <w:sz w:val="20"/>
                <w:szCs w:val="20"/>
              </w:rPr>
              <w:t>Normal</w:t>
            </w:r>
          </w:p>
        </w:tc>
        <w:tc>
          <w:tcPr>
            <w:tcW w:w="949" w:type="pct"/>
          </w:tcPr>
          <w:p w14:paraId="12DD186C" w14:textId="77777777" w:rsidR="009602AE" w:rsidRPr="002B58D6" w:rsidRDefault="00526A29" w:rsidP="007B6957">
            <w:pPr>
              <w:pStyle w:val="Paragraph"/>
              <w:spacing w:before="40" w:after="40"/>
              <w:rPr>
                <w:sz w:val="20"/>
                <w:szCs w:val="20"/>
              </w:rPr>
            </w:pPr>
            <w:r w:rsidRPr="002B58D6">
              <w:rPr>
                <w:sz w:val="20"/>
                <w:szCs w:val="20"/>
              </w:rPr>
              <w:t>Decrease ≥50% (from screening)</w:t>
            </w:r>
          </w:p>
        </w:tc>
        <w:tc>
          <w:tcPr>
            <w:tcW w:w="888" w:type="pct"/>
          </w:tcPr>
          <w:p w14:paraId="46FEAAF8" w14:textId="77777777" w:rsidR="009602AE" w:rsidRPr="002B58D6" w:rsidRDefault="00526A29" w:rsidP="007B6957">
            <w:pPr>
              <w:pStyle w:val="Paragraph"/>
              <w:spacing w:before="40" w:after="40"/>
              <w:rPr>
                <w:sz w:val="20"/>
                <w:szCs w:val="20"/>
              </w:rPr>
            </w:pPr>
            <w:r w:rsidRPr="002B58D6">
              <w:rPr>
                <w:sz w:val="20"/>
                <w:szCs w:val="20"/>
              </w:rPr>
              <w:t>Increase ≥50% (from nadir)</w:t>
            </w:r>
          </w:p>
        </w:tc>
        <w:tc>
          <w:tcPr>
            <w:tcW w:w="800" w:type="pct"/>
          </w:tcPr>
          <w:p w14:paraId="32F1CDBA" w14:textId="77777777" w:rsidR="009602AE" w:rsidRPr="002B58D6" w:rsidRDefault="00526A29" w:rsidP="007B6957">
            <w:pPr>
              <w:pStyle w:val="Paragraph"/>
              <w:spacing w:before="40" w:after="40"/>
              <w:rPr>
                <w:sz w:val="20"/>
                <w:szCs w:val="20"/>
              </w:rPr>
            </w:pPr>
            <w:r w:rsidRPr="002B58D6">
              <w:rPr>
                <w:sz w:val="20"/>
                <w:szCs w:val="20"/>
              </w:rPr>
              <w:t>Change of -49% to +49%</w:t>
            </w:r>
          </w:p>
        </w:tc>
      </w:tr>
      <w:tr w:rsidR="00CA657C" w14:paraId="1AAFD189" w14:textId="77777777" w:rsidTr="004A5688">
        <w:tc>
          <w:tcPr>
            <w:tcW w:w="451" w:type="pct"/>
            <w:vMerge w:val="restart"/>
          </w:tcPr>
          <w:p w14:paraId="79B66D27" w14:textId="77777777" w:rsidR="009602AE" w:rsidRPr="002B58D6" w:rsidRDefault="00526A29" w:rsidP="007B6957">
            <w:pPr>
              <w:pStyle w:val="Paragraph"/>
              <w:spacing w:before="40" w:after="40"/>
              <w:rPr>
                <w:b/>
                <w:bCs/>
                <w:sz w:val="20"/>
                <w:szCs w:val="20"/>
              </w:rPr>
            </w:pPr>
            <w:r w:rsidRPr="002B58D6">
              <w:rPr>
                <w:b/>
                <w:bCs/>
                <w:sz w:val="20"/>
                <w:szCs w:val="20"/>
              </w:rPr>
              <w:t>B</w:t>
            </w:r>
          </w:p>
        </w:tc>
        <w:tc>
          <w:tcPr>
            <w:tcW w:w="950" w:type="pct"/>
          </w:tcPr>
          <w:p w14:paraId="6686665B" w14:textId="77777777" w:rsidR="009602AE" w:rsidRPr="002B58D6" w:rsidRDefault="00526A29" w:rsidP="007B6957">
            <w:pPr>
              <w:pStyle w:val="Paragraph"/>
              <w:spacing w:before="40" w:after="40"/>
              <w:rPr>
                <w:sz w:val="20"/>
                <w:szCs w:val="20"/>
              </w:rPr>
            </w:pPr>
            <w:r w:rsidRPr="002B58D6">
              <w:rPr>
                <w:sz w:val="20"/>
                <w:szCs w:val="20"/>
              </w:rPr>
              <w:t>Platelet count</w:t>
            </w:r>
          </w:p>
        </w:tc>
        <w:tc>
          <w:tcPr>
            <w:tcW w:w="962" w:type="pct"/>
          </w:tcPr>
          <w:p w14:paraId="4D1199BC" w14:textId="77777777" w:rsidR="009602AE" w:rsidRPr="002B58D6" w:rsidRDefault="00526A29" w:rsidP="007B6957">
            <w:pPr>
              <w:pStyle w:val="Paragraph"/>
              <w:spacing w:before="40" w:after="40"/>
              <w:rPr>
                <w:sz w:val="20"/>
                <w:szCs w:val="20"/>
              </w:rPr>
            </w:pPr>
            <w:r w:rsidRPr="002B58D6">
              <w:rPr>
                <w:sz w:val="20"/>
                <w:szCs w:val="20"/>
              </w:rPr>
              <w:t>≥100 x 10</w:t>
            </w:r>
            <w:r w:rsidRPr="002B58D6">
              <w:rPr>
                <w:sz w:val="20"/>
                <w:szCs w:val="20"/>
                <w:vertAlign w:val="superscript"/>
              </w:rPr>
              <w:t>9</w:t>
            </w:r>
            <w:r w:rsidRPr="002B58D6">
              <w:rPr>
                <w:sz w:val="20"/>
                <w:szCs w:val="20"/>
              </w:rPr>
              <w:t>/L</w:t>
            </w:r>
          </w:p>
        </w:tc>
        <w:tc>
          <w:tcPr>
            <w:tcW w:w="949" w:type="pct"/>
          </w:tcPr>
          <w:p w14:paraId="3743919F" w14:textId="77777777" w:rsidR="009602AE" w:rsidRPr="002B58D6" w:rsidRDefault="00526A29" w:rsidP="007B6957">
            <w:pPr>
              <w:pStyle w:val="Paragraph"/>
              <w:spacing w:before="40" w:after="40"/>
              <w:rPr>
                <w:sz w:val="20"/>
                <w:szCs w:val="20"/>
              </w:rPr>
            </w:pPr>
            <w:r w:rsidRPr="002B58D6">
              <w:rPr>
                <w:sz w:val="20"/>
                <w:szCs w:val="20"/>
              </w:rPr>
              <w:t>≥100 x 10</w:t>
            </w:r>
            <w:r w:rsidRPr="002B58D6">
              <w:rPr>
                <w:sz w:val="20"/>
                <w:szCs w:val="20"/>
                <w:vertAlign w:val="superscript"/>
              </w:rPr>
              <w:t>9</w:t>
            </w:r>
            <w:r w:rsidRPr="002B58D6">
              <w:rPr>
                <w:sz w:val="20"/>
                <w:szCs w:val="20"/>
              </w:rPr>
              <w:t>/L or increase ≥50% over screening</w:t>
            </w:r>
          </w:p>
        </w:tc>
        <w:tc>
          <w:tcPr>
            <w:tcW w:w="888" w:type="pct"/>
          </w:tcPr>
          <w:p w14:paraId="36364FD0" w14:textId="77777777" w:rsidR="009602AE" w:rsidRPr="002B58D6" w:rsidRDefault="00526A29" w:rsidP="007B6957">
            <w:pPr>
              <w:pStyle w:val="Paragraph"/>
              <w:spacing w:before="40" w:after="40"/>
              <w:rPr>
                <w:sz w:val="20"/>
                <w:szCs w:val="20"/>
              </w:rPr>
            </w:pPr>
            <w:r w:rsidRPr="002B58D6">
              <w:rPr>
                <w:sz w:val="20"/>
                <w:szCs w:val="20"/>
              </w:rPr>
              <w:t>Decrease ≥50% (from screening secondary to CLL)</w:t>
            </w:r>
          </w:p>
        </w:tc>
        <w:tc>
          <w:tcPr>
            <w:tcW w:w="800" w:type="pct"/>
          </w:tcPr>
          <w:p w14:paraId="5CA0AA3D" w14:textId="77777777" w:rsidR="009602AE" w:rsidRPr="002B58D6" w:rsidRDefault="00526A29" w:rsidP="007B6957">
            <w:pPr>
              <w:pStyle w:val="Paragraph"/>
              <w:spacing w:before="40" w:after="40"/>
              <w:rPr>
                <w:sz w:val="20"/>
                <w:szCs w:val="20"/>
              </w:rPr>
            </w:pPr>
            <w:r w:rsidRPr="002B58D6">
              <w:rPr>
                <w:sz w:val="20"/>
                <w:szCs w:val="20"/>
              </w:rPr>
              <w:t>Change of -49% to +49%</w:t>
            </w:r>
          </w:p>
        </w:tc>
      </w:tr>
      <w:tr w:rsidR="00CA657C" w14:paraId="5135674D" w14:textId="77777777" w:rsidTr="004A5688">
        <w:tc>
          <w:tcPr>
            <w:tcW w:w="451" w:type="pct"/>
            <w:vMerge/>
          </w:tcPr>
          <w:p w14:paraId="66063368" w14:textId="77777777" w:rsidR="009602AE" w:rsidRPr="002B58D6" w:rsidRDefault="009602AE" w:rsidP="007B6957">
            <w:pPr>
              <w:pStyle w:val="Paragraph"/>
              <w:spacing w:before="40" w:after="40"/>
              <w:rPr>
                <w:sz w:val="20"/>
                <w:szCs w:val="20"/>
              </w:rPr>
            </w:pPr>
          </w:p>
        </w:tc>
        <w:tc>
          <w:tcPr>
            <w:tcW w:w="950" w:type="pct"/>
          </w:tcPr>
          <w:p w14:paraId="16EF174B" w14:textId="77777777" w:rsidR="009602AE" w:rsidRPr="002B58D6" w:rsidRDefault="00526A29" w:rsidP="007B6957">
            <w:pPr>
              <w:pStyle w:val="Paragraph"/>
              <w:spacing w:before="40" w:after="40"/>
              <w:rPr>
                <w:sz w:val="20"/>
                <w:szCs w:val="20"/>
              </w:rPr>
            </w:pPr>
            <w:r w:rsidRPr="002B58D6">
              <w:rPr>
                <w:sz w:val="20"/>
                <w:szCs w:val="20"/>
              </w:rPr>
              <w:t>Hemoglobin</w:t>
            </w:r>
          </w:p>
        </w:tc>
        <w:tc>
          <w:tcPr>
            <w:tcW w:w="962" w:type="pct"/>
          </w:tcPr>
          <w:p w14:paraId="6D5D4B0C" w14:textId="77777777" w:rsidR="009602AE" w:rsidRPr="002B58D6" w:rsidRDefault="00526A29" w:rsidP="007B6957">
            <w:pPr>
              <w:pStyle w:val="Paragraph"/>
              <w:spacing w:before="40" w:after="40"/>
              <w:rPr>
                <w:sz w:val="20"/>
                <w:szCs w:val="20"/>
              </w:rPr>
            </w:pPr>
            <w:r w:rsidRPr="002B58D6">
              <w:rPr>
                <w:sz w:val="20"/>
                <w:szCs w:val="20"/>
              </w:rPr>
              <w:t>≥11.0 g/dL (untransfused and without erythropoietin</w:t>
            </w:r>
          </w:p>
        </w:tc>
        <w:tc>
          <w:tcPr>
            <w:tcW w:w="949" w:type="pct"/>
          </w:tcPr>
          <w:p w14:paraId="2F14EB0B" w14:textId="77777777" w:rsidR="009602AE" w:rsidRPr="002B58D6" w:rsidRDefault="00526A29" w:rsidP="007B6957">
            <w:pPr>
              <w:pStyle w:val="Paragraph"/>
              <w:spacing w:before="40" w:after="40"/>
              <w:rPr>
                <w:sz w:val="20"/>
                <w:szCs w:val="20"/>
              </w:rPr>
            </w:pPr>
            <w:r w:rsidRPr="002B58D6">
              <w:rPr>
                <w:sz w:val="20"/>
                <w:szCs w:val="20"/>
              </w:rPr>
              <w:t>≥11.0 g/dL or increase ≥50% over screening</w:t>
            </w:r>
          </w:p>
        </w:tc>
        <w:tc>
          <w:tcPr>
            <w:tcW w:w="888" w:type="pct"/>
          </w:tcPr>
          <w:p w14:paraId="5089DD30" w14:textId="77777777" w:rsidR="009602AE" w:rsidRPr="002B58D6" w:rsidRDefault="00526A29" w:rsidP="007B6957">
            <w:pPr>
              <w:pStyle w:val="Paragraph"/>
              <w:spacing w:before="40" w:after="40"/>
              <w:rPr>
                <w:sz w:val="20"/>
                <w:szCs w:val="20"/>
              </w:rPr>
            </w:pPr>
            <w:r w:rsidRPr="002B58D6">
              <w:rPr>
                <w:sz w:val="20"/>
                <w:szCs w:val="20"/>
              </w:rPr>
              <w:t>Decrease ≥2 g/dL (from screening secondary to CLL)</w:t>
            </w:r>
          </w:p>
        </w:tc>
        <w:tc>
          <w:tcPr>
            <w:tcW w:w="800" w:type="pct"/>
          </w:tcPr>
          <w:p w14:paraId="53F74C42" w14:textId="77777777" w:rsidR="009602AE" w:rsidRPr="002B58D6" w:rsidRDefault="00526A29" w:rsidP="007B6957">
            <w:pPr>
              <w:pStyle w:val="Paragraph"/>
              <w:spacing w:before="40" w:after="40"/>
              <w:rPr>
                <w:sz w:val="20"/>
                <w:szCs w:val="20"/>
              </w:rPr>
            </w:pPr>
            <w:r w:rsidRPr="002B58D6">
              <w:rPr>
                <w:sz w:val="20"/>
                <w:szCs w:val="20"/>
              </w:rPr>
              <w:t xml:space="preserve">Increase &lt;11 g/dL or &lt;50% over screening or decrease &lt; 2 g/dL </w:t>
            </w:r>
          </w:p>
        </w:tc>
      </w:tr>
      <w:tr w:rsidR="00CA657C" w14:paraId="228DA0B6" w14:textId="77777777" w:rsidTr="004A5688">
        <w:tc>
          <w:tcPr>
            <w:tcW w:w="451" w:type="pct"/>
            <w:vMerge/>
          </w:tcPr>
          <w:p w14:paraId="08C8E153" w14:textId="77777777" w:rsidR="009602AE" w:rsidRPr="002B58D6" w:rsidRDefault="009602AE" w:rsidP="007B6957">
            <w:pPr>
              <w:pStyle w:val="Paragraph"/>
              <w:spacing w:before="40" w:after="40"/>
              <w:rPr>
                <w:sz w:val="20"/>
                <w:szCs w:val="20"/>
              </w:rPr>
            </w:pPr>
          </w:p>
        </w:tc>
        <w:tc>
          <w:tcPr>
            <w:tcW w:w="950" w:type="pct"/>
          </w:tcPr>
          <w:p w14:paraId="1D78D34B" w14:textId="77777777" w:rsidR="009602AE" w:rsidRPr="002B58D6" w:rsidRDefault="00526A29" w:rsidP="007B6957">
            <w:pPr>
              <w:pStyle w:val="Paragraph"/>
              <w:spacing w:before="40" w:after="40"/>
              <w:rPr>
                <w:sz w:val="20"/>
                <w:szCs w:val="20"/>
              </w:rPr>
            </w:pPr>
            <w:r w:rsidRPr="002B58D6">
              <w:rPr>
                <w:sz w:val="20"/>
                <w:szCs w:val="20"/>
              </w:rPr>
              <w:t>Marrow</w:t>
            </w:r>
          </w:p>
        </w:tc>
        <w:tc>
          <w:tcPr>
            <w:tcW w:w="962" w:type="pct"/>
          </w:tcPr>
          <w:p w14:paraId="3F4EA92E" w14:textId="77777777" w:rsidR="009602AE" w:rsidRPr="002B58D6" w:rsidRDefault="00526A29" w:rsidP="007B6957">
            <w:pPr>
              <w:pStyle w:val="Paragraph"/>
              <w:spacing w:before="40" w:after="40"/>
              <w:rPr>
                <w:sz w:val="20"/>
                <w:szCs w:val="20"/>
              </w:rPr>
            </w:pPr>
            <w:r w:rsidRPr="002B58D6">
              <w:rPr>
                <w:sz w:val="20"/>
                <w:szCs w:val="20"/>
              </w:rPr>
              <w:t>Normocellular, no CLL cells, no B-lymphoid nodules</w:t>
            </w:r>
          </w:p>
        </w:tc>
        <w:tc>
          <w:tcPr>
            <w:tcW w:w="949" w:type="pct"/>
          </w:tcPr>
          <w:p w14:paraId="47BD27BF" w14:textId="77777777" w:rsidR="009602AE" w:rsidRPr="002B58D6" w:rsidRDefault="00526A29" w:rsidP="007B6957">
            <w:pPr>
              <w:pStyle w:val="Paragraph"/>
              <w:spacing w:before="40" w:after="40"/>
              <w:rPr>
                <w:sz w:val="20"/>
                <w:szCs w:val="20"/>
              </w:rPr>
            </w:pPr>
            <w:r>
              <w:rPr>
                <w:sz w:val="20"/>
                <w:szCs w:val="20"/>
              </w:rPr>
              <w:t>Presence of CLL cells, or of B-lymphoid nodules or not performed</w:t>
            </w:r>
          </w:p>
        </w:tc>
        <w:tc>
          <w:tcPr>
            <w:tcW w:w="888" w:type="pct"/>
          </w:tcPr>
          <w:p w14:paraId="3EAAA2A7" w14:textId="77777777" w:rsidR="009602AE" w:rsidRPr="002B58D6" w:rsidRDefault="00526A29" w:rsidP="007B6957">
            <w:pPr>
              <w:pStyle w:val="Paragraph"/>
              <w:spacing w:before="40" w:after="40"/>
              <w:rPr>
                <w:sz w:val="20"/>
                <w:szCs w:val="20"/>
              </w:rPr>
            </w:pPr>
            <w:r w:rsidRPr="002B58D6">
              <w:rPr>
                <w:sz w:val="20"/>
                <w:szCs w:val="20"/>
              </w:rPr>
              <w:t>Increase of CLL cells by ≥50% on successive biopsies</w:t>
            </w:r>
          </w:p>
        </w:tc>
        <w:tc>
          <w:tcPr>
            <w:tcW w:w="800" w:type="pct"/>
          </w:tcPr>
          <w:p w14:paraId="332EB976" w14:textId="77777777" w:rsidR="009602AE" w:rsidRPr="002B58D6" w:rsidRDefault="00526A29" w:rsidP="007B6957">
            <w:pPr>
              <w:pStyle w:val="Paragraph"/>
              <w:spacing w:before="40" w:after="40"/>
              <w:rPr>
                <w:sz w:val="20"/>
                <w:szCs w:val="20"/>
              </w:rPr>
            </w:pPr>
            <w:r w:rsidRPr="002B58D6">
              <w:rPr>
                <w:sz w:val="20"/>
                <w:szCs w:val="20"/>
              </w:rPr>
              <w:t>No change in marrow infiltrate</w:t>
            </w:r>
          </w:p>
        </w:tc>
      </w:tr>
      <w:tr w:rsidR="00CA657C" w14:paraId="4F357F37" w14:textId="77777777" w:rsidTr="004A5688">
        <w:tc>
          <w:tcPr>
            <w:tcW w:w="451" w:type="pct"/>
            <w:vMerge/>
          </w:tcPr>
          <w:p w14:paraId="2E5B2C7A" w14:textId="77777777" w:rsidR="009602AE" w:rsidRPr="002B58D6" w:rsidRDefault="009602AE" w:rsidP="007B6957">
            <w:pPr>
              <w:pStyle w:val="Paragraph"/>
              <w:spacing w:before="40" w:after="40"/>
              <w:rPr>
                <w:sz w:val="20"/>
                <w:szCs w:val="20"/>
              </w:rPr>
            </w:pPr>
          </w:p>
        </w:tc>
        <w:tc>
          <w:tcPr>
            <w:tcW w:w="950" w:type="pct"/>
          </w:tcPr>
          <w:p w14:paraId="7AC60D4C" w14:textId="77777777" w:rsidR="009602AE" w:rsidRPr="002B58D6" w:rsidRDefault="00526A29" w:rsidP="007B6957">
            <w:pPr>
              <w:pStyle w:val="Paragraph"/>
              <w:spacing w:before="40" w:after="40"/>
              <w:rPr>
                <w:sz w:val="20"/>
                <w:szCs w:val="20"/>
              </w:rPr>
            </w:pPr>
            <w:r w:rsidRPr="002B58D6">
              <w:rPr>
                <w:sz w:val="20"/>
                <w:szCs w:val="20"/>
              </w:rPr>
              <w:t>Neutrophils</w:t>
            </w:r>
          </w:p>
        </w:tc>
        <w:tc>
          <w:tcPr>
            <w:tcW w:w="962" w:type="pct"/>
          </w:tcPr>
          <w:p w14:paraId="1AF919AB" w14:textId="77777777" w:rsidR="009602AE" w:rsidRPr="002B58D6" w:rsidRDefault="00526A29" w:rsidP="007B6957">
            <w:pPr>
              <w:pStyle w:val="Paragraph"/>
              <w:spacing w:before="40" w:after="40"/>
              <w:rPr>
                <w:sz w:val="20"/>
                <w:szCs w:val="20"/>
              </w:rPr>
            </w:pPr>
            <w:r w:rsidRPr="002B58D6">
              <w:rPr>
                <w:sz w:val="20"/>
                <w:szCs w:val="20"/>
              </w:rPr>
              <w:t>≥1.5 x 10</w:t>
            </w:r>
            <w:r w:rsidRPr="002B58D6">
              <w:rPr>
                <w:sz w:val="20"/>
                <w:szCs w:val="20"/>
                <w:vertAlign w:val="superscript"/>
              </w:rPr>
              <w:t>9</w:t>
            </w:r>
            <w:r w:rsidRPr="002B58D6">
              <w:rPr>
                <w:sz w:val="20"/>
                <w:szCs w:val="20"/>
              </w:rPr>
              <w:t>/L no exogenous growth factors)</w:t>
            </w:r>
          </w:p>
        </w:tc>
        <w:tc>
          <w:tcPr>
            <w:tcW w:w="949" w:type="pct"/>
          </w:tcPr>
          <w:p w14:paraId="615A6EBD" w14:textId="77777777" w:rsidR="009602AE" w:rsidRPr="002B58D6" w:rsidRDefault="00526A29" w:rsidP="007B6957">
            <w:pPr>
              <w:pStyle w:val="Paragraph"/>
              <w:spacing w:before="40" w:after="40"/>
              <w:rPr>
                <w:sz w:val="20"/>
                <w:szCs w:val="20"/>
              </w:rPr>
            </w:pPr>
            <w:r w:rsidRPr="002B58D6">
              <w:rPr>
                <w:sz w:val="20"/>
                <w:szCs w:val="20"/>
              </w:rPr>
              <w:t>Non-CR (Not meeting criteria for CR)</w:t>
            </w:r>
          </w:p>
        </w:tc>
        <w:tc>
          <w:tcPr>
            <w:tcW w:w="888" w:type="pct"/>
          </w:tcPr>
          <w:p w14:paraId="65573CA6" w14:textId="77777777" w:rsidR="009602AE" w:rsidRPr="002B58D6" w:rsidRDefault="00526A29" w:rsidP="007B6957">
            <w:pPr>
              <w:pStyle w:val="Paragraph"/>
              <w:spacing w:before="40" w:after="40"/>
              <w:rPr>
                <w:sz w:val="20"/>
                <w:szCs w:val="20"/>
              </w:rPr>
            </w:pPr>
            <w:r w:rsidRPr="002B58D6">
              <w:rPr>
                <w:sz w:val="20"/>
                <w:szCs w:val="20"/>
              </w:rPr>
              <w:t>Non-CR (Not meeting criteria for CR)</w:t>
            </w:r>
          </w:p>
        </w:tc>
        <w:tc>
          <w:tcPr>
            <w:tcW w:w="800" w:type="pct"/>
          </w:tcPr>
          <w:p w14:paraId="5EBE8D09" w14:textId="77777777" w:rsidR="009602AE" w:rsidRPr="002B58D6" w:rsidRDefault="00526A29" w:rsidP="007B6957">
            <w:pPr>
              <w:pStyle w:val="Paragraph"/>
              <w:spacing w:before="40" w:after="40"/>
              <w:rPr>
                <w:sz w:val="20"/>
                <w:szCs w:val="20"/>
              </w:rPr>
            </w:pPr>
            <w:r w:rsidRPr="002B58D6">
              <w:rPr>
                <w:sz w:val="20"/>
                <w:szCs w:val="20"/>
              </w:rPr>
              <w:t>Non-CR (Not meeting criteria for CR)</w:t>
            </w:r>
          </w:p>
        </w:tc>
      </w:tr>
      <w:tr w:rsidR="00CA657C" w14:paraId="221A4012" w14:textId="77777777" w:rsidTr="004A5688">
        <w:tc>
          <w:tcPr>
            <w:tcW w:w="5000" w:type="pct"/>
            <w:gridSpan w:val="6"/>
          </w:tcPr>
          <w:p w14:paraId="525E3EDD" w14:textId="77777777" w:rsidR="009602AE" w:rsidRPr="00465A9D" w:rsidRDefault="00526A29" w:rsidP="00465A9D">
            <w:pPr>
              <w:pStyle w:val="TableFootnote"/>
              <w:ind w:left="0"/>
              <w:rPr>
                <w:sz w:val="18"/>
                <w:szCs w:val="18"/>
              </w:rPr>
            </w:pPr>
            <w:r w:rsidRPr="00465A9D">
              <w:rPr>
                <w:sz w:val="18"/>
                <w:szCs w:val="18"/>
              </w:rPr>
              <w:t>CLL=chronic lymphocytic leukemia; CR=complete response/remission; iwCLL=International Workshop on Chronic Lymphocytic Leukemia; PR=partial response/remission; PRL=partial response/remission without lymphocytosis; SD=stable disease.</w:t>
            </w:r>
          </w:p>
          <w:p w14:paraId="049E94FB" w14:textId="77777777" w:rsidR="009602AE" w:rsidRPr="00465A9D" w:rsidRDefault="00526A29" w:rsidP="00465A9D">
            <w:pPr>
              <w:pStyle w:val="TableFootnote"/>
              <w:ind w:left="0"/>
              <w:rPr>
                <w:sz w:val="18"/>
                <w:szCs w:val="18"/>
              </w:rPr>
            </w:pPr>
            <w:r w:rsidRPr="00465A9D">
              <w:rPr>
                <w:sz w:val="18"/>
                <w:szCs w:val="18"/>
              </w:rPr>
              <w:t>a.</w:t>
            </w:r>
            <w:r w:rsidRPr="00465A9D">
              <w:rPr>
                <w:rFonts w:hint="eastAsia"/>
                <w:sz w:val="18"/>
                <w:szCs w:val="18"/>
              </w:rPr>
              <w:t xml:space="preserve"> To achieve CR, neutrophils should be normal (</w:t>
            </w:r>
            <w:r w:rsidRPr="00465A9D">
              <w:rPr>
                <w:rFonts w:hint="eastAsia"/>
                <w:sz w:val="18"/>
                <w:szCs w:val="18"/>
              </w:rPr>
              <w:t>≥</w:t>
            </w:r>
            <w:r w:rsidRPr="00465A9D">
              <w:rPr>
                <w:rFonts w:hint="eastAsia"/>
                <w:sz w:val="18"/>
                <w:szCs w:val="18"/>
              </w:rPr>
              <w:t>1.5 x 10</w:t>
            </w:r>
            <w:r w:rsidRPr="00465A9D">
              <w:rPr>
                <w:sz w:val="18"/>
                <w:szCs w:val="18"/>
                <w:vertAlign w:val="superscript"/>
              </w:rPr>
              <w:t>9</w:t>
            </w:r>
            <w:r w:rsidRPr="00465A9D">
              <w:rPr>
                <w:rFonts w:hint="eastAsia"/>
                <w:sz w:val="18"/>
                <w:szCs w:val="18"/>
              </w:rPr>
              <w:t>/L with no exogenous growth factors)</w:t>
            </w:r>
          </w:p>
          <w:p w14:paraId="52C61BDA" w14:textId="77777777" w:rsidR="009602AE" w:rsidRPr="00465A9D" w:rsidRDefault="00526A29" w:rsidP="00465A9D">
            <w:pPr>
              <w:pStyle w:val="TableFootnote"/>
              <w:ind w:left="0"/>
              <w:rPr>
                <w:sz w:val="18"/>
                <w:szCs w:val="18"/>
              </w:rPr>
            </w:pPr>
            <w:r w:rsidRPr="00465A9D">
              <w:rPr>
                <w:sz w:val="18"/>
                <w:szCs w:val="18"/>
              </w:rPr>
              <w:t>b. If all other criteria for PR or better are met, but the lymphocyte count is stable or increased from baseline, the overall response will be PRL.</w:t>
            </w:r>
          </w:p>
          <w:p w14:paraId="15275CA7" w14:textId="079C972A" w:rsidR="009602AE" w:rsidRPr="00465A9D" w:rsidRDefault="00526A29" w:rsidP="00465A9D">
            <w:pPr>
              <w:pStyle w:val="TableFootnote"/>
              <w:ind w:left="0"/>
              <w:rPr>
                <w:sz w:val="18"/>
                <w:szCs w:val="18"/>
              </w:rPr>
            </w:pPr>
            <w:r w:rsidRPr="00465A9D">
              <w:rPr>
                <w:sz w:val="18"/>
                <w:szCs w:val="18"/>
              </w:rPr>
              <w:t xml:space="preserve">Table adapted from iwCLL Criteria 2018 </w:t>
            </w:r>
            <w:r w:rsidR="00B16DC4">
              <w:rPr>
                <w:sz w:val="18"/>
                <w:szCs w:val="18"/>
              </w:rPr>
              <w:t>[Hallek, M., et al 2018]</w:t>
            </w:r>
            <w:r w:rsidRPr="00465A9D">
              <w:rPr>
                <w:sz w:val="18"/>
                <w:szCs w:val="18"/>
              </w:rPr>
              <w:t>.</w:t>
            </w:r>
          </w:p>
        </w:tc>
      </w:tr>
      <w:bookmarkEnd w:id="4004"/>
    </w:tbl>
    <w:p w14:paraId="6418BE5D" w14:textId="77777777" w:rsidR="0074605C" w:rsidRDefault="0074605C" w:rsidP="00884683">
      <w:pPr>
        <w:pStyle w:val="ListEnd"/>
        <w:rPr>
          <w:rFonts w:eastAsiaTheme="minorHAnsi"/>
        </w:rPr>
      </w:pPr>
    </w:p>
    <w:p w14:paraId="244BEF19" w14:textId="77777777" w:rsidR="007F368D" w:rsidRPr="008F5E7E" w:rsidRDefault="00B65253" w:rsidP="007B6957">
      <w:pPr>
        <w:pStyle w:val="Heading2"/>
        <w:keepNext w:val="0"/>
        <w:keepLines w:val="0"/>
        <w:pageBreakBefore/>
      </w:pPr>
      <w:bookmarkStart w:id="4136" w:name="_Toc212097173"/>
      <w:bookmarkStart w:id="4137" w:name="_Ref100135804"/>
      <w:bookmarkStart w:id="4138" w:name="_Toc140132600"/>
      <w:r>
        <w:t>Appendix</w:t>
      </w:r>
      <w:r w:rsidR="00164D80">
        <w:t xml:space="preserve"> 11: iwCLL Criteria for Assessment of Hematologic Toxicities in CLL Participants</w:t>
      </w:r>
      <w:bookmarkEnd w:id="4136"/>
      <w:bookmarkEnd w:id="4138"/>
    </w:p>
    <w:p w14:paraId="1020487C" w14:textId="7803E08E" w:rsidR="007F368D" w:rsidRPr="008F5E7E" w:rsidRDefault="00526A29" w:rsidP="00884683">
      <w:pPr>
        <w:pStyle w:val="Paragraph"/>
      </w:pPr>
      <w:r w:rsidRPr="008F5E7E">
        <w:t>In participants with CLL, hematologic toxicities will be assessed according to the following table (</w:t>
      </w:r>
      <w:r w:rsidR="00B16DC4" w:rsidRPr="00B16DC4">
        <w:rPr>
          <w:bCs/>
          <w:szCs w:val="20"/>
        </w:rPr>
        <w:t xml:space="preserve">Table </w:t>
      </w:r>
      <w:del w:id="4139" w:author="Powell, Deana" w:date="2026-03-05T15:34:00Z" w16du:dateUtc="2026-03-05T20:34:00Z">
        <w:r w:rsidR="00B55DCA">
          <w:rPr>
            <w:noProof/>
          </w:rPr>
          <w:delText>41</w:delText>
        </w:r>
      </w:del>
      <w:ins w:id="4140" w:author="Powell, Deana" w:date="2026-03-05T15:34:00Z" w16du:dateUtc="2026-03-05T20:34:00Z">
        <w:r w:rsidR="00B16DC4">
          <w:rPr>
            <w:noProof/>
          </w:rPr>
          <w:t>42</w:t>
        </w:r>
      </w:ins>
      <w:r w:rsidRPr="008F5E7E">
        <w:t xml:space="preserve">), based on the iwCLL Guidelines </w:t>
      </w:r>
      <w:r w:rsidR="00B16DC4">
        <w:t>[Hallek, M., et al 2018]</w:t>
      </w:r>
      <w:r w:rsidRPr="008F5E7E">
        <w:t>.</w:t>
      </w:r>
    </w:p>
    <w:p w14:paraId="41896B94" w14:textId="47CA8CD0" w:rsidR="007F368D" w:rsidRPr="008F5E7E" w:rsidRDefault="00526A29" w:rsidP="007F368D">
      <w:pPr>
        <w:pStyle w:val="Caption"/>
      </w:pPr>
      <w:bookmarkStart w:id="4141" w:name="_Ref82769381"/>
      <w:bookmarkStart w:id="4142" w:name="_Toc212022280"/>
      <w:bookmarkStart w:id="4143" w:name="_Toc140132648"/>
      <w:r w:rsidRPr="008F5E7E">
        <w:t xml:space="preserve">Table </w:t>
      </w:r>
      <w:del w:id="4144" w:author="Powell, Deana" w:date="2026-03-05T15:34:00Z" w16du:dateUtc="2026-03-05T20:34:00Z">
        <w:r w:rsidR="00B55DCA">
          <w:rPr>
            <w:noProof/>
          </w:rPr>
          <w:delText>41</w:delText>
        </w:r>
      </w:del>
      <w:ins w:id="4145" w:author="Powell, Deana" w:date="2026-03-05T15:34:00Z" w16du:dateUtc="2026-03-05T20:34:00Z">
        <w:r w:rsidR="00B16DC4">
          <w:rPr>
            <w:noProof/>
          </w:rPr>
          <w:t>42</w:t>
        </w:r>
      </w:ins>
      <w:bookmarkEnd w:id="4141"/>
      <w:r w:rsidRPr="008F5E7E">
        <w:tab/>
        <w:t>Chronic Lymphocytic Leukemia Hematologic Toxicity</w:t>
      </w:r>
      <w:bookmarkEnd w:id="4142"/>
      <w:bookmarkEnd w:id="4143"/>
    </w:p>
    <w:tbl>
      <w:tblPr>
        <w:tblStyle w:val="TableGrid"/>
        <w:tblW w:w="5000" w:type="pct"/>
        <w:tblLook w:val="04A0" w:firstRow="1" w:lastRow="0" w:firstColumn="1" w:lastColumn="0" w:noHBand="0" w:noVBand="1"/>
      </w:tblPr>
      <w:tblGrid>
        <w:gridCol w:w="1823"/>
        <w:gridCol w:w="3914"/>
        <w:gridCol w:w="3253"/>
      </w:tblGrid>
      <w:tr w:rsidR="00CA657C" w14:paraId="1C178FBF" w14:textId="77777777" w:rsidTr="004A5688">
        <w:trPr>
          <w:tblHeader/>
        </w:trPr>
        <w:tc>
          <w:tcPr>
            <w:tcW w:w="1014" w:type="pct"/>
          </w:tcPr>
          <w:p w14:paraId="4FF0DEE3" w14:textId="77777777" w:rsidR="007F368D" w:rsidRPr="008F5E7E" w:rsidRDefault="00526A29" w:rsidP="007B6957">
            <w:pPr>
              <w:spacing w:before="40" w:after="40"/>
              <w:jc w:val="center"/>
              <w:rPr>
                <w:b/>
                <w:color w:val="000000"/>
                <w:sz w:val="20"/>
                <w:szCs w:val="20"/>
              </w:rPr>
            </w:pPr>
            <w:r w:rsidRPr="008F5E7E">
              <w:rPr>
                <w:b/>
                <w:color w:val="000000"/>
                <w:sz w:val="20"/>
                <w:szCs w:val="20"/>
              </w:rPr>
              <w:t>Grade</w:t>
            </w:r>
            <w:r w:rsidRPr="008F5E7E">
              <w:rPr>
                <w:b/>
                <w:color w:val="000000"/>
                <w:sz w:val="20"/>
                <w:szCs w:val="20"/>
                <w:vertAlign w:val="superscript"/>
              </w:rPr>
              <w:t>a</w:t>
            </w:r>
          </w:p>
        </w:tc>
        <w:tc>
          <w:tcPr>
            <w:tcW w:w="2177" w:type="pct"/>
          </w:tcPr>
          <w:p w14:paraId="66A3874D" w14:textId="77777777" w:rsidR="007F368D" w:rsidRPr="008F5E7E" w:rsidRDefault="00526A29" w:rsidP="007B6957">
            <w:pPr>
              <w:spacing w:before="40" w:after="40"/>
              <w:jc w:val="center"/>
              <w:rPr>
                <w:b/>
                <w:color w:val="000000"/>
                <w:sz w:val="20"/>
                <w:szCs w:val="20"/>
              </w:rPr>
            </w:pPr>
            <w:r w:rsidRPr="008F5E7E">
              <w:rPr>
                <w:b/>
                <w:color w:val="000000"/>
                <w:sz w:val="20"/>
                <w:szCs w:val="20"/>
              </w:rPr>
              <w:t>Decrease in Platelets</w:t>
            </w:r>
            <w:r w:rsidRPr="008F5E7E">
              <w:rPr>
                <w:b/>
                <w:color w:val="000000"/>
                <w:sz w:val="20"/>
                <w:szCs w:val="20"/>
                <w:vertAlign w:val="superscript"/>
              </w:rPr>
              <w:t>b</w:t>
            </w:r>
            <w:r w:rsidRPr="008F5E7E">
              <w:rPr>
                <w:b/>
                <w:color w:val="000000"/>
                <w:sz w:val="20"/>
                <w:szCs w:val="20"/>
              </w:rPr>
              <w:t xml:space="preserve"> or Hemoglobin</w:t>
            </w:r>
            <w:r w:rsidRPr="008F5E7E">
              <w:rPr>
                <w:b/>
                <w:color w:val="000000"/>
                <w:sz w:val="20"/>
                <w:szCs w:val="20"/>
                <w:vertAlign w:val="superscript"/>
              </w:rPr>
              <w:t>c</w:t>
            </w:r>
            <w:r w:rsidRPr="008F5E7E">
              <w:rPr>
                <w:b/>
                <w:color w:val="000000"/>
                <w:sz w:val="20"/>
                <w:szCs w:val="20"/>
              </w:rPr>
              <w:t xml:space="preserve"> (Nadir) From </w:t>
            </w:r>
            <w:r w:rsidR="004E1D43">
              <w:rPr>
                <w:b/>
                <w:color w:val="000000"/>
                <w:sz w:val="20"/>
                <w:szCs w:val="20"/>
              </w:rPr>
              <w:t>Baseline</w:t>
            </w:r>
            <w:r w:rsidRPr="008F5E7E">
              <w:rPr>
                <w:b/>
                <w:color w:val="000000"/>
                <w:sz w:val="20"/>
                <w:szCs w:val="20"/>
              </w:rPr>
              <w:t xml:space="preserve"> Value (%)</w:t>
            </w:r>
          </w:p>
        </w:tc>
        <w:tc>
          <w:tcPr>
            <w:tcW w:w="1809" w:type="pct"/>
          </w:tcPr>
          <w:p w14:paraId="2A8A70D6" w14:textId="77777777" w:rsidR="007F368D" w:rsidRPr="008F5E7E" w:rsidRDefault="00526A29" w:rsidP="007B6957">
            <w:pPr>
              <w:spacing w:before="40" w:after="40"/>
              <w:jc w:val="center"/>
              <w:rPr>
                <w:b/>
                <w:color w:val="000000"/>
                <w:sz w:val="20"/>
                <w:szCs w:val="20"/>
              </w:rPr>
            </w:pPr>
            <w:r w:rsidRPr="008F5E7E">
              <w:rPr>
                <w:b/>
                <w:color w:val="000000"/>
                <w:sz w:val="20"/>
                <w:szCs w:val="20"/>
              </w:rPr>
              <w:t>Absolute Neutrophil Count (</w:t>
            </w:r>
            <w:r w:rsidR="00CB748B">
              <w:rPr>
                <w:b/>
                <w:color w:val="000000"/>
                <w:sz w:val="20"/>
                <w:szCs w:val="20"/>
              </w:rPr>
              <w:t>µ</w:t>
            </w:r>
            <w:r w:rsidRPr="008F5E7E">
              <w:rPr>
                <w:b/>
                <w:color w:val="000000"/>
                <w:sz w:val="20"/>
                <w:szCs w:val="20"/>
              </w:rPr>
              <w:t>/L) (Nadir)</w:t>
            </w:r>
            <w:r w:rsidRPr="008F5E7E">
              <w:rPr>
                <w:b/>
                <w:color w:val="000000"/>
                <w:sz w:val="20"/>
                <w:szCs w:val="20"/>
                <w:vertAlign w:val="superscript"/>
              </w:rPr>
              <w:t>d</w:t>
            </w:r>
          </w:p>
        </w:tc>
      </w:tr>
      <w:tr w:rsidR="00CA657C" w14:paraId="2D0E5A0B" w14:textId="77777777" w:rsidTr="004A5688">
        <w:trPr>
          <w:trHeight w:val="173"/>
        </w:trPr>
        <w:tc>
          <w:tcPr>
            <w:tcW w:w="1014" w:type="pct"/>
          </w:tcPr>
          <w:p w14:paraId="4EF2493C" w14:textId="77777777" w:rsidR="007F368D" w:rsidRPr="008F5E7E" w:rsidRDefault="00526A29" w:rsidP="007B6957">
            <w:pPr>
              <w:spacing w:before="40" w:after="40"/>
              <w:jc w:val="center"/>
              <w:rPr>
                <w:sz w:val="20"/>
                <w:szCs w:val="20"/>
              </w:rPr>
            </w:pPr>
            <w:r w:rsidRPr="008F5E7E">
              <w:rPr>
                <w:sz w:val="20"/>
                <w:szCs w:val="20"/>
              </w:rPr>
              <w:t>0</w:t>
            </w:r>
          </w:p>
        </w:tc>
        <w:tc>
          <w:tcPr>
            <w:tcW w:w="2177" w:type="pct"/>
          </w:tcPr>
          <w:p w14:paraId="3FF05B23" w14:textId="77777777" w:rsidR="007F368D" w:rsidRPr="008F5E7E" w:rsidRDefault="00526A29" w:rsidP="007B6957">
            <w:pPr>
              <w:spacing w:before="40" w:after="40"/>
              <w:jc w:val="center"/>
              <w:rPr>
                <w:sz w:val="20"/>
                <w:szCs w:val="20"/>
              </w:rPr>
            </w:pPr>
            <w:r w:rsidRPr="008F5E7E">
              <w:rPr>
                <w:sz w:val="20"/>
                <w:szCs w:val="20"/>
              </w:rPr>
              <w:t>No change to 10</w:t>
            </w:r>
          </w:p>
        </w:tc>
        <w:tc>
          <w:tcPr>
            <w:tcW w:w="1809" w:type="pct"/>
          </w:tcPr>
          <w:p w14:paraId="02E52D7A" w14:textId="77777777" w:rsidR="007F368D" w:rsidRPr="008F5E7E" w:rsidRDefault="00526A29" w:rsidP="007B6957">
            <w:pPr>
              <w:spacing w:before="40" w:after="40"/>
              <w:jc w:val="center"/>
              <w:rPr>
                <w:sz w:val="20"/>
                <w:szCs w:val="20"/>
              </w:rPr>
            </w:pPr>
            <w:r w:rsidRPr="008F5E7E">
              <w:rPr>
                <w:sz w:val="20"/>
                <w:szCs w:val="20"/>
              </w:rPr>
              <w:t>≥2000</w:t>
            </w:r>
          </w:p>
        </w:tc>
      </w:tr>
      <w:tr w:rsidR="00CA657C" w14:paraId="5B117D82" w14:textId="77777777" w:rsidTr="004A5688">
        <w:tc>
          <w:tcPr>
            <w:tcW w:w="1014" w:type="pct"/>
          </w:tcPr>
          <w:p w14:paraId="1AA11EBC" w14:textId="77777777" w:rsidR="007F368D" w:rsidRPr="008F5E7E" w:rsidRDefault="00526A29" w:rsidP="007B6957">
            <w:pPr>
              <w:spacing w:before="40" w:after="40"/>
              <w:jc w:val="center"/>
              <w:rPr>
                <w:sz w:val="20"/>
                <w:szCs w:val="20"/>
              </w:rPr>
            </w:pPr>
            <w:r w:rsidRPr="008F5E7E">
              <w:rPr>
                <w:sz w:val="20"/>
                <w:szCs w:val="20"/>
              </w:rPr>
              <w:t>1</w:t>
            </w:r>
          </w:p>
        </w:tc>
        <w:tc>
          <w:tcPr>
            <w:tcW w:w="2177" w:type="pct"/>
          </w:tcPr>
          <w:p w14:paraId="3224C865" w14:textId="77777777" w:rsidR="007F368D" w:rsidRPr="008F5E7E" w:rsidRDefault="00526A29" w:rsidP="007B6957">
            <w:pPr>
              <w:spacing w:before="40" w:after="40"/>
              <w:jc w:val="center"/>
              <w:rPr>
                <w:sz w:val="20"/>
                <w:szCs w:val="20"/>
              </w:rPr>
            </w:pPr>
            <w:r w:rsidRPr="008F5E7E">
              <w:rPr>
                <w:sz w:val="20"/>
                <w:szCs w:val="20"/>
              </w:rPr>
              <w:t>11 to 24</w:t>
            </w:r>
          </w:p>
        </w:tc>
        <w:tc>
          <w:tcPr>
            <w:tcW w:w="1809" w:type="pct"/>
          </w:tcPr>
          <w:p w14:paraId="4828AA13" w14:textId="77777777" w:rsidR="007F368D" w:rsidRPr="008F5E7E" w:rsidRDefault="00526A29" w:rsidP="007B6957">
            <w:pPr>
              <w:spacing w:before="40" w:after="40"/>
              <w:jc w:val="center"/>
              <w:rPr>
                <w:sz w:val="20"/>
                <w:szCs w:val="20"/>
              </w:rPr>
            </w:pPr>
            <w:r w:rsidRPr="008F5E7E">
              <w:rPr>
                <w:sz w:val="20"/>
                <w:szCs w:val="20"/>
              </w:rPr>
              <w:t>≥1500 and &lt;2000</w:t>
            </w:r>
          </w:p>
        </w:tc>
      </w:tr>
      <w:tr w:rsidR="00CA657C" w14:paraId="4DCF7E10" w14:textId="77777777" w:rsidTr="004A5688">
        <w:tc>
          <w:tcPr>
            <w:tcW w:w="1014" w:type="pct"/>
          </w:tcPr>
          <w:p w14:paraId="4908BF90" w14:textId="77777777" w:rsidR="007F368D" w:rsidRPr="008F5E7E" w:rsidRDefault="00526A29" w:rsidP="007B6957">
            <w:pPr>
              <w:spacing w:before="40" w:after="40"/>
              <w:jc w:val="center"/>
              <w:rPr>
                <w:sz w:val="20"/>
                <w:szCs w:val="20"/>
              </w:rPr>
            </w:pPr>
            <w:r w:rsidRPr="008F5E7E">
              <w:rPr>
                <w:sz w:val="20"/>
                <w:szCs w:val="20"/>
              </w:rPr>
              <w:t>2</w:t>
            </w:r>
          </w:p>
        </w:tc>
        <w:tc>
          <w:tcPr>
            <w:tcW w:w="2177" w:type="pct"/>
          </w:tcPr>
          <w:p w14:paraId="6FA9E142" w14:textId="77777777" w:rsidR="007F368D" w:rsidRPr="008F5E7E" w:rsidRDefault="00526A29" w:rsidP="007B6957">
            <w:pPr>
              <w:spacing w:before="40" w:after="40"/>
              <w:jc w:val="center"/>
              <w:rPr>
                <w:sz w:val="20"/>
                <w:szCs w:val="20"/>
              </w:rPr>
            </w:pPr>
            <w:r w:rsidRPr="008F5E7E">
              <w:rPr>
                <w:sz w:val="20"/>
                <w:szCs w:val="20"/>
              </w:rPr>
              <w:t>25 to 49</w:t>
            </w:r>
          </w:p>
        </w:tc>
        <w:tc>
          <w:tcPr>
            <w:tcW w:w="1809" w:type="pct"/>
          </w:tcPr>
          <w:p w14:paraId="63339B08" w14:textId="77777777" w:rsidR="007F368D" w:rsidRPr="008F5E7E" w:rsidRDefault="00526A29" w:rsidP="007B6957">
            <w:pPr>
              <w:spacing w:before="40" w:after="40"/>
              <w:jc w:val="center"/>
              <w:rPr>
                <w:sz w:val="20"/>
                <w:szCs w:val="20"/>
              </w:rPr>
            </w:pPr>
            <w:r w:rsidRPr="008F5E7E">
              <w:rPr>
                <w:sz w:val="20"/>
                <w:szCs w:val="20"/>
              </w:rPr>
              <w:t>≥1000 and &lt;1500</w:t>
            </w:r>
          </w:p>
        </w:tc>
      </w:tr>
      <w:tr w:rsidR="00CA657C" w14:paraId="2FA95DC8" w14:textId="77777777" w:rsidTr="004A5688">
        <w:tc>
          <w:tcPr>
            <w:tcW w:w="1014" w:type="pct"/>
          </w:tcPr>
          <w:p w14:paraId="2C2404D4" w14:textId="77777777" w:rsidR="007F368D" w:rsidRPr="008F5E7E" w:rsidRDefault="00526A29" w:rsidP="007B6957">
            <w:pPr>
              <w:spacing w:before="40" w:after="40"/>
              <w:jc w:val="center"/>
              <w:rPr>
                <w:sz w:val="20"/>
                <w:szCs w:val="20"/>
              </w:rPr>
            </w:pPr>
            <w:r w:rsidRPr="008F5E7E">
              <w:rPr>
                <w:sz w:val="20"/>
                <w:szCs w:val="20"/>
              </w:rPr>
              <w:t>3</w:t>
            </w:r>
          </w:p>
        </w:tc>
        <w:tc>
          <w:tcPr>
            <w:tcW w:w="2177" w:type="pct"/>
          </w:tcPr>
          <w:p w14:paraId="7CDA0AC2" w14:textId="77777777" w:rsidR="007F368D" w:rsidRPr="008F5E7E" w:rsidRDefault="00526A29" w:rsidP="007B6957">
            <w:pPr>
              <w:spacing w:before="40" w:after="40"/>
              <w:jc w:val="center"/>
              <w:rPr>
                <w:sz w:val="20"/>
                <w:szCs w:val="20"/>
              </w:rPr>
            </w:pPr>
            <w:r w:rsidRPr="008F5E7E">
              <w:rPr>
                <w:sz w:val="20"/>
                <w:szCs w:val="20"/>
              </w:rPr>
              <w:t>50 to 74</w:t>
            </w:r>
          </w:p>
        </w:tc>
        <w:tc>
          <w:tcPr>
            <w:tcW w:w="1809" w:type="pct"/>
          </w:tcPr>
          <w:p w14:paraId="53DBBB32" w14:textId="77777777" w:rsidR="007F368D" w:rsidRPr="008F5E7E" w:rsidRDefault="00526A29" w:rsidP="007B6957">
            <w:pPr>
              <w:spacing w:before="40" w:after="40"/>
              <w:jc w:val="center"/>
              <w:rPr>
                <w:sz w:val="20"/>
                <w:szCs w:val="20"/>
              </w:rPr>
            </w:pPr>
            <w:r w:rsidRPr="008F5E7E">
              <w:rPr>
                <w:sz w:val="20"/>
                <w:szCs w:val="20"/>
              </w:rPr>
              <w:t>≥500 and &lt;1000</w:t>
            </w:r>
          </w:p>
        </w:tc>
      </w:tr>
      <w:tr w:rsidR="00CA657C" w14:paraId="7CB86DAF" w14:textId="77777777" w:rsidTr="004A5688">
        <w:tc>
          <w:tcPr>
            <w:tcW w:w="1014" w:type="pct"/>
          </w:tcPr>
          <w:p w14:paraId="0F7F9BB9" w14:textId="77777777" w:rsidR="007F368D" w:rsidRPr="008F5E7E" w:rsidRDefault="00526A29" w:rsidP="007B6957">
            <w:pPr>
              <w:spacing w:before="40" w:after="40"/>
              <w:jc w:val="center"/>
              <w:rPr>
                <w:sz w:val="20"/>
                <w:szCs w:val="20"/>
              </w:rPr>
            </w:pPr>
            <w:r w:rsidRPr="008F5E7E">
              <w:rPr>
                <w:sz w:val="20"/>
                <w:szCs w:val="20"/>
              </w:rPr>
              <w:t>4</w:t>
            </w:r>
          </w:p>
        </w:tc>
        <w:tc>
          <w:tcPr>
            <w:tcW w:w="2177" w:type="pct"/>
          </w:tcPr>
          <w:p w14:paraId="2D85C86C" w14:textId="77777777" w:rsidR="007F368D" w:rsidRPr="008F5E7E" w:rsidRDefault="00526A29" w:rsidP="007B6957">
            <w:pPr>
              <w:spacing w:before="40" w:after="40"/>
              <w:jc w:val="center"/>
              <w:rPr>
                <w:sz w:val="20"/>
                <w:szCs w:val="20"/>
              </w:rPr>
            </w:pPr>
            <w:r w:rsidRPr="008F5E7E">
              <w:rPr>
                <w:sz w:val="20"/>
                <w:szCs w:val="20"/>
              </w:rPr>
              <w:t>≥75</w:t>
            </w:r>
          </w:p>
        </w:tc>
        <w:tc>
          <w:tcPr>
            <w:tcW w:w="1809" w:type="pct"/>
          </w:tcPr>
          <w:p w14:paraId="0066A444" w14:textId="77777777" w:rsidR="007F368D" w:rsidRPr="008F5E7E" w:rsidRDefault="00526A29" w:rsidP="007B6957">
            <w:pPr>
              <w:spacing w:before="40" w:after="40"/>
              <w:jc w:val="center"/>
              <w:rPr>
                <w:sz w:val="20"/>
                <w:szCs w:val="20"/>
              </w:rPr>
            </w:pPr>
            <w:r w:rsidRPr="008F5E7E">
              <w:rPr>
                <w:sz w:val="20"/>
                <w:szCs w:val="20"/>
              </w:rPr>
              <w:t>&lt;500</w:t>
            </w:r>
          </w:p>
        </w:tc>
      </w:tr>
      <w:tr w:rsidR="00CA657C" w14:paraId="3747D7FB" w14:textId="77777777" w:rsidTr="004A5688">
        <w:tc>
          <w:tcPr>
            <w:tcW w:w="5000" w:type="pct"/>
            <w:gridSpan w:val="3"/>
          </w:tcPr>
          <w:p w14:paraId="4A54E07D" w14:textId="77777777" w:rsidR="007F368D" w:rsidRPr="00465A9D" w:rsidRDefault="00526A29" w:rsidP="00465A9D">
            <w:pPr>
              <w:pStyle w:val="TableFootnote"/>
              <w:ind w:left="0"/>
              <w:rPr>
                <w:sz w:val="18"/>
                <w:szCs w:val="18"/>
              </w:rPr>
            </w:pPr>
            <w:r w:rsidRPr="00465A9D">
              <w:rPr>
                <w:sz w:val="18"/>
                <w:szCs w:val="18"/>
              </w:rPr>
              <w:t>ANC=absolute neutrophil count; CLL=chronic lymphocytic leukemia; G-CSF=granulocyte colony-stimulating factor; WBC=white blood cell count.</w:t>
            </w:r>
          </w:p>
          <w:p w14:paraId="353504AF" w14:textId="77777777" w:rsidR="007F368D" w:rsidRPr="00465A9D" w:rsidRDefault="00526A29" w:rsidP="00465A9D">
            <w:pPr>
              <w:pStyle w:val="TableFootnote"/>
              <w:ind w:left="0"/>
              <w:rPr>
                <w:sz w:val="18"/>
                <w:szCs w:val="18"/>
              </w:rPr>
            </w:pPr>
            <w:r w:rsidRPr="00465A9D">
              <w:rPr>
                <w:sz w:val="18"/>
                <w:szCs w:val="18"/>
                <w:vertAlign w:val="superscript"/>
              </w:rPr>
              <w:t>a</w:t>
            </w:r>
            <w:r w:rsidRPr="00465A9D">
              <w:rPr>
                <w:sz w:val="18"/>
                <w:szCs w:val="18"/>
              </w:rPr>
              <w:tab/>
              <w:t>Grades: 1=mild; 2=moderate; 3=severe; 4=life-threatening; 5=fatal. Death occurring as a result of toxicity at any level of decrease from baseline will be recorded as Grade 5.</w:t>
            </w:r>
          </w:p>
          <w:p w14:paraId="4E018F48" w14:textId="77777777" w:rsidR="007F368D" w:rsidRPr="00465A9D" w:rsidRDefault="00526A29" w:rsidP="00465A9D">
            <w:pPr>
              <w:pStyle w:val="TableFootnote"/>
              <w:ind w:left="0"/>
              <w:rPr>
                <w:sz w:val="18"/>
                <w:szCs w:val="18"/>
              </w:rPr>
            </w:pPr>
            <w:r w:rsidRPr="00465A9D">
              <w:rPr>
                <w:sz w:val="18"/>
                <w:szCs w:val="18"/>
                <w:vertAlign w:val="superscript"/>
              </w:rPr>
              <w:t>b</w:t>
            </w:r>
            <w:r w:rsidRPr="00465A9D">
              <w:rPr>
                <w:sz w:val="18"/>
                <w:szCs w:val="18"/>
              </w:rPr>
              <w:tab/>
              <w:t>Platelet counts must be below normal levels for Grades 1 through 4. If, at any level of decrease, the platelet count is &lt;20×10</w:t>
            </w:r>
            <w:r w:rsidRPr="00465A9D">
              <w:rPr>
                <w:sz w:val="18"/>
                <w:szCs w:val="18"/>
                <w:vertAlign w:val="superscript"/>
              </w:rPr>
              <w:t>9</w:t>
            </w:r>
            <w:r w:rsidRPr="00465A9D">
              <w:rPr>
                <w:sz w:val="18"/>
                <w:szCs w:val="18"/>
              </w:rPr>
              <w:t>/L, this will be considered Grade 4 toxicity unless a severe or life-threatening decrease in the initial platelet count (eg, 20×10</w:t>
            </w:r>
            <w:r w:rsidRPr="00465A9D">
              <w:rPr>
                <w:sz w:val="18"/>
                <w:szCs w:val="18"/>
                <w:vertAlign w:val="superscript"/>
              </w:rPr>
              <w:t>9</w:t>
            </w:r>
            <w:r w:rsidRPr="00465A9D">
              <w:rPr>
                <w:sz w:val="18"/>
                <w:szCs w:val="18"/>
              </w:rPr>
              <w:t>/L) was present at baseline, in which case the participant is not evaluable for toxicity referable to platelet counts.</w:t>
            </w:r>
          </w:p>
          <w:p w14:paraId="2CE2919A" w14:textId="77777777" w:rsidR="007F368D" w:rsidRPr="00465A9D" w:rsidRDefault="00526A29" w:rsidP="00465A9D">
            <w:pPr>
              <w:pStyle w:val="TableFootnote"/>
              <w:ind w:left="0"/>
              <w:rPr>
                <w:sz w:val="18"/>
                <w:szCs w:val="18"/>
              </w:rPr>
            </w:pPr>
            <w:r w:rsidRPr="00465A9D">
              <w:rPr>
                <w:sz w:val="18"/>
                <w:szCs w:val="18"/>
                <w:vertAlign w:val="superscript"/>
              </w:rPr>
              <w:t>c</w:t>
            </w:r>
            <w:r w:rsidRPr="00465A9D">
              <w:rPr>
                <w:sz w:val="18"/>
                <w:szCs w:val="18"/>
              </w:rPr>
              <w:tab/>
              <w:t>Hemoglobin levels must be below normal levels for Grades 1 through 4. Baseline and subsequent hemoglobin determinations must be performed before any given transfusions. The use of erythropoietin is irrelevant for the grading of toxicity but should be documented.</w:t>
            </w:r>
          </w:p>
          <w:p w14:paraId="0AF88FA0" w14:textId="77777777" w:rsidR="007F368D" w:rsidRPr="00465A9D" w:rsidRDefault="00526A29" w:rsidP="00465A9D">
            <w:pPr>
              <w:pStyle w:val="TableFootnote"/>
              <w:ind w:left="0"/>
              <w:rPr>
                <w:sz w:val="18"/>
                <w:szCs w:val="18"/>
              </w:rPr>
            </w:pPr>
            <w:r w:rsidRPr="00465A9D">
              <w:rPr>
                <w:sz w:val="18"/>
                <w:szCs w:val="18"/>
                <w:vertAlign w:val="superscript"/>
              </w:rPr>
              <w:t>d</w:t>
            </w:r>
            <w:r w:rsidRPr="00465A9D">
              <w:rPr>
                <w:sz w:val="18"/>
                <w:szCs w:val="18"/>
              </w:rPr>
              <w:tab/>
              <w:t>If the ANC count reaches &lt;1×10</w:t>
            </w:r>
            <w:r w:rsidRPr="00465A9D">
              <w:rPr>
                <w:sz w:val="18"/>
                <w:szCs w:val="18"/>
                <w:vertAlign w:val="superscript"/>
              </w:rPr>
              <w:t>9</w:t>
            </w:r>
            <w:r w:rsidRPr="00465A9D">
              <w:rPr>
                <w:sz w:val="18"/>
                <w:szCs w:val="18"/>
              </w:rPr>
              <w:t>/L, it should be judged to be Grade 3 toxicity. Other decreases in the WBC count or in circulating granulocytes are not to be considered because a decrease in the WBC count is a desired therapeutic endpoint. A gradual decrease in granulocytes is not a reliable index in CLL for stepwise grading of toxicity. If the ANC was &lt;1×10</w:t>
            </w:r>
            <w:r w:rsidRPr="00465A9D">
              <w:rPr>
                <w:sz w:val="18"/>
                <w:szCs w:val="18"/>
                <w:vertAlign w:val="superscript"/>
              </w:rPr>
              <w:t>9</w:t>
            </w:r>
            <w:r w:rsidRPr="00465A9D">
              <w:rPr>
                <w:sz w:val="18"/>
                <w:szCs w:val="18"/>
              </w:rPr>
              <w:t>/L before therapy, the participant is not evaluable for toxicity referable to the ANC. The use of G-CSF is irrelevant for the grading of toxicity, but should be documented.</w:t>
            </w:r>
          </w:p>
          <w:p w14:paraId="7CAA95F5" w14:textId="723A4D96" w:rsidR="007F368D" w:rsidRPr="00465A9D" w:rsidRDefault="00526A29" w:rsidP="00465A9D">
            <w:pPr>
              <w:pStyle w:val="TableFootnote"/>
              <w:ind w:left="0"/>
              <w:rPr>
                <w:sz w:val="18"/>
                <w:szCs w:val="18"/>
              </w:rPr>
            </w:pPr>
            <w:r w:rsidRPr="00465A9D">
              <w:rPr>
                <w:sz w:val="18"/>
                <w:szCs w:val="18"/>
              </w:rPr>
              <w:t xml:space="preserve">Source: </w:t>
            </w:r>
            <w:r w:rsidR="00B16DC4">
              <w:rPr>
                <w:sz w:val="18"/>
                <w:szCs w:val="18"/>
              </w:rPr>
              <w:t>[Hallek, M., et al 2018]</w:t>
            </w:r>
            <w:r w:rsidRPr="00465A9D">
              <w:rPr>
                <w:sz w:val="18"/>
                <w:szCs w:val="18"/>
              </w:rPr>
              <w:t>.</w:t>
            </w:r>
          </w:p>
        </w:tc>
      </w:tr>
    </w:tbl>
    <w:p w14:paraId="5A359B50" w14:textId="77777777" w:rsidR="007F368D" w:rsidRPr="00DE054B" w:rsidRDefault="007F368D" w:rsidP="00884683">
      <w:pPr>
        <w:pStyle w:val="ListEnd"/>
      </w:pPr>
    </w:p>
    <w:p w14:paraId="559431D0" w14:textId="77777777" w:rsidR="007F368D" w:rsidRDefault="00526A29" w:rsidP="007F368D">
      <w:pPr>
        <w:pStyle w:val="Heading2"/>
        <w:pageBreakBefore/>
      </w:pPr>
      <w:bookmarkStart w:id="4146" w:name="_Toc212097174"/>
      <w:bookmarkStart w:id="4147" w:name="_Toc140132601"/>
      <w:r>
        <w:t>Appendix 12: Disease Staging</w:t>
      </w:r>
      <w:bookmarkEnd w:id="4146"/>
      <w:bookmarkEnd w:id="4147"/>
    </w:p>
    <w:p w14:paraId="3147EC07" w14:textId="77777777" w:rsidR="007F368D" w:rsidRDefault="00526A29" w:rsidP="007F368D">
      <w:pPr>
        <w:pStyle w:val="Heading3"/>
      </w:pPr>
      <w:bookmarkStart w:id="4148" w:name="_Toc212097175"/>
      <w:bookmarkStart w:id="4149" w:name="_Toc140132602"/>
      <w:r w:rsidRPr="00B72860">
        <w:t>Rai and Binet Staging</w:t>
      </w:r>
      <w:bookmarkEnd w:id="4148"/>
      <w:bookmarkEnd w:id="4149"/>
    </w:p>
    <w:p w14:paraId="2F369EDD" w14:textId="77777777" w:rsidR="007F368D" w:rsidRPr="005D2EB4" w:rsidRDefault="00526A29" w:rsidP="005D2EB4">
      <w:pPr>
        <w:pStyle w:val="paragraph0"/>
        <w:rPr>
          <w:b/>
          <w:bCs/>
          <w:lang w:eastAsia="en-GB"/>
        </w:rPr>
      </w:pPr>
      <w:r w:rsidRPr="005D2EB4">
        <w:rPr>
          <w:b/>
          <w:bCs/>
          <w:lang w:eastAsia="en-GB"/>
        </w:rPr>
        <w:t>Rai Staging System</w:t>
      </w:r>
    </w:p>
    <w:p w14:paraId="5D79415A" w14:textId="4088F0B0" w:rsidR="007F368D" w:rsidRDefault="00526A29" w:rsidP="00884683">
      <w:pPr>
        <w:pStyle w:val="Paragraph"/>
        <w:rPr>
          <w:lang w:eastAsia="en-GB"/>
        </w:rPr>
      </w:pPr>
      <w:r w:rsidRPr="000903A3">
        <w:rPr>
          <w:lang w:eastAsia="en-GB"/>
        </w:rPr>
        <w:t xml:space="preserve">The Rai staging system </w:t>
      </w:r>
      <w:r w:rsidR="00B16DC4">
        <w:rPr>
          <w:lang w:eastAsia="en-GB"/>
        </w:rPr>
        <w:t>[Hallek, M., et al 2018]</w:t>
      </w:r>
      <w:r>
        <w:rPr>
          <w:lang w:eastAsia="en-GB"/>
        </w:rPr>
        <w:t xml:space="preserve"> </w:t>
      </w:r>
      <w:r w:rsidRPr="000903A3">
        <w:rPr>
          <w:lang w:eastAsia="en-GB"/>
        </w:rPr>
        <w:t>classifies CLL into separate risk groups</w:t>
      </w:r>
      <w:r>
        <w:rPr>
          <w:lang w:eastAsia="en-GB"/>
        </w:rPr>
        <w:t xml:space="preserve"> (</w:t>
      </w:r>
      <w:r w:rsidR="00B16DC4">
        <w:t xml:space="preserve">Table </w:t>
      </w:r>
      <w:del w:id="4150" w:author="Powell, Deana" w:date="2026-03-05T15:34:00Z" w16du:dateUtc="2026-03-05T20:34:00Z">
        <w:r w:rsidR="00B55DCA">
          <w:rPr>
            <w:noProof/>
          </w:rPr>
          <w:delText>42</w:delText>
        </w:r>
        <w:r w:rsidR="00895D30">
          <w:rPr>
            <w:lang w:eastAsia="en-GB"/>
          </w:rPr>
          <w:delText>)</w:delText>
        </w:r>
        <w:r w:rsidR="00895D30" w:rsidRPr="000903A3">
          <w:rPr>
            <w:lang w:eastAsia="en-GB"/>
          </w:rPr>
          <w:delText>. </w:delText>
        </w:r>
      </w:del>
      <w:ins w:id="4151" w:author="Powell, Deana" w:date="2026-03-05T15:34:00Z" w16du:dateUtc="2026-03-05T20:34:00Z">
        <w:r w:rsidR="00B16DC4">
          <w:rPr>
            <w:noProof/>
          </w:rPr>
          <w:t>43</w:t>
        </w:r>
        <w:r>
          <w:rPr>
            <w:lang w:eastAsia="en-GB"/>
          </w:rPr>
          <w:t>)</w:t>
        </w:r>
        <w:r w:rsidRPr="000903A3">
          <w:rPr>
            <w:lang w:eastAsia="en-GB"/>
          </w:rPr>
          <w:t>.</w:t>
        </w:r>
      </w:ins>
    </w:p>
    <w:p w14:paraId="0FCCF4F6" w14:textId="608663B5" w:rsidR="007F368D" w:rsidRPr="000903A3" w:rsidRDefault="00526A29" w:rsidP="007F368D">
      <w:pPr>
        <w:pStyle w:val="Caption"/>
        <w:rPr>
          <w:lang w:eastAsia="en-GB"/>
        </w:rPr>
      </w:pPr>
      <w:bookmarkStart w:id="4152" w:name="_Ref91158251"/>
      <w:bookmarkStart w:id="4153" w:name="_Toc212022281"/>
      <w:bookmarkStart w:id="4154" w:name="_Toc140132649"/>
      <w:r>
        <w:t xml:space="preserve">Table </w:t>
      </w:r>
      <w:del w:id="4155" w:author="Powell, Deana" w:date="2026-03-05T15:34:00Z" w16du:dateUtc="2026-03-05T20:34:00Z">
        <w:r w:rsidR="00B55DCA">
          <w:rPr>
            <w:noProof/>
          </w:rPr>
          <w:delText>42</w:delText>
        </w:r>
      </w:del>
      <w:ins w:id="4156" w:author="Powell, Deana" w:date="2026-03-05T15:34:00Z" w16du:dateUtc="2026-03-05T20:34:00Z">
        <w:r w:rsidR="00B16DC4">
          <w:rPr>
            <w:noProof/>
          </w:rPr>
          <w:t>43</w:t>
        </w:r>
      </w:ins>
      <w:bookmarkEnd w:id="4152"/>
      <w:r>
        <w:tab/>
        <w:t>Rai Staging System</w:t>
      </w:r>
      <w:bookmarkEnd w:id="4153"/>
      <w:bookmarkEnd w:id="4154"/>
    </w:p>
    <w:tbl>
      <w:tblPr>
        <w:tblW w:w="5000" w:type="pct"/>
        <w:tblBorders>
          <w:top w:val="outset" w:sz="6" w:space="0" w:color="auto"/>
          <w:left w:val="outset" w:sz="6" w:space="0" w:color="auto"/>
          <w:bottom w:val="outset" w:sz="6" w:space="0" w:color="auto"/>
          <w:right w:val="outset" w:sz="6" w:space="0" w:color="auto"/>
        </w:tblBorders>
        <w:tblCellMar>
          <w:top w:w="10" w:type="dxa"/>
          <w:left w:w="10" w:type="dxa"/>
          <w:bottom w:w="10" w:type="dxa"/>
          <w:right w:w="10" w:type="dxa"/>
        </w:tblCellMar>
        <w:tblLook w:val="04A0" w:firstRow="1" w:lastRow="0" w:firstColumn="1" w:lastColumn="0" w:noHBand="0" w:noVBand="1"/>
      </w:tblPr>
      <w:tblGrid>
        <w:gridCol w:w="1234"/>
        <w:gridCol w:w="7750"/>
      </w:tblGrid>
      <w:tr w:rsidR="00CA657C" w14:paraId="2805F921" w14:textId="77777777" w:rsidTr="004A5688">
        <w:trPr>
          <w:tblHeader/>
        </w:trPr>
        <w:tc>
          <w:tcPr>
            <w:tcW w:w="687" w:type="pct"/>
            <w:tcBorders>
              <w:top w:val="outset" w:sz="6" w:space="0" w:color="auto"/>
              <w:left w:val="outset" w:sz="6" w:space="0" w:color="auto"/>
              <w:bottom w:val="outset" w:sz="6" w:space="0" w:color="auto"/>
              <w:right w:val="outset" w:sz="6" w:space="0" w:color="auto"/>
            </w:tcBorders>
            <w:vAlign w:val="center"/>
            <w:hideMark/>
          </w:tcPr>
          <w:p w14:paraId="44DE3DFC" w14:textId="77777777" w:rsidR="007F368D" w:rsidRPr="00F666C8" w:rsidRDefault="00526A29" w:rsidP="007B6957">
            <w:pPr>
              <w:spacing w:after="60"/>
              <w:ind w:left="142"/>
              <w:rPr>
                <w:color w:val="212529"/>
                <w:sz w:val="20"/>
                <w:szCs w:val="20"/>
                <w:lang w:eastAsia="en-GB"/>
              </w:rPr>
            </w:pPr>
            <w:r w:rsidRPr="00F666C8">
              <w:rPr>
                <w:b/>
                <w:bCs/>
                <w:color w:val="212529"/>
                <w:sz w:val="20"/>
                <w:szCs w:val="20"/>
                <w:lang w:eastAsia="en-GB"/>
              </w:rPr>
              <w:t>Stage</w:t>
            </w:r>
          </w:p>
        </w:tc>
        <w:tc>
          <w:tcPr>
            <w:tcW w:w="4313" w:type="pct"/>
            <w:tcBorders>
              <w:top w:val="outset" w:sz="6" w:space="0" w:color="auto"/>
              <w:left w:val="outset" w:sz="6" w:space="0" w:color="auto"/>
              <w:bottom w:val="outset" w:sz="6" w:space="0" w:color="auto"/>
              <w:right w:val="outset" w:sz="6" w:space="0" w:color="auto"/>
            </w:tcBorders>
            <w:vAlign w:val="center"/>
            <w:hideMark/>
          </w:tcPr>
          <w:p w14:paraId="1CFCC45E" w14:textId="77777777" w:rsidR="007F368D" w:rsidRPr="00F666C8" w:rsidRDefault="00526A29" w:rsidP="007B6957">
            <w:pPr>
              <w:spacing w:after="60"/>
              <w:ind w:left="133"/>
              <w:rPr>
                <w:color w:val="212529"/>
                <w:sz w:val="20"/>
                <w:szCs w:val="20"/>
                <w:lang w:eastAsia="en-GB"/>
              </w:rPr>
            </w:pPr>
            <w:r w:rsidRPr="00F666C8">
              <w:rPr>
                <w:b/>
                <w:bCs/>
                <w:color w:val="212529"/>
                <w:sz w:val="20"/>
                <w:szCs w:val="20"/>
                <w:lang w:eastAsia="en-GB"/>
              </w:rPr>
              <w:t>Characteristics</w:t>
            </w:r>
          </w:p>
        </w:tc>
      </w:tr>
      <w:tr w:rsidR="00CA657C" w14:paraId="116D6390" w14:textId="77777777" w:rsidTr="004A5688">
        <w:tc>
          <w:tcPr>
            <w:tcW w:w="687" w:type="pct"/>
            <w:tcBorders>
              <w:top w:val="outset" w:sz="6" w:space="0" w:color="auto"/>
              <w:left w:val="outset" w:sz="6" w:space="0" w:color="auto"/>
              <w:bottom w:val="outset" w:sz="6" w:space="0" w:color="auto"/>
              <w:right w:val="outset" w:sz="6" w:space="0" w:color="auto"/>
            </w:tcBorders>
            <w:vAlign w:val="center"/>
            <w:hideMark/>
          </w:tcPr>
          <w:p w14:paraId="08333C8F" w14:textId="77777777" w:rsidR="007F368D" w:rsidRPr="00F666C8" w:rsidRDefault="00526A29" w:rsidP="007B6957">
            <w:pPr>
              <w:spacing w:after="60"/>
              <w:ind w:left="142"/>
              <w:rPr>
                <w:color w:val="212529"/>
                <w:sz w:val="20"/>
                <w:szCs w:val="20"/>
                <w:lang w:eastAsia="en-GB"/>
              </w:rPr>
            </w:pPr>
            <w:r w:rsidRPr="00F666C8">
              <w:rPr>
                <w:b/>
                <w:bCs/>
                <w:color w:val="212529"/>
                <w:sz w:val="20"/>
                <w:szCs w:val="20"/>
                <w:lang w:eastAsia="en-GB"/>
              </w:rPr>
              <w:t>Stage 0</w:t>
            </w:r>
          </w:p>
        </w:tc>
        <w:tc>
          <w:tcPr>
            <w:tcW w:w="4313" w:type="pct"/>
            <w:tcBorders>
              <w:top w:val="outset" w:sz="6" w:space="0" w:color="auto"/>
              <w:left w:val="outset" w:sz="6" w:space="0" w:color="auto"/>
              <w:bottom w:val="outset" w:sz="6" w:space="0" w:color="auto"/>
              <w:right w:val="outset" w:sz="6" w:space="0" w:color="auto"/>
            </w:tcBorders>
            <w:vAlign w:val="center"/>
            <w:hideMark/>
          </w:tcPr>
          <w:p w14:paraId="30A6FE0F" w14:textId="77777777" w:rsidR="007F368D" w:rsidRPr="00F666C8" w:rsidRDefault="00526A29" w:rsidP="00537379">
            <w:pPr>
              <w:numPr>
                <w:ilvl w:val="0"/>
                <w:numId w:val="24"/>
              </w:numPr>
              <w:spacing w:after="60"/>
              <w:ind w:left="539"/>
              <w:rPr>
                <w:color w:val="212529"/>
                <w:sz w:val="20"/>
                <w:szCs w:val="20"/>
                <w:lang w:eastAsia="en-GB"/>
              </w:rPr>
            </w:pPr>
            <w:r w:rsidRPr="00F666C8">
              <w:rPr>
                <w:color w:val="212529"/>
                <w:sz w:val="20"/>
                <w:szCs w:val="20"/>
                <w:lang w:eastAsia="en-GB"/>
              </w:rPr>
              <w:t>Abnormal increase in the number of lymphocytes in the blood and marrow</w:t>
            </w:r>
          </w:p>
        </w:tc>
      </w:tr>
      <w:tr w:rsidR="00CA657C" w14:paraId="5405D425" w14:textId="77777777" w:rsidTr="004A5688">
        <w:trPr>
          <w:trHeight w:val="761"/>
        </w:trPr>
        <w:tc>
          <w:tcPr>
            <w:tcW w:w="687" w:type="pct"/>
            <w:tcBorders>
              <w:top w:val="outset" w:sz="6" w:space="0" w:color="auto"/>
              <w:left w:val="outset" w:sz="6" w:space="0" w:color="auto"/>
              <w:bottom w:val="outset" w:sz="6" w:space="0" w:color="auto"/>
              <w:right w:val="outset" w:sz="6" w:space="0" w:color="auto"/>
            </w:tcBorders>
            <w:vAlign w:val="center"/>
          </w:tcPr>
          <w:p w14:paraId="2C91442F" w14:textId="77777777" w:rsidR="007F368D" w:rsidRPr="00F666C8" w:rsidRDefault="00526A29" w:rsidP="007B6957">
            <w:pPr>
              <w:spacing w:after="60"/>
              <w:ind w:left="142"/>
              <w:rPr>
                <w:b/>
                <w:bCs/>
                <w:color w:val="212529"/>
                <w:sz w:val="20"/>
                <w:szCs w:val="20"/>
                <w:lang w:eastAsia="en-GB"/>
              </w:rPr>
            </w:pPr>
            <w:r w:rsidRPr="00F666C8">
              <w:rPr>
                <w:b/>
                <w:bCs/>
                <w:color w:val="212529"/>
                <w:sz w:val="20"/>
                <w:szCs w:val="20"/>
                <w:lang w:eastAsia="en-GB"/>
              </w:rPr>
              <w:t>Stage I</w:t>
            </w:r>
          </w:p>
        </w:tc>
        <w:tc>
          <w:tcPr>
            <w:tcW w:w="4313" w:type="pct"/>
            <w:tcBorders>
              <w:top w:val="outset" w:sz="6" w:space="0" w:color="auto"/>
              <w:left w:val="outset" w:sz="6" w:space="0" w:color="auto"/>
              <w:bottom w:val="outset" w:sz="6" w:space="0" w:color="auto"/>
              <w:right w:val="outset" w:sz="6" w:space="0" w:color="auto"/>
            </w:tcBorders>
            <w:vAlign w:val="center"/>
          </w:tcPr>
          <w:p w14:paraId="5BF193BE" w14:textId="77777777" w:rsidR="007F368D" w:rsidRPr="00F666C8" w:rsidRDefault="00526A29" w:rsidP="00537379">
            <w:pPr>
              <w:numPr>
                <w:ilvl w:val="0"/>
                <w:numId w:val="24"/>
              </w:numPr>
              <w:spacing w:after="60"/>
              <w:ind w:left="539"/>
              <w:rPr>
                <w:color w:val="212529"/>
                <w:sz w:val="20"/>
                <w:szCs w:val="20"/>
                <w:lang w:eastAsia="en-GB"/>
              </w:rPr>
            </w:pPr>
            <w:r w:rsidRPr="00F666C8">
              <w:rPr>
                <w:color w:val="212529"/>
                <w:sz w:val="20"/>
                <w:szCs w:val="20"/>
                <w:lang w:eastAsia="en-GB"/>
              </w:rPr>
              <w:t>Abnormal increase in the number of lymphocytes in the circulating blood and the marrow</w:t>
            </w:r>
          </w:p>
          <w:p w14:paraId="5DBDC39A" w14:textId="77777777" w:rsidR="007F368D" w:rsidRPr="00F666C8" w:rsidRDefault="00526A29" w:rsidP="00537379">
            <w:pPr>
              <w:numPr>
                <w:ilvl w:val="0"/>
                <w:numId w:val="24"/>
              </w:numPr>
              <w:spacing w:after="60"/>
              <w:ind w:left="539"/>
              <w:rPr>
                <w:color w:val="212529"/>
                <w:sz w:val="20"/>
                <w:szCs w:val="20"/>
                <w:lang w:eastAsia="en-GB"/>
              </w:rPr>
            </w:pPr>
            <w:r w:rsidRPr="00F666C8">
              <w:rPr>
                <w:color w:val="212529"/>
                <w:sz w:val="20"/>
                <w:szCs w:val="20"/>
                <w:lang w:eastAsia="en-GB"/>
              </w:rPr>
              <w:t>Enlarged lymph nodes</w:t>
            </w:r>
          </w:p>
        </w:tc>
      </w:tr>
      <w:tr w:rsidR="00CA657C" w14:paraId="2FA90C2F" w14:textId="77777777" w:rsidTr="004A5688">
        <w:tc>
          <w:tcPr>
            <w:tcW w:w="687" w:type="pct"/>
            <w:tcBorders>
              <w:top w:val="outset" w:sz="6" w:space="0" w:color="auto"/>
              <w:left w:val="outset" w:sz="6" w:space="0" w:color="auto"/>
              <w:bottom w:val="outset" w:sz="6" w:space="0" w:color="auto"/>
              <w:right w:val="outset" w:sz="6" w:space="0" w:color="auto"/>
            </w:tcBorders>
            <w:vAlign w:val="center"/>
            <w:hideMark/>
          </w:tcPr>
          <w:p w14:paraId="7EA86A2D" w14:textId="77777777" w:rsidR="007F368D" w:rsidRPr="00F666C8" w:rsidRDefault="00526A29" w:rsidP="007B6957">
            <w:pPr>
              <w:spacing w:after="60"/>
              <w:ind w:left="142"/>
              <w:rPr>
                <w:color w:val="212529"/>
                <w:sz w:val="20"/>
                <w:szCs w:val="20"/>
                <w:lang w:eastAsia="en-GB"/>
              </w:rPr>
            </w:pPr>
            <w:r w:rsidRPr="00F666C8">
              <w:rPr>
                <w:b/>
                <w:bCs/>
                <w:color w:val="212529"/>
                <w:sz w:val="20"/>
                <w:szCs w:val="20"/>
                <w:lang w:eastAsia="en-GB"/>
              </w:rPr>
              <w:t>Stage I</w:t>
            </w:r>
            <w:r>
              <w:rPr>
                <w:b/>
                <w:bCs/>
                <w:color w:val="212529"/>
                <w:sz w:val="20"/>
                <w:szCs w:val="20"/>
                <w:lang w:eastAsia="en-GB"/>
              </w:rPr>
              <w:t>I</w:t>
            </w:r>
          </w:p>
        </w:tc>
        <w:tc>
          <w:tcPr>
            <w:tcW w:w="4313" w:type="pct"/>
            <w:tcBorders>
              <w:top w:val="outset" w:sz="6" w:space="0" w:color="auto"/>
              <w:left w:val="outset" w:sz="6" w:space="0" w:color="auto"/>
              <w:bottom w:val="outset" w:sz="6" w:space="0" w:color="auto"/>
              <w:right w:val="outset" w:sz="6" w:space="0" w:color="auto"/>
            </w:tcBorders>
            <w:vAlign w:val="center"/>
            <w:hideMark/>
          </w:tcPr>
          <w:p w14:paraId="1DFE3F47" w14:textId="77777777" w:rsidR="007F368D" w:rsidRPr="00F666C8" w:rsidRDefault="00526A29" w:rsidP="00537379">
            <w:pPr>
              <w:numPr>
                <w:ilvl w:val="0"/>
                <w:numId w:val="24"/>
              </w:numPr>
              <w:spacing w:after="60"/>
              <w:ind w:left="539"/>
              <w:rPr>
                <w:color w:val="212529"/>
                <w:sz w:val="20"/>
                <w:szCs w:val="20"/>
                <w:lang w:eastAsia="en-GB"/>
              </w:rPr>
            </w:pPr>
            <w:r w:rsidRPr="00F666C8">
              <w:rPr>
                <w:color w:val="212529"/>
                <w:sz w:val="20"/>
                <w:szCs w:val="20"/>
                <w:lang w:eastAsia="en-GB"/>
              </w:rPr>
              <w:t>Abnormal increase in the number of lymphocytes in the circulating blood and the marrow</w:t>
            </w:r>
          </w:p>
          <w:p w14:paraId="3DCE553E" w14:textId="77777777" w:rsidR="007F368D" w:rsidRPr="00F666C8" w:rsidRDefault="00526A29" w:rsidP="00537379">
            <w:pPr>
              <w:numPr>
                <w:ilvl w:val="0"/>
                <w:numId w:val="24"/>
              </w:numPr>
              <w:spacing w:after="60"/>
              <w:ind w:left="539"/>
              <w:rPr>
                <w:color w:val="212529"/>
                <w:sz w:val="20"/>
                <w:szCs w:val="20"/>
                <w:lang w:eastAsia="en-GB"/>
              </w:rPr>
            </w:pPr>
            <w:r w:rsidRPr="00F666C8">
              <w:rPr>
                <w:color w:val="212529"/>
                <w:sz w:val="20"/>
                <w:szCs w:val="20"/>
                <w:lang w:eastAsia="en-GB"/>
              </w:rPr>
              <w:t>Enlarged spleen and/or liver</w:t>
            </w:r>
          </w:p>
        </w:tc>
      </w:tr>
      <w:tr w:rsidR="00CA657C" w14:paraId="77C6C034" w14:textId="77777777" w:rsidTr="004A5688">
        <w:tc>
          <w:tcPr>
            <w:tcW w:w="687" w:type="pct"/>
            <w:tcBorders>
              <w:top w:val="outset" w:sz="6" w:space="0" w:color="auto"/>
              <w:left w:val="outset" w:sz="6" w:space="0" w:color="auto"/>
              <w:bottom w:val="outset" w:sz="6" w:space="0" w:color="auto"/>
              <w:right w:val="outset" w:sz="6" w:space="0" w:color="auto"/>
            </w:tcBorders>
            <w:vAlign w:val="center"/>
          </w:tcPr>
          <w:p w14:paraId="034526B1" w14:textId="77777777" w:rsidR="007F368D" w:rsidRPr="00F666C8" w:rsidRDefault="00526A29" w:rsidP="007B6957">
            <w:pPr>
              <w:spacing w:after="60"/>
              <w:ind w:left="142"/>
              <w:rPr>
                <w:b/>
                <w:bCs/>
                <w:color w:val="212529"/>
                <w:sz w:val="20"/>
                <w:szCs w:val="20"/>
                <w:lang w:eastAsia="en-GB"/>
              </w:rPr>
            </w:pPr>
            <w:r w:rsidRPr="00F666C8">
              <w:rPr>
                <w:b/>
                <w:bCs/>
                <w:color w:val="212529"/>
                <w:sz w:val="20"/>
                <w:szCs w:val="20"/>
                <w:lang w:eastAsia="en-GB"/>
              </w:rPr>
              <w:t>Stage III</w:t>
            </w:r>
          </w:p>
        </w:tc>
        <w:tc>
          <w:tcPr>
            <w:tcW w:w="4313" w:type="pct"/>
            <w:tcBorders>
              <w:top w:val="outset" w:sz="6" w:space="0" w:color="auto"/>
              <w:left w:val="outset" w:sz="6" w:space="0" w:color="auto"/>
              <w:bottom w:val="outset" w:sz="6" w:space="0" w:color="auto"/>
              <w:right w:val="outset" w:sz="6" w:space="0" w:color="auto"/>
            </w:tcBorders>
            <w:vAlign w:val="center"/>
          </w:tcPr>
          <w:p w14:paraId="0EEA0FF2" w14:textId="77777777" w:rsidR="007F368D" w:rsidRPr="00F666C8" w:rsidRDefault="00526A29" w:rsidP="00537379">
            <w:pPr>
              <w:numPr>
                <w:ilvl w:val="0"/>
                <w:numId w:val="24"/>
              </w:numPr>
              <w:spacing w:after="60"/>
              <w:ind w:left="539"/>
              <w:rPr>
                <w:color w:val="212529"/>
                <w:sz w:val="20"/>
                <w:szCs w:val="20"/>
                <w:lang w:eastAsia="en-GB"/>
              </w:rPr>
            </w:pPr>
            <w:r w:rsidRPr="00F666C8">
              <w:rPr>
                <w:color w:val="212529"/>
                <w:sz w:val="20"/>
                <w:szCs w:val="20"/>
                <w:lang w:eastAsia="en-GB"/>
              </w:rPr>
              <w:t>Abnormal increase in the number of lymphocytes in the circulating blood and the marrow</w:t>
            </w:r>
          </w:p>
          <w:p w14:paraId="447280DF" w14:textId="77777777" w:rsidR="007F368D" w:rsidRPr="00F666C8" w:rsidRDefault="00526A29" w:rsidP="00537379">
            <w:pPr>
              <w:numPr>
                <w:ilvl w:val="0"/>
                <w:numId w:val="24"/>
              </w:numPr>
              <w:spacing w:after="60"/>
              <w:ind w:left="539"/>
              <w:rPr>
                <w:color w:val="212529"/>
                <w:sz w:val="20"/>
                <w:szCs w:val="20"/>
                <w:lang w:eastAsia="en-GB"/>
              </w:rPr>
            </w:pPr>
            <w:r w:rsidRPr="00F666C8">
              <w:rPr>
                <w:color w:val="212529"/>
                <w:sz w:val="20"/>
                <w:szCs w:val="20"/>
                <w:lang w:eastAsia="en-GB"/>
              </w:rPr>
              <w:t>Anemia (hemoglobin &lt;11g/dL)</w:t>
            </w:r>
          </w:p>
        </w:tc>
      </w:tr>
      <w:tr w:rsidR="00CA657C" w14:paraId="401A91CC" w14:textId="77777777" w:rsidTr="004A5688">
        <w:tc>
          <w:tcPr>
            <w:tcW w:w="687" w:type="pct"/>
            <w:tcBorders>
              <w:top w:val="outset" w:sz="6" w:space="0" w:color="auto"/>
              <w:left w:val="outset" w:sz="6" w:space="0" w:color="auto"/>
              <w:bottom w:val="outset" w:sz="6" w:space="0" w:color="auto"/>
              <w:right w:val="outset" w:sz="6" w:space="0" w:color="auto"/>
            </w:tcBorders>
            <w:vAlign w:val="center"/>
            <w:hideMark/>
          </w:tcPr>
          <w:p w14:paraId="1EC878E3" w14:textId="77777777" w:rsidR="007F368D" w:rsidRPr="00F666C8" w:rsidRDefault="00526A29" w:rsidP="007B6957">
            <w:pPr>
              <w:spacing w:after="60"/>
              <w:ind w:left="142"/>
              <w:rPr>
                <w:color w:val="212529"/>
                <w:sz w:val="20"/>
                <w:szCs w:val="20"/>
                <w:lang w:eastAsia="en-GB"/>
              </w:rPr>
            </w:pPr>
            <w:r w:rsidRPr="00F666C8">
              <w:rPr>
                <w:b/>
                <w:bCs/>
                <w:color w:val="212529"/>
                <w:sz w:val="20"/>
                <w:szCs w:val="20"/>
                <w:lang w:eastAsia="en-GB"/>
              </w:rPr>
              <w:t>Stage IV</w:t>
            </w:r>
          </w:p>
        </w:tc>
        <w:tc>
          <w:tcPr>
            <w:tcW w:w="4313" w:type="pct"/>
            <w:tcBorders>
              <w:top w:val="outset" w:sz="6" w:space="0" w:color="auto"/>
              <w:left w:val="outset" w:sz="6" w:space="0" w:color="auto"/>
              <w:bottom w:val="outset" w:sz="6" w:space="0" w:color="auto"/>
              <w:right w:val="outset" w:sz="6" w:space="0" w:color="auto"/>
            </w:tcBorders>
            <w:vAlign w:val="center"/>
            <w:hideMark/>
          </w:tcPr>
          <w:p w14:paraId="0BD268D2" w14:textId="77777777" w:rsidR="007F368D" w:rsidRPr="00F666C8" w:rsidRDefault="00526A29" w:rsidP="00537379">
            <w:pPr>
              <w:numPr>
                <w:ilvl w:val="0"/>
                <w:numId w:val="24"/>
              </w:numPr>
              <w:spacing w:after="60"/>
              <w:ind w:left="539"/>
              <w:rPr>
                <w:color w:val="212529"/>
                <w:sz w:val="20"/>
                <w:szCs w:val="20"/>
                <w:lang w:eastAsia="en-GB"/>
              </w:rPr>
            </w:pPr>
            <w:r w:rsidRPr="00F666C8">
              <w:rPr>
                <w:color w:val="212529"/>
                <w:sz w:val="20"/>
                <w:szCs w:val="20"/>
                <w:lang w:eastAsia="en-GB"/>
              </w:rPr>
              <w:t>Abnormal increase in the number of lymphocytes in the circulating blood and the marrow</w:t>
            </w:r>
          </w:p>
          <w:p w14:paraId="220BF74A" w14:textId="77777777" w:rsidR="007F368D" w:rsidRPr="00F666C8" w:rsidRDefault="00526A29" w:rsidP="00537379">
            <w:pPr>
              <w:numPr>
                <w:ilvl w:val="0"/>
                <w:numId w:val="24"/>
              </w:numPr>
              <w:spacing w:after="60"/>
              <w:ind w:left="539"/>
              <w:rPr>
                <w:color w:val="212529"/>
                <w:sz w:val="20"/>
                <w:szCs w:val="20"/>
                <w:lang w:eastAsia="en-GB"/>
              </w:rPr>
            </w:pPr>
            <w:r w:rsidRPr="00F666C8">
              <w:rPr>
                <w:color w:val="212529"/>
                <w:sz w:val="20"/>
                <w:szCs w:val="20"/>
                <w:lang w:eastAsia="en-GB"/>
              </w:rPr>
              <w:t>Thrombocytopenia (platelet counts &lt;100,000/</w:t>
            </w:r>
            <w:r>
              <w:rPr>
                <w:color w:val="212529"/>
                <w:sz w:val="20"/>
                <w:szCs w:val="20"/>
                <w:lang w:eastAsia="en-GB"/>
              </w:rPr>
              <w:t>µ</w:t>
            </w:r>
            <w:r w:rsidRPr="00F666C8">
              <w:rPr>
                <w:color w:val="212529"/>
                <w:sz w:val="20"/>
                <w:szCs w:val="20"/>
                <w:lang w:eastAsia="en-GB"/>
              </w:rPr>
              <w:t>L)</w:t>
            </w:r>
          </w:p>
        </w:tc>
      </w:tr>
    </w:tbl>
    <w:p w14:paraId="74E97239" w14:textId="77777777" w:rsidR="00884683" w:rsidRDefault="00884683" w:rsidP="00884683">
      <w:pPr>
        <w:pStyle w:val="ListEnd"/>
        <w:rPr>
          <w:lang w:eastAsia="en-GB"/>
        </w:rPr>
      </w:pPr>
    </w:p>
    <w:p w14:paraId="565816A0" w14:textId="653D1F5F" w:rsidR="007F368D" w:rsidRPr="00884683" w:rsidRDefault="00526A29" w:rsidP="00884683">
      <w:pPr>
        <w:pStyle w:val="Paragraph"/>
        <w:rPr>
          <w:b/>
          <w:bCs/>
          <w:lang w:eastAsia="en-GB"/>
        </w:rPr>
      </w:pPr>
      <w:r w:rsidRPr="00884683">
        <w:rPr>
          <w:b/>
          <w:bCs/>
          <w:lang w:eastAsia="en-GB"/>
        </w:rPr>
        <w:t>Binet Staging System</w:t>
      </w:r>
    </w:p>
    <w:p w14:paraId="0C68D7F6" w14:textId="1EABF371" w:rsidR="007F368D" w:rsidRDefault="00526A29" w:rsidP="00884683">
      <w:pPr>
        <w:pStyle w:val="Paragraph"/>
        <w:rPr>
          <w:lang w:eastAsia="en-GB"/>
        </w:rPr>
      </w:pPr>
      <w:r w:rsidRPr="000903A3">
        <w:rPr>
          <w:lang w:eastAsia="en-GB"/>
        </w:rPr>
        <w:t xml:space="preserve">The Binet staging system </w:t>
      </w:r>
      <w:r w:rsidR="00B16DC4">
        <w:rPr>
          <w:lang w:eastAsia="en-GB"/>
        </w:rPr>
        <w:t>[Hallek, M., et al 2018]</w:t>
      </w:r>
      <w:r>
        <w:rPr>
          <w:lang w:eastAsia="en-GB"/>
        </w:rPr>
        <w:t xml:space="preserve"> </w:t>
      </w:r>
      <w:r w:rsidRPr="000903A3">
        <w:rPr>
          <w:lang w:eastAsia="en-GB"/>
        </w:rPr>
        <w:t xml:space="preserve">classifies CLL into </w:t>
      </w:r>
      <w:r>
        <w:rPr>
          <w:lang w:eastAsia="en-GB"/>
        </w:rPr>
        <w:t>3</w:t>
      </w:r>
      <w:r w:rsidRPr="000903A3">
        <w:rPr>
          <w:lang w:eastAsia="en-GB"/>
        </w:rPr>
        <w:t xml:space="preserve"> stages</w:t>
      </w:r>
      <w:r>
        <w:rPr>
          <w:lang w:eastAsia="en-GB"/>
        </w:rPr>
        <w:t xml:space="preserve"> (</w:t>
      </w:r>
      <w:r w:rsidR="00B16DC4">
        <w:t xml:space="preserve">Table </w:t>
      </w:r>
      <w:del w:id="4157" w:author="Powell, Deana" w:date="2026-03-05T15:34:00Z" w16du:dateUtc="2026-03-05T20:34:00Z">
        <w:r w:rsidR="00B55DCA">
          <w:rPr>
            <w:noProof/>
          </w:rPr>
          <w:delText>43</w:delText>
        </w:r>
        <w:r w:rsidR="00895D30">
          <w:rPr>
            <w:lang w:eastAsia="en-GB"/>
          </w:rPr>
          <w:delText>)</w:delText>
        </w:r>
        <w:r w:rsidR="00895D30" w:rsidRPr="000903A3">
          <w:rPr>
            <w:lang w:eastAsia="en-GB"/>
          </w:rPr>
          <w:delText>. </w:delText>
        </w:r>
      </w:del>
      <w:ins w:id="4158" w:author="Powell, Deana" w:date="2026-03-05T15:34:00Z" w16du:dateUtc="2026-03-05T20:34:00Z">
        <w:r w:rsidR="00B16DC4">
          <w:rPr>
            <w:noProof/>
          </w:rPr>
          <w:t>44</w:t>
        </w:r>
        <w:r>
          <w:rPr>
            <w:lang w:eastAsia="en-GB"/>
          </w:rPr>
          <w:t>)</w:t>
        </w:r>
        <w:r w:rsidRPr="000903A3">
          <w:rPr>
            <w:lang w:eastAsia="en-GB"/>
          </w:rPr>
          <w:t>.</w:t>
        </w:r>
      </w:ins>
    </w:p>
    <w:p w14:paraId="2D31B80F" w14:textId="45A703FA" w:rsidR="007F368D" w:rsidRPr="000903A3" w:rsidRDefault="00526A29" w:rsidP="007F368D">
      <w:pPr>
        <w:pStyle w:val="Caption"/>
        <w:rPr>
          <w:lang w:eastAsia="en-GB"/>
        </w:rPr>
      </w:pPr>
      <w:bookmarkStart w:id="4159" w:name="_Ref91158280"/>
      <w:bookmarkStart w:id="4160" w:name="_Toc212022282"/>
      <w:bookmarkStart w:id="4161" w:name="_Toc140132650"/>
      <w:r>
        <w:t xml:space="preserve">Table </w:t>
      </w:r>
      <w:del w:id="4162" w:author="Powell, Deana" w:date="2026-03-05T15:34:00Z" w16du:dateUtc="2026-03-05T20:34:00Z">
        <w:r w:rsidR="00B55DCA">
          <w:rPr>
            <w:noProof/>
          </w:rPr>
          <w:delText>43</w:delText>
        </w:r>
      </w:del>
      <w:ins w:id="4163" w:author="Powell, Deana" w:date="2026-03-05T15:34:00Z" w16du:dateUtc="2026-03-05T20:34:00Z">
        <w:r w:rsidR="00B16DC4">
          <w:rPr>
            <w:noProof/>
          </w:rPr>
          <w:t>44</w:t>
        </w:r>
      </w:ins>
      <w:bookmarkEnd w:id="4159"/>
      <w:r>
        <w:tab/>
        <w:t>Binet Staging System</w:t>
      </w:r>
      <w:bookmarkEnd w:id="4160"/>
      <w:bookmarkEnd w:id="4161"/>
    </w:p>
    <w:tbl>
      <w:tblPr>
        <w:tblW w:w="5000" w:type="pct"/>
        <w:tblBorders>
          <w:top w:val="outset" w:sz="6" w:space="0" w:color="auto"/>
          <w:left w:val="outset" w:sz="6" w:space="0" w:color="auto"/>
          <w:bottom w:val="outset" w:sz="6" w:space="0" w:color="auto"/>
          <w:right w:val="outset" w:sz="6" w:space="0" w:color="auto"/>
        </w:tblBorders>
        <w:tblCellMar>
          <w:top w:w="10" w:type="dxa"/>
          <w:left w:w="10" w:type="dxa"/>
          <w:bottom w:w="10" w:type="dxa"/>
          <w:right w:w="10" w:type="dxa"/>
        </w:tblCellMar>
        <w:tblLook w:val="04A0" w:firstRow="1" w:lastRow="0" w:firstColumn="1" w:lastColumn="0" w:noHBand="0" w:noVBand="1"/>
      </w:tblPr>
      <w:tblGrid>
        <w:gridCol w:w="1207"/>
        <w:gridCol w:w="7777"/>
      </w:tblGrid>
      <w:tr w:rsidR="00CA657C" w14:paraId="630567DE" w14:textId="77777777" w:rsidTr="004A5688">
        <w:trPr>
          <w:tblHeader/>
        </w:trPr>
        <w:tc>
          <w:tcPr>
            <w:tcW w:w="672" w:type="pct"/>
            <w:tcBorders>
              <w:top w:val="outset" w:sz="6" w:space="0" w:color="auto"/>
              <w:left w:val="outset" w:sz="6" w:space="0" w:color="auto"/>
              <w:bottom w:val="outset" w:sz="6" w:space="0" w:color="auto"/>
              <w:right w:val="outset" w:sz="6" w:space="0" w:color="auto"/>
            </w:tcBorders>
            <w:vAlign w:val="center"/>
            <w:hideMark/>
          </w:tcPr>
          <w:p w14:paraId="676EDA0F" w14:textId="77777777" w:rsidR="007F368D" w:rsidRPr="000E2594" w:rsidRDefault="00526A29" w:rsidP="007B6957">
            <w:pPr>
              <w:spacing w:before="40" w:after="40"/>
              <w:ind w:left="142"/>
              <w:rPr>
                <w:color w:val="212529"/>
                <w:sz w:val="20"/>
                <w:szCs w:val="20"/>
                <w:lang w:eastAsia="en-GB"/>
              </w:rPr>
            </w:pPr>
            <w:r w:rsidRPr="000E2594">
              <w:rPr>
                <w:b/>
                <w:bCs/>
                <w:color w:val="212529"/>
                <w:sz w:val="20"/>
                <w:szCs w:val="20"/>
                <w:lang w:eastAsia="en-GB"/>
              </w:rPr>
              <w:t>Stage</w:t>
            </w:r>
          </w:p>
        </w:tc>
        <w:tc>
          <w:tcPr>
            <w:tcW w:w="4328" w:type="pct"/>
            <w:tcBorders>
              <w:top w:val="outset" w:sz="6" w:space="0" w:color="auto"/>
              <w:left w:val="outset" w:sz="6" w:space="0" w:color="auto"/>
              <w:bottom w:val="outset" w:sz="6" w:space="0" w:color="auto"/>
              <w:right w:val="outset" w:sz="6" w:space="0" w:color="auto"/>
            </w:tcBorders>
            <w:vAlign w:val="center"/>
            <w:hideMark/>
          </w:tcPr>
          <w:p w14:paraId="22B05DA6" w14:textId="77777777" w:rsidR="007F368D" w:rsidRPr="000E2594" w:rsidRDefault="00526A29" w:rsidP="007B6957">
            <w:pPr>
              <w:spacing w:before="40" w:after="40"/>
              <w:ind w:left="136"/>
              <w:rPr>
                <w:color w:val="212529"/>
                <w:sz w:val="20"/>
                <w:szCs w:val="20"/>
                <w:lang w:eastAsia="en-GB"/>
              </w:rPr>
            </w:pPr>
            <w:r w:rsidRPr="000E2594">
              <w:rPr>
                <w:b/>
                <w:bCs/>
                <w:color w:val="212529"/>
                <w:sz w:val="20"/>
                <w:szCs w:val="20"/>
                <w:lang w:eastAsia="en-GB"/>
              </w:rPr>
              <w:t>Characteristics</w:t>
            </w:r>
          </w:p>
        </w:tc>
      </w:tr>
      <w:tr w:rsidR="00CA657C" w14:paraId="2C846851" w14:textId="77777777" w:rsidTr="004A5688">
        <w:tc>
          <w:tcPr>
            <w:tcW w:w="672" w:type="pct"/>
            <w:tcBorders>
              <w:top w:val="outset" w:sz="6" w:space="0" w:color="auto"/>
              <w:left w:val="outset" w:sz="6" w:space="0" w:color="auto"/>
              <w:bottom w:val="outset" w:sz="6" w:space="0" w:color="auto"/>
              <w:right w:val="outset" w:sz="6" w:space="0" w:color="auto"/>
            </w:tcBorders>
            <w:vAlign w:val="center"/>
            <w:hideMark/>
          </w:tcPr>
          <w:p w14:paraId="616EA330" w14:textId="77777777" w:rsidR="007F368D" w:rsidRPr="000E2594" w:rsidRDefault="00526A29" w:rsidP="007B6957">
            <w:pPr>
              <w:spacing w:before="40" w:after="40"/>
              <w:ind w:left="142"/>
              <w:rPr>
                <w:color w:val="212529"/>
                <w:sz w:val="20"/>
                <w:szCs w:val="20"/>
                <w:lang w:eastAsia="en-GB"/>
              </w:rPr>
            </w:pPr>
            <w:r w:rsidRPr="000E2594">
              <w:rPr>
                <w:b/>
                <w:bCs/>
                <w:color w:val="212529"/>
                <w:sz w:val="20"/>
                <w:szCs w:val="20"/>
                <w:lang w:eastAsia="en-GB"/>
              </w:rPr>
              <w:t>A Stage</w:t>
            </w:r>
          </w:p>
        </w:tc>
        <w:tc>
          <w:tcPr>
            <w:tcW w:w="4328" w:type="pct"/>
            <w:tcBorders>
              <w:top w:val="outset" w:sz="6" w:space="0" w:color="auto"/>
              <w:left w:val="outset" w:sz="6" w:space="0" w:color="auto"/>
              <w:bottom w:val="outset" w:sz="6" w:space="0" w:color="auto"/>
              <w:right w:val="outset" w:sz="6" w:space="0" w:color="auto"/>
            </w:tcBorders>
            <w:vAlign w:val="center"/>
            <w:hideMark/>
          </w:tcPr>
          <w:p w14:paraId="6C7745B9" w14:textId="77777777" w:rsidR="007F368D" w:rsidRPr="004E16F3" w:rsidRDefault="00526A29" w:rsidP="00537379">
            <w:pPr>
              <w:numPr>
                <w:ilvl w:val="0"/>
                <w:numId w:val="25"/>
              </w:numPr>
              <w:spacing w:before="40" w:after="40"/>
              <w:ind w:left="561"/>
              <w:rPr>
                <w:color w:val="212529"/>
                <w:sz w:val="20"/>
                <w:szCs w:val="20"/>
                <w:lang w:eastAsia="en-GB"/>
              </w:rPr>
            </w:pPr>
            <w:r w:rsidRPr="004E16F3">
              <w:rPr>
                <w:color w:val="212529"/>
                <w:sz w:val="20"/>
                <w:szCs w:val="20"/>
                <w:lang w:eastAsia="en-GB"/>
              </w:rPr>
              <w:t>No anemia (hemoglobin ≥10g/dL)</w:t>
            </w:r>
          </w:p>
          <w:p w14:paraId="36BAA984" w14:textId="77777777" w:rsidR="007F368D" w:rsidRPr="000E2594" w:rsidRDefault="00526A29" w:rsidP="00537379">
            <w:pPr>
              <w:numPr>
                <w:ilvl w:val="0"/>
                <w:numId w:val="25"/>
              </w:numPr>
              <w:spacing w:before="40" w:after="40"/>
              <w:ind w:left="561"/>
              <w:rPr>
                <w:color w:val="212529"/>
                <w:sz w:val="20"/>
                <w:szCs w:val="20"/>
                <w:lang w:eastAsia="en-GB"/>
              </w:rPr>
            </w:pPr>
            <w:r w:rsidRPr="000E2594">
              <w:rPr>
                <w:color w:val="212529"/>
                <w:sz w:val="20"/>
                <w:szCs w:val="20"/>
                <w:lang w:eastAsia="en-GB"/>
              </w:rPr>
              <w:t>No thrombocytopenia (platelets ≥100,000/mm3)</w:t>
            </w:r>
          </w:p>
          <w:p w14:paraId="32060897" w14:textId="77777777" w:rsidR="007F368D" w:rsidRPr="000E2594" w:rsidRDefault="00526A29" w:rsidP="00537379">
            <w:pPr>
              <w:numPr>
                <w:ilvl w:val="0"/>
                <w:numId w:val="25"/>
              </w:numPr>
              <w:spacing w:before="40" w:after="40"/>
              <w:ind w:left="561"/>
              <w:rPr>
                <w:color w:val="212529"/>
                <w:sz w:val="20"/>
                <w:szCs w:val="20"/>
                <w:lang w:eastAsia="en-GB"/>
              </w:rPr>
            </w:pPr>
            <w:r w:rsidRPr="000E2594">
              <w:rPr>
                <w:color w:val="212529"/>
                <w:sz w:val="20"/>
                <w:szCs w:val="20"/>
                <w:lang w:eastAsia="en-GB"/>
              </w:rPr>
              <w:t>Less than 3 areas of lymphoid tissue enlargement</w:t>
            </w:r>
          </w:p>
        </w:tc>
      </w:tr>
      <w:tr w:rsidR="00CA657C" w14:paraId="495A85A6" w14:textId="77777777" w:rsidTr="004A5688">
        <w:tc>
          <w:tcPr>
            <w:tcW w:w="672" w:type="pct"/>
            <w:tcBorders>
              <w:top w:val="outset" w:sz="6" w:space="0" w:color="auto"/>
              <w:left w:val="outset" w:sz="6" w:space="0" w:color="auto"/>
              <w:bottom w:val="outset" w:sz="6" w:space="0" w:color="auto"/>
              <w:right w:val="outset" w:sz="6" w:space="0" w:color="auto"/>
            </w:tcBorders>
            <w:vAlign w:val="center"/>
            <w:hideMark/>
          </w:tcPr>
          <w:p w14:paraId="6EA2AEA2" w14:textId="77777777" w:rsidR="007F368D" w:rsidRPr="000E2594" w:rsidRDefault="00526A29" w:rsidP="007B6957">
            <w:pPr>
              <w:spacing w:before="40" w:after="40"/>
              <w:ind w:left="142"/>
              <w:rPr>
                <w:color w:val="212529"/>
                <w:sz w:val="20"/>
                <w:szCs w:val="20"/>
                <w:lang w:eastAsia="en-GB"/>
              </w:rPr>
            </w:pPr>
            <w:r w:rsidRPr="000E2594">
              <w:rPr>
                <w:b/>
                <w:bCs/>
                <w:color w:val="212529"/>
                <w:sz w:val="20"/>
                <w:szCs w:val="20"/>
                <w:lang w:eastAsia="en-GB"/>
              </w:rPr>
              <w:t>B Stage</w:t>
            </w:r>
          </w:p>
        </w:tc>
        <w:tc>
          <w:tcPr>
            <w:tcW w:w="4328" w:type="pct"/>
            <w:tcBorders>
              <w:top w:val="outset" w:sz="6" w:space="0" w:color="auto"/>
              <w:left w:val="outset" w:sz="6" w:space="0" w:color="auto"/>
              <w:bottom w:val="outset" w:sz="6" w:space="0" w:color="auto"/>
              <w:right w:val="outset" w:sz="6" w:space="0" w:color="auto"/>
            </w:tcBorders>
            <w:vAlign w:val="center"/>
            <w:hideMark/>
          </w:tcPr>
          <w:p w14:paraId="72127A6E" w14:textId="77777777" w:rsidR="007F368D" w:rsidRPr="006E57F7" w:rsidRDefault="00526A29" w:rsidP="00537379">
            <w:pPr>
              <w:numPr>
                <w:ilvl w:val="0"/>
                <w:numId w:val="25"/>
              </w:numPr>
              <w:spacing w:before="40" w:after="40"/>
              <w:ind w:left="561"/>
              <w:rPr>
                <w:color w:val="212529"/>
                <w:sz w:val="20"/>
                <w:szCs w:val="20"/>
                <w:lang w:eastAsia="en-GB"/>
              </w:rPr>
            </w:pPr>
            <w:r w:rsidRPr="006E57F7">
              <w:rPr>
                <w:color w:val="212529"/>
                <w:sz w:val="20"/>
                <w:szCs w:val="20"/>
                <w:lang w:eastAsia="en-GB"/>
              </w:rPr>
              <w:t>No anemia (hemoglobin ≥10g/dL)</w:t>
            </w:r>
          </w:p>
          <w:p w14:paraId="49EFB849" w14:textId="77777777" w:rsidR="007F368D" w:rsidRPr="000E2594" w:rsidRDefault="00526A29" w:rsidP="00537379">
            <w:pPr>
              <w:numPr>
                <w:ilvl w:val="0"/>
                <w:numId w:val="25"/>
              </w:numPr>
              <w:spacing w:before="40" w:after="40"/>
              <w:ind w:left="561"/>
              <w:rPr>
                <w:color w:val="212529"/>
                <w:sz w:val="20"/>
                <w:szCs w:val="20"/>
                <w:lang w:eastAsia="en-GB"/>
              </w:rPr>
            </w:pPr>
            <w:r w:rsidRPr="000E2594">
              <w:rPr>
                <w:color w:val="212529"/>
                <w:sz w:val="20"/>
                <w:szCs w:val="20"/>
                <w:lang w:eastAsia="en-GB"/>
              </w:rPr>
              <w:t>No thrombocytopenia (platelets ≥100,000/mm3)</w:t>
            </w:r>
          </w:p>
          <w:p w14:paraId="0C7D98C5" w14:textId="77777777" w:rsidR="007F368D" w:rsidRPr="000E2594" w:rsidRDefault="00526A29" w:rsidP="00537379">
            <w:pPr>
              <w:numPr>
                <w:ilvl w:val="0"/>
                <w:numId w:val="25"/>
              </w:numPr>
              <w:spacing w:before="40" w:after="40"/>
              <w:ind w:left="561"/>
              <w:rPr>
                <w:color w:val="212529"/>
                <w:sz w:val="20"/>
                <w:szCs w:val="20"/>
                <w:lang w:eastAsia="en-GB"/>
              </w:rPr>
            </w:pPr>
            <w:r w:rsidRPr="000E2594">
              <w:rPr>
                <w:color w:val="212529"/>
                <w:sz w:val="20"/>
                <w:szCs w:val="20"/>
                <w:lang w:eastAsia="en-GB"/>
              </w:rPr>
              <w:t>3 or more areas of lymphoid tissue enlargement</w:t>
            </w:r>
          </w:p>
        </w:tc>
      </w:tr>
      <w:tr w:rsidR="00CA657C" w14:paraId="176E8F76" w14:textId="77777777" w:rsidTr="004A5688">
        <w:tc>
          <w:tcPr>
            <w:tcW w:w="672" w:type="pct"/>
            <w:tcBorders>
              <w:top w:val="outset" w:sz="6" w:space="0" w:color="auto"/>
              <w:left w:val="outset" w:sz="6" w:space="0" w:color="auto"/>
              <w:bottom w:val="outset" w:sz="6" w:space="0" w:color="auto"/>
              <w:right w:val="outset" w:sz="6" w:space="0" w:color="auto"/>
            </w:tcBorders>
            <w:vAlign w:val="center"/>
            <w:hideMark/>
          </w:tcPr>
          <w:p w14:paraId="30C6011B" w14:textId="77777777" w:rsidR="007F368D" w:rsidRPr="000E2594" w:rsidRDefault="00526A29" w:rsidP="007B6957">
            <w:pPr>
              <w:spacing w:before="40" w:after="40"/>
              <w:ind w:left="142"/>
              <w:rPr>
                <w:color w:val="212529"/>
                <w:sz w:val="20"/>
                <w:szCs w:val="20"/>
                <w:lang w:eastAsia="en-GB"/>
              </w:rPr>
            </w:pPr>
            <w:r w:rsidRPr="000E2594">
              <w:rPr>
                <w:b/>
                <w:bCs/>
                <w:color w:val="212529"/>
                <w:sz w:val="20"/>
                <w:szCs w:val="20"/>
                <w:lang w:eastAsia="en-GB"/>
              </w:rPr>
              <w:t>C Stage</w:t>
            </w:r>
          </w:p>
        </w:tc>
        <w:tc>
          <w:tcPr>
            <w:tcW w:w="4328" w:type="pct"/>
            <w:tcBorders>
              <w:top w:val="outset" w:sz="6" w:space="0" w:color="auto"/>
              <w:left w:val="outset" w:sz="6" w:space="0" w:color="auto"/>
              <w:bottom w:val="outset" w:sz="6" w:space="0" w:color="auto"/>
              <w:right w:val="outset" w:sz="6" w:space="0" w:color="auto"/>
            </w:tcBorders>
            <w:vAlign w:val="center"/>
            <w:hideMark/>
          </w:tcPr>
          <w:p w14:paraId="37252D72" w14:textId="77777777" w:rsidR="007F368D" w:rsidRPr="000E2594" w:rsidRDefault="00526A29" w:rsidP="00537379">
            <w:pPr>
              <w:numPr>
                <w:ilvl w:val="0"/>
                <w:numId w:val="25"/>
              </w:numPr>
              <w:spacing w:before="40" w:after="40"/>
              <w:ind w:left="561"/>
              <w:rPr>
                <w:color w:val="212529"/>
                <w:sz w:val="20"/>
                <w:szCs w:val="20"/>
                <w:lang w:eastAsia="en-GB"/>
              </w:rPr>
            </w:pPr>
            <w:r w:rsidRPr="000E2594">
              <w:rPr>
                <w:color w:val="212529"/>
                <w:sz w:val="20"/>
                <w:szCs w:val="20"/>
                <w:lang w:eastAsia="en-GB"/>
              </w:rPr>
              <w:t>Anemia (hemoglobin &lt;10g/dL)</w:t>
            </w:r>
          </w:p>
          <w:p w14:paraId="284D3094" w14:textId="77777777" w:rsidR="007F368D" w:rsidRPr="000E2594" w:rsidRDefault="00526A29" w:rsidP="00537379">
            <w:pPr>
              <w:numPr>
                <w:ilvl w:val="0"/>
                <w:numId w:val="25"/>
              </w:numPr>
              <w:spacing w:before="40" w:after="40"/>
              <w:ind w:left="561"/>
              <w:rPr>
                <w:color w:val="212529"/>
                <w:sz w:val="20"/>
                <w:szCs w:val="20"/>
                <w:lang w:eastAsia="en-GB"/>
              </w:rPr>
            </w:pPr>
            <w:r w:rsidRPr="000E2594">
              <w:rPr>
                <w:color w:val="212529"/>
                <w:sz w:val="20"/>
                <w:szCs w:val="20"/>
                <w:lang w:eastAsia="en-GB"/>
              </w:rPr>
              <w:t xml:space="preserve">Thrombocytopenia (platelets &lt;100,000/mm3 </w:t>
            </w:r>
          </w:p>
          <w:p w14:paraId="344D6027" w14:textId="77777777" w:rsidR="007F368D" w:rsidRPr="000E2594" w:rsidRDefault="00526A29" w:rsidP="00537379">
            <w:pPr>
              <w:numPr>
                <w:ilvl w:val="0"/>
                <w:numId w:val="25"/>
              </w:numPr>
              <w:spacing w:before="40" w:after="40"/>
              <w:ind w:left="561"/>
              <w:rPr>
                <w:color w:val="212529"/>
                <w:sz w:val="20"/>
                <w:szCs w:val="20"/>
                <w:lang w:eastAsia="en-GB"/>
              </w:rPr>
            </w:pPr>
            <w:r w:rsidRPr="000E2594">
              <w:rPr>
                <w:color w:val="212529"/>
                <w:sz w:val="20"/>
                <w:szCs w:val="20"/>
                <w:lang w:eastAsia="en-GB"/>
              </w:rPr>
              <w:t>Any number of areas of lymphoid tissue enlargement</w:t>
            </w:r>
          </w:p>
        </w:tc>
      </w:tr>
    </w:tbl>
    <w:p w14:paraId="25E2680F" w14:textId="0AB1A6C1" w:rsidR="004A5688" w:rsidRDefault="004A5688" w:rsidP="00884683">
      <w:pPr>
        <w:pStyle w:val="ListEnd"/>
      </w:pPr>
    </w:p>
    <w:p w14:paraId="3FC52F3A" w14:textId="0F2A5CEB" w:rsidR="00884683" w:rsidRPr="004A5688" w:rsidRDefault="004A5688" w:rsidP="004A5688">
      <w:pPr>
        <w:rPr>
          <w:szCs w:val="20"/>
        </w:rPr>
      </w:pPr>
      <w:r>
        <w:br w:type="page"/>
      </w:r>
    </w:p>
    <w:p w14:paraId="07826CCD" w14:textId="373FCE84" w:rsidR="007F368D" w:rsidRPr="00884683" w:rsidRDefault="00526A29" w:rsidP="00884683">
      <w:pPr>
        <w:pStyle w:val="Heading3"/>
      </w:pPr>
      <w:bookmarkStart w:id="4164" w:name="_Toc212097176"/>
      <w:bookmarkStart w:id="4165" w:name="_Toc140132603"/>
      <w:r w:rsidRPr="00884683">
        <w:t>Lugano Criteria</w:t>
      </w:r>
      <w:bookmarkEnd w:id="4164"/>
      <w:bookmarkEnd w:id="4165"/>
    </w:p>
    <w:p w14:paraId="31949A2A" w14:textId="33506410" w:rsidR="007F368D" w:rsidRDefault="00526A29" w:rsidP="00884683">
      <w:pPr>
        <w:pStyle w:val="Paragraph"/>
      </w:pPr>
      <w:r>
        <w:t xml:space="preserve">At screening, the </w:t>
      </w:r>
      <w:r w:rsidRPr="00D94DC0">
        <w:t>anatomic</w:t>
      </w:r>
      <w:r>
        <w:t xml:space="preserve"> </w:t>
      </w:r>
      <w:r w:rsidRPr="00D94DC0">
        <w:t>description</w:t>
      </w:r>
      <w:r>
        <w:t xml:space="preserve"> </w:t>
      </w:r>
      <w:r w:rsidRPr="00D94DC0">
        <w:t>of</w:t>
      </w:r>
      <w:r>
        <w:t xml:space="preserve"> </w:t>
      </w:r>
      <w:r w:rsidRPr="00D94DC0">
        <w:t>disease</w:t>
      </w:r>
      <w:r>
        <w:t xml:space="preserve"> </w:t>
      </w:r>
      <w:r w:rsidRPr="00D94DC0">
        <w:t>extent</w:t>
      </w:r>
      <w:r>
        <w:t xml:space="preserve"> should be documented as defined in </w:t>
      </w:r>
      <w:r w:rsidR="00B16DC4">
        <w:t xml:space="preserve">Table </w:t>
      </w:r>
      <w:del w:id="4166" w:author="Powell, Deana" w:date="2026-03-05T15:34:00Z" w16du:dateUtc="2026-03-05T20:34:00Z">
        <w:r w:rsidR="00B55DCA">
          <w:rPr>
            <w:noProof/>
          </w:rPr>
          <w:delText>44</w:delText>
        </w:r>
      </w:del>
      <w:ins w:id="4167" w:author="Powell, Deana" w:date="2026-03-05T15:34:00Z" w16du:dateUtc="2026-03-05T20:34:00Z">
        <w:r w:rsidR="00B16DC4">
          <w:rPr>
            <w:noProof/>
          </w:rPr>
          <w:t>45</w:t>
        </w:r>
      </w:ins>
      <w:r w:rsidRPr="00D94DC0">
        <w:t>.</w:t>
      </w:r>
      <w:r>
        <w:t xml:space="preserve"> </w:t>
      </w:r>
      <w:r w:rsidRPr="00D705A7">
        <w:t>The designation for</w:t>
      </w:r>
      <w:r>
        <w:t xml:space="preserve"> </w:t>
      </w:r>
      <w:r w:rsidRPr="00D705A7">
        <w:t>extranodal disease is relevant only for limited extranodal disease in the</w:t>
      </w:r>
      <w:r>
        <w:t xml:space="preserve"> </w:t>
      </w:r>
      <w:r w:rsidRPr="00D705A7">
        <w:t xml:space="preserve">absence of nodal involvement or in </w:t>
      </w:r>
      <w:r>
        <w:t>participant</w:t>
      </w:r>
      <w:r w:rsidRPr="00D705A7">
        <w:t xml:space="preserve">s with </w:t>
      </w:r>
      <w:r>
        <w:t>S</w:t>
      </w:r>
      <w:r w:rsidRPr="00D705A7">
        <w:t>tage II disease</w:t>
      </w:r>
      <w:r>
        <w:t xml:space="preserve"> </w:t>
      </w:r>
      <w:r w:rsidRPr="00D705A7">
        <w:t xml:space="preserve">and direct extension to a non-nodal site. </w:t>
      </w:r>
      <w:r>
        <w:t>E</w:t>
      </w:r>
      <w:r w:rsidRPr="00D705A7">
        <w:t xml:space="preserve">xtranodal disease is not relevant to </w:t>
      </w:r>
      <w:r>
        <w:t>participant</w:t>
      </w:r>
      <w:r w:rsidRPr="00D705A7">
        <w:t>s</w:t>
      </w:r>
      <w:r>
        <w:t xml:space="preserve"> </w:t>
      </w:r>
      <w:r w:rsidRPr="00D705A7">
        <w:t>with advanced-stage disease</w:t>
      </w:r>
      <w:r>
        <w:t xml:space="preserve"> </w:t>
      </w:r>
      <w:r w:rsidR="00B16DC4">
        <w:t>[Cheson, B. D., et al 2014]</w:t>
      </w:r>
      <w:r w:rsidRPr="00D705A7">
        <w:t>.</w:t>
      </w:r>
    </w:p>
    <w:p w14:paraId="2CEAFEBF" w14:textId="2E1B9647" w:rsidR="007F368D" w:rsidRDefault="00526A29" w:rsidP="007F368D">
      <w:pPr>
        <w:pStyle w:val="Caption"/>
      </w:pPr>
      <w:bookmarkStart w:id="4168" w:name="_Ref100827352"/>
      <w:bookmarkStart w:id="4169" w:name="_Toc212022283"/>
      <w:bookmarkStart w:id="4170" w:name="_Toc140132651"/>
      <w:r>
        <w:t xml:space="preserve">Table </w:t>
      </w:r>
      <w:del w:id="4171" w:author="Powell, Deana" w:date="2026-03-05T15:34:00Z" w16du:dateUtc="2026-03-05T20:34:00Z">
        <w:r w:rsidR="00B55DCA">
          <w:rPr>
            <w:noProof/>
          </w:rPr>
          <w:delText>44</w:delText>
        </w:r>
      </w:del>
      <w:ins w:id="4172" w:author="Powell, Deana" w:date="2026-03-05T15:34:00Z" w16du:dateUtc="2026-03-05T20:34:00Z">
        <w:r w:rsidR="00B16DC4">
          <w:rPr>
            <w:noProof/>
          </w:rPr>
          <w:t>45</w:t>
        </w:r>
      </w:ins>
      <w:bookmarkEnd w:id="4168"/>
      <w:r>
        <w:tab/>
        <w:t>Staging for Primary Nodal Lymphomas</w:t>
      </w:r>
      <w:bookmarkEnd w:id="4169"/>
      <w:bookmarkEnd w:id="4170"/>
    </w:p>
    <w:tbl>
      <w:tblPr>
        <w:tblStyle w:val="TableGrid"/>
        <w:tblW w:w="5000" w:type="pct"/>
        <w:tblLook w:val="04A0" w:firstRow="1" w:lastRow="0" w:firstColumn="1" w:lastColumn="0" w:noHBand="0" w:noVBand="1"/>
      </w:tblPr>
      <w:tblGrid>
        <w:gridCol w:w="1271"/>
        <w:gridCol w:w="4191"/>
        <w:gridCol w:w="3528"/>
      </w:tblGrid>
      <w:tr w:rsidR="00CA657C" w14:paraId="3FFBCE2F" w14:textId="77777777" w:rsidTr="004A5688">
        <w:trPr>
          <w:tblHeader/>
        </w:trPr>
        <w:tc>
          <w:tcPr>
            <w:tcW w:w="707" w:type="pct"/>
            <w:tcBorders>
              <w:bottom w:val="single" w:sz="4" w:space="0" w:color="auto"/>
            </w:tcBorders>
          </w:tcPr>
          <w:p w14:paraId="4E3BB5C9" w14:textId="77777777" w:rsidR="007F368D" w:rsidRPr="00100BD3" w:rsidRDefault="00526A29" w:rsidP="007B6957">
            <w:pPr>
              <w:pStyle w:val="Paragraph"/>
              <w:spacing w:before="40" w:after="40"/>
              <w:rPr>
                <w:b/>
                <w:bCs/>
                <w:sz w:val="20"/>
                <w:szCs w:val="20"/>
              </w:rPr>
            </w:pPr>
            <w:r w:rsidRPr="00100BD3">
              <w:rPr>
                <w:b/>
                <w:bCs/>
                <w:sz w:val="20"/>
                <w:szCs w:val="20"/>
              </w:rPr>
              <w:t>Stage</w:t>
            </w:r>
          </w:p>
        </w:tc>
        <w:tc>
          <w:tcPr>
            <w:tcW w:w="2331" w:type="pct"/>
            <w:tcBorders>
              <w:bottom w:val="single" w:sz="4" w:space="0" w:color="auto"/>
            </w:tcBorders>
          </w:tcPr>
          <w:p w14:paraId="63B9B609" w14:textId="77777777" w:rsidR="007F368D" w:rsidRPr="00100BD3" w:rsidRDefault="00526A29" w:rsidP="007B6957">
            <w:pPr>
              <w:pStyle w:val="Paragraph"/>
              <w:spacing w:before="40" w:after="40"/>
              <w:rPr>
                <w:b/>
                <w:bCs/>
                <w:sz w:val="20"/>
                <w:szCs w:val="20"/>
              </w:rPr>
            </w:pPr>
            <w:r w:rsidRPr="00100BD3">
              <w:rPr>
                <w:b/>
                <w:bCs/>
                <w:sz w:val="20"/>
                <w:szCs w:val="20"/>
              </w:rPr>
              <w:t>Involvement</w:t>
            </w:r>
          </w:p>
        </w:tc>
        <w:tc>
          <w:tcPr>
            <w:tcW w:w="1962" w:type="pct"/>
            <w:tcBorders>
              <w:bottom w:val="single" w:sz="4" w:space="0" w:color="auto"/>
            </w:tcBorders>
          </w:tcPr>
          <w:p w14:paraId="66896530" w14:textId="77777777" w:rsidR="007F368D" w:rsidRPr="00100BD3" w:rsidRDefault="00526A29" w:rsidP="007B6957">
            <w:pPr>
              <w:pStyle w:val="Paragraph"/>
              <w:spacing w:before="40" w:after="40"/>
              <w:rPr>
                <w:b/>
                <w:bCs/>
                <w:sz w:val="20"/>
                <w:szCs w:val="20"/>
              </w:rPr>
            </w:pPr>
            <w:r w:rsidRPr="00100BD3">
              <w:rPr>
                <w:b/>
                <w:bCs/>
                <w:sz w:val="20"/>
                <w:szCs w:val="20"/>
              </w:rPr>
              <w:t>Extranodal Status</w:t>
            </w:r>
          </w:p>
        </w:tc>
      </w:tr>
      <w:tr w:rsidR="00CA657C" w14:paraId="2A22A6DB" w14:textId="77777777" w:rsidTr="004A5688">
        <w:tc>
          <w:tcPr>
            <w:tcW w:w="707" w:type="pct"/>
            <w:tcBorders>
              <w:right w:val="nil"/>
            </w:tcBorders>
          </w:tcPr>
          <w:p w14:paraId="3A21C28E" w14:textId="77777777" w:rsidR="007F368D" w:rsidRPr="00DC2DD8" w:rsidRDefault="00526A29" w:rsidP="007B6957">
            <w:pPr>
              <w:pStyle w:val="Paragraph"/>
              <w:spacing w:before="40" w:after="40"/>
              <w:rPr>
                <w:b/>
                <w:bCs/>
                <w:sz w:val="20"/>
                <w:szCs w:val="20"/>
              </w:rPr>
            </w:pPr>
            <w:r w:rsidRPr="00DC2DD8">
              <w:rPr>
                <w:b/>
                <w:bCs/>
                <w:sz w:val="20"/>
                <w:szCs w:val="20"/>
              </w:rPr>
              <w:t>Limited</w:t>
            </w:r>
          </w:p>
        </w:tc>
        <w:tc>
          <w:tcPr>
            <w:tcW w:w="2331" w:type="pct"/>
            <w:tcBorders>
              <w:left w:val="nil"/>
              <w:right w:val="nil"/>
            </w:tcBorders>
          </w:tcPr>
          <w:p w14:paraId="3C31A77D" w14:textId="77777777" w:rsidR="007F368D" w:rsidRPr="00DC2DD8" w:rsidRDefault="007F368D" w:rsidP="007B6957">
            <w:pPr>
              <w:pStyle w:val="Paragraph"/>
              <w:spacing w:before="40" w:after="40"/>
              <w:rPr>
                <w:sz w:val="20"/>
                <w:szCs w:val="20"/>
              </w:rPr>
            </w:pPr>
          </w:p>
        </w:tc>
        <w:tc>
          <w:tcPr>
            <w:tcW w:w="1962" w:type="pct"/>
            <w:tcBorders>
              <w:left w:val="nil"/>
            </w:tcBorders>
          </w:tcPr>
          <w:p w14:paraId="57F34172" w14:textId="77777777" w:rsidR="007F368D" w:rsidRPr="00DC2DD8" w:rsidRDefault="007F368D" w:rsidP="007B6957">
            <w:pPr>
              <w:pStyle w:val="Paragraph"/>
              <w:spacing w:before="40" w:after="40"/>
              <w:rPr>
                <w:sz w:val="20"/>
                <w:szCs w:val="20"/>
              </w:rPr>
            </w:pPr>
          </w:p>
        </w:tc>
      </w:tr>
      <w:tr w:rsidR="00CA657C" w14:paraId="5EA19EC2" w14:textId="77777777" w:rsidTr="004A5688">
        <w:tc>
          <w:tcPr>
            <w:tcW w:w="707" w:type="pct"/>
          </w:tcPr>
          <w:p w14:paraId="0E67DD61" w14:textId="77777777" w:rsidR="007F368D" w:rsidRPr="00DC2DD8" w:rsidRDefault="00526A29" w:rsidP="007B6957">
            <w:pPr>
              <w:pStyle w:val="Paragraph"/>
              <w:spacing w:before="40" w:after="40"/>
              <w:rPr>
                <w:sz w:val="20"/>
                <w:szCs w:val="20"/>
              </w:rPr>
            </w:pPr>
            <w:r w:rsidRPr="00DC2DD8">
              <w:rPr>
                <w:sz w:val="20"/>
                <w:szCs w:val="20"/>
              </w:rPr>
              <w:t>I</w:t>
            </w:r>
          </w:p>
        </w:tc>
        <w:tc>
          <w:tcPr>
            <w:tcW w:w="2331" w:type="pct"/>
          </w:tcPr>
          <w:p w14:paraId="41A48018" w14:textId="77777777" w:rsidR="007F368D" w:rsidRPr="00DC2DD8" w:rsidRDefault="00526A29" w:rsidP="007B6957">
            <w:pPr>
              <w:pStyle w:val="Paragraph"/>
              <w:spacing w:before="40" w:after="40"/>
              <w:rPr>
                <w:sz w:val="20"/>
                <w:szCs w:val="20"/>
              </w:rPr>
            </w:pPr>
            <w:r w:rsidRPr="00DC2DD8">
              <w:rPr>
                <w:sz w:val="20"/>
                <w:szCs w:val="20"/>
              </w:rPr>
              <w:t>One node of a group of adjacent nodes</w:t>
            </w:r>
          </w:p>
        </w:tc>
        <w:tc>
          <w:tcPr>
            <w:tcW w:w="1962" w:type="pct"/>
          </w:tcPr>
          <w:p w14:paraId="5ED2F8DA" w14:textId="77777777" w:rsidR="007F368D" w:rsidRPr="00DC2DD8" w:rsidRDefault="00526A29" w:rsidP="007B6957">
            <w:pPr>
              <w:pStyle w:val="Paragraph"/>
              <w:spacing w:before="40" w:after="40"/>
              <w:rPr>
                <w:sz w:val="20"/>
                <w:szCs w:val="20"/>
              </w:rPr>
            </w:pPr>
            <w:r w:rsidRPr="00DC2DD8">
              <w:rPr>
                <w:sz w:val="20"/>
                <w:szCs w:val="20"/>
              </w:rPr>
              <w:t>Single extranodal lesions without nodal involvement</w:t>
            </w:r>
          </w:p>
        </w:tc>
      </w:tr>
      <w:tr w:rsidR="00CA657C" w14:paraId="7E877B87" w14:textId="77777777" w:rsidTr="004A5688">
        <w:tc>
          <w:tcPr>
            <w:tcW w:w="707" w:type="pct"/>
          </w:tcPr>
          <w:p w14:paraId="795450F7" w14:textId="77777777" w:rsidR="007F368D" w:rsidRPr="00DC2DD8" w:rsidRDefault="00526A29" w:rsidP="007B6957">
            <w:pPr>
              <w:pStyle w:val="Paragraph"/>
              <w:spacing w:before="40" w:after="40"/>
              <w:rPr>
                <w:sz w:val="20"/>
                <w:szCs w:val="20"/>
              </w:rPr>
            </w:pPr>
            <w:r w:rsidRPr="00DC2DD8">
              <w:rPr>
                <w:sz w:val="20"/>
                <w:szCs w:val="20"/>
              </w:rPr>
              <w:t>II</w:t>
            </w:r>
          </w:p>
        </w:tc>
        <w:tc>
          <w:tcPr>
            <w:tcW w:w="2331" w:type="pct"/>
          </w:tcPr>
          <w:p w14:paraId="32B3016D" w14:textId="77777777" w:rsidR="007F368D" w:rsidRPr="00DC2DD8" w:rsidRDefault="00526A29" w:rsidP="007B6957">
            <w:pPr>
              <w:pStyle w:val="Paragraph"/>
              <w:spacing w:before="40" w:after="40"/>
              <w:rPr>
                <w:sz w:val="20"/>
                <w:szCs w:val="20"/>
              </w:rPr>
            </w:pPr>
            <w:r w:rsidRPr="00DC2DD8">
              <w:rPr>
                <w:sz w:val="20"/>
                <w:szCs w:val="20"/>
              </w:rPr>
              <w:t>Two or more nodal groups on the same side of the diaphragm</w:t>
            </w:r>
          </w:p>
        </w:tc>
        <w:tc>
          <w:tcPr>
            <w:tcW w:w="1962" w:type="pct"/>
          </w:tcPr>
          <w:p w14:paraId="184A8971" w14:textId="77777777" w:rsidR="007F368D" w:rsidRPr="00DC2DD8" w:rsidRDefault="00526A29" w:rsidP="007B6957">
            <w:pPr>
              <w:pStyle w:val="Paragraph"/>
              <w:spacing w:before="40" w:after="40"/>
              <w:rPr>
                <w:sz w:val="20"/>
                <w:szCs w:val="20"/>
              </w:rPr>
            </w:pPr>
            <w:r w:rsidRPr="00DC2DD8">
              <w:rPr>
                <w:sz w:val="20"/>
                <w:szCs w:val="20"/>
              </w:rPr>
              <w:t>Stage I or II by nodal extent with limited contiguous extranodal involvement</w:t>
            </w:r>
          </w:p>
        </w:tc>
      </w:tr>
      <w:tr w:rsidR="00CA657C" w14:paraId="1BEE2E54" w14:textId="77777777" w:rsidTr="004A5688">
        <w:tc>
          <w:tcPr>
            <w:tcW w:w="707" w:type="pct"/>
            <w:tcBorders>
              <w:bottom w:val="single" w:sz="4" w:space="0" w:color="auto"/>
            </w:tcBorders>
          </w:tcPr>
          <w:p w14:paraId="2E9AF530" w14:textId="77777777" w:rsidR="007F368D" w:rsidRPr="00DC2DD8" w:rsidRDefault="00526A29" w:rsidP="007B6957">
            <w:pPr>
              <w:pStyle w:val="Paragraph"/>
              <w:spacing w:before="40" w:after="40"/>
              <w:rPr>
                <w:sz w:val="20"/>
                <w:szCs w:val="20"/>
              </w:rPr>
            </w:pPr>
            <w:r w:rsidRPr="00DC2DD8">
              <w:rPr>
                <w:sz w:val="20"/>
                <w:szCs w:val="20"/>
              </w:rPr>
              <w:t>II bulky</w:t>
            </w:r>
            <w:r w:rsidRPr="00FC1707">
              <w:rPr>
                <w:sz w:val="20"/>
                <w:szCs w:val="20"/>
                <w:vertAlign w:val="superscript"/>
              </w:rPr>
              <w:t>a</w:t>
            </w:r>
          </w:p>
        </w:tc>
        <w:tc>
          <w:tcPr>
            <w:tcW w:w="2331" w:type="pct"/>
            <w:tcBorders>
              <w:bottom w:val="single" w:sz="4" w:space="0" w:color="auto"/>
            </w:tcBorders>
          </w:tcPr>
          <w:p w14:paraId="09BCF1C1" w14:textId="77777777" w:rsidR="007F368D" w:rsidRPr="00DC2DD8" w:rsidRDefault="00526A29" w:rsidP="007B6957">
            <w:pPr>
              <w:pStyle w:val="Paragraph"/>
              <w:spacing w:before="40" w:after="40"/>
              <w:rPr>
                <w:sz w:val="20"/>
                <w:szCs w:val="20"/>
              </w:rPr>
            </w:pPr>
            <w:r w:rsidRPr="00DC2DD8">
              <w:rPr>
                <w:sz w:val="20"/>
                <w:szCs w:val="20"/>
              </w:rPr>
              <w:t>II as above with “bulky” disease</w:t>
            </w:r>
          </w:p>
        </w:tc>
        <w:tc>
          <w:tcPr>
            <w:tcW w:w="1962" w:type="pct"/>
            <w:tcBorders>
              <w:bottom w:val="single" w:sz="4" w:space="0" w:color="auto"/>
            </w:tcBorders>
          </w:tcPr>
          <w:p w14:paraId="30933F3F" w14:textId="77777777" w:rsidR="007F368D" w:rsidRPr="00DC2DD8" w:rsidRDefault="00526A29" w:rsidP="007B6957">
            <w:pPr>
              <w:pStyle w:val="Paragraph"/>
              <w:spacing w:before="40" w:after="40"/>
              <w:rPr>
                <w:sz w:val="20"/>
                <w:szCs w:val="20"/>
              </w:rPr>
            </w:pPr>
            <w:r w:rsidRPr="00DC2DD8">
              <w:rPr>
                <w:sz w:val="20"/>
                <w:szCs w:val="20"/>
              </w:rPr>
              <w:t>Not applicable</w:t>
            </w:r>
          </w:p>
        </w:tc>
      </w:tr>
      <w:tr w:rsidR="00CA657C" w14:paraId="7B743480" w14:textId="77777777" w:rsidTr="004A5688">
        <w:tc>
          <w:tcPr>
            <w:tcW w:w="707" w:type="pct"/>
            <w:tcBorders>
              <w:right w:val="nil"/>
            </w:tcBorders>
          </w:tcPr>
          <w:p w14:paraId="1B740936" w14:textId="77777777" w:rsidR="007F368D" w:rsidRPr="00DC2DD8" w:rsidRDefault="00526A29" w:rsidP="007B6957">
            <w:pPr>
              <w:pStyle w:val="Paragraph"/>
              <w:spacing w:before="40" w:after="40"/>
              <w:rPr>
                <w:b/>
                <w:bCs/>
                <w:sz w:val="20"/>
                <w:szCs w:val="20"/>
              </w:rPr>
            </w:pPr>
            <w:r w:rsidRPr="00DC2DD8">
              <w:rPr>
                <w:b/>
                <w:bCs/>
                <w:sz w:val="20"/>
                <w:szCs w:val="20"/>
              </w:rPr>
              <w:t>Advanced</w:t>
            </w:r>
          </w:p>
        </w:tc>
        <w:tc>
          <w:tcPr>
            <w:tcW w:w="2331" w:type="pct"/>
            <w:tcBorders>
              <w:left w:val="nil"/>
              <w:right w:val="nil"/>
            </w:tcBorders>
          </w:tcPr>
          <w:p w14:paraId="4D92150A" w14:textId="77777777" w:rsidR="007F368D" w:rsidRPr="00DC2DD8" w:rsidRDefault="007F368D" w:rsidP="007B6957">
            <w:pPr>
              <w:pStyle w:val="Paragraph"/>
              <w:spacing w:before="40" w:after="40"/>
              <w:rPr>
                <w:sz w:val="20"/>
                <w:szCs w:val="20"/>
              </w:rPr>
            </w:pPr>
          </w:p>
        </w:tc>
        <w:tc>
          <w:tcPr>
            <w:tcW w:w="1962" w:type="pct"/>
            <w:tcBorders>
              <w:left w:val="nil"/>
            </w:tcBorders>
          </w:tcPr>
          <w:p w14:paraId="783DF1DA" w14:textId="77777777" w:rsidR="007F368D" w:rsidRPr="00DC2DD8" w:rsidRDefault="007F368D" w:rsidP="007B6957">
            <w:pPr>
              <w:pStyle w:val="Paragraph"/>
              <w:spacing w:before="40" w:after="40"/>
              <w:rPr>
                <w:sz w:val="20"/>
                <w:szCs w:val="20"/>
              </w:rPr>
            </w:pPr>
          </w:p>
        </w:tc>
      </w:tr>
      <w:tr w:rsidR="00CA657C" w14:paraId="158E5EE1" w14:textId="77777777" w:rsidTr="004A5688">
        <w:tc>
          <w:tcPr>
            <w:tcW w:w="707" w:type="pct"/>
          </w:tcPr>
          <w:p w14:paraId="340EF987" w14:textId="77777777" w:rsidR="007F368D" w:rsidRPr="00DC2DD8" w:rsidRDefault="00526A29" w:rsidP="007B6957">
            <w:pPr>
              <w:pStyle w:val="Paragraph"/>
              <w:spacing w:before="40" w:after="40"/>
              <w:rPr>
                <w:sz w:val="20"/>
                <w:szCs w:val="20"/>
              </w:rPr>
            </w:pPr>
            <w:r w:rsidRPr="00DC2DD8">
              <w:rPr>
                <w:sz w:val="20"/>
                <w:szCs w:val="20"/>
              </w:rPr>
              <w:t>III</w:t>
            </w:r>
          </w:p>
        </w:tc>
        <w:tc>
          <w:tcPr>
            <w:tcW w:w="2331" w:type="pct"/>
          </w:tcPr>
          <w:p w14:paraId="3D878097" w14:textId="77777777" w:rsidR="007F368D" w:rsidRPr="00DC2DD8" w:rsidRDefault="00526A29" w:rsidP="007B6957">
            <w:pPr>
              <w:pStyle w:val="Paragraph"/>
              <w:spacing w:before="40" w:after="40"/>
              <w:rPr>
                <w:sz w:val="20"/>
                <w:szCs w:val="20"/>
              </w:rPr>
            </w:pPr>
            <w:r w:rsidRPr="00DC2DD8">
              <w:rPr>
                <w:sz w:val="20"/>
                <w:szCs w:val="20"/>
              </w:rPr>
              <w:t>Nodes on both sides of the diaphragm; nodes above the diaphragm with spleen involvement</w:t>
            </w:r>
          </w:p>
        </w:tc>
        <w:tc>
          <w:tcPr>
            <w:tcW w:w="1962" w:type="pct"/>
          </w:tcPr>
          <w:p w14:paraId="125D04D0" w14:textId="77777777" w:rsidR="007F368D" w:rsidRPr="00DC2DD8" w:rsidRDefault="00526A29" w:rsidP="007B6957">
            <w:pPr>
              <w:pStyle w:val="Paragraph"/>
              <w:spacing w:before="40" w:after="40"/>
              <w:rPr>
                <w:sz w:val="20"/>
                <w:szCs w:val="20"/>
              </w:rPr>
            </w:pPr>
            <w:r w:rsidRPr="00DC2DD8">
              <w:rPr>
                <w:sz w:val="20"/>
                <w:szCs w:val="20"/>
              </w:rPr>
              <w:t>Not applicable</w:t>
            </w:r>
          </w:p>
        </w:tc>
      </w:tr>
      <w:tr w:rsidR="00CA657C" w14:paraId="6A740C29" w14:textId="77777777" w:rsidTr="004A5688">
        <w:tc>
          <w:tcPr>
            <w:tcW w:w="707" w:type="pct"/>
          </w:tcPr>
          <w:p w14:paraId="11DAA3E0" w14:textId="77777777" w:rsidR="007F368D" w:rsidRPr="00DC2DD8" w:rsidRDefault="00526A29" w:rsidP="007B6957">
            <w:pPr>
              <w:pStyle w:val="Paragraph"/>
              <w:spacing w:before="40" w:after="40"/>
              <w:rPr>
                <w:sz w:val="20"/>
                <w:szCs w:val="20"/>
              </w:rPr>
            </w:pPr>
            <w:r w:rsidRPr="00DC2DD8">
              <w:rPr>
                <w:sz w:val="20"/>
                <w:szCs w:val="20"/>
              </w:rPr>
              <w:t>IV</w:t>
            </w:r>
          </w:p>
        </w:tc>
        <w:tc>
          <w:tcPr>
            <w:tcW w:w="2331" w:type="pct"/>
          </w:tcPr>
          <w:p w14:paraId="0BCD7C74" w14:textId="77777777" w:rsidR="007F368D" w:rsidRPr="00D705A7" w:rsidRDefault="00526A29" w:rsidP="007B6957">
            <w:pPr>
              <w:pStyle w:val="Paragraph"/>
              <w:spacing w:before="40" w:after="40"/>
              <w:rPr>
                <w:sz w:val="20"/>
                <w:szCs w:val="20"/>
              </w:rPr>
            </w:pPr>
            <w:r w:rsidRPr="00DC2DD8">
              <w:rPr>
                <w:sz w:val="20"/>
                <w:szCs w:val="20"/>
              </w:rPr>
              <w:t>Additional noncontiguous extra</w:t>
            </w:r>
            <w:r w:rsidRPr="00D705A7">
              <w:rPr>
                <w:sz w:val="20"/>
                <w:szCs w:val="20"/>
              </w:rPr>
              <w:t>lymphatic involvement</w:t>
            </w:r>
          </w:p>
        </w:tc>
        <w:tc>
          <w:tcPr>
            <w:tcW w:w="1962" w:type="pct"/>
          </w:tcPr>
          <w:p w14:paraId="652C2AD5" w14:textId="77777777" w:rsidR="007F368D" w:rsidRPr="00D705A7" w:rsidRDefault="00526A29" w:rsidP="007B6957">
            <w:pPr>
              <w:pStyle w:val="Paragraph"/>
              <w:spacing w:before="40" w:after="40"/>
              <w:rPr>
                <w:sz w:val="20"/>
                <w:szCs w:val="20"/>
              </w:rPr>
            </w:pPr>
            <w:r w:rsidRPr="00D705A7">
              <w:rPr>
                <w:sz w:val="20"/>
                <w:szCs w:val="20"/>
              </w:rPr>
              <w:t>Not applicable</w:t>
            </w:r>
          </w:p>
        </w:tc>
      </w:tr>
      <w:tr w:rsidR="00CA657C" w14:paraId="6C3BAFD4" w14:textId="77777777" w:rsidTr="004A5688">
        <w:tc>
          <w:tcPr>
            <w:tcW w:w="5000" w:type="pct"/>
            <w:gridSpan w:val="3"/>
          </w:tcPr>
          <w:p w14:paraId="0103787C" w14:textId="77777777" w:rsidR="007F368D" w:rsidRPr="00465A9D" w:rsidRDefault="00526A29" w:rsidP="00465A9D">
            <w:pPr>
              <w:pStyle w:val="TableFootnote"/>
              <w:ind w:left="0"/>
              <w:rPr>
                <w:sz w:val="18"/>
                <w:szCs w:val="18"/>
              </w:rPr>
            </w:pPr>
            <w:r w:rsidRPr="00465A9D">
              <w:rPr>
                <w:sz w:val="18"/>
                <w:szCs w:val="18"/>
              </w:rPr>
              <w:t>CT=computer tomography; PET=positron emission tomography.</w:t>
            </w:r>
          </w:p>
          <w:p w14:paraId="7D31DC9F" w14:textId="77777777" w:rsidR="007F368D" w:rsidRPr="00465A9D" w:rsidRDefault="00526A29" w:rsidP="00465A9D">
            <w:pPr>
              <w:pStyle w:val="TableFootnote"/>
              <w:ind w:left="0"/>
              <w:rPr>
                <w:sz w:val="18"/>
                <w:szCs w:val="18"/>
              </w:rPr>
            </w:pPr>
            <w:r w:rsidRPr="00465A9D">
              <w:rPr>
                <w:sz w:val="18"/>
                <w:szCs w:val="18"/>
              </w:rPr>
              <w:t>NOTE: Extent of disease is determined by PET-CT for avid lymphomas and CT for nonavid histologies. Tonsils, Waldeyer’s ring, and spleen are considered nodal tissue.</w:t>
            </w:r>
          </w:p>
          <w:p w14:paraId="7CE9CD13" w14:textId="77777777" w:rsidR="007F368D" w:rsidRPr="00465A9D" w:rsidRDefault="00526A29" w:rsidP="00465A9D">
            <w:pPr>
              <w:pStyle w:val="TableFootnote"/>
              <w:ind w:left="0"/>
              <w:rPr>
                <w:sz w:val="18"/>
                <w:szCs w:val="18"/>
              </w:rPr>
            </w:pPr>
            <w:r w:rsidRPr="00465A9D">
              <w:rPr>
                <w:sz w:val="18"/>
                <w:szCs w:val="18"/>
              </w:rPr>
              <w:t>a. Whether Stage II bulky disease is treated as limited or advanced disease may be determined by histology and a number of prognostic factors.</w:t>
            </w:r>
          </w:p>
          <w:p w14:paraId="306D4D4F" w14:textId="48FFA42E" w:rsidR="007F368D" w:rsidRPr="00465A9D" w:rsidRDefault="00526A29" w:rsidP="00465A9D">
            <w:pPr>
              <w:pStyle w:val="TableFootnote"/>
              <w:ind w:left="0"/>
              <w:rPr>
                <w:sz w:val="18"/>
                <w:szCs w:val="18"/>
              </w:rPr>
            </w:pPr>
            <w:r w:rsidRPr="00465A9D">
              <w:rPr>
                <w:sz w:val="18"/>
                <w:szCs w:val="18"/>
              </w:rPr>
              <w:t xml:space="preserve">Adapted from </w:t>
            </w:r>
            <w:r w:rsidR="00B16DC4">
              <w:rPr>
                <w:sz w:val="18"/>
                <w:szCs w:val="18"/>
              </w:rPr>
              <w:t>[Cheson, B. D., et al 2014]</w:t>
            </w:r>
            <w:r w:rsidRPr="00465A9D">
              <w:rPr>
                <w:sz w:val="18"/>
                <w:szCs w:val="18"/>
              </w:rPr>
              <w:t>.</w:t>
            </w:r>
          </w:p>
        </w:tc>
      </w:tr>
    </w:tbl>
    <w:p w14:paraId="48D559F1" w14:textId="77777777" w:rsidR="007F368D" w:rsidRPr="004C3395" w:rsidRDefault="007F368D" w:rsidP="00884683">
      <w:pPr>
        <w:pStyle w:val="ListEnd"/>
      </w:pPr>
    </w:p>
    <w:p w14:paraId="3BE84B31" w14:textId="77777777" w:rsidR="007F368D" w:rsidRDefault="00526A29" w:rsidP="007F368D">
      <w:pPr>
        <w:pStyle w:val="Heading2"/>
        <w:pageBreakBefore/>
      </w:pPr>
      <w:bookmarkStart w:id="4173" w:name="_Toc212097177"/>
      <w:bookmarkStart w:id="4174" w:name="_Toc140132604"/>
      <w:r>
        <w:t>Appendix</w:t>
      </w:r>
      <w:r w:rsidRPr="002D10D9">
        <w:t xml:space="preserve"> </w:t>
      </w:r>
      <w:r>
        <w:t>13: Specified Approved Rituximab Biosimilars</w:t>
      </w:r>
      <w:bookmarkEnd w:id="4173"/>
      <w:bookmarkEnd w:id="4174"/>
    </w:p>
    <w:p w14:paraId="59996C11" w14:textId="77777777" w:rsidR="007F368D" w:rsidRDefault="00526A29" w:rsidP="005D2EB4">
      <w:pPr>
        <w:pStyle w:val="paragraph0"/>
      </w:pPr>
      <w:r w:rsidRPr="00F658AF">
        <w:t xml:space="preserve">The following specified </w:t>
      </w:r>
      <w:r>
        <w:t xml:space="preserve">approved </w:t>
      </w:r>
      <w:r w:rsidRPr="00F658AF">
        <w:t xml:space="preserve">rituximab </w:t>
      </w:r>
      <w:r>
        <w:t xml:space="preserve">biosimilars are </w:t>
      </w:r>
      <w:r w:rsidRPr="00F658AF">
        <w:t>permitted</w:t>
      </w:r>
      <w:r>
        <w:t xml:space="preserve"> in this study:</w:t>
      </w:r>
    </w:p>
    <w:p w14:paraId="6DD3BD23" w14:textId="77777777" w:rsidR="007F368D" w:rsidRPr="001C5E97" w:rsidRDefault="00526A29" w:rsidP="007F368D">
      <w:pPr>
        <w:pStyle w:val="ListBullet"/>
        <w:spacing w:after="240"/>
      </w:pPr>
      <w:r>
        <w:t>TRUXIMA</w:t>
      </w:r>
      <w:r w:rsidRPr="001C5E97">
        <w:rPr>
          <w:vertAlign w:val="superscript"/>
        </w:rPr>
        <w:t>®</w:t>
      </w:r>
    </w:p>
    <w:p w14:paraId="6F0BD64E" w14:textId="77777777" w:rsidR="007F368D" w:rsidRPr="001C5E97" w:rsidRDefault="00526A29" w:rsidP="007F368D">
      <w:pPr>
        <w:pStyle w:val="ListBullet"/>
        <w:spacing w:after="240"/>
      </w:pPr>
      <w:r>
        <w:t>RUXIENCE</w:t>
      </w:r>
      <w:r w:rsidRPr="001C5E97">
        <w:rPr>
          <w:vertAlign w:val="superscript"/>
        </w:rPr>
        <w:t>®</w:t>
      </w:r>
      <w:r w:rsidRPr="001C5E97">
        <w:t xml:space="preserve"> </w:t>
      </w:r>
    </w:p>
    <w:p w14:paraId="34297270" w14:textId="77777777" w:rsidR="007F368D" w:rsidRPr="007F368D" w:rsidRDefault="00526A29" w:rsidP="007F368D">
      <w:pPr>
        <w:pStyle w:val="ListBullet"/>
        <w:spacing w:after="240"/>
      </w:pPr>
      <w:r>
        <w:t>RIABNI</w:t>
      </w:r>
      <w:r>
        <w:rPr>
          <w:vertAlign w:val="superscript"/>
        </w:rPr>
        <w:t>™</w:t>
      </w:r>
    </w:p>
    <w:p w14:paraId="3517EF28" w14:textId="77777777" w:rsidR="007F368D" w:rsidRDefault="007F368D" w:rsidP="007F368D">
      <w:pPr>
        <w:pStyle w:val="ListBullet"/>
        <w:spacing w:after="240"/>
        <w:sectPr w:rsidR="007F368D" w:rsidSect="00771B96">
          <w:pgSz w:w="12240" w:h="15840"/>
          <w:pgMar w:top="1440" w:right="1440" w:bottom="1440" w:left="1800" w:header="720" w:footer="720" w:gutter="0"/>
          <w:cols w:space="708"/>
          <w:docGrid w:linePitch="360"/>
        </w:sectPr>
      </w:pPr>
    </w:p>
    <w:p w14:paraId="723E9B68" w14:textId="77777777" w:rsidR="007F368D" w:rsidRDefault="00526A29" w:rsidP="007F368D">
      <w:pPr>
        <w:pStyle w:val="Heading2"/>
        <w:pageBreakBefore/>
      </w:pPr>
      <w:bookmarkStart w:id="4175" w:name="_Toc212097178"/>
      <w:bookmarkStart w:id="4176" w:name="_Toc140132605"/>
      <w:r w:rsidRPr="00712812">
        <w:t>Appendix 1</w:t>
      </w:r>
      <w:r>
        <w:t>4</w:t>
      </w:r>
      <w:r w:rsidRPr="00712812">
        <w:t>:</w:t>
      </w:r>
      <w:r>
        <w:t xml:space="preserve"> </w:t>
      </w:r>
      <w:r w:rsidRPr="00712812">
        <w:t>Sample Collection</w:t>
      </w:r>
      <w:bookmarkEnd w:id="4175"/>
      <w:bookmarkEnd w:id="4176"/>
    </w:p>
    <w:p w14:paraId="66DCE8BA" w14:textId="7360DAD0" w:rsidR="00A56807" w:rsidRPr="00A56807" w:rsidRDefault="00895D30" w:rsidP="00EF5F82">
      <w:pPr>
        <w:pStyle w:val="Paragraph"/>
        <w:rPr>
          <w:ins w:id="4177" w:author="Powell, Deana" w:date="2026-03-05T15:34:00Z" w16du:dateUtc="2026-03-05T20:34:00Z"/>
        </w:rPr>
      </w:pPr>
      <w:bookmarkStart w:id="4178" w:name="_Toc140132652"/>
      <w:del w:id="4179" w:author="Powell, Deana" w:date="2026-03-05T15:34:00Z" w16du:dateUtc="2026-03-05T20:34:00Z">
        <w:r>
          <w:delText xml:space="preserve">Table </w:delText>
        </w:r>
        <w:r w:rsidR="00B55DCA">
          <w:rPr>
            <w:noProof/>
          </w:rPr>
          <w:delText>45</w:delText>
        </w:r>
      </w:del>
      <w:ins w:id="4180" w:author="Powell, Deana" w:date="2026-03-05T15:34:00Z" w16du:dateUtc="2026-03-05T20:34:00Z">
        <w:r w:rsidR="00B16DC4">
          <w:t xml:space="preserve">Table </w:t>
        </w:r>
        <w:r w:rsidR="00B16DC4">
          <w:rPr>
            <w:noProof/>
          </w:rPr>
          <w:t>46</w:t>
        </w:r>
        <w:r w:rsidR="00526A29">
          <w:t xml:space="preserve"> provides the sample collection for Part 2 particpiants.</w:t>
        </w:r>
      </w:ins>
    </w:p>
    <w:p w14:paraId="43D922D4" w14:textId="1CEF4741" w:rsidR="007F368D" w:rsidRDefault="00526A29" w:rsidP="007F368D">
      <w:pPr>
        <w:pStyle w:val="Caption"/>
      </w:pPr>
      <w:bookmarkStart w:id="4181" w:name="_Ref104537029"/>
      <w:bookmarkStart w:id="4182" w:name="_Toc212022284"/>
      <w:ins w:id="4183" w:author="Powell, Deana" w:date="2026-03-05T15:34:00Z" w16du:dateUtc="2026-03-05T20:34:00Z">
        <w:r>
          <w:t xml:space="preserve">Table </w:t>
        </w:r>
        <w:r w:rsidR="00B16DC4">
          <w:rPr>
            <w:noProof/>
          </w:rPr>
          <w:t>46</w:t>
        </w:r>
      </w:ins>
      <w:bookmarkEnd w:id="4181"/>
      <w:r>
        <w:tab/>
      </w:r>
      <w:r w:rsidRPr="0014285A">
        <w:t>Sample Collection</w:t>
      </w:r>
      <w:r w:rsidR="00E53955">
        <w:t xml:space="preserve"> for Part 2 Participants</w:t>
      </w:r>
      <w:bookmarkEnd w:id="4182"/>
      <w:bookmarkEnd w:id="4178"/>
    </w:p>
    <w:tbl>
      <w:tblPr>
        <w:tblW w:w="5088"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2098"/>
        <w:gridCol w:w="2076"/>
        <w:gridCol w:w="2359"/>
        <w:gridCol w:w="1412"/>
        <w:gridCol w:w="1411"/>
        <w:gridCol w:w="3822"/>
      </w:tblGrid>
      <w:tr w:rsidR="00CA657C" w14:paraId="171EB175" w14:textId="77777777" w:rsidTr="0065758A">
        <w:trPr>
          <w:trHeight w:val="119"/>
          <w:tblHeader/>
        </w:trPr>
        <w:tc>
          <w:tcPr>
            <w:tcW w:w="1838" w:type="dxa"/>
          </w:tcPr>
          <w:p w14:paraId="7C19F122" w14:textId="77777777" w:rsidR="00520963" w:rsidRPr="003160E3" w:rsidRDefault="00526A29" w:rsidP="002B0AD6">
            <w:pPr>
              <w:keepNext/>
              <w:keepLines/>
              <w:ind w:left="144" w:right="144"/>
              <w:jc w:val="center"/>
              <w:rPr>
                <w:b/>
                <w:bCs/>
                <w:sz w:val="20"/>
                <w:szCs w:val="20"/>
              </w:rPr>
            </w:pPr>
            <w:r w:rsidRPr="003160E3">
              <w:rPr>
                <w:b/>
                <w:bCs/>
                <w:sz w:val="20"/>
                <w:szCs w:val="20"/>
              </w:rPr>
              <w:t>Sample Indicated in SoA</w:t>
            </w:r>
          </w:p>
        </w:tc>
        <w:tc>
          <w:tcPr>
            <w:tcW w:w="2126" w:type="dxa"/>
            <w:tcMar>
              <w:top w:w="0" w:type="dxa"/>
              <w:left w:w="0" w:type="dxa"/>
              <w:bottom w:w="0" w:type="dxa"/>
              <w:right w:w="0" w:type="dxa"/>
            </w:tcMar>
          </w:tcPr>
          <w:p w14:paraId="0A44A88E" w14:textId="77777777" w:rsidR="00520963" w:rsidRPr="003160E3" w:rsidRDefault="00526A29" w:rsidP="002B0AD6">
            <w:pPr>
              <w:keepNext/>
              <w:keepLines/>
              <w:ind w:left="144" w:right="144"/>
              <w:jc w:val="center"/>
              <w:rPr>
                <w:b/>
                <w:bCs/>
                <w:sz w:val="20"/>
                <w:szCs w:val="20"/>
              </w:rPr>
            </w:pPr>
            <w:r w:rsidRPr="003160E3">
              <w:rPr>
                <w:b/>
                <w:bCs/>
                <w:sz w:val="20"/>
                <w:szCs w:val="20"/>
              </w:rPr>
              <w:t>Biomarker</w:t>
            </w:r>
          </w:p>
          <w:p w14:paraId="0703052A" w14:textId="77777777" w:rsidR="00520963" w:rsidRPr="003160E3" w:rsidRDefault="00526A29" w:rsidP="002B0AD6">
            <w:pPr>
              <w:keepNext/>
              <w:keepLines/>
              <w:ind w:left="144" w:right="144"/>
              <w:jc w:val="center"/>
              <w:rPr>
                <w:b/>
                <w:bCs/>
                <w:sz w:val="20"/>
                <w:szCs w:val="20"/>
              </w:rPr>
            </w:pPr>
            <w:r w:rsidRPr="003160E3">
              <w:rPr>
                <w:b/>
                <w:bCs/>
                <w:sz w:val="20"/>
                <w:szCs w:val="20"/>
              </w:rPr>
              <w:t>Test</w:t>
            </w:r>
          </w:p>
        </w:tc>
        <w:tc>
          <w:tcPr>
            <w:tcW w:w="2410" w:type="dxa"/>
            <w:tcMar>
              <w:top w:w="0" w:type="dxa"/>
              <w:left w:w="0" w:type="dxa"/>
              <w:bottom w:w="0" w:type="dxa"/>
              <w:right w:w="0" w:type="dxa"/>
            </w:tcMar>
            <w:hideMark/>
          </w:tcPr>
          <w:p w14:paraId="19E9CADE" w14:textId="77777777" w:rsidR="00520963" w:rsidRPr="003160E3" w:rsidRDefault="00526A29" w:rsidP="002B0AD6">
            <w:pPr>
              <w:keepNext/>
              <w:keepLines/>
              <w:ind w:left="144" w:right="144"/>
              <w:jc w:val="center"/>
              <w:rPr>
                <w:b/>
                <w:bCs/>
                <w:sz w:val="20"/>
                <w:szCs w:val="20"/>
              </w:rPr>
            </w:pPr>
            <w:r w:rsidRPr="003160E3">
              <w:rPr>
                <w:b/>
                <w:bCs/>
                <w:sz w:val="20"/>
                <w:szCs w:val="20"/>
              </w:rPr>
              <w:t>Time Points</w:t>
            </w:r>
          </w:p>
        </w:tc>
        <w:tc>
          <w:tcPr>
            <w:tcW w:w="1418" w:type="dxa"/>
            <w:tcMar>
              <w:top w:w="0" w:type="dxa"/>
              <w:left w:w="0" w:type="dxa"/>
              <w:bottom w:w="0" w:type="dxa"/>
              <w:right w:w="0" w:type="dxa"/>
            </w:tcMar>
            <w:hideMark/>
          </w:tcPr>
          <w:p w14:paraId="39185960" w14:textId="77777777" w:rsidR="00520963" w:rsidRPr="003160E3" w:rsidRDefault="00526A29" w:rsidP="002B0AD6">
            <w:pPr>
              <w:keepNext/>
              <w:keepLines/>
              <w:ind w:left="144" w:right="144"/>
              <w:jc w:val="center"/>
              <w:rPr>
                <w:b/>
                <w:bCs/>
                <w:sz w:val="20"/>
                <w:szCs w:val="20"/>
              </w:rPr>
            </w:pPr>
            <w:r w:rsidRPr="003160E3">
              <w:rPr>
                <w:b/>
                <w:bCs/>
                <w:sz w:val="20"/>
                <w:szCs w:val="20"/>
              </w:rPr>
              <w:t>CLL</w:t>
            </w:r>
          </w:p>
          <w:p w14:paraId="76299096" w14:textId="77777777" w:rsidR="00520963" w:rsidRPr="003160E3" w:rsidRDefault="00526A29" w:rsidP="002B0AD6">
            <w:pPr>
              <w:keepNext/>
              <w:keepLines/>
              <w:ind w:left="144" w:right="144"/>
              <w:jc w:val="center"/>
              <w:rPr>
                <w:b/>
                <w:bCs/>
                <w:sz w:val="20"/>
                <w:szCs w:val="20"/>
              </w:rPr>
            </w:pPr>
            <w:r w:rsidRPr="003160E3">
              <w:rPr>
                <w:b/>
                <w:bCs/>
                <w:sz w:val="20"/>
                <w:szCs w:val="20"/>
              </w:rPr>
              <w:t>Participants</w:t>
            </w:r>
          </w:p>
        </w:tc>
        <w:tc>
          <w:tcPr>
            <w:tcW w:w="1417" w:type="dxa"/>
            <w:tcMar>
              <w:top w:w="0" w:type="dxa"/>
              <w:left w:w="0" w:type="dxa"/>
              <w:bottom w:w="0" w:type="dxa"/>
              <w:right w:w="0" w:type="dxa"/>
            </w:tcMar>
            <w:hideMark/>
          </w:tcPr>
          <w:p w14:paraId="339CCD18" w14:textId="77777777" w:rsidR="00520963" w:rsidRPr="003160E3" w:rsidRDefault="00526A29" w:rsidP="002B0AD6">
            <w:pPr>
              <w:keepNext/>
              <w:keepLines/>
              <w:ind w:left="144" w:right="144"/>
              <w:jc w:val="center"/>
              <w:rPr>
                <w:b/>
                <w:bCs/>
                <w:sz w:val="20"/>
                <w:szCs w:val="20"/>
              </w:rPr>
            </w:pPr>
            <w:r w:rsidRPr="003160E3">
              <w:rPr>
                <w:b/>
                <w:bCs/>
                <w:sz w:val="20"/>
                <w:szCs w:val="20"/>
              </w:rPr>
              <w:t>SLL</w:t>
            </w:r>
          </w:p>
          <w:p w14:paraId="2174DC46" w14:textId="77777777" w:rsidR="00520963" w:rsidRPr="003160E3" w:rsidRDefault="00526A29" w:rsidP="002B0AD6">
            <w:pPr>
              <w:keepNext/>
              <w:keepLines/>
              <w:ind w:left="144" w:right="144"/>
              <w:jc w:val="center"/>
              <w:rPr>
                <w:b/>
                <w:bCs/>
                <w:sz w:val="20"/>
                <w:szCs w:val="20"/>
              </w:rPr>
            </w:pPr>
            <w:r w:rsidRPr="003160E3">
              <w:rPr>
                <w:b/>
                <w:bCs/>
                <w:sz w:val="20"/>
                <w:szCs w:val="20"/>
              </w:rPr>
              <w:t>Participants</w:t>
            </w:r>
          </w:p>
        </w:tc>
        <w:tc>
          <w:tcPr>
            <w:tcW w:w="3969" w:type="dxa"/>
            <w:tcMar>
              <w:top w:w="0" w:type="dxa"/>
              <w:left w:w="0" w:type="dxa"/>
              <w:bottom w:w="0" w:type="dxa"/>
              <w:right w:w="0" w:type="dxa"/>
            </w:tcMar>
            <w:hideMark/>
          </w:tcPr>
          <w:p w14:paraId="1B333902" w14:textId="77777777" w:rsidR="00520963" w:rsidRPr="003160E3" w:rsidRDefault="00526A29" w:rsidP="002B0AD6">
            <w:pPr>
              <w:keepNext/>
              <w:keepLines/>
              <w:ind w:left="144" w:right="144"/>
              <w:jc w:val="center"/>
              <w:rPr>
                <w:b/>
                <w:bCs/>
                <w:sz w:val="20"/>
                <w:szCs w:val="20"/>
              </w:rPr>
            </w:pPr>
            <w:r w:rsidRPr="003160E3">
              <w:rPr>
                <w:b/>
                <w:bCs/>
                <w:sz w:val="20"/>
                <w:szCs w:val="20"/>
              </w:rPr>
              <w:t>Notes</w:t>
            </w:r>
          </w:p>
        </w:tc>
      </w:tr>
      <w:tr w:rsidR="00CA657C" w14:paraId="56599A6B" w14:textId="77777777" w:rsidTr="0065758A">
        <w:trPr>
          <w:trHeight w:val="569"/>
        </w:trPr>
        <w:tc>
          <w:tcPr>
            <w:tcW w:w="1838" w:type="dxa"/>
          </w:tcPr>
          <w:p w14:paraId="0F8AA408" w14:textId="65B7402B" w:rsidR="00520963" w:rsidRPr="003160E3" w:rsidRDefault="00526A29" w:rsidP="002B0AD6">
            <w:pPr>
              <w:ind w:left="144" w:right="31"/>
              <w:rPr>
                <w:sz w:val="20"/>
                <w:szCs w:val="20"/>
              </w:rPr>
            </w:pPr>
            <w:r w:rsidRPr="003160E3">
              <w:rPr>
                <w:sz w:val="20"/>
                <w:szCs w:val="20"/>
              </w:rPr>
              <w:t xml:space="preserve">Blood for </w:t>
            </w:r>
            <w:del w:id="4184" w:author="Powell, Deana" w:date="2026-03-05T15:34:00Z" w16du:dateUtc="2026-03-05T20:34:00Z">
              <w:r w:rsidR="00895D30" w:rsidRPr="003160E3">
                <w:rPr>
                  <w:sz w:val="20"/>
                  <w:szCs w:val="20"/>
                </w:rPr>
                <w:delText>17 p and 11q Deletion Status (FISH)</w:delText>
              </w:r>
            </w:del>
            <w:ins w:id="4185" w:author="Powell, Deana" w:date="2026-03-05T15:34:00Z" w16du:dateUtc="2026-03-05T20:34:00Z">
              <w:r w:rsidR="000C3624">
                <w:rPr>
                  <w:sz w:val="20"/>
                  <w:szCs w:val="20"/>
                </w:rPr>
                <w:t xml:space="preserve">Cytogenetics </w:t>
              </w:r>
            </w:ins>
          </w:p>
        </w:tc>
        <w:tc>
          <w:tcPr>
            <w:tcW w:w="2126" w:type="dxa"/>
          </w:tcPr>
          <w:p w14:paraId="54C3882B" w14:textId="77777777" w:rsidR="00520963" w:rsidRPr="003160E3" w:rsidRDefault="00526A29" w:rsidP="002B0AD6">
            <w:pPr>
              <w:keepNext/>
              <w:keepLines/>
              <w:ind w:left="144" w:right="144"/>
              <w:jc w:val="center"/>
              <w:rPr>
                <w:sz w:val="20"/>
                <w:szCs w:val="20"/>
              </w:rPr>
            </w:pPr>
            <w:r w:rsidRPr="003160E3">
              <w:rPr>
                <w:sz w:val="20"/>
                <w:szCs w:val="20"/>
              </w:rPr>
              <w:t>FISH</w:t>
            </w:r>
          </w:p>
        </w:tc>
        <w:tc>
          <w:tcPr>
            <w:tcW w:w="2410" w:type="dxa"/>
          </w:tcPr>
          <w:p w14:paraId="6C4BBB7A" w14:textId="77777777" w:rsidR="00520963" w:rsidRPr="003160E3" w:rsidRDefault="00526A29" w:rsidP="002B0AD6">
            <w:pPr>
              <w:keepNext/>
              <w:keepLines/>
              <w:jc w:val="center"/>
              <w:rPr>
                <w:sz w:val="20"/>
                <w:szCs w:val="20"/>
              </w:rPr>
            </w:pPr>
            <w:r w:rsidRPr="003160E3">
              <w:rPr>
                <w:sz w:val="20"/>
                <w:szCs w:val="20"/>
              </w:rPr>
              <w:t>Screening</w:t>
            </w:r>
          </w:p>
        </w:tc>
        <w:tc>
          <w:tcPr>
            <w:tcW w:w="1418" w:type="dxa"/>
          </w:tcPr>
          <w:p w14:paraId="306419B4" w14:textId="77777777" w:rsidR="00520963" w:rsidRPr="003160E3" w:rsidRDefault="00526A29" w:rsidP="002B0AD6">
            <w:pPr>
              <w:keepNext/>
              <w:keepLines/>
              <w:jc w:val="center"/>
              <w:rPr>
                <w:sz w:val="20"/>
                <w:szCs w:val="20"/>
              </w:rPr>
            </w:pPr>
            <w:r w:rsidRPr="003160E3">
              <w:rPr>
                <w:sz w:val="20"/>
                <w:szCs w:val="20"/>
              </w:rPr>
              <w:t>X</w:t>
            </w:r>
          </w:p>
        </w:tc>
        <w:tc>
          <w:tcPr>
            <w:tcW w:w="1417" w:type="dxa"/>
          </w:tcPr>
          <w:p w14:paraId="0B3AD4E7" w14:textId="77777777" w:rsidR="00520963" w:rsidRPr="003160E3" w:rsidRDefault="00526A29" w:rsidP="002B0AD6">
            <w:pPr>
              <w:keepNext/>
              <w:keepLines/>
              <w:jc w:val="center"/>
              <w:rPr>
                <w:sz w:val="20"/>
                <w:szCs w:val="20"/>
              </w:rPr>
            </w:pPr>
            <w:r w:rsidRPr="003160E3">
              <w:rPr>
                <w:sz w:val="20"/>
                <w:szCs w:val="20"/>
              </w:rPr>
              <w:t>X</w:t>
            </w:r>
          </w:p>
        </w:tc>
        <w:tc>
          <w:tcPr>
            <w:tcW w:w="3969" w:type="dxa"/>
            <w:vMerge w:val="restart"/>
          </w:tcPr>
          <w:p w14:paraId="6B065278" w14:textId="77777777" w:rsidR="00520963" w:rsidRPr="003160E3" w:rsidRDefault="00526A29" w:rsidP="002B0AD6">
            <w:pPr>
              <w:rPr>
                <w:sz w:val="20"/>
                <w:szCs w:val="20"/>
              </w:rPr>
            </w:pPr>
            <w:r w:rsidRPr="003160E3">
              <w:rPr>
                <w:sz w:val="20"/>
                <w:szCs w:val="20"/>
              </w:rPr>
              <w:t>Sample types noted with an “X” should be collected to potentially be assayed for biomarkers in the respective CLL</w:t>
            </w:r>
            <w:r w:rsidR="00087DFB">
              <w:rPr>
                <w:sz w:val="20"/>
                <w:szCs w:val="20"/>
              </w:rPr>
              <w:t>/SLL</w:t>
            </w:r>
            <w:r w:rsidRPr="003160E3">
              <w:rPr>
                <w:sz w:val="20"/>
                <w:szCs w:val="20"/>
              </w:rPr>
              <w:t xml:space="preserve"> participants.</w:t>
            </w:r>
          </w:p>
          <w:p w14:paraId="6C96BA68" w14:textId="77777777" w:rsidR="00520963" w:rsidRPr="003160E3" w:rsidRDefault="00526A29" w:rsidP="002B0AD6">
            <w:pPr>
              <w:rPr>
                <w:sz w:val="20"/>
                <w:szCs w:val="20"/>
              </w:rPr>
            </w:pPr>
            <w:r w:rsidRPr="003160E3">
              <w:rPr>
                <w:sz w:val="20"/>
                <w:szCs w:val="20"/>
              </w:rPr>
              <w:t>“N/A” indicates that a sample type should not be collected.</w:t>
            </w:r>
          </w:p>
          <w:p w14:paraId="42258CF5" w14:textId="77777777" w:rsidR="00520963" w:rsidRPr="00213F36" w:rsidRDefault="00895D30" w:rsidP="00DF070C">
            <w:pPr>
              <w:pStyle w:val="ListParagraph"/>
              <w:numPr>
                <w:ilvl w:val="0"/>
                <w:numId w:val="26"/>
              </w:numPr>
              <w:ind w:left="313" w:right="-45" w:hanging="283"/>
              <w:rPr>
                <w:del w:id="4186" w:author="Powell, Deana" w:date="2026-03-05T15:34:00Z" w16du:dateUtc="2026-03-05T20:34:00Z"/>
                <w:sz w:val="20"/>
                <w:szCs w:val="20"/>
              </w:rPr>
            </w:pPr>
            <w:del w:id="4187" w:author="Powell, Deana" w:date="2026-03-05T15:34:00Z" w16du:dateUtc="2026-03-05T20:34:00Z">
              <w:r w:rsidRPr="00213F36">
                <w:rPr>
                  <w:sz w:val="20"/>
                  <w:szCs w:val="20"/>
                </w:rPr>
                <w:delText>If an SLL participant provided a BM</w:delText>
              </w:r>
              <w:r w:rsidR="00156E2C">
                <w:rPr>
                  <w:sz w:val="20"/>
                  <w:szCs w:val="20"/>
                </w:rPr>
                <w:delText xml:space="preserve"> aspirate</w:delText>
              </w:r>
              <w:r w:rsidRPr="00213F36">
                <w:rPr>
                  <w:sz w:val="20"/>
                  <w:szCs w:val="20"/>
                </w:rPr>
                <w:delText xml:space="preserve"> sample at screening for evaluation, they do not need to repeat the BM</w:delText>
              </w:r>
              <w:r w:rsidR="00156E2C">
                <w:rPr>
                  <w:sz w:val="20"/>
                  <w:szCs w:val="20"/>
                </w:rPr>
                <w:delText xml:space="preserve"> aspirate</w:delText>
              </w:r>
              <w:r w:rsidRPr="00213F36">
                <w:rPr>
                  <w:sz w:val="20"/>
                  <w:szCs w:val="20"/>
                </w:rPr>
                <w:delText xml:space="preserve"> collection at C1D1 and can instead provide peripheral blood to assess IGHV status.</w:delText>
              </w:r>
            </w:del>
          </w:p>
          <w:p w14:paraId="6D7A0883" w14:textId="77777777" w:rsidR="00520963" w:rsidRPr="00213F36" w:rsidRDefault="00526A29" w:rsidP="00537379">
            <w:pPr>
              <w:rPr>
                <w:sz w:val="20"/>
                <w:szCs w:val="20"/>
              </w:rPr>
            </w:pPr>
            <w:r>
              <w:rPr>
                <w:sz w:val="20"/>
                <w:szCs w:val="20"/>
              </w:rPr>
              <w:t>BM</w:t>
            </w:r>
            <w:r w:rsidRPr="00213F36">
              <w:rPr>
                <w:sz w:val="20"/>
                <w:szCs w:val="20"/>
              </w:rPr>
              <w:t xml:space="preserve"> aspirate should be newly obtained.</w:t>
            </w:r>
          </w:p>
          <w:p w14:paraId="7DA5769B" w14:textId="77777777" w:rsidR="00C5352C" w:rsidRDefault="00526A29">
            <w:pPr>
              <w:rPr>
                <w:sz w:val="20"/>
                <w:szCs w:val="20"/>
              </w:rPr>
            </w:pPr>
            <w:r w:rsidRPr="00213F36">
              <w:rPr>
                <w:sz w:val="20"/>
                <w:szCs w:val="20"/>
              </w:rPr>
              <w:t>Lymph node sample can be up to 1 year old relative to the date of sample submission to the central laboratory.</w:t>
            </w:r>
          </w:p>
          <w:p w14:paraId="4F744F77" w14:textId="77777777" w:rsidR="00520963" w:rsidRPr="00213F36" w:rsidRDefault="00526A29" w:rsidP="00DF070C">
            <w:pPr>
              <w:pStyle w:val="ListParagraph"/>
              <w:numPr>
                <w:ilvl w:val="0"/>
                <w:numId w:val="26"/>
              </w:numPr>
              <w:ind w:left="313" w:hanging="283"/>
              <w:rPr>
                <w:del w:id="4188" w:author="Powell, Deana" w:date="2026-03-05T15:34:00Z" w16du:dateUtc="2026-03-05T20:34:00Z"/>
                <w:sz w:val="20"/>
                <w:szCs w:val="20"/>
              </w:rPr>
            </w:pPr>
            <w:r w:rsidRPr="00213F36">
              <w:rPr>
                <w:sz w:val="20"/>
                <w:szCs w:val="20"/>
              </w:rPr>
              <w:t xml:space="preserve">Blood for MRD analysis will be obtained </w:t>
            </w:r>
            <w:del w:id="4189" w:author="Powell, Deana" w:date="2026-03-05T15:34:00Z" w16du:dateUtc="2026-03-05T20:34:00Z">
              <w:r w:rsidR="00895D30" w:rsidRPr="00213F36">
                <w:rPr>
                  <w:sz w:val="20"/>
                  <w:szCs w:val="20"/>
                </w:rPr>
                <w:delText xml:space="preserve">Q12W </w:delText>
              </w:r>
              <w:r w:rsidR="0046116F">
                <w:rPr>
                  <w:sz w:val="20"/>
                  <w:szCs w:val="20"/>
                </w:rPr>
                <w:delText>up to Week 97</w:delText>
              </w:r>
            </w:del>
            <w:ins w:id="4190" w:author="Powell, Deana" w:date="2026-03-05T15:34:00Z" w16du:dateUtc="2026-03-05T20:34:00Z">
              <w:r w:rsidR="0041454D">
                <w:rPr>
                  <w:sz w:val="20"/>
                  <w:szCs w:val="20"/>
                </w:rPr>
                <w:t>at C1, C14</w:t>
              </w:r>
              <w:r w:rsidR="00A83074">
                <w:rPr>
                  <w:sz w:val="20"/>
                  <w:szCs w:val="20"/>
                </w:rPr>
                <w:t>,</w:t>
              </w:r>
            </w:ins>
            <w:r w:rsidR="0041454D">
              <w:rPr>
                <w:sz w:val="20"/>
                <w:szCs w:val="20"/>
              </w:rPr>
              <w:t xml:space="preserve"> and </w:t>
            </w:r>
            <w:del w:id="4191" w:author="Powell, Deana" w:date="2026-03-05T15:34:00Z" w16du:dateUtc="2026-03-05T20:34:00Z">
              <w:r w:rsidR="0046116F">
                <w:rPr>
                  <w:sz w:val="20"/>
                  <w:szCs w:val="20"/>
                </w:rPr>
                <w:delText xml:space="preserve">then Q24W thereafter </w:delText>
              </w:r>
              <w:r w:rsidR="000C40D3">
                <w:rPr>
                  <w:sz w:val="20"/>
                  <w:szCs w:val="20"/>
                </w:rPr>
                <w:delText>until</w:delText>
              </w:r>
              <w:r w:rsidR="00895D30" w:rsidRPr="00213F36">
                <w:rPr>
                  <w:sz w:val="20"/>
                  <w:szCs w:val="20"/>
                </w:rPr>
                <w:delText xml:space="preserve"> progression or discontinuation</w:delText>
              </w:r>
              <w:r w:rsidR="00105969">
                <w:rPr>
                  <w:sz w:val="20"/>
                  <w:szCs w:val="20"/>
                </w:rPr>
                <w:delText>.</w:delText>
              </w:r>
            </w:del>
            <w:ins w:id="4192" w:author="Powell, Deana" w:date="2026-03-05T15:34:00Z" w16du:dateUtc="2026-03-05T20:34:00Z">
              <w:r w:rsidR="00691C85">
                <w:rPr>
                  <w:sz w:val="20"/>
                  <w:szCs w:val="20"/>
                </w:rPr>
                <w:t>EOT</w:t>
              </w:r>
              <w:r w:rsidR="00105969">
                <w:rPr>
                  <w:sz w:val="20"/>
                  <w:szCs w:val="20"/>
                </w:rPr>
                <w:t>.</w:t>
              </w:r>
            </w:ins>
            <w:r w:rsidR="00105969">
              <w:rPr>
                <w:sz w:val="20"/>
                <w:szCs w:val="20"/>
              </w:rPr>
              <w:t xml:space="preserve"> </w:t>
            </w:r>
            <w:r w:rsidRPr="00213F36">
              <w:rPr>
                <w:sz w:val="20"/>
                <w:szCs w:val="20"/>
              </w:rPr>
              <w:t xml:space="preserve">A </w:t>
            </w:r>
            <w:del w:id="4193" w:author="Powell, Deana" w:date="2026-03-05T15:34:00Z" w16du:dateUtc="2026-03-05T20:34:00Z">
              <w:r w:rsidR="00105969">
                <w:rPr>
                  <w:sz w:val="20"/>
                  <w:szCs w:val="20"/>
                </w:rPr>
                <w:delText>blood MRD sample is also required</w:delText>
              </w:r>
              <w:r w:rsidR="00895D30" w:rsidRPr="00213F36">
                <w:rPr>
                  <w:sz w:val="20"/>
                  <w:szCs w:val="20"/>
                </w:rPr>
                <w:delText xml:space="preserve"> at CR assessment. </w:delText>
              </w:r>
            </w:del>
          </w:p>
          <w:p w14:paraId="3C1977E0" w14:textId="77777777" w:rsidR="00520963" w:rsidRPr="00213F36" w:rsidRDefault="00895D30" w:rsidP="002B0AD6">
            <w:pPr>
              <w:pStyle w:val="ListParagraph"/>
              <w:ind w:left="313"/>
              <w:rPr>
                <w:del w:id="4194" w:author="Powell, Deana" w:date="2026-03-05T15:34:00Z" w16du:dateUtc="2026-03-05T20:34:00Z"/>
                <w:sz w:val="20"/>
                <w:szCs w:val="20"/>
              </w:rPr>
            </w:pPr>
            <w:del w:id="4195" w:author="Powell, Deana" w:date="2026-03-05T15:34:00Z" w16du:dateUtc="2026-03-05T20:34:00Z">
              <w:r w:rsidRPr="00213F36">
                <w:rPr>
                  <w:sz w:val="20"/>
                  <w:szCs w:val="20"/>
                </w:rPr>
                <w:delText>If a CR assessment is performed, at the time</w:delText>
              </w:r>
              <w:r w:rsidR="0066439B">
                <w:rPr>
                  <w:sz w:val="20"/>
                  <w:szCs w:val="20"/>
                </w:rPr>
                <w:delText>,</w:delText>
              </w:r>
              <w:r w:rsidRPr="00213F36">
                <w:rPr>
                  <w:sz w:val="20"/>
                  <w:szCs w:val="20"/>
                </w:rPr>
                <w:delText xml:space="preserve"> investigators are required to submit a blood sample along with BM aspirate. </w:delText>
              </w:r>
            </w:del>
          </w:p>
          <w:p w14:paraId="729A731B" w14:textId="77777777" w:rsidR="00520963" w:rsidRPr="00213F36" w:rsidRDefault="00895D30" w:rsidP="002B0AD6">
            <w:pPr>
              <w:pStyle w:val="ListParagraph"/>
              <w:ind w:left="313"/>
              <w:rPr>
                <w:del w:id="4196" w:author="Powell, Deana" w:date="2026-03-05T15:34:00Z" w16du:dateUtc="2026-03-05T20:34:00Z"/>
                <w:sz w:val="20"/>
                <w:szCs w:val="20"/>
              </w:rPr>
            </w:pPr>
            <w:del w:id="4197" w:author="Powell, Deana" w:date="2026-03-05T15:34:00Z" w16du:dateUtc="2026-03-05T20:34:00Z">
              <w:r w:rsidRPr="00213F36">
                <w:rPr>
                  <w:sz w:val="20"/>
                  <w:szCs w:val="20"/>
                </w:rPr>
                <w:delText xml:space="preserve">A </w:delText>
              </w:r>
            </w:del>
            <w:r w:rsidR="00526A29" w:rsidRPr="00213F36">
              <w:rPr>
                <w:sz w:val="20"/>
                <w:szCs w:val="20"/>
              </w:rPr>
              <w:t xml:space="preserve">mandatory BM aspirate </w:t>
            </w:r>
            <w:del w:id="4198" w:author="Powell, Deana" w:date="2026-03-05T15:34:00Z" w16du:dateUtc="2026-03-05T20:34:00Z">
              <w:r w:rsidRPr="00213F36">
                <w:rPr>
                  <w:sz w:val="20"/>
                  <w:szCs w:val="20"/>
                </w:rPr>
                <w:delText xml:space="preserve">and </w:delText>
              </w:r>
              <w:r w:rsidR="00774308">
                <w:rPr>
                  <w:sz w:val="20"/>
                  <w:szCs w:val="20"/>
                </w:rPr>
                <w:delText>peripheral blood</w:delText>
              </w:r>
              <w:r w:rsidRPr="00213F36">
                <w:rPr>
                  <w:sz w:val="20"/>
                  <w:szCs w:val="20"/>
                </w:rPr>
                <w:delText xml:space="preserve"> sample are</w:delText>
              </w:r>
            </w:del>
            <w:ins w:id="4199" w:author="Powell, Deana" w:date="2026-03-05T15:34:00Z" w16du:dateUtc="2026-03-05T20:34:00Z">
              <w:r w:rsidR="003A1EC4">
                <w:rPr>
                  <w:sz w:val="20"/>
                  <w:szCs w:val="20"/>
                </w:rPr>
                <w:t>is</w:t>
              </w:r>
            </w:ins>
            <w:r w:rsidR="003A1EC4">
              <w:rPr>
                <w:sz w:val="20"/>
                <w:szCs w:val="20"/>
              </w:rPr>
              <w:t xml:space="preserve"> </w:t>
            </w:r>
            <w:r w:rsidR="00526A29" w:rsidRPr="00213F36">
              <w:rPr>
                <w:sz w:val="20"/>
                <w:szCs w:val="20"/>
              </w:rPr>
              <w:t xml:space="preserve">required at </w:t>
            </w:r>
            <w:del w:id="4200" w:author="Powell, Deana" w:date="2026-03-05T15:34:00Z" w16du:dateUtc="2026-03-05T20:34:00Z">
              <w:r w:rsidRPr="00213F36">
                <w:rPr>
                  <w:sz w:val="20"/>
                  <w:szCs w:val="20"/>
                </w:rPr>
                <w:delText>14 months (post-randomization).</w:delText>
              </w:r>
            </w:del>
          </w:p>
          <w:p w14:paraId="4FC4239A" w14:textId="2A3EB6EA" w:rsidR="00520963" w:rsidRPr="00213F36" w:rsidRDefault="00C27D2B" w:rsidP="00C5352C">
            <w:pPr>
              <w:rPr>
                <w:sz w:val="20"/>
                <w:szCs w:val="20"/>
              </w:rPr>
            </w:pPr>
            <w:ins w:id="4201" w:author="Powell, Deana" w:date="2026-03-05T15:34:00Z" w16du:dateUtc="2026-03-05T20:34:00Z">
              <w:r>
                <w:rPr>
                  <w:sz w:val="20"/>
                  <w:szCs w:val="20"/>
                </w:rPr>
                <w:t xml:space="preserve">C14 </w:t>
              </w:r>
            </w:ins>
            <w:r w:rsidR="00526A29" w:rsidRPr="00213F36">
              <w:rPr>
                <w:sz w:val="20"/>
                <w:szCs w:val="20"/>
              </w:rPr>
              <w:t>Collections require multiple sample types (eg marrow aspirate and blood)</w:t>
            </w:r>
          </w:p>
          <w:p w14:paraId="32969833" w14:textId="77777777" w:rsidR="00520963" w:rsidRPr="00213F36" w:rsidRDefault="00526A29" w:rsidP="00537379">
            <w:pPr>
              <w:pStyle w:val="ListParagraph"/>
              <w:numPr>
                <w:ilvl w:val="0"/>
                <w:numId w:val="26"/>
              </w:numPr>
              <w:ind w:left="313" w:hanging="283"/>
              <w:rPr>
                <w:sz w:val="20"/>
                <w:szCs w:val="20"/>
              </w:rPr>
            </w:pPr>
            <w:r w:rsidRPr="00213F36">
              <w:rPr>
                <w:sz w:val="20"/>
                <w:szCs w:val="20"/>
              </w:rPr>
              <w:t>Collections are mutually exclusive (participants may provide marrow aspirate or a lymph node, for example).</w:t>
            </w:r>
          </w:p>
        </w:tc>
      </w:tr>
      <w:tr w:rsidR="00CA657C" w14:paraId="7DBC30CC" w14:textId="77777777" w:rsidTr="0065758A">
        <w:trPr>
          <w:trHeight w:val="305"/>
        </w:trPr>
        <w:tc>
          <w:tcPr>
            <w:tcW w:w="1838" w:type="dxa"/>
            <w:vMerge w:val="restart"/>
          </w:tcPr>
          <w:p w14:paraId="4685D60F" w14:textId="77777777" w:rsidR="00C5352C" w:rsidRPr="003160E3" w:rsidRDefault="00526A29" w:rsidP="002B0AD6">
            <w:pPr>
              <w:ind w:left="144" w:right="31"/>
              <w:rPr>
                <w:rFonts w:eastAsia="SimSun"/>
                <w:sz w:val="20"/>
                <w:szCs w:val="20"/>
              </w:rPr>
            </w:pPr>
            <w:r w:rsidRPr="003160E3">
              <w:rPr>
                <w:sz w:val="20"/>
                <w:szCs w:val="20"/>
              </w:rPr>
              <w:t xml:space="preserve">Blood for genomic profiling </w:t>
            </w:r>
          </w:p>
        </w:tc>
        <w:tc>
          <w:tcPr>
            <w:tcW w:w="2126" w:type="dxa"/>
          </w:tcPr>
          <w:p w14:paraId="1771D977" w14:textId="42FBFC42" w:rsidR="00C5352C" w:rsidRPr="003160E3" w:rsidRDefault="00526A29" w:rsidP="0065758A">
            <w:pPr>
              <w:ind w:right="-9"/>
              <w:jc w:val="center"/>
              <w:rPr>
                <w:sz w:val="20"/>
                <w:szCs w:val="20"/>
              </w:rPr>
            </w:pPr>
            <w:r w:rsidRPr="003160E3">
              <w:rPr>
                <w:sz w:val="20"/>
                <w:szCs w:val="20"/>
              </w:rPr>
              <w:t xml:space="preserve">Mutation Status (eg </w:t>
            </w:r>
            <w:del w:id="4202" w:author="Powell, Deana" w:date="2026-03-05T15:34:00Z" w16du:dateUtc="2026-03-05T20:34:00Z">
              <w:r w:rsidR="00895D30" w:rsidRPr="003160E3">
                <w:rPr>
                  <w:sz w:val="20"/>
                  <w:szCs w:val="20"/>
                </w:rPr>
                <w:delText>BTK C481</w:delText>
              </w:r>
            </w:del>
            <w:ins w:id="4203" w:author="Powell, Deana" w:date="2026-03-05T15:34:00Z" w16du:dateUtc="2026-03-05T20:34:00Z">
              <w:r w:rsidRPr="003160E3">
                <w:rPr>
                  <w:sz w:val="20"/>
                  <w:szCs w:val="20"/>
                </w:rPr>
                <w:t>IGHV</w:t>
              </w:r>
            </w:ins>
            <w:r w:rsidRPr="003160E3">
              <w:rPr>
                <w:sz w:val="20"/>
                <w:szCs w:val="20"/>
              </w:rPr>
              <w:t>)</w:t>
            </w:r>
          </w:p>
        </w:tc>
        <w:tc>
          <w:tcPr>
            <w:tcW w:w="2410" w:type="dxa"/>
          </w:tcPr>
          <w:p w14:paraId="05B05FCF" w14:textId="5809543B" w:rsidR="00C5352C" w:rsidRPr="003160E3" w:rsidRDefault="00526A29" w:rsidP="002B0AD6">
            <w:pPr>
              <w:keepNext/>
              <w:keepLines/>
              <w:jc w:val="center"/>
              <w:rPr>
                <w:sz w:val="20"/>
                <w:szCs w:val="20"/>
              </w:rPr>
            </w:pPr>
            <w:r w:rsidRPr="003160E3">
              <w:rPr>
                <w:sz w:val="20"/>
                <w:szCs w:val="20"/>
              </w:rPr>
              <w:t>Screening</w:t>
            </w:r>
            <w:del w:id="4204" w:author="Powell, Deana" w:date="2026-03-05T15:34:00Z" w16du:dateUtc="2026-03-05T20:34:00Z">
              <w:r w:rsidR="00895D30" w:rsidRPr="003160E3">
                <w:rPr>
                  <w:sz w:val="20"/>
                  <w:szCs w:val="20"/>
                </w:rPr>
                <w:delText>, C1</w:delText>
              </w:r>
            </w:del>
          </w:p>
        </w:tc>
        <w:tc>
          <w:tcPr>
            <w:tcW w:w="1418" w:type="dxa"/>
          </w:tcPr>
          <w:p w14:paraId="5A5836CE" w14:textId="77777777" w:rsidR="00C5352C" w:rsidRPr="003160E3" w:rsidRDefault="00526A29" w:rsidP="002B0AD6">
            <w:pPr>
              <w:keepNext/>
              <w:keepLines/>
              <w:jc w:val="center"/>
              <w:rPr>
                <w:sz w:val="20"/>
                <w:szCs w:val="20"/>
              </w:rPr>
            </w:pPr>
            <w:r w:rsidRPr="003160E3">
              <w:rPr>
                <w:sz w:val="20"/>
                <w:szCs w:val="20"/>
              </w:rPr>
              <w:t>X</w:t>
            </w:r>
          </w:p>
        </w:tc>
        <w:tc>
          <w:tcPr>
            <w:tcW w:w="1417" w:type="dxa"/>
          </w:tcPr>
          <w:p w14:paraId="053B55EE" w14:textId="78F1369E" w:rsidR="00C5352C" w:rsidRPr="003160E3" w:rsidRDefault="00895D30" w:rsidP="002B0AD6">
            <w:pPr>
              <w:keepNext/>
              <w:keepLines/>
              <w:jc w:val="center"/>
              <w:rPr>
                <w:sz w:val="20"/>
                <w:szCs w:val="20"/>
              </w:rPr>
            </w:pPr>
            <w:del w:id="4205" w:author="Powell, Deana" w:date="2026-03-05T15:34:00Z" w16du:dateUtc="2026-03-05T20:34:00Z">
              <w:r w:rsidRPr="003160E3">
                <w:rPr>
                  <w:sz w:val="20"/>
                  <w:szCs w:val="20"/>
                </w:rPr>
                <w:delText>X</w:delText>
              </w:r>
            </w:del>
            <w:ins w:id="4206" w:author="Powell, Deana" w:date="2026-03-05T15:34:00Z" w16du:dateUtc="2026-03-05T20:34:00Z">
              <w:r w:rsidR="00526A29" w:rsidRPr="003160E3">
                <w:rPr>
                  <w:sz w:val="20"/>
                  <w:szCs w:val="20"/>
                </w:rPr>
                <w:t>N/A</w:t>
              </w:r>
            </w:ins>
          </w:p>
        </w:tc>
        <w:tc>
          <w:tcPr>
            <w:tcW w:w="3969" w:type="dxa"/>
            <w:vMerge/>
          </w:tcPr>
          <w:p w14:paraId="505C3DD0" w14:textId="77777777" w:rsidR="00C5352C" w:rsidRPr="003F63CA" w:rsidRDefault="00C5352C" w:rsidP="002B0AD6">
            <w:pPr>
              <w:rPr>
                <w:sz w:val="20"/>
                <w:szCs w:val="20"/>
              </w:rPr>
            </w:pPr>
          </w:p>
        </w:tc>
      </w:tr>
      <w:tr w:rsidR="003117E4" w14:paraId="55444EC3" w14:textId="77777777" w:rsidTr="00ED44B5">
        <w:trPr>
          <w:trHeight w:val="296"/>
          <w:del w:id="4207" w:author="Powell, Deana" w:date="2026-03-05T15:34:00Z" w16du:dateUtc="2026-03-05T20:34:00Z"/>
        </w:trPr>
        <w:tc>
          <w:tcPr>
            <w:tcW w:w="2122" w:type="dxa"/>
            <w:vMerge/>
            <w:hideMark/>
          </w:tcPr>
          <w:p w14:paraId="58C94DC6" w14:textId="77777777" w:rsidR="00520963" w:rsidRPr="003160E3" w:rsidRDefault="00520963" w:rsidP="002B0AD6">
            <w:pPr>
              <w:ind w:left="144" w:right="31"/>
              <w:rPr>
                <w:del w:id="4208" w:author="Powell, Deana" w:date="2026-03-05T15:34:00Z" w16du:dateUtc="2026-03-05T20:34:00Z"/>
                <w:rFonts w:eastAsia="SimSun"/>
                <w:sz w:val="20"/>
                <w:szCs w:val="20"/>
              </w:rPr>
            </w:pPr>
          </w:p>
        </w:tc>
        <w:tc>
          <w:tcPr>
            <w:tcW w:w="1842" w:type="dxa"/>
            <w:hideMark/>
          </w:tcPr>
          <w:p w14:paraId="3DB980DE" w14:textId="77777777" w:rsidR="00520963" w:rsidRPr="003160E3" w:rsidRDefault="00895D30" w:rsidP="002B0AD6">
            <w:pPr>
              <w:ind w:left="111" w:right="60"/>
              <w:jc w:val="center"/>
              <w:rPr>
                <w:del w:id="4209" w:author="Powell, Deana" w:date="2026-03-05T15:34:00Z" w16du:dateUtc="2026-03-05T20:34:00Z"/>
                <w:sz w:val="20"/>
                <w:szCs w:val="20"/>
              </w:rPr>
            </w:pPr>
            <w:del w:id="4210" w:author="Powell, Deana" w:date="2026-03-05T15:34:00Z" w16du:dateUtc="2026-03-05T20:34:00Z">
              <w:r w:rsidRPr="003160E3">
                <w:rPr>
                  <w:sz w:val="20"/>
                  <w:szCs w:val="20"/>
                </w:rPr>
                <w:delText>Mutation Status (eg IGHV)</w:delText>
              </w:r>
            </w:del>
          </w:p>
        </w:tc>
        <w:tc>
          <w:tcPr>
            <w:tcW w:w="1843" w:type="dxa"/>
            <w:hideMark/>
          </w:tcPr>
          <w:p w14:paraId="1091999F" w14:textId="77777777" w:rsidR="00520963" w:rsidRPr="003160E3" w:rsidRDefault="00895D30" w:rsidP="002B0AD6">
            <w:pPr>
              <w:keepNext/>
              <w:keepLines/>
              <w:jc w:val="center"/>
              <w:rPr>
                <w:del w:id="4211" w:author="Powell, Deana" w:date="2026-03-05T15:34:00Z" w16du:dateUtc="2026-03-05T20:34:00Z"/>
                <w:sz w:val="20"/>
                <w:szCs w:val="20"/>
              </w:rPr>
            </w:pPr>
            <w:del w:id="4212" w:author="Powell, Deana" w:date="2026-03-05T15:34:00Z" w16du:dateUtc="2026-03-05T20:34:00Z">
              <w:r w:rsidRPr="003160E3">
                <w:rPr>
                  <w:sz w:val="20"/>
                  <w:szCs w:val="20"/>
                </w:rPr>
                <w:delText>Screening</w:delText>
              </w:r>
            </w:del>
          </w:p>
        </w:tc>
        <w:tc>
          <w:tcPr>
            <w:tcW w:w="1418" w:type="dxa"/>
            <w:hideMark/>
          </w:tcPr>
          <w:p w14:paraId="3CBF1B7D" w14:textId="77777777" w:rsidR="00520963" w:rsidRPr="003160E3" w:rsidRDefault="00895D30" w:rsidP="002B0AD6">
            <w:pPr>
              <w:keepNext/>
              <w:keepLines/>
              <w:jc w:val="center"/>
              <w:rPr>
                <w:del w:id="4213" w:author="Powell, Deana" w:date="2026-03-05T15:34:00Z" w16du:dateUtc="2026-03-05T20:34:00Z"/>
                <w:sz w:val="20"/>
                <w:szCs w:val="20"/>
              </w:rPr>
            </w:pPr>
            <w:del w:id="4214" w:author="Powell, Deana" w:date="2026-03-05T15:34:00Z" w16du:dateUtc="2026-03-05T20:34:00Z">
              <w:r w:rsidRPr="003160E3">
                <w:rPr>
                  <w:sz w:val="20"/>
                  <w:szCs w:val="20"/>
                </w:rPr>
                <w:delText>X</w:delText>
              </w:r>
            </w:del>
          </w:p>
        </w:tc>
        <w:tc>
          <w:tcPr>
            <w:tcW w:w="1417" w:type="dxa"/>
            <w:hideMark/>
          </w:tcPr>
          <w:p w14:paraId="0A8E6321" w14:textId="77777777" w:rsidR="00520963" w:rsidRPr="003160E3" w:rsidRDefault="00895D30" w:rsidP="002B0AD6">
            <w:pPr>
              <w:keepNext/>
              <w:keepLines/>
              <w:jc w:val="center"/>
              <w:rPr>
                <w:del w:id="4215" w:author="Powell, Deana" w:date="2026-03-05T15:34:00Z" w16du:dateUtc="2026-03-05T20:34:00Z"/>
                <w:sz w:val="20"/>
                <w:szCs w:val="20"/>
              </w:rPr>
            </w:pPr>
            <w:del w:id="4216" w:author="Powell, Deana" w:date="2026-03-05T15:34:00Z" w16du:dateUtc="2026-03-05T20:34:00Z">
              <w:r w:rsidRPr="003160E3">
                <w:rPr>
                  <w:sz w:val="20"/>
                  <w:szCs w:val="20"/>
                </w:rPr>
                <w:delText>N/A</w:delText>
              </w:r>
              <w:r w:rsidRPr="003160E3">
                <w:rPr>
                  <w:sz w:val="20"/>
                  <w:szCs w:val="20"/>
                  <w:vertAlign w:val="superscript"/>
                </w:rPr>
                <w:delText>a</w:delText>
              </w:r>
            </w:del>
          </w:p>
        </w:tc>
        <w:tc>
          <w:tcPr>
            <w:tcW w:w="4536" w:type="dxa"/>
            <w:vMerge/>
            <w:hideMark/>
          </w:tcPr>
          <w:p w14:paraId="137D9EDD" w14:textId="77777777" w:rsidR="00520963" w:rsidRPr="003160E3" w:rsidRDefault="00520963" w:rsidP="002B0AD6">
            <w:pPr>
              <w:ind w:left="144" w:right="144"/>
              <w:rPr>
                <w:del w:id="4217" w:author="Powell, Deana" w:date="2026-03-05T15:34:00Z" w16du:dateUtc="2026-03-05T20:34:00Z"/>
                <w:rFonts w:eastAsia="SimSun"/>
                <w:sz w:val="20"/>
                <w:szCs w:val="20"/>
              </w:rPr>
            </w:pPr>
          </w:p>
        </w:tc>
      </w:tr>
      <w:tr w:rsidR="00CA657C" w14:paraId="61F3E835" w14:textId="77777777" w:rsidTr="0065758A">
        <w:trPr>
          <w:trHeight w:val="396"/>
        </w:trPr>
        <w:tc>
          <w:tcPr>
            <w:tcW w:w="1838" w:type="dxa"/>
            <w:vMerge/>
            <w:hideMark/>
          </w:tcPr>
          <w:p w14:paraId="37A8F2F4" w14:textId="77777777" w:rsidR="00520963" w:rsidRPr="003160E3" w:rsidRDefault="00520963" w:rsidP="002B0AD6">
            <w:pPr>
              <w:ind w:left="144" w:right="31"/>
              <w:rPr>
                <w:rFonts w:eastAsia="SimSun"/>
                <w:sz w:val="20"/>
                <w:szCs w:val="20"/>
              </w:rPr>
            </w:pPr>
          </w:p>
        </w:tc>
        <w:tc>
          <w:tcPr>
            <w:tcW w:w="2126" w:type="dxa"/>
            <w:hideMark/>
          </w:tcPr>
          <w:p w14:paraId="677D4365" w14:textId="77777777" w:rsidR="00520963" w:rsidRPr="003160E3" w:rsidRDefault="00526A29" w:rsidP="0065758A">
            <w:pPr>
              <w:ind w:right="-9"/>
              <w:jc w:val="center"/>
              <w:rPr>
                <w:sz w:val="20"/>
                <w:szCs w:val="20"/>
              </w:rPr>
            </w:pPr>
            <w:r w:rsidRPr="003160E3">
              <w:rPr>
                <w:sz w:val="20"/>
                <w:szCs w:val="20"/>
              </w:rPr>
              <w:t xml:space="preserve">Genomic Profiling (DNA, [eg </w:t>
            </w:r>
            <w:r w:rsidR="00325540">
              <w:rPr>
                <w:sz w:val="20"/>
                <w:szCs w:val="20"/>
              </w:rPr>
              <w:t>T</w:t>
            </w:r>
            <w:r w:rsidRPr="003160E3">
              <w:rPr>
                <w:sz w:val="20"/>
                <w:szCs w:val="20"/>
              </w:rPr>
              <w:t>P53], RNA )</w:t>
            </w:r>
          </w:p>
        </w:tc>
        <w:tc>
          <w:tcPr>
            <w:tcW w:w="2410" w:type="dxa"/>
            <w:hideMark/>
          </w:tcPr>
          <w:p w14:paraId="4B8F61D7" w14:textId="388E7DCF" w:rsidR="00520963" w:rsidRPr="003160E3" w:rsidRDefault="00526A29" w:rsidP="002B0AD6">
            <w:pPr>
              <w:keepNext/>
              <w:keepLines/>
              <w:jc w:val="center"/>
              <w:rPr>
                <w:sz w:val="20"/>
                <w:szCs w:val="20"/>
              </w:rPr>
            </w:pPr>
            <w:r w:rsidRPr="003160E3">
              <w:rPr>
                <w:sz w:val="20"/>
                <w:szCs w:val="20"/>
              </w:rPr>
              <w:t xml:space="preserve">Screening, C7, </w:t>
            </w:r>
            <w:del w:id="4218" w:author="Powell, Deana" w:date="2026-03-05T15:34:00Z" w16du:dateUtc="2026-03-05T20:34:00Z">
              <w:r w:rsidR="00895D30" w:rsidRPr="003160E3">
                <w:rPr>
                  <w:sz w:val="20"/>
                  <w:szCs w:val="20"/>
                </w:rPr>
                <w:delText>C13</w:delText>
              </w:r>
            </w:del>
            <w:ins w:id="4219" w:author="Powell, Deana" w:date="2026-03-05T15:34:00Z" w16du:dateUtc="2026-03-05T20:34:00Z">
              <w:r w:rsidR="00E92C25" w:rsidRPr="003160E3">
                <w:rPr>
                  <w:sz w:val="20"/>
                  <w:szCs w:val="20"/>
                </w:rPr>
                <w:t>C1</w:t>
              </w:r>
              <w:r w:rsidR="00447390">
                <w:rPr>
                  <w:sz w:val="20"/>
                  <w:szCs w:val="20"/>
                </w:rPr>
                <w:t>4</w:t>
              </w:r>
            </w:ins>
            <w:r w:rsidRPr="003160E3">
              <w:rPr>
                <w:sz w:val="20"/>
                <w:szCs w:val="20"/>
              </w:rPr>
              <w:t>, C19, EOT</w:t>
            </w:r>
            <w:ins w:id="4220" w:author="Powell, Deana" w:date="2026-03-05T15:34:00Z" w16du:dateUtc="2026-03-05T20:34:00Z">
              <w:r w:rsidR="00BF0F89">
                <w:rPr>
                  <w:sz w:val="20"/>
                  <w:szCs w:val="20"/>
                </w:rPr>
                <w:t xml:space="preserve"> or safety follow up</w:t>
              </w:r>
            </w:ins>
          </w:p>
        </w:tc>
        <w:tc>
          <w:tcPr>
            <w:tcW w:w="1418" w:type="dxa"/>
            <w:hideMark/>
          </w:tcPr>
          <w:p w14:paraId="56A96160" w14:textId="77777777" w:rsidR="00520963" w:rsidRPr="003160E3" w:rsidRDefault="00526A29" w:rsidP="002B0AD6">
            <w:pPr>
              <w:keepNext/>
              <w:keepLines/>
              <w:jc w:val="center"/>
              <w:rPr>
                <w:sz w:val="20"/>
                <w:szCs w:val="20"/>
              </w:rPr>
            </w:pPr>
            <w:r w:rsidRPr="003160E3">
              <w:rPr>
                <w:sz w:val="20"/>
                <w:szCs w:val="20"/>
              </w:rPr>
              <w:t>X</w:t>
            </w:r>
          </w:p>
        </w:tc>
        <w:tc>
          <w:tcPr>
            <w:tcW w:w="1417" w:type="dxa"/>
            <w:hideMark/>
          </w:tcPr>
          <w:p w14:paraId="3B098BC6" w14:textId="77777777" w:rsidR="00520963" w:rsidRPr="003160E3" w:rsidRDefault="00526A29" w:rsidP="002B0AD6">
            <w:pPr>
              <w:keepNext/>
              <w:keepLines/>
              <w:jc w:val="center"/>
              <w:rPr>
                <w:sz w:val="20"/>
                <w:szCs w:val="20"/>
              </w:rPr>
            </w:pPr>
            <w:r w:rsidRPr="003160E3">
              <w:rPr>
                <w:sz w:val="20"/>
                <w:szCs w:val="20"/>
              </w:rPr>
              <w:t>N/A</w:t>
            </w:r>
          </w:p>
        </w:tc>
        <w:tc>
          <w:tcPr>
            <w:tcW w:w="3969" w:type="dxa"/>
            <w:vMerge/>
            <w:hideMark/>
          </w:tcPr>
          <w:p w14:paraId="7843F3FB" w14:textId="77777777" w:rsidR="00520963" w:rsidRPr="003160E3" w:rsidRDefault="00520963" w:rsidP="002B0AD6">
            <w:pPr>
              <w:ind w:left="144" w:right="144"/>
              <w:rPr>
                <w:rFonts w:eastAsia="SimSun"/>
                <w:sz w:val="20"/>
                <w:szCs w:val="20"/>
              </w:rPr>
            </w:pPr>
          </w:p>
        </w:tc>
      </w:tr>
      <w:tr w:rsidR="00CA657C" w14:paraId="1D356A11" w14:textId="77777777" w:rsidTr="0065758A">
        <w:trPr>
          <w:trHeight w:val="554"/>
        </w:trPr>
        <w:tc>
          <w:tcPr>
            <w:tcW w:w="1838" w:type="dxa"/>
            <w:cellMerge w:id="4221" w:author="Powell, Deana" w:date="2026-03-05T15:34:00Z" w:vMergeOrig="rest"/>
          </w:tcPr>
          <w:p w14:paraId="65201530" w14:textId="77777777" w:rsidR="00C5352C" w:rsidRPr="003160E3" w:rsidRDefault="00526A29" w:rsidP="002B0AD6">
            <w:pPr>
              <w:ind w:left="144" w:right="31"/>
              <w:rPr>
                <w:sz w:val="20"/>
                <w:szCs w:val="20"/>
              </w:rPr>
            </w:pPr>
            <w:r w:rsidRPr="003160E3">
              <w:rPr>
                <w:sz w:val="20"/>
                <w:szCs w:val="20"/>
              </w:rPr>
              <w:t>Blood for MRD Analysis</w:t>
            </w:r>
          </w:p>
        </w:tc>
        <w:tc>
          <w:tcPr>
            <w:tcW w:w="2126" w:type="dxa"/>
            <w:cellMerge w:id="4222" w:author="Powell, Deana" w:date="2026-03-05T15:34:00Z" w:vMergeOrig="rest"/>
          </w:tcPr>
          <w:p w14:paraId="1AD9CDC6" w14:textId="4D7D486A" w:rsidR="00C5352C" w:rsidRPr="003160E3" w:rsidRDefault="00526A29" w:rsidP="0065758A">
            <w:pPr>
              <w:ind w:right="-9"/>
              <w:jc w:val="center"/>
              <w:rPr>
                <w:sz w:val="20"/>
                <w:szCs w:val="20"/>
              </w:rPr>
            </w:pPr>
            <w:r w:rsidRPr="003160E3">
              <w:rPr>
                <w:sz w:val="20"/>
                <w:szCs w:val="20"/>
              </w:rPr>
              <w:t xml:space="preserve">MRD </w:t>
            </w:r>
            <w:del w:id="4223" w:author="Powell, Deana" w:date="2026-03-05T15:34:00Z" w16du:dateUtc="2026-03-05T20:34:00Z">
              <w:r w:rsidR="00895D30" w:rsidRPr="003160E3">
                <w:rPr>
                  <w:sz w:val="20"/>
                  <w:szCs w:val="20"/>
                </w:rPr>
                <w:delText>Analysis</w:delText>
              </w:r>
              <w:r w:rsidR="00895D30" w:rsidRPr="003160E3">
                <w:rPr>
                  <w:sz w:val="20"/>
                  <w:szCs w:val="20"/>
                  <w:vertAlign w:val="superscript"/>
                </w:rPr>
                <w:delText>b</w:delText>
              </w:r>
            </w:del>
            <w:ins w:id="4224" w:author="Powell, Deana" w:date="2026-03-05T15:34:00Z" w16du:dateUtc="2026-03-05T20:34:00Z">
              <w:r w:rsidRPr="003160E3">
                <w:rPr>
                  <w:sz w:val="20"/>
                  <w:szCs w:val="20"/>
                </w:rPr>
                <w:t>Analysis</w:t>
              </w:r>
            </w:ins>
          </w:p>
        </w:tc>
        <w:tc>
          <w:tcPr>
            <w:tcW w:w="2410" w:type="dxa"/>
          </w:tcPr>
          <w:p w14:paraId="30B7D7A8" w14:textId="5A4FD8A8" w:rsidR="00C5352C" w:rsidRPr="003160E3" w:rsidRDefault="00895D30" w:rsidP="002B0AD6">
            <w:pPr>
              <w:keepNext/>
              <w:keepLines/>
              <w:jc w:val="center"/>
              <w:rPr>
                <w:sz w:val="20"/>
                <w:szCs w:val="20"/>
              </w:rPr>
            </w:pPr>
            <w:del w:id="4225" w:author="Powell, Deana" w:date="2026-03-05T15:34:00Z" w16du:dateUtc="2026-03-05T20:34:00Z">
              <w:r w:rsidRPr="003160E3">
                <w:rPr>
                  <w:sz w:val="20"/>
                  <w:szCs w:val="20"/>
                </w:rPr>
                <w:delText>At CR assessment</w:delText>
              </w:r>
            </w:del>
            <w:ins w:id="4226" w:author="Powell, Deana" w:date="2026-03-05T15:34:00Z" w16du:dateUtc="2026-03-05T20:34:00Z">
              <w:r w:rsidR="00526A29">
                <w:rPr>
                  <w:sz w:val="20"/>
                  <w:szCs w:val="20"/>
                </w:rPr>
                <w:t>Screening, C1D1, C14D1, and EOT or Safety Follow up</w:t>
              </w:r>
            </w:ins>
          </w:p>
        </w:tc>
        <w:tc>
          <w:tcPr>
            <w:tcW w:w="1418" w:type="dxa"/>
          </w:tcPr>
          <w:p w14:paraId="17D920C0" w14:textId="4437902E" w:rsidR="00C5352C" w:rsidRPr="003160E3" w:rsidRDefault="00895D30" w:rsidP="002B0AD6">
            <w:pPr>
              <w:keepNext/>
              <w:keepLines/>
              <w:jc w:val="center"/>
              <w:rPr>
                <w:sz w:val="20"/>
                <w:szCs w:val="20"/>
              </w:rPr>
            </w:pPr>
            <w:del w:id="4227" w:author="Powell, Deana" w:date="2026-03-05T15:34:00Z" w16du:dateUtc="2026-03-05T20:34:00Z">
              <w:r w:rsidRPr="003160E3">
                <w:rPr>
                  <w:sz w:val="20"/>
                  <w:szCs w:val="20"/>
                </w:rPr>
                <w:delText>X</w:delText>
              </w:r>
              <w:r w:rsidRPr="00D241C3">
                <w:rPr>
                  <w:rFonts w:eastAsia="SimSun"/>
                  <w:sz w:val="20"/>
                  <w:szCs w:val="20"/>
                  <w:vertAlign w:val="superscript"/>
                </w:rPr>
                <w:delText>c</w:delText>
              </w:r>
            </w:del>
            <w:ins w:id="4228" w:author="Powell, Deana" w:date="2026-03-05T15:34:00Z" w16du:dateUtc="2026-03-05T20:34:00Z">
              <w:r w:rsidR="00526A29" w:rsidRPr="003160E3">
                <w:rPr>
                  <w:sz w:val="20"/>
                  <w:szCs w:val="20"/>
                </w:rPr>
                <w:t>X</w:t>
              </w:r>
            </w:ins>
          </w:p>
        </w:tc>
        <w:tc>
          <w:tcPr>
            <w:tcW w:w="1417" w:type="dxa"/>
          </w:tcPr>
          <w:p w14:paraId="7FCA1B9F" w14:textId="22A304D0" w:rsidR="00C5352C" w:rsidRPr="003160E3" w:rsidRDefault="00895D30" w:rsidP="002B0AD6">
            <w:pPr>
              <w:keepNext/>
              <w:keepLines/>
              <w:jc w:val="center"/>
              <w:rPr>
                <w:sz w:val="20"/>
                <w:szCs w:val="20"/>
              </w:rPr>
            </w:pPr>
            <w:del w:id="4229" w:author="Powell, Deana" w:date="2026-03-05T15:34:00Z" w16du:dateUtc="2026-03-05T20:34:00Z">
              <w:r w:rsidRPr="003160E3">
                <w:rPr>
                  <w:sz w:val="20"/>
                  <w:szCs w:val="20"/>
                </w:rPr>
                <w:delText>X</w:delText>
              </w:r>
              <w:r w:rsidRPr="00D241C3">
                <w:rPr>
                  <w:rFonts w:eastAsia="SimSun"/>
                  <w:sz w:val="20"/>
                  <w:szCs w:val="20"/>
                  <w:vertAlign w:val="superscript"/>
                </w:rPr>
                <w:delText>c</w:delText>
              </w:r>
            </w:del>
            <w:ins w:id="4230" w:author="Powell, Deana" w:date="2026-03-05T15:34:00Z" w16du:dateUtc="2026-03-05T20:34:00Z">
              <w:r w:rsidR="00526A29" w:rsidRPr="003160E3">
                <w:rPr>
                  <w:sz w:val="20"/>
                  <w:szCs w:val="20"/>
                </w:rPr>
                <w:t>X</w:t>
              </w:r>
            </w:ins>
          </w:p>
        </w:tc>
        <w:tc>
          <w:tcPr>
            <w:tcW w:w="3969" w:type="dxa"/>
            <w:vMerge/>
          </w:tcPr>
          <w:p w14:paraId="0792939C" w14:textId="77777777" w:rsidR="00C5352C" w:rsidRPr="003160E3" w:rsidRDefault="00C5352C" w:rsidP="002B0AD6">
            <w:pPr>
              <w:ind w:left="144" w:right="144"/>
              <w:rPr>
                <w:rFonts w:eastAsia="SimSun"/>
                <w:sz w:val="20"/>
                <w:szCs w:val="20"/>
              </w:rPr>
            </w:pPr>
          </w:p>
        </w:tc>
      </w:tr>
      <w:tr w:rsidR="003117E4" w14:paraId="405811F8" w14:textId="77777777" w:rsidTr="00ED44B5">
        <w:trPr>
          <w:trHeight w:val="510"/>
          <w:del w:id="4231" w:author="Powell, Deana" w:date="2026-03-05T15:34:00Z" w16du:dateUtc="2026-03-05T20:34:00Z"/>
        </w:trPr>
        <w:tc>
          <w:tcPr>
            <w:tcW w:w="2122" w:type="dxa"/>
            <w:cellMerge w:id="4232" w:author="Powell, Deana" w:date="2026-03-05T15:34:00Z" w:vMergeOrig="cont"/>
          </w:tcPr>
          <w:p w14:paraId="62FC59B4" w14:textId="77777777" w:rsidR="00520963" w:rsidRPr="003160E3" w:rsidRDefault="00520963" w:rsidP="002B0AD6">
            <w:pPr>
              <w:ind w:left="144" w:right="31"/>
              <w:rPr>
                <w:del w:id="4233" w:author="Powell, Deana" w:date="2026-03-05T15:34:00Z" w16du:dateUtc="2026-03-05T20:34:00Z"/>
                <w:sz w:val="20"/>
                <w:szCs w:val="20"/>
              </w:rPr>
            </w:pPr>
          </w:p>
        </w:tc>
        <w:tc>
          <w:tcPr>
            <w:tcW w:w="1842" w:type="dxa"/>
            <w:cellMerge w:id="4234" w:author="Powell, Deana" w:date="2026-03-05T15:34:00Z" w:vMergeOrig="cont"/>
          </w:tcPr>
          <w:p w14:paraId="060A4CCC" w14:textId="77777777" w:rsidR="00520963" w:rsidRPr="003160E3" w:rsidRDefault="00520963" w:rsidP="002B0AD6">
            <w:pPr>
              <w:ind w:left="111" w:right="60"/>
              <w:jc w:val="center"/>
              <w:rPr>
                <w:del w:id="4235" w:author="Powell, Deana" w:date="2026-03-05T15:34:00Z" w16du:dateUtc="2026-03-05T20:34:00Z"/>
                <w:sz w:val="20"/>
                <w:szCs w:val="20"/>
              </w:rPr>
            </w:pPr>
          </w:p>
        </w:tc>
        <w:tc>
          <w:tcPr>
            <w:tcW w:w="1843" w:type="dxa"/>
          </w:tcPr>
          <w:p w14:paraId="5430F1FE" w14:textId="77777777" w:rsidR="00520963" w:rsidRPr="003160E3" w:rsidRDefault="00895D30" w:rsidP="002B0AD6">
            <w:pPr>
              <w:keepNext/>
              <w:keepLines/>
              <w:jc w:val="center"/>
              <w:rPr>
                <w:del w:id="4236" w:author="Powell, Deana" w:date="2026-03-05T15:34:00Z" w16du:dateUtc="2026-03-05T20:34:00Z"/>
                <w:sz w:val="20"/>
                <w:szCs w:val="20"/>
              </w:rPr>
            </w:pPr>
            <w:del w:id="4237" w:author="Powell, Deana" w:date="2026-03-05T15:34:00Z" w16du:dateUtc="2026-03-05T20:34:00Z">
              <w:r w:rsidRPr="003160E3">
                <w:rPr>
                  <w:sz w:val="20"/>
                  <w:szCs w:val="20"/>
                </w:rPr>
                <w:delText>Q12W until disease progression</w:delText>
              </w:r>
            </w:del>
          </w:p>
        </w:tc>
        <w:tc>
          <w:tcPr>
            <w:tcW w:w="1418" w:type="dxa"/>
          </w:tcPr>
          <w:p w14:paraId="74C08CD7" w14:textId="77777777" w:rsidR="00520963" w:rsidRPr="003160E3" w:rsidRDefault="00895D30" w:rsidP="002B0AD6">
            <w:pPr>
              <w:keepNext/>
              <w:keepLines/>
              <w:jc w:val="center"/>
              <w:rPr>
                <w:del w:id="4238" w:author="Powell, Deana" w:date="2026-03-05T15:34:00Z" w16du:dateUtc="2026-03-05T20:34:00Z"/>
                <w:sz w:val="20"/>
                <w:szCs w:val="20"/>
              </w:rPr>
            </w:pPr>
            <w:del w:id="4239" w:author="Powell, Deana" w:date="2026-03-05T15:34:00Z" w16du:dateUtc="2026-03-05T20:34:00Z">
              <w:r w:rsidRPr="003160E3">
                <w:rPr>
                  <w:sz w:val="20"/>
                  <w:szCs w:val="20"/>
                </w:rPr>
                <w:delText>X</w:delText>
              </w:r>
            </w:del>
          </w:p>
        </w:tc>
        <w:tc>
          <w:tcPr>
            <w:tcW w:w="1417" w:type="dxa"/>
          </w:tcPr>
          <w:p w14:paraId="19E7FFB5" w14:textId="77777777" w:rsidR="00520963" w:rsidRPr="003160E3" w:rsidRDefault="00895D30" w:rsidP="002B0AD6">
            <w:pPr>
              <w:keepNext/>
              <w:keepLines/>
              <w:jc w:val="center"/>
              <w:rPr>
                <w:del w:id="4240" w:author="Powell, Deana" w:date="2026-03-05T15:34:00Z" w16du:dateUtc="2026-03-05T20:34:00Z"/>
                <w:sz w:val="20"/>
                <w:szCs w:val="20"/>
              </w:rPr>
            </w:pPr>
            <w:del w:id="4241" w:author="Powell, Deana" w:date="2026-03-05T15:34:00Z" w16du:dateUtc="2026-03-05T20:34:00Z">
              <w:r w:rsidRPr="003160E3">
                <w:rPr>
                  <w:sz w:val="20"/>
                  <w:szCs w:val="20"/>
                </w:rPr>
                <w:delText>X</w:delText>
              </w:r>
            </w:del>
          </w:p>
        </w:tc>
        <w:tc>
          <w:tcPr>
            <w:tcW w:w="4536" w:type="dxa"/>
            <w:vMerge/>
          </w:tcPr>
          <w:p w14:paraId="74496FEF" w14:textId="77777777" w:rsidR="00520963" w:rsidRPr="003160E3" w:rsidRDefault="00520963" w:rsidP="002B0AD6">
            <w:pPr>
              <w:ind w:left="144" w:right="144"/>
              <w:rPr>
                <w:del w:id="4242" w:author="Powell, Deana" w:date="2026-03-05T15:34:00Z" w16du:dateUtc="2026-03-05T20:34:00Z"/>
                <w:rFonts w:eastAsia="SimSun"/>
                <w:sz w:val="20"/>
                <w:szCs w:val="20"/>
              </w:rPr>
            </w:pPr>
          </w:p>
        </w:tc>
      </w:tr>
      <w:tr w:rsidR="003117E4" w14:paraId="433100D2" w14:textId="77777777" w:rsidTr="00ED44B5">
        <w:trPr>
          <w:trHeight w:val="539"/>
          <w:del w:id="4243" w:author="Powell, Deana" w:date="2026-03-05T15:34:00Z" w16du:dateUtc="2026-03-05T20:34:00Z"/>
        </w:trPr>
        <w:tc>
          <w:tcPr>
            <w:tcW w:w="2122" w:type="dxa"/>
            <w:cellMerge w:id="4244" w:author="Powell, Deana" w:date="2026-03-05T15:34:00Z" w:vMergeOrig="cont"/>
          </w:tcPr>
          <w:p w14:paraId="0DB63189" w14:textId="77777777" w:rsidR="00520963" w:rsidRPr="003160E3" w:rsidRDefault="00520963" w:rsidP="002B0AD6">
            <w:pPr>
              <w:ind w:left="144" w:right="31"/>
              <w:rPr>
                <w:del w:id="4245" w:author="Powell, Deana" w:date="2026-03-05T15:34:00Z" w16du:dateUtc="2026-03-05T20:34:00Z"/>
                <w:sz w:val="20"/>
                <w:szCs w:val="20"/>
              </w:rPr>
            </w:pPr>
          </w:p>
        </w:tc>
        <w:tc>
          <w:tcPr>
            <w:tcW w:w="1842" w:type="dxa"/>
            <w:cellMerge w:id="4246" w:author="Powell, Deana" w:date="2026-03-05T15:34:00Z" w:vMergeOrig="cont"/>
          </w:tcPr>
          <w:p w14:paraId="21971177" w14:textId="77777777" w:rsidR="00520963" w:rsidRPr="003160E3" w:rsidRDefault="00520963" w:rsidP="002B0AD6">
            <w:pPr>
              <w:ind w:left="111" w:right="60"/>
              <w:jc w:val="center"/>
              <w:rPr>
                <w:del w:id="4247" w:author="Powell, Deana" w:date="2026-03-05T15:34:00Z" w16du:dateUtc="2026-03-05T20:34:00Z"/>
                <w:sz w:val="20"/>
                <w:szCs w:val="20"/>
              </w:rPr>
            </w:pPr>
          </w:p>
        </w:tc>
        <w:tc>
          <w:tcPr>
            <w:tcW w:w="1843" w:type="dxa"/>
          </w:tcPr>
          <w:p w14:paraId="3B85BAA7" w14:textId="77777777" w:rsidR="00520963" w:rsidRPr="003160E3" w:rsidRDefault="00895D30" w:rsidP="002B0AD6">
            <w:pPr>
              <w:keepNext/>
              <w:keepLines/>
              <w:jc w:val="center"/>
              <w:rPr>
                <w:del w:id="4248" w:author="Powell, Deana" w:date="2026-03-05T15:34:00Z" w16du:dateUtc="2026-03-05T20:34:00Z"/>
                <w:sz w:val="20"/>
                <w:szCs w:val="20"/>
              </w:rPr>
            </w:pPr>
            <w:del w:id="4249" w:author="Powell, Deana" w:date="2026-03-05T15:34:00Z" w16du:dateUtc="2026-03-05T20:34:00Z">
              <w:r w:rsidRPr="003160E3">
                <w:rPr>
                  <w:sz w:val="20"/>
                  <w:szCs w:val="20"/>
                </w:rPr>
                <w:delText>14 months (post randomization)</w:delText>
              </w:r>
            </w:del>
          </w:p>
        </w:tc>
        <w:tc>
          <w:tcPr>
            <w:tcW w:w="1418" w:type="dxa"/>
          </w:tcPr>
          <w:p w14:paraId="145669E5" w14:textId="77777777" w:rsidR="00520963" w:rsidRPr="003160E3" w:rsidRDefault="00895D30" w:rsidP="002B0AD6">
            <w:pPr>
              <w:keepNext/>
              <w:keepLines/>
              <w:jc w:val="center"/>
              <w:rPr>
                <w:del w:id="4250" w:author="Powell, Deana" w:date="2026-03-05T15:34:00Z" w16du:dateUtc="2026-03-05T20:34:00Z"/>
                <w:sz w:val="20"/>
                <w:szCs w:val="20"/>
              </w:rPr>
            </w:pPr>
            <w:del w:id="4251" w:author="Powell, Deana" w:date="2026-03-05T15:34:00Z" w16du:dateUtc="2026-03-05T20:34:00Z">
              <w:r w:rsidRPr="003160E3">
                <w:rPr>
                  <w:sz w:val="20"/>
                  <w:szCs w:val="20"/>
                </w:rPr>
                <w:delText>X</w:delText>
              </w:r>
              <w:r w:rsidRPr="00D241C3">
                <w:rPr>
                  <w:rFonts w:eastAsia="SimSun"/>
                  <w:sz w:val="20"/>
                  <w:szCs w:val="20"/>
                  <w:vertAlign w:val="superscript"/>
                </w:rPr>
                <w:delText>c</w:delText>
              </w:r>
            </w:del>
          </w:p>
        </w:tc>
        <w:tc>
          <w:tcPr>
            <w:tcW w:w="1417" w:type="dxa"/>
          </w:tcPr>
          <w:p w14:paraId="522925C5" w14:textId="77777777" w:rsidR="00520963" w:rsidRPr="003160E3" w:rsidRDefault="00895D30" w:rsidP="002B0AD6">
            <w:pPr>
              <w:keepNext/>
              <w:keepLines/>
              <w:jc w:val="center"/>
              <w:rPr>
                <w:del w:id="4252" w:author="Powell, Deana" w:date="2026-03-05T15:34:00Z" w16du:dateUtc="2026-03-05T20:34:00Z"/>
                <w:sz w:val="20"/>
                <w:szCs w:val="20"/>
              </w:rPr>
            </w:pPr>
            <w:del w:id="4253" w:author="Powell, Deana" w:date="2026-03-05T15:34:00Z" w16du:dateUtc="2026-03-05T20:34:00Z">
              <w:r w:rsidRPr="003160E3">
                <w:rPr>
                  <w:sz w:val="20"/>
                  <w:szCs w:val="20"/>
                </w:rPr>
                <w:delText>X</w:delText>
              </w:r>
              <w:r w:rsidRPr="00D241C3">
                <w:rPr>
                  <w:rFonts w:eastAsia="SimSun"/>
                  <w:sz w:val="20"/>
                  <w:szCs w:val="20"/>
                  <w:vertAlign w:val="superscript"/>
                </w:rPr>
                <w:delText>c</w:delText>
              </w:r>
            </w:del>
          </w:p>
        </w:tc>
        <w:tc>
          <w:tcPr>
            <w:tcW w:w="4536" w:type="dxa"/>
            <w:vMerge/>
          </w:tcPr>
          <w:p w14:paraId="0F9ADD85" w14:textId="77777777" w:rsidR="00520963" w:rsidRPr="003160E3" w:rsidRDefault="00520963" w:rsidP="002B0AD6">
            <w:pPr>
              <w:ind w:left="144" w:right="144"/>
              <w:rPr>
                <w:del w:id="4254" w:author="Powell, Deana" w:date="2026-03-05T15:34:00Z" w16du:dateUtc="2026-03-05T20:34:00Z"/>
                <w:rFonts w:eastAsia="SimSun"/>
                <w:sz w:val="20"/>
                <w:szCs w:val="20"/>
              </w:rPr>
            </w:pPr>
          </w:p>
        </w:tc>
      </w:tr>
      <w:tr w:rsidR="00CA657C" w14:paraId="0F5DFF0F" w14:textId="77777777" w:rsidTr="0065758A">
        <w:trPr>
          <w:trHeight w:val="85"/>
        </w:trPr>
        <w:tc>
          <w:tcPr>
            <w:tcW w:w="1838" w:type="dxa"/>
            <w:vMerge w:val="restart"/>
            <w:hideMark/>
          </w:tcPr>
          <w:p w14:paraId="2532CFF7" w14:textId="77777777" w:rsidR="00520963" w:rsidRPr="003160E3" w:rsidRDefault="00526A29" w:rsidP="002B0AD6">
            <w:pPr>
              <w:ind w:left="144" w:right="31"/>
              <w:rPr>
                <w:sz w:val="20"/>
                <w:szCs w:val="20"/>
              </w:rPr>
            </w:pPr>
            <w:r w:rsidRPr="003160E3">
              <w:rPr>
                <w:sz w:val="20"/>
                <w:szCs w:val="20"/>
              </w:rPr>
              <w:t>Bone marrow aspirate for biomarkers</w:t>
            </w:r>
          </w:p>
        </w:tc>
        <w:tc>
          <w:tcPr>
            <w:tcW w:w="2126" w:type="dxa"/>
            <w:hideMark/>
          </w:tcPr>
          <w:p w14:paraId="2960FCA4" w14:textId="77777777" w:rsidR="00520963" w:rsidRPr="003160E3" w:rsidRDefault="00526A29" w:rsidP="0065758A">
            <w:pPr>
              <w:ind w:right="-9"/>
              <w:jc w:val="center"/>
              <w:rPr>
                <w:sz w:val="20"/>
                <w:szCs w:val="20"/>
              </w:rPr>
            </w:pPr>
            <w:r w:rsidRPr="003160E3">
              <w:rPr>
                <w:rFonts w:eastAsia="SimSun"/>
                <w:sz w:val="20"/>
                <w:szCs w:val="20"/>
              </w:rPr>
              <w:t>Mutation Status (eg IGHV)</w:t>
            </w:r>
          </w:p>
        </w:tc>
        <w:tc>
          <w:tcPr>
            <w:tcW w:w="2410" w:type="dxa"/>
            <w:hideMark/>
          </w:tcPr>
          <w:p w14:paraId="08C8E51E" w14:textId="77777777" w:rsidR="00520963" w:rsidRPr="003160E3" w:rsidRDefault="00526A29" w:rsidP="002B0AD6">
            <w:pPr>
              <w:keepNext/>
              <w:keepLines/>
              <w:jc w:val="center"/>
              <w:rPr>
                <w:sz w:val="20"/>
                <w:szCs w:val="20"/>
              </w:rPr>
            </w:pPr>
            <w:r w:rsidRPr="003160E3">
              <w:rPr>
                <w:sz w:val="20"/>
                <w:szCs w:val="20"/>
              </w:rPr>
              <w:t>Screening</w:t>
            </w:r>
          </w:p>
        </w:tc>
        <w:tc>
          <w:tcPr>
            <w:tcW w:w="1418" w:type="dxa"/>
            <w:hideMark/>
          </w:tcPr>
          <w:p w14:paraId="1E0A5298" w14:textId="77777777" w:rsidR="00520963" w:rsidRPr="003160E3" w:rsidRDefault="00526A29" w:rsidP="002B0AD6">
            <w:pPr>
              <w:keepNext/>
              <w:keepLines/>
              <w:jc w:val="center"/>
              <w:rPr>
                <w:sz w:val="20"/>
                <w:szCs w:val="20"/>
              </w:rPr>
            </w:pPr>
            <w:r w:rsidRPr="003160E3">
              <w:rPr>
                <w:sz w:val="20"/>
                <w:szCs w:val="20"/>
              </w:rPr>
              <w:t>N/A</w:t>
            </w:r>
          </w:p>
        </w:tc>
        <w:tc>
          <w:tcPr>
            <w:tcW w:w="1417" w:type="dxa"/>
            <w:hideMark/>
          </w:tcPr>
          <w:p w14:paraId="0D0F4885" w14:textId="49F95965" w:rsidR="00520963" w:rsidRPr="003160E3" w:rsidRDefault="00895D30" w:rsidP="002B0AD6">
            <w:pPr>
              <w:keepNext/>
              <w:keepLines/>
              <w:jc w:val="center"/>
              <w:rPr>
                <w:sz w:val="20"/>
                <w:szCs w:val="20"/>
              </w:rPr>
            </w:pPr>
            <w:del w:id="4255" w:author="Powell, Deana" w:date="2026-03-05T15:34:00Z" w16du:dateUtc="2026-03-05T20:34:00Z">
              <w:r w:rsidRPr="003160E3">
                <w:rPr>
                  <w:sz w:val="20"/>
                  <w:szCs w:val="20"/>
                </w:rPr>
                <w:delText>X</w:delText>
              </w:r>
              <w:r w:rsidRPr="003160E3">
                <w:rPr>
                  <w:sz w:val="20"/>
                  <w:szCs w:val="20"/>
                  <w:vertAlign w:val="superscript"/>
                </w:rPr>
                <w:delText>a</w:delText>
              </w:r>
            </w:del>
            <w:ins w:id="4256" w:author="Powell, Deana" w:date="2026-03-05T15:34:00Z" w16du:dateUtc="2026-03-05T20:34:00Z">
              <w:r w:rsidR="00526A29" w:rsidRPr="003160E3">
                <w:rPr>
                  <w:sz w:val="20"/>
                  <w:szCs w:val="20"/>
                </w:rPr>
                <w:t>X</w:t>
              </w:r>
            </w:ins>
          </w:p>
        </w:tc>
        <w:tc>
          <w:tcPr>
            <w:tcW w:w="3969" w:type="dxa"/>
            <w:vMerge/>
            <w:hideMark/>
          </w:tcPr>
          <w:p w14:paraId="1E5DCBBE" w14:textId="77777777" w:rsidR="00520963" w:rsidRPr="003160E3" w:rsidRDefault="00520963" w:rsidP="002B0AD6">
            <w:pPr>
              <w:ind w:left="144" w:right="144"/>
              <w:rPr>
                <w:rFonts w:eastAsia="SimSun"/>
                <w:sz w:val="20"/>
                <w:szCs w:val="20"/>
              </w:rPr>
            </w:pPr>
          </w:p>
        </w:tc>
      </w:tr>
      <w:tr w:rsidR="00CA657C" w14:paraId="5F4C4BFC" w14:textId="77777777" w:rsidTr="0065758A">
        <w:trPr>
          <w:trHeight w:val="446"/>
        </w:trPr>
        <w:tc>
          <w:tcPr>
            <w:tcW w:w="1838" w:type="dxa"/>
            <w:vMerge/>
            <w:hideMark/>
          </w:tcPr>
          <w:p w14:paraId="240E9D6B" w14:textId="77777777" w:rsidR="00520963" w:rsidRPr="003160E3" w:rsidRDefault="00520963" w:rsidP="002B0AD6">
            <w:pPr>
              <w:ind w:left="144" w:right="31"/>
              <w:rPr>
                <w:sz w:val="20"/>
                <w:szCs w:val="20"/>
              </w:rPr>
            </w:pPr>
          </w:p>
        </w:tc>
        <w:tc>
          <w:tcPr>
            <w:tcW w:w="2126" w:type="dxa"/>
            <w:hideMark/>
          </w:tcPr>
          <w:p w14:paraId="5FB9E9D6" w14:textId="77777777" w:rsidR="00520963" w:rsidRPr="003160E3" w:rsidRDefault="00526A29" w:rsidP="0065758A">
            <w:pPr>
              <w:ind w:right="-9"/>
              <w:jc w:val="center"/>
              <w:rPr>
                <w:sz w:val="20"/>
                <w:szCs w:val="20"/>
              </w:rPr>
            </w:pPr>
            <w:r w:rsidRPr="003160E3">
              <w:rPr>
                <w:sz w:val="20"/>
                <w:szCs w:val="20"/>
              </w:rPr>
              <w:t xml:space="preserve">Genomic Profiling (DNA, [eg </w:t>
            </w:r>
            <w:r w:rsidR="00325540">
              <w:rPr>
                <w:sz w:val="20"/>
                <w:szCs w:val="20"/>
              </w:rPr>
              <w:t>T</w:t>
            </w:r>
            <w:r w:rsidRPr="003160E3">
              <w:rPr>
                <w:sz w:val="20"/>
                <w:szCs w:val="20"/>
              </w:rPr>
              <w:t>P53], RNA)</w:t>
            </w:r>
          </w:p>
        </w:tc>
        <w:tc>
          <w:tcPr>
            <w:tcW w:w="2410" w:type="dxa"/>
            <w:hideMark/>
          </w:tcPr>
          <w:p w14:paraId="7A4C9A05" w14:textId="77777777" w:rsidR="00520963" w:rsidRPr="003160E3" w:rsidRDefault="00526A29" w:rsidP="002B0AD6">
            <w:pPr>
              <w:jc w:val="center"/>
              <w:rPr>
                <w:sz w:val="20"/>
                <w:szCs w:val="20"/>
              </w:rPr>
            </w:pPr>
            <w:r w:rsidRPr="003160E3">
              <w:rPr>
                <w:sz w:val="20"/>
                <w:szCs w:val="20"/>
              </w:rPr>
              <w:t>Screening</w:t>
            </w:r>
          </w:p>
        </w:tc>
        <w:tc>
          <w:tcPr>
            <w:tcW w:w="1418" w:type="dxa"/>
            <w:hideMark/>
          </w:tcPr>
          <w:p w14:paraId="67BDA581" w14:textId="77777777" w:rsidR="00520963" w:rsidRPr="003160E3" w:rsidRDefault="00526A29" w:rsidP="002B0AD6">
            <w:pPr>
              <w:keepNext/>
              <w:keepLines/>
              <w:jc w:val="center"/>
              <w:rPr>
                <w:sz w:val="20"/>
                <w:szCs w:val="20"/>
              </w:rPr>
            </w:pPr>
            <w:r w:rsidRPr="003160E3">
              <w:rPr>
                <w:sz w:val="20"/>
                <w:szCs w:val="20"/>
              </w:rPr>
              <w:t>N/A</w:t>
            </w:r>
          </w:p>
        </w:tc>
        <w:tc>
          <w:tcPr>
            <w:tcW w:w="1417" w:type="dxa"/>
            <w:hideMark/>
          </w:tcPr>
          <w:p w14:paraId="71833115" w14:textId="7DE7611D" w:rsidR="00520963" w:rsidRPr="003160E3" w:rsidRDefault="00895D30" w:rsidP="002B0AD6">
            <w:pPr>
              <w:keepNext/>
              <w:keepLines/>
              <w:jc w:val="center"/>
              <w:rPr>
                <w:sz w:val="20"/>
                <w:szCs w:val="20"/>
              </w:rPr>
            </w:pPr>
            <w:del w:id="4257" w:author="Powell, Deana" w:date="2026-03-05T15:34:00Z" w16du:dateUtc="2026-03-05T20:34:00Z">
              <w:r w:rsidRPr="003160E3">
                <w:rPr>
                  <w:sz w:val="20"/>
                  <w:szCs w:val="20"/>
                </w:rPr>
                <w:delText>X</w:delText>
              </w:r>
              <w:r w:rsidRPr="00D241C3">
                <w:rPr>
                  <w:sz w:val="20"/>
                  <w:szCs w:val="20"/>
                  <w:vertAlign w:val="superscript"/>
                </w:rPr>
                <w:delText>d</w:delText>
              </w:r>
            </w:del>
            <w:ins w:id="4258" w:author="Powell, Deana" w:date="2026-03-05T15:34:00Z" w16du:dateUtc="2026-03-05T20:34:00Z">
              <w:r w:rsidR="00526A29" w:rsidRPr="003160E3">
                <w:rPr>
                  <w:sz w:val="20"/>
                  <w:szCs w:val="20"/>
                </w:rPr>
                <w:t>X</w:t>
              </w:r>
              <w:r w:rsidR="00A83074">
                <w:rPr>
                  <w:sz w:val="20"/>
                  <w:szCs w:val="20"/>
                  <w:vertAlign w:val="superscript"/>
                </w:rPr>
                <w:t>a</w:t>
              </w:r>
            </w:ins>
          </w:p>
        </w:tc>
        <w:tc>
          <w:tcPr>
            <w:tcW w:w="3969" w:type="dxa"/>
            <w:vMerge/>
            <w:hideMark/>
          </w:tcPr>
          <w:p w14:paraId="50FEF00F" w14:textId="77777777" w:rsidR="00520963" w:rsidRPr="003160E3" w:rsidRDefault="00520963" w:rsidP="002B0AD6">
            <w:pPr>
              <w:ind w:left="144" w:right="144"/>
              <w:rPr>
                <w:rFonts w:eastAsia="SimSun"/>
                <w:sz w:val="20"/>
                <w:szCs w:val="20"/>
              </w:rPr>
            </w:pPr>
          </w:p>
        </w:tc>
      </w:tr>
      <w:tr w:rsidR="00CA657C" w14:paraId="430457B5" w14:textId="77777777" w:rsidTr="0065758A">
        <w:trPr>
          <w:trHeight w:val="268"/>
        </w:trPr>
        <w:tc>
          <w:tcPr>
            <w:tcW w:w="1838" w:type="dxa"/>
            <w:vMerge/>
          </w:tcPr>
          <w:p w14:paraId="0D0BE8E7" w14:textId="77777777" w:rsidR="00C5352C" w:rsidRPr="003160E3" w:rsidRDefault="00C5352C" w:rsidP="002B0AD6">
            <w:pPr>
              <w:ind w:left="144" w:right="31"/>
              <w:rPr>
                <w:sz w:val="20"/>
                <w:szCs w:val="20"/>
              </w:rPr>
            </w:pPr>
          </w:p>
        </w:tc>
        <w:tc>
          <w:tcPr>
            <w:tcW w:w="2126" w:type="dxa"/>
            <w:cellMerge w:id="4259" w:author="Powell, Deana" w:date="2026-03-05T15:34:00Z" w:vMergeOrig="rest"/>
          </w:tcPr>
          <w:p w14:paraId="1CF29E0B" w14:textId="3085852E" w:rsidR="00C5352C" w:rsidRPr="003160E3" w:rsidRDefault="00526A29" w:rsidP="0065758A">
            <w:pPr>
              <w:ind w:right="-9"/>
              <w:jc w:val="center"/>
              <w:rPr>
                <w:sz w:val="20"/>
                <w:szCs w:val="20"/>
              </w:rPr>
            </w:pPr>
            <w:r w:rsidRPr="003160E3">
              <w:rPr>
                <w:sz w:val="20"/>
                <w:szCs w:val="20"/>
              </w:rPr>
              <w:t xml:space="preserve">MRD </w:t>
            </w:r>
            <w:del w:id="4260" w:author="Powell, Deana" w:date="2026-03-05T15:34:00Z" w16du:dateUtc="2026-03-05T20:34:00Z">
              <w:r w:rsidR="00895D30" w:rsidRPr="003160E3">
                <w:rPr>
                  <w:sz w:val="20"/>
                  <w:szCs w:val="20"/>
                </w:rPr>
                <w:delText>Analysis</w:delText>
              </w:r>
              <w:r w:rsidR="00895D30" w:rsidRPr="003160E3">
                <w:rPr>
                  <w:sz w:val="20"/>
                  <w:szCs w:val="20"/>
                  <w:vertAlign w:val="superscript"/>
                </w:rPr>
                <w:delText>b</w:delText>
              </w:r>
            </w:del>
            <w:ins w:id="4261" w:author="Powell, Deana" w:date="2026-03-05T15:34:00Z" w16du:dateUtc="2026-03-05T20:34:00Z">
              <w:r w:rsidRPr="003160E3">
                <w:rPr>
                  <w:sz w:val="20"/>
                  <w:szCs w:val="20"/>
                </w:rPr>
                <w:t>Analysis</w:t>
              </w:r>
            </w:ins>
          </w:p>
        </w:tc>
        <w:tc>
          <w:tcPr>
            <w:tcW w:w="2410" w:type="dxa"/>
          </w:tcPr>
          <w:p w14:paraId="22A5C159" w14:textId="0D530211" w:rsidR="00C5352C" w:rsidRPr="003160E3" w:rsidRDefault="00895D30" w:rsidP="002B0AD6">
            <w:pPr>
              <w:jc w:val="center"/>
              <w:rPr>
                <w:sz w:val="20"/>
                <w:szCs w:val="20"/>
              </w:rPr>
            </w:pPr>
            <w:del w:id="4262" w:author="Powell, Deana" w:date="2026-03-05T15:34:00Z" w16du:dateUtc="2026-03-05T20:34:00Z">
              <w:r w:rsidRPr="003160E3">
                <w:rPr>
                  <w:sz w:val="20"/>
                  <w:szCs w:val="20"/>
                </w:rPr>
                <w:delText>At CR assessment</w:delText>
              </w:r>
            </w:del>
            <w:ins w:id="4263" w:author="Powell, Deana" w:date="2026-03-05T15:34:00Z" w16du:dateUtc="2026-03-05T20:34:00Z">
              <w:r w:rsidR="00526A29">
                <w:rPr>
                  <w:sz w:val="20"/>
                  <w:szCs w:val="20"/>
                </w:rPr>
                <w:t xml:space="preserve">C14D1 </w:t>
              </w:r>
            </w:ins>
          </w:p>
        </w:tc>
        <w:tc>
          <w:tcPr>
            <w:tcW w:w="1418" w:type="dxa"/>
          </w:tcPr>
          <w:p w14:paraId="4BF73365" w14:textId="4482FD2C" w:rsidR="00C5352C" w:rsidRPr="003160E3" w:rsidRDefault="00895D30" w:rsidP="002B0AD6">
            <w:pPr>
              <w:keepNext/>
              <w:keepLines/>
              <w:jc w:val="center"/>
              <w:rPr>
                <w:sz w:val="20"/>
                <w:szCs w:val="20"/>
              </w:rPr>
            </w:pPr>
            <w:del w:id="4264" w:author="Powell, Deana" w:date="2026-03-05T15:34:00Z" w16du:dateUtc="2026-03-05T20:34:00Z">
              <w:r w:rsidRPr="003160E3">
                <w:rPr>
                  <w:sz w:val="20"/>
                  <w:szCs w:val="20"/>
                </w:rPr>
                <w:delText>X</w:delText>
              </w:r>
              <w:r w:rsidRPr="00D241C3">
                <w:rPr>
                  <w:rFonts w:eastAsia="SimSun"/>
                  <w:sz w:val="20"/>
                  <w:szCs w:val="20"/>
                  <w:vertAlign w:val="superscript"/>
                </w:rPr>
                <w:delText>c</w:delText>
              </w:r>
            </w:del>
            <w:ins w:id="4265" w:author="Powell, Deana" w:date="2026-03-05T15:34:00Z" w16du:dateUtc="2026-03-05T20:34:00Z">
              <w:r w:rsidR="00526A29" w:rsidRPr="003160E3">
                <w:rPr>
                  <w:sz w:val="20"/>
                  <w:szCs w:val="20"/>
                </w:rPr>
                <w:t>X</w:t>
              </w:r>
            </w:ins>
          </w:p>
        </w:tc>
        <w:tc>
          <w:tcPr>
            <w:tcW w:w="1417" w:type="dxa"/>
          </w:tcPr>
          <w:p w14:paraId="657B8F24" w14:textId="70376742" w:rsidR="00C5352C" w:rsidRPr="003160E3" w:rsidRDefault="00895D30" w:rsidP="002B0AD6">
            <w:pPr>
              <w:keepNext/>
              <w:keepLines/>
              <w:jc w:val="center"/>
              <w:rPr>
                <w:sz w:val="20"/>
                <w:szCs w:val="20"/>
              </w:rPr>
            </w:pPr>
            <w:del w:id="4266" w:author="Powell, Deana" w:date="2026-03-05T15:34:00Z" w16du:dateUtc="2026-03-05T20:34:00Z">
              <w:r w:rsidRPr="003160E3">
                <w:rPr>
                  <w:sz w:val="20"/>
                  <w:szCs w:val="20"/>
                </w:rPr>
                <w:delText>X</w:delText>
              </w:r>
              <w:r w:rsidRPr="00D241C3">
                <w:rPr>
                  <w:rFonts w:eastAsia="SimSun"/>
                  <w:sz w:val="20"/>
                  <w:szCs w:val="20"/>
                  <w:vertAlign w:val="superscript"/>
                </w:rPr>
                <w:delText>c</w:delText>
              </w:r>
            </w:del>
            <w:ins w:id="4267" w:author="Powell, Deana" w:date="2026-03-05T15:34:00Z" w16du:dateUtc="2026-03-05T20:34:00Z">
              <w:r w:rsidR="00526A29" w:rsidRPr="003160E3">
                <w:rPr>
                  <w:sz w:val="20"/>
                  <w:szCs w:val="20"/>
                </w:rPr>
                <w:t>X</w:t>
              </w:r>
            </w:ins>
          </w:p>
        </w:tc>
        <w:tc>
          <w:tcPr>
            <w:tcW w:w="3969" w:type="dxa"/>
            <w:vMerge/>
          </w:tcPr>
          <w:p w14:paraId="502F5608" w14:textId="77777777" w:rsidR="00C5352C" w:rsidRPr="003160E3" w:rsidRDefault="00C5352C" w:rsidP="002B0AD6">
            <w:pPr>
              <w:ind w:left="144" w:right="144"/>
              <w:rPr>
                <w:rFonts w:eastAsia="SimSun"/>
                <w:sz w:val="20"/>
                <w:szCs w:val="20"/>
              </w:rPr>
            </w:pPr>
          </w:p>
        </w:tc>
      </w:tr>
      <w:tr w:rsidR="003117E4" w14:paraId="042BDEF4" w14:textId="77777777" w:rsidTr="00ED44B5">
        <w:trPr>
          <w:trHeight w:val="510"/>
          <w:del w:id="4268" w:author="Powell, Deana" w:date="2026-03-05T15:34:00Z" w16du:dateUtc="2026-03-05T20:34:00Z"/>
        </w:trPr>
        <w:tc>
          <w:tcPr>
            <w:tcW w:w="2122" w:type="dxa"/>
            <w:vMerge/>
          </w:tcPr>
          <w:p w14:paraId="18814CDC" w14:textId="77777777" w:rsidR="00520963" w:rsidRPr="003160E3" w:rsidRDefault="00520963" w:rsidP="002B0AD6">
            <w:pPr>
              <w:ind w:left="144" w:right="31"/>
              <w:rPr>
                <w:del w:id="4269" w:author="Powell, Deana" w:date="2026-03-05T15:34:00Z" w16du:dateUtc="2026-03-05T20:34:00Z"/>
                <w:sz w:val="20"/>
                <w:szCs w:val="20"/>
              </w:rPr>
            </w:pPr>
          </w:p>
        </w:tc>
        <w:tc>
          <w:tcPr>
            <w:tcW w:w="1842" w:type="dxa"/>
            <w:cellMerge w:id="4270" w:author="Powell, Deana" w:date="2026-03-05T15:34:00Z" w:vMergeOrig="cont"/>
          </w:tcPr>
          <w:p w14:paraId="336E4D65" w14:textId="77777777" w:rsidR="00520963" w:rsidRPr="003160E3" w:rsidRDefault="00520963" w:rsidP="002B0AD6">
            <w:pPr>
              <w:ind w:left="111" w:right="60"/>
              <w:jc w:val="center"/>
              <w:rPr>
                <w:del w:id="4271" w:author="Powell, Deana" w:date="2026-03-05T15:34:00Z" w16du:dateUtc="2026-03-05T20:34:00Z"/>
                <w:sz w:val="20"/>
                <w:szCs w:val="20"/>
              </w:rPr>
            </w:pPr>
          </w:p>
        </w:tc>
        <w:tc>
          <w:tcPr>
            <w:tcW w:w="1843" w:type="dxa"/>
          </w:tcPr>
          <w:p w14:paraId="299BDB62" w14:textId="77777777" w:rsidR="00520963" w:rsidRPr="003160E3" w:rsidRDefault="00895D30" w:rsidP="002B0AD6">
            <w:pPr>
              <w:keepNext/>
              <w:keepLines/>
              <w:jc w:val="center"/>
              <w:rPr>
                <w:del w:id="4272" w:author="Powell, Deana" w:date="2026-03-05T15:34:00Z" w16du:dateUtc="2026-03-05T20:34:00Z"/>
                <w:sz w:val="20"/>
                <w:szCs w:val="20"/>
              </w:rPr>
            </w:pPr>
            <w:del w:id="4273" w:author="Powell, Deana" w:date="2026-03-05T15:34:00Z" w16du:dateUtc="2026-03-05T20:34:00Z">
              <w:r w:rsidRPr="003160E3">
                <w:rPr>
                  <w:sz w:val="20"/>
                  <w:szCs w:val="20"/>
                </w:rPr>
                <w:delText>14 months (post randomization)</w:delText>
              </w:r>
            </w:del>
          </w:p>
        </w:tc>
        <w:tc>
          <w:tcPr>
            <w:tcW w:w="1418" w:type="dxa"/>
          </w:tcPr>
          <w:p w14:paraId="5B3C0136" w14:textId="77777777" w:rsidR="00520963" w:rsidRPr="003160E3" w:rsidRDefault="00895D30" w:rsidP="002B0AD6">
            <w:pPr>
              <w:keepNext/>
              <w:keepLines/>
              <w:jc w:val="center"/>
              <w:rPr>
                <w:del w:id="4274" w:author="Powell, Deana" w:date="2026-03-05T15:34:00Z" w16du:dateUtc="2026-03-05T20:34:00Z"/>
                <w:sz w:val="20"/>
                <w:szCs w:val="20"/>
              </w:rPr>
            </w:pPr>
            <w:del w:id="4275" w:author="Powell, Deana" w:date="2026-03-05T15:34:00Z" w16du:dateUtc="2026-03-05T20:34:00Z">
              <w:r w:rsidRPr="003160E3">
                <w:rPr>
                  <w:sz w:val="20"/>
                  <w:szCs w:val="20"/>
                </w:rPr>
                <w:delText>X</w:delText>
              </w:r>
              <w:r w:rsidRPr="00D241C3">
                <w:rPr>
                  <w:rFonts w:eastAsia="SimSun"/>
                  <w:sz w:val="20"/>
                  <w:szCs w:val="20"/>
                  <w:vertAlign w:val="superscript"/>
                </w:rPr>
                <w:delText>c</w:delText>
              </w:r>
            </w:del>
          </w:p>
        </w:tc>
        <w:tc>
          <w:tcPr>
            <w:tcW w:w="1417" w:type="dxa"/>
          </w:tcPr>
          <w:p w14:paraId="280760D1" w14:textId="77777777" w:rsidR="00520963" w:rsidRPr="003160E3" w:rsidRDefault="00895D30" w:rsidP="002B0AD6">
            <w:pPr>
              <w:keepNext/>
              <w:keepLines/>
              <w:jc w:val="center"/>
              <w:rPr>
                <w:del w:id="4276" w:author="Powell, Deana" w:date="2026-03-05T15:34:00Z" w16du:dateUtc="2026-03-05T20:34:00Z"/>
                <w:sz w:val="20"/>
                <w:szCs w:val="20"/>
              </w:rPr>
            </w:pPr>
            <w:del w:id="4277" w:author="Powell, Deana" w:date="2026-03-05T15:34:00Z" w16du:dateUtc="2026-03-05T20:34:00Z">
              <w:r w:rsidRPr="003160E3">
                <w:rPr>
                  <w:sz w:val="20"/>
                  <w:szCs w:val="20"/>
                </w:rPr>
                <w:delText>X</w:delText>
              </w:r>
              <w:r w:rsidRPr="00D241C3">
                <w:rPr>
                  <w:rFonts w:eastAsia="SimSun"/>
                  <w:sz w:val="20"/>
                  <w:szCs w:val="20"/>
                  <w:vertAlign w:val="superscript"/>
                </w:rPr>
                <w:delText>c</w:delText>
              </w:r>
            </w:del>
          </w:p>
        </w:tc>
        <w:tc>
          <w:tcPr>
            <w:tcW w:w="4536" w:type="dxa"/>
            <w:vMerge/>
          </w:tcPr>
          <w:p w14:paraId="3E19F07E" w14:textId="77777777" w:rsidR="00520963" w:rsidRPr="003160E3" w:rsidRDefault="00520963" w:rsidP="002B0AD6">
            <w:pPr>
              <w:ind w:left="144" w:right="144"/>
              <w:rPr>
                <w:del w:id="4278" w:author="Powell, Deana" w:date="2026-03-05T15:34:00Z" w16du:dateUtc="2026-03-05T20:34:00Z"/>
                <w:rFonts w:eastAsia="SimSun"/>
                <w:sz w:val="20"/>
                <w:szCs w:val="20"/>
              </w:rPr>
            </w:pPr>
          </w:p>
        </w:tc>
      </w:tr>
      <w:tr w:rsidR="00CA657C" w14:paraId="5C731BC5" w14:textId="77777777" w:rsidTr="0065758A">
        <w:trPr>
          <w:trHeight w:val="456"/>
        </w:trPr>
        <w:tc>
          <w:tcPr>
            <w:tcW w:w="1838" w:type="dxa"/>
            <w:hideMark/>
          </w:tcPr>
          <w:p w14:paraId="18A59CB0" w14:textId="2214ED91" w:rsidR="00520963" w:rsidRPr="003160E3" w:rsidRDefault="00895D30" w:rsidP="002B0AD6">
            <w:pPr>
              <w:ind w:left="144" w:right="31"/>
              <w:rPr>
                <w:sz w:val="20"/>
                <w:szCs w:val="20"/>
              </w:rPr>
            </w:pPr>
            <w:del w:id="4279" w:author="Powell, Deana" w:date="2026-03-05T15:34:00Z" w16du:dateUtc="2026-03-05T20:34:00Z">
              <w:r w:rsidRPr="003160E3">
                <w:rPr>
                  <w:sz w:val="20"/>
                  <w:szCs w:val="20"/>
                </w:rPr>
                <w:delText>Archival/newly obtained Lymph node</w:delText>
              </w:r>
            </w:del>
            <w:ins w:id="4280" w:author="Powell, Deana" w:date="2026-03-05T15:34:00Z" w16du:dateUtc="2026-03-05T20:34:00Z">
              <w:r w:rsidR="00526A29">
                <w:rPr>
                  <w:sz w:val="20"/>
                  <w:szCs w:val="20"/>
                </w:rPr>
                <w:t>Tissue for Biomarkers</w:t>
              </w:r>
            </w:ins>
          </w:p>
        </w:tc>
        <w:tc>
          <w:tcPr>
            <w:tcW w:w="2126" w:type="dxa"/>
            <w:hideMark/>
          </w:tcPr>
          <w:p w14:paraId="2478CEED" w14:textId="77777777" w:rsidR="00520963" w:rsidRPr="003160E3" w:rsidRDefault="00526A29" w:rsidP="0065758A">
            <w:pPr>
              <w:ind w:right="-9"/>
              <w:jc w:val="center"/>
              <w:rPr>
                <w:sz w:val="20"/>
                <w:szCs w:val="20"/>
              </w:rPr>
            </w:pPr>
            <w:r w:rsidRPr="003160E3">
              <w:rPr>
                <w:sz w:val="20"/>
                <w:szCs w:val="20"/>
              </w:rPr>
              <w:t xml:space="preserve">Genomic Profiling (DNA, [eg </w:t>
            </w:r>
            <w:r w:rsidR="00325540">
              <w:rPr>
                <w:sz w:val="20"/>
                <w:szCs w:val="20"/>
              </w:rPr>
              <w:t>T</w:t>
            </w:r>
            <w:r w:rsidRPr="003160E3">
              <w:rPr>
                <w:sz w:val="20"/>
                <w:szCs w:val="20"/>
              </w:rPr>
              <w:t>P53], RNA)</w:t>
            </w:r>
          </w:p>
        </w:tc>
        <w:tc>
          <w:tcPr>
            <w:tcW w:w="2410" w:type="dxa"/>
            <w:hideMark/>
          </w:tcPr>
          <w:p w14:paraId="49A71C69" w14:textId="77777777" w:rsidR="00520963" w:rsidRPr="003160E3" w:rsidRDefault="00526A29" w:rsidP="002B0AD6">
            <w:pPr>
              <w:keepNext/>
              <w:keepLines/>
              <w:jc w:val="center"/>
              <w:rPr>
                <w:sz w:val="20"/>
                <w:szCs w:val="20"/>
              </w:rPr>
            </w:pPr>
            <w:r w:rsidRPr="003160E3">
              <w:rPr>
                <w:sz w:val="20"/>
                <w:szCs w:val="20"/>
              </w:rPr>
              <w:t>Screening</w:t>
            </w:r>
          </w:p>
        </w:tc>
        <w:tc>
          <w:tcPr>
            <w:tcW w:w="1418" w:type="dxa"/>
            <w:hideMark/>
          </w:tcPr>
          <w:p w14:paraId="2AF9B878" w14:textId="77777777" w:rsidR="00520963" w:rsidRPr="003160E3" w:rsidRDefault="00526A29" w:rsidP="002B0AD6">
            <w:pPr>
              <w:keepNext/>
              <w:keepLines/>
              <w:jc w:val="center"/>
              <w:rPr>
                <w:sz w:val="20"/>
                <w:szCs w:val="20"/>
              </w:rPr>
            </w:pPr>
            <w:r w:rsidRPr="003160E3">
              <w:rPr>
                <w:sz w:val="20"/>
                <w:szCs w:val="20"/>
              </w:rPr>
              <w:t>N/A</w:t>
            </w:r>
          </w:p>
        </w:tc>
        <w:tc>
          <w:tcPr>
            <w:tcW w:w="1417" w:type="dxa"/>
            <w:hideMark/>
          </w:tcPr>
          <w:p w14:paraId="4926A2A5" w14:textId="17EA8CA0" w:rsidR="00520963" w:rsidRPr="003160E3" w:rsidRDefault="00895D30" w:rsidP="002B0AD6">
            <w:pPr>
              <w:keepNext/>
              <w:keepLines/>
              <w:jc w:val="center"/>
              <w:rPr>
                <w:sz w:val="20"/>
                <w:szCs w:val="20"/>
              </w:rPr>
            </w:pPr>
            <w:del w:id="4281" w:author="Powell, Deana" w:date="2026-03-05T15:34:00Z" w16du:dateUtc="2026-03-05T20:34:00Z">
              <w:r w:rsidRPr="003160E3">
                <w:rPr>
                  <w:sz w:val="20"/>
                  <w:szCs w:val="20"/>
                </w:rPr>
                <w:delText>X</w:delText>
              </w:r>
              <w:r w:rsidRPr="00D241C3">
                <w:rPr>
                  <w:sz w:val="20"/>
                  <w:szCs w:val="20"/>
                  <w:vertAlign w:val="superscript"/>
                </w:rPr>
                <w:delText>d</w:delText>
              </w:r>
            </w:del>
            <w:ins w:id="4282" w:author="Powell, Deana" w:date="2026-03-05T15:34:00Z" w16du:dateUtc="2026-03-05T20:34:00Z">
              <w:r w:rsidR="00526A29" w:rsidRPr="003160E3">
                <w:rPr>
                  <w:sz w:val="20"/>
                  <w:szCs w:val="20"/>
                </w:rPr>
                <w:t>X</w:t>
              </w:r>
              <w:r w:rsidR="00A83074">
                <w:rPr>
                  <w:sz w:val="20"/>
                  <w:szCs w:val="20"/>
                  <w:vertAlign w:val="superscript"/>
                </w:rPr>
                <w:t>a</w:t>
              </w:r>
            </w:ins>
          </w:p>
        </w:tc>
        <w:tc>
          <w:tcPr>
            <w:tcW w:w="3969" w:type="dxa"/>
            <w:vMerge/>
            <w:hideMark/>
          </w:tcPr>
          <w:p w14:paraId="6A3A5F9E" w14:textId="77777777" w:rsidR="00520963" w:rsidRPr="003160E3" w:rsidRDefault="00520963" w:rsidP="002B0AD6">
            <w:pPr>
              <w:ind w:left="144" w:right="144"/>
              <w:rPr>
                <w:rFonts w:eastAsia="SimSun"/>
                <w:sz w:val="20"/>
                <w:szCs w:val="20"/>
              </w:rPr>
            </w:pPr>
          </w:p>
        </w:tc>
      </w:tr>
      <w:tr w:rsidR="00CA657C" w14:paraId="7B966A2E" w14:textId="77777777" w:rsidTr="00ED44B5">
        <w:trPr>
          <w:trHeight w:val="644"/>
        </w:trPr>
        <w:tc>
          <w:tcPr>
            <w:tcW w:w="13178" w:type="dxa"/>
            <w:gridSpan w:val="6"/>
          </w:tcPr>
          <w:p w14:paraId="46FD3992" w14:textId="1C218B67" w:rsidR="002B0AD6" w:rsidRPr="003160E3" w:rsidRDefault="00526A29" w:rsidP="00DC0AAE">
            <w:pPr>
              <w:ind w:left="142" w:right="142"/>
              <w:rPr>
                <w:rFonts w:eastAsia="SimSun"/>
                <w:sz w:val="20"/>
                <w:szCs w:val="20"/>
              </w:rPr>
            </w:pPr>
            <w:r>
              <w:rPr>
                <w:sz w:val="18"/>
                <w:szCs w:val="18"/>
              </w:rPr>
              <w:t>BM=bone marrow</w:t>
            </w:r>
            <w:del w:id="4283" w:author="Powell, Deana" w:date="2026-03-05T15:34:00Z" w16du:dateUtc="2026-03-05T20:34:00Z">
              <w:r w:rsidR="00895D30">
                <w:rPr>
                  <w:sz w:val="18"/>
                  <w:szCs w:val="18"/>
                </w:rPr>
                <w:delText xml:space="preserve">; </w:delText>
              </w:r>
              <w:r w:rsidR="00A77A13">
                <w:rPr>
                  <w:sz w:val="18"/>
                  <w:szCs w:val="18"/>
                </w:rPr>
                <w:delText>BTK=</w:delText>
              </w:r>
              <w:r w:rsidR="00A77A13" w:rsidRPr="00F2310F">
                <w:rPr>
                  <w:sz w:val="18"/>
                  <w:szCs w:val="18"/>
                </w:rPr>
                <w:delText>Bruton’s tyrosine kinase</w:delText>
              </w:r>
            </w:del>
            <w:r>
              <w:rPr>
                <w:sz w:val="18"/>
                <w:szCs w:val="18"/>
              </w:rPr>
              <w:t>;</w:t>
            </w:r>
            <w:r w:rsidR="00A77A13" w:rsidRPr="00F2310F">
              <w:rPr>
                <w:sz w:val="18"/>
                <w:szCs w:val="18"/>
              </w:rPr>
              <w:t xml:space="preserve"> </w:t>
            </w:r>
            <w:r w:rsidR="00A77A13">
              <w:rPr>
                <w:sz w:val="18"/>
                <w:szCs w:val="18"/>
              </w:rPr>
              <w:t xml:space="preserve">C=cycle; CLL=chronic lymphocytic leukemia; CR=complete response; D=Day; DNA=deoxyribonucleic acid; EOT=end of trial; </w:t>
            </w:r>
            <w:r w:rsidR="007A3657">
              <w:rPr>
                <w:sz w:val="18"/>
                <w:szCs w:val="18"/>
              </w:rPr>
              <w:t>FISH=</w:t>
            </w:r>
            <w:r w:rsidR="00491351">
              <w:rPr>
                <w:sz w:val="18"/>
                <w:szCs w:val="18"/>
              </w:rPr>
              <w:t>f</w:t>
            </w:r>
            <w:r w:rsidR="00491351" w:rsidRPr="00491351">
              <w:rPr>
                <w:sz w:val="18"/>
                <w:szCs w:val="18"/>
              </w:rPr>
              <w:t>luorescence in situ hybridization</w:t>
            </w:r>
            <w:r w:rsidR="00491351">
              <w:rPr>
                <w:sz w:val="18"/>
                <w:szCs w:val="18"/>
              </w:rPr>
              <w:t xml:space="preserve">; </w:t>
            </w:r>
            <w:r w:rsidR="00A77A13">
              <w:rPr>
                <w:sz w:val="18"/>
                <w:szCs w:val="18"/>
              </w:rPr>
              <w:t>IGHV=</w:t>
            </w:r>
            <w:r w:rsidR="00A77A13" w:rsidRPr="000F535D">
              <w:rPr>
                <w:sz w:val="18"/>
                <w:szCs w:val="18"/>
              </w:rPr>
              <w:t>immunoglobulin heavy chain gene</w:t>
            </w:r>
            <w:r w:rsidR="00A77A13">
              <w:rPr>
                <w:sz w:val="18"/>
                <w:szCs w:val="18"/>
              </w:rPr>
              <w:t xml:space="preserve">; MRD=minimal residual disease; </w:t>
            </w:r>
            <w:r w:rsidR="00491351">
              <w:rPr>
                <w:sz w:val="18"/>
                <w:szCs w:val="18"/>
              </w:rPr>
              <w:t xml:space="preserve">N/A=not applicable; </w:t>
            </w:r>
            <w:r w:rsidR="00A77A13">
              <w:rPr>
                <w:sz w:val="18"/>
                <w:szCs w:val="18"/>
              </w:rPr>
              <w:t>Q12W=every 12 weeks; RNA=ribonucleic acid; SLL=small lymphocytic lymphoma</w:t>
            </w:r>
            <w:r w:rsidR="00491351">
              <w:rPr>
                <w:sz w:val="18"/>
                <w:szCs w:val="18"/>
              </w:rPr>
              <w:t>; SoA=schedule of assessments</w:t>
            </w:r>
            <w:r w:rsidR="00DF2DEB">
              <w:rPr>
                <w:sz w:val="18"/>
                <w:szCs w:val="18"/>
              </w:rPr>
              <w:t>.</w:t>
            </w:r>
          </w:p>
        </w:tc>
      </w:tr>
    </w:tbl>
    <w:p w14:paraId="5474663D" w14:textId="77777777" w:rsidR="00E366CA" w:rsidRDefault="00E366CA" w:rsidP="007F368D">
      <w:pPr>
        <w:pStyle w:val="Paragraph"/>
        <w:sectPr w:rsidR="00E366CA" w:rsidSect="00771B96">
          <w:pgSz w:w="15840" w:h="12240" w:orient="landscape"/>
          <w:pgMar w:top="1800" w:right="1440" w:bottom="1440" w:left="1440" w:header="720" w:footer="720" w:gutter="0"/>
          <w:cols w:space="708"/>
          <w:docGrid w:linePitch="360"/>
        </w:sectPr>
      </w:pPr>
    </w:p>
    <w:p w14:paraId="108311FF" w14:textId="77777777" w:rsidR="00EE328F" w:rsidRPr="00EE328F" w:rsidRDefault="00526A29" w:rsidP="00F233CD">
      <w:pPr>
        <w:pStyle w:val="Heading2"/>
        <w:pageBreakBefore/>
      </w:pPr>
      <w:bookmarkStart w:id="4284" w:name="_Toc212097179"/>
      <w:bookmarkStart w:id="4285" w:name="_Toc140132606"/>
      <w:r>
        <w:t>Appendix</w:t>
      </w:r>
      <w:r w:rsidR="00B65253">
        <w:t> </w:t>
      </w:r>
      <w:bookmarkEnd w:id="4137"/>
      <w:r w:rsidR="00245BAE">
        <w:t>15</w:t>
      </w:r>
      <w:r w:rsidR="00B65253" w:rsidRPr="00230B24">
        <w:t>: Abbreviations</w:t>
      </w:r>
      <w:bookmarkEnd w:id="4284"/>
      <w:bookmarkEnd w:id="4285"/>
    </w:p>
    <w:p w14:paraId="0F562354" w14:textId="77777777" w:rsidR="0074605C" w:rsidRDefault="0074605C">
      <w:pPr>
        <w:pStyle w:val="Paragraph"/>
        <w:keepNext/>
        <w:spacing w:before="0" w:after="0" w:line="20" w:lineRule="exact"/>
        <w:rPr>
          <w:sz w:val="2"/>
          <w:szCs w:val="2"/>
        </w:rPr>
      </w:pPr>
    </w:p>
    <w:tbl>
      <w:tblPr>
        <w:tblStyle w:val="TableGrid20"/>
        <w:tblW w:w="5066" w:type="pct"/>
        <w:tblInd w:w="-5" w:type="dxa"/>
        <w:tblLook w:val="04A0" w:firstRow="1" w:lastRow="0" w:firstColumn="1" w:lastColumn="0" w:noHBand="0" w:noVBand="1"/>
      </w:tblPr>
      <w:tblGrid>
        <w:gridCol w:w="2014"/>
        <w:gridCol w:w="7095"/>
      </w:tblGrid>
      <w:tr w:rsidR="00CA657C" w14:paraId="67686837" w14:textId="77777777" w:rsidTr="004A5688">
        <w:trPr>
          <w:tblHeader/>
        </w:trPr>
        <w:tc>
          <w:tcPr>
            <w:tcW w:w="2014" w:type="dxa"/>
            <w:tcBorders>
              <w:top w:val="single" w:sz="4" w:space="0" w:color="auto"/>
              <w:left w:val="single" w:sz="4" w:space="0" w:color="auto"/>
              <w:bottom w:val="single" w:sz="4" w:space="0" w:color="auto"/>
              <w:right w:val="single" w:sz="4" w:space="0" w:color="auto"/>
            </w:tcBorders>
            <w:noWrap/>
            <w:vAlign w:val="bottom"/>
            <w:hideMark/>
          </w:tcPr>
          <w:p w14:paraId="76961020" w14:textId="77777777" w:rsidR="007C3239" w:rsidRPr="001B3655" w:rsidRDefault="00526A29" w:rsidP="007B6957">
            <w:pPr>
              <w:pStyle w:val="TableCellLeft"/>
              <w:keepNext w:val="0"/>
              <w:keepLines w:val="0"/>
              <w:spacing w:before="40" w:after="40" w:line="240" w:lineRule="auto"/>
              <w:rPr>
                <w:b/>
                <w:bCs/>
                <w:sz w:val="24"/>
              </w:rPr>
            </w:pPr>
            <w:r w:rsidRPr="001B3655">
              <w:rPr>
                <w:b/>
                <w:bCs/>
                <w:sz w:val="24"/>
              </w:rPr>
              <w:t>Abbreviation</w:t>
            </w:r>
          </w:p>
        </w:tc>
        <w:tc>
          <w:tcPr>
            <w:tcW w:w="7095" w:type="dxa"/>
            <w:tcBorders>
              <w:top w:val="single" w:sz="4" w:space="0" w:color="auto"/>
              <w:left w:val="single" w:sz="4" w:space="0" w:color="auto"/>
              <w:bottom w:val="single" w:sz="4" w:space="0" w:color="auto"/>
              <w:right w:val="single" w:sz="4" w:space="0" w:color="auto"/>
            </w:tcBorders>
            <w:noWrap/>
            <w:vAlign w:val="bottom"/>
            <w:hideMark/>
          </w:tcPr>
          <w:p w14:paraId="75F587D2" w14:textId="77777777" w:rsidR="007C3239" w:rsidRPr="001B3655" w:rsidRDefault="00526A29" w:rsidP="007B6957">
            <w:pPr>
              <w:pStyle w:val="TableCellLeft"/>
              <w:keepNext w:val="0"/>
              <w:keepLines w:val="0"/>
              <w:spacing w:before="40" w:after="40" w:line="240" w:lineRule="auto"/>
              <w:rPr>
                <w:b/>
                <w:bCs/>
                <w:sz w:val="24"/>
              </w:rPr>
            </w:pPr>
            <w:r w:rsidRPr="001B3655">
              <w:rPr>
                <w:b/>
                <w:bCs/>
                <w:sz w:val="24"/>
              </w:rPr>
              <w:t>Expanded Term</w:t>
            </w:r>
          </w:p>
        </w:tc>
      </w:tr>
      <w:tr w:rsidR="00CA657C" w14:paraId="08909D26" w14:textId="77777777" w:rsidTr="004A5688">
        <w:tc>
          <w:tcPr>
            <w:tcW w:w="2014" w:type="dxa"/>
            <w:noWrap/>
          </w:tcPr>
          <w:p w14:paraId="2B72F999" w14:textId="77777777" w:rsidR="007C3239" w:rsidRPr="001B3655" w:rsidRDefault="00526A29" w:rsidP="007B6957">
            <w:pPr>
              <w:spacing w:before="40" w:after="40"/>
              <w:rPr>
                <w:rFonts w:eastAsia="Times New Roman"/>
              </w:rPr>
            </w:pPr>
            <w:r w:rsidRPr="001B3655">
              <w:rPr>
                <w:rFonts w:eastAsia="Times New Roman"/>
              </w:rPr>
              <w:t>2L+</w:t>
            </w:r>
          </w:p>
        </w:tc>
        <w:tc>
          <w:tcPr>
            <w:tcW w:w="7095" w:type="dxa"/>
            <w:noWrap/>
          </w:tcPr>
          <w:p w14:paraId="74DE2078" w14:textId="77777777" w:rsidR="007C3239" w:rsidRPr="001B3655" w:rsidRDefault="00526A29" w:rsidP="007B6957">
            <w:pPr>
              <w:spacing w:before="40" w:after="40"/>
              <w:rPr>
                <w:rFonts w:eastAsia="Times New Roman"/>
              </w:rPr>
            </w:pPr>
            <w:r w:rsidRPr="001B3655">
              <w:rPr>
                <w:rFonts w:eastAsia="Times New Roman"/>
              </w:rPr>
              <w:t>second-line plus</w:t>
            </w:r>
          </w:p>
        </w:tc>
      </w:tr>
      <w:tr w:rsidR="00CA657C" w14:paraId="1D7FB421" w14:textId="77777777" w:rsidTr="004A5688">
        <w:tc>
          <w:tcPr>
            <w:tcW w:w="2014" w:type="dxa"/>
            <w:tcBorders>
              <w:top w:val="single" w:sz="4" w:space="0" w:color="auto"/>
            </w:tcBorders>
            <w:noWrap/>
            <w:hideMark/>
          </w:tcPr>
          <w:p w14:paraId="2EE97088" w14:textId="77777777" w:rsidR="007C3239" w:rsidRPr="001B3655" w:rsidRDefault="00526A29" w:rsidP="007B6957">
            <w:pPr>
              <w:spacing w:before="40" w:after="40"/>
              <w:rPr>
                <w:rFonts w:eastAsia="Times New Roman"/>
              </w:rPr>
            </w:pPr>
            <w:r w:rsidRPr="001B3655">
              <w:rPr>
                <w:rFonts w:eastAsia="Times New Roman"/>
              </w:rPr>
              <w:t>ADL</w:t>
            </w:r>
          </w:p>
        </w:tc>
        <w:tc>
          <w:tcPr>
            <w:tcW w:w="7095" w:type="dxa"/>
            <w:tcBorders>
              <w:top w:val="single" w:sz="4" w:space="0" w:color="auto"/>
            </w:tcBorders>
            <w:noWrap/>
            <w:hideMark/>
          </w:tcPr>
          <w:p w14:paraId="4C8ECDF3" w14:textId="77777777" w:rsidR="007C3239" w:rsidRPr="001B3655" w:rsidRDefault="00526A29" w:rsidP="007B6957">
            <w:pPr>
              <w:spacing w:before="40" w:after="40"/>
              <w:rPr>
                <w:rFonts w:eastAsia="Times New Roman"/>
              </w:rPr>
            </w:pPr>
            <w:r w:rsidRPr="001B3655">
              <w:rPr>
                <w:rFonts w:eastAsia="Times New Roman"/>
              </w:rPr>
              <w:t xml:space="preserve">activities of daily living  </w:t>
            </w:r>
          </w:p>
        </w:tc>
      </w:tr>
      <w:tr w:rsidR="00CA657C" w14:paraId="715FC4DA" w14:textId="77777777" w:rsidTr="004A5688">
        <w:tc>
          <w:tcPr>
            <w:tcW w:w="2014" w:type="dxa"/>
            <w:tcBorders>
              <w:top w:val="single" w:sz="4" w:space="0" w:color="auto"/>
            </w:tcBorders>
            <w:noWrap/>
          </w:tcPr>
          <w:p w14:paraId="472E0917" w14:textId="77777777" w:rsidR="007C3239" w:rsidRPr="001B3655" w:rsidRDefault="00526A29" w:rsidP="007B6957">
            <w:pPr>
              <w:spacing w:before="40" w:after="40"/>
              <w:rPr>
                <w:rFonts w:eastAsia="Times New Roman"/>
              </w:rPr>
            </w:pPr>
            <w:r w:rsidRPr="001B3655">
              <w:rPr>
                <w:rFonts w:eastAsia="Times New Roman"/>
              </w:rPr>
              <w:t>ADME</w:t>
            </w:r>
          </w:p>
        </w:tc>
        <w:tc>
          <w:tcPr>
            <w:tcW w:w="7095" w:type="dxa"/>
            <w:tcBorders>
              <w:top w:val="single" w:sz="4" w:space="0" w:color="auto"/>
            </w:tcBorders>
            <w:noWrap/>
          </w:tcPr>
          <w:p w14:paraId="4C1F8C8C" w14:textId="77777777" w:rsidR="007C3239" w:rsidRPr="001B3655" w:rsidRDefault="00526A29" w:rsidP="007B6957">
            <w:pPr>
              <w:spacing w:before="40" w:after="40"/>
              <w:rPr>
                <w:rFonts w:eastAsia="Times New Roman"/>
              </w:rPr>
            </w:pPr>
            <w:r w:rsidRPr="001B3655">
              <w:rPr>
                <w:rFonts w:eastAsia="Times New Roman"/>
              </w:rPr>
              <w:t>absorption, distribution, metabolism, and excretion</w:t>
            </w:r>
          </w:p>
        </w:tc>
      </w:tr>
      <w:tr w:rsidR="00CA657C" w14:paraId="4DD3AD83" w14:textId="77777777" w:rsidTr="004A5688">
        <w:tc>
          <w:tcPr>
            <w:tcW w:w="2014" w:type="dxa"/>
            <w:noWrap/>
            <w:hideMark/>
          </w:tcPr>
          <w:p w14:paraId="020FD1EA" w14:textId="77777777" w:rsidR="007C3239" w:rsidRPr="001B3655" w:rsidRDefault="00526A29" w:rsidP="007B6957">
            <w:pPr>
              <w:spacing w:before="40" w:after="40"/>
              <w:rPr>
                <w:rFonts w:eastAsia="Times New Roman"/>
              </w:rPr>
            </w:pPr>
            <w:r w:rsidRPr="001B3655">
              <w:rPr>
                <w:rFonts w:eastAsia="Times New Roman"/>
              </w:rPr>
              <w:t>AE</w:t>
            </w:r>
          </w:p>
        </w:tc>
        <w:tc>
          <w:tcPr>
            <w:tcW w:w="7095" w:type="dxa"/>
            <w:noWrap/>
            <w:hideMark/>
          </w:tcPr>
          <w:p w14:paraId="33F4B515" w14:textId="77777777" w:rsidR="007C3239" w:rsidRPr="001B3655" w:rsidRDefault="00526A29" w:rsidP="007B6957">
            <w:pPr>
              <w:spacing w:before="40" w:after="40"/>
              <w:rPr>
                <w:rFonts w:eastAsia="Times New Roman"/>
              </w:rPr>
            </w:pPr>
            <w:r w:rsidRPr="001B3655">
              <w:rPr>
                <w:rFonts w:eastAsia="Times New Roman"/>
              </w:rPr>
              <w:t xml:space="preserve">adverse event </w:t>
            </w:r>
          </w:p>
        </w:tc>
      </w:tr>
      <w:tr w:rsidR="00CA657C" w14:paraId="089B7715" w14:textId="77777777" w:rsidTr="004A5688">
        <w:tc>
          <w:tcPr>
            <w:tcW w:w="2014" w:type="dxa"/>
            <w:noWrap/>
          </w:tcPr>
          <w:p w14:paraId="4CB464FD" w14:textId="77777777" w:rsidR="007C3239" w:rsidRPr="001B3655" w:rsidRDefault="00526A29" w:rsidP="007B6957">
            <w:pPr>
              <w:spacing w:before="40" w:after="40"/>
              <w:rPr>
                <w:rFonts w:eastAsia="Times New Roman"/>
              </w:rPr>
            </w:pPr>
            <w:r w:rsidRPr="001B3655">
              <w:rPr>
                <w:rFonts w:eastAsia="Times New Roman"/>
              </w:rPr>
              <w:t>AIDS</w:t>
            </w:r>
          </w:p>
        </w:tc>
        <w:tc>
          <w:tcPr>
            <w:tcW w:w="7095" w:type="dxa"/>
            <w:noWrap/>
          </w:tcPr>
          <w:p w14:paraId="3F93150D" w14:textId="77777777" w:rsidR="007C3239" w:rsidRPr="001B3655" w:rsidRDefault="00526A29" w:rsidP="007B6957">
            <w:pPr>
              <w:spacing w:before="40" w:after="40"/>
              <w:rPr>
                <w:rFonts w:eastAsia="Times New Roman"/>
              </w:rPr>
            </w:pPr>
            <w:r w:rsidRPr="001B3655">
              <w:rPr>
                <w:rFonts w:eastAsia="Times New Roman"/>
              </w:rPr>
              <w:t>acquired immune deficiency syndrome</w:t>
            </w:r>
          </w:p>
        </w:tc>
      </w:tr>
      <w:tr w:rsidR="00CA657C" w14:paraId="1F5AA92B" w14:textId="77777777" w:rsidTr="004A5688">
        <w:trPr>
          <w:ins w:id="4286" w:author="Powell, Deana" w:date="2026-03-05T15:34:00Z" w16du:dateUtc="2026-03-05T20:34:00Z"/>
        </w:trPr>
        <w:tc>
          <w:tcPr>
            <w:tcW w:w="2014" w:type="dxa"/>
            <w:noWrap/>
          </w:tcPr>
          <w:p w14:paraId="4F340E8F" w14:textId="77777777" w:rsidR="00DB5C5E" w:rsidRPr="001B3655" w:rsidRDefault="00526A29" w:rsidP="007B6957">
            <w:pPr>
              <w:spacing w:before="40" w:after="40"/>
              <w:rPr>
                <w:ins w:id="4287" w:author="Powell, Deana" w:date="2026-03-05T15:34:00Z" w16du:dateUtc="2026-03-05T20:34:00Z"/>
              </w:rPr>
            </w:pPr>
            <w:ins w:id="4288" w:author="Powell, Deana" w:date="2026-03-05T15:34:00Z" w16du:dateUtc="2026-03-05T20:34:00Z">
              <w:r>
                <w:t>ALC</w:t>
              </w:r>
            </w:ins>
          </w:p>
        </w:tc>
        <w:tc>
          <w:tcPr>
            <w:tcW w:w="7095" w:type="dxa"/>
            <w:noWrap/>
          </w:tcPr>
          <w:p w14:paraId="1B1F6B0E" w14:textId="77777777" w:rsidR="00DB5C5E" w:rsidRPr="001B3655" w:rsidRDefault="00526A29" w:rsidP="007B6957">
            <w:pPr>
              <w:spacing w:before="40" w:after="40"/>
              <w:rPr>
                <w:ins w:id="4289" w:author="Powell, Deana" w:date="2026-03-05T15:34:00Z" w16du:dateUtc="2026-03-05T20:34:00Z"/>
              </w:rPr>
            </w:pPr>
            <w:ins w:id="4290" w:author="Powell, Deana" w:date="2026-03-05T15:34:00Z" w16du:dateUtc="2026-03-05T20:34:00Z">
              <w:r>
                <w:t>absolute lymphocyte count</w:t>
              </w:r>
            </w:ins>
          </w:p>
        </w:tc>
      </w:tr>
      <w:tr w:rsidR="00CA657C" w14:paraId="07210F01" w14:textId="77777777" w:rsidTr="004A5688">
        <w:tc>
          <w:tcPr>
            <w:tcW w:w="2014" w:type="dxa"/>
            <w:noWrap/>
          </w:tcPr>
          <w:p w14:paraId="7418891F" w14:textId="77777777" w:rsidR="007C3239" w:rsidRPr="001B3655" w:rsidRDefault="00526A29" w:rsidP="007B6957">
            <w:pPr>
              <w:spacing w:before="40" w:after="40"/>
              <w:rPr>
                <w:rFonts w:eastAsia="Times New Roman"/>
              </w:rPr>
            </w:pPr>
            <w:r w:rsidRPr="001B3655">
              <w:rPr>
                <w:rFonts w:eastAsia="Times New Roman"/>
              </w:rPr>
              <w:t>ALT</w:t>
            </w:r>
          </w:p>
        </w:tc>
        <w:tc>
          <w:tcPr>
            <w:tcW w:w="7095" w:type="dxa"/>
            <w:noWrap/>
          </w:tcPr>
          <w:p w14:paraId="6C51546F" w14:textId="77777777" w:rsidR="007C3239" w:rsidRPr="001B3655" w:rsidRDefault="00526A29" w:rsidP="007B6957">
            <w:pPr>
              <w:spacing w:before="40" w:after="40"/>
              <w:rPr>
                <w:rFonts w:eastAsia="Times New Roman"/>
              </w:rPr>
            </w:pPr>
            <w:r w:rsidRPr="001B3655">
              <w:rPr>
                <w:rFonts w:eastAsia="Times New Roman"/>
              </w:rPr>
              <w:t>alanine aminotransferase</w:t>
            </w:r>
          </w:p>
        </w:tc>
      </w:tr>
      <w:tr w:rsidR="00CA657C" w14:paraId="57DD7E75" w14:textId="77777777" w:rsidTr="004A5688">
        <w:tc>
          <w:tcPr>
            <w:tcW w:w="2014" w:type="dxa"/>
            <w:noWrap/>
          </w:tcPr>
          <w:p w14:paraId="1A494367" w14:textId="77777777" w:rsidR="007C3239" w:rsidRPr="001B3655" w:rsidRDefault="00526A29" w:rsidP="007B6957">
            <w:pPr>
              <w:spacing w:before="40" w:after="40"/>
              <w:rPr>
                <w:rFonts w:eastAsia="Times New Roman"/>
              </w:rPr>
            </w:pPr>
            <w:r w:rsidRPr="001B3655">
              <w:rPr>
                <w:rFonts w:eastAsia="Times New Roman"/>
              </w:rPr>
              <w:t>APaT</w:t>
            </w:r>
          </w:p>
        </w:tc>
        <w:tc>
          <w:tcPr>
            <w:tcW w:w="7095" w:type="dxa"/>
            <w:noWrap/>
          </w:tcPr>
          <w:p w14:paraId="07AB7613" w14:textId="77777777" w:rsidR="007C3239" w:rsidRPr="001B3655" w:rsidRDefault="00526A29" w:rsidP="007B6957">
            <w:pPr>
              <w:spacing w:before="40" w:after="40"/>
              <w:rPr>
                <w:rFonts w:eastAsia="Times New Roman"/>
              </w:rPr>
            </w:pPr>
            <w:r w:rsidRPr="001B3655">
              <w:rPr>
                <w:rFonts w:eastAsia="Times New Roman"/>
              </w:rPr>
              <w:t>All-Participants-as-Treated</w:t>
            </w:r>
          </w:p>
        </w:tc>
      </w:tr>
      <w:tr w:rsidR="00CA657C" w14:paraId="36730DD6" w14:textId="77777777" w:rsidTr="004A5688">
        <w:tc>
          <w:tcPr>
            <w:tcW w:w="2014" w:type="dxa"/>
            <w:noWrap/>
          </w:tcPr>
          <w:p w14:paraId="67493A40" w14:textId="77777777" w:rsidR="007C3239" w:rsidRPr="001B3655" w:rsidRDefault="00526A29" w:rsidP="007B6957">
            <w:pPr>
              <w:spacing w:before="40" w:after="40"/>
              <w:rPr>
                <w:rFonts w:eastAsia="Times New Roman"/>
              </w:rPr>
            </w:pPr>
            <w:r w:rsidRPr="001B3655">
              <w:rPr>
                <w:rFonts w:eastAsia="Times New Roman"/>
              </w:rPr>
              <w:t>ART</w:t>
            </w:r>
          </w:p>
        </w:tc>
        <w:tc>
          <w:tcPr>
            <w:tcW w:w="7095" w:type="dxa"/>
            <w:noWrap/>
          </w:tcPr>
          <w:p w14:paraId="7F4C8ABA" w14:textId="77777777" w:rsidR="007C3239" w:rsidRPr="001B3655" w:rsidRDefault="00526A29" w:rsidP="007B6957">
            <w:pPr>
              <w:spacing w:before="40" w:after="40"/>
              <w:rPr>
                <w:rFonts w:eastAsia="Times New Roman"/>
              </w:rPr>
            </w:pPr>
            <w:r w:rsidRPr="001B3655">
              <w:rPr>
                <w:rFonts w:eastAsia="Times New Roman"/>
              </w:rPr>
              <w:t>anti-retroviral therapy</w:t>
            </w:r>
          </w:p>
        </w:tc>
      </w:tr>
      <w:tr w:rsidR="00CA657C" w14:paraId="10FF6544" w14:textId="77777777" w:rsidTr="004A5688">
        <w:tc>
          <w:tcPr>
            <w:tcW w:w="2014" w:type="dxa"/>
            <w:noWrap/>
          </w:tcPr>
          <w:p w14:paraId="76E6A5C7" w14:textId="77777777" w:rsidR="007C3239" w:rsidRPr="001B3655" w:rsidRDefault="00526A29" w:rsidP="007B6957">
            <w:pPr>
              <w:spacing w:before="40" w:after="40"/>
              <w:rPr>
                <w:rFonts w:eastAsia="Times New Roman"/>
              </w:rPr>
            </w:pPr>
            <w:r w:rsidRPr="001B3655">
              <w:rPr>
                <w:rFonts w:eastAsia="Times New Roman"/>
              </w:rPr>
              <w:t>AST</w:t>
            </w:r>
          </w:p>
        </w:tc>
        <w:tc>
          <w:tcPr>
            <w:tcW w:w="7095" w:type="dxa"/>
            <w:noWrap/>
          </w:tcPr>
          <w:p w14:paraId="0972B7BC" w14:textId="77777777" w:rsidR="007C3239" w:rsidRPr="001B3655" w:rsidRDefault="00526A29" w:rsidP="007B6957">
            <w:pPr>
              <w:spacing w:before="40" w:after="40"/>
              <w:rPr>
                <w:rFonts w:eastAsia="Times New Roman"/>
              </w:rPr>
            </w:pPr>
            <w:r w:rsidRPr="001B3655">
              <w:rPr>
                <w:rFonts w:eastAsia="Times New Roman"/>
              </w:rPr>
              <w:t>aspartate aminotransferase</w:t>
            </w:r>
          </w:p>
        </w:tc>
      </w:tr>
      <w:tr w:rsidR="00CA657C" w14:paraId="11028DDC" w14:textId="77777777" w:rsidTr="004A5688">
        <w:tc>
          <w:tcPr>
            <w:tcW w:w="2014" w:type="dxa"/>
            <w:noWrap/>
          </w:tcPr>
          <w:p w14:paraId="30DC9D7F" w14:textId="77777777" w:rsidR="007C3239" w:rsidRPr="001B3655" w:rsidRDefault="00526A29" w:rsidP="007B6957">
            <w:pPr>
              <w:spacing w:before="40" w:after="40"/>
              <w:rPr>
                <w:rFonts w:eastAsia="Times New Roman"/>
              </w:rPr>
            </w:pPr>
            <w:r w:rsidRPr="001B3655">
              <w:rPr>
                <w:rFonts w:eastAsia="Times New Roman"/>
              </w:rPr>
              <w:t>ATP</w:t>
            </w:r>
          </w:p>
        </w:tc>
        <w:tc>
          <w:tcPr>
            <w:tcW w:w="7095" w:type="dxa"/>
            <w:noWrap/>
          </w:tcPr>
          <w:p w14:paraId="1A92E908" w14:textId="77777777" w:rsidR="007C3239" w:rsidRPr="001B3655" w:rsidRDefault="00526A29" w:rsidP="007B6957">
            <w:pPr>
              <w:spacing w:before="40" w:after="40"/>
              <w:rPr>
                <w:rFonts w:eastAsia="Times New Roman"/>
              </w:rPr>
            </w:pPr>
            <w:r w:rsidRPr="001B3655">
              <w:rPr>
                <w:rFonts w:eastAsia="Times New Roman"/>
              </w:rPr>
              <w:t>adenosine triphosphate</w:t>
            </w:r>
          </w:p>
        </w:tc>
      </w:tr>
      <w:tr w:rsidR="00CA657C" w14:paraId="0EBADB35" w14:textId="77777777" w:rsidTr="004A5688">
        <w:tc>
          <w:tcPr>
            <w:tcW w:w="2014" w:type="dxa"/>
            <w:noWrap/>
          </w:tcPr>
          <w:p w14:paraId="2A08DC02" w14:textId="77777777" w:rsidR="007C3239" w:rsidRPr="001B3655" w:rsidRDefault="00526A29" w:rsidP="007B6957">
            <w:pPr>
              <w:spacing w:before="40" w:after="40"/>
              <w:rPr>
                <w:rFonts w:eastAsia="Times New Roman"/>
              </w:rPr>
            </w:pPr>
            <w:r w:rsidRPr="001B3655">
              <w:rPr>
                <w:rFonts w:eastAsia="Times New Roman"/>
              </w:rPr>
              <w:t>AUC</w:t>
            </w:r>
          </w:p>
        </w:tc>
        <w:tc>
          <w:tcPr>
            <w:tcW w:w="7095" w:type="dxa"/>
            <w:noWrap/>
          </w:tcPr>
          <w:p w14:paraId="30ECFD36" w14:textId="77777777" w:rsidR="007C3239" w:rsidRPr="001B3655" w:rsidRDefault="00526A29" w:rsidP="007B6957">
            <w:pPr>
              <w:spacing w:before="40" w:after="40"/>
              <w:rPr>
                <w:rFonts w:eastAsia="Times New Roman"/>
              </w:rPr>
            </w:pPr>
            <w:r w:rsidRPr="001B3655">
              <w:rPr>
                <w:rFonts w:eastAsia="Times New Roman"/>
              </w:rPr>
              <w:t>area under the curve</w:t>
            </w:r>
          </w:p>
        </w:tc>
      </w:tr>
      <w:tr w:rsidR="00CA657C" w14:paraId="45E909EA" w14:textId="77777777" w:rsidTr="004A5688">
        <w:tc>
          <w:tcPr>
            <w:tcW w:w="2014" w:type="dxa"/>
            <w:noWrap/>
          </w:tcPr>
          <w:p w14:paraId="31784AE2" w14:textId="77777777" w:rsidR="007C3239" w:rsidRPr="001B3655" w:rsidRDefault="00526A29" w:rsidP="007B6957">
            <w:pPr>
              <w:spacing w:before="40" w:after="40"/>
              <w:rPr>
                <w:rFonts w:eastAsia="Times New Roman"/>
              </w:rPr>
            </w:pPr>
            <w:r w:rsidRPr="001B3655">
              <w:rPr>
                <w:rFonts w:eastAsia="Times New Roman"/>
              </w:rPr>
              <w:t>AV</w:t>
            </w:r>
          </w:p>
        </w:tc>
        <w:tc>
          <w:tcPr>
            <w:tcW w:w="7095" w:type="dxa"/>
            <w:noWrap/>
          </w:tcPr>
          <w:p w14:paraId="6EDD96A4" w14:textId="77777777" w:rsidR="007C3239" w:rsidRPr="001B3655" w:rsidRDefault="00526A29" w:rsidP="007B6957">
            <w:pPr>
              <w:spacing w:before="40" w:after="40"/>
              <w:rPr>
                <w:rFonts w:eastAsia="Times New Roman"/>
              </w:rPr>
            </w:pPr>
            <w:r w:rsidRPr="001B3655">
              <w:rPr>
                <w:rFonts w:eastAsia="Times New Roman"/>
              </w:rPr>
              <w:t>atrioventricular</w:t>
            </w:r>
          </w:p>
        </w:tc>
      </w:tr>
      <w:tr w:rsidR="00CA657C" w14:paraId="53B6C2FF" w14:textId="77777777" w:rsidTr="004A5688">
        <w:tc>
          <w:tcPr>
            <w:tcW w:w="2014" w:type="dxa"/>
            <w:noWrap/>
          </w:tcPr>
          <w:p w14:paraId="182E250F" w14:textId="77777777" w:rsidR="007C3239" w:rsidRPr="001B3655" w:rsidRDefault="00526A29" w:rsidP="007B6957">
            <w:pPr>
              <w:spacing w:before="40" w:after="40"/>
            </w:pPr>
            <w:r w:rsidRPr="001B3655">
              <w:t>BAD</w:t>
            </w:r>
          </w:p>
        </w:tc>
        <w:tc>
          <w:tcPr>
            <w:tcW w:w="7095" w:type="dxa"/>
            <w:noWrap/>
          </w:tcPr>
          <w:p w14:paraId="3D507C21" w14:textId="77777777" w:rsidR="007C3239" w:rsidRPr="001B3655" w:rsidRDefault="00526A29" w:rsidP="007B6957">
            <w:pPr>
              <w:spacing w:before="40" w:after="40"/>
            </w:pPr>
            <w:r w:rsidRPr="001B3655">
              <w:rPr>
                <w:rFonts w:eastAsia="Times New Roman"/>
              </w:rPr>
              <w:t>pro-apoptotic protein</w:t>
            </w:r>
          </w:p>
        </w:tc>
      </w:tr>
      <w:tr w:rsidR="00CA657C" w14:paraId="1039FA60" w14:textId="77777777" w:rsidTr="004A5688">
        <w:tc>
          <w:tcPr>
            <w:tcW w:w="2014" w:type="dxa"/>
            <w:noWrap/>
          </w:tcPr>
          <w:p w14:paraId="256395A4" w14:textId="77777777" w:rsidR="007C3239" w:rsidRPr="001B3655" w:rsidRDefault="00526A29" w:rsidP="007B6957">
            <w:pPr>
              <w:spacing w:before="40" w:after="40"/>
            </w:pPr>
            <w:r w:rsidRPr="001B3655">
              <w:t>BCL</w:t>
            </w:r>
          </w:p>
        </w:tc>
        <w:tc>
          <w:tcPr>
            <w:tcW w:w="7095" w:type="dxa"/>
            <w:noWrap/>
          </w:tcPr>
          <w:p w14:paraId="787088B8" w14:textId="77777777" w:rsidR="007C3239" w:rsidRPr="001B3655" w:rsidRDefault="00526A29" w:rsidP="007B6957">
            <w:pPr>
              <w:spacing w:before="40" w:after="40"/>
            </w:pPr>
            <w:r w:rsidRPr="001B3655">
              <w:t>B-cell lymphoma</w:t>
            </w:r>
          </w:p>
        </w:tc>
      </w:tr>
      <w:tr w:rsidR="00CA657C" w14:paraId="2D3284CB" w14:textId="77777777" w:rsidTr="004A5688">
        <w:tc>
          <w:tcPr>
            <w:tcW w:w="2014" w:type="dxa"/>
            <w:noWrap/>
          </w:tcPr>
          <w:p w14:paraId="1B46EE59" w14:textId="77777777" w:rsidR="007C3239" w:rsidRPr="001B3655" w:rsidRDefault="00526A29" w:rsidP="007B6957">
            <w:pPr>
              <w:spacing w:before="40" w:after="40"/>
            </w:pPr>
            <w:r w:rsidRPr="001B3655">
              <w:t>BCL2i</w:t>
            </w:r>
          </w:p>
        </w:tc>
        <w:tc>
          <w:tcPr>
            <w:tcW w:w="7095" w:type="dxa"/>
            <w:noWrap/>
          </w:tcPr>
          <w:p w14:paraId="0B328C06" w14:textId="77777777" w:rsidR="007C3239" w:rsidRPr="001B3655" w:rsidRDefault="00526A29" w:rsidP="007B6957">
            <w:pPr>
              <w:spacing w:before="40" w:after="40"/>
            </w:pPr>
            <w:r w:rsidRPr="001B3655">
              <w:t>B-cell lymphoma 2 inhibitor(s)</w:t>
            </w:r>
          </w:p>
        </w:tc>
      </w:tr>
      <w:tr w:rsidR="00CA657C" w14:paraId="17C410D8" w14:textId="77777777" w:rsidTr="004A5688">
        <w:tc>
          <w:tcPr>
            <w:tcW w:w="2014" w:type="dxa"/>
            <w:noWrap/>
          </w:tcPr>
          <w:p w14:paraId="061D2595" w14:textId="77777777" w:rsidR="007C3239" w:rsidRPr="001B3655" w:rsidRDefault="00526A29" w:rsidP="007B6957">
            <w:pPr>
              <w:spacing w:before="40" w:after="40"/>
              <w:rPr>
                <w:rFonts w:eastAsia="Times New Roman"/>
              </w:rPr>
            </w:pPr>
            <w:r w:rsidRPr="001B3655">
              <w:t>BCR</w:t>
            </w:r>
          </w:p>
        </w:tc>
        <w:tc>
          <w:tcPr>
            <w:tcW w:w="7095" w:type="dxa"/>
            <w:noWrap/>
          </w:tcPr>
          <w:p w14:paraId="273783B2" w14:textId="77777777" w:rsidR="007C3239" w:rsidRPr="001B3655" w:rsidRDefault="00526A29" w:rsidP="007B6957">
            <w:pPr>
              <w:spacing w:before="40" w:after="40"/>
              <w:rPr>
                <w:rFonts w:eastAsia="Times New Roman"/>
              </w:rPr>
            </w:pPr>
            <w:r w:rsidRPr="001B3655">
              <w:t>B-cell receptor</w:t>
            </w:r>
          </w:p>
        </w:tc>
      </w:tr>
      <w:tr w:rsidR="00CA657C" w14:paraId="3400A4DA" w14:textId="77777777" w:rsidTr="004A5688">
        <w:tc>
          <w:tcPr>
            <w:tcW w:w="2014" w:type="dxa"/>
            <w:noWrap/>
          </w:tcPr>
          <w:p w14:paraId="57C6E564" w14:textId="77777777" w:rsidR="007C3239" w:rsidRPr="001B3655" w:rsidRDefault="00526A29" w:rsidP="007B6957">
            <w:pPr>
              <w:spacing w:before="40" w:after="40"/>
            </w:pPr>
            <w:r w:rsidRPr="001B3655">
              <w:t>BCRP</w:t>
            </w:r>
          </w:p>
        </w:tc>
        <w:tc>
          <w:tcPr>
            <w:tcW w:w="7095" w:type="dxa"/>
            <w:noWrap/>
          </w:tcPr>
          <w:p w14:paraId="045B0CA4" w14:textId="77777777" w:rsidR="007C3239" w:rsidRPr="001B3655" w:rsidRDefault="00526A29" w:rsidP="007B6957">
            <w:pPr>
              <w:spacing w:before="40" w:after="40"/>
            </w:pPr>
            <w:r w:rsidRPr="001B3655">
              <w:t>breast cancer resistant protein</w:t>
            </w:r>
          </w:p>
        </w:tc>
      </w:tr>
      <w:tr w:rsidR="00CA657C" w14:paraId="3544DFBE" w14:textId="77777777" w:rsidTr="004A5688">
        <w:tc>
          <w:tcPr>
            <w:tcW w:w="2014" w:type="dxa"/>
            <w:noWrap/>
          </w:tcPr>
          <w:p w14:paraId="17C11EA8" w14:textId="77777777" w:rsidR="007C3239" w:rsidRPr="001B3655" w:rsidRDefault="00526A29" w:rsidP="007B6957">
            <w:pPr>
              <w:spacing w:before="40" w:after="40"/>
              <w:rPr>
                <w:rFonts w:eastAsia="Times New Roman"/>
              </w:rPr>
            </w:pPr>
            <w:r w:rsidRPr="001B3655">
              <w:rPr>
                <w:rFonts w:eastAsia="Times New Roman"/>
              </w:rPr>
              <w:t>BH3</w:t>
            </w:r>
          </w:p>
        </w:tc>
        <w:tc>
          <w:tcPr>
            <w:tcW w:w="7095" w:type="dxa"/>
            <w:noWrap/>
          </w:tcPr>
          <w:p w14:paraId="66C1D63D" w14:textId="77777777" w:rsidR="007C3239" w:rsidRPr="001B3655" w:rsidRDefault="00526A29" w:rsidP="007B6957">
            <w:pPr>
              <w:spacing w:before="40" w:after="40"/>
              <w:rPr>
                <w:rFonts w:eastAsia="Times New Roman"/>
              </w:rPr>
            </w:pPr>
            <w:r w:rsidRPr="001B3655">
              <w:rPr>
                <w:rFonts w:eastAsia="Times New Roman"/>
              </w:rPr>
              <w:t>pro-apoptotic protein</w:t>
            </w:r>
          </w:p>
        </w:tc>
      </w:tr>
      <w:tr w:rsidR="00CA657C" w14:paraId="2C965852" w14:textId="77777777" w:rsidTr="004A5688">
        <w:tc>
          <w:tcPr>
            <w:tcW w:w="2014" w:type="dxa"/>
            <w:noWrap/>
          </w:tcPr>
          <w:p w14:paraId="2E483FFC" w14:textId="77777777" w:rsidR="007C3239" w:rsidRPr="001B3655" w:rsidRDefault="00526A29" w:rsidP="007B6957">
            <w:pPr>
              <w:spacing w:before="40" w:after="40"/>
              <w:rPr>
                <w:rFonts w:eastAsia="Times New Roman"/>
              </w:rPr>
            </w:pPr>
            <w:r w:rsidRPr="001B3655">
              <w:rPr>
                <w:rFonts w:eastAsia="Times New Roman"/>
              </w:rPr>
              <w:t>BICR</w:t>
            </w:r>
          </w:p>
        </w:tc>
        <w:tc>
          <w:tcPr>
            <w:tcW w:w="7095" w:type="dxa"/>
            <w:noWrap/>
          </w:tcPr>
          <w:p w14:paraId="24CB76B9" w14:textId="77777777" w:rsidR="007C3239" w:rsidRPr="001B3655" w:rsidRDefault="00526A29" w:rsidP="007B6957">
            <w:pPr>
              <w:spacing w:before="40" w:after="40"/>
              <w:rPr>
                <w:rFonts w:eastAsia="Times New Roman"/>
              </w:rPr>
            </w:pPr>
            <w:r w:rsidRPr="001B3655">
              <w:rPr>
                <w:rFonts w:eastAsia="Times New Roman"/>
              </w:rPr>
              <w:t>blinded independent central review</w:t>
            </w:r>
          </w:p>
        </w:tc>
      </w:tr>
      <w:tr w:rsidR="00CA657C" w14:paraId="39F36DEC" w14:textId="77777777" w:rsidTr="004A5688">
        <w:tc>
          <w:tcPr>
            <w:tcW w:w="2014" w:type="dxa"/>
            <w:noWrap/>
          </w:tcPr>
          <w:p w14:paraId="1EC715B6" w14:textId="77777777" w:rsidR="007C3239" w:rsidRPr="001B3655" w:rsidRDefault="00526A29" w:rsidP="007B6957">
            <w:pPr>
              <w:spacing w:before="40" w:after="40"/>
              <w:rPr>
                <w:rFonts w:eastAsia="Times New Roman"/>
              </w:rPr>
            </w:pPr>
            <w:r w:rsidRPr="001B3655">
              <w:rPr>
                <w:rFonts w:eastAsia="Times New Roman"/>
              </w:rPr>
              <w:t>BID</w:t>
            </w:r>
          </w:p>
        </w:tc>
        <w:tc>
          <w:tcPr>
            <w:tcW w:w="7095" w:type="dxa"/>
            <w:noWrap/>
          </w:tcPr>
          <w:p w14:paraId="5698AB60" w14:textId="77777777" w:rsidR="007C3239" w:rsidRPr="001B3655" w:rsidRDefault="00526A29" w:rsidP="007B6957">
            <w:pPr>
              <w:spacing w:before="40" w:after="40"/>
              <w:rPr>
                <w:rFonts w:eastAsia="Times New Roman"/>
              </w:rPr>
            </w:pPr>
            <w:r w:rsidRPr="001B3655">
              <w:rPr>
                <w:rFonts w:eastAsia="Times New Roman"/>
              </w:rPr>
              <w:t>pro-apoptotic protein</w:t>
            </w:r>
          </w:p>
        </w:tc>
      </w:tr>
      <w:tr w:rsidR="00CA657C" w14:paraId="64DA1F72" w14:textId="77777777" w:rsidTr="004A5688">
        <w:tc>
          <w:tcPr>
            <w:tcW w:w="2014" w:type="dxa"/>
            <w:noWrap/>
          </w:tcPr>
          <w:p w14:paraId="4ACCCDBA" w14:textId="77777777" w:rsidR="007C3239" w:rsidRPr="001B3655" w:rsidRDefault="00526A29" w:rsidP="007B6957">
            <w:pPr>
              <w:spacing w:before="40" w:after="40"/>
              <w:rPr>
                <w:rFonts w:eastAsia="Times New Roman"/>
              </w:rPr>
            </w:pPr>
            <w:r w:rsidRPr="001B3655">
              <w:rPr>
                <w:rFonts w:eastAsia="Times New Roman"/>
              </w:rPr>
              <w:t>BIM</w:t>
            </w:r>
          </w:p>
        </w:tc>
        <w:tc>
          <w:tcPr>
            <w:tcW w:w="7095" w:type="dxa"/>
            <w:noWrap/>
          </w:tcPr>
          <w:p w14:paraId="2DFD2DFD" w14:textId="77777777" w:rsidR="007C3239" w:rsidRPr="001B3655" w:rsidRDefault="00526A29" w:rsidP="007B6957">
            <w:pPr>
              <w:spacing w:before="40" w:after="40"/>
              <w:rPr>
                <w:rFonts w:eastAsia="Times New Roman"/>
              </w:rPr>
            </w:pPr>
            <w:r w:rsidRPr="001B3655">
              <w:rPr>
                <w:rFonts w:eastAsia="Times New Roman"/>
              </w:rPr>
              <w:t>pro-apoptotic protein</w:t>
            </w:r>
          </w:p>
        </w:tc>
      </w:tr>
      <w:tr w:rsidR="00CA657C" w14:paraId="5DE112A6" w14:textId="77777777" w:rsidTr="004A5688">
        <w:trPr>
          <w:ins w:id="4291" w:author="Powell, Deana" w:date="2026-03-05T15:34:00Z" w16du:dateUtc="2026-03-05T20:34:00Z"/>
        </w:trPr>
        <w:tc>
          <w:tcPr>
            <w:tcW w:w="2014" w:type="dxa"/>
            <w:noWrap/>
          </w:tcPr>
          <w:p w14:paraId="1EF53EC5" w14:textId="77777777" w:rsidR="00A56807" w:rsidRPr="001B3655" w:rsidRDefault="00526A29" w:rsidP="007B6957">
            <w:pPr>
              <w:spacing w:before="40" w:after="40"/>
              <w:rPr>
                <w:ins w:id="4292" w:author="Powell, Deana" w:date="2026-03-05T15:34:00Z" w16du:dateUtc="2026-03-05T20:34:00Z"/>
              </w:rPr>
            </w:pPr>
            <w:ins w:id="4293" w:author="Powell, Deana" w:date="2026-03-05T15:34:00Z" w16du:dateUtc="2026-03-05T20:34:00Z">
              <w:r>
                <w:t>BM</w:t>
              </w:r>
            </w:ins>
          </w:p>
        </w:tc>
        <w:tc>
          <w:tcPr>
            <w:tcW w:w="7095" w:type="dxa"/>
            <w:noWrap/>
          </w:tcPr>
          <w:p w14:paraId="4175C3B0" w14:textId="77777777" w:rsidR="00A56807" w:rsidRPr="001B3655" w:rsidRDefault="00526A29" w:rsidP="007B6957">
            <w:pPr>
              <w:spacing w:before="40" w:after="40"/>
              <w:rPr>
                <w:ins w:id="4294" w:author="Powell, Deana" w:date="2026-03-05T15:34:00Z" w16du:dateUtc="2026-03-05T20:34:00Z"/>
              </w:rPr>
            </w:pPr>
            <w:ins w:id="4295" w:author="Powell, Deana" w:date="2026-03-05T15:34:00Z" w16du:dateUtc="2026-03-05T20:34:00Z">
              <w:r>
                <w:t>bone marrow</w:t>
              </w:r>
            </w:ins>
          </w:p>
        </w:tc>
      </w:tr>
      <w:tr w:rsidR="00CA657C" w14:paraId="7B26DC8D" w14:textId="77777777" w:rsidTr="004A5688">
        <w:trPr>
          <w:ins w:id="4296" w:author="Powell, Deana" w:date="2026-03-05T15:34:00Z" w16du:dateUtc="2026-03-05T20:34:00Z"/>
        </w:trPr>
        <w:tc>
          <w:tcPr>
            <w:tcW w:w="2014" w:type="dxa"/>
            <w:noWrap/>
          </w:tcPr>
          <w:p w14:paraId="1E9550BC" w14:textId="77777777" w:rsidR="00A56807" w:rsidRPr="001B3655" w:rsidRDefault="00526A29" w:rsidP="007B6957">
            <w:pPr>
              <w:spacing w:before="40" w:after="40"/>
              <w:rPr>
                <w:ins w:id="4297" w:author="Powell, Deana" w:date="2026-03-05T15:34:00Z" w16du:dateUtc="2026-03-05T20:34:00Z"/>
              </w:rPr>
            </w:pPr>
            <w:ins w:id="4298" w:author="Powell, Deana" w:date="2026-03-05T15:34:00Z" w16du:dateUtc="2026-03-05T20:34:00Z">
              <w:r>
                <w:t>BOR</w:t>
              </w:r>
            </w:ins>
          </w:p>
        </w:tc>
        <w:tc>
          <w:tcPr>
            <w:tcW w:w="7095" w:type="dxa"/>
            <w:noWrap/>
          </w:tcPr>
          <w:p w14:paraId="6146FB63" w14:textId="77777777" w:rsidR="00A56807" w:rsidRPr="001B3655" w:rsidRDefault="00526A29" w:rsidP="007B6957">
            <w:pPr>
              <w:spacing w:before="40" w:after="40"/>
              <w:rPr>
                <w:ins w:id="4299" w:author="Powell, Deana" w:date="2026-03-05T15:34:00Z" w16du:dateUtc="2026-03-05T20:34:00Z"/>
              </w:rPr>
            </w:pPr>
            <w:ins w:id="4300" w:author="Powell, Deana" w:date="2026-03-05T15:34:00Z" w16du:dateUtc="2026-03-05T20:34:00Z">
              <w:r>
                <w:t>best objective response</w:t>
              </w:r>
            </w:ins>
          </w:p>
        </w:tc>
      </w:tr>
      <w:tr w:rsidR="00CA657C" w14:paraId="04D91F8B" w14:textId="77777777" w:rsidTr="004A5688">
        <w:tc>
          <w:tcPr>
            <w:tcW w:w="2014" w:type="dxa"/>
            <w:noWrap/>
          </w:tcPr>
          <w:p w14:paraId="1CE81A64" w14:textId="77777777" w:rsidR="007C3239" w:rsidRPr="001B3655" w:rsidRDefault="00526A29" w:rsidP="007B6957">
            <w:pPr>
              <w:spacing w:before="40" w:after="40"/>
            </w:pPr>
            <w:r w:rsidRPr="001B3655">
              <w:t>BR</w:t>
            </w:r>
          </w:p>
        </w:tc>
        <w:tc>
          <w:tcPr>
            <w:tcW w:w="7095" w:type="dxa"/>
            <w:noWrap/>
          </w:tcPr>
          <w:p w14:paraId="0F4929E6" w14:textId="77777777" w:rsidR="007C3239" w:rsidRPr="001B3655" w:rsidRDefault="00526A29" w:rsidP="007B6957">
            <w:pPr>
              <w:spacing w:before="40" w:after="40"/>
            </w:pPr>
            <w:r w:rsidRPr="001B3655">
              <w:t>bendamustine plus rituximab</w:t>
            </w:r>
          </w:p>
        </w:tc>
      </w:tr>
      <w:tr w:rsidR="00CA657C" w14:paraId="443DA5BB" w14:textId="77777777" w:rsidTr="004A5688">
        <w:tc>
          <w:tcPr>
            <w:tcW w:w="2014" w:type="dxa"/>
            <w:noWrap/>
          </w:tcPr>
          <w:p w14:paraId="189BD9CF" w14:textId="77777777" w:rsidR="007C3239" w:rsidRPr="001B3655" w:rsidRDefault="00526A29" w:rsidP="007B6957">
            <w:pPr>
              <w:spacing w:before="40" w:after="40"/>
            </w:pPr>
            <w:r w:rsidRPr="001B3655">
              <w:t>BSEP</w:t>
            </w:r>
          </w:p>
        </w:tc>
        <w:tc>
          <w:tcPr>
            <w:tcW w:w="7095" w:type="dxa"/>
            <w:noWrap/>
          </w:tcPr>
          <w:p w14:paraId="2DFFAA86" w14:textId="77777777" w:rsidR="007C3239" w:rsidRPr="001B3655" w:rsidRDefault="00526A29" w:rsidP="007B6957">
            <w:pPr>
              <w:spacing w:before="40" w:after="40"/>
            </w:pPr>
            <w:r w:rsidRPr="001B3655">
              <w:t>bile salt export pump</w:t>
            </w:r>
          </w:p>
        </w:tc>
      </w:tr>
      <w:tr w:rsidR="00CA657C" w14:paraId="3BFB7900" w14:textId="77777777" w:rsidTr="004A5688">
        <w:tc>
          <w:tcPr>
            <w:tcW w:w="2014" w:type="dxa"/>
            <w:noWrap/>
          </w:tcPr>
          <w:p w14:paraId="0C0BC29D" w14:textId="77777777" w:rsidR="007C3239" w:rsidRPr="001B3655" w:rsidRDefault="00526A29" w:rsidP="007B6957">
            <w:pPr>
              <w:spacing w:before="40" w:after="40"/>
              <w:rPr>
                <w:rFonts w:eastAsia="Times New Roman"/>
              </w:rPr>
            </w:pPr>
            <w:r w:rsidRPr="001B3655">
              <w:t>BTK</w:t>
            </w:r>
          </w:p>
        </w:tc>
        <w:tc>
          <w:tcPr>
            <w:tcW w:w="7095" w:type="dxa"/>
            <w:noWrap/>
          </w:tcPr>
          <w:p w14:paraId="3A35C60B" w14:textId="77777777" w:rsidR="007C3239" w:rsidRPr="001B3655" w:rsidRDefault="00526A29" w:rsidP="007B6957">
            <w:pPr>
              <w:spacing w:before="40" w:after="40"/>
              <w:rPr>
                <w:rFonts w:eastAsia="Times New Roman"/>
              </w:rPr>
            </w:pPr>
            <w:r w:rsidRPr="001B3655">
              <w:t>Bruton’s tyrosine kinase</w:t>
            </w:r>
          </w:p>
        </w:tc>
      </w:tr>
      <w:tr w:rsidR="00CA657C" w14:paraId="6AB23EFD" w14:textId="77777777" w:rsidTr="004A5688">
        <w:tc>
          <w:tcPr>
            <w:tcW w:w="2014" w:type="dxa"/>
            <w:noWrap/>
          </w:tcPr>
          <w:p w14:paraId="395DC925" w14:textId="77777777" w:rsidR="007C3239" w:rsidRPr="001B3655" w:rsidRDefault="00526A29" w:rsidP="007B6957">
            <w:pPr>
              <w:spacing w:before="40" w:after="40"/>
              <w:rPr>
                <w:rFonts w:eastAsia="Times New Roman"/>
              </w:rPr>
            </w:pPr>
            <w:r w:rsidRPr="001B3655">
              <w:t>BTKi</w:t>
            </w:r>
          </w:p>
        </w:tc>
        <w:tc>
          <w:tcPr>
            <w:tcW w:w="7095" w:type="dxa"/>
            <w:noWrap/>
          </w:tcPr>
          <w:p w14:paraId="5DFA699B" w14:textId="77777777" w:rsidR="007C3239" w:rsidRPr="001B3655" w:rsidRDefault="00526A29" w:rsidP="007B6957">
            <w:pPr>
              <w:spacing w:before="40" w:after="40"/>
              <w:rPr>
                <w:rFonts w:eastAsia="Times New Roman"/>
              </w:rPr>
            </w:pPr>
            <w:r w:rsidRPr="001B3655">
              <w:t>Bruton’s tyrosine kinase inhibitor</w:t>
            </w:r>
          </w:p>
        </w:tc>
      </w:tr>
      <w:tr w:rsidR="00CA657C" w14:paraId="0BE07929" w14:textId="77777777" w:rsidTr="004A5688">
        <w:tc>
          <w:tcPr>
            <w:tcW w:w="2014" w:type="dxa"/>
            <w:noWrap/>
          </w:tcPr>
          <w:p w14:paraId="53276E63" w14:textId="77777777" w:rsidR="007C3239" w:rsidRPr="001B3655" w:rsidRDefault="00526A29" w:rsidP="007B6957">
            <w:pPr>
              <w:spacing w:before="40" w:after="40"/>
              <w:rPr>
                <w:rFonts w:eastAsia="Times New Roman"/>
              </w:rPr>
            </w:pPr>
            <w:r w:rsidRPr="001B3655">
              <w:rPr>
                <w:rFonts w:eastAsia="Times New Roman"/>
              </w:rPr>
              <w:t>CxDx</w:t>
            </w:r>
          </w:p>
        </w:tc>
        <w:tc>
          <w:tcPr>
            <w:tcW w:w="7095" w:type="dxa"/>
            <w:noWrap/>
          </w:tcPr>
          <w:p w14:paraId="2AC2BD2F" w14:textId="77777777" w:rsidR="007C3239" w:rsidRPr="001B3655" w:rsidRDefault="00526A29" w:rsidP="007B6957">
            <w:pPr>
              <w:spacing w:before="40" w:after="40"/>
              <w:rPr>
                <w:rFonts w:eastAsia="Times New Roman"/>
              </w:rPr>
            </w:pPr>
            <w:r w:rsidRPr="001B3655">
              <w:rPr>
                <w:rFonts w:eastAsia="Times New Roman"/>
              </w:rPr>
              <w:t>Cycle x Day x</w:t>
            </w:r>
          </w:p>
        </w:tc>
      </w:tr>
      <w:tr w:rsidR="00CA657C" w14:paraId="5EBA0901" w14:textId="77777777" w:rsidTr="004A5688">
        <w:tc>
          <w:tcPr>
            <w:tcW w:w="2014" w:type="dxa"/>
            <w:noWrap/>
          </w:tcPr>
          <w:p w14:paraId="3D94DF81" w14:textId="77777777" w:rsidR="007C3239" w:rsidRPr="001B3655" w:rsidRDefault="00526A29" w:rsidP="007B6957">
            <w:pPr>
              <w:spacing w:before="40" w:after="40"/>
              <w:rPr>
                <w:rFonts w:eastAsia="Times New Roman"/>
              </w:rPr>
            </w:pPr>
            <w:r w:rsidRPr="001B3655">
              <w:rPr>
                <w:rFonts w:eastAsia="Times New Roman"/>
              </w:rPr>
              <w:t>CxWx</w:t>
            </w:r>
          </w:p>
        </w:tc>
        <w:tc>
          <w:tcPr>
            <w:tcW w:w="7095" w:type="dxa"/>
            <w:noWrap/>
          </w:tcPr>
          <w:p w14:paraId="134F27E4" w14:textId="77777777" w:rsidR="007C3239" w:rsidRPr="001B3655" w:rsidRDefault="00526A29" w:rsidP="007B6957">
            <w:pPr>
              <w:spacing w:before="40" w:after="40"/>
              <w:rPr>
                <w:rFonts w:eastAsia="Times New Roman"/>
              </w:rPr>
            </w:pPr>
            <w:r w:rsidRPr="001B3655">
              <w:rPr>
                <w:rFonts w:eastAsia="Times New Roman"/>
              </w:rPr>
              <w:t>Cycle x Week x</w:t>
            </w:r>
          </w:p>
        </w:tc>
      </w:tr>
      <w:tr w:rsidR="00CA657C" w14:paraId="4D2D1950" w14:textId="77777777" w:rsidTr="004A5688">
        <w:tc>
          <w:tcPr>
            <w:tcW w:w="2014" w:type="dxa"/>
            <w:noWrap/>
          </w:tcPr>
          <w:p w14:paraId="21F84787" w14:textId="77777777" w:rsidR="007C3239" w:rsidRPr="001B3655" w:rsidRDefault="00526A29" w:rsidP="007B6957">
            <w:pPr>
              <w:spacing w:before="40" w:after="40"/>
              <w:rPr>
                <w:rFonts w:eastAsia="Times New Roman"/>
              </w:rPr>
            </w:pPr>
            <w:r w:rsidRPr="001B3655">
              <w:rPr>
                <w:rFonts w:eastAsia="Times New Roman"/>
              </w:rPr>
              <w:t>CAP</w:t>
            </w:r>
          </w:p>
        </w:tc>
        <w:tc>
          <w:tcPr>
            <w:tcW w:w="7095" w:type="dxa"/>
            <w:noWrap/>
          </w:tcPr>
          <w:p w14:paraId="4CDCC98E" w14:textId="77777777" w:rsidR="007C3239" w:rsidRPr="001B3655" w:rsidRDefault="00526A29" w:rsidP="007B6957">
            <w:pPr>
              <w:spacing w:before="40" w:after="40"/>
              <w:rPr>
                <w:rFonts w:eastAsia="Times New Roman"/>
              </w:rPr>
            </w:pPr>
            <w:r w:rsidRPr="001B3655">
              <w:rPr>
                <w:rFonts w:eastAsia="Times New Roman"/>
              </w:rPr>
              <w:t>College of American Pathologists</w:t>
            </w:r>
          </w:p>
        </w:tc>
      </w:tr>
      <w:tr w:rsidR="00CA657C" w14:paraId="24C0503F" w14:textId="77777777" w:rsidTr="004A5688">
        <w:tc>
          <w:tcPr>
            <w:tcW w:w="2014" w:type="dxa"/>
            <w:noWrap/>
          </w:tcPr>
          <w:p w14:paraId="5630EBE7" w14:textId="77777777" w:rsidR="007C3239" w:rsidRPr="001B3655" w:rsidRDefault="00526A29" w:rsidP="007B6957">
            <w:pPr>
              <w:spacing w:before="40" w:after="40"/>
              <w:rPr>
                <w:rFonts w:eastAsia="Times New Roman"/>
              </w:rPr>
            </w:pPr>
            <w:r w:rsidRPr="001B3655">
              <w:rPr>
                <w:rFonts w:eastAsia="Times New Roman"/>
              </w:rPr>
              <w:t>CBC</w:t>
            </w:r>
          </w:p>
        </w:tc>
        <w:tc>
          <w:tcPr>
            <w:tcW w:w="7095" w:type="dxa"/>
            <w:noWrap/>
          </w:tcPr>
          <w:p w14:paraId="2DD6CE97" w14:textId="77777777" w:rsidR="007C3239" w:rsidRPr="001B3655" w:rsidRDefault="00526A29" w:rsidP="007B6957">
            <w:pPr>
              <w:spacing w:before="40" w:after="40"/>
              <w:rPr>
                <w:rFonts w:eastAsia="Times New Roman"/>
              </w:rPr>
            </w:pPr>
            <w:r w:rsidRPr="001B3655">
              <w:rPr>
                <w:rFonts w:eastAsia="Times New Roman"/>
              </w:rPr>
              <w:t>complete blood count</w:t>
            </w:r>
          </w:p>
        </w:tc>
      </w:tr>
      <w:tr w:rsidR="00CA657C" w14:paraId="13E5FDDD" w14:textId="77777777" w:rsidTr="004A5688">
        <w:tc>
          <w:tcPr>
            <w:tcW w:w="2014" w:type="dxa"/>
            <w:noWrap/>
          </w:tcPr>
          <w:p w14:paraId="00D34F1E" w14:textId="77777777" w:rsidR="007C3239" w:rsidRPr="001B3655" w:rsidRDefault="00526A29" w:rsidP="007B6957">
            <w:pPr>
              <w:spacing w:before="40" w:after="40"/>
              <w:rPr>
                <w:rFonts w:eastAsia="Times New Roman"/>
              </w:rPr>
            </w:pPr>
            <w:r w:rsidRPr="001B3655">
              <w:rPr>
                <w:rFonts w:eastAsia="Times New Roman"/>
              </w:rPr>
              <w:t>CCL3</w:t>
            </w:r>
          </w:p>
        </w:tc>
        <w:tc>
          <w:tcPr>
            <w:tcW w:w="7095" w:type="dxa"/>
            <w:noWrap/>
          </w:tcPr>
          <w:p w14:paraId="458ED74A" w14:textId="77777777" w:rsidR="007C3239" w:rsidRPr="001B3655" w:rsidRDefault="00526A29" w:rsidP="007B6957">
            <w:pPr>
              <w:spacing w:before="40" w:after="40"/>
              <w:rPr>
                <w:rFonts w:eastAsia="Times New Roman"/>
              </w:rPr>
            </w:pPr>
            <w:r w:rsidRPr="001B3655">
              <w:rPr>
                <w:rFonts w:eastAsia="Times New Roman"/>
              </w:rPr>
              <w:t>chemokine ligand 3</w:t>
            </w:r>
          </w:p>
        </w:tc>
      </w:tr>
      <w:tr w:rsidR="00CA657C" w14:paraId="4E3E520C" w14:textId="77777777" w:rsidTr="004A5688">
        <w:tc>
          <w:tcPr>
            <w:tcW w:w="2014" w:type="dxa"/>
            <w:noWrap/>
          </w:tcPr>
          <w:p w14:paraId="7948CD44" w14:textId="77777777" w:rsidR="007C3239" w:rsidRPr="001B3655" w:rsidRDefault="00526A29" w:rsidP="007B6957">
            <w:pPr>
              <w:spacing w:before="40" w:after="40"/>
              <w:rPr>
                <w:rFonts w:eastAsia="Times New Roman"/>
              </w:rPr>
            </w:pPr>
            <w:r w:rsidRPr="001B3655">
              <w:rPr>
                <w:rFonts w:eastAsia="Times New Roman"/>
              </w:rPr>
              <w:t>CD</w:t>
            </w:r>
          </w:p>
        </w:tc>
        <w:tc>
          <w:tcPr>
            <w:tcW w:w="7095" w:type="dxa"/>
            <w:noWrap/>
          </w:tcPr>
          <w:p w14:paraId="78F79C91" w14:textId="77777777" w:rsidR="007C3239" w:rsidRPr="001B3655" w:rsidRDefault="00526A29" w:rsidP="007B6957">
            <w:pPr>
              <w:spacing w:before="40" w:after="40"/>
              <w:rPr>
                <w:rFonts w:eastAsia="Times New Roman"/>
              </w:rPr>
            </w:pPr>
            <w:r w:rsidRPr="001B3655">
              <w:rPr>
                <w:rFonts w:eastAsia="Times New Roman"/>
              </w:rPr>
              <w:t>cluster of differentiation</w:t>
            </w:r>
          </w:p>
        </w:tc>
      </w:tr>
      <w:tr w:rsidR="00CA657C" w14:paraId="4E9F5784" w14:textId="77777777" w:rsidTr="004A5688">
        <w:tc>
          <w:tcPr>
            <w:tcW w:w="2014" w:type="dxa"/>
            <w:noWrap/>
          </w:tcPr>
          <w:p w14:paraId="47DE7B70" w14:textId="77777777" w:rsidR="007C3239" w:rsidRPr="001B3655" w:rsidRDefault="00526A29" w:rsidP="007B6957">
            <w:pPr>
              <w:spacing w:before="40" w:after="40"/>
              <w:rPr>
                <w:rFonts w:eastAsia="Times New Roman"/>
              </w:rPr>
            </w:pPr>
            <w:r w:rsidRPr="001B3655">
              <w:rPr>
                <w:rFonts w:eastAsia="Times New Roman"/>
              </w:rPr>
              <w:t>CFR</w:t>
            </w:r>
          </w:p>
        </w:tc>
        <w:tc>
          <w:tcPr>
            <w:tcW w:w="7095" w:type="dxa"/>
            <w:noWrap/>
          </w:tcPr>
          <w:p w14:paraId="3D3252CD" w14:textId="77777777" w:rsidR="007C3239" w:rsidRPr="001B3655" w:rsidRDefault="00526A29" w:rsidP="007B6957">
            <w:pPr>
              <w:spacing w:before="40" w:after="40"/>
              <w:rPr>
                <w:rFonts w:eastAsia="Times New Roman"/>
              </w:rPr>
            </w:pPr>
            <w:r w:rsidRPr="001B3655">
              <w:rPr>
                <w:rFonts w:eastAsia="Times New Roman"/>
              </w:rPr>
              <w:t>Code of Federal Regulations</w:t>
            </w:r>
          </w:p>
        </w:tc>
      </w:tr>
      <w:tr w:rsidR="00CA657C" w14:paraId="62447C2F" w14:textId="77777777" w:rsidTr="004A5688">
        <w:tc>
          <w:tcPr>
            <w:tcW w:w="2014" w:type="dxa"/>
            <w:noWrap/>
          </w:tcPr>
          <w:p w14:paraId="51ED4303" w14:textId="77777777" w:rsidR="007C3239" w:rsidRPr="001B3655" w:rsidRDefault="00526A29" w:rsidP="007B6957">
            <w:pPr>
              <w:spacing w:before="40" w:after="40"/>
              <w:rPr>
                <w:rFonts w:eastAsia="Times New Roman"/>
              </w:rPr>
            </w:pPr>
            <w:r w:rsidRPr="001B3655">
              <w:rPr>
                <w:rFonts w:eastAsia="Times New Roman"/>
              </w:rPr>
              <w:t>CI</w:t>
            </w:r>
          </w:p>
        </w:tc>
        <w:tc>
          <w:tcPr>
            <w:tcW w:w="7095" w:type="dxa"/>
            <w:noWrap/>
          </w:tcPr>
          <w:p w14:paraId="16309EB0" w14:textId="77777777" w:rsidR="007C3239" w:rsidRPr="001B3655" w:rsidRDefault="00526A29" w:rsidP="007B6957">
            <w:pPr>
              <w:spacing w:before="40" w:after="40"/>
              <w:rPr>
                <w:rFonts w:eastAsia="Times New Roman"/>
              </w:rPr>
            </w:pPr>
            <w:r w:rsidRPr="001B3655">
              <w:rPr>
                <w:rFonts w:eastAsia="Times New Roman"/>
              </w:rPr>
              <w:t>confidence interval</w:t>
            </w:r>
          </w:p>
        </w:tc>
      </w:tr>
      <w:tr w:rsidR="00CA657C" w14:paraId="44C40253" w14:textId="77777777" w:rsidTr="004A5688">
        <w:tc>
          <w:tcPr>
            <w:tcW w:w="2014" w:type="dxa"/>
            <w:noWrap/>
          </w:tcPr>
          <w:p w14:paraId="785D0464" w14:textId="77777777" w:rsidR="007C3239" w:rsidRPr="001B3655" w:rsidRDefault="00526A29" w:rsidP="007B6957">
            <w:pPr>
              <w:spacing w:before="40" w:after="40"/>
              <w:rPr>
                <w:rFonts w:eastAsia="Times New Roman"/>
              </w:rPr>
            </w:pPr>
            <w:r w:rsidRPr="001B3655">
              <w:rPr>
                <w:rFonts w:eastAsia="Times New Roman"/>
              </w:rPr>
              <w:t>CLIA</w:t>
            </w:r>
          </w:p>
        </w:tc>
        <w:tc>
          <w:tcPr>
            <w:tcW w:w="7095" w:type="dxa"/>
            <w:noWrap/>
          </w:tcPr>
          <w:p w14:paraId="237E710F" w14:textId="77777777" w:rsidR="007C3239" w:rsidRPr="001B3655" w:rsidRDefault="00526A29" w:rsidP="007B6957">
            <w:pPr>
              <w:spacing w:before="40" w:after="40"/>
              <w:rPr>
                <w:rFonts w:eastAsia="Times New Roman"/>
              </w:rPr>
            </w:pPr>
            <w:r w:rsidRPr="001B3655">
              <w:rPr>
                <w:rFonts w:eastAsia="Times New Roman"/>
              </w:rPr>
              <w:t>Clinical Laboratory Improvement Amendments</w:t>
            </w:r>
          </w:p>
        </w:tc>
      </w:tr>
      <w:tr w:rsidR="00CA657C" w14:paraId="43D369B8" w14:textId="77777777" w:rsidTr="004A5688">
        <w:tc>
          <w:tcPr>
            <w:tcW w:w="2014" w:type="dxa"/>
            <w:noWrap/>
          </w:tcPr>
          <w:p w14:paraId="2E99F4A2" w14:textId="77777777" w:rsidR="007C3239" w:rsidRPr="001B3655" w:rsidRDefault="00526A29" w:rsidP="007B6957">
            <w:pPr>
              <w:spacing w:before="40" w:after="40"/>
              <w:rPr>
                <w:rFonts w:eastAsia="Times New Roman"/>
              </w:rPr>
            </w:pPr>
            <w:r w:rsidRPr="001B3655">
              <w:rPr>
                <w:rFonts w:eastAsia="Times New Roman"/>
              </w:rPr>
              <w:t>CLL</w:t>
            </w:r>
          </w:p>
        </w:tc>
        <w:tc>
          <w:tcPr>
            <w:tcW w:w="7095" w:type="dxa"/>
            <w:noWrap/>
          </w:tcPr>
          <w:p w14:paraId="634AB375" w14:textId="77777777" w:rsidR="007C3239" w:rsidRPr="001B3655" w:rsidRDefault="00526A29" w:rsidP="007B6957">
            <w:pPr>
              <w:spacing w:before="40" w:after="40"/>
              <w:rPr>
                <w:rFonts w:eastAsia="Times New Roman"/>
              </w:rPr>
            </w:pPr>
            <w:r w:rsidRPr="001B3655">
              <w:rPr>
                <w:rFonts w:eastAsia="Times New Roman"/>
              </w:rPr>
              <w:t>chronic lymphocytic leukemia</w:t>
            </w:r>
          </w:p>
        </w:tc>
      </w:tr>
      <w:tr w:rsidR="00CA657C" w14:paraId="57A09B55" w14:textId="77777777" w:rsidTr="004A5688">
        <w:tc>
          <w:tcPr>
            <w:tcW w:w="2014" w:type="dxa"/>
            <w:noWrap/>
          </w:tcPr>
          <w:p w14:paraId="208B85FF" w14:textId="77777777" w:rsidR="007C3239" w:rsidRPr="001B3655" w:rsidRDefault="00526A29" w:rsidP="007B6957">
            <w:pPr>
              <w:spacing w:before="40" w:after="40"/>
              <w:rPr>
                <w:rFonts w:eastAsia="Times New Roman"/>
              </w:rPr>
            </w:pPr>
            <w:r w:rsidRPr="001B3655">
              <w:rPr>
                <w:rFonts w:eastAsia="Times New Roman"/>
              </w:rPr>
              <w:t>C</w:t>
            </w:r>
            <w:r w:rsidRPr="001B3655">
              <w:rPr>
                <w:rFonts w:eastAsia="Times New Roman"/>
                <w:vertAlign w:val="subscript"/>
              </w:rPr>
              <w:t>max</w:t>
            </w:r>
          </w:p>
        </w:tc>
        <w:tc>
          <w:tcPr>
            <w:tcW w:w="7095" w:type="dxa"/>
            <w:noWrap/>
          </w:tcPr>
          <w:p w14:paraId="23A04C6C" w14:textId="77777777" w:rsidR="007C3239" w:rsidRPr="001B3655" w:rsidRDefault="00526A29" w:rsidP="007B6957">
            <w:pPr>
              <w:spacing w:before="40" w:after="40"/>
              <w:rPr>
                <w:rFonts w:eastAsia="Times New Roman"/>
              </w:rPr>
            </w:pPr>
            <w:r w:rsidRPr="001B3655">
              <w:rPr>
                <w:rFonts w:eastAsia="Times New Roman"/>
              </w:rPr>
              <w:t>maximum plasma concentration</w:t>
            </w:r>
          </w:p>
        </w:tc>
      </w:tr>
      <w:tr w:rsidR="00CA657C" w14:paraId="532F929C" w14:textId="77777777" w:rsidTr="004A5688">
        <w:tc>
          <w:tcPr>
            <w:tcW w:w="2014" w:type="dxa"/>
            <w:noWrap/>
            <w:hideMark/>
          </w:tcPr>
          <w:p w14:paraId="4773EC63" w14:textId="77777777" w:rsidR="007C3239" w:rsidRPr="001B3655" w:rsidRDefault="00526A29" w:rsidP="007B6957">
            <w:pPr>
              <w:spacing w:before="40" w:after="40"/>
              <w:rPr>
                <w:rFonts w:eastAsia="Times New Roman"/>
              </w:rPr>
            </w:pPr>
            <w:r w:rsidRPr="001B3655">
              <w:rPr>
                <w:rFonts w:eastAsia="Times New Roman"/>
              </w:rPr>
              <w:t>CNS</w:t>
            </w:r>
          </w:p>
        </w:tc>
        <w:tc>
          <w:tcPr>
            <w:tcW w:w="7095" w:type="dxa"/>
            <w:noWrap/>
            <w:hideMark/>
          </w:tcPr>
          <w:p w14:paraId="45406A01" w14:textId="77777777" w:rsidR="007C3239" w:rsidRPr="001B3655" w:rsidRDefault="00526A29" w:rsidP="007B6957">
            <w:pPr>
              <w:spacing w:before="40" w:after="40"/>
              <w:rPr>
                <w:rFonts w:eastAsia="Times New Roman"/>
              </w:rPr>
            </w:pPr>
            <w:r w:rsidRPr="001B3655">
              <w:rPr>
                <w:rFonts w:eastAsia="Times New Roman"/>
              </w:rPr>
              <w:t xml:space="preserve">central nervous system </w:t>
            </w:r>
          </w:p>
        </w:tc>
      </w:tr>
      <w:tr w:rsidR="00CA657C" w14:paraId="26F80306" w14:textId="77777777" w:rsidTr="004A5688">
        <w:tc>
          <w:tcPr>
            <w:tcW w:w="2014" w:type="dxa"/>
            <w:noWrap/>
          </w:tcPr>
          <w:p w14:paraId="63185A3D" w14:textId="77777777" w:rsidR="007C3239" w:rsidRPr="001B3655" w:rsidRDefault="00526A29" w:rsidP="007B6957">
            <w:pPr>
              <w:spacing w:before="40" w:after="40"/>
              <w:rPr>
                <w:rFonts w:eastAsia="Times New Roman"/>
              </w:rPr>
            </w:pPr>
            <w:r w:rsidRPr="001B3655">
              <w:rPr>
                <w:rFonts w:eastAsia="Times New Roman"/>
              </w:rPr>
              <w:t>CONSORT</w:t>
            </w:r>
          </w:p>
        </w:tc>
        <w:tc>
          <w:tcPr>
            <w:tcW w:w="7095" w:type="dxa"/>
            <w:noWrap/>
          </w:tcPr>
          <w:p w14:paraId="384AC1C2" w14:textId="77777777" w:rsidR="007C3239" w:rsidRPr="001B3655" w:rsidRDefault="00526A29" w:rsidP="007B6957">
            <w:pPr>
              <w:spacing w:before="40" w:after="40"/>
              <w:rPr>
                <w:rFonts w:eastAsia="Times New Roman"/>
              </w:rPr>
            </w:pPr>
            <w:r w:rsidRPr="001B3655">
              <w:rPr>
                <w:rFonts w:eastAsia="Times New Roman"/>
              </w:rPr>
              <w:t>Consolidated Standards of Reporting Trials</w:t>
            </w:r>
          </w:p>
        </w:tc>
      </w:tr>
      <w:tr w:rsidR="00CA657C" w14:paraId="45056126" w14:textId="77777777" w:rsidTr="004A5688">
        <w:tc>
          <w:tcPr>
            <w:tcW w:w="2014" w:type="dxa"/>
            <w:noWrap/>
          </w:tcPr>
          <w:p w14:paraId="1398C4F7" w14:textId="77777777" w:rsidR="007C3239" w:rsidRPr="001B3655" w:rsidRDefault="00526A29" w:rsidP="007B6957">
            <w:pPr>
              <w:spacing w:before="40" w:after="40"/>
              <w:rPr>
                <w:rFonts w:eastAsia="Times New Roman"/>
              </w:rPr>
            </w:pPr>
            <w:r w:rsidRPr="001B3655">
              <w:rPr>
                <w:rFonts w:eastAsia="Times New Roman"/>
              </w:rPr>
              <w:t>COVID-19</w:t>
            </w:r>
          </w:p>
        </w:tc>
        <w:tc>
          <w:tcPr>
            <w:tcW w:w="7095" w:type="dxa"/>
            <w:noWrap/>
          </w:tcPr>
          <w:p w14:paraId="66C8EBA7" w14:textId="77777777" w:rsidR="007C3239" w:rsidRPr="001B3655" w:rsidRDefault="00526A29" w:rsidP="007B6957">
            <w:pPr>
              <w:spacing w:before="40" w:after="40"/>
              <w:rPr>
                <w:rFonts w:eastAsia="Times New Roman"/>
              </w:rPr>
            </w:pPr>
            <w:r w:rsidRPr="001B3655">
              <w:rPr>
                <w:rFonts w:eastAsia="Times New Roman"/>
              </w:rPr>
              <w:t>coronavirus disease 2019</w:t>
            </w:r>
          </w:p>
        </w:tc>
      </w:tr>
      <w:tr w:rsidR="00CA657C" w14:paraId="01E3B456" w14:textId="77777777" w:rsidTr="004A5688">
        <w:tc>
          <w:tcPr>
            <w:tcW w:w="2014" w:type="dxa"/>
            <w:noWrap/>
          </w:tcPr>
          <w:p w14:paraId="7A6CD5D4" w14:textId="77777777" w:rsidR="007C3239" w:rsidRPr="001B3655" w:rsidRDefault="00526A29" w:rsidP="007B6957">
            <w:pPr>
              <w:spacing w:before="40" w:after="40"/>
              <w:rPr>
                <w:rFonts w:eastAsia="Times New Roman"/>
              </w:rPr>
            </w:pPr>
            <w:r w:rsidRPr="001B3655">
              <w:rPr>
                <w:rFonts w:eastAsia="Times New Roman"/>
              </w:rPr>
              <w:t>CR</w:t>
            </w:r>
          </w:p>
        </w:tc>
        <w:tc>
          <w:tcPr>
            <w:tcW w:w="7095" w:type="dxa"/>
            <w:noWrap/>
          </w:tcPr>
          <w:p w14:paraId="3C541CDA" w14:textId="77777777" w:rsidR="007C3239" w:rsidRPr="001B3655" w:rsidRDefault="00526A29" w:rsidP="007B6957">
            <w:pPr>
              <w:spacing w:before="40" w:after="40"/>
              <w:rPr>
                <w:rFonts w:eastAsia="Times New Roman"/>
              </w:rPr>
            </w:pPr>
            <w:r>
              <w:rPr>
                <w:rFonts w:eastAsia="Times New Roman"/>
              </w:rPr>
              <w:t>complete response/remission</w:t>
            </w:r>
          </w:p>
        </w:tc>
      </w:tr>
      <w:tr w:rsidR="00CA657C" w14:paraId="297798B4" w14:textId="77777777" w:rsidTr="004A5688">
        <w:tc>
          <w:tcPr>
            <w:tcW w:w="2014" w:type="dxa"/>
            <w:noWrap/>
            <w:hideMark/>
          </w:tcPr>
          <w:p w14:paraId="1789F241" w14:textId="77777777" w:rsidR="007C3239" w:rsidRPr="001B3655" w:rsidRDefault="00526A29" w:rsidP="007B6957">
            <w:pPr>
              <w:spacing w:before="40" w:after="40"/>
              <w:rPr>
                <w:rFonts w:eastAsia="Times New Roman"/>
              </w:rPr>
            </w:pPr>
            <w:r w:rsidRPr="001B3655">
              <w:rPr>
                <w:rFonts w:eastAsia="Times New Roman"/>
              </w:rPr>
              <w:t>CRF</w:t>
            </w:r>
          </w:p>
        </w:tc>
        <w:tc>
          <w:tcPr>
            <w:tcW w:w="7095" w:type="dxa"/>
            <w:noWrap/>
            <w:hideMark/>
          </w:tcPr>
          <w:p w14:paraId="221F6522" w14:textId="77777777" w:rsidR="007C3239" w:rsidRPr="001B3655" w:rsidRDefault="00526A29" w:rsidP="007B6957">
            <w:pPr>
              <w:spacing w:before="40" w:after="40"/>
              <w:rPr>
                <w:rFonts w:eastAsia="Times New Roman"/>
              </w:rPr>
            </w:pPr>
            <w:r w:rsidRPr="001B3655">
              <w:rPr>
                <w:rFonts w:eastAsia="Times New Roman"/>
              </w:rPr>
              <w:t xml:space="preserve">Case Report Form </w:t>
            </w:r>
          </w:p>
        </w:tc>
      </w:tr>
      <w:tr w:rsidR="00CA657C" w14:paraId="1CA8D73F" w14:textId="77777777" w:rsidTr="004A5688">
        <w:tc>
          <w:tcPr>
            <w:tcW w:w="2014" w:type="dxa"/>
            <w:noWrap/>
          </w:tcPr>
          <w:p w14:paraId="6C29F293" w14:textId="77777777" w:rsidR="007C3239" w:rsidRPr="001B3655" w:rsidRDefault="00526A29" w:rsidP="007B6957">
            <w:pPr>
              <w:spacing w:before="40" w:after="40"/>
              <w:rPr>
                <w:rFonts w:eastAsia="Times New Roman"/>
              </w:rPr>
            </w:pPr>
            <w:r w:rsidRPr="001B3655">
              <w:t>CRi</w:t>
            </w:r>
          </w:p>
        </w:tc>
        <w:tc>
          <w:tcPr>
            <w:tcW w:w="7095" w:type="dxa"/>
            <w:noWrap/>
          </w:tcPr>
          <w:p w14:paraId="204BF2A8" w14:textId="77777777" w:rsidR="007C3239" w:rsidRPr="001B3655" w:rsidRDefault="00526A29" w:rsidP="007B6957">
            <w:pPr>
              <w:spacing w:before="40" w:after="40"/>
              <w:rPr>
                <w:rFonts w:eastAsia="Times New Roman"/>
              </w:rPr>
            </w:pPr>
            <w:r w:rsidRPr="001B3655">
              <w:t>complete response with incomplete marrow recovery</w:t>
            </w:r>
          </w:p>
        </w:tc>
      </w:tr>
      <w:tr w:rsidR="00CA657C" w14:paraId="7582029B" w14:textId="77777777" w:rsidTr="004A5688">
        <w:tc>
          <w:tcPr>
            <w:tcW w:w="2014" w:type="dxa"/>
            <w:noWrap/>
          </w:tcPr>
          <w:p w14:paraId="145658EA" w14:textId="77777777" w:rsidR="007C3239" w:rsidRPr="001B3655" w:rsidRDefault="00526A29" w:rsidP="007B6957">
            <w:pPr>
              <w:spacing w:before="40" w:after="40"/>
              <w:rPr>
                <w:rFonts w:eastAsia="Times New Roman"/>
              </w:rPr>
            </w:pPr>
            <w:r w:rsidRPr="001B3655">
              <w:rPr>
                <w:rFonts w:eastAsia="Times New Roman"/>
              </w:rPr>
              <w:t>CSR</w:t>
            </w:r>
          </w:p>
        </w:tc>
        <w:tc>
          <w:tcPr>
            <w:tcW w:w="7095" w:type="dxa"/>
            <w:noWrap/>
          </w:tcPr>
          <w:p w14:paraId="4F9DD85B" w14:textId="77777777" w:rsidR="007C3239" w:rsidRPr="001B3655" w:rsidRDefault="00526A29" w:rsidP="007B6957">
            <w:pPr>
              <w:spacing w:before="40" w:after="40"/>
              <w:rPr>
                <w:rFonts w:eastAsia="Times New Roman"/>
              </w:rPr>
            </w:pPr>
            <w:r w:rsidRPr="001B3655">
              <w:rPr>
                <w:rFonts w:eastAsia="Times New Roman"/>
              </w:rPr>
              <w:t>Clinical Study Report</w:t>
            </w:r>
          </w:p>
        </w:tc>
      </w:tr>
      <w:tr w:rsidR="00CA657C" w14:paraId="262CE912" w14:textId="77777777" w:rsidTr="004A5688">
        <w:tc>
          <w:tcPr>
            <w:tcW w:w="2014" w:type="dxa"/>
            <w:noWrap/>
          </w:tcPr>
          <w:p w14:paraId="17AAF590" w14:textId="77777777" w:rsidR="007C3239" w:rsidRPr="001B3655" w:rsidRDefault="00526A29" w:rsidP="007B6957">
            <w:pPr>
              <w:spacing w:before="40" w:after="40"/>
              <w:rPr>
                <w:rFonts w:eastAsia="Times New Roman"/>
              </w:rPr>
            </w:pPr>
            <w:r w:rsidRPr="001B3655">
              <w:rPr>
                <w:rFonts w:eastAsia="Times New Roman"/>
              </w:rPr>
              <w:t>CT</w:t>
            </w:r>
          </w:p>
        </w:tc>
        <w:tc>
          <w:tcPr>
            <w:tcW w:w="7095" w:type="dxa"/>
            <w:noWrap/>
          </w:tcPr>
          <w:p w14:paraId="149B5587" w14:textId="77777777" w:rsidR="007C3239" w:rsidRPr="001B3655" w:rsidRDefault="00526A29" w:rsidP="007B6957">
            <w:pPr>
              <w:spacing w:before="40" w:after="40"/>
              <w:rPr>
                <w:rFonts w:eastAsia="Times New Roman"/>
              </w:rPr>
            </w:pPr>
            <w:r w:rsidRPr="001B3655">
              <w:rPr>
                <w:rFonts w:eastAsia="Times New Roman"/>
              </w:rPr>
              <w:t>computed tomography</w:t>
            </w:r>
          </w:p>
        </w:tc>
      </w:tr>
      <w:tr w:rsidR="00CA657C" w14:paraId="42730657" w14:textId="77777777" w:rsidTr="004A5688">
        <w:tc>
          <w:tcPr>
            <w:tcW w:w="2014" w:type="dxa"/>
            <w:noWrap/>
            <w:hideMark/>
          </w:tcPr>
          <w:p w14:paraId="23F626E4" w14:textId="77777777" w:rsidR="007C3239" w:rsidRPr="001B3655" w:rsidRDefault="00526A29" w:rsidP="007B6957">
            <w:pPr>
              <w:spacing w:before="40" w:after="40"/>
              <w:rPr>
                <w:rFonts w:eastAsia="Times New Roman"/>
              </w:rPr>
            </w:pPr>
            <w:r w:rsidRPr="001B3655">
              <w:rPr>
                <w:rFonts w:eastAsia="Times New Roman"/>
              </w:rPr>
              <w:t>CTCAE</w:t>
            </w:r>
          </w:p>
        </w:tc>
        <w:tc>
          <w:tcPr>
            <w:tcW w:w="7095" w:type="dxa"/>
            <w:noWrap/>
            <w:hideMark/>
          </w:tcPr>
          <w:p w14:paraId="353EBA04" w14:textId="77777777" w:rsidR="007C3239" w:rsidRPr="001B3655" w:rsidRDefault="00526A29" w:rsidP="007B6957">
            <w:pPr>
              <w:spacing w:before="40" w:after="40"/>
              <w:rPr>
                <w:rFonts w:eastAsia="Times New Roman"/>
              </w:rPr>
            </w:pPr>
            <w:r w:rsidRPr="001B3655">
              <w:rPr>
                <w:rFonts w:eastAsia="Times New Roman"/>
              </w:rPr>
              <w:t>Common Terminology Criteria for Adverse Events</w:t>
            </w:r>
          </w:p>
        </w:tc>
      </w:tr>
      <w:tr w:rsidR="00CA657C" w14:paraId="0D8C50E8" w14:textId="77777777" w:rsidTr="004A5688">
        <w:tc>
          <w:tcPr>
            <w:tcW w:w="2014" w:type="dxa"/>
            <w:noWrap/>
          </w:tcPr>
          <w:p w14:paraId="51C71E1B" w14:textId="77777777" w:rsidR="007C3239" w:rsidRPr="001B3655" w:rsidRDefault="00526A29" w:rsidP="007B6957">
            <w:pPr>
              <w:spacing w:before="40" w:after="40"/>
              <w:rPr>
                <w:rFonts w:eastAsia="Times New Roman"/>
              </w:rPr>
            </w:pPr>
            <w:r w:rsidRPr="001B3655">
              <w:rPr>
                <w:rFonts w:eastAsia="Times New Roman"/>
              </w:rPr>
              <w:t>CTCAE 5.0</w:t>
            </w:r>
          </w:p>
        </w:tc>
        <w:tc>
          <w:tcPr>
            <w:tcW w:w="7095" w:type="dxa"/>
            <w:noWrap/>
          </w:tcPr>
          <w:p w14:paraId="5EDADE3A" w14:textId="77777777" w:rsidR="007C3239" w:rsidRPr="001B3655" w:rsidRDefault="00526A29" w:rsidP="007B6957">
            <w:pPr>
              <w:spacing w:before="40" w:after="40"/>
              <w:rPr>
                <w:rFonts w:eastAsia="Times New Roman"/>
              </w:rPr>
            </w:pPr>
            <w:r w:rsidRPr="001B3655">
              <w:rPr>
                <w:rFonts w:eastAsia="Times New Roman"/>
              </w:rPr>
              <w:t>Common Terminology Criteria for Adverse Events, Version 5.0</w:t>
            </w:r>
          </w:p>
        </w:tc>
      </w:tr>
      <w:tr w:rsidR="00CA657C" w14:paraId="5C74FEBB" w14:textId="77777777" w:rsidTr="004A5688">
        <w:tc>
          <w:tcPr>
            <w:tcW w:w="2014" w:type="dxa"/>
            <w:noWrap/>
            <w:hideMark/>
          </w:tcPr>
          <w:p w14:paraId="5B089518" w14:textId="77777777" w:rsidR="007C3239" w:rsidRPr="001B3655" w:rsidRDefault="00526A29" w:rsidP="007B6957">
            <w:pPr>
              <w:spacing w:before="40" w:after="40"/>
              <w:rPr>
                <w:rFonts w:eastAsia="Times New Roman"/>
              </w:rPr>
            </w:pPr>
            <w:r w:rsidRPr="001B3655">
              <w:rPr>
                <w:rFonts w:eastAsia="Times New Roman"/>
              </w:rPr>
              <w:t>CTFG</w:t>
            </w:r>
          </w:p>
        </w:tc>
        <w:tc>
          <w:tcPr>
            <w:tcW w:w="7095" w:type="dxa"/>
            <w:noWrap/>
            <w:hideMark/>
          </w:tcPr>
          <w:p w14:paraId="734C9820" w14:textId="77777777" w:rsidR="007C3239" w:rsidRPr="001B3655" w:rsidRDefault="00526A29" w:rsidP="007B6957">
            <w:pPr>
              <w:spacing w:before="40" w:after="40"/>
              <w:rPr>
                <w:rFonts w:eastAsia="Times New Roman"/>
              </w:rPr>
            </w:pPr>
            <w:r w:rsidRPr="001B3655">
              <w:rPr>
                <w:rFonts w:eastAsia="Times New Roman"/>
              </w:rPr>
              <w:t xml:space="preserve">Clinical Trial Facilitation Group </w:t>
            </w:r>
          </w:p>
        </w:tc>
      </w:tr>
      <w:tr w:rsidR="00CA657C" w14:paraId="35310AD8" w14:textId="77777777" w:rsidTr="004A5688">
        <w:trPr>
          <w:ins w:id="4301" w:author="Powell, Deana" w:date="2026-03-05T15:34:00Z" w16du:dateUtc="2026-03-05T20:34:00Z"/>
        </w:trPr>
        <w:tc>
          <w:tcPr>
            <w:tcW w:w="2014" w:type="dxa"/>
            <w:noWrap/>
          </w:tcPr>
          <w:p w14:paraId="0F5D368F" w14:textId="77777777" w:rsidR="00A56807" w:rsidRPr="001B3655" w:rsidRDefault="00526A29" w:rsidP="007B6957">
            <w:pPr>
              <w:spacing w:before="40" w:after="40"/>
              <w:rPr>
                <w:ins w:id="4302" w:author="Powell, Deana" w:date="2026-03-05T15:34:00Z" w16du:dateUtc="2026-03-05T20:34:00Z"/>
              </w:rPr>
            </w:pPr>
            <w:ins w:id="4303" w:author="Powell, Deana" w:date="2026-03-05T15:34:00Z" w16du:dateUtc="2026-03-05T20:34:00Z">
              <w:r>
                <w:t>CTR</w:t>
              </w:r>
            </w:ins>
          </w:p>
        </w:tc>
        <w:tc>
          <w:tcPr>
            <w:tcW w:w="7095" w:type="dxa"/>
            <w:noWrap/>
          </w:tcPr>
          <w:p w14:paraId="0602D1A3" w14:textId="77777777" w:rsidR="00A56807" w:rsidRPr="001B3655" w:rsidRDefault="00526A29" w:rsidP="007B6957">
            <w:pPr>
              <w:spacing w:before="40" w:after="40"/>
              <w:rPr>
                <w:ins w:id="4304" w:author="Powell, Deana" w:date="2026-03-05T15:34:00Z" w16du:dateUtc="2026-03-05T20:34:00Z"/>
              </w:rPr>
            </w:pPr>
            <w:ins w:id="4305" w:author="Powell, Deana" w:date="2026-03-05T15:34:00Z" w16du:dateUtc="2026-03-05T20:34:00Z">
              <w:r>
                <w:t>Clinical Trials Federation</w:t>
              </w:r>
            </w:ins>
          </w:p>
        </w:tc>
      </w:tr>
      <w:tr w:rsidR="00CA657C" w14:paraId="4A63E05A" w14:textId="77777777" w:rsidTr="004A5688">
        <w:tc>
          <w:tcPr>
            <w:tcW w:w="2014" w:type="dxa"/>
            <w:noWrap/>
          </w:tcPr>
          <w:p w14:paraId="3579D5E3" w14:textId="77777777" w:rsidR="007C3239" w:rsidRPr="001B3655" w:rsidRDefault="00526A29" w:rsidP="007B6957">
            <w:pPr>
              <w:spacing w:before="40" w:after="40"/>
              <w:rPr>
                <w:rFonts w:eastAsia="Times New Roman"/>
              </w:rPr>
            </w:pPr>
            <w:r w:rsidRPr="001B3655">
              <w:t>C</w:t>
            </w:r>
            <w:r w:rsidRPr="001B3655">
              <w:rPr>
                <w:vertAlign w:val="subscript"/>
              </w:rPr>
              <w:t>trough</w:t>
            </w:r>
          </w:p>
        </w:tc>
        <w:tc>
          <w:tcPr>
            <w:tcW w:w="7095" w:type="dxa"/>
            <w:noWrap/>
          </w:tcPr>
          <w:p w14:paraId="1E0F4201" w14:textId="77777777" w:rsidR="007C3239" w:rsidRPr="001B3655" w:rsidRDefault="00526A29" w:rsidP="007B6957">
            <w:pPr>
              <w:spacing w:before="40" w:after="40"/>
              <w:rPr>
                <w:rFonts w:eastAsia="Times New Roman"/>
              </w:rPr>
            </w:pPr>
            <w:r w:rsidRPr="001B3655">
              <w:t>trough concentration</w:t>
            </w:r>
          </w:p>
        </w:tc>
      </w:tr>
      <w:tr w:rsidR="00CA657C" w14:paraId="1C9DA8AA" w14:textId="77777777" w:rsidTr="004A5688">
        <w:tc>
          <w:tcPr>
            <w:tcW w:w="2014" w:type="dxa"/>
            <w:noWrap/>
          </w:tcPr>
          <w:p w14:paraId="74A2BB2D" w14:textId="77777777" w:rsidR="007C3239" w:rsidRPr="001B3655" w:rsidRDefault="00526A29" w:rsidP="007B6957">
            <w:pPr>
              <w:spacing w:before="40" w:after="40"/>
              <w:rPr>
                <w:rFonts w:eastAsia="Times New Roman"/>
              </w:rPr>
            </w:pPr>
            <w:r w:rsidRPr="001B3655">
              <w:rPr>
                <w:rFonts w:eastAsia="Times New Roman"/>
              </w:rPr>
              <w:t>CYP</w:t>
            </w:r>
          </w:p>
        </w:tc>
        <w:tc>
          <w:tcPr>
            <w:tcW w:w="7095" w:type="dxa"/>
            <w:noWrap/>
          </w:tcPr>
          <w:p w14:paraId="21F3AF6D" w14:textId="77777777" w:rsidR="007C3239" w:rsidRPr="001B3655" w:rsidRDefault="00526A29" w:rsidP="007B6957">
            <w:pPr>
              <w:spacing w:before="40" w:after="40"/>
              <w:rPr>
                <w:rFonts w:eastAsia="Times New Roman"/>
              </w:rPr>
            </w:pPr>
            <w:r w:rsidRPr="001B3655">
              <w:rPr>
                <w:rFonts w:eastAsia="Times New Roman"/>
              </w:rPr>
              <w:t>cytochrome P450</w:t>
            </w:r>
          </w:p>
        </w:tc>
      </w:tr>
      <w:tr w:rsidR="00CA657C" w14:paraId="38EDC209" w14:textId="77777777" w:rsidTr="004A5688">
        <w:tc>
          <w:tcPr>
            <w:tcW w:w="2014" w:type="dxa"/>
            <w:noWrap/>
          </w:tcPr>
          <w:p w14:paraId="675C40D8" w14:textId="77777777" w:rsidR="007C3239" w:rsidRPr="001B3655" w:rsidRDefault="00526A29" w:rsidP="007B6957">
            <w:pPr>
              <w:spacing w:before="40" w:after="40"/>
              <w:rPr>
                <w:rFonts w:eastAsia="Times New Roman"/>
              </w:rPr>
            </w:pPr>
            <w:r w:rsidRPr="001B3655">
              <w:rPr>
                <w:rFonts w:eastAsia="Times New Roman"/>
              </w:rPr>
              <w:t>D</w:t>
            </w:r>
          </w:p>
        </w:tc>
        <w:tc>
          <w:tcPr>
            <w:tcW w:w="7095" w:type="dxa"/>
            <w:noWrap/>
          </w:tcPr>
          <w:p w14:paraId="59309C6C" w14:textId="77777777" w:rsidR="007C3239" w:rsidRPr="001B3655" w:rsidRDefault="00526A29" w:rsidP="007B6957">
            <w:pPr>
              <w:spacing w:before="40" w:after="40"/>
              <w:rPr>
                <w:rFonts w:eastAsia="Times New Roman"/>
              </w:rPr>
            </w:pPr>
            <w:r w:rsidRPr="001B3655">
              <w:rPr>
                <w:rFonts w:eastAsia="Times New Roman"/>
              </w:rPr>
              <w:t>de-escalate to the next lower dose</w:t>
            </w:r>
          </w:p>
        </w:tc>
      </w:tr>
      <w:tr w:rsidR="00CA657C" w14:paraId="0583D00E" w14:textId="77777777" w:rsidTr="004A5688">
        <w:tc>
          <w:tcPr>
            <w:tcW w:w="2014" w:type="dxa"/>
            <w:noWrap/>
          </w:tcPr>
          <w:p w14:paraId="1439B534" w14:textId="77777777" w:rsidR="007C3239" w:rsidRPr="001B3655" w:rsidRDefault="00526A29" w:rsidP="007B6957">
            <w:pPr>
              <w:spacing w:before="40" w:after="40"/>
              <w:rPr>
                <w:rFonts w:eastAsia="Times New Roman"/>
              </w:rPr>
            </w:pPr>
            <w:r w:rsidRPr="001B3655">
              <w:rPr>
                <w:rFonts w:eastAsia="Times New Roman"/>
              </w:rPr>
              <w:t>DDI</w:t>
            </w:r>
          </w:p>
        </w:tc>
        <w:tc>
          <w:tcPr>
            <w:tcW w:w="7095" w:type="dxa"/>
            <w:noWrap/>
          </w:tcPr>
          <w:p w14:paraId="04E94EE1" w14:textId="77777777" w:rsidR="007C3239" w:rsidRPr="001B3655" w:rsidRDefault="00526A29" w:rsidP="007B6957">
            <w:pPr>
              <w:spacing w:before="40" w:after="40"/>
              <w:rPr>
                <w:rFonts w:eastAsia="Times New Roman"/>
              </w:rPr>
            </w:pPr>
            <w:r w:rsidRPr="001B3655">
              <w:rPr>
                <w:rFonts w:eastAsia="Times New Roman"/>
              </w:rPr>
              <w:t>drug-drug interaction</w:t>
            </w:r>
          </w:p>
        </w:tc>
      </w:tr>
      <w:tr w:rsidR="00CA657C" w14:paraId="420E01D3" w14:textId="77777777" w:rsidTr="004A5688">
        <w:tc>
          <w:tcPr>
            <w:tcW w:w="2014" w:type="dxa"/>
            <w:noWrap/>
          </w:tcPr>
          <w:p w14:paraId="2CD1530C" w14:textId="77777777" w:rsidR="007C3239" w:rsidRPr="001B3655" w:rsidRDefault="00526A29" w:rsidP="007B6957">
            <w:pPr>
              <w:spacing w:before="40" w:after="40"/>
              <w:rPr>
                <w:rFonts w:eastAsia="Times New Roman"/>
              </w:rPr>
            </w:pPr>
            <w:r w:rsidRPr="001B3655">
              <w:rPr>
                <w:rFonts w:eastAsia="Times New Roman"/>
              </w:rPr>
              <w:t>del</w:t>
            </w:r>
          </w:p>
        </w:tc>
        <w:tc>
          <w:tcPr>
            <w:tcW w:w="7095" w:type="dxa"/>
            <w:noWrap/>
          </w:tcPr>
          <w:p w14:paraId="756BC268" w14:textId="77777777" w:rsidR="007C3239" w:rsidRPr="001B3655" w:rsidRDefault="00526A29" w:rsidP="007B6957">
            <w:pPr>
              <w:spacing w:before="40" w:after="40"/>
              <w:rPr>
                <w:rFonts w:eastAsia="Times New Roman"/>
              </w:rPr>
            </w:pPr>
            <w:r w:rsidRPr="001B3655">
              <w:rPr>
                <w:rFonts w:eastAsia="Times New Roman"/>
              </w:rPr>
              <w:t>deletion</w:t>
            </w:r>
          </w:p>
        </w:tc>
      </w:tr>
      <w:tr w:rsidR="00CA657C" w14:paraId="06DA08FC" w14:textId="77777777" w:rsidTr="004A5688">
        <w:tc>
          <w:tcPr>
            <w:tcW w:w="2014" w:type="dxa"/>
            <w:noWrap/>
          </w:tcPr>
          <w:p w14:paraId="2E68C0D0" w14:textId="77777777" w:rsidR="007C3239" w:rsidRPr="001B3655" w:rsidRDefault="00526A29" w:rsidP="007B6957">
            <w:pPr>
              <w:spacing w:before="40" w:after="40"/>
              <w:rPr>
                <w:rFonts w:eastAsia="Times New Roman"/>
              </w:rPr>
            </w:pPr>
            <w:r w:rsidRPr="001B3655">
              <w:rPr>
                <w:rFonts w:eastAsia="Times New Roman"/>
              </w:rPr>
              <w:t>DILI</w:t>
            </w:r>
          </w:p>
        </w:tc>
        <w:tc>
          <w:tcPr>
            <w:tcW w:w="7095" w:type="dxa"/>
            <w:noWrap/>
          </w:tcPr>
          <w:p w14:paraId="03B9B825" w14:textId="77777777" w:rsidR="007C3239" w:rsidRPr="001B3655" w:rsidRDefault="00526A29" w:rsidP="007B6957">
            <w:pPr>
              <w:spacing w:before="40" w:after="40"/>
              <w:rPr>
                <w:rFonts w:eastAsia="Times New Roman"/>
              </w:rPr>
            </w:pPr>
            <w:r w:rsidRPr="001B3655">
              <w:rPr>
                <w:rFonts w:eastAsia="Times New Roman"/>
              </w:rPr>
              <w:t>drug-induced liver injury</w:t>
            </w:r>
          </w:p>
        </w:tc>
      </w:tr>
      <w:tr w:rsidR="00CA657C" w14:paraId="5C96008D" w14:textId="77777777" w:rsidTr="004A5688">
        <w:tc>
          <w:tcPr>
            <w:tcW w:w="2014" w:type="dxa"/>
            <w:noWrap/>
          </w:tcPr>
          <w:p w14:paraId="75975F18" w14:textId="77777777" w:rsidR="007C3239" w:rsidRPr="001B3655" w:rsidRDefault="00526A29" w:rsidP="007B6957">
            <w:pPr>
              <w:spacing w:before="40" w:after="40"/>
              <w:rPr>
                <w:rFonts w:eastAsia="Times New Roman"/>
              </w:rPr>
            </w:pPr>
            <w:r w:rsidRPr="001B3655">
              <w:rPr>
                <w:rFonts w:eastAsia="Times New Roman"/>
              </w:rPr>
              <w:t xml:space="preserve">DL1 </w:t>
            </w:r>
          </w:p>
        </w:tc>
        <w:tc>
          <w:tcPr>
            <w:tcW w:w="7095" w:type="dxa"/>
            <w:noWrap/>
          </w:tcPr>
          <w:p w14:paraId="4B281AB9" w14:textId="77777777" w:rsidR="007C3239" w:rsidRPr="001B3655" w:rsidRDefault="00526A29" w:rsidP="007B6957">
            <w:pPr>
              <w:spacing w:before="40" w:after="40"/>
            </w:pPr>
            <w:r w:rsidRPr="001B3655">
              <w:t>dose level 1</w:t>
            </w:r>
          </w:p>
        </w:tc>
      </w:tr>
      <w:tr w:rsidR="00CA657C" w14:paraId="4C0DE8AB" w14:textId="77777777" w:rsidTr="004A5688">
        <w:tc>
          <w:tcPr>
            <w:tcW w:w="2014" w:type="dxa"/>
            <w:noWrap/>
          </w:tcPr>
          <w:p w14:paraId="019FF6CB" w14:textId="77777777" w:rsidR="007C3239" w:rsidRPr="001B3655" w:rsidRDefault="00526A29" w:rsidP="007B6957">
            <w:pPr>
              <w:spacing w:before="40" w:after="40"/>
              <w:rPr>
                <w:rFonts w:eastAsia="Times New Roman"/>
              </w:rPr>
            </w:pPr>
            <w:r w:rsidRPr="001B3655">
              <w:rPr>
                <w:rFonts w:eastAsia="Times New Roman"/>
              </w:rPr>
              <w:t>DL2</w:t>
            </w:r>
          </w:p>
        </w:tc>
        <w:tc>
          <w:tcPr>
            <w:tcW w:w="7095" w:type="dxa"/>
            <w:noWrap/>
          </w:tcPr>
          <w:p w14:paraId="70CB8DDA" w14:textId="77777777" w:rsidR="007C3239" w:rsidRPr="001B3655" w:rsidRDefault="00526A29" w:rsidP="007B6957">
            <w:pPr>
              <w:spacing w:before="40" w:after="40"/>
            </w:pPr>
            <w:r w:rsidRPr="001B3655">
              <w:t>dose level 2</w:t>
            </w:r>
          </w:p>
        </w:tc>
      </w:tr>
      <w:tr w:rsidR="00CA657C" w14:paraId="474DF050" w14:textId="77777777" w:rsidTr="004A5688">
        <w:tc>
          <w:tcPr>
            <w:tcW w:w="2014" w:type="dxa"/>
            <w:noWrap/>
          </w:tcPr>
          <w:p w14:paraId="4CA3D2E5" w14:textId="77777777" w:rsidR="007C3239" w:rsidRPr="001B3655" w:rsidRDefault="00526A29" w:rsidP="007B6957">
            <w:pPr>
              <w:spacing w:before="40" w:after="40"/>
              <w:rPr>
                <w:rFonts w:eastAsia="Times New Roman"/>
              </w:rPr>
            </w:pPr>
            <w:r w:rsidRPr="001B3655">
              <w:rPr>
                <w:rFonts w:eastAsia="Times New Roman"/>
              </w:rPr>
              <w:t>DLBCL</w:t>
            </w:r>
          </w:p>
        </w:tc>
        <w:tc>
          <w:tcPr>
            <w:tcW w:w="7095" w:type="dxa"/>
            <w:noWrap/>
          </w:tcPr>
          <w:p w14:paraId="43DE6ED0" w14:textId="77777777" w:rsidR="007C3239" w:rsidRPr="001B3655" w:rsidRDefault="00526A29" w:rsidP="007B6957">
            <w:pPr>
              <w:spacing w:before="40" w:after="40"/>
              <w:rPr>
                <w:rFonts w:eastAsia="Times New Roman"/>
              </w:rPr>
            </w:pPr>
            <w:r w:rsidRPr="001B3655">
              <w:t>diffuse large B-cell lymphoma</w:t>
            </w:r>
          </w:p>
        </w:tc>
      </w:tr>
      <w:tr w:rsidR="00CA657C" w14:paraId="48E23E9A" w14:textId="77777777" w:rsidTr="004A5688">
        <w:tc>
          <w:tcPr>
            <w:tcW w:w="2014" w:type="dxa"/>
            <w:noWrap/>
          </w:tcPr>
          <w:p w14:paraId="1409033C" w14:textId="77777777" w:rsidR="007C3239" w:rsidRPr="001B3655" w:rsidRDefault="00526A29" w:rsidP="007B6957">
            <w:pPr>
              <w:spacing w:before="40" w:after="40"/>
              <w:rPr>
                <w:rFonts w:eastAsia="Times New Roman"/>
              </w:rPr>
            </w:pPr>
            <w:r w:rsidRPr="001B3655">
              <w:rPr>
                <w:rFonts w:eastAsia="Times New Roman"/>
              </w:rPr>
              <w:t>DLT</w:t>
            </w:r>
          </w:p>
        </w:tc>
        <w:tc>
          <w:tcPr>
            <w:tcW w:w="7095" w:type="dxa"/>
            <w:noWrap/>
          </w:tcPr>
          <w:p w14:paraId="38CDC3ED" w14:textId="77777777" w:rsidR="007C3239" w:rsidRPr="001B3655" w:rsidRDefault="00526A29" w:rsidP="007B6957">
            <w:pPr>
              <w:spacing w:before="40" w:after="40"/>
              <w:rPr>
                <w:rFonts w:eastAsia="Times New Roman"/>
              </w:rPr>
            </w:pPr>
            <w:r w:rsidRPr="001B3655">
              <w:rPr>
                <w:rFonts w:eastAsia="Times New Roman"/>
              </w:rPr>
              <w:t>dose-limiting toxicity</w:t>
            </w:r>
          </w:p>
        </w:tc>
      </w:tr>
      <w:tr w:rsidR="00CA657C" w14:paraId="07382E73" w14:textId="77777777" w:rsidTr="004A5688">
        <w:tc>
          <w:tcPr>
            <w:tcW w:w="2014" w:type="dxa"/>
            <w:noWrap/>
            <w:hideMark/>
          </w:tcPr>
          <w:p w14:paraId="2A887C2E" w14:textId="77777777" w:rsidR="007C3239" w:rsidRPr="001B3655" w:rsidRDefault="00526A29" w:rsidP="007B6957">
            <w:pPr>
              <w:spacing w:before="40" w:after="40"/>
              <w:rPr>
                <w:rFonts w:eastAsia="Times New Roman"/>
              </w:rPr>
            </w:pPr>
            <w:r w:rsidRPr="001B3655">
              <w:rPr>
                <w:rFonts w:eastAsia="Times New Roman"/>
              </w:rPr>
              <w:t>DMC</w:t>
            </w:r>
          </w:p>
        </w:tc>
        <w:tc>
          <w:tcPr>
            <w:tcW w:w="7095" w:type="dxa"/>
            <w:noWrap/>
            <w:hideMark/>
          </w:tcPr>
          <w:p w14:paraId="5110A935" w14:textId="77777777" w:rsidR="007C3239" w:rsidRPr="001B3655" w:rsidRDefault="00526A29" w:rsidP="007B6957">
            <w:pPr>
              <w:spacing w:before="40" w:after="40"/>
              <w:rPr>
                <w:rFonts w:eastAsia="Times New Roman"/>
              </w:rPr>
            </w:pPr>
            <w:r w:rsidRPr="001B3655">
              <w:rPr>
                <w:rFonts w:eastAsia="Times New Roman"/>
              </w:rPr>
              <w:t xml:space="preserve">Data Monitoring Committee </w:t>
            </w:r>
          </w:p>
        </w:tc>
      </w:tr>
      <w:tr w:rsidR="00CA657C" w14:paraId="5B12079B" w14:textId="77777777" w:rsidTr="004A5688">
        <w:tc>
          <w:tcPr>
            <w:tcW w:w="2014" w:type="dxa"/>
            <w:noWrap/>
            <w:hideMark/>
          </w:tcPr>
          <w:p w14:paraId="115A9D3D" w14:textId="77777777" w:rsidR="007C3239" w:rsidRPr="001B3655" w:rsidRDefault="00526A29" w:rsidP="007B6957">
            <w:pPr>
              <w:spacing w:before="40" w:after="40"/>
              <w:rPr>
                <w:rFonts w:eastAsia="Times New Roman"/>
              </w:rPr>
            </w:pPr>
            <w:r w:rsidRPr="001B3655">
              <w:rPr>
                <w:rFonts w:eastAsia="Times New Roman"/>
              </w:rPr>
              <w:t>DNA</w:t>
            </w:r>
          </w:p>
        </w:tc>
        <w:tc>
          <w:tcPr>
            <w:tcW w:w="7095" w:type="dxa"/>
            <w:noWrap/>
            <w:hideMark/>
          </w:tcPr>
          <w:p w14:paraId="5C4EEE1F" w14:textId="77777777" w:rsidR="007C3239" w:rsidRPr="001B3655" w:rsidRDefault="00526A29" w:rsidP="007B6957">
            <w:pPr>
              <w:spacing w:before="40" w:after="40"/>
              <w:rPr>
                <w:rFonts w:eastAsia="Times New Roman"/>
              </w:rPr>
            </w:pPr>
            <w:r w:rsidRPr="001B3655">
              <w:rPr>
                <w:rFonts w:eastAsia="Times New Roman"/>
              </w:rPr>
              <w:t xml:space="preserve">deoxyribonucleic acid </w:t>
            </w:r>
          </w:p>
        </w:tc>
      </w:tr>
      <w:tr w:rsidR="00CA657C" w14:paraId="1012B732" w14:textId="77777777" w:rsidTr="004A5688">
        <w:tc>
          <w:tcPr>
            <w:tcW w:w="2014" w:type="dxa"/>
            <w:noWrap/>
          </w:tcPr>
          <w:p w14:paraId="5DBAB82C" w14:textId="77777777" w:rsidR="007C3239" w:rsidRPr="001B3655" w:rsidRDefault="00526A29" w:rsidP="007B6957">
            <w:pPr>
              <w:spacing w:before="40" w:after="40"/>
              <w:rPr>
                <w:rFonts w:eastAsia="Times New Roman"/>
              </w:rPr>
            </w:pPr>
            <w:r w:rsidRPr="001B3655">
              <w:rPr>
                <w:rFonts w:eastAsia="Times New Roman"/>
              </w:rPr>
              <w:t>DOR</w:t>
            </w:r>
          </w:p>
        </w:tc>
        <w:tc>
          <w:tcPr>
            <w:tcW w:w="7095" w:type="dxa"/>
            <w:noWrap/>
          </w:tcPr>
          <w:p w14:paraId="5F385B48" w14:textId="77777777" w:rsidR="007C3239" w:rsidRPr="001B3655" w:rsidRDefault="00526A29" w:rsidP="007B6957">
            <w:pPr>
              <w:spacing w:before="40" w:after="40"/>
              <w:rPr>
                <w:rFonts w:eastAsia="Times New Roman"/>
              </w:rPr>
            </w:pPr>
            <w:r w:rsidRPr="001B3655">
              <w:rPr>
                <w:rFonts w:eastAsia="Times New Roman"/>
              </w:rPr>
              <w:t>duration of response</w:t>
            </w:r>
          </w:p>
        </w:tc>
      </w:tr>
      <w:tr w:rsidR="00CA657C" w14:paraId="77407DEF" w14:textId="77777777" w:rsidTr="004A5688">
        <w:tc>
          <w:tcPr>
            <w:tcW w:w="2014" w:type="dxa"/>
            <w:noWrap/>
          </w:tcPr>
          <w:p w14:paraId="390AAB11" w14:textId="77777777" w:rsidR="007C3239" w:rsidRPr="001B3655" w:rsidRDefault="00526A29" w:rsidP="007B6957">
            <w:pPr>
              <w:spacing w:before="40" w:after="40"/>
              <w:rPr>
                <w:rFonts w:eastAsia="Times New Roman"/>
              </w:rPr>
            </w:pPr>
            <w:r w:rsidRPr="001B3655">
              <w:rPr>
                <w:rFonts w:eastAsia="Times New Roman"/>
              </w:rPr>
              <w:t>DU</w:t>
            </w:r>
          </w:p>
        </w:tc>
        <w:tc>
          <w:tcPr>
            <w:tcW w:w="7095" w:type="dxa"/>
            <w:noWrap/>
          </w:tcPr>
          <w:p w14:paraId="695183F7" w14:textId="77777777" w:rsidR="007C3239" w:rsidRPr="001B3655" w:rsidRDefault="00526A29" w:rsidP="007B6957">
            <w:pPr>
              <w:spacing w:before="40" w:after="40"/>
              <w:rPr>
                <w:rFonts w:eastAsia="Times New Roman"/>
              </w:rPr>
            </w:pPr>
            <w:r w:rsidRPr="001B3655">
              <w:rPr>
                <w:rFonts w:eastAsia="Times New Roman"/>
              </w:rPr>
              <w:t>the current dose is unacceptably toxic</w:t>
            </w:r>
          </w:p>
        </w:tc>
      </w:tr>
      <w:tr w:rsidR="00CA657C" w14:paraId="0E1D9BAC" w14:textId="77777777" w:rsidTr="004A5688">
        <w:tc>
          <w:tcPr>
            <w:tcW w:w="2014" w:type="dxa"/>
            <w:noWrap/>
          </w:tcPr>
          <w:p w14:paraId="002C268D" w14:textId="77777777" w:rsidR="007C3239" w:rsidRPr="001B3655" w:rsidRDefault="00526A29" w:rsidP="007B6957">
            <w:pPr>
              <w:spacing w:before="40" w:after="40"/>
              <w:rPr>
                <w:rFonts w:eastAsia="Times New Roman"/>
              </w:rPr>
            </w:pPr>
            <w:r w:rsidRPr="001B3655">
              <w:rPr>
                <w:rFonts w:eastAsia="Times New Roman"/>
              </w:rPr>
              <w:t>E</w:t>
            </w:r>
          </w:p>
        </w:tc>
        <w:tc>
          <w:tcPr>
            <w:tcW w:w="7095" w:type="dxa"/>
            <w:noWrap/>
          </w:tcPr>
          <w:p w14:paraId="38CF91EA" w14:textId="77777777" w:rsidR="007C3239" w:rsidRPr="001B3655" w:rsidRDefault="00526A29" w:rsidP="007B6957">
            <w:pPr>
              <w:spacing w:before="40" w:after="40"/>
              <w:rPr>
                <w:rFonts w:eastAsia="Times New Roman"/>
              </w:rPr>
            </w:pPr>
            <w:r w:rsidRPr="001B3655">
              <w:rPr>
                <w:rFonts w:eastAsia="Times New Roman"/>
              </w:rPr>
              <w:t>escalate to the next higher dose</w:t>
            </w:r>
          </w:p>
        </w:tc>
      </w:tr>
      <w:tr w:rsidR="00CA657C" w14:paraId="6C41202F" w14:textId="77777777" w:rsidTr="004A5688">
        <w:tc>
          <w:tcPr>
            <w:tcW w:w="2014" w:type="dxa"/>
            <w:noWrap/>
          </w:tcPr>
          <w:p w14:paraId="20E9D94C" w14:textId="77777777" w:rsidR="007C3239" w:rsidRPr="001B3655" w:rsidRDefault="00526A29" w:rsidP="007B6957">
            <w:pPr>
              <w:spacing w:before="40" w:after="40"/>
              <w:rPr>
                <w:rFonts w:eastAsia="Times New Roman"/>
              </w:rPr>
            </w:pPr>
            <w:r w:rsidRPr="001B3655">
              <w:rPr>
                <w:rFonts w:eastAsia="Times New Roman"/>
              </w:rPr>
              <w:t>EQ-5D-5L</w:t>
            </w:r>
          </w:p>
        </w:tc>
        <w:tc>
          <w:tcPr>
            <w:tcW w:w="7095" w:type="dxa"/>
            <w:noWrap/>
          </w:tcPr>
          <w:p w14:paraId="4641FAD9" w14:textId="77777777" w:rsidR="007C3239" w:rsidRPr="001B3655" w:rsidRDefault="00526A29" w:rsidP="007B6957">
            <w:pPr>
              <w:spacing w:before="40" w:after="40"/>
              <w:rPr>
                <w:rFonts w:eastAsia="Times New Roman"/>
              </w:rPr>
            </w:pPr>
            <w:r w:rsidRPr="001B3655">
              <w:rPr>
                <w:rFonts w:eastAsia="Times New Roman"/>
              </w:rPr>
              <w:t>EuroQoL 5-Dimension 5-Level</w:t>
            </w:r>
          </w:p>
        </w:tc>
      </w:tr>
      <w:tr w:rsidR="00CA657C" w14:paraId="39AE6218" w14:textId="77777777" w:rsidTr="004A5688">
        <w:tc>
          <w:tcPr>
            <w:tcW w:w="2014" w:type="dxa"/>
            <w:noWrap/>
          </w:tcPr>
          <w:p w14:paraId="197CA49C" w14:textId="77777777" w:rsidR="007C3239" w:rsidRPr="001B3655" w:rsidRDefault="00526A29" w:rsidP="007B6957">
            <w:pPr>
              <w:spacing w:before="40" w:after="40"/>
              <w:rPr>
                <w:rFonts w:eastAsia="Times New Roman"/>
              </w:rPr>
            </w:pPr>
            <w:r w:rsidRPr="001B3655">
              <w:t>Eμ-TCL1</w:t>
            </w:r>
          </w:p>
        </w:tc>
        <w:tc>
          <w:tcPr>
            <w:tcW w:w="7095" w:type="dxa"/>
            <w:noWrap/>
          </w:tcPr>
          <w:p w14:paraId="5DC3C020" w14:textId="77777777" w:rsidR="007C3239" w:rsidRPr="001B3655" w:rsidRDefault="00526A29" w:rsidP="007B6957">
            <w:pPr>
              <w:spacing w:before="40" w:after="40"/>
              <w:rPr>
                <w:rFonts w:eastAsia="Times New Roman"/>
              </w:rPr>
            </w:pPr>
            <w:r w:rsidRPr="001B3655">
              <w:rPr>
                <w:rFonts w:eastAsia="Times New Roman"/>
              </w:rPr>
              <w:t>transgenic mouse that overexpresses the human TCL1 oncogene, under the control of the B-cell specific IgV H promoter and Eµ enhancer</w:t>
            </w:r>
          </w:p>
        </w:tc>
      </w:tr>
      <w:tr w:rsidR="00CA657C" w14:paraId="568515CC" w14:textId="77777777" w:rsidTr="004A5688">
        <w:tc>
          <w:tcPr>
            <w:tcW w:w="2014" w:type="dxa"/>
            <w:noWrap/>
          </w:tcPr>
          <w:p w14:paraId="71F5FDB8" w14:textId="77777777" w:rsidR="007C3239" w:rsidRPr="001B3655" w:rsidRDefault="00526A29" w:rsidP="007B6957">
            <w:pPr>
              <w:spacing w:before="40" w:after="40"/>
              <w:rPr>
                <w:rFonts w:eastAsia="Times New Roman"/>
              </w:rPr>
            </w:pPr>
            <w:r w:rsidRPr="001B3655">
              <w:t>Eμ-MYC</w:t>
            </w:r>
          </w:p>
        </w:tc>
        <w:tc>
          <w:tcPr>
            <w:tcW w:w="7095" w:type="dxa"/>
            <w:noWrap/>
          </w:tcPr>
          <w:p w14:paraId="0513753B" w14:textId="77777777" w:rsidR="007C3239" w:rsidRPr="001B3655" w:rsidRDefault="00526A29" w:rsidP="007B6957">
            <w:pPr>
              <w:spacing w:before="40" w:after="40"/>
              <w:rPr>
                <w:rFonts w:eastAsia="Times New Roman"/>
              </w:rPr>
            </w:pPr>
            <w:r w:rsidRPr="001B3655">
              <w:rPr>
                <w:rFonts w:eastAsia="Times New Roman"/>
              </w:rPr>
              <w:t>transgenic mouse overexpresses c-myc gene, which codes for regulatory and proto-oncogenes that code for transcription factors</w:t>
            </w:r>
          </w:p>
        </w:tc>
      </w:tr>
      <w:tr w:rsidR="00CA657C" w14:paraId="6878D9EA" w14:textId="77777777" w:rsidTr="004A5688">
        <w:tc>
          <w:tcPr>
            <w:tcW w:w="2014" w:type="dxa"/>
            <w:noWrap/>
            <w:hideMark/>
          </w:tcPr>
          <w:p w14:paraId="4AA22A3F" w14:textId="77777777" w:rsidR="007C3239" w:rsidRPr="001B3655" w:rsidRDefault="00526A29" w:rsidP="007B6957">
            <w:pPr>
              <w:spacing w:before="40" w:after="40"/>
              <w:rPr>
                <w:rFonts w:eastAsia="Times New Roman"/>
              </w:rPr>
            </w:pPr>
            <w:r w:rsidRPr="001B3655">
              <w:rPr>
                <w:rFonts w:eastAsia="Times New Roman"/>
              </w:rPr>
              <w:t>ECG</w:t>
            </w:r>
          </w:p>
        </w:tc>
        <w:tc>
          <w:tcPr>
            <w:tcW w:w="7095" w:type="dxa"/>
            <w:noWrap/>
            <w:hideMark/>
          </w:tcPr>
          <w:p w14:paraId="4A3B8562" w14:textId="77777777" w:rsidR="007C3239" w:rsidRPr="001B3655" w:rsidRDefault="00526A29" w:rsidP="007B6957">
            <w:pPr>
              <w:spacing w:before="40" w:after="40"/>
              <w:rPr>
                <w:rFonts w:eastAsia="Times New Roman"/>
              </w:rPr>
            </w:pPr>
            <w:r w:rsidRPr="001B3655">
              <w:rPr>
                <w:rFonts w:eastAsia="Times New Roman"/>
              </w:rPr>
              <w:t xml:space="preserve">electrocardiogram </w:t>
            </w:r>
          </w:p>
        </w:tc>
      </w:tr>
      <w:tr w:rsidR="00CA657C" w14:paraId="0B3E968B" w14:textId="77777777" w:rsidTr="004A5688">
        <w:tc>
          <w:tcPr>
            <w:tcW w:w="2014" w:type="dxa"/>
            <w:noWrap/>
            <w:hideMark/>
          </w:tcPr>
          <w:p w14:paraId="7F4CD3A0" w14:textId="77777777" w:rsidR="007C3239" w:rsidRPr="001B3655" w:rsidRDefault="00526A29" w:rsidP="007B6957">
            <w:pPr>
              <w:spacing w:before="40" w:after="40"/>
              <w:rPr>
                <w:rFonts w:eastAsia="Times New Roman"/>
              </w:rPr>
            </w:pPr>
            <w:r w:rsidRPr="001B3655">
              <w:rPr>
                <w:rFonts w:eastAsia="Times New Roman"/>
              </w:rPr>
              <w:t>ECI</w:t>
            </w:r>
          </w:p>
        </w:tc>
        <w:tc>
          <w:tcPr>
            <w:tcW w:w="7095" w:type="dxa"/>
            <w:noWrap/>
            <w:hideMark/>
          </w:tcPr>
          <w:p w14:paraId="415F975D" w14:textId="77777777" w:rsidR="007C3239" w:rsidRPr="001B3655" w:rsidRDefault="00526A29" w:rsidP="007B6957">
            <w:pPr>
              <w:spacing w:before="40" w:after="40"/>
              <w:rPr>
                <w:rFonts w:eastAsia="Times New Roman"/>
              </w:rPr>
            </w:pPr>
            <w:r w:rsidRPr="001B3655">
              <w:rPr>
                <w:rFonts w:eastAsia="Times New Roman"/>
              </w:rPr>
              <w:t>event of clinical interest</w:t>
            </w:r>
          </w:p>
        </w:tc>
      </w:tr>
      <w:tr w:rsidR="00CA657C" w14:paraId="42D88CAE" w14:textId="77777777" w:rsidTr="004A5688">
        <w:tc>
          <w:tcPr>
            <w:tcW w:w="2014" w:type="dxa"/>
            <w:noWrap/>
          </w:tcPr>
          <w:p w14:paraId="7B21F81B" w14:textId="77777777" w:rsidR="007C3239" w:rsidRPr="001B3655" w:rsidRDefault="00526A29" w:rsidP="007B6957">
            <w:pPr>
              <w:spacing w:before="40" w:after="40"/>
              <w:rPr>
                <w:rFonts w:eastAsia="Times New Roman"/>
              </w:rPr>
            </w:pPr>
            <w:r w:rsidRPr="001B3655">
              <w:rPr>
                <w:rFonts w:eastAsia="Times New Roman"/>
              </w:rPr>
              <w:t xml:space="preserve">ECOG </w:t>
            </w:r>
          </w:p>
        </w:tc>
        <w:tc>
          <w:tcPr>
            <w:tcW w:w="7095" w:type="dxa"/>
            <w:noWrap/>
          </w:tcPr>
          <w:p w14:paraId="61382B0D" w14:textId="77777777" w:rsidR="007C3239" w:rsidRPr="001B3655" w:rsidRDefault="00526A29" w:rsidP="007B6957">
            <w:pPr>
              <w:spacing w:before="40" w:after="40"/>
              <w:rPr>
                <w:rFonts w:eastAsia="Times New Roman"/>
              </w:rPr>
            </w:pPr>
            <w:r w:rsidRPr="001B3655">
              <w:rPr>
                <w:rFonts w:eastAsia="Times New Roman"/>
              </w:rPr>
              <w:t xml:space="preserve">Eastern Cooperative Oncology Group </w:t>
            </w:r>
          </w:p>
        </w:tc>
      </w:tr>
      <w:tr w:rsidR="00CA657C" w14:paraId="51E24F09" w14:textId="77777777" w:rsidTr="004A5688">
        <w:tc>
          <w:tcPr>
            <w:tcW w:w="2014" w:type="dxa"/>
            <w:noWrap/>
          </w:tcPr>
          <w:p w14:paraId="0899CBD3" w14:textId="77777777" w:rsidR="007C3239" w:rsidRPr="001B3655" w:rsidRDefault="00526A29" w:rsidP="007B6957">
            <w:pPr>
              <w:spacing w:before="40" w:after="40"/>
              <w:rPr>
                <w:rFonts w:eastAsia="Times New Roman"/>
              </w:rPr>
            </w:pPr>
            <w:r w:rsidRPr="001B3655">
              <w:rPr>
                <w:rFonts w:eastAsia="Times New Roman"/>
              </w:rPr>
              <w:t>eCRF</w:t>
            </w:r>
          </w:p>
        </w:tc>
        <w:tc>
          <w:tcPr>
            <w:tcW w:w="7095" w:type="dxa"/>
            <w:noWrap/>
          </w:tcPr>
          <w:p w14:paraId="0F2D249D" w14:textId="77777777" w:rsidR="007C3239" w:rsidRPr="001B3655" w:rsidRDefault="00526A29" w:rsidP="007B6957">
            <w:pPr>
              <w:spacing w:before="40" w:after="40"/>
              <w:rPr>
                <w:rFonts w:eastAsia="Times New Roman"/>
              </w:rPr>
            </w:pPr>
            <w:r w:rsidRPr="001B3655">
              <w:rPr>
                <w:rFonts w:eastAsia="Times New Roman"/>
              </w:rPr>
              <w:t>electronic Case Report Form</w:t>
            </w:r>
          </w:p>
        </w:tc>
      </w:tr>
      <w:tr w:rsidR="00CA657C" w14:paraId="2DFE4D94" w14:textId="77777777" w:rsidTr="004A5688">
        <w:tc>
          <w:tcPr>
            <w:tcW w:w="2014" w:type="dxa"/>
            <w:noWrap/>
            <w:hideMark/>
          </w:tcPr>
          <w:p w14:paraId="71FEE85B" w14:textId="77777777" w:rsidR="007C3239" w:rsidRPr="001B3655" w:rsidRDefault="00526A29" w:rsidP="007B6957">
            <w:pPr>
              <w:spacing w:before="40" w:after="40"/>
              <w:rPr>
                <w:rFonts w:eastAsia="Times New Roman"/>
              </w:rPr>
            </w:pPr>
            <w:r w:rsidRPr="001B3655">
              <w:rPr>
                <w:rFonts w:eastAsia="Times New Roman"/>
              </w:rPr>
              <w:t>EDC</w:t>
            </w:r>
          </w:p>
        </w:tc>
        <w:tc>
          <w:tcPr>
            <w:tcW w:w="7095" w:type="dxa"/>
            <w:noWrap/>
            <w:hideMark/>
          </w:tcPr>
          <w:p w14:paraId="5B24CDF6" w14:textId="77777777" w:rsidR="007C3239" w:rsidRPr="001B3655" w:rsidRDefault="00526A29" w:rsidP="007B6957">
            <w:pPr>
              <w:spacing w:before="40" w:after="40"/>
              <w:rPr>
                <w:rFonts w:eastAsia="Times New Roman"/>
              </w:rPr>
            </w:pPr>
            <w:bookmarkStart w:id="4306" w:name="_Hlk116988910"/>
            <w:r w:rsidRPr="001B3655">
              <w:rPr>
                <w:rFonts w:eastAsia="Times New Roman"/>
              </w:rPr>
              <w:t xml:space="preserve">electronic data collection </w:t>
            </w:r>
            <w:bookmarkEnd w:id="4306"/>
          </w:p>
        </w:tc>
      </w:tr>
      <w:tr w:rsidR="00CA657C" w14:paraId="1657641F" w14:textId="77777777" w:rsidTr="004A5688">
        <w:tc>
          <w:tcPr>
            <w:tcW w:w="2014" w:type="dxa"/>
            <w:noWrap/>
          </w:tcPr>
          <w:p w14:paraId="0FF3003C" w14:textId="77777777" w:rsidR="007C3239" w:rsidRPr="001B3655" w:rsidRDefault="00526A29" w:rsidP="007B6957">
            <w:pPr>
              <w:spacing w:before="40" w:after="40"/>
              <w:rPr>
                <w:rFonts w:eastAsia="Times New Roman"/>
              </w:rPr>
            </w:pPr>
            <w:r w:rsidRPr="001B3655">
              <w:rPr>
                <w:rFonts w:eastAsia="Times New Roman"/>
              </w:rPr>
              <w:t>eDMC</w:t>
            </w:r>
          </w:p>
        </w:tc>
        <w:tc>
          <w:tcPr>
            <w:tcW w:w="7095" w:type="dxa"/>
            <w:noWrap/>
          </w:tcPr>
          <w:p w14:paraId="785CACA0" w14:textId="77777777" w:rsidR="007C3239" w:rsidRPr="001B3655" w:rsidRDefault="00526A29" w:rsidP="007B6957">
            <w:pPr>
              <w:spacing w:before="40" w:after="40"/>
              <w:rPr>
                <w:rFonts w:eastAsia="Times New Roman"/>
              </w:rPr>
            </w:pPr>
            <w:r w:rsidRPr="001B3655">
              <w:rPr>
                <w:rFonts w:eastAsia="Times New Roman"/>
              </w:rPr>
              <w:t>external data monitoring committee</w:t>
            </w:r>
          </w:p>
        </w:tc>
      </w:tr>
      <w:tr w:rsidR="00CA657C" w14:paraId="702009F7" w14:textId="77777777" w:rsidTr="004A5688">
        <w:tc>
          <w:tcPr>
            <w:tcW w:w="2014" w:type="dxa"/>
            <w:noWrap/>
          </w:tcPr>
          <w:p w14:paraId="31A8C59D" w14:textId="77777777" w:rsidR="007C3239" w:rsidRPr="001B3655" w:rsidRDefault="00526A29" w:rsidP="007B6957">
            <w:pPr>
              <w:spacing w:before="40" w:after="40"/>
              <w:rPr>
                <w:rFonts w:eastAsia="Times New Roman"/>
              </w:rPr>
            </w:pPr>
            <w:r w:rsidRPr="001B3655">
              <w:rPr>
                <w:rFonts w:eastAsia="Times New Roman"/>
              </w:rPr>
              <w:t>ELISA</w:t>
            </w:r>
          </w:p>
        </w:tc>
        <w:tc>
          <w:tcPr>
            <w:tcW w:w="7095" w:type="dxa"/>
            <w:noWrap/>
          </w:tcPr>
          <w:p w14:paraId="32B1F566" w14:textId="77777777" w:rsidR="007C3239" w:rsidRPr="001B3655" w:rsidRDefault="00526A29" w:rsidP="007B6957">
            <w:pPr>
              <w:spacing w:before="40" w:after="40"/>
              <w:rPr>
                <w:rFonts w:eastAsia="Times New Roman"/>
              </w:rPr>
            </w:pPr>
            <w:r w:rsidRPr="001B3655">
              <w:rPr>
                <w:rFonts w:eastAsia="Times New Roman"/>
              </w:rPr>
              <w:t>enzyme-linked immunosorbent assay</w:t>
            </w:r>
          </w:p>
        </w:tc>
      </w:tr>
      <w:tr w:rsidR="00CA657C" w14:paraId="7F7370E9" w14:textId="77777777" w:rsidTr="004A5688">
        <w:tc>
          <w:tcPr>
            <w:tcW w:w="2014" w:type="dxa"/>
            <w:noWrap/>
            <w:hideMark/>
          </w:tcPr>
          <w:p w14:paraId="182B469D" w14:textId="77777777" w:rsidR="007C3239" w:rsidRPr="001B3655" w:rsidRDefault="00526A29" w:rsidP="007B6957">
            <w:pPr>
              <w:spacing w:before="40" w:after="40"/>
              <w:rPr>
                <w:rFonts w:eastAsia="Times New Roman"/>
              </w:rPr>
            </w:pPr>
            <w:r w:rsidRPr="001B3655">
              <w:rPr>
                <w:rFonts w:eastAsia="Times New Roman"/>
              </w:rPr>
              <w:t>EMA</w:t>
            </w:r>
          </w:p>
        </w:tc>
        <w:tc>
          <w:tcPr>
            <w:tcW w:w="7095" w:type="dxa"/>
            <w:noWrap/>
            <w:hideMark/>
          </w:tcPr>
          <w:p w14:paraId="4F40AE81" w14:textId="77777777" w:rsidR="007C3239" w:rsidRPr="001B3655" w:rsidRDefault="00526A29" w:rsidP="007B6957">
            <w:pPr>
              <w:spacing w:before="40" w:after="40"/>
              <w:rPr>
                <w:rFonts w:eastAsia="Times New Roman"/>
              </w:rPr>
            </w:pPr>
            <w:r w:rsidRPr="001B3655">
              <w:rPr>
                <w:rFonts w:eastAsia="Times New Roman"/>
              </w:rPr>
              <w:t>European Medicines Agency</w:t>
            </w:r>
          </w:p>
        </w:tc>
      </w:tr>
      <w:tr w:rsidR="00CA657C" w14:paraId="0410C40B" w14:textId="77777777" w:rsidTr="004A5688">
        <w:tc>
          <w:tcPr>
            <w:tcW w:w="2014" w:type="dxa"/>
            <w:noWrap/>
            <w:hideMark/>
          </w:tcPr>
          <w:p w14:paraId="0ABFA9FC" w14:textId="77777777" w:rsidR="007C3239" w:rsidRPr="001B3655" w:rsidRDefault="00526A29" w:rsidP="007B6957">
            <w:pPr>
              <w:spacing w:before="40" w:after="40"/>
              <w:rPr>
                <w:rFonts w:eastAsia="Times New Roman"/>
              </w:rPr>
            </w:pPr>
            <w:r w:rsidRPr="001B3655">
              <w:rPr>
                <w:rFonts w:eastAsia="Times New Roman"/>
              </w:rPr>
              <w:t>EOC</w:t>
            </w:r>
          </w:p>
        </w:tc>
        <w:tc>
          <w:tcPr>
            <w:tcW w:w="7095" w:type="dxa"/>
            <w:noWrap/>
            <w:hideMark/>
          </w:tcPr>
          <w:p w14:paraId="75E8EE74" w14:textId="77777777" w:rsidR="007C3239" w:rsidRPr="001B3655" w:rsidRDefault="00526A29" w:rsidP="007B6957">
            <w:pPr>
              <w:spacing w:before="40" w:after="40"/>
              <w:rPr>
                <w:rFonts w:eastAsia="Times New Roman"/>
              </w:rPr>
            </w:pPr>
            <w:r w:rsidRPr="001B3655">
              <w:rPr>
                <w:rFonts w:eastAsia="Times New Roman"/>
              </w:rPr>
              <w:t xml:space="preserve">Executive Oversight Committee </w:t>
            </w:r>
          </w:p>
        </w:tc>
      </w:tr>
      <w:tr w:rsidR="00CA657C" w14:paraId="06454E5F" w14:textId="77777777" w:rsidTr="004A5688">
        <w:tc>
          <w:tcPr>
            <w:tcW w:w="2014" w:type="dxa"/>
            <w:noWrap/>
          </w:tcPr>
          <w:p w14:paraId="123D7CB1" w14:textId="77777777" w:rsidR="007C3239" w:rsidRPr="001B3655" w:rsidRDefault="00526A29" w:rsidP="007B6957">
            <w:pPr>
              <w:spacing w:before="40" w:after="40"/>
              <w:rPr>
                <w:rFonts w:eastAsia="Times New Roman"/>
              </w:rPr>
            </w:pPr>
            <w:r w:rsidRPr="001B3655">
              <w:t>EORTC</w:t>
            </w:r>
          </w:p>
        </w:tc>
        <w:tc>
          <w:tcPr>
            <w:tcW w:w="7095" w:type="dxa"/>
            <w:noWrap/>
          </w:tcPr>
          <w:p w14:paraId="5BE54999" w14:textId="77777777" w:rsidR="007C3239" w:rsidRPr="001B3655" w:rsidRDefault="00526A29" w:rsidP="007B6957">
            <w:pPr>
              <w:spacing w:before="40" w:after="40"/>
              <w:rPr>
                <w:rFonts w:eastAsia="Times New Roman"/>
              </w:rPr>
            </w:pPr>
            <w:r w:rsidRPr="001B3655">
              <w:t>European Organisation for Research and Treatment of Cancer</w:t>
            </w:r>
          </w:p>
        </w:tc>
      </w:tr>
      <w:tr w:rsidR="00CA657C" w14:paraId="7C003EFA" w14:textId="77777777" w:rsidTr="004A5688">
        <w:tc>
          <w:tcPr>
            <w:tcW w:w="2014" w:type="dxa"/>
            <w:noWrap/>
          </w:tcPr>
          <w:p w14:paraId="2BDC598C" w14:textId="77777777" w:rsidR="007C3239" w:rsidRPr="001B3655" w:rsidRDefault="00526A29" w:rsidP="007B6957">
            <w:pPr>
              <w:spacing w:before="40" w:after="40"/>
              <w:rPr>
                <w:rFonts w:eastAsia="Times New Roman"/>
              </w:rPr>
            </w:pPr>
            <w:r w:rsidRPr="001B3655">
              <w:rPr>
                <w:rFonts w:eastAsia="Times New Roman"/>
              </w:rPr>
              <w:t>EOT</w:t>
            </w:r>
          </w:p>
        </w:tc>
        <w:tc>
          <w:tcPr>
            <w:tcW w:w="7095" w:type="dxa"/>
            <w:noWrap/>
          </w:tcPr>
          <w:p w14:paraId="3F640AD4" w14:textId="77777777" w:rsidR="007C3239" w:rsidRPr="001B3655" w:rsidRDefault="00526A29" w:rsidP="007B6957">
            <w:pPr>
              <w:spacing w:before="40" w:after="40"/>
              <w:rPr>
                <w:rFonts w:eastAsia="Times New Roman"/>
              </w:rPr>
            </w:pPr>
            <w:r w:rsidRPr="001B3655">
              <w:rPr>
                <w:rFonts w:eastAsia="Times New Roman"/>
              </w:rPr>
              <w:t>end of trial</w:t>
            </w:r>
          </w:p>
        </w:tc>
      </w:tr>
      <w:tr w:rsidR="00CA657C" w14:paraId="5AE9A2AD" w14:textId="77777777" w:rsidTr="004A5688">
        <w:tc>
          <w:tcPr>
            <w:tcW w:w="2014" w:type="dxa"/>
            <w:noWrap/>
          </w:tcPr>
          <w:p w14:paraId="307D0677" w14:textId="77777777" w:rsidR="007C3239" w:rsidRPr="001B3655" w:rsidRDefault="00526A29" w:rsidP="007B6957">
            <w:pPr>
              <w:spacing w:before="40" w:after="40"/>
              <w:rPr>
                <w:rFonts w:eastAsia="Times New Roman"/>
              </w:rPr>
            </w:pPr>
            <w:r w:rsidRPr="001B3655">
              <w:rPr>
                <w:rFonts w:eastAsia="Times New Roman"/>
              </w:rPr>
              <w:t>ePRO</w:t>
            </w:r>
          </w:p>
        </w:tc>
        <w:tc>
          <w:tcPr>
            <w:tcW w:w="7095" w:type="dxa"/>
            <w:noWrap/>
          </w:tcPr>
          <w:p w14:paraId="476DD0A2" w14:textId="77777777" w:rsidR="007C3239" w:rsidRPr="001B3655" w:rsidRDefault="00526A29" w:rsidP="007B6957">
            <w:pPr>
              <w:spacing w:before="40" w:after="40"/>
              <w:rPr>
                <w:rFonts w:eastAsia="Times New Roman"/>
              </w:rPr>
            </w:pPr>
            <w:r w:rsidRPr="001B3655">
              <w:rPr>
                <w:rFonts w:eastAsia="Times New Roman"/>
              </w:rPr>
              <w:t>electronic patient-reported outcomes</w:t>
            </w:r>
          </w:p>
        </w:tc>
      </w:tr>
      <w:tr w:rsidR="00CA657C" w14:paraId="33EC6124" w14:textId="77777777" w:rsidTr="004A5688">
        <w:trPr>
          <w:ins w:id="4307" w:author="Powell, Deana" w:date="2026-03-05T15:34:00Z" w16du:dateUtc="2026-03-05T20:34:00Z"/>
        </w:trPr>
        <w:tc>
          <w:tcPr>
            <w:tcW w:w="2014" w:type="dxa"/>
            <w:noWrap/>
          </w:tcPr>
          <w:p w14:paraId="5012C028" w14:textId="77777777" w:rsidR="00A56807" w:rsidRPr="001B3655" w:rsidRDefault="00526A29" w:rsidP="007B6957">
            <w:pPr>
              <w:spacing w:before="40" w:after="40"/>
              <w:rPr>
                <w:ins w:id="4308" w:author="Powell, Deana" w:date="2026-03-05T15:34:00Z" w16du:dateUtc="2026-03-05T20:34:00Z"/>
              </w:rPr>
            </w:pPr>
            <w:ins w:id="4309" w:author="Powell, Deana" w:date="2026-03-05T15:34:00Z" w16du:dateUtc="2026-03-05T20:34:00Z">
              <w:r>
                <w:t>EU</w:t>
              </w:r>
            </w:ins>
          </w:p>
        </w:tc>
        <w:tc>
          <w:tcPr>
            <w:tcW w:w="7095" w:type="dxa"/>
            <w:noWrap/>
          </w:tcPr>
          <w:p w14:paraId="7A629B4A" w14:textId="77777777" w:rsidR="00A56807" w:rsidRPr="001B3655" w:rsidRDefault="00526A29" w:rsidP="007B6957">
            <w:pPr>
              <w:spacing w:before="40" w:after="40"/>
              <w:rPr>
                <w:ins w:id="4310" w:author="Powell, Deana" w:date="2026-03-05T15:34:00Z" w16du:dateUtc="2026-03-05T20:34:00Z"/>
              </w:rPr>
            </w:pPr>
            <w:ins w:id="4311" w:author="Powell, Deana" w:date="2026-03-05T15:34:00Z" w16du:dateUtc="2026-03-05T20:34:00Z">
              <w:r>
                <w:t>European Union</w:t>
              </w:r>
            </w:ins>
          </w:p>
        </w:tc>
      </w:tr>
      <w:tr w:rsidR="00CA657C" w14:paraId="4A48268A" w14:textId="77777777" w:rsidTr="004A5688">
        <w:tc>
          <w:tcPr>
            <w:tcW w:w="2014" w:type="dxa"/>
            <w:noWrap/>
          </w:tcPr>
          <w:p w14:paraId="0E577447" w14:textId="77777777" w:rsidR="007C3239" w:rsidRPr="001B3655" w:rsidRDefault="00526A29" w:rsidP="007B6957">
            <w:pPr>
              <w:spacing w:before="40" w:after="40"/>
              <w:rPr>
                <w:rFonts w:eastAsia="Times New Roman"/>
              </w:rPr>
            </w:pPr>
            <w:r>
              <w:rPr>
                <w:rFonts w:eastAsia="Times New Roman"/>
              </w:rPr>
              <w:t>FA</w:t>
            </w:r>
          </w:p>
        </w:tc>
        <w:tc>
          <w:tcPr>
            <w:tcW w:w="7095" w:type="dxa"/>
            <w:noWrap/>
          </w:tcPr>
          <w:p w14:paraId="4C14853C" w14:textId="77777777" w:rsidR="007C3239" w:rsidRPr="001B3655" w:rsidRDefault="00526A29" w:rsidP="007B6957">
            <w:pPr>
              <w:spacing w:before="40" w:after="40"/>
              <w:rPr>
                <w:rFonts w:eastAsia="Times New Roman"/>
              </w:rPr>
            </w:pPr>
            <w:r>
              <w:rPr>
                <w:rFonts w:eastAsia="Times New Roman"/>
              </w:rPr>
              <w:t>Final analysis</w:t>
            </w:r>
          </w:p>
        </w:tc>
      </w:tr>
      <w:tr w:rsidR="00CA657C" w14:paraId="6F55991B" w14:textId="77777777" w:rsidTr="004A5688">
        <w:tc>
          <w:tcPr>
            <w:tcW w:w="2014" w:type="dxa"/>
            <w:noWrap/>
          </w:tcPr>
          <w:p w14:paraId="4CFB4A82" w14:textId="77777777" w:rsidR="007C3239" w:rsidRDefault="00526A29" w:rsidP="007B6957">
            <w:pPr>
              <w:spacing w:before="40" w:after="40"/>
              <w:rPr>
                <w:rFonts w:eastAsia="Times New Roman"/>
              </w:rPr>
            </w:pPr>
            <w:r>
              <w:rPr>
                <w:rFonts w:eastAsia="Times New Roman"/>
              </w:rPr>
              <w:t>FACT-G</w:t>
            </w:r>
          </w:p>
        </w:tc>
        <w:tc>
          <w:tcPr>
            <w:tcW w:w="7095" w:type="dxa"/>
            <w:noWrap/>
          </w:tcPr>
          <w:p w14:paraId="5F6636EA" w14:textId="77777777" w:rsidR="007C3239" w:rsidRDefault="00526A29" w:rsidP="007B6957">
            <w:pPr>
              <w:spacing w:before="40" w:after="40"/>
              <w:rPr>
                <w:rFonts w:eastAsia="Times New Roman"/>
              </w:rPr>
            </w:pPr>
            <w:r w:rsidRPr="006F3B93">
              <w:rPr>
                <w:rFonts w:eastAsia="Times New Roman"/>
              </w:rPr>
              <w:t>Functional Assessment of Cancer Therapy-General</w:t>
            </w:r>
          </w:p>
        </w:tc>
      </w:tr>
      <w:tr w:rsidR="00CA657C" w14:paraId="18504BB6" w14:textId="77777777" w:rsidTr="004A5688">
        <w:tc>
          <w:tcPr>
            <w:tcW w:w="2014" w:type="dxa"/>
            <w:noWrap/>
          </w:tcPr>
          <w:p w14:paraId="41DF8271" w14:textId="77777777" w:rsidR="007C3239" w:rsidRPr="001B3655" w:rsidRDefault="00526A29" w:rsidP="007B6957">
            <w:pPr>
              <w:spacing w:before="40" w:after="40"/>
              <w:rPr>
                <w:rFonts w:eastAsia="Times New Roman"/>
              </w:rPr>
            </w:pPr>
            <w:r w:rsidRPr="001B3655">
              <w:rPr>
                <w:rFonts w:eastAsia="Times New Roman"/>
              </w:rPr>
              <w:t>FAS</w:t>
            </w:r>
          </w:p>
        </w:tc>
        <w:tc>
          <w:tcPr>
            <w:tcW w:w="7095" w:type="dxa"/>
            <w:noWrap/>
          </w:tcPr>
          <w:p w14:paraId="369BF69A" w14:textId="77777777" w:rsidR="007C3239" w:rsidRPr="001B3655" w:rsidRDefault="00526A29" w:rsidP="007B6957">
            <w:pPr>
              <w:spacing w:before="40" w:after="40"/>
              <w:rPr>
                <w:rFonts w:eastAsia="Times New Roman"/>
              </w:rPr>
            </w:pPr>
            <w:r w:rsidRPr="001B3655">
              <w:rPr>
                <w:rFonts w:eastAsia="Times New Roman"/>
              </w:rPr>
              <w:t>Full Analysis Set</w:t>
            </w:r>
          </w:p>
        </w:tc>
      </w:tr>
      <w:tr w:rsidR="00CA657C" w14:paraId="6A526E52" w14:textId="77777777" w:rsidTr="004A5688">
        <w:tc>
          <w:tcPr>
            <w:tcW w:w="2014" w:type="dxa"/>
            <w:noWrap/>
          </w:tcPr>
          <w:p w14:paraId="5B754FD2" w14:textId="77777777" w:rsidR="007C3239" w:rsidRPr="001B3655" w:rsidRDefault="00526A29" w:rsidP="007B6957">
            <w:pPr>
              <w:spacing w:before="40" w:after="40"/>
              <w:rPr>
                <w:rFonts w:eastAsia="Times New Roman"/>
              </w:rPr>
            </w:pPr>
            <w:r w:rsidRPr="001B3655">
              <w:rPr>
                <w:rFonts w:eastAsia="Times New Roman"/>
              </w:rPr>
              <w:t>FBR</w:t>
            </w:r>
          </w:p>
        </w:tc>
        <w:tc>
          <w:tcPr>
            <w:tcW w:w="7095" w:type="dxa"/>
            <w:noWrap/>
          </w:tcPr>
          <w:p w14:paraId="3E8408CD" w14:textId="77777777" w:rsidR="007C3239" w:rsidRPr="001B3655" w:rsidRDefault="00526A29" w:rsidP="007B6957">
            <w:pPr>
              <w:spacing w:before="40" w:after="40"/>
              <w:rPr>
                <w:rFonts w:eastAsia="Times New Roman"/>
              </w:rPr>
            </w:pPr>
            <w:bookmarkStart w:id="4312" w:name="_Hlk116989010"/>
            <w:r w:rsidRPr="001B3655">
              <w:t>future biomedical research</w:t>
            </w:r>
            <w:bookmarkEnd w:id="4312"/>
          </w:p>
        </w:tc>
      </w:tr>
      <w:tr w:rsidR="00CA657C" w14:paraId="5995FECB" w14:textId="77777777" w:rsidTr="004A5688">
        <w:tc>
          <w:tcPr>
            <w:tcW w:w="2014" w:type="dxa"/>
            <w:noWrap/>
          </w:tcPr>
          <w:p w14:paraId="775F356C" w14:textId="77777777" w:rsidR="007C3239" w:rsidRPr="001B3655" w:rsidRDefault="00526A29" w:rsidP="007B6957">
            <w:pPr>
              <w:spacing w:before="40" w:after="40"/>
              <w:rPr>
                <w:rFonts w:eastAsia="Times New Roman"/>
              </w:rPr>
            </w:pPr>
            <w:r>
              <w:rPr>
                <w:rFonts w:eastAsia="Times New Roman"/>
              </w:rPr>
              <w:t>FDA</w:t>
            </w:r>
          </w:p>
        </w:tc>
        <w:tc>
          <w:tcPr>
            <w:tcW w:w="7095" w:type="dxa"/>
            <w:noWrap/>
          </w:tcPr>
          <w:p w14:paraId="1A91772F" w14:textId="77777777" w:rsidR="007C3239" w:rsidRPr="001B3655" w:rsidRDefault="00526A29" w:rsidP="007B6957">
            <w:pPr>
              <w:spacing w:before="40" w:after="40"/>
            </w:pPr>
            <w:r>
              <w:t>Food and Drug Administration</w:t>
            </w:r>
          </w:p>
        </w:tc>
      </w:tr>
      <w:tr w:rsidR="00CA657C" w14:paraId="7326318B" w14:textId="77777777" w:rsidTr="004A5688">
        <w:tc>
          <w:tcPr>
            <w:tcW w:w="2014" w:type="dxa"/>
            <w:noWrap/>
            <w:hideMark/>
          </w:tcPr>
          <w:p w14:paraId="6A5C9ED7" w14:textId="77777777" w:rsidR="007C3239" w:rsidRPr="001B3655" w:rsidRDefault="00526A29" w:rsidP="007B6957">
            <w:pPr>
              <w:spacing w:before="40" w:after="40"/>
              <w:rPr>
                <w:rFonts w:eastAsia="Times New Roman"/>
              </w:rPr>
            </w:pPr>
            <w:r w:rsidRPr="001B3655">
              <w:rPr>
                <w:rFonts w:eastAsia="Times New Roman"/>
              </w:rPr>
              <w:t>FDAAA</w:t>
            </w:r>
          </w:p>
        </w:tc>
        <w:tc>
          <w:tcPr>
            <w:tcW w:w="7095" w:type="dxa"/>
            <w:noWrap/>
            <w:hideMark/>
          </w:tcPr>
          <w:p w14:paraId="7E4689EC" w14:textId="77777777" w:rsidR="007C3239" w:rsidRPr="001B3655" w:rsidRDefault="00526A29" w:rsidP="007B6957">
            <w:pPr>
              <w:spacing w:before="40" w:after="40"/>
              <w:rPr>
                <w:rFonts w:eastAsia="Times New Roman"/>
              </w:rPr>
            </w:pPr>
            <w:r w:rsidRPr="001B3655">
              <w:rPr>
                <w:rFonts w:eastAsia="Times New Roman"/>
              </w:rPr>
              <w:t>Food and Drug Administration Amendments Act</w:t>
            </w:r>
          </w:p>
        </w:tc>
      </w:tr>
      <w:tr w:rsidR="00CA657C" w14:paraId="4CB8357B" w14:textId="77777777" w:rsidTr="004A5688">
        <w:trPr>
          <w:ins w:id="4313" w:author="Powell, Deana" w:date="2026-03-05T15:34:00Z" w16du:dateUtc="2026-03-05T20:34:00Z"/>
        </w:trPr>
        <w:tc>
          <w:tcPr>
            <w:tcW w:w="2014" w:type="dxa"/>
            <w:noWrap/>
          </w:tcPr>
          <w:p w14:paraId="1B47A9CB" w14:textId="77777777" w:rsidR="00A56807" w:rsidRPr="001B3655" w:rsidRDefault="00526A29" w:rsidP="007B6957">
            <w:pPr>
              <w:spacing w:before="40" w:after="40"/>
              <w:rPr>
                <w:ins w:id="4314" w:author="Powell, Deana" w:date="2026-03-05T15:34:00Z" w16du:dateUtc="2026-03-05T20:34:00Z"/>
              </w:rPr>
            </w:pPr>
            <w:ins w:id="4315" w:author="Powell, Deana" w:date="2026-03-05T15:34:00Z" w16du:dateUtc="2026-03-05T20:34:00Z">
              <w:r>
                <w:t>FISH</w:t>
              </w:r>
            </w:ins>
          </w:p>
        </w:tc>
        <w:tc>
          <w:tcPr>
            <w:tcW w:w="7095" w:type="dxa"/>
            <w:noWrap/>
          </w:tcPr>
          <w:p w14:paraId="274993CF" w14:textId="77777777" w:rsidR="00A56807" w:rsidRPr="001B3655" w:rsidRDefault="00526A29" w:rsidP="007B6957">
            <w:pPr>
              <w:spacing w:before="40" w:after="40"/>
              <w:rPr>
                <w:ins w:id="4316" w:author="Powell, Deana" w:date="2026-03-05T15:34:00Z" w16du:dateUtc="2026-03-05T20:34:00Z"/>
              </w:rPr>
            </w:pPr>
            <w:ins w:id="4317" w:author="Powell, Deana" w:date="2026-03-05T15:34:00Z" w16du:dateUtc="2026-03-05T20:34:00Z">
              <w:r>
                <w:t>fluoroinsituhydrisation</w:t>
              </w:r>
            </w:ins>
          </w:p>
        </w:tc>
      </w:tr>
      <w:tr w:rsidR="00CA657C" w14:paraId="25DB2CFC" w14:textId="77777777" w:rsidTr="004A5688">
        <w:tc>
          <w:tcPr>
            <w:tcW w:w="2014" w:type="dxa"/>
            <w:noWrap/>
          </w:tcPr>
          <w:p w14:paraId="51E87BE3" w14:textId="77777777" w:rsidR="007C3239" w:rsidRPr="001B3655" w:rsidRDefault="00526A29" w:rsidP="007B6957">
            <w:pPr>
              <w:spacing w:before="40" w:after="40"/>
              <w:rPr>
                <w:rFonts w:eastAsia="Times New Roman"/>
              </w:rPr>
            </w:pPr>
            <w:r w:rsidRPr="001B3655">
              <w:rPr>
                <w:rFonts w:eastAsia="Times New Roman"/>
              </w:rPr>
              <w:t>FL</w:t>
            </w:r>
          </w:p>
        </w:tc>
        <w:tc>
          <w:tcPr>
            <w:tcW w:w="7095" w:type="dxa"/>
            <w:noWrap/>
          </w:tcPr>
          <w:p w14:paraId="5EE582E3" w14:textId="77777777" w:rsidR="007C3239" w:rsidRPr="001B3655" w:rsidRDefault="00526A29" w:rsidP="007B6957">
            <w:pPr>
              <w:spacing w:before="40" w:after="40"/>
              <w:rPr>
                <w:rFonts w:eastAsia="Times New Roman"/>
              </w:rPr>
            </w:pPr>
            <w:r w:rsidRPr="001B3655">
              <w:rPr>
                <w:rFonts w:eastAsia="Times New Roman"/>
              </w:rPr>
              <w:t>follicular lymphoma</w:t>
            </w:r>
          </w:p>
        </w:tc>
      </w:tr>
      <w:tr w:rsidR="00CA657C" w14:paraId="7D021D15" w14:textId="77777777" w:rsidTr="004A5688">
        <w:trPr>
          <w:ins w:id="4318" w:author="Powell, Deana" w:date="2026-03-05T15:34:00Z" w16du:dateUtc="2026-03-05T20:34:00Z"/>
        </w:trPr>
        <w:tc>
          <w:tcPr>
            <w:tcW w:w="2014" w:type="dxa"/>
            <w:noWrap/>
          </w:tcPr>
          <w:p w14:paraId="64599650" w14:textId="77777777" w:rsidR="00030BFD" w:rsidRPr="001B3655" w:rsidRDefault="00526A29" w:rsidP="007B6957">
            <w:pPr>
              <w:spacing w:before="40" w:after="40"/>
              <w:rPr>
                <w:ins w:id="4319" w:author="Powell, Deana" w:date="2026-03-05T15:34:00Z" w16du:dateUtc="2026-03-05T20:34:00Z"/>
              </w:rPr>
            </w:pPr>
            <w:ins w:id="4320" w:author="Powell, Deana" w:date="2026-03-05T15:34:00Z" w16du:dateUtc="2026-03-05T20:34:00Z">
              <w:r>
                <w:t>FMF1/2</w:t>
              </w:r>
            </w:ins>
          </w:p>
        </w:tc>
        <w:tc>
          <w:tcPr>
            <w:tcW w:w="7095" w:type="dxa"/>
            <w:noWrap/>
          </w:tcPr>
          <w:p w14:paraId="5BE861F0" w14:textId="77777777" w:rsidR="00030BFD" w:rsidRPr="001B3655" w:rsidRDefault="00526A29" w:rsidP="007B6957">
            <w:pPr>
              <w:spacing w:before="40" w:after="40"/>
              <w:rPr>
                <w:ins w:id="4321" w:author="Powell, Deana" w:date="2026-03-05T15:34:00Z" w16du:dateUtc="2026-03-05T20:34:00Z"/>
              </w:rPr>
            </w:pPr>
            <w:ins w:id="4322" w:author="Powell, Deana" w:date="2026-03-05T15:34:00Z" w16du:dateUtc="2026-03-05T20:34:00Z">
              <w:r>
                <w:t>final market formulation 1/2</w:t>
              </w:r>
            </w:ins>
          </w:p>
        </w:tc>
      </w:tr>
      <w:tr w:rsidR="00CA657C" w14:paraId="5CDFD25D" w14:textId="77777777" w:rsidTr="004A5688">
        <w:tc>
          <w:tcPr>
            <w:tcW w:w="2014" w:type="dxa"/>
            <w:noWrap/>
            <w:hideMark/>
          </w:tcPr>
          <w:p w14:paraId="5522BA38" w14:textId="77777777" w:rsidR="007C3239" w:rsidRPr="001B3655" w:rsidRDefault="00526A29" w:rsidP="007B6957">
            <w:pPr>
              <w:spacing w:before="40" w:after="40"/>
              <w:rPr>
                <w:rFonts w:eastAsia="Times New Roman"/>
              </w:rPr>
            </w:pPr>
            <w:r w:rsidRPr="001B3655">
              <w:rPr>
                <w:rFonts w:eastAsia="Times New Roman"/>
              </w:rPr>
              <w:t>FSH</w:t>
            </w:r>
          </w:p>
        </w:tc>
        <w:tc>
          <w:tcPr>
            <w:tcW w:w="7095" w:type="dxa"/>
            <w:noWrap/>
            <w:hideMark/>
          </w:tcPr>
          <w:p w14:paraId="304EDF78" w14:textId="77777777" w:rsidR="007C3239" w:rsidRPr="001B3655" w:rsidRDefault="00526A29" w:rsidP="007B6957">
            <w:pPr>
              <w:spacing w:before="40" w:after="40"/>
              <w:rPr>
                <w:rFonts w:eastAsia="Times New Roman"/>
              </w:rPr>
            </w:pPr>
            <w:r w:rsidRPr="001B3655">
              <w:rPr>
                <w:rFonts w:eastAsia="Times New Roman"/>
              </w:rPr>
              <w:t xml:space="preserve">follicle-stimulating hormone </w:t>
            </w:r>
          </w:p>
        </w:tc>
      </w:tr>
      <w:tr w:rsidR="00CA657C" w14:paraId="13FACD59" w14:textId="77777777" w:rsidTr="004A5688">
        <w:trPr>
          <w:ins w:id="4323" w:author="Powell, Deana" w:date="2026-03-05T15:34:00Z" w16du:dateUtc="2026-03-05T20:34:00Z"/>
        </w:trPr>
        <w:tc>
          <w:tcPr>
            <w:tcW w:w="2014" w:type="dxa"/>
            <w:noWrap/>
          </w:tcPr>
          <w:p w14:paraId="1196167A" w14:textId="77777777" w:rsidR="00A56807" w:rsidRPr="001B3655" w:rsidRDefault="00526A29" w:rsidP="007B6957">
            <w:pPr>
              <w:spacing w:before="40" w:after="40"/>
              <w:rPr>
                <w:ins w:id="4324" w:author="Powell, Deana" w:date="2026-03-05T15:34:00Z" w16du:dateUtc="2026-03-05T20:34:00Z"/>
              </w:rPr>
            </w:pPr>
            <w:ins w:id="4325" w:author="Powell, Deana" w:date="2026-03-05T15:34:00Z" w16du:dateUtc="2026-03-05T20:34:00Z">
              <w:r>
                <w:t>FU</w:t>
              </w:r>
            </w:ins>
          </w:p>
        </w:tc>
        <w:tc>
          <w:tcPr>
            <w:tcW w:w="7095" w:type="dxa"/>
            <w:noWrap/>
          </w:tcPr>
          <w:p w14:paraId="45E8EDE2" w14:textId="77777777" w:rsidR="00A56807" w:rsidRPr="001B3655" w:rsidRDefault="00526A29" w:rsidP="007B6957">
            <w:pPr>
              <w:spacing w:before="40" w:after="40"/>
              <w:rPr>
                <w:ins w:id="4326" w:author="Powell, Deana" w:date="2026-03-05T15:34:00Z" w16du:dateUtc="2026-03-05T20:34:00Z"/>
              </w:rPr>
            </w:pPr>
            <w:ins w:id="4327" w:author="Powell, Deana" w:date="2026-03-05T15:34:00Z" w16du:dateUtc="2026-03-05T20:34:00Z">
              <w:r>
                <w:t>follow-up</w:t>
              </w:r>
            </w:ins>
          </w:p>
        </w:tc>
      </w:tr>
      <w:tr w:rsidR="00CA657C" w14:paraId="11A38E94" w14:textId="77777777" w:rsidTr="004A5688">
        <w:tc>
          <w:tcPr>
            <w:tcW w:w="2014" w:type="dxa"/>
            <w:noWrap/>
            <w:hideMark/>
          </w:tcPr>
          <w:p w14:paraId="17A4856F" w14:textId="77777777" w:rsidR="007C3239" w:rsidRPr="001B3655" w:rsidRDefault="00526A29" w:rsidP="007B6957">
            <w:pPr>
              <w:spacing w:before="40" w:after="40"/>
              <w:rPr>
                <w:rFonts w:eastAsia="Times New Roman"/>
              </w:rPr>
            </w:pPr>
            <w:r w:rsidRPr="001B3655">
              <w:rPr>
                <w:rFonts w:eastAsia="Times New Roman"/>
              </w:rPr>
              <w:t>GCP</w:t>
            </w:r>
          </w:p>
        </w:tc>
        <w:tc>
          <w:tcPr>
            <w:tcW w:w="7095" w:type="dxa"/>
            <w:noWrap/>
            <w:hideMark/>
          </w:tcPr>
          <w:p w14:paraId="1D9FAC59" w14:textId="77777777" w:rsidR="007C3239" w:rsidRPr="001B3655" w:rsidRDefault="00526A29" w:rsidP="007B6957">
            <w:pPr>
              <w:spacing w:before="40" w:after="40"/>
              <w:rPr>
                <w:rFonts w:eastAsia="Times New Roman"/>
              </w:rPr>
            </w:pPr>
            <w:r w:rsidRPr="001B3655">
              <w:rPr>
                <w:rFonts w:eastAsia="Times New Roman"/>
              </w:rPr>
              <w:t xml:space="preserve">Good Clinical Practice </w:t>
            </w:r>
          </w:p>
        </w:tc>
      </w:tr>
      <w:tr w:rsidR="00CA657C" w14:paraId="6E66385D" w14:textId="77777777" w:rsidTr="004A5688">
        <w:tc>
          <w:tcPr>
            <w:tcW w:w="2014" w:type="dxa"/>
            <w:noWrap/>
          </w:tcPr>
          <w:p w14:paraId="4AA178BD" w14:textId="77777777" w:rsidR="007C3239" w:rsidRPr="001B3655" w:rsidRDefault="00526A29" w:rsidP="007B6957">
            <w:pPr>
              <w:spacing w:before="40" w:after="40"/>
              <w:rPr>
                <w:rFonts w:eastAsia="Times New Roman"/>
              </w:rPr>
            </w:pPr>
            <w:r w:rsidRPr="001B3655">
              <w:rPr>
                <w:rFonts w:eastAsia="Times New Roman"/>
              </w:rPr>
              <w:t>GI</w:t>
            </w:r>
          </w:p>
        </w:tc>
        <w:tc>
          <w:tcPr>
            <w:tcW w:w="7095" w:type="dxa"/>
            <w:noWrap/>
          </w:tcPr>
          <w:p w14:paraId="2FA1D49C" w14:textId="77777777" w:rsidR="007C3239" w:rsidRPr="001B3655" w:rsidRDefault="00526A29" w:rsidP="007B6957">
            <w:pPr>
              <w:spacing w:before="40" w:after="40"/>
              <w:rPr>
                <w:rFonts w:eastAsia="Times New Roman"/>
              </w:rPr>
            </w:pPr>
            <w:r w:rsidRPr="001B3655">
              <w:rPr>
                <w:rFonts w:eastAsia="Times New Roman"/>
              </w:rPr>
              <w:t>gastrointestinal</w:t>
            </w:r>
          </w:p>
        </w:tc>
      </w:tr>
      <w:tr w:rsidR="00CA657C" w14:paraId="7A8A1B87" w14:textId="77777777" w:rsidTr="004A5688">
        <w:tc>
          <w:tcPr>
            <w:tcW w:w="2014" w:type="dxa"/>
            <w:noWrap/>
          </w:tcPr>
          <w:p w14:paraId="628D43DD" w14:textId="77777777" w:rsidR="007C3239" w:rsidRPr="001B3655" w:rsidRDefault="00526A29" w:rsidP="007B6957">
            <w:pPr>
              <w:spacing w:before="40" w:after="40"/>
              <w:rPr>
                <w:rFonts w:eastAsia="Times New Roman"/>
              </w:rPr>
            </w:pPr>
            <w:r w:rsidRPr="001B3655">
              <w:rPr>
                <w:rFonts w:eastAsia="Times New Roman"/>
              </w:rPr>
              <w:t>H</w:t>
            </w:r>
          </w:p>
        </w:tc>
        <w:tc>
          <w:tcPr>
            <w:tcW w:w="7095" w:type="dxa"/>
            <w:noWrap/>
          </w:tcPr>
          <w:p w14:paraId="60716DB1" w14:textId="77777777" w:rsidR="007C3239" w:rsidRPr="001B3655" w:rsidRDefault="00526A29" w:rsidP="007B6957">
            <w:pPr>
              <w:spacing w:before="40" w:after="40"/>
              <w:rPr>
                <w:rFonts w:eastAsia="Times New Roman"/>
              </w:rPr>
            </w:pPr>
            <w:r w:rsidRPr="001B3655">
              <w:rPr>
                <w:rFonts w:eastAsia="Times New Roman"/>
              </w:rPr>
              <w:t>hypothesis</w:t>
            </w:r>
          </w:p>
        </w:tc>
      </w:tr>
      <w:tr w:rsidR="00CA657C" w14:paraId="7805E63E" w14:textId="77777777" w:rsidTr="004A5688">
        <w:tc>
          <w:tcPr>
            <w:tcW w:w="2014" w:type="dxa"/>
            <w:noWrap/>
          </w:tcPr>
          <w:p w14:paraId="1F4F1064" w14:textId="77777777" w:rsidR="007C3239" w:rsidRPr="001B3655" w:rsidRDefault="00526A29" w:rsidP="007B6957">
            <w:pPr>
              <w:spacing w:before="40" w:after="40"/>
              <w:rPr>
                <w:rFonts w:eastAsia="Times New Roman"/>
              </w:rPr>
            </w:pPr>
            <w:r w:rsidRPr="001B3655">
              <w:rPr>
                <w:rFonts w:eastAsia="Times New Roman"/>
              </w:rPr>
              <w:t>Hb</w:t>
            </w:r>
          </w:p>
        </w:tc>
        <w:tc>
          <w:tcPr>
            <w:tcW w:w="7095" w:type="dxa"/>
            <w:noWrap/>
          </w:tcPr>
          <w:p w14:paraId="37349A08" w14:textId="77777777" w:rsidR="007C3239" w:rsidRPr="001B3655" w:rsidRDefault="00526A29" w:rsidP="007B6957">
            <w:pPr>
              <w:spacing w:before="40" w:after="40"/>
              <w:rPr>
                <w:rFonts w:eastAsia="Times New Roman"/>
              </w:rPr>
            </w:pPr>
            <w:r w:rsidRPr="001B3655">
              <w:rPr>
                <w:rFonts w:eastAsia="Times New Roman"/>
              </w:rPr>
              <w:t>hemoglobin</w:t>
            </w:r>
          </w:p>
        </w:tc>
      </w:tr>
      <w:tr w:rsidR="00CA657C" w14:paraId="1245DAE6" w14:textId="77777777" w:rsidTr="004A5688">
        <w:tc>
          <w:tcPr>
            <w:tcW w:w="2014" w:type="dxa"/>
            <w:noWrap/>
          </w:tcPr>
          <w:p w14:paraId="155EC15A" w14:textId="77777777" w:rsidR="007C3239" w:rsidRPr="001B3655" w:rsidRDefault="00526A29" w:rsidP="007B6957">
            <w:pPr>
              <w:spacing w:before="40" w:after="40"/>
              <w:rPr>
                <w:rFonts w:eastAsia="Times New Roman"/>
              </w:rPr>
            </w:pPr>
            <w:r w:rsidRPr="001B3655">
              <w:rPr>
                <w:rFonts w:eastAsia="Times New Roman"/>
              </w:rPr>
              <w:t>HBc</w:t>
            </w:r>
          </w:p>
        </w:tc>
        <w:tc>
          <w:tcPr>
            <w:tcW w:w="7095" w:type="dxa"/>
            <w:noWrap/>
          </w:tcPr>
          <w:p w14:paraId="6F2C51AA" w14:textId="77777777" w:rsidR="007C3239" w:rsidRPr="001B3655" w:rsidRDefault="00526A29" w:rsidP="007B6957">
            <w:pPr>
              <w:spacing w:before="40" w:after="40"/>
              <w:rPr>
                <w:rFonts w:eastAsia="Times New Roman"/>
              </w:rPr>
            </w:pPr>
            <w:r w:rsidRPr="001B3655">
              <w:rPr>
                <w:rFonts w:eastAsia="Times New Roman"/>
              </w:rPr>
              <w:t>hepatitis B core antibody</w:t>
            </w:r>
          </w:p>
        </w:tc>
      </w:tr>
      <w:tr w:rsidR="00CA657C" w14:paraId="7C4B518A" w14:textId="77777777" w:rsidTr="004A5688">
        <w:tc>
          <w:tcPr>
            <w:tcW w:w="2014" w:type="dxa"/>
            <w:noWrap/>
          </w:tcPr>
          <w:p w14:paraId="1CEB7203" w14:textId="77777777" w:rsidR="007C3239" w:rsidRPr="001B3655" w:rsidRDefault="00526A29" w:rsidP="007B6957">
            <w:pPr>
              <w:spacing w:before="40" w:after="40"/>
              <w:rPr>
                <w:rFonts w:eastAsia="Times New Roman"/>
              </w:rPr>
            </w:pPr>
            <w:r w:rsidRPr="001B3655">
              <w:rPr>
                <w:rFonts w:eastAsia="Times New Roman"/>
              </w:rPr>
              <w:t>HBsAg</w:t>
            </w:r>
          </w:p>
        </w:tc>
        <w:tc>
          <w:tcPr>
            <w:tcW w:w="7095" w:type="dxa"/>
            <w:noWrap/>
          </w:tcPr>
          <w:p w14:paraId="0F81A95F" w14:textId="77777777" w:rsidR="007C3239" w:rsidRPr="001B3655" w:rsidRDefault="00526A29" w:rsidP="007B6957">
            <w:pPr>
              <w:spacing w:before="40" w:after="40"/>
              <w:rPr>
                <w:rFonts w:eastAsia="Times New Roman"/>
              </w:rPr>
            </w:pPr>
            <w:r w:rsidRPr="001B3655">
              <w:rPr>
                <w:rFonts w:eastAsia="Times New Roman"/>
              </w:rPr>
              <w:t>hepatitis B surface antigen</w:t>
            </w:r>
          </w:p>
        </w:tc>
      </w:tr>
      <w:tr w:rsidR="00CA657C" w14:paraId="6EDC2349" w14:textId="77777777" w:rsidTr="004A5688">
        <w:tc>
          <w:tcPr>
            <w:tcW w:w="2014" w:type="dxa"/>
            <w:noWrap/>
          </w:tcPr>
          <w:p w14:paraId="70840587" w14:textId="77777777" w:rsidR="007C3239" w:rsidRPr="001B3655" w:rsidRDefault="00526A29" w:rsidP="007B6957">
            <w:pPr>
              <w:spacing w:before="40" w:after="40"/>
              <w:rPr>
                <w:rFonts w:eastAsia="Times New Roman"/>
              </w:rPr>
            </w:pPr>
            <w:r w:rsidRPr="001B3655">
              <w:rPr>
                <w:rFonts w:eastAsia="Times New Roman"/>
              </w:rPr>
              <w:t>HBV</w:t>
            </w:r>
          </w:p>
        </w:tc>
        <w:tc>
          <w:tcPr>
            <w:tcW w:w="7095" w:type="dxa"/>
            <w:noWrap/>
          </w:tcPr>
          <w:p w14:paraId="13D5098D" w14:textId="77777777" w:rsidR="007C3239" w:rsidRPr="001B3655" w:rsidRDefault="00526A29" w:rsidP="007B6957">
            <w:pPr>
              <w:spacing w:before="40" w:after="40"/>
              <w:rPr>
                <w:rFonts w:eastAsia="Times New Roman"/>
              </w:rPr>
            </w:pPr>
            <w:r w:rsidRPr="001B3655">
              <w:rPr>
                <w:rFonts w:eastAsia="Times New Roman"/>
              </w:rPr>
              <w:t>hepatitis B virus</w:t>
            </w:r>
          </w:p>
        </w:tc>
      </w:tr>
      <w:tr w:rsidR="00CA657C" w14:paraId="2D446DCB" w14:textId="77777777" w:rsidTr="004A5688">
        <w:tc>
          <w:tcPr>
            <w:tcW w:w="2014" w:type="dxa"/>
            <w:noWrap/>
          </w:tcPr>
          <w:p w14:paraId="0E42A926" w14:textId="77777777" w:rsidR="007C3239" w:rsidRPr="001B3655" w:rsidRDefault="00526A29" w:rsidP="007B6957">
            <w:pPr>
              <w:spacing w:before="40" w:after="40"/>
              <w:rPr>
                <w:rFonts w:eastAsia="Times New Roman"/>
              </w:rPr>
            </w:pPr>
            <w:r w:rsidRPr="001B3655">
              <w:rPr>
                <w:rFonts w:eastAsia="Times New Roman"/>
              </w:rPr>
              <w:t>HCV</w:t>
            </w:r>
          </w:p>
        </w:tc>
        <w:tc>
          <w:tcPr>
            <w:tcW w:w="7095" w:type="dxa"/>
            <w:noWrap/>
          </w:tcPr>
          <w:p w14:paraId="2E5FD393" w14:textId="77777777" w:rsidR="007C3239" w:rsidRPr="001B3655" w:rsidRDefault="00526A29" w:rsidP="007B6957">
            <w:pPr>
              <w:spacing w:before="40" w:after="40"/>
              <w:rPr>
                <w:rFonts w:eastAsia="Times New Roman"/>
              </w:rPr>
            </w:pPr>
            <w:r w:rsidRPr="001B3655">
              <w:rPr>
                <w:rFonts w:eastAsia="Times New Roman"/>
              </w:rPr>
              <w:t>hepatitis C virus</w:t>
            </w:r>
          </w:p>
        </w:tc>
      </w:tr>
      <w:tr w:rsidR="00CA657C" w14:paraId="69D3BD3B" w14:textId="77777777" w:rsidTr="004A5688">
        <w:tc>
          <w:tcPr>
            <w:tcW w:w="2014" w:type="dxa"/>
            <w:noWrap/>
          </w:tcPr>
          <w:p w14:paraId="3534D1D9" w14:textId="77777777" w:rsidR="007C3239" w:rsidRPr="001B3655" w:rsidRDefault="00526A29" w:rsidP="007B6957">
            <w:pPr>
              <w:spacing w:before="40" w:after="40"/>
              <w:rPr>
                <w:rFonts w:eastAsia="Times New Roman"/>
              </w:rPr>
            </w:pPr>
            <w:r w:rsidRPr="001B3655">
              <w:t>hERG</w:t>
            </w:r>
          </w:p>
        </w:tc>
        <w:tc>
          <w:tcPr>
            <w:tcW w:w="7095" w:type="dxa"/>
            <w:noWrap/>
          </w:tcPr>
          <w:p w14:paraId="46634826" w14:textId="77777777" w:rsidR="007C3239" w:rsidRPr="001B3655" w:rsidRDefault="00526A29" w:rsidP="007B6957">
            <w:pPr>
              <w:spacing w:before="40" w:after="40"/>
              <w:rPr>
                <w:rFonts w:eastAsia="Times New Roman"/>
              </w:rPr>
            </w:pPr>
            <w:r w:rsidRPr="001B3655">
              <w:t>human ether-à-go-go-related gene</w:t>
            </w:r>
          </w:p>
        </w:tc>
      </w:tr>
      <w:tr w:rsidR="00CA657C" w14:paraId="3ECFBFDA" w14:textId="77777777" w:rsidTr="004A5688">
        <w:tc>
          <w:tcPr>
            <w:tcW w:w="2014" w:type="dxa"/>
            <w:noWrap/>
          </w:tcPr>
          <w:p w14:paraId="7B0F820E" w14:textId="77777777" w:rsidR="007C3239" w:rsidRPr="001B3655" w:rsidRDefault="00526A29" w:rsidP="007B6957">
            <w:pPr>
              <w:spacing w:before="40" w:after="40"/>
              <w:rPr>
                <w:rFonts w:eastAsia="Times New Roman"/>
              </w:rPr>
            </w:pPr>
            <w:r w:rsidRPr="001B3655">
              <w:rPr>
                <w:rFonts w:eastAsia="Times New Roman"/>
              </w:rPr>
              <w:t>HGRAC</w:t>
            </w:r>
          </w:p>
        </w:tc>
        <w:tc>
          <w:tcPr>
            <w:tcW w:w="7095" w:type="dxa"/>
            <w:noWrap/>
          </w:tcPr>
          <w:p w14:paraId="1CFD5C6F" w14:textId="77777777" w:rsidR="007C3239" w:rsidRPr="001B3655" w:rsidRDefault="00526A29" w:rsidP="007B6957">
            <w:pPr>
              <w:spacing w:before="40" w:after="40"/>
              <w:rPr>
                <w:rFonts w:eastAsia="Times New Roman"/>
              </w:rPr>
            </w:pPr>
            <w:r w:rsidRPr="001B3655">
              <w:rPr>
                <w:rFonts w:eastAsia="Times New Roman"/>
              </w:rPr>
              <w:t>Human Genetic Resource Administration of China</w:t>
            </w:r>
          </w:p>
        </w:tc>
      </w:tr>
      <w:tr w:rsidR="00CA657C" w14:paraId="61DB0755" w14:textId="77777777" w:rsidTr="004A5688">
        <w:tc>
          <w:tcPr>
            <w:tcW w:w="2014" w:type="dxa"/>
            <w:noWrap/>
          </w:tcPr>
          <w:p w14:paraId="42FFEA82" w14:textId="77777777" w:rsidR="007C3239" w:rsidRPr="001B3655" w:rsidRDefault="00526A29" w:rsidP="007B6957">
            <w:pPr>
              <w:spacing w:before="40" w:after="40"/>
              <w:rPr>
                <w:rFonts w:eastAsia="Times New Roman"/>
              </w:rPr>
            </w:pPr>
            <w:r w:rsidRPr="001B3655">
              <w:rPr>
                <w:rFonts w:eastAsia="Times New Roman"/>
              </w:rPr>
              <w:t>HIV</w:t>
            </w:r>
          </w:p>
        </w:tc>
        <w:tc>
          <w:tcPr>
            <w:tcW w:w="7095" w:type="dxa"/>
            <w:noWrap/>
          </w:tcPr>
          <w:p w14:paraId="6ED44EAC" w14:textId="77777777" w:rsidR="007C3239" w:rsidRPr="001B3655" w:rsidRDefault="00526A29" w:rsidP="007B6957">
            <w:pPr>
              <w:spacing w:before="40" w:after="40"/>
              <w:rPr>
                <w:rFonts w:eastAsia="Times New Roman"/>
              </w:rPr>
            </w:pPr>
            <w:r w:rsidRPr="001B3655">
              <w:rPr>
                <w:rFonts w:eastAsia="Times New Roman"/>
              </w:rPr>
              <w:t>human immunodeficiency virus</w:t>
            </w:r>
          </w:p>
        </w:tc>
      </w:tr>
      <w:tr w:rsidR="00CA657C" w14:paraId="0385D509" w14:textId="77777777" w:rsidTr="004A5688">
        <w:tc>
          <w:tcPr>
            <w:tcW w:w="2014" w:type="dxa"/>
            <w:noWrap/>
          </w:tcPr>
          <w:p w14:paraId="2AB5229E" w14:textId="77777777" w:rsidR="007C3239" w:rsidRPr="001B3655" w:rsidRDefault="00526A29" w:rsidP="007B6957">
            <w:pPr>
              <w:spacing w:before="40" w:after="40"/>
              <w:rPr>
                <w:rFonts w:eastAsia="Times New Roman"/>
              </w:rPr>
            </w:pPr>
            <w:r w:rsidRPr="001B3655">
              <w:rPr>
                <w:rFonts w:eastAsia="Times New Roman"/>
              </w:rPr>
              <w:t>HR</w:t>
            </w:r>
          </w:p>
        </w:tc>
        <w:tc>
          <w:tcPr>
            <w:tcW w:w="7095" w:type="dxa"/>
            <w:noWrap/>
          </w:tcPr>
          <w:p w14:paraId="01FDDFF8" w14:textId="77777777" w:rsidR="007C3239" w:rsidRPr="001B3655" w:rsidRDefault="00526A29" w:rsidP="007B6957">
            <w:pPr>
              <w:spacing w:before="40" w:after="40"/>
              <w:rPr>
                <w:rFonts w:eastAsia="Times New Roman"/>
              </w:rPr>
            </w:pPr>
            <w:r w:rsidRPr="001B3655">
              <w:rPr>
                <w:rFonts w:eastAsia="Times New Roman"/>
              </w:rPr>
              <w:t>hazard ratio</w:t>
            </w:r>
          </w:p>
        </w:tc>
      </w:tr>
      <w:tr w:rsidR="00CA657C" w14:paraId="771C8B82" w14:textId="77777777" w:rsidTr="004A5688">
        <w:tc>
          <w:tcPr>
            <w:tcW w:w="2014" w:type="dxa"/>
            <w:noWrap/>
          </w:tcPr>
          <w:p w14:paraId="404A66A1" w14:textId="77777777" w:rsidR="007C3239" w:rsidRPr="001B3655" w:rsidRDefault="00526A29" w:rsidP="007B6957">
            <w:pPr>
              <w:spacing w:before="40" w:after="40"/>
              <w:rPr>
                <w:rFonts w:eastAsia="Times New Roman"/>
              </w:rPr>
            </w:pPr>
            <w:r w:rsidRPr="001B3655">
              <w:rPr>
                <w:rFonts w:eastAsia="Times New Roman"/>
              </w:rPr>
              <w:t>HRK</w:t>
            </w:r>
          </w:p>
        </w:tc>
        <w:tc>
          <w:tcPr>
            <w:tcW w:w="7095" w:type="dxa"/>
            <w:noWrap/>
          </w:tcPr>
          <w:p w14:paraId="01500D58" w14:textId="77777777" w:rsidR="007C3239" w:rsidRPr="001B3655" w:rsidRDefault="00526A29" w:rsidP="007B6957">
            <w:pPr>
              <w:spacing w:before="40" w:after="40"/>
              <w:rPr>
                <w:rFonts w:eastAsia="Times New Roman"/>
              </w:rPr>
            </w:pPr>
            <w:r w:rsidRPr="001B3655">
              <w:rPr>
                <w:rFonts w:eastAsia="Times New Roman"/>
              </w:rPr>
              <w:t>pro-apoptotic protein</w:t>
            </w:r>
          </w:p>
        </w:tc>
      </w:tr>
      <w:tr w:rsidR="00CA657C" w14:paraId="66473815" w14:textId="77777777" w:rsidTr="004A5688">
        <w:tc>
          <w:tcPr>
            <w:tcW w:w="2014" w:type="dxa"/>
            <w:noWrap/>
          </w:tcPr>
          <w:p w14:paraId="1D20F051" w14:textId="77777777" w:rsidR="007C3239" w:rsidRPr="001B3655" w:rsidRDefault="00526A29" w:rsidP="007B6957">
            <w:pPr>
              <w:spacing w:before="40" w:after="40"/>
              <w:rPr>
                <w:rFonts w:eastAsia="Times New Roman"/>
              </w:rPr>
            </w:pPr>
            <w:r w:rsidRPr="001B3655">
              <w:rPr>
                <w:rFonts w:eastAsia="Times New Roman"/>
              </w:rPr>
              <w:t>HRQoL</w:t>
            </w:r>
          </w:p>
        </w:tc>
        <w:tc>
          <w:tcPr>
            <w:tcW w:w="7095" w:type="dxa"/>
            <w:noWrap/>
          </w:tcPr>
          <w:p w14:paraId="13B01CA2" w14:textId="77777777" w:rsidR="007C3239" w:rsidRPr="001B3655" w:rsidRDefault="00526A29" w:rsidP="007B6957">
            <w:pPr>
              <w:spacing w:before="40" w:after="40"/>
              <w:rPr>
                <w:rFonts w:eastAsia="Times New Roman"/>
              </w:rPr>
            </w:pPr>
            <w:r w:rsidRPr="001B3655">
              <w:rPr>
                <w:rFonts w:eastAsia="Times New Roman"/>
              </w:rPr>
              <w:t>health-related quality of life</w:t>
            </w:r>
          </w:p>
        </w:tc>
      </w:tr>
      <w:tr w:rsidR="00CA657C" w14:paraId="0064DB4D" w14:textId="77777777" w:rsidTr="004A5688">
        <w:tc>
          <w:tcPr>
            <w:tcW w:w="2014" w:type="dxa"/>
            <w:noWrap/>
            <w:hideMark/>
          </w:tcPr>
          <w:p w14:paraId="553F7789" w14:textId="77777777" w:rsidR="007C3239" w:rsidRPr="001B3655" w:rsidRDefault="00526A29" w:rsidP="007B6957">
            <w:pPr>
              <w:spacing w:before="40" w:after="40"/>
              <w:rPr>
                <w:rFonts w:eastAsia="Times New Roman"/>
              </w:rPr>
            </w:pPr>
            <w:r w:rsidRPr="001B3655">
              <w:rPr>
                <w:rFonts w:eastAsia="Times New Roman"/>
              </w:rPr>
              <w:t>HRT</w:t>
            </w:r>
          </w:p>
        </w:tc>
        <w:tc>
          <w:tcPr>
            <w:tcW w:w="7095" w:type="dxa"/>
            <w:noWrap/>
            <w:hideMark/>
          </w:tcPr>
          <w:p w14:paraId="7ED9B0E9" w14:textId="77777777" w:rsidR="007C3239" w:rsidRPr="001B3655" w:rsidRDefault="00526A29" w:rsidP="007B6957">
            <w:pPr>
              <w:spacing w:before="40" w:after="40"/>
              <w:rPr>
                <w:rFonts w:eastAsia="Times New Roman"/>
              </w:rPr>
            </w:pPr>
            <w:r w:rsidRPr="001B3655">
              <w:rPr>
                <w:rFonts w:eastAsia="Times New Roman"/>
              </w:rPr>
              <w:t>hormone replacement therapy</w:t>
            </w:r>
          </w:p>
        </w:tc>
      </w:tr>
      <w:tr w:rsidR="00CA657C" w14:paraId="320A6355" w14:textId="77777777" w:rsidTr="004A5688">
        <w:tc>
          <w:tcPr>
            <w:tcW w:w="2014" w:type="dxa"/>
            <w:noWrap/>
          </w:tcPr>
          <w:p w14:paraId="383DC7CE" w14:textId="77777777" w:rsidR="007C3239" w:rsidRPr="001B3655" w:rsidRDefault="00526A29" w:rsidP="007B6957">
            <w:pPr>
              <w:spacing w:before="40" w:after="40"/>
              <w:rPr>
                <w:rFonts w:eastAsia="Times New Roman"/>
              </w:rPr>
            </w:pPr>
            <w:r w:rsidRPr="001B3655">
              <w:rPr>
                <w:rFonts w:eastAsia="Times New Roman"/>
              </w:rPr>
              <w:t>IA(s)</w:t>
            </w:r>
          </w:p>
        </w:tc>
        <w:tc>
          <w:tcPr>
            <w:tcW w:w="7095" w:type="dxa"/>
            <w:noWrap/>
          </w:tcPr>
          <w:p w14:paraId="3526F178" w14:textId="77777777" w:rsidR="007C3239" w:rsidRPr="001B3655" w:rsidRDefault="00526A29" w:rsidP="007B6957">
            <w:pPr>
              <w:spacing w:before="40" w:after="40"/>
              <w:rPr>
                <w:rFonts w:eastAsia="Times New Roman"/>
              </w:rPr>
            </w:pPr>
            <w:r w:rsidRPr="001B3655">
              <w:rPr>
                <w:rFonts w:eastAsia="Times New Roman"/>
              </w:rPr>
              <w:t>interim analysis(ses)</w:t>
            </w:r>
          </w:p>
        </w:tc>
      </w:tr>
      <w:tr w:rsidR="00CA657C" w14:paraId="6A58A233" w14:textId="77777777" w:rsidTr="004A5688">
        <w:tc>
          <w:tcPr>
            <w:tcW w:w="2014" w:type="dxa"/>
            <w:noWrap/>
            <w:hideMark/>
          </w:tcPr>
          <w:p w14:paraId="53918C71" w14:textId="77777777" w:rsidR="007C3239" w:rsidRPr="001B3655" w:rsidRDefault="00526A29" w:rsidP="007B6957">
            <w:pPr>
              <w:spacing w:before="40" w:after="40"/>
              <w:rPr>
                <w:rFonts w:eastAsia="Times New Roman"/>
              </w:rPr>
            </w:pPr>
            <w:r w:rsidRPr="001B3655">
              <w:rPr>
                <w:rFonts w:eastAsia="Times New Roman"/>
              </w:rPr>
              <w:t>IB</w:t>
            </w:r>
          </w:p>
        </w:tc>
        <w:tc>
          <w:tcPr>
            <w:tcW w:w="7095" w:type="dxa"/>
            <w:noWrap/>
            <w:hideMark/>
          </w:tcPr>
          <w:p w14:paraId="11C5BFB8" w14:textId="77777777" w:rsidR="007C3239" w:rsidRPr="001B3655" w:rsidRDefault="00526A29" w:rsidP="007B6957">
            <w:pPr>
              <w:spacing w:before="40" w:after="40"/>
              <w:rPr>
                <w:rFonts w:eastAsia="Times New Roman"/>
              </w:rPr>
            </w:pPr>
            <w:r w:rsidRPr="001B3655">
              <w:rPr>
                <w:rFonts w:eastAsia="Times New Roman"/>
              </w:rPr>
              <w:t xml:space="preserve">Investigator’s Brochure </w:t>
            </w:r>
          </w:p>
        </w:tc>
      </w:tr>
      <w:tr w:rsidR="00CA657C" w14:paraId="5B74D6F0" w14:textId="77777777" w:rsidTr="004A5688">
        <w:tc>
          <w:tcPr>
            <w:tcW w:w="2014" w:type="dxa"/>
            <w:noWrap/>
          </w:tcPr>
          <w:p w14:paraId="65536CBF" w14:textId="77777777" w:rsidR="007C3239" w:rsidRPr="001B3655" w:rsidRDefault="00526A29" w:rsidP="007B6957">
            <w:pPr>
              <w:spacing w:before="40" w:after="40"/>
              <w:rPr>
                <w:rFonts w:eastAsia="Times New Roman"/>
              </w:rPr>
            </w:pPr>
            <w:r w:rsidRPr="001B3655">
              <w:t>IC</w:t>
            </w:r>
            <w:r w:rsidRPr="001B3655">
              <w:rPr>
                <w:vertAlign w:val="subscript"/>
              </w:rPr>
              <w:t>50</w:t>
            </w:r>
          </w:p>
        </w:tc>
        <w:tc>
          <w:tcPr>
            <w:tcW w:w="7095" w:type="dxa"/>
            <w:noWrap/>
          </w:tcPr>
          <w:p w14:paraId="4C7FBCA5" w14:textId="77777777" w:rsidR="007C3239" w:rsidRPr="001B3655" w:rsidRDefault="00526A29" w:rsidP="007B6957">
            <w:pPr>
              <w:spacing w:before="40" w:after="40"/>
              <w:rPr>
                <w:rFonts w:eastAsia="Times New Roman"/>
              </w:rPr>
            </w:pPr>
            <w:r w:rsidRPr="001B3655">
              <w:t>half maximal inhibitory concentration</w:t>
            </w:r>
          </w:p>
        </w:tc>
      </w:tr>
      <w:tr w:rsidR="00CA657C" w14:paraId="3AF4E295" w14:textId="77777777" w:rsidTr="004A5688">
        <w:tc>
          <w:tcPr>
            <w:tcW w:w="2014" w:type="dxa"/>
            <w:noWrap/>
            <w:hideMark/>
          </w:tcPr>
          <w:p w14:paraId="2C669C97" w14:textId="77777777" w:rsidR="007C3239" w:rsidRPr="001B3655" w:rsidRDefault="00526A29" w:rsidP="007B6957">
            <w:pPr>
              <w:spacing w:before="40" w:after="40"/>
              <w:rPr>
                <w:rFonts w:eastAsia="Times New Roman"/>
              </w:rPr>
            </w:pPr>
            <w:r w:rsidRPr="001B3655">
              <w:rPr>
                <w:rFonts w:eastAsia="Times New Roman"/>
              </w:rPr>
              <w:t>ICF</w:t>
            </w:r>
          </w:p>
        </w:tc>
        <w:tc>
          <w:tcPr>
            <w:tcW w:w="7095" w:type="dxa"/>
            <w:noWrap/>
            <w:hideMark/>
          </w:tcPr>
          <w:p w14:paraId="779219CE" w14:textId="77777777" w:rsidR="007C3239" w:rsidRPr="001B3655" w:rsidRDefault="00526A29" w:rsidP="007B6957">
            <w:pPr>
              <w:spacing w:before="40" w:after="40"/>
              <w:rPr>
                <w:rFonts w:eastAsia="Times New Roman"/>
              </w:rPr>
            </w:pPr>
            <w:r w:rsidRPr="001B3655">
              <w:rPr>
                <w:rFonts w:eastAsia="Times New Roman"/>
              </w:rPr>
              <w:t>Informed Consent Form</w:t>
            </w:r>
          </w:p>
        </w:tc>
      </w:tr>
      <w:tr w:rsidR="00CA657C" w14:paraId="53F3A455" w14:textId="77777777" w:rsidTr="004A5688">
        <w:tc>
          <w:tcPr>
            <w:tcW w:w="2014" w:type="dxa"/>
            <w:noWrap/>
          </w:tcPr>
          <w:p w14:paraId="5FA53396" w14:textId="77777777" w:rsidR="007C3239" w:rsidRPr="001B3655" w:rsidRDefault="00526A29" w:rsidP="007B6957">
            <w:pPr>
              <w:spacing w:before="40" w:after="40"/>
              <w:rPr>
                <w:rFonts w:eastAsia="Times New Roman"/>
              </w:rPr>
            </w:pPr>
            <w:r w:rsidRPr="001B3655">
              <w:rPr>
                <w:rFonts w:eastAsia="Times New Roman"/>
              </w:rPr>
              <w:t>ICH</w:t>
            </w:r>
          </w:p>
        </w:tc>
        <w:tc>
          <w:tcPr>
            <w:tcW w:w="7095" w:type="dxa"/>
            <w:noWrap/>
          </w:tcPr>
          <w:p w14:paraId="5FB8E9F1" w14:textId="77777777" w:rsidR="007C3239" w:rsidRPr="001B3655" w:rsidRDefault="00526A29" w:rsidP="007B6957">
            <w:pPr>
              <w:spacing w:before="40" w:after="40"/>
              <w:rPr>
                <w:rFonts w:eastAsia="Times New Roman"/>
              </w:rPr>
            </w:pPr>
            <w:r w:rsidRPr="001B3655">
              <w:rPr>
                <w:rFonts w:eastAsia="Times New Roman"/>
              </w:rPr>
              <w:t>International Council for Harmonisation of Technical Requirements for Pharmaceuticals for Human Use</w:t>
            </w:r>
          </w:p>
        </w:tc>
      </w:tr>
      <w:tr w:rsidR="00CA657C" w14:paraId="40229F0C" w14:textId="77777777" w:rsidTr="004A5688">
        <w:tc>
          <w:tcPr>
            <w:tcW w:w="2014" w:type="dxa"/>
            <w:noWrap/>
          </w:tcPr>
          <w:p w14:paraId="44F42C4B" w14:textId="77777777" w:rsidR="007C3239" w:rsidRPr="001B3655" w:rsidRDefault="00526A29" w:rsidP="007B6957">
            <w:pPr>
              <w:spacing w:before="40" w:after="40"/>
              <w:rPr>
                <w:rFonts w:eastAsia="Times New Roman"/>
              </w:rPr>
            </w:pPr>
            <w:r w:rsidRPr="001B3655">
              <w:rPr>
                <w:rFonts w:eastAsia="Times New Roman"/>
              </w:rPr>
              <w:t>ICMJE</w:t>
            </w:r>
          </w:p>
        </w:tc>
        <w:tc>
          <w:tcPr>
            <w:tcW w:w="7095" w:type="dxa"/>
            <w:noWrap/>
          </w:tcPr>
          <w:p w14:paraId="665403CC" w14:textId="77777777" w:rsidR="007C3239" w:rsidRPr="001B3655" w:rsidRDefault="00526A29" w:rsidP="007B6957">
            <w:pPr>
              <w:spacing w:before="40" w:after="40"/>
              <w:rPr>
                <w:rFonts w:eastAsia="Times New Roman"/>
              </w:rPr>
            </w:pPr>
            <w:r w:rsidRPr="001B3655">
              <w:rPr>
                <w:rFonts w:eastAsia="Times New Roman"/>
              </w:rPr>
              <w:t>International Committee of Medical Journal Editors</w:t>
            </w:r>
          </w:p>
        </w:tc>
      </w:tr>
      <w:tr w:rsidR="00CA657C" w14:paraId="343A1E62" w14:textId="77777777" w:rsidTr="004A5688">
        <w:tc>
          <w:tcPr>
            <w:tcW w:w="2014" w:type="dxa"/>
            <w:noWrap/>
          </w:tcPr>
          <w:p w14:paraId="0B3C6575" w14:textId="77777777" w:rsidR="007C3239" w:rsidRPr="001B3655" w:rsidRDefault="00526A29" w:rsidP="007B6957">
            <w:pPr>
              <w:spacing w:before="40" w:after="40"/>
              <w:rPr>
                <w:rFonts w:eastAsia="Times New Roman"/>
              </w:rPr>
            </w:pPr>
            <w:r w:rsidRPr="001B3655">
              <w:rPr>
                <w:rFonts w:eastAsia="Times New Roman"/>
              </w:rPr>
              <w:t>iCRO</w:t>
            </w:r>
          </w:p>
        </w:tc>
        <w:tc>
          <w:tcPr>
            <w:tcW w:w="7095" w:type="dxa"/>
            <w:noWrap/>
          </w:tcPr>
          <w:p w14:paraId="270CE1AB" w14:textId="77777777" w:rsidR="007C3239" w:rsidRPr="001B3655" w:rsidRDefault="00526A29" w:rsidP="007B6957">
            <w:pPr>
              <w:spacing w:before="40" w:after="40"/>
              <w:rPr>
                <w:rFonts w:eastAsia="Times New Roman"/>
              </w:rPr>
            </w:pPr>
            <w:r w:rsidRPr="001B3655">
              <w:rPr>
                <w:rFonts w:eastAsia="Times New Roman"/>
              </w:rPr>
              <w:t>imaging clinical research organization</w:t>
            </w:r>
          </w:p>
        </w:tc>
      </w:tr>
      <w:tr w:rsidR="00CA657C" w14:paraId="713BBBE5" w14:textId="77777777" w:rsidTr="004A5688">
        <w:tc>
          <w:tcPr>
            <w:tcW w:w="2014" w:type="dxa"/>
            <w:noWrap/>
          </w:tcPr>
          <w:p w14:paraId="34AC7775" w14:textId="77777777" w:rsidR="007C3239" w:rsidRPr="001B3655" w:rsidRDefault="00526A29" w:rsidP="007B6957">
            <w:pPr>
              <w:spacing w:before="40" w:after="40"/>
              <w:rPr>
                <w:rFonts w:eastAsia="Times New Roman"/>
              </w:rPr>
            </w:pPr>
            <w:r w:rsidRPr="001B3655">
              <w:rPr>
                <w:rFonts w:eastAsia="Times New Roman"/>
              </w:rPr>
              <w:t>ID</w:t>
            </w:r>
          </w:p>
        </w:tc>
        <w:tc>
          <w:tcPr>
            <w:tcW w:w="7095" w:type="dxa"/>
            <w:noWrap/>
          </w:tcPr>
          <w:p w14:paraId="576FA5E2" w14:textId="77777777" w:rsidR="007C3239" w:rsidRPr="001B3655" w:rsidRDefault="00526A29" w:rsidP="007B6957">
            <w:pPr>
              <w:spacing w:before="40" w:after="40"/>
              <w:rPr>
                <w:rFonts w:eastAsia="Times New Roman"/>
              </w:rPr>
            </w:pPr>
            <w:r w:rsidRPr="001B3655">
              <w:rPr>
                <w:rFonts w:eastAsia="Times New Roman"/>
              </w:rPr>
              <w:t>identification</w:t>
            </w:r>
          </w:p>
        </w:tc>
      </w:tr>
      <w:tr w:rsidR="00CA657C" w14:paraId="7564F37A" w14:textId="77777777" w:rsidTr="004A5688">
        <w:tc>
          <w:tcPr>
            <w:tcW w:w="2014" w:type="dxa"/>
            <w:noWrap/>
            <w:hideMark/>
          </w:tcPr>
          <w:p w14:paraId="1BA43681" w14:textId="77777777" w:rsidR="007C3239" w:rsidRPr="001B3655" w:rsidRDefault="00526A29" w:rsidP="007B6957">
            <w:pPr>
              <w:spacing w:before="40" w:after="40"/>
              <w:rPr>
                <w:rFonts w:eastAsia="Times New Roman"/>
              </w:rPr>
            </w:pPr>
            <w:r w:rsidRPr="001B3655">
              <w:rPr>
                <w:rFonts w:eastAsia="Times New Roman"/>
              </w:rPr>
              <w:t>IEC</w:t>
            </w:r>
          </w:p>
        </w:tc>
        <w:tc>
          <w:tcPr>
            <w:tcW w:w="7095" w:type="dxa"/>
            <w:noWrap/>
            <w:hideMark/>
          </w:tcPr>
          <w:p w14:paraId="05CBC583" w14:textId="77777777" w:rsidR="007C3239" w:rsidRPr="001B3655" w:rsidRDefault="00526A29" w:rsidP="007B6957">
            <w:pPr>
              <w:spacing w:before="40" w:after="40"/>
              <w:rPr>
                <w:rFonts w:eastAsia="Times New Roman"/>
              </w:rPr>
            </w:pPr>
            <w:r w:rsidRPr="001B3655">
              <w:rPr>
                <w:rFonts w:eastAsia="Times New Roman"/>
              </w:rPr>
              <w:t>Independent Ethics Committee</w:t>
            </w:r>
          </w:p>
        </w:tc>
      </w:tr>
      <w:tr w:rsidR="00CA657C" w14:paraId="2F44F619" w14:textId="77777777" w:rsidTr="004A5688">
        <w:tc>
          <w:tcPr>
            <w:tcW w:w="2014" w:type="dxa"/>
            <w:noWrap/>
          </w:tcPr>
          <w:p w14:paraId="3CDD74B3" w14:textId="77777777" w:rsidR="007C3239" w:rsidRPr="001B3655" w:rsidRDefault="00526A29" w:rsidP="007B6957">
            <w:pPr>
              <w:spacing w:before="40" w:after="40"/>
              <w:rPr>
                <w:rFonts w:eastAsia="Times New Roman"/>
              </w:rPr>
            </w:pPr>
            <w:r w:rsidRPr="001B3655">
              <w:rPr>
                <w:rFonts w:eastAsia="Times New Roman"/>
              </w:rPr>
              <w:t>Ig</w:t>
            </w:r>
          </w:p>
        </w:tc>
        <w:tc>
          <w:tcPr>
            <w:tcW w:w="7095" w:type="dxa"/>
            <w:noWrap/>
          </w:tcPr>
          <w:p w14:paraId="16D2C7BA" w14:textId="77777777" w:rsidR="007C3239" w:rsidRPr="001B3655" w:rsidRDefault="00526A29" w:rsidP="007B6957">
            <w:pPr>
              <w:spacing w:before="40" w:after="40"/>
              <w:rPr>
                <w:rFonts w:eastAsia="Times New Roman"/>
              </w:rPr>
            </w:pPr>
            <w:r w:rsidRPr="001B3655">
              <w:rPr>
                <w:rFonts w:eastAsia="Times New Roman"/>
              </w:rPr>
              <w:t>immunoglobulin</w:t>
            </w:r>
          </w:p>
        </w:tc>
      </w:tr>
      <w:tr w:rsidR="00CA657C" w14:paraId="469382EC" w14:textId="77777777" w:rsidTr="004A5688">
        <w:tc>
          <w:tcPr>
            <w:tcW w:w="2014" w:type="dxa"/>
            <w:noWrap/>
          </w:tcPr>
          <w:p w14:paraId="03A1FA86" w14:textId="77777777" w:rsidR="007C3239" w:rsidRPr="001B3655" w:rsidRDefault="00526A29" w:rsidP="007B6957">
            <w:pPr>
              <w:spacing w:before="40" w:after="40"/>
              <w:rPr>
                <w:rFonts w:eastAsia="Times New Roman"/>
              </w:rPr>
            </w:pPr>
            <w:r w:rsidRPr="001B3655">
              <w:rPr>
                <w:rFonts w:eastAsia="Times New Roman"/>
              </w:rPr>
              <w:t>IGHV</w:t>
            </w:r>
          </w:p>
        </w:tc>
        <w:tc>
          <w:tcPr>
            <w:tcW w:w="7095" w:type="dxa"/>
            <w:noWrap/>
          </w:tcPr>
          <w:p w14:paraId="78148732" w14:textId="77777777" w:rsidR="007C3239" w:rsidRPr="001B3655" w:rsidRDefault="00526A29" w:rsidP="007B6957">
            <w:pPr>
              <w:spacing w:before="40" w:after="40"/>
              <w:rPr>
                <w:rFonts w:eastAsia="Times New Roman"/>
              </w:rPr>
            </w:pPr>
            <w:r w:rsidRPr="001B3655">
              <w:t>immunoglobulin heavy chain gene</w:t>
            </w:r>
          </w:p>
        </w:tc>
      </w:tr>
      <w:tr w:rsidR="00CA657C" w14:paraId="6D7DD2E3" w14:textId="77777777" w:rsidTr="004A5688">
        <w:tc>
          <w:tcPr>
            <w:tcW w:w="2014" w:type="dxa"/>
            <w:noWrap/>
          </w:tcPr>
          <w:p w14:paraId="24127805" w14:textId="77777777" w:rsidR="007C3239" w:rsidRPr="001B3655" w:rsidRDefault="00526A29" w:rsidP="007B6957">
            <w:pPr>
              <w:spacing w:before="40" w:after="40"/>
              <w:rPr>
                <w:rFonts w:eastAsia="Times New Roman"/>
              </w:rPr>
            </w:pPr>
            <w:r w:rsidRPr="001B3655">
              <w:rPr>
                <w:rFonts w:eastAsia="Times New Roman"/>
              </w:rPr>
              <w:t>IHC</w:t>
            </w:r>
          </w:p>
        </w:tc>
        <w:tc>
          <w:tcPr>
            <w:tcW w:w="7095" w:type="dxa"/>
            <w:noWrap/>
          </w:tcPr>
          <w:p w14:paraId="73931AF3" w14:textId="77777777" w:rsidR="007C3239" w:rsidRPr="001B3655" w:rsidRDefault="00526A29" w:rsidP="007B6957">
            <w:pPr>
              <w:spacing w:before="40" w:after="40"/>
              <w:rPr>
                <w:rFonts w:eastAsia="Times New Roman"/>
              </w:rPr>
            </w:pPr>
            <w:r w:rsidRPr="001B3655">
              <w:rPr>
                <w:rFonts w:eastAsia="Times New Roman"/>
              </w:rPr>
              <w:t>immunohistochemistry</w:t>
            </w:r>
          </w:p>
        </w:tc>
      </w:tr>
      <w:tr w:rsidR="00CA657C" w14:paraId="1364D1D0" w14:textId="77777777" w:rsidTr="004A5688">
        <w:tc>
          <w:tcPr>
            <w:tcW w:w="2014" w:type="dxa"/>
            <w:noWrap/>
          </w:tcPr>
          <w:p w14:paraId="0F103CFD" w14:textId="77777777" w:rsidR="007C3239" w:rsidRPr="001B3655" w:rsidRDefault="00526A29" w:rsidP="007B6957">
            <w:pPr>
              <w:spacing w:before="40" w:after="40"/>
              <w:rPr>
                <w:rFonts w:eastAsia="Times New Roman"/>
              </w:rPr>
            </w:pPr>
            <w:r w:rsidRPr="001B3655">
              <w:t>IL-10</w:t>
            </w:r>
          </w:p>
        </w:tc>
        <w:tc>
          <w:tcPr>
            <w:tcW w:w="7095" w:type="dxa"/>
            <w:noWrap/>
          </w:tcPr>
          <w:p w14:paraId="7D006663" w14:textId="77777777" w:rsidR="007C3239" w:rsidRPr="001B3655" w:rsidRDefault="00526A29" w:rsidP="007B6957">
            <w:pPr>
              <w:spacing w:before="40" w:after="40"/>
              <w:rPr>
                <w:rFonts w:eastAsia="Times New Roman"/>
              </w:rPr>
            </w:pPr>
            <w:r w:rsidRPr="001B3655">
              <w:t>interleukin 10</w:t>
            </w:r>
          </w:p>
        </w:tc>
      </w:tr>
      <w:tr w:rsidR="00CA657C" w14:paraId="515C5A8B" w14:textId="77777777" w:rsidTr="004A5688">
        <w:tc>
          <w:tcPr>
            <w:tcW w:w="2014" w:type="dxa"/>
            <w:noWrap/>
          </w:tcPr>
          <w:p w14:paraId="1DD1D721" w14:textId="77777777" w:rsidR="007C3239" w:rsidRPr="001B3655" w:rsidRDefault="00526A29" w:rsidP="007B6957">
            <w:pPr>
              <w:spacing w:before="40" w:after="40"/>
              <w:rPr>
                <w:rFonts w:eastAsia="Times New Roman"/>
              </w:rPr>
            </w:pPr>
            <w:r w:rsidRPr="001B3655">
              <w:rPr>
                <w:rFonts w:eastAsia="Times New Roman"/>
              </w:rPr>
              <w:t>IMP</w:t>
            </w:r>
          </w:p>
        </w:tc>
        <w:tc>
          <w:tcPr>
            <w:tcW w:w="7095" w:type="dxa"/>
            <w:noWrap/>
          </w:tcPr>
          <w:p w14:paraId="1636DA2B" w14:textId="77777777" w:rsidR="007C3239" w:rsidRPr="001B3655" w:rsidRDefault="00526A29" w:rsidP="007B6957">
            <w:pPr>
              <w:spacing w:before="40" w:after="40"/>
              <w:rPr>
                <w:rFonts w:eastAsia="Times New Roman"/>
              </w:rPr>
            </w:pPr>
            <w:r w:rsidRPr="001B3655">
              <w:rPr>
                <w:rFonts w:eastAsia="Times New Roman"/>
              </w:rPr>
              <w:t>investigational medicinal product</w:t>
            </w:r>
          </w:p>
        </w:tc>
      </w:tr>
      <w:tr w:rsidR="00CA657C" w14:paraId="1E57E06B" w14:textId="77777777" w:rsidTr="004A5688">
        <w:tc>
          <w:tcPr>
            <w:tcW w:w="2014" w:type="dxa"/>
            <w:noWrap/>
            <w:hideMark/>
          </w:tcPr>
          <w:p w14:paraId="5F0A65CE" w14:textId="77777777" w:rsidR="007C3239" w:rsidRPr="001B3655" w:rsidRDefault="00526A29" w:rsidP="007B6957">
            <w:pPr>
              <w:spacing w:before="40" w:after="40"/>
              <w:rPr>
                <w:rFonts w:eastAsia="Times New Roman"/>
              </w:rPr>
            </w:pPr>
            <w:r w:rsidRPr="001B3655">
              <w:rPr>
                <w:rFonts w:eastAsia="Times New Roman"/>
              </w:rPr>
              <w:t>IND</w:t>
            </w:r>
          </w:p>
        </w:tc>
        <w:tc>
          <w:tcPr>
            <w:tcW w:w="7095" w:type="dxa"/>
            <w:noWrap/>
            <w:hideMark/>
          </w:tcPr>
          <w:p w14:paraId="2CF06B7A" w14:textId="77777777" w:rsidR="007C3239" w:rsidRPr="001B3655" w:rsidRDefault="00526A29" w:rsidP="007B6957">
            <w:pPr>
              <w:spacing w:before="40" w:after="40"/>
              <w:rPr>
                <w:rFonts w:eastAsia="Times New Roman"/>
              </w:rPr>
            </w:pPr>
            <w:r w:rsidRPr="001B3655">
              <w:rPr>
                <w:rFonts w:eastAsia="Times New Roman"/>
              </w:rPr>
              <w:t xml:space="preserve">Investigational New Drug </w:t>
            </w:r>
          </w:p>
        </w:tc>
      </w:tr>
      <w:tr w:rsidR="00CA657C" w14:paraId="6E5360CA" w14:textId="77777777" w:rsidTr="004A5688">
        <w:tc>
          <w:tcPr>
            <w:tcW w:w="2014" w:type="dxa"/>
            <w:noWrap/>
          </w:tcPr>
          <w:p w14:paraId="2C492C15" w14:textId="77777777" w:rsidR="007C3239" w:rsidRPr="001B3655" w:rsidRDefault="00526A29" w:rsidP="007B6957">
            <w:pPr>
              <w:spacing w:before="40" w:after="40"/>
              <w:rPr>
                <w:rFonts w:eastAsia="Times New Roman"/>
              </w:rPr>
            </w:pPr>
            <w:r w:rsidRPr="001B3655">
              <w:rPr>
                <w:rFonts w:eastAsia="Times New Roman"/>
              </w:rPr>
              <w:t>IPI</w:t>
            </w:r>
          </w:p>
        </w:tc>
        <w:tc>
          <w:tcPr>
            <w:tcW w:w="7095" w:type="dxa"/>
            <w:noWrap/>
          </w:tcPr>
          <w:p w14:paraId="0E2CF8D9" w14:textId="77777777" w:rsidR="007C3239" w:rsidRPr="001B3655" w:rsidRDefault="00526A29" w:rsidP="007B6957">
            <w:pPr>
              <w:spacing w:before="40" w:after="40"/>
              <w:rPr>
                <w:rFonts w:eastAsia="Times New Roman"/>
              </w:rPr>
            </w:pPr>
            <w:r w:rsidRPr="001B3655">
              <w:rPr>
                <w:rFonts w:eastAsia="Times New Roman"/>
              </w:rPr>
              <w:t>International Prognostic Index</w:t>
            </w:r>
          </w:p>
        </w:tc>
      </w:tr>
      <w:tr w:rsidR="00CA657C" w14:paraId="4F43317E" w14:textId="77777777" w:rsidTr="004A5688">
        <w:tc>
          <w:tcPr>
            <w:tcW w:w="2014" w:type="dxa"/>
            <w:noWrap/>
            <w:hideMark/>
          </w:tcPr>
          <w:p w14:paraId="0FB51BEC" w14:textId="77777777" w:rsidR="007C3239" w:rsidRPr="001B3655" w:rsidRDefault="00526A29" w:rsidP="007B6957">
            <w:pPr>
              <w:spacing w:before="40" w:after="40"/>
              <w:rPr>
                <w:rFonts w:eastAsia="Times New Roman"/>
              </w:rPr>
            </w:pPr>
            <w:r w:rsidRPr="001B3655">
              <w:rPr>
                <w:rFonts w:eastAsia="Times New Roman"/>
              </w:rPr>
              <w:t>IRB</w:t>
            </w:r>
          </w:p>
        </w:tc>
        <w:tc>
          <w:tcPr>
            <w:tcW w:w="7095" w:type="dxa"/>
            <w:noWrap/>
            <w:hideMark/>
          </w:tcPr>
          <w:p w14:paraId="31FCEE00" w14:textId="77777777" w:rsidR="007C3239" w:rsidRPr="001B3655" w:rsidRDefault="00526A29" w:rsidP="007B6957">
            <w:pPr>
              <w:spacing w:before="40" w:after="40"/>
              <w:rPr>
                <w:rFonts w:eastAsia="Times New Roman"/>
              </w:rPr>
            </w:pPr>
            <w:r w:rsidRPr="001B3655">
              <w:rPr>
                <w:rFonts w:eastAsia="Times New Roman"/>
              </w:rPr>
              <w:t>Institutional Review Board</w:t>
            </w:r>
          </w:p>
        </w:tc>
      </w:tr>
      <w:tr w:rsidR="00CA657C" w14:paraId="2357E0AE" w14:textId="77777777" w:rsidTr="004A5688">
        <w:tc>
          <w:tcPr>
            <w:tcW w:w="2014" w:type="dxa"/>
            <w:noWrap/>
          </w:tcPr>
          <w:p w14:paraId="5FCE9127" w14:textId="77777777" w:rsidR="007C3239" w:rsidRPr="001B3655" w:rsidRDefault="00526A29" w:rsidP="007B6957">
            <w:pPr>
              <w:spacing w:before="40" w:after="40"/>
              <w:rPr>
                <w:rFonts w:eastAsia="Times New Roman"/>
              </w:rPr>
            </w:pPr>
            <w:r w:rsidRPr="001B3655">
              <w:rPr>
                <w:rFonts w:eastAsia="Times New Roman"/>
              </w:rPr>
              <w:t>IRT</w:t>
            </w:r>
          </w:p>
        </w:tc>
        <w:tc>
          <w:tcPr>
            <w:tcW w:w="7095" w:type="dxa"/>
            <w:noWrap/>
          </w:tcPr>
          <w:p w14:paraId="12A371F8" w14:textId="77777777" w:rsidR="007C3239" w:rsidRPr="001B3655" w:rsidRDefault="00526A29" w:rsidP="007B6957">
            <w:pPr>
              <w:spacing w:before="40" w:after="40"/>
              <w:rPr>
                <w:rFonts w:eastAsia="Times New Roman"/>
              </w:rPr>
            </w:pPr>
            <w:r w:rsidRPr="001B3655">
              <w:rPr>
                <w:rFonts w:eastAsia="Times New Roman"/>
              </w:rPr>
              <w:t>interactive response technology</w:t>
            </w:r>
          </w:p>
        </w:tc>
      </w:tr>
      <w:tr w:rsidR="00CA657C" w14:paraId="312385C3" w14:textId="77777777" w:rsidTr="004A5688">
        <w:tc>
          <w:tcPr>
            <w:tcW w:w="2014" w:type="dxa"/>
            <w:noWrap/>
          </w:tcPr>
          <w:p w14:paraId="7D5345C7" w14:textId="77777777" w:rsidR="007C3239" w:rsidRPr="001B3655" w:rsidRDefault="00526A29" w:rsidP="007B6957">
            <w:pPr>
              <w:spacing w:before="40" w:after="40"/>
              <w:rPr>
                <w:rFonts w:eastAsia="Times New Roman"/>
              </w:rPr>
            </w:pPr>
            <w:r w:rsidRPr="001B3655">
              <w:rPr>
                <w:rFonts w:eastAsia="Times New Roman"/>
              </w:rPr>
              <w:t>ITT</w:t>
            </w:r>
          </w:p>
        </w:tc>
        <w:tc>
          <w:tcPr>
            <w:tcW w:w="7095" w:type="dxa"/>
            <w:noWrap/>
          </w:tcPr>
          <w:p w14:paraId="7EA8E9F0" w14:textId="77777777" w:rsidR="007C3239" w:rsidRPr="001B3655" w:rsidRDefault="00526A29" w:rsidP="007B6957">
            <w:pPr>
              <w:spacing w:before="40" w:after="40"/>
              <w:rPr>
                <w:rFonts w:eastAsia="Times New Roman"/>
              </w:rPr>
            </w:pPr>
            <w:r w:rsidRPr="001B3655">
              <w:rPr>
                <w:rFonts w:eastAsia="Times New Roman"/>
              </w:rPr>
              <w:t>intention-to-treat</w:t>
            </w:r>
          </w:p>
        </w:tc>
      </w:tr>
      <w:tr w:rsidR="00CA657C" w14:paraId="3EB93635" w14:textId="77777777" w:rsidTr="004A5688">
        <w:tc>
          <w:tcPr>
            <w:tcW w:w="2014" w:type="dxa"/>
            <w:noWrap/>
            <w:hideMark/>
          </w:tcPr>
          <w:p w14:paraId="3ACF6122" w14:textId="77777777" w:rsidR="007C3239" w:rsidRPr="001B3655" w:rsidRDefault="00526A29" w:rsidP="007B6957">
            <w:pPr>
              <w:spacing w:before="40" w:after="40"/>
              <w:rPr>
                <w:rFonts w:eastAsia="Times New Roman"/>
              </w:rPr>
            </w:pPr>
            <w:r w:rsidRPr="001B3655">
              <w:rPr>
                <w:rFonts w:eastAsia="Times New Roman"/>
              </w:rPr>
              <w:t>IUD</w:t>
            </w:r>
          </w:p>
        </w:tc>
        <w:tc>
          <w:tcPr>
            <w:tcW w:w="7095" w:type="dxa"/>
            <w:noWrap/>
            <w:hideMark/>
          </w:tcPr>
          <w:p w14:paraId="40CE2048" w14:textId="77777777" w:rsidR="007C3239" w:rsidRPr="001B3655" w:rsidRDefault="00526A29" w:rsidP="007B6957">
            <w:pPr>
              <w:spacing w:before="40" w:after="40"/>
              <w:rPr>
                <w:rFonts w:eastAsia="Times New Roman"/>
              </w:rPr>
            </w:pPr>
            <w:r w:rsidRPr="001B3655">
              <w:rPr>
                <w:rFonts w:eastAsia="Times New Roman"/>
              </w:rPr>
              <w:t>intrauterine device</w:t>
            </w:r>
          </w:p>
        </w:tc>
      </w:tr>
      <w:tr w:rsidR="00CA657C" w14:paraId="6D3E2245" w14:textId="77777777" w:rsidTr="004A5688">
        <w:tc>
          <w:tcPr>
            <w:tcW w:w="2014" w:type="dxa"/>
            <w:noWrap/>
            <w:hideMark/>
          </w:tcPr>
          <w:p w14:paraId="6261771A" w14:textId="77777777" w:rsidR="007C3239" w:rsidRPr="001B3655" w:rsidRDefault="00526A29" w:rsidP="007B6957">
            <w:pPr>
              <w:spacing w:before="40" w:after="40"/>
              <w:rPr>
                <w:rFonts w:eastAsia="Times New Roman"/>
              </w:rPr>
            </w:pPr>
            <w:r w:rsidRPr="001B3655">
              <w:rPr>
                <w:rFonts w:eastAsia="Times New Roman"/>
              </w:rPr>
              <w:t>IUS</w:t>
            </w:r>
          </w:p>
        </w:tc>
        <w:tc>
          <w:tcPr>
            <w:tcW w:w="7095" w:type="dxa"/>
            <w:noWrap/>
            <w:hideMark/>
          </w:tcPr>
          <w:p w14:paraId="50231735" w14:textId="77777777" w:rsidR="007C3239" w:rsidRPr="001B3655" w:rsidRDefault="00526A29" w:rsidP="007B6957">
            <w:pPr>
              <w:spacing w:before="40" w:after="40"/>
              <w:rPr>
                <w:rFonts w:eastAsia="Times New Roman"/>
              </w:rPr>
            </w:pPr>
            <w:r w:rsidRPr="001B3655">
              <w:rPr>
                <w:rFonts w:eastAsia="Times New Roman"/>
              </w:rPr>
              <w:t>intrauterine hormone-releasing system</w:t>
            </w:r>
          </w:p>
        </w:tc>
      </w:tr>
      <w:tr w:rsidR="00CA657C" w14:paraId="63BD9F99" w14:textId="77777777" w:rsidTr="004A5688">
        <w:tc>
          <w:tcPr>
            <w:tcW w:w="2014" w:type="dxa"/>
            <w:noWrap/>
          </w:tcPr>
          <w:p w14:paraId="03B59EFD" w14:textId="77777777" w:rsidR="007C3239" w:rsidRPr="001B3655" w:rsidRDefault="00526A29" w:rsidP="007B6957">
            <w:pPr>
              <w:spacing w:before="40" w:after="40"/>
              <w:rPr>
                <w:rFonts w:eastAsia="Times New Roman"/>
              </w:rPr>
            </w:pPr>
            <w:r w:rsidRPr="001B3655">
              <w:rPr>
                <w:rFonts w:eastAsia="Times New Roman"/>
              </w:rPr>
              <w:t>IV</w:t>
            </w:r>
          </w:p>
        </w:tc>
        <w:tc>
          <w:tcPr>
            <w:tcW w:w="7095" w:type="dxa"/>
            <w:noWrap/>
          </w:tcPr>
          <w:p w14:paraId="69A1155E" w14:textId="77777777" w:rsidR="007C3239" w:rsidRPr="001B3655" w:rsidRDefault="00526A29" w:rsidP="007B6957">
            <w:pPr>
              <w:spacing w:before="40" w:after="40"/>
              <w:rPr>
                <w:rFonts w:eastAsia="Times New Roman"/>
              </w:rPr>
            </w:pPr>
            <w:r w:rsidRPr="001B3655">
              <w:rPr>
                <w:rFonts w:eastAsia="Times New Roman"/>
              </w:rPr>
              <w:t>intravenous</w:t>
            </w:r>
          </w:p>
        </w:tc>
      </w:tr>
      <w:tr w:rsidR="00CA657C" w14:paraId="41CED015" w14:textId="77777777" w:rsidTr="004A5688">
        <w:tc>
          <w:tcPr>
            <w:tcW w:w="2014" w:type="dxa"/>
            <w:noWrap/>
          </w:tcPr>
          <w:p w14:paraId="7CA0925C" w14:textId="77777777" w:rsidR="007C3239" w:rsidRPr="001B3655" w:rsidRDefault="00526A29" w:rsidP="007B6957">
            <w:pPr>
              <w:spacing w:before="40" w:after="40"/>
              <w:rPr>
                <w:rFonts w:eastAsia="Times New Roman"/>
              </w:rPr>
            </w:pPr>
            <w:r w:rsidRPr="001B3655">
              <w:rPr>
                <w:rFonts w:eastAsia="Times New Roman"/>
              </w:rPr>
              <w:t>IVRS</w:t>
            </w:r>
          </w:p>
        </w:tc>
        <w:tc>
          <w:tcPr>
            <w:tcW w:w="7095" w:type="dxa"/>
            <w:noWrap/>
          </w:tcPr>
          <w:p w14:paraId="371BD533" w14:textId="77777777" w:rsidR="007C3239" w:rsidRPr="001B3655" w:rsidRDefault="00526A29" w:rsidP="007B6957">
            <w:pPr>
              <w:spacing w:before="40" w:after="40"/>
              <w:rPr>
                <w:rFonts w:eastAsia="Times New Roman"/>
              </w:rPr>
            </w:pPr>
            <w:r w:rsidRPr="001B3655">
              <w:rPr>
                <w:rFonts w:eastAsia="Times New Roman"/>
              </w:rPr>
              <w:t>interactive voice response system</w:t>
            </w:r>
          </w:p>
        </w:tc>
      </w:tr>
      <w:tr w:rsidR="00CA657C" w14:paraId="1F631F13" w14:textId="77777777" w:rsidTr="004A5688">
        <w:tc>
          <w:tcPr>
            <w:tcW w:w="2014" w:type="dxa"/>
            <w:noWrap/>
          </w:tcPr>
          <w:p w14:paraId="36118534" w14:textId="77777777" w:rsidR="007C3239" w:rsidRPr="001B3655" w:rsidRDefault="00526A29" w:rsidP="007B6957">
            <w:pPr>
              <w:spacing w:before="40" w:after="40"/>
              <w:rPr>
                <w:rFonts w:eastAsia="Times New Roman"/>
              </w:rPr>
            </w:pPr>
            <w:r w:rsidRPr="001B3655">
              <w:rPr>
                <w:rFonts w:eastAsia="Times New Roman"/>
              </w:rPr>
              <w:t>iwCLL</w:t>
            </w:r>
          </w:p>
        </w:tc>
        <w:tc>
          <w:tcPr>
            <w:tcW w:w="7095" w:type="dxa"/>
            <w:noWrap/>
          </w:tcPr>
          <w:p w14:paraId="592FF1FB" w14:textId="77777777" w:rsidR="007C3239" w:rsidRPr="001B3655" w:rsidRDefault="00526A29" w:rsidP="007B6957">
            <w:pPr>
              <w:spacing w:before="40" w:after="40"/>
              <w:rPr>
                <w:rFonts w:eastAsia="Times New Roman"/>
              </w:rPr>
            </w:pPr>
            <w:r w:rsidRPr="001B3655">
              <w:rPr>
                <w:rFonts w:eastAsia="Times New Roman"/>
              </w:rPr>
              <w:t>International Working Group for Chronic Lymphocytic Leukemia</w:t>
            </w:r>
          </w:p>
        </w:tc>
      </w:tr>
      <w:tr w:rsidR="00CA657C" w14:paraId="0DD018EB" w14:textId="77777777" w:rsidTr="004A5688">
        <w:tc>
          <w:tcPr>
            <w:tcW w:w="2014" w:type="dxa"/>
            <w:noWrap/>
          </w:tcPr>
          <w:p w14:paraId="38ABDD2A" w14:textId="77777777" w:rsidR="007C3239" w:rsidRPr="001B3655" w:rsidRDefault="00526A29" w:rsidP="007B6957">
            <w:pPr>
              <w:spacing w:before="40" w:after="40"/>
              <w:rPr>
                <w:rFonts w:eastAsia="Times New Roman"/>
              </w:rPr>
            </w:pPr>
            <w:r w:rsidRPr="001B3655">
              <w:rPr>
                <w:rFonts w:eastAsia="Times New Roman"/>
              </w:rPr>
              <w:t>IWRS</w:t>
            </w:r>
          </w:p>
        </w:tc>
        <w:tc>
          <w:tcPr>
            <w:tcW w:w="7095" w:type="dxa"/>
            <w:noWrap/>
          </w:tcPr>
          <w:p w14:paraId="3450761D" w14:textId="77777777" w:rsidR="007C3239" w:rsidRPr="001B3655" w:rsidRDefault="00526A29" w:rsidP="007B6957">
            <w:pPr>
              <w:spacing w:before="40" w:after="40"/>
              <w:rPr>
                <w:rFonts w:eastAsia="Times New Roman"/>
              </w:rPr>
            </w:pPr>
            <w:r w:rsidRPr="001B3655">
              <w:rPr>
                <w:rFonts w:eastAsia="Times New Roman"/>
              </w:rPr>
              <w:t>integrated web response system</w:t>
            </w:r>
          </w:p>
        </w:tc>
      </w:tr>
      <w:tr w:rsidR="00CA657C" w14:paraId="1F244498" w14:textId="77777777" w:rsidTr="004A5688">
        <w:tc>
          <w:tcPr>
            <w:tcW w:w="2014" w:type="dxa"/>
            <w:noWrap/>
          </w:tcPr>
          <w:p w14:paraId="0358B5CF" w14:textId="77777777" w:rsidR="007C3239" w:rsidRPr="001B3655" w:rsidRDefault="00526A29" w:rsidP="007B6957">
            <w:pPr>
              <w:spacing w:before="40" w:after="40"/>
              <w:rPr>
                <w:rFonts w:eastAsia="Times New Roman"/>
              </w:rPr>
            </w:pPr>
            <w:r w:rsidRPr="001B3655">
              <w:rPr>
                <w:rFonts w:eastAsia="Times New Roman"/>
              </w:rPr>
              <w:t>J-PEG</w:t>
            </w:r>
          </w:p>
        </w:tc>
        <w:tc>
          <w:tcPr>
            <w:tcW w:w="7095" w:type="dxa"/>
            <w:noWrap/>
          </w:tcPr>
          <w:p w14:paraId="7D436FC8" w14:textId="77777777" w:rsidR="007C3239" w:rsidRPr="001B3655" w:rsidRDefault="00526A29" w:rsidP="007B6957">
            <w:pPr>
              <w:spacing w:before="40" w:after="40"/>
              <w:rPr>
                <w:rFonts w:eastAsia="Times New Roman"/>
              </w:rPr>
            </w:pPr>
            <w:r w:rsidRPr="001B3655">
              <w:rPr>
                <w:rFonts w:eastAsia="Times New Roman"/>
              </w:rPr>
              <w:t>jejunostomy percutaneous endoscopic gastrostomy tube</w:t>
            </w:r>
          </w:p>
        </w:tc>
      </w:tr>
      <w:tr w:rsidR="00CA657C" w14:paraId="401D0703" w14:textId="77777777" w:rsidTr="004A5688">
        <w:tc>
          <w:tcPr>
            <w:tcW w:w="2014" w:type="dxa"/>
            <w:noWrap/>
          </w:tcPr>
          <w:p w14:paraId="4D68354A" w14:textId="77777777" w:rsidR="007C3239" w:rsidRPr="001B3655" w:rsidRDefault="00526A29" w:rsidP="007B6957">
            <w:pPr>
              <w:spacing w:before="40" w:after="40"/>
              <w:rPr>
                <w:rFonts w:eastAsia="Times New Roman"/>
              </w:rPr>
            </w:pPr>
            <w:r w:rsidRPr="001B3655">
              <w:rPr>
                <w:rFonts w:eastAsia="Times New Roman"/>
              </w:rPr>
              <w:t>LDi</w:t>
            </w:r>
          </w:p>
        </w:tc>
        <w:tc>
          <w:tcPr>
            <w:tcW w:w="7095" w:type="dxa"/>
            <w:noWrap/>
          </w:tcPr>
          <w:p w14:paraId="31D128F5" w14:textId="77777777" w:rsidR="007C3239" w:rsidRPr="001B3655" w:rsidRDefault="00526A29" w:rsidP="007B6957">
            <w:pPr>
              <w:spacing w:before="40" w:after="40"/>
              <w:rPr>
                <w:rFonts w:eastAsia="Times New Roman"/>
              </w:rPr>
            </w:pPr>
            <w:r w:rsidRPr="001B3655">
              <w:rPr>
                <w:rFonts w:eastAsia="Times New Roman"/>
              </w:rPr>
              <w:t>longest diameter</w:t>
            </w:r>
          </w:p>
        </w:tc>
      </w:tr>
      <w:tr w:rsidR="00CA657C" w14:paraId="5B3CE78F" w14:textId="77777777" w:rsidTr="004A5688">
        <w:tc>
          <w:tcPr>
            <w:tcW w:w="2014" w:type="dxa"/>
            <w:noWrap/>
          </w:tcPr>
          <w:p w14:paraId="34A2C6EC" w14:textId="77777777" w:rsidR="007C3239" w:rsidRPr="001B3655" w:rsidRDefault="00526A29" w:rsidP="007B6957">
            <w:pPr>
              <w:spacing w:before="40" w:after="40"/>
              <w:rPr>
                <w:rFonts w:eastAsia="Times New Roman"/>
              </w:rPr>
            </w:pPr>
            <w:r w:rsidRPr="001B3655">
              <w:rPr>
                <w:rFonts w:eastAsia="Times New Roman"/>
              </w:rPr>
              <w:t>LDT</w:t>
            </w:r>
          </w:p>
        </w:tc>
        <w:tc>
          <w:tcPr>
            <w:tcW w:w="7095" w:type="dxa"/>
            <w:noWrap/>
          </w:tcPr>
          <w:p w14:paraId="63B6147D" w14:textId="77777777" w:rsidR="007C3239" w:rsidRPr="001B3655" w:rsidRDefault="00526A29" w:rsidP="007B6957">
            <w:pPr>
              <w:spacing w:before="40" w:after="40"/>
              <w:rPr>
                <w:rFonts w:eastAsia="Times New Roman"/>
              </w:rPr>
            </w:pPr>
            <w:r w:rsidRPr="001B3655">
              <w:rPr>
                <w:rFonts w:eastAsia="Times New Roman"/>
              </w:rPr>
              <w:t>lymphocyte doubling time</w:t>
            </w:r>
          </w:p>
        </w:tc>
      </w:tr>
      <w:tr w:rsidR="00CA657C" w14:paraId="2DC75094" w14:textId="77777777" w:rsidTr="004A5688">
        <w:tc>
          <w:tcPr>
            <w:tcW w:w="2014" w:type="dxa"/>
            <w:noWrap/>
          </w:tcPr>
          <w:p w14:paraId="4A8C4538" w14:textId="77777777" w:rsidR="007C3239" w:rsidRPr="001B3655" w:rsidRDefault="00526A29" w:rsidP="007B6957">
            <w:pPr>
              <w:spacing w:before="40" w:after="40"/>
              <w:rPr>
                <w:rFonts w:eastAsia="Times New Roman"/>
              </w:rPr>
            </w:pPr>
            <w:r w:rsidRPr="001B3655">
              <w:rPr>
                <w:rFonts w:eastAsia="Times New Roman"/>
              </w:rPr>
              <w:t>LLOQ</w:t>
            </w:r>
          </w:p>
        </w:tc>
        <w:tc>
          <w:tcPr>
            <w:tcW w:w="7095" w:type="dxa"/>
            <w:noWrap/>
          </w:tcPr>
          <w:p w14:paraId="0248613F" w14:textId="77777777" w:rsidR="007C3239" w:rsidRPr="001B3655" w:rsidRDefault="00526A29" w:rsidP="007B6957">
            <w:pPr>
              <w:spacing w:before="40" w:after="40"/>
              <w:rPr>
                <w:rFonts w:eastAsia="Times New Roman"/>
              </w:rPr>
            </w:pPr>
            <w:r w:rsidRPr="001B3655">
              <w:rPr>
                <w:rFonts w:eastAsia="Times New Roman"/>
              </w:rPr>
              <w:t>lower limit of quantification</w:t>
            </w:r>
          </w:p>
        </w:tc>
      </w:tr>
      <w:tr w:rsidR="00CA657C" w14:paraId="3B76154B" w14:textId="77777777" w:rsidTr="004A5688">
        <w:tc>
          <w:tcPr>
            <w:tcW w:w="2014" w:type="dxa"/>
            <w:noWrap/>
          </w:tcPr>
          <w:p w14:paraId="526B1B6D" w14:textId="77777777" w:rsidR="007C3239" w:rsidRPr="001B3655" w:rsidRDefault="00526A29" w:rsidP="007B6957">
            <w:pPr>
              <w:spacing w:before="40" w:after="40"/>
              <w:rPr>
                <w:rFonts w:eastAsia="Times New Roman"/>
              </w:rPr>
            </w:pPr>
            <w:r w:rsidRPr="001B3655">
              <w:rPr>
                <w:rFonts w:eastAsia="Times New Roman"/>
              </w:rPr>
              <w:t>M&amp;N</w:t>
            </w:r>
          </w:p>
        </w:tc>
        <w:tc>
          <w:tcPr>
            <w:tcW w:w="7095" w:type="dxa"/>
            <w:noWrap/>
          </w:tcPr>
          <w:p w14:paraId="72081763" w14:textId="77777777" w:rsidR="007C3239" w:rsidRPr="001B3655" w:rsidRDefault="00526A29" w:rsidP="007B6957">
            <w:pPr>
              <w:spacing w:before="40" w:after="40"/>
              <w:rPr>
                <w:rFonts w:eastAsia="Times New Roman"/>
              </w:rPr>
            </w:pPr>
            <w:r w:rsidRPr="001B3655">
              <w:t>Miettinen &amp; Nurminen</w:t>
            </w:r>
          </w:p>
        </w:tc>
      </w:tr>
      <w:tr w:rsidR="00CA657C" w14:paraId="03B8A7E8" w14:textId="77777777" w:rsidTr="004A5688">
        <w:tc>
          <w:tcPr>
            <w:tcW w:w="2014" w:type="dxa"/>
            <w:noWrap/>
          </w:tcPr>
          <w:p w14:paraId="3C1BC07A" w14:textId="77777777" w:rsidR="007C3239" w:rsidRPr="001B3655" w:rsidRDefault="00526A29" w:rsidP="007B6957">
            <w:pPr>
              <w:spacing w:before="40" w:after="40"/>
            </w:pPr>
            <w:r w:rsidRPr="001B3655">
              <w:t>MATE</w:t>
            </w:r>
          </w:p>
        </w:tc>
        <w:tc>
          <w:tcPr>
            <w:tcW w:w="7095" w:type="dxa"/>
            <w:noWrap/>
          </w:tcPr>
          <w:p w14:paraId="0FB3E72F" w14:textId="77777777" w:rsidR="007C3239" w:rsidRPr="001B3655" w:rsidRDefault="00526A29" w:rsidP="007B6957">
            <w:pPr>
              <w:spacing w:before="40" w:after="40"/>
            </w:pPr>
            <w:r w:rsidRPr="001B3655">
              <w:t>multidrug and toxin extrusion proteins</w:t>
            </w:r>
          </w:p>
        </w:tc>
      </w:tr>
      <w:tr w:rsidR="00CA657C" w14:paraId="3FE6CEE5" w14:textId="77777777" w:rsidTr="004A5688">
        <w:tc>
          <w:tcPr>
            <w:tcW w:w="2014" w:type="dxa"/>
            <w:noWrap/>
          </w:tcPr>
          <w:p w14:paraId="5E0E1ABD" w14:textId="77777777" w:rsidR="007C3239" w:rsidRPr="001B3655" w:rsidRDefault="00526A29" w:rsidP="007B6957">
            <w:pPr>
              <w:spacing w:before="40" w:after="40"/>
              <w:rPr>
                <w:rFonts w:eastAsia="Times New Roman"/>
              </w:rPr>
            </w:pPr>
            <w:r w:rsidRPr="001B3655">
              <w:t>MCL</w:t>
            </w:r>
          </w:p>
        </w:tc>
        <w:tc>
          <w:tcPr>
            <w:tcW w:w="7095" w:type="dxa"/>
            <w:noWrap/>
          </w:tcPr>
          <w:p w14:paraId="5E24ABFC" w14:textId="77777777" w:rsidR="007C3239" w:rsidRPr="001B3655" w:rsidRDefault="00526A29" w:rsidP="007B6957">
            <w:pPr>
              <w:spacing w:before="40" w:after="40"/>
              <w:rPr>
                <w:rFonts w:eastAsia="Times New Roman"/>
              </w:rPr>
            </w:pPr>
            <w:r w:rsidRPr="001B3655">
              <w:t>mantle cell lymphoma</w:t>
            </w:r>
          </w:p>
        </w:tc>
      </w:tr>
      <w:tr w:rsidR="00CA657C" w14:paraId="7116A39D" w14:textId="77777777" w:rsidTr="004A5688">
        <w:tc>
          <w:tcPr>
            <w:tcW w:w="2014" w:type="dxa"/>
            <w:noWrap/>
          </w:tcPr>
          <w:p w14:paraId="149BF3B2" w14:textId="77777777" w:rsidR="007C3239" w:rsidRPr="001B3655" w:rsidRDefault="00526A29" w:rsidP="007B6957">
            <w:pPr>
              <w:spacing w:before="40" w:after="40"/>
              <w:rPr>
                <w:rFonts w:eastAsia="Times New Roman"/>
              </w:rPr>
            </w:pPr>
            <w:r w:rsidRPr="001B3655">
              <w:rPr>
                <w:rFonts w:eastAsia="Times New Roman"/>
              </w:rPr>
              <w:t>MRD</w:t>
            </w:r>
          </w:p>
        </w:tc>
        <w:tc>
          <w:tcPr>
            <w:tcW w:w="7095" w:type="dxa"/>
            <w:noWrap/>
          </w:tcPr>
          <w:p w14:paraId="3DE0B899" w14:textId="77777777" w:rsidR="007C3239" w:rsidRPr="001B3655" w:rsidRDefault="00526A29" w:rsidP="007B6957">
            <w:pPr>
              <w:spacing w:before="40" w:after="40"/>
              <w:rPr>
                <w:rFonts w:eastAsia="Times New Roman"/>
              </w:rPr>
            </w:pPr>
            <w:r w:rsidRPr="001B3655">
              <w:rPr>
                <w:rFonts w:eastAsia="Times New Roman"/>
              </w:rPr>
              <w:t>minimal residual disease</w:t>
            </w:r>
          </w:p>
        </w:tc>
      </w:tr>
      <w:tr w:rsidR="00CA657C" w14:paraId="66E603CE" w14:textId="77777777" w:rsidTr="004A5688">
        <w:tc>
          <w:tcPr>
            <w:tcW w:w="2014" w:type="dxa"/>
            <w:noWrap/>
          </w:tcPr>
          <w:p w14:paraId="0C8FBCAB" w14:textId="77777777" w:rsidR="007C3239" w:rsidRPr="001B3655" w:rsidRDefault="00526A29" w:rsidP="007B6957">
            <w:pPr>
              <w:spacing w:before="40" w:after="40"/>
              <w:rPr>
                <w:rFonts w:eastAsia="Times New Roman"/>
              </w:rPr>
            </w:pPr>
            <w:r w:rsidRPr="001B3655">
              <w:rPr>
                <w:rFonts w:eastAsia="Times New Roman"/>
              </w:rPr>
              <w:t>MRI</w:t>
            </w:r>
          </w:p>
        </w:tc>
        <w:tc>
          <w:tcPr>
            <w:tcW w:w="7095" w:type="dxa"/>
            <w:noWrap/>
          </w:tcPr>
          <w:p w14:paraId="01459EB4" w14:textId="77777777" w:rsidR="007C3239" w:rsidRPr="001B3655" w:rsidRDefault="00526A29" w:rsidP="007B6957">
            <w:pPr>
              <w:spacing w:before="40" w:after="40"/>
              <w:rPr>
                <w:rFonts w:eastAsia="Times New Roman"/>
              </w:rPr>
            </w:pPr>
            <w:r w:rsidRPr="001B3655">
              <w:rPr>
                <w:rFonts w:eastAsia="Times New Roman"/>
              </w:rPr>
              <w:t>magnetic resonance imaging</w:t>
            </w:r>
          </w:p>
        </w:tc>
      </w:tr>
      <w:tr w:rsidR="00CA657C" w14:paraId="772FDD64" w14:textId="77777777" w:rsidTr="004A5688">
        <w:tc>
          <w:tcPr>
            <w:tcW w:w="2014" w:type="dxa"/>
            <w:noWrap/>
          </w:tcPr>
          <w:p w14:paraId="212CDA51" w14:textId="77777777" w:rsidR="007C3239" w:rsidRPr="001B3655" w:rsidRDefault="00526A29" w:rsidP="007B6957">
            <w:pPr>
              <w:spacing w:before="40" w:after="40"/>
              <w:rPr>
                <w:rFonts w:eastAsia="Times New Roman"/>
              </w:rPr>
            </w:pPr>
            <w:r w:rsidRPr="001B3655">
              <w:rPr>
                <w:rFonts w:eastAsia="Times New Roman"/>
              </w:rPr>
              <w:t>mRNA</w:t>
            </w:r>
          </w:p>
        </w:tc>
        <w:tc>
          <w:tcPr>
            <w:tcW w:w="7095" w:type="dxa"/>
            <w:noWrap/>
          </w:tcPr>
          <w:p w14:paraId="50C02A9E" w14:textId="77777777" w:rsidR="007C3239" w:rsidRPr="001B3655" w:rsidRDefault="00526A29" w:rsidP="007B6957">
            <w:pPr>
              <w:spacing w:before="40" w:after="40"/>
              <w:rPr>
                <w:rFonts w:eastAsia="Times New Roman"/>
              </w:rPr>
            </w:pPr>
            <w:r w:rsidRPr="001B3655">
              <w:rPr>
                <w:rFonts w:eastAsia="Times New Roman"/>
              </w:rPr>
              <w:t>messenger ribonucleic acid</w:t>
            </w:r>
          </w:p>
        </w:tc>
      </w:tr>
      <w:tr w:rsidR="00CA657C" w14:paraId="2FCDF836" w14:textId="77777777" w:rsidTr="004A5688">
        <w:tc>
          <w:tcPr>
            <w:tcW w:w="2014" w:type="dxa"/>
            <w:noWrap/>
          </w:tcPr>
          <w:p w14:paraId="024D380C" w14:textId="77777777" w:rsidR="007C3239" w:rsidRPr="001B3655" w:rsidRDefault="00526A29" w:rsidP="007B6957">
            <w:pPr>
              <w:spacing w:before="40" w:after="40"/>
              <w:rPr>
                <w:rFonts w:eastAsia="Times New Roman"/>
              </w:rPr>
            </w:pPr>
            <w:r w:rsidRPr="001B3655">
              <w:t>MRP2</w:t>
            </w:r>
          </w:p>
        </w:tc>
        <w:tc>
          <w:tcPr>
            <w:tcW w:w="7095" w:type="dxa"/>
            <w:noWrap/>
          </w:tcPr>
          <w:p w14:paraId="676BDB6E" w14:textId="77777777" w:rsidR="007C3239" w:rsidRPr="001B3655" w:rsidRDefault="00526A29" w:rsidP="007B6957">
            <w:pPr>
              <w:spacing w:before="40" w:after="40"/>
              <w:rPr>
                <w:rFonts w:eastAsia="Times New Roman"/>
              </w:rPr>
            </w:pPr>
            <w:r w:rsidRPr="001B3655">
              <w:t>multidrug resistance-associated protein 2</w:t>
            </w:r>
          </w:p>
        </w:tc>
      </w:tr>
      <w:tr w:rsidR="00CA657C" w14:paraId="658FFC8D" w14:textId="77777777" w:rsidTr="004A5688">
        <w:tc>
          <w:tcPr>
            <w:tcW w:w="2014" w:type="dxa"/>
            <w:noWrap/>
            <w:hideMark/>
          </w:tcPr>
          <w:p w14:paraId="0BB7F3A8" w14:textId="77777777" w:rsidR="007C3239" w:rsidRPr="001B3655" w:rsidRDefault="00526A29" w:rsidP="007B6957">
            <w:pPr>
              <w:spacing w:before="40" w:after="40"/>
              <w:rPr>
                <w:rFonts w:eastAsia="Times New Roman"/>
              </w:rPr>
            </w:pPr>
            <w:r w:rsidRPr="001B3655">
              <w:rPr>
                <w:rFonts w:eastAsia="Times New Roman"/>
              </w:rPr>
              <w:t>MTD</w:t>
            </w:r>
          </w:p>
        </w:tc>
        <w:tc>
          <w:tcPr>
            <w:tcW w:w="7095" w:type="dxa"/>
            <w:noWrap/>
            <w:hideMark/>
          </w:tcPr>
          <w:p w14:paraId="2B0B24D0" w14:textId="77777777" w:rsidR="007C3239" w:rsidRPr="001B3655" w:rsidRDefault="00526A29" w:rsidP="007B6957">
            <w:pPr>
              <w:spacing w:before="40" w:after="40"/>
              <w:rPr>
                <w:rFonts w:eastAsia="Times New Roman"/>
              </w:rPr>
            </w:pPr>
            <w:r w:rsidRPr="001B3655">
              <w:rPr>
                <w:rFonts w:eastAsia="Times New Roman"/>
              </w:rPr>
              <w:t xml:space="preserve">maximum tolerated dose </w:t>
            </w:r>
          </w:p>
        </w:tc>
      </w:tr>
      <w:tr w:rsidR="00CA657C" w14:paraId="33F6948C" w14:textId="77777777" w:rsidTr="004A5688">
        <w:tc>
          <w:tcPr>
            <w:tcW w:w="2014" w:type="dxa"/>
            <w:noWrap/>
          </w:tcPr>
          <w:p w14:paraId="5FD8A7E1" w14:textId="77777777" w:rsidR="007C3239" w:rsidRPr="001B3655" w:rsidRDefault="00526A29" w:rsidP="007B6957">
            <w:pPr>
              <w:spacing w:before="40" w:after="40"/>
              <w:rPr>
                <w:rFonts w:eastAsia="Times New Roman"/>
              </w:rPr>
            </w:pPr>
            <w:r w:rsidRPr="001B3655">
              <w:rPr>
                <w:rFonts w:eastAsia="Times New Roman"/>
              </w:rPr>
              <w:t>mTPI</w:t>
            </w:r>
          </w:p>
        </w:tc>
        <w:tc>
          <w:tcPr>
            <w:tcW w:w="7095" w:type="dxa"/>
            <w:noWrap/>
          </w:tcPr>
          <w:p w14:paraId="15AD49D8" w14:textId="77777777" w:rsidR="007C3239" w:rsidRPr="001B3655" w:rsidRDefault="00526A29" w:rsidP="007B6957">
            <w:pPr>
              <w:spacing w:before="40" w:after="40"/>
              <w:rPr>
                <w:rFonts w:eastAsia="Times New Roman"/>
              </w:rPr>
            </w:pPr>
            <w:r w:rsidRPr="001B3655">
              <w:rPr>
                <w:rFonts w:eastAsia="Times New Roman"/>
              </w:rPr>
              <w:t>modified Toxicity Probability Interval</w:t>
            </w:r>
          </w:p>
        </w:tc>
      </w:tr>
      <w:tr w:rsidR="00CA657C" w14:paraId="57D737D6" w14:textId="77777777" w:rsidTr="004A5688">
        <w:tc>
          <w:tcPr>
            <w:tcW w:w="2014" w:type="dxa"/>
            <w:noWrap/>
          </w:tcPr>
          <w:p w14:paraId="15AD97BA" w14:textId="77777777" w:rsidR="007C3239" w:rsidRPr="001B3655" w:rsidRDefault="00526A29" w:rsidP="007B6957">
            <w:pPr>
              <w:spacing w:before="40" w:after="40"/>
              <w:rPr>
                <w:rFonts w:eastAsia="Times New Roman"/>
              </w:rPr>
            </w:pPr>
            <w:r w:rsidRPr="001B3655">
              <w:rPr>
                <w:rFonts w:eastAsia="Times New Roman"/>
              </w:rPr>
              <w:t>MZL</w:t>
            </w:r>
          </w:p>
        </w:tc>
        <w:tc>
          <w:tcPr>
            <w:tcW w:w="7095" w:type="dxa"/>
            <w:noWrap/>
          </w:tcPr>
          <w:p w14:paraId="3FA27E61" w14:textId="77777777" w:rsidR="007C3239" w:rsidRPr="001B3655" w:rsidRDefault="00526A29" w:rsidP="007B6957">
            <w:pPr>
              <w:spacing w:before="40" w:after="40"/>
              <w:rPr>
                <w:rFonts w:eastAsia="Times New Roman"/>
              </w:rPr>
            </w:pPr>
            <w:r w:rsidRPr="001B3655">
              <w:t>marginal zone lymphoma</w:t>
            </w:r>
          </w:p>
        </w:tc>
      </w:tr>
      <w:tr w:rsidR="00CA657C" w14:paraId="7AAE6115" w14:textId="77777777" w:rsidTr="004A5688">
        <w:tc>
          <w:tcPr>
            <w:tcW w:w="2014" w:type="dxa"/>
            <w:noWrap/>
          </w:tcPr>
          <w:p w14:paraId="7685FC75" w14:textId="77777777" w:rsidR="007C3239" w:rsidRPr="001B3655" w:rsidRDefault="00526A29" w:rsidP="007B6957">
            <w:pPr>
              <w:spacing w:before="40" w:after="40"/>
              <w:rPr>
                <w:rFonts w:eastAsia="Times New Roman"/>
              </w:rPr>
            </w:pPr>
            <w:r w:rsidRPr="001B3655">
              <w:rPr>
                <w:rFonts w:eastAsia="Times New Roman"/>
              </w:rPr>
              <w:t>NCI</w:t>
            </w:r>
          </w:p>
        </w:tc>
        <w:tc>
          <w:tcPr>
            <w:tcW w:w="7095" w:type="dxa"/>
            <w:noWrap/>
          </w:tcPr>
          <w:p w14:paraId="0D330E0B" w14:textId="77777777" w:rsidR="007C3239" w:rsidRPr="001B3655" w:rsidRDefault="00526A29" w:rsidP="007B6957">
            <w:pPr>
              <w:spacing w:before="40" w:after="40"/>
              <w:rPr>
                <w:rFonts w:eastAsia="Times New Roman"/>
              </w:rPr>
            </w:pPr>
            <w:r w:rsidRPr="001B3655">
              <w:rPr>
                <w:rFonts w:eastAsia="Times New Roman"/>
              </w:rPr>
              <w:t>National Cancer Institute</w:t>
            </w:r>
          </w:p>
        </w:tc>
      </w:tr>
      <w:tr w:rsidR="00CA657C" w14:paraId="163089C7" w14:textId="77777777" w:rsidTr="004A5688">
        <w:tc>
          <w:tcPr>
            <w:tcW w:w="2014" w:type="dxa"/>
            <w:noWrap/>
          </w:tcPr>
          <w:p w14:paraId="0ECF5F76" w14:textId="77777777" w:rsidR="007C3239" w:rsidRPr="001B3655" w:rsidRDefault="00526A29" w:rsidP="007B6957">
            <w:pPr>
              <w:spacing w:before="40" w:after="40"/>
              <w:rPr>
                <w:rFonts w:eastAsia="Times New Roman"/>
              </w:rPr>
            </w:pPr>
            <w:r w:rsidRPr="001B3655">
              <w:rPr>
                <w:rFonts w:eastAsia="Times New Roman"/>
              </w:rPr>
              <w:t>N/n</w:t>
            </w:r>
          </w:p>
        </w:tc>
        <w:tc>
          <w:tcPr>
            <w:tcW w:w="7095" w:type="dxa"/>
            <w:noWrap/>
          </w:tcPr>
          <w:p w14:paraId="448DFD05" w14:textId="77777777" w:rsidR="007C3239" w:rsidRPr="001B3655" w:rsidRDefault="00526A29" w:rsidP="007B6957">
            <w:pPr>
              <w:spacing w:before="40" w:after="40"/>
            </w:pPr>
            <w:r w:rsidRPr="001B3655">
              <w:t>number</w:t>
            </w:r>
          </w:p>
        </w:tc>
      </w:tr>
      <w:tr w:rsidR="00CA657C" w14:paraId="74FCCC24" w14:textId="77777777" w:rsidTr="004A5688">
        <w:tc>
          <w:tcPr>
            <w:tcW w:w="2014" w:type="dxa"/>
            <w:noWrap/>
          </w:tcPr>
          <w:p w14:paraId="5F224C6A" w14:textId="77777777" w:rsidR="007C3239" w:rsidRPr="001B3655" w:rsidRDefault="00526A29" w:rsidP="007B6957">
            <w:pPr>
              <w:spacing w:before="40" w:after="40"/>
              <w:rPr>
                <w:rFonts w:eastAsia="Times New Roman"/>
              </w:rPr>
            </w:pPr>
            <w:r w:rsidRPr="001B3655">
              <w:rPr>
                <w:rFonts w:eastAsia="Times New Roman"/>
              </w:rPr>
              <w:t>NE</w:t>
            </w:r>
          </w:p>
        </w:tc>
        <w:tc>
          <w:tcPr>
            <w:tcW w:w="7095" w:type="dxa"/>
            <w:noWrap/>
          </w:tcPr>
          <w:p w14:paraId="41DA7665" w14:textId="77777777" w:rsidR="007C3239" w:rsidRPr="001B3655" w:rsidRDefault="00526A29" w:rsidP="007B6957">
            <w:pPr>
              <w:spacing w:before="40" w:after="40"/>
              <w:rPr>
                <w:rFonts w:eastAsia="Times New Roman"/>
              </w:rPr>
            </w:pPr>
            <w:r w:rsidRPr="001B3655">
              <w:t>not evaluable</w:t>
            </w:r>
          </w:p>
        </w:tc>
      </w:tr>
      <w:tr w:rsidR="00CA657C" w14:paraId="2EB95911" w14:textId="77777777" w:rsidTr="004A5688">
        <w:tc>
          <w:tcPr>
            <w:tcW w:w="2014" w:type="dxa"/>
            <w:noWrap/>
          </w:tcPr>
          <w:p w14:paraId="21307DE9" w14:textId="77777777" w:rsidR="007C3239" w:rsidRPr="001B3655" w:rsidRDefault="00526A29" w:rsidP="007B6957">
            <w:pPr>
              <w:spacing w:before="40" w:after="40"/>
            </w:pPr>
            <w:r w:rsidRPr="001B3655">
              <w:t>NF-κB</w:t>
            </w:r>
          </w:p>
        </w:tc>
        <w:tc>
          <w:tcPr>
            <w:tcW w:w="7095" w:type="dxa"/>
            <w:noWrap/>
          </w:tcPr>
          <w:p w14:paraId="5C5B1ECC" w14:textId="77777777" w:rsidR="007C3239" w:rsidRPr="001B3655" w:rsidRDefault="00526A29" w:rsidP="007B6957">
            <w:pPr>
              <w:spacing w:before="40" w:after="40"/>
            </w:pPr>
            <w:r w:rsidRPr="001B3655">
              <w:t>nuclear factor-κB is a family of inducible transcription factors, which regulates a large array of genes involved in different processes of the immune and inflammatory responses</w:t>
            </w:r>
          </w:p>
        </w:tc>
      </w:tr>
      <w:tr w:rsidR="00CA657C" w14:paraId="306C709C" w14:textId="77777777" w:rsidTr="004A5688">
        <w:tc>
          <w:tcPr>
            <w:tcW w:w="2014" w:type="dxa"/>
            <w:noWrap/>
          </w:tcPr>
          <w:p w14:paraId="179ABCAB" w14:textId="77777777" w:rsidR="007C3239" w:rsidRPr="001B3655" w:rsidRDefault="00526A29" w:rsidP="007B6957">
            <w:pPr>
              <w:spacing w:before="40" w:after="40"/>
            </w:pPr>
            <w:r w:rsidRPr="001B3655">
              <w:t>NHL</w:t>
            </w:r>
          </w:p>
        </w:tc>
        <w:tc>
          <w:tcPr>
            <w:tcW w:w="7095" w:type="dxa"/>
            <w:noWrap/>
          </w:tcPr>
          <w:p w14:paraId="26449748" w14:textId="77777777" w:rsidR="007C3239" w:rsidRPr="001B3655" w:rsidRDefault="00526A29" w:rsidP="007B6957">
            <w:pPr>
              <w:spacing w:before="40" w:after="40"/>
            </w:pPr>
            <w:r w:rsidRPr="001B3655">
              <w:t>non-Hodgkin’s lymphoma</w:t>
            </w:r>
          </w:p>
        </w:tc>
      </w:tr>
      <w:tr w:rsidR="00CA657C" w14:paraId="3273C7A7" w14:textId="77777777" w:rsidTr="004A5688">
        <w:tc>
          <w:tcPr>
            <w:tcW w:w="2014" w:type="dxa"/>
            <w:noWrap/>
          </w:tcPr>
          <w:p w14:paraId="4B28E724" w14:textId="77777777" w:rsidR="007C3239" w:rsidRPr="001B3655" w:rsidRDefault="00526A29" w:rsidP="007B6957">
            <w:pPr>
              <w:spacing w:before="40" w:after="40"/>
            </w:pPr>
            <w:r w:rsidRPr="001B3655">
              <w:t>NOXA</w:t>
            </w:r>
          </w:p>
        </w:tc>
        <w:tc>
          <w:tcPr>
            <w:tcW w:w="7095" w:type="dxa"/>
            <w:noWrap/>
          </w:tcPr>
          <w:p w14:paraId="7B381B14" w14:textId="77777777" w:rsidR="007C3239" w:rsidRPr="001B3655" w:rsidRDefault="00526A29" w:rsidP="007B6957">
            <w:pPr>
              <w:spacing w:before="40" w:after="40"/>
            </w:pPr>
            <w:r w:rsidRPr="001B3655">
              <w:rPr>
                <w:rFonts w:eastAsia="Times New Roman"/>
              </w:rPr>
              <w:t>pro-apoptotic protein</w:t>
            </w:r>
          </w:p>
        </w:tc>
      </w:tr>
      <w:tr w:rsidR="00CA657C" w14:paraId="6C85817D" w14:textId="77777777" w:rsidTr="004A5688">
        <w:tc>
          <w:tcPr>
            <w:tcW w:w="2014" w:type="dxa"/>
            <w:noWrap/>
          </w:tcPr>
          <w:p w14:paraId="1EBF0F09" w14:textId="77777777" w:rsidR="007C3239" w:rsidRPr="001B3655" w:rsidRDefault="00526A29" w:rsidP="007B6957">
            <w:pPr>
              <w:spacing w:before="40" w:after="40"/>
              <w:rPr>
                <w:rFonts w:eastAsia="Times New Roman"/>
              </w:rPr>
            </w:pPr>
            <w:r w:rsidRPr="001B3655">
              <w:t>nPR</w:t>
            </w:r>
          </w:p>
        </w:tc>
        <w:tc>
          <w:tcPr>
            <w:tcW w:w="7095" w:type="dxa"/>
            <w:noWrap/>
          </w:tcPr>
          <w:p w14:paraId="22B09D0B" w14:textId="77777777" w:rsidR="007C3239" w:rsidRPr="001B3655" w:rsidRDefault="00526A29" w:rsidP="007B6957">
            <w:pPr>
              <w:spacing w:before="40" w:after="40"/>
              <w:rPr>
                <w:rFonts w:eastAsia="Times New Roman"/>
              </w:rPr>
            </w:pPr>
            <w:r w:rsidRPr="001B3655">
              <w:t>nodular partial remission</w:t>
            </w:r>
          </w:p>
        </w:tc>
      </w:tr>
      <w:tr w:rsidR="00CA657C" w14:paraId="54DB63E8" w14:textId="77777777" w:rsidTr="004A5688">
        <w:tc>
          <w:tcPr>
            <w:tcW w:w="2014" w:type="dxa"/>
            <w:noWrap/>
          </w:tcPr>
          <w:p w14:paraId="58C59816" w14:textId="77777777" w:rsidR="007C3239" w:rsidRPr="001B3655" w:rsidRDefault="00526A29" w:rsidP="007B6957">
            <w:pPr>
              <w:spacing w:before="40" w:after="40"/>
              <w:rPr>
                <w:rFonts w:eastAsia="Times New Roman"/>
              </w:rPr>
            </w:pPr>
            <w:r w:rsidRPr="001B3655">
              <w:t>OATP</w:t>
            </w:r>
          </w:p>
        </w:tc>
        <w:tc>
          <w:tcPr>
            <w:tcW w:w="7095" w:type="dxa"/>
            <w:noWrap/>
          </w:tcPr>
          <w:p w14:paraId="2F68719D" w14:textId="77777777" w:rsidR="007C3239" w:rsidRPr="001B3655" w:rsidRDefault="00526A29" w:rsidP="007B6957">
            <w:pPr>
              <w:spacing w:before="40" w:after="40"/>
              <w:rPr>
                <w:rFonts w:eastAsia="Times New Roman"/>
              </w:rPr>
            </w:pPr>
            <w:r w:rsidRPr="001B3655">
              <w:t>organic anion transporting polypeptide</w:t>
            </w:r>
          </w:p>
        </w:tc>
      </w:tr>
      <w:tr w:rsidR="00CA657C" w14:paraId="4547B602" w14:textId="77777777" w:rsidTr="004A5688">
        <w:tc>
          <w:tcPr>
            <w:tcW w:w="2014" w:type="dxa"/>
            <w:noWrap/>
          </w:tcPr>
          <w:p w14:paraId="7F94AD3E" w14:textId="77777777" w:rsidR="007C3239" w:rsidRPr="001B3655" w:rsidRDefault="00526A29" w:rsidP="007B6957">
            <w:pPr>
              <w:spacing w:before="40" w:after="40"/>
              <w:rPr>
                <w:rFonts w:eastAsia="Times New Roman"/>
              </w:rPr>
            </w:pPr>
            <w:r w:rsidRPr="001B3655">
              <w:t>OCT1/2</w:t>
            </w:r>
          </w:p>
        </w:tc>
        <w:tc>
          <w:tcPr>
            <w:tcW w:w="7095" w:type="dxa"/>
            <w:noWrap/>
          </w:tcPr>
          <w:p w14:paraId="05C72E4B" w14:textId="77777777" w:rsidR="007C3239" w:rsidRPr="001B3655" w:rsidRDefault="00526A29" w:rsidP="007B6957">
            <w:pPr>
              <w:spacing w:before="40" w:after="40"/>
              <w:rPr>
                <w:rFonts w:eastAsia="Times New Roman"/>
              </w:rPr>
            </w:pPr>
            <w:r w:rsidRPr="001B3655">
              <w:t>organic cation transporter 1/2</w:t>
            </w:r>
          </w:p>
        </w:tc>
      </w:tr>
      <w:tr w:rsidR="00CA657C" w14:paraId="621EEEA7" w14:textId="77777777" w:rsidTr="004A5688">
        <w:trPr>
          <w:ins w:id="4328" w:author="Powell, Deana" w:date="2026-03-05T15:34:00Z" w16du:dateUtc="2026-03-05T20:34:00Z"/>
        </w:trPr>
        <w:tc>
          <w:tcPr>
            <w:tcW w:w="2014" w:type="dxa"/>
            <w:noWrap/>
          </w:tcPr>
          <w:p w14:paraId="6B1E3E7E" w14:textId="77777777" w:rsidR="002F4E7C" w:rsidRPr="001B3655" w:rsidRDefault="00526A29" w:rsidP="007B6957">
            <w:pPr>
              <w:spacing w:before="40" w:after="40"/>
              <w:rPr>
                <w:ins w:id="4329" w:author="Powell, Deana" w:date="2026-03-05T15:34:00Z" w16du:dateUtc="2026-03-05T20:34:00Z"/>
              </w:rPr>
            </w:pPr>
            <w:ins w:id="4330" w:author="Powell, Deana" w:date="2026-03-05T15:34:00Z" w16du:dateUtc="2026-03-05T20:34:00Z">
              <w:r>
                <w:t>OME</w:t>
              </w:r>
            </w:ins>
          </w:p>
        </w:tc>
        <w:tc>
          <w:tcPr>
            <w:tcW w:w="7095" w:type="dxa"/>
            <w:noWrap/>
          </w:tcPr>
          <w:p w14:paraId="02506AD4" w14:textId="77777777" w:rsidR="002F4E7C" w:rsidRPr="001B3655" w:rsidRDefault="00526A29" w:rsidP="007B6957">
            <w:pPr>
              <w:spacing w:before="40" w:after="40"/>
              <w:rPr>
                <w:ins w:id="4331" w:author="Powell, Deana" w:date="2026-03-05T15:34:00Z" w16du:dateUtc="2026-03-05T20:34:00Z"/>
              </w:rPr>
            </w:pPr>
            <w:ins w:id="4332" w:author="Powell, Deana" w:date="2026-03-05T15:34:00Z" w16du:dateUtc="2026-03-05T20:34:00Z">
              <w:r>
                <w:t>other important medical events</w:t>
              </w:r>
            </w:ins>
          </w:p>
        </w:tc>
      </w:tr>
      <w:tr w:rsidR="00CA657C" w14:paraId="4CAD8852" w14:textId="77777777" w:rsidTr="004A5688">
        <w:tc>
          <w:tcPr>
            <w:tcW w:w="2014" w:type="dxa"/>
            <w:noWrap/>
          </w:tcPr>
          <w:p w14:paraId="57B659E1" w14:textId="77777777" w:rsidR="007C3239" w:rsidRPr="001B3655" w:rsidRDefault="00526A29" w:rsidP="007B6957">
            <w:pPr>
              <w:spacing w:before="40" w:after="40"/>
              <w:rPr>
                <w:rFonts w:eastAsia="Times New Roman"/>
              </w:rPr>
            </w:pPr>
            <w:r w:rsidRPr="001B3655">
              <w:rPr>
                <w:rFonts w:eastAsia="Times New Roman"/>
              </w:rPr>
              <w:t>OR</w:t>
            </w:r>
          </w:p>
        </w:tc>
        <w:tc>
          <w:tcPr>
            <w:tcW w:w="7095" w:type="dxa"/>
            <w:noWrap/>
          </w:tcPr>
          <w:p w14:paraId="09A2FC16" w14:textId="77777777" w:rsidR="007C3239" w:rsidRPr="001B3655" w:rsidRDefault="00526A29" w:rsidP="007B6957">
            <w:pPr>
              <w:spacing w:before="40" w:after="40"/>
              <w:rPr>
                <w:rFonts w:eastAsia="Times New Roman"/>
              </w:rPr>
            </w:pPr>
            <w:r w:rsidRPr="001B3655">
              <w:rPr>
                <w:rFonts w:eastAsia="Times New Roman"/>
              </w:rPr>
              <w:t>objective response</w:t>
            </w:r>
          </w:p>
        </w:tc>
      </w:tr>
      <w:tr w:rsidR="00CA657C" w14:paraId="73E98C6D" w14:textId="77777777" w:rsidTr="004A5688">
        <w:tc>
          <w:tcPr>
            <w:tcW w:w="2014" w:type="dxa"/>
            <w:noWrap/>
          </w:tcPr>
          <w:p w14:paraId="385391B3" w14:textId="77777777" w:rsidR="007C3239" w:rsidRPr="001B3655" w:rsidRDefault="00526A29" w:rsidP="007B6957">
            <w:pPr>
              <w:spacing w:before="40" w:after="40"/>
              <w:rPr>
                <w:rFonts w:eastAsia="Times New Roman"/>
              </w:rPr>
            </w:pPr>
            <w:r w:rsidRPr="001B3655">
              <w:rPr>
                <w:rFonts w:eastAsia="Times New Roman"/>
              </w:rPr>
              <w:t>ORR</w:t>
            </w:r>
          </w:p>
        </w:tc>
        <w:tc>
          <w:tcPr>
            <w:tcW w:w="7095" w:type="dxa"/>
            <w:noWrap/>
          </w:tcPr>
          <w:p w14:paraId="790946AE" w14:textId="77777777" w:rsidR="007C3239" w:rsidRPr="001B3655" w:rsidRDefault="00526A29" w:rsidP="007B6957">
            <w:pPr>
              <w:spacing w:before="40" w:after="40"/>
              <w:rPr>
                <w:rFonts w:eastAsia="Times New Roman"/>
              </w:rPr>
            </w:pPr>
            <w:bookmarkStart w:id="4333" w:name="_Hlk1996763"/>
            <w:r w:rsidRPr="001B3655">
              <w:rPr>
                <w:rFonts w:eastAsia="Times New Roman"/>
              </w:rPr>
              <w:t>objective response rate</w:t>
            </w:r>
            <w:bookmarkEnd w:id="4333"/>
          </w:p>
        </w:tc>
      </w:tr>
      <w:tr w:rsidR="00CA657C" w14:paraId="6A975420" w14:textId="77777777" w:rsidTr="004A5688">
        <w:tc>
          <w:tcPr>
            <w:tcW w:w="2014" w:type="dxa"/>
            <w:noWrap/>
          </w:tcPr>
          <w:p w14:paraId="61BD1E51" w14:textId="77777777" w:rsidR="007C3239" w:rsidRPr="001B3655" w:rsidRDefault="00526A29" w:rsidP="007B6957">
            <w:pPr>
              <w:spacing w:before="40" w:after="40"/>
              <w:rPr>
                <w:rFonts w:eastAsia="Times New Roman"/>
              </w:rPr>
            </w:pPr>
            <w:r w:rsidRPr="001B3655">
              <w:rPr>
                <w:rFonts w:eastAsia="Times New Roman"/>
              </w:rPr>
              <w:t>OS</w:t>
            </w:r>
          </w:p>
        </w:tc>
        <w:tc>
          <w:tcPr>
            <w:tcW w:w="7095" w:type="dxa"/>
            <w:noWrap/>
          </w:tcPr>
          <w:p w14:paraId="2F40F8D8" w14:textId="77777777" w:rsidR="007C3239" w:rsidRPr="001B3655" w:rsidRDefault="00526A29" w:rsidP="007B6957">
            <w:pPr>
              <w:spacing w:before="40" w:after="40"/>
              <w:rPr>
                <w:rFonts w:eastAsia="Times New Roman"/>
              </w:rPr>
            </w:pPr>
            <w:r w:rsidRPr="001B3655">
              <w:rPr>
                <w:rFonts w:eastAsia="Times New Roman"/>
              </w:rPr>
              <w:t>overall survival</w:t>
            </w:r>
          </w:p>
        </w:tc>
      </w:tr>
      <w:tr w:rsidR="00CA657C" w14:paraId="2F307F7C" w14:textId="77777777" w:rsidTr="004A5688">
        <w:tc>
          <w:tcPr>
            <w:tcW w:w="2014" w:type="dxa"/>
            <w:noWrap/>
          </w:tcPr>
          <w:p w14:paraId="4A8351C6" w14:textId="77777777" w:rsidR="007C3239" w:rsidRPr="001B3655" w:rsidRDefault="00526A29" w:rsidP="007B6957">
            <w:pPr>
              <w:spacing w:before="40" w:after="40"/>
              <w:rPr>
                <w:rFonts w:eastAsia="Times New Roman"/>
              </w:rPr>
            </w:pPr>
            <w:r w:rsidRPr="001B3655">
              <w:rPr>
                <w:rFonts w:eastAsia="Times New Roman"/>
              </w:rPr>
              <w:t>OTC</w:t>
            </w:r>
          </w:p>
        </w:tc>
        <w:tc>
          <w:tcPr>
            <w:tcW w:w="7095" w:type="dxa"/>
            <w:noWrap/>
          </w:tcPr>
          <w:p w14:paraId="2AE50654" w14:textId="77777777" w:rsidR="007C3239" w:rsidRPr="001B3655" w:rsidRDefault="00526A29" w:rsidP="007B6957">
            <w:pPr>
              <w:spacing w:before="40" w:after="40"/>
              <w:rPr>
                <w:rFonts w:eastAsia="Times New Roman"/>
              </w:rPr>
            </w:pPr>
            <w:r w:rsidRPr="001B3655">
              <w:rPr>
                <w:rFonts w:eastAsia="Times New Roman"/>
              </w:rPr>
              <w:t>over-the-counter</w:t>
            </w:r>
          </w:p>
        </w:tc>
      </w:tr>
      <w:tr w:rsidR="00CA657C" w14:paraId="380757EA" w14:textId="77777777" w:rsidTr="004A5688">
        <w:trPr>
          <w:ins w:id="4334" w:author="Powell, Deana" w:date="2026-03-05T15:34:00Z" w16du:dateUtc="2026-03-05T20:34:00Z"/>
        </w:trPr>
        <w:tc>
          <w:tcPr>
            <w:tcW w:w="2014" w:type="dxa"/>
            <w:noWrap/>
          </w:tcPr>
          <w:p w14:paraId="72979003" w14:textId="77777777" w:rsidR="00A56807" w:rsidRPr="001B3655" w:rsidRDefault="00526A29" w:rsidP="007B6957">
            <w:pPr>
              <w:spacing w:before="40" w:after="40"/>
              <w:rPr>
                <w:ins w:id="4335" w:author="Powell, Deana" w:date="2026-03-05T15:34:00Z" w16du:dateUtc="2026-03-05T20:34:00Z"/>
              </w:rPr>
            </w:pPr>
            <w:ins w:id="4336" w:author="Powell, Deana" w:date="2026-03-05T15:34:00Z" w16du:dateUtc="2026-03-05T20:34:00Z">
              <w:r>
                <w:t>PB</w:t>
              </w:r>
            </w:ins>
          </w:p>
        </w:tc>
        <w:tc>
          <w:tcPr>
            <w:tcW w:w="7095" w:type="dxa"/>
            <w:noWrap/>
          </w:tcPr>
          <w:p w14:paraId="3B7CA65F" w14:textId="77777777" w:rsidR="00A56807" w:rsidRPr="001B3655" w:rsidRDefault="00526A29" w:rsidP="007B6957">
            <w:pPr>
              <w:spacing w:before="40" w:after="40"/>
              <w:rPr>
                <w:ins w:id="4337" w:author="Powell, Deana" w:date="2026-03-05T15:34:00Z" w16du:dateUtc="2026-03-05T20:34:00Z"/>
              </w:rPr>
            </w:pPr>
            <w:ins w:id="4338" w:author="Powell, Deana" w:date="2026-03-05T15:34:00Z" w16du:dateUtc="2026-03-05T20:34:00Z">
              <w:r>
                <w:t>peripheral blood</w:t>
              </w:r>
            </w:ins>
          </w:p>
        </w:tc>
      </w:tr>
      <w:tr w:rsidR="00CA657C" w14:paraId="7F6A7FB2" w14:textId="77777777" w:rsidTr="004A5688">
        <w:tc>
          <w:tcPr>
            <w:tcW w:w="2014" w:type="dxa"/>
            <w:noWrap/>
          </w:tcPr>
          <w:p w14:paraId="0CC477D7" w14:textId="77777777" w:rsidR="007C3239" w:rsidRPr="001B3655" w:rsidRDefault="00526A29" w:rsidP="007B6957">
            <w:pPr>
              <w:spacing w:before="40" w:after="40"/>
              <w:rPr>
                <w:rFonts w:eastAsia="Times New Roman"/>
              </w:rPr>
            </w:pPr>
            <w:r w:rsidRPr="001B3655">
              <w:rPr>
                <w:rFonts w:eastAsia="Times New Roman"/>
              </w:rPr>
              <w:t>PD</w:t>
            </w:r>
          </w:p>
        </w:tc>
        <w:tc>
          <w:tcPr>
            <w:tcW w:w="7095" w:type="dxa"/>
            <w:noWrap/>
          </w:tcPr>
          <w:p w14:paraId="68361FB0" w14:textId="77777777" w:rsidR="007C3239" w:rsidRPr="001B3655" w:rsidRDefault="00526A29" w:rsidP="007B6957">
            <w:pPr>
              <w:spacing w:before="40" w:after="40"/>
              <w:rPr>
                <w:rFonts w:eastAsia="Times New Roman"/>
              </w:rPr>
            </w:pPr>
            <w:r w:rsidRPr="001B3655">
              <w:rPr>
                <w:rFonts w:eastAsia="Times New Roman"/>
              </w:rPr>
              <w:t>pharmacodynamic</w:t>
            </w:r>
          </w:p>
        </w:tc>
      </w:tr>
      <w:tr w:rsidR="00CA657C" w14:paraId="31653B44" w14:textId="77777777" w:rsidTr="004A5688">
        <w:tc>
          <w:tcPr>
            <w:tcW w:w="2014" w:type="dxa"/>
            <w:noWrap/>
          </w:tcPr>
          <w:p w14:paraId="33B1CAEC" w14:textId="77777777" w:rsidR="007C3239" w:rsidRPr="001B3655" w:rsidRDefault="00526A29" w:rsidP="007B6957">
            <w:pPr>
              <w:spacing w:before="40" w:after="40"/>
              <w:rPr>
                <w:rFonts w:eastAsia="Times New Roman"/>
              </w:rPr>
            </w:pPr>
            <w:r w:rsidRPr="001B3655">
              <w:rPr>
                <w:rFonts w:eastAsia="Times New Roman"/>
              </w:rPr>
              <w:t>PD-L1</w:t>
            </w:r>
          </w:p>
        </w:tc>
        <w:tc>
          <w:tcPr>
            <w:tcW w:w="7095" w:type="dxa"/>
            <w:noWrap/>
          </w:tcPr>
          <w:p w14:paraId="46C291EE" w14:textId="77777777" w:rsidR="007C3239" w:rsidRPr="001B3655" w:rsidRDefault="00526A29" w:rsidP="007B6957">
            <w:pPr>
              <w:spacing w:before="40" w:after="40"/>
              <w:rPr>
                <w:rFonts w:eastAsia="Times New Roman"/>
              </w:rPr>
            </w:pPr>
            <w:r w:rsidRPr="001B3655">
              <w:rPr>
                <w:rFonts w:eastAsia="Times New Roman"/>
              </w:rPr>
              <w:t>programmed cell death ligand 1</w:t>
            </w:r>
          </w:p>
        </w:tc>
      </w:tr>
      <w:tr w:rsidR="00CA657C" w14:paraId="50C80512" w14:textId="77777777" w:rsidTr="004A5688">
        <w:tc>
          <w:tcPr>
            <w:tcW w:w="2014" w:type="dxa"/>
            <w:noWrap/>
          </w:tcPr>
          <w:p w14:paraId="139F7772" w14:textId="77777777" w:rsidR="007C3239" w:rsidRPr="001B3655" w:rsidRDefault="00526A29" w:rsidP="007B6957">
            <w:pPr>
              <w:spacing w:before="40" w:after="40"/>
              <w:rPr>
                <w:rFonts w:eastAsia="Times New Roman"/>
              </w:rPr>
            </w:pPr>
            <w:r w:rsidRPr="001B3655">
              <w:rPr>
                <w:rFonts w:eastAsia="Times New Roman"/>
              </w:rPr>
              <w:t>PFS</w:t>
            </w:r>
          </w:p>
        </w:tc>
        <w:tc>
          <w:tcPr>
            <w:tcW w:w="7095" w:type="dxa"/>
            <w:noWrap/>
          </w:tcPr>
          <w:p w14:paraId="67B61EC9" w14:textId="77777777" w:rsidR="007C3239" w:rsidRPr="001B3655" w:rsidRDefault="00526A29" w:rsidP="007B6957">
            <w:pPr>
              <w:spacing w:before="40" w:after="40"/>
              <w:rPr>
                <w:rFonts w:eastAsia="Times New Roman"/>
              </w:rPr>
            </w:pPr>
            <w:r w:rsidRPr="001B3655">
              <w:rPr>
                <w:rFonts w:eastAsia="Times New Roman"/>
              </w:rPr>
              <w:t>progression-free survival</w:t>
            </w:r>
          </w:p>
        </w:tc>
      </w:tr>
      <w:tr w:rsidR="00CA657C" w14:paraId="218C3D4F" w14:textId="77777777" w:rsidTr="004A5688">
        <w:tc>
          <w:tcPr>
            <w:tcW w:w="2014" w:type="dxa"/>
            <w:noWrap/>
          </w:tcPr>
          <w:p w14:paraId="24776DA4" w14:textId="77777777" w:rsidR="007C3239" w:rsidRPr="001B3655" w:rsidRDefault="00526A29" w:rsidP="007B6957">
            <w:pPr>
              <w:spacing w:before="40" w:after="40"/>
              <w:rPr>
                <w:rFonts w:eastAsia="Times New Roman"/>
              </w:rPr>
            </w:pPr>
            <w:r w:rsidRPr="001B3655">
              <w:rPr>
                <w:rFonts w:eastAsia="Times New Roman"/>
              </w:rPr>
              <w:t>P-gp</w:t>
            </w:r>
          </w:p>
        </w:tc>
        <w:tc>
          <w:tcPr>
            <w:tcW w:w="7095" w:type="dxa"/>
            <w:noWrap/>
          </w:tcPr>
          <w:p w14:paraId="14B5E7D9" w14:textId="77777777" w:rsidR="007C3239" w:rsidRPr="001B3655" w:rsidRDefault="00526A29" w:rsidP="007B6957">
            <w:pPr>
              <w:spacing w:before="40" w:after="40"/>
              <w:rPr>
                <w:rFonts w:eastAsia="Times New Roman"/>
              </w:rPr>
            </w:pPr>
            <w:r w:rsidRPr="001B3655">
              <w:rPr>
                <w:rFonts w:eastAsia="Times New Roman"/>
              </w:rPr>
              <w:t>p-glycoprotein</w:t>
            </w:r>
          </w:p>
        </w:tc>
      </w:tr>
      <w:tr w:rsidR="00CA657C" w14:paraId="400D5A81" w14:textId="77777777" w:rsidTr="004A5688">
        <w:tc>
          <w:tcPr>
            <w:tcW w:w="2014" w:type="dxa"/>
            <w:noWrap/>
            <w:hideMark/>
          </w:tcPr>
          <w:p w14:paraId="1C18D27F" w14:textId="77777777" w:rsidR="007C3239" w:rsidRPr="001B3655" w:rsidRDefault="00526A29" w:rsidP="007B6957">
            <w:pPr>
              <w:spacing w:before="40" w:after="40"/>
              <w:rPr>
                <w:rFonts w:eastAsia="Times New Roman"/>
              </w:rPr>
            </w:pPr>
            <w:r w:rsidRPr="001B3655">
              <w:rPr>
                <w:rFonts w:eastAsia="Times New Roman"/>
              </w:rPr>
              <w:t>PK</w:t>
            </w:r>
          </w:p>
        </w:tc>
        <w:tc>
          <w:tcPr>
            <w:tcW w:w="7095" w:type="dxa"/>
            <w:noWrap/>
            <w:hideMark/>
          </w:tcPr>
          <w:p w14:paraId="7F5020F5" w14:textId="77777777" w:rsidR="007C3239" w:rsidRPr="001B3655" w:rsidRDefault="00526A29" w:rsidP="007B6957">
            <w:pPr>
              <w:spacing w:before="40" w:after="40"/>
              <w:rPr>
                <w:rFonts w:eastAsia="Times New Roman"/>
              </w:rPr>
            </w:pPr>
            <w:r w:rsidRPr="001B3655">
              <w:rPr>
                <w:rFonts w:eastAsia="Times New Roman"/>
              </w:rPr>
              <w:t>ph</w:t>
            </w:r>
            <w:bookmarkStart w:id="4339" w:name="_Hlk116989626"/>
            <w:r w:rsidRPr="001B3655">
              <w:rPr>
                <w:rFonts w:eastAsia="Times New Roman"/>
              </w:rPr>
              <w:t>armacokinetic</w:t>
            </w:r>
            <w:bookmarkEnd w:id="4339"/>
          </w:p>
        </w:tc>
      </w:tr>
      <w:tr w:rsidR="00CA657C" w14:paraId="5EA48A72" w14:textId="77777777" w:rsidTr="004A5688">
        <w:tc>
          <w:tcPr>
            <w:tcW w:w="2014" w:type="dxa"/>
            <w:noWrap/>
          </w:tcPr>
          <w:p w14:paraId="5B55D84F" w14:textId="77777777" w:rsidR="007C3239" w:rsidRPr="001B3655" w:rsidRDefault="00526A29" w:rsidP="007B6957">
            <w:pPr>
              <w:spacing w:before="40" w:after="40"/>
              <w:rPr>
                <w:rFonts w:eastAsia="Times New Roman"/>
              </w:rPr>
            </w:pPr>
            <w:r w:rsidRPr="001B3655">
              <w:t>PLC-γ2</w:t>
            </w:r>
          </w:p>
        </w:tc>
        <w:tc>
          <w:tcPr>
            <w:tcW w:w="7095" w:type="dxa"/>
            <w:noWrap/>
          </w:tcPr>
          <w:p w14:paraId="0758398D" w14:textId="77777777" w:rsidR="007C3239" w:rsidRPr="001B3655" w:rsidRDefault="00526A29" w:rsidP="007B6957">
            <w:pPr>
              <w:spacing w:before="40" w:after="40"/>
              <w:rPr>
                <w:rFonts w:eastAsia="Times New Roman"/>
              </w:rPr>
            </w:pPr>
            <w:r w:rsidRPr="001B3655">
              <w:t>phospholipase C gamma 2 protein</w:t>
            </w:r>
          </w:p>
        </w:tc>
      </w:tr>
      <w:tr w:rsidR="00CA657C" w14:paraId="3E7BE620" w14:textId="77777777" w:rsidTr="004A5688">
        <w:tc>
          <w:tcPr>
            <w:tcW w:w="2014" w:type="dxa"/>
            <w:noWrap/>
          </w:tcPr>
          <w:p w14:paraId="69602867" w14:textId="77777777" w:rsidR="007C3239" w:rsidRPr="001B3655" w:rsidRDefault="00526A29" w:rsidP="007B6957">
            <w:pPr>
              <w:spacing w:before="40" w:after="40"/>
              <w:rPr>
                <w:rFonts w:eastAsia="Times New Roman"/>
              </w:rPr>
            </w:pPr>
            <w:r w:rsidRPr="001B3655">
              <w:rPr>
                <w:rFonts w:eastAsia="Times New Roman"/>
              </w:rPr>
              <w:t>POCBP</w:t>
            </w:r>
          </w:p>
        </w:tc>
        <w:tc>
          <w:tcPr>
            <w:tcW w:w="7095" w:type="dxa"/>
            <w:noWrap/>
          </w:tcPr>
          <w:p w14:paraId="28FAF453" w14:textId="77777777" w:rsidR="007C3239" w:rsidRPr="001B3655" w:rsidRDefault="00526A29" w:rsidP="007B6957">
            <w:pPr>
              <w:spacing w:before="40" w:after="40"/>
              <w:rPr>
                <w:rFonts w:eastAsia="Times New Roman"/>
              </w:rPr>
            </w:pPr>
            <w:r w:rsidRPr="001B3655">
              <w:rPr>
                <w:rFonts w:eastAsia="Times New Roman"/>
              </w:rPr>
              <w:t>person of childbearing potential</w:t>
            </w:r>
          </w:p>
        </w:tc>
      </w:tr>
      <w:tr w:rsidR="00CA657C" w14:paraId="16946C46" w14:textId="77777777" w:rsidTr="004A5688">
        <w:tc>
          <w:tcPr>
            <w:tcW w:w="2014" w:type="dxa"/>
            <w:noWrap/>
          </w:tcPr>
          <w:p w14:paraId="32382887" w14:textId="77777777" w:rsidR="007C3239" w:rsidRPr="001B3655" w:rsidRDefault="00526A29" w:rsidP="007B6957">
            <w:pPr>
              <w:spacing w:before="40" w:after="40"/>
              <w:rPr>
                <w:rFonts w:eastAsia="Times New Roman"/>
              </w:rPr>
            </w:pPr>
            <w:r w:rsidRPr="001B3655">
              <w:rPr>
                <w:rFonts w:eastAsia="Times New Roman"/>
              </w:rPr>
              <w:t>PPD</w:t>
            </w:r>
          </w:p>
        </w:tc>
        <w:tc>
          <w:tcPr>
            <w:tcW w:w="7095" w:type="dxa"/>
            <w:noWrap/>
          </w:tcPr>
          <w:p w14:paraId="2F7780C9" w14:textId="77777777" w:rsidR="007C3239" w:rsidRPr="001B3655" w:rsidRDefault="00526A29" w:rsidP="007B6957">
            <w:pPr>
              <w:spacing w:before="40" w:after="40"/>
              <w:rPr>
                <w:rFonts w:eastAsia="Times New Roman"/>
              </w:rPr>
            </w:pPr>
            <w:r w:rsidRPr="001B3655">
              <w:rPr>
                <w:rFonts w:eastAsia="Times New Roman"/>
              </w:rPr>
              <w:t>perpendicular diameter</w:t>
            </w:r>
          </w:p>
        </w:tc>
      </w:tr>
      <w:tr w:rsidR="00CA657C" w14:paraId="08BED5D6" w14:textId="77777777" w:rsidTr="004A5688">
        <w:tc>
          <w:tcPr>
            <w:tcW w:w="2014" w:type="dxa"/>
            <w:noWrap/>
          </w:tcPr>
          <w:p w14:paraId="570A7752" w14:textId="77777777" w:rsidR="007C3239" w:rsidRPr="001B3655" w:rsidRDefault="00526A29" w:rsidP="007B6957">
            <w:pPr>
              <w:spacing w:before="40" w:after="40"/>
              <w:rPr>
                <w:rFonts w:eastAsia="Times New Roman"/>
              </w:rPr>
            </w:pPr>
            <w:r w:rsidRPr="001B3655">
              <w:rPr>
                <w:rFonts w:eastAsia="Times New Roman"/>
              </w:rPr>
              <w:t>PR</w:t>
            </w:r>
          </w:p>
        </w:tc>
        <w:tc>
          <w:tcPr>
            <w:tcW w:w="7095" w:type="dxa"/>
            <w:noWrap/>
          </w:tcPr>
          <w:p w14:paraId="47905FFA" w14:textId="77777777" w:rsidR="007C3239" w:rsidRPr="001B3655" w:rsidRDefault="00526A29" w:rsidP="007B6957">
            <w:pPr>
              <w:spacing w:before="40" w:after="40"/>
              <w:rPr>
                <w:rFonts w:eastAsia="Times New Roman"/>
              </w:rPr>
            </w:pPr>
            <w:r>
              <w:rPr>
                <w:rFonts w:eastAsia="Times New Roman"/>
              </w:rPr>
              <w:t>partial response/remission</w:t>
            </w:r>
          </w:p>
        </w:tc>
      </w:tr>
      <w:tr w:rsidR="00CA657C" w14:paraId="57337BC8" w14:textId="77777777" w:rsidTr="004A5688">
        <w:tc>
          <w:tcPr>
            <w:tcW w:w="2014" w:type="dxa"/>
            <w:noWrap/>
          </w:tcPr>
          <w:p w14:paraId="1C1E2852" w14:textId="77777777" w:rsidR="007C3239" w:rsidRPr="001B3655" w:rsidRDefault="00526A29" w:rsidP="007B6957">
            <w:pPr>
              <w:spacing w:before="40" w:after="40"/>
              <w:rPr>
                <w:rFonts w:eastAsia="Times New Roman"/>
              </w:rPr>
            </w:pPr>
            <w:r w:rsidRPr="001B3655">
              <w:rPr>
                <w:rFonts w:eastAsia="Times New Roman"/>
              </w:rPr>
              <w:t>PRL</w:t>
            </w:r>
          </w:p>
        </w:tc>
        <w:tc>
          <w:tcPr>
            <w:tcW w:w="7095" w:type="dxa"/>
            <w:noWrap/>
          </w:tcPr>
          <w:p w14:paraId="4BFD8065" w14:textId="77777777" w:rsidR="007C3239" w:rsidRPr="001B3655" w:rsidRDefault="00526A29" w:rsidP="007B6957">
            <w:pPr>
              <w:spacing w:before="40" w:after="40"/>
              <w:rPr>
                <w:rFonts w:eastAsia="Times New Roman"/>
              </w:rPr>
            </w:pPr>
            <w:r w:rsidRPr="001B3655">
              <w:rPr>
                <w:rFonts w:eastAsia="Times New Roman"/>
              </w:rPr>
              <w:t>partial response with lymphocytosis</w:t>
            </w:r>
          </w:p>
        </w:tc>
      </w:tr>
      <w:tr w:rsidR="00CA657C" w14:paraId="2695C84E" w14:textId="77777777" w:rsidTr="004A5688">
        <w:tc>
          <w:tcPr>
            <w:tcW w:w="2014" w:type="dxa"/>
            <w:noWrap/>
          </w:tcPr>
          <w:p w14:paraId="6D20805E" w14:textId="77777777" w:rsidR="007C3239" w:rsidRPr="001B3655" w:rsidRDefault="00526A29" w:rsidP="007B6957">
            <w:pPr>
              <w:spacing w:before="40" w:after="40"/>
              <w:rPr>
                <w:rFonts w:eastAsia="Times New Roman"/>
              </w:rPr>
            </w:pPr>
            <w:r w:rsidRPr="001B3655">
              <w:rPr>
                <w:rFonts w:eastAsia="Times New Roman"/>
              </w:rPr>
              <w:t>PRO</w:t>
            </w:r>
          </w:p>
        </w:tc>
        <w:tc>
          <w:tcPr>
            <w:tcW w:w="7095" w:type="dxa"/>
            <w:noWrap/>
          </w:tcPr>
          <w:p w14:paraId="12E998C0" w14:textId="77777777" w:rsidR="007C3239" w:rsidRPr="001B3655" w:rsidRDefault="00526A29" w:rsidP="007B6957">
            <w:pPr>
              <w:spacing w:before="40" w:after="40"/>
              <w:rPr>
                <w:rFonts w:eastAsia="Times New Roman"/>
              </w:rPr>
            </w:pPr>
            <w:r w:rsidRPr="001B3655">
              <w:rPr>
                <w:rFonts w:eastAsia="Times New Roman"/>
              </w:rPr>
              <w:t>patient-reported outcome</w:t>
            </w:r>
          </w:p>
        </w:tc>
      </w:tr>
      <w:tr w:rsidR="00CA657C" w14:paraId="4C2D802F" w14:textId="77777777" w:rsidTr="004A5688">
        <w:tc>
          <w:tcPr>
            <w:tcW w:w="2014" w:type="dxa"/>
            <w:noWrap/>
          </w:tcPr>
          <w:p w14:paraId="5B3227E9" w14:textId="77777777" w:rsidR="007C3239" w:rsidRPr="001B3655" w:rsidRDefault="00526A29" w:rsidP="007B6957">
            <w:pPr>
              <w:spacing w:before="40" w:after="40"/>
              <w:rPr>
                <w:rFonts w:eastAsia="Times New Roman"/>
              </w:rPr>
            </w:pPr>
            <w:r w:rsidRPr="001B3655">
              <w:rPr>
                <w:rFonts w:eastAsia="Times New Roman"/>
              </w:rPr>
              <w:t>PUMA</w:t>
            </w:r>
          </w:p>
        </w:tc>
        <w:tc>
          <w:tcPr>
            <w:tcW w:w="7095" w:type="dxa"/>
            <w:noWrap/>
          </w:tcPr>
          <w:p w14:paraId="2E31EBBD" w14:textId="77777777" w:rsidR="007C3239" w:rsidRPr="001B3655" w:rsidRDefault="00526A29" w:rsidP="007B6957">
            <w:pPr>
              <w:spacing w:before="40" w:after="40"/>
              <w:rPr>
                <w:rFonts w:eastAsia="Times New Roman"/>
              </w:rPr>
            </w:pPr>
            <w:r w:rsidRPr="001B3655">
              <w:rPr>
                <w:rFonts w:eastAsia="Times New Roman"/>
              </w:rPr>
              <w:t>pro-apoptotic protein</w:t>
            </w:r>
          </w:p>
        </w:tc>
      </w:tr>
      <w:tr w:rsidR="00CA657C" w14:paraId="7089A67B" w14:textId="77777777" w:rsidTr="004A5688">
        <w:tc>
          <w:tcPr>
            <w:tcW w:w="2014" w:type="dxa"/>
            <w:noWrap/>
          </w:tcPr>
          <w:p w14:paraId="089B72B4" w14:textId="77777777" w:rsidR="007C3239" w:rsidRPr="001B3655" w:rsidRDefault="00526A29" w:rsidP="007B6957">
            <w:pPr>
              <w:spacing w:before="40" w:after="40"/>
              <w:rPr>
                <w:rFonts w:eastAsia="Times New Roman"/>
              </w:rPr>
            </w:pPr>
            <w:r w:rsidRPr="001B3655">
              <w:rPr>
                <w:rFonts w:eastAsia="Times New Roman"/>
              </w:rPr>
              <w:t>Q6W</w:t>
            </w:r>
          </w:p>
        </w:tc>
        <w:tc>
          <w:tcPr>
            <w:tcW w:w="7095" w:type="dxa"/>
            <w:noWrap/>
          </w:tcPr>
          <w:p w14:paraId="4E8C1EE2" w14:textId="77777777" w:rsidR="007C3239" w:rsidRPr="001B3655" w:rsidRDefault="00526A29" w:rsidP="007B6957">
            <w:pPr>
              <w:spacing w:before="40" w:after="40"/>
              <w:rPr>
                <w:rFonts w:eastAsia="Times New Roman"/>
              </w:rPr>
            </w:pPr>
            <w:r w:rsidRPr="001B3655">
              <w:rPr>
                <w:rFonts w:eastAsia="Times New Roman"/>
              </w:rPr>
              <w:t>every 6 weeks</w:t>
            </w:r>
          </w:p>
        </w:tc>
      </w:tr>
      <w:tr w:rsidR="00CA657C" w14:paraId="7DE0507E" w14:textId="77777777" w:rsidTr="004A5688">
        <w:tc>
          <w:tcPr>
            <w:tcW w:w="2014" w:type="dxa"/>
            <w:noWrap/>
          </w:tcPr>
          <w:p w14:paraId="6BC4A97A" w14:textId="77777777" w:rsidR="007C3239" w:rsidRPr="001B3655" w:rsidRDefault="00526A29" w:rsidP="007B6957">
            <w:pPr>
              <w:spacing w:before="40" w:after="40"/>
              <w:rPr>
                <w:rFonts w:eastAsia="Times New Roman"/>
              </w:rPr>
            </w:pPr>
            <w:r w:rsidRPr="001B3655">
              <w:rPr>
                <w:rFonts w:eastAsia="Times New Roman"/>
              </w:rPr>
              <w:t>Q12W</w:t>
            </w:r>
          </w:p>
        </w:tc>
        <w:tc>
          <w:tcPr>
            <w:tcW w:w="7095" w:type="dxa"/>
            <w:noWrap/>
          </w:tcPr>
          <w:p w14:paraId="72A6A3A1" w14:textId="77777777" w:rsidR="007C3239" w:rsidRPr="001B3655" w:rsidRDefault="00526A29" w:rsidP="007B6957">
            <w:pPr>
              <w:spacing w:before="40" w:after="40"/>
              <w:rPr>
                <w:rFonts w:eastAsia="Times New Roman"/>
              </w:rPr>
            </w:pPr>
            <w:r w:rsidRPr="001B3655">
              <w:rPr>
                <w:rFonts w:eastAsia="Times New Roman"/>
              </w:rPr>
              <w:t>every 12 weeks</w:t>
            </w:r>
          </w:p>
        </w:tc>
      </w:tr>
      <w:tr w:rsidR="00CA657C" w14:paraId="549F705A" w14:textId="77777777" w:rsidTr="004A5688">
        <w:tc>
          <w:tcPr>
            <w:tcW w:w="2014" w:type="dxa"/>
            <w:noWrap/>
          </w:tcPr>
          <w:p w14:paraId="217CFF77" w14:textId="77777777" w:rsidR="007C3239" w:rsidRPr="001B3655" w:rsidRDefault="00526A29" w:rsidP="007B6957">
            <w:pPr>
              <w:spacing w:before="40" w:after="40"/>
              <w:rPr>
                <w:rFonts w:eastAsia="Times New Roman"/>
              </w:rPr>
            </w:pPr>
            <w:r w:rsidRPr="001B3655">
              <w:rPr>
                <w:rFonts w:eastAsia="Times New Roman"/>
              </w:rPr>
              <w:t>Q24W</w:t>
            </w:r>
          </w:p>
        </w:tc>
        <w:tc>
          <w:tcPr>
            <w:tcW w:w="7095" w:type="dxa"/>
            <w:noWrap/>
          </w:tcPr>
          <w:p w14:paraId="53613E4A" w14:textId="77777777" w:rsidR="007C3239" w:rsidRPr="001B3655" w:rsidRDefault="00526A29" w:rsidP="007B6957">
            <w:pPr>
              <w:spacing w:before="40" w:after="40"/>
              <w:rPr>
                <w:rFonts w:eastAsia="Times New Roman"/>
              </w:rPr>
            </w:pPr>
            <w:r w:rsidRPr="001B3655">
              <w:rPr>
                <w:rFonts w:eastAsia="Times New Roman"/>
              </w:rPr>
              <w:t>every 24 weeks</w:t>
            </w:r>
          </w:p>
        </w:tc>
      </w:tr>
      <w:tr w:rsidR="00CA657C" w14:paraId="002F73FC" w14:textId="77777777" w:rsidTr="004A5688">
        <w:tc>
          <w:tcPr>
            <w:tcW w:w="2014" w:type="dxa"/>
            <w:noWrap/>
          </w:tcPr>
          <w:p w14:paraId="03A613E0" w14:textId="4DEDA783" w:rsidR="007C3239" w:rsidRPr="001B3655" w:rsidRDefault="00895D30" w:rsidP="007B6957">
            <w:pPr>
              <w:spacing w:before="40" w:after="40"/>
              <w:rPr>
                <w:rFonts w:eastAsia="Times New Roman"/>
              </w:rPr>
            </w:pPr>
            <w:del w:id="4340" w:author="Powell, Deana" w:date="2026-03-05T15:34:00Z" w16du:dateUtc="2026-03-05T20:34:00Z">
              <w:r w:rsidRPr="001B3655">
                <w:delText>QD</w:delText>
              </w:r>
            </w:del>
            <w:ins w:id="4341" w:author="Powell, Deana" w:date="2026-03-05T15:34:00Z" w16du:dateUtc="2026-03-05T20:34:00Z">
              <w:r w:rsidR="00526A29" w:rsidRPr="001B3655">
                <w:t>qd</w:t>
              </w:r>
            </w:ins>
          </w:p>
        </w:tc>
        <w:tc>
          <w:tcPr>
            <w:tcW w:w="7095" w:type="dxa"/>
            <w:noWrap/>
          </w:tcPr>
          <w:p w14:paraId="1555306D" w14:textId="77777777" w:rsidR="007C3239" w:rsidRPr="001B3655" w:rsidRDefault="00526A29" w:rsidP="007B6957">
            <w:pPr>
              <w:spacing w:before="40" w:after="40"/>
              <w:rPr>
                <w:rFonts w:eastAsia="Times New Roman"/>
              </w:rPr>
            </w:pPr>
            <w:r w:rsidRPr="001B3655">
              <w:t>daily (quaque in die)</w:t>
            </w:r>
          </w:p>
        </w:tc>
      </w:tr>
      <w:tr w:rsidR="00CA657C" w14:paraId="3C153192" w14:textId="77777777" w:rsidTr="004A5688">
        <w:tc>
          <w:tcPr>
            <w:tcW w:w="2014" w:type="dxa"/>
            <w:noWrap/>
          </w:tcPr>
          <w:p w14:paraId="3781285F" w14:textId="77777777" w:rsidR="007C3239" w:rsidRPr="001B3655" w:rsidRDefault="00526A29" w:rsidP="007B6957">
            <w:pPr>
              <w:spacing w:before="40" w:after="40"/>
              <w:rPr>
                <w:rFonts w:eastAsia="Times New Roman"/>
              </w:rPr>
            </w:pPr>
            <w:r w:rsidRPr="001B3655">
              <w:t>QLQ</w:t>
            </w:r>
          </w:p>
        </w:tc>
        <w:tc>
          <w:tcPr>
            <w:tcW w:w="7095" w:type="dxa"/>
            <w:noWrap/>
          </w:tcPr>
          <w:p w14:paraId="70F6833A" w14:textId="77777777" w:rsidR="007C3239" w:rsidRPr="001B3655" w:rsidRDefault="00526A29" w:rsidP="007B6957">
            <w:pPr>
              <w:spacing w:before="40" w:after="40"/>
              <w:rPr>
                <w:rFonts w:eastAsia="Times New Roman"/>
              </w:rPr>
            </w:pPr>
            <w:r w:rsidRPr="001B3655">
              <w:t>quality of life questionnaire</w:t>
            </w:r>
          </w:p>
        </w:tc>
      </w:tr>
      <w:tr w:rsidR="00CA657C" w14:paraId="156D6788" w14:textId="77777777" w:rsidTr="004A5688">
        <w:tc>
          <w:tcPr>
            <w:tcW w:w="2014" w:type="dxa"/>
            <w:noWrap/>
          </w:tcPr>
          <w:p w14:paraId="141B7E4A" w14:textId="77777777" w:rsidR="007C3239" w:rsidRPr="001B3655" w:rsidRDefault="00526A29" w:rsidP="007B6957">
            <w:pPr>
              <w:spacing w:before="40" w:after="40"/>
              <w:rPr>
                <w:rFonts w:eastAsia="Times New Roman"/>
              </w:rPr>
            </w:pPr>
            <w:r w:rsidRPr="001B3655">
              <w:rPr>
                <w:rFonts w:eastAsia="Times New Roman"/>
              </w:rPr>
              <w:t>QoL</w:t>
            </w:r>
          </w:p>
        </w:tc>
        <w:tc>
          <w:tcPr>
            <w:tcW w:w="7095" w:type="dxa"/>
            <w:noWrap/>
          </w:tcPr>
          <w:p w14:paraId="7DC8A4F6" w14:textId="77777777" w:rsidR="007C3239" w:rsidRPr="001B3655" w:rsidRDefault="00526A29" w:rsidP="007B6957">
            <w:pPr>
              <w:spacing w:before="40" w:after="40"/>
              <w:rPr>
                <w:rFonts w:eastAsia="Times New Roman"/>
              </w:rPr>
            </w:pPr>
            <w:r w:rsidRPr="001B3655">
              <w:rPr>
                <w:rFonts w:eastAsia="Times New Roman"/>
              </w:rPr>
              <w:t>quality of life</w:t>
            </w:r>
          </w:p>
        </w:tc>
      </w:tr>
      <w:tr w:rsidR="00CA657C" w14:paraId="69B4F22B" w14:textId="77777777" w:rsidTr="004A5688">
        <w:tc>
          <w:tcPr>
            <w:tcW w:w="2014" w:type="dxa"/>
            <w:noWrap/>
          </w:tcPr>
          <w:p w14:paraId="2129911E" w14:textId="77777777" w:rsidR="007C3239" w:rsidRPr="001B3655" w:rsidRDefault="00526A29" w:rsidP="007B6957">
            <w:pPr>
              <w:spacing w:before="40" w:after="40"/>
              <w:rPr>
                <w:rFonts w:eastAsia="Times New Roman"/>
              </w:rPr>
            </w:pPr>
            <w:r w:rsidRPr="001B3655">
              <w:t>QTc</w:t>
            </w:r>
          </w:p>
        </w:tc>
        <w:tc>
          <w:tcPr>
            <w:tcW w:w="7095" w:type="dxa"/>
            <w:noWrap/>
          </w:tcPr>
          <w:p w14:paraId="52B0F507" w14:textId="77777777" w:rsidR="007C3239" w:rsidRPr="001B3655" w:rsidRDefault="00526A29" w:rsidP="007B6957">
            <w:pPr>
              <w:spacing w:before="40" w:after="40"/>
              <w:rPr>
                <w:rFonts w:eastAsia="Times New Roman"/>
              </w:rPr>
            </w:pPr>
            <w:r w:rsidRPr="001B3655">
              <w:t>QT interval corrected</w:t>
            </w:r>
          </w:p>
        </w:tc>
      </w:tr>
      <w:tr w:rsidR="00CA657C" w14:paraId="642D6DB6" w14:textId="77777777" w:rsidTr="004A5688">
        <w:tc>
          <w:tcPr>
            <w:tcW w:w="2014" w:type="dxa"/>
            <w:noWrap/>
          </w:tcPr>
          <w:p w14:paraId="5DBB59A6" w14:textId="77777777" w:rsidR="007C3239" w:rsidRPr="001B3655" w:rsidRDefault="00526A29" w:rsidP="007B6957">
            <w:pPr>
              <w:spacing w:before="40" w:after="40"/>
              <w:rPr>
                <w:rFonts w:eastAsia="Times New Roman"/>
              </w:rPr>
            </w:pPr>
            <w:r w:rsidRPr="001B3655">
              <w:t>QTcF</w:t>
            </w:r>
          </w:p>
        </w:tc>
        <w:tc>
          <w:tcPr>
            <w:tcW w:w="7095" w:type="dxa"/>
            <w:noWrap/>
          </w:tcPr>
          <w:p w14:paraId="776B2312" w14:textId="77777777" w:rsidR="007C3239" w:rsidRPr="001B3655" w:rsidRDefault="00526A29" w:rsidP="007B6957">
            <w:pPr>
              <w:spacing w:before="40" w:after="40"/>
              <w:rPr>
                <w:rFonts w:eastAsia="Times New Roman"/>
              </w:rPr>
            </w:pPr>
            <w:r w:rsidRPr="001B3655">
              <w:t>QT interval corrected using Fridericia's formula</w:t>
            </w:r>
          </w:p>
        </w:tc>
      </w:tr>
      <w:tr w:rsidR="00CA657C" w14:paraId="04135710" w14:textId="77777777" w:rsidTr="004A5688">
        <w:tc>
          <w:tcPr>
            <w:tcW w:w="2014" w:type="dxa"/>
            <w:noWrap/>
            <w:hideMark/>
          </w:tcPr>
          <w:p w14:paraId="3DD6C8D7" w14:textId="77777777" w:rsidR="007C3239" w:rsidRPr="001B3655" w:rsidRDefault="00526A29" w:rsidP="007B6957">
            <w:pPr>
              <w:spacing w:before="40" w:after="40"/>
              <w:rPr>
                <w:rFonts w:eastAsia="Times New Roman"/>
              </w:rPr>
            </w:pPr>
            <w:r w:rsidRPr="001B3655">
              <w:rPr>
                <w:rFonts w:eastAsia="Times New Roman"/>
              </w:rPr>
              <w:t>RNA</w:t>
            </w:r>
          </w:p>
        </w:tc>
        <w:tc>
          <w:tcPr>
            <w:tcW w:w="7095" w:type="dxa"/>
            <w:noWrap/>
            <w:hideMark/>
          </w:tcPr>
          <w:p w14:paraId="73E3C541" w14:textId="77777777" w:rsidR="007C3239" w:rsidRPr="001B3655" w:rsidRDefault="00526A29" w:rsidP="007B6957">
            <w:pPr>
              <w:spacing w:before="40" w:after="40"/>
              <w:rPr>
                <w:rFonts w:eastAsia="Times New Roman"/>
              </w:rPr>
            </w:pPr>
            <w:r w:rsidRPr="001B3655">
              <w:rPr>
                <w:rFonts w:eastAsia="Times New Roman"/>
              </w:rPr>
              <w:t>ribonucleic acid</w:t>
            </w:r>
          </w:p>
        </w:tc>
      </w:tr>
      <w:tr w:rsidR="00CA657C" w14:paraId="1B74EDE1" w14:textId="77777777" w:rsidTr="004A5688">
        <w:tc>
          <w:tcPr>
            <w:tcW w:w="2014" w:type="dxa"/>
            <w:noWrap/>
          </w:tcPr>
          <w:p w14:paraId="74FFAB72" w14:textId="77777777" w:rsidR="007C3239" w:rsidRPr="001B3655" w:rsidRDefault="00526A29" w:rsidP="007B6957">
            <w:pPr>
              <w:spacing w:before="40" w:after="40"/>
              <w:rPr>
                <w:rFonts w:eastAsia="Times New Roman"/>
              </w:rPr>
            </w:pPr>
            <w:r w:rsidRPr="001B3655">
              <w:rPr>
                <w:rFonts w:eastAsia="Times New Roman"/>
              </w:rPr>
              <w:t>RP2D</w:t>
            </w:r>
          </w:p>
        </w:tc>
        <w:tc>
          <w:tcPr>
            <w:tcW w:w="7095" w:type="dxa"/>
            <w:noWrap/>
          </w:tcPr>
          <w:p w14:paraId="0F611BD2" w14:textId="77777777" w:rsidR="007C3239" w:rsidRPr="001B3655" w:rsidRDefault="00526A29" w:rsidP="007B6957">
            <w:pPr>
              <w:spacing w:before="40" w:after="40"/>
              <w:rPr>
                <w:rFonts w:eastAsia="Times New Roman"/>
              </w:rPr>
            </w:pPr>
            <w:r w:rsidRPr="001B3655">
              <w:rPr>
                <w:rFonts w:eastAsia="Times New Roman"/>
              </w:rPr>
              <w:t>recommended Phase 2 dose</w:t>
            </w:r>
          </w:p>
        </w:tc>
      </w:tr>
      <w:tr w:rsidR="00CA657C" w14:paraId="6BA55EA0" w14:textId="77777777" w:rsidTr="004A5688">
        <w:tc>
          <w:tcPr>
            <w:tcW w:w="2014" w:type="dxa"/>
            <w:noWrap/>
          </w:tcPr>
          <w:p w14:paraId="6FD6991E" w14:textId="77777777" w:rsidR="007C3239" w:rsidRPr="001B3655" w:rsidRDefault="00526A29" w:rsidP="007B6957">
            <w:pPr>
              <w:spacing w:before="40" w:after="40"/>
              <w:rPr>
                <w:rFonts w:eastAsia="Times New Roman"/>
              </w:rPr>
            </w:pPr>
            <w:r w:rsidRPr="001B3655">
              <w:rPr>
                <w:rFonts w:eastAsia="Times New Roman"/>
              </w:rPr>
              <w:t>R/R</w:t>
            </w:r>
          </w:p>
        </w:tc>
        <w:tc>
          <w:tcPr>
            <w:tcW w:w="7095" w:type="dxa"/>
            <w:noWrap/>
          </w:tcPr>
          <w:p w14:paraId="16BCFF93" w14:textId="77777777" w:rsidR="007C3239" w:rsidRPr="001B3655" w:rsidRDefault="00526A29" w:rsidP="007B6957">
            <w:pPr>
              <w:spacing w:before="40" w:after="40"/>
              <w:rPr>
                <w:rFonts w:eastAsia="Times New Roman"/>
              </w:rPr>
            </w:pPr>
            <w:r w:rsidRPr="001B3655">
              <w:rPr>
                <w:rFonts w:eastAsia="Times New Roman"/>
              </w:rPr>
              <w:t>relapsed/refractory</w:t>
            </w:r>
          </w:p>
        </w:tc>
      </w:tr>
      <w:tr w:rsidR="00CA657C" w14:paraId="2F2DFB06" w14:textId="77777777" w:rsidTr="004A5688">
        <w:trPr>
          <w:ins w:id="4342" w:author="Powell, Deana" w:date="2026-03-05T15:34:00Z" w16du:dateUtc="2026-03-05T20:34:00Z"/>
        </w:trPr>
        <w:tc>
          <w:tcPr>
            <w:tcW w:w="2014" w:type="dxa"/>
            <w:noWrap/>
          </w:tcPr>
          <w:p w14:paraId="422C111E" w14:textId="77777777" w:rsidR="00A56807" w:rsidRPr="001B3655" w:rsidRDefault="00526A29" w:rsidP="007B6957">
            <w:pPr>
              <w:spacing w:before="40" w:after="40"/>
              <w:rPr>
                <w:ins w:id="4343" w:author="Powell, Deana" w:date="2026-03-05T15:34:00Z" w16du:dateUtc="2026-03-05T20:34:00Z"/>
              </w:rPr>
            </w:pPr>
            <w:ins w:id="4344" w:author="Powell, Deana" w:date="2026-03-05T15:34:00Z" w16du:dateUtc="2026-03-05T20:34:00Z">
              <w:r>
                <w:t>RT</w:t>
              </w:r>
            </w:ins>
          </w:p>
        </w:tc>
        <w:tc>
          <w:tcPr>
            <w:tcW w:w="7095" w:type="dxa"/>
            <w:noWrap/>
          </w:tcPr>
          <w:p w14:paraId="2F998271" w14:textId="77777777" w:rsidR="00A56807" w:rsidRPr="001B3655" w:rsidRDefault="00526A29" w:rsidP="007B6957">
            <w:pPr>
              <w:spacing w:before="40" w:after="40"/>
              <w:rPr>
                <w:ins w:id="4345" w:author="Powell, Deana" w:date="2026-03-05T15:34:00Z" w16du:dateUtc="2026-03-05T20:34:00Z"/>
              </w:rPr>
            </w:pPr>
            <w:ins w:id="4346" w:author="Powell, Deana" w:date="2026-03-05T15:34:00Z" w16du:dateUtc="2026-03-05T20:34:00Z">
              <w:r>
                <w:t>Richters Transformation</w:t>
              </w:r>
            </w:ins>
          </w:p>
        </w:tc>
      </w:tr>
      <w:tr w:rsidR="00CA657C" w14:paraId="6BF484C3" w14:textId="77777777" w:rsidTr="004A5688">
        <w:tc>
          <w:tcPr>
            <w:tcW w:w="2014" w:type="dxa"/>
            <w:noWrap/>
          </w:tcPr>
          <w:p w14:paraId="1203E415" w14:textId="77777777" w:rsidR="007C3239" w:rsidRPr="001B3655" w:rsidRDefault="00526A29" w:rsidP="007B6957">
            <w:pPr>
              <w:spacing w:before="40" w:after="40"/>
              <w:rPr>
                <w:rFonts w:eastAsia="Times New Roman"/>
              </w:rPr>
            </w:pPr>
            <w:r w:rsidRPr="001B3655">
              <w:rPr>
                <w:rFonts w:eastAsia="Times New Roman"/>
              </w:rPr>
              <w:t>S</w:t>
            </w:r>
          </w:p>
        </w:tc>
        <w:tc>
          <w:tcPr>
            <w:tcW w:w="7095" w:type="dxa"/>
            <w:noWrap/>
          </w:tcPr>
          <w:p w14:paraId="3A51B75F" w14:textId="77777777" w:rsidR="007C3239" w:rsidRPr="001B3655" w:rsidRDefault="00526A29" w:rsidP="007B6957">
            <w:pPr>
              <w:spacing w:before="40" w:after="40"/>
              <w:rPr>
                <w:rFonts w:eastAsia="Times New Roman"/>
              </w:rPr>
            </w:pPr>
            <w:r w:rsidRPr="001B3655">
              <w:rPr>
                <w:rFonts w:eastAsia="Times New Roman"/>
              </w:rPr>
              <w:t>stay at the current dose</w:t>
            </w:r>
          </w:p>
        </w:tc>
      </w:tr>
      <w:tr w:rsidR="00CA657C" w14:paraId="5EA18008" w14:textId="77777777" w:rsidTr="004A5688">
        <w:tc>
          <w:tcPr>
            <w:tcW w:w="2014" w:type="dxa"/>
            <w:noWrap/>
            <w:hideMark/>
          </w:tcPr>
          <w:p w14:paraId="1E961119" w14:textId="77777777" w:rsidR="007C3239" w:rsidRPr="001B3655" w:rsidRDefault="00526A29" w:rsidP="007B6957">
            <w:pPr>
              <w:spacing w:before="40" w:after="40"/>
              <w:rPr>
                <w:rFonts w:eastAsia="Times New Roman"/>
              </w:rPr>
            </w:pPr>
            <w:r w:rsidRPr="001B3655">
              <w:rPr>
                <w:rFonts w:eastAsia="Times New Roman"/>
              </w:rPr>
              <w:t>SAE</w:t>
            </w:r>
          </w:p>
        </w:tc>
        <w:tc>
          <w:tcPr>
            <w:tcW w:w="7095" w:type="dxa"/>
            <w:noWrap/>
            <w:hideMark/>
          </w:tcPr>
          <w:p w14:paraId="7E1AA10E" w14:textId="77777777" w:rsidR="007C3239" w:rsidRPr="001B3655" w:rsidRDefault="00526A29" w:rsidP="007B6957">
            <w:pPr>
              <w:spacing w:before="40" w:after="40"/>
              <w:rPr>
                <w:rFonts w:eastAsia="Times New Roman"/>
              </w:rPr>
            </w:pPr>
            <w:r w:rsidRPr="001B3655">
              <w:rPr>
                <w:rFonts w:eastAsia="Times New Roman"/>
              </w:rPr>
              <w:t xml:space="preserve">serious adverse event </w:t>
            </w:r>
          </w:p>
        </w:tc>
      </w:tr>
      <w:tr w:rsidR="00CA657C" w14:paraId="4CC0C2C1" w14:textId="77777777" w:rsidTr="004A5688">
        <w:tc>
          <w:tcPr>
            <w:tcW w:w="2014" w:type="dxa"/>
            <w:noWrap/>
          </w:tcPr>
          <w:p w14:paraId="74B9AD1D" w14:textId="77777777" w:rsidR="007C3239" w:rsidRPr="001B3655" w:rsidRDefault="00526A29" w:rsidP="007B6957">
            <w:pPr>
              <w:spacing w:before="40" w:after="40"/>
              <w:rPr>
                <w:rFonts w:eastAsia="Times New Roman"/>
              </w:rPr>
            </w:pPr>
            <w:r w:rsidRPr="001B3655">
              <w:rPr>
                <w:rFonts w:eastAsia="Times New Roman"/>
              </w:rPr>
              <w:t>SCT</w:t>
            </w:r>
          </w:p>
        </w:tc>
        <w:tc>
          <w:tcPr>
            <w:tcW w:w="7095" w:type="dxa"/>
            <w:noWrap/>
          </w:tcPr>
          <w:p w14:paraId="12331531" w14:textId="77777777" w:rsidR="007C3239" w:rsidRPr="001B3655" w:rsidRDefault="00526A29" w:rsidP="007B6957">
            <w:pPr>
              <w:spacing w:before="40" w:after="40"/>
              <w:rPr>
                <w:rFonts w:eastAsia="Times New Roman"/>
              </w:rPr>
            </w:pPr>
            <w:r w:rsidRPr="001B3655">
              <w:rPr>
                <w:rFonts w:eastAsia="Times New Roman"/>
              </w:rPr>
              <w:t>Stem-cell transplant</w:t>
            </w:r>
          </w:p>
        </w:tc>
      </w:tr>
      <w:tr w:rsidR="00CA657C" w14:paraId="0C7B0DD2" w14:textId="77777777" w:rsidTr="004A5688">
        <w:tc>
          <w:tcPr>
            <w:tcW w:w="2014" w:type="dxa"/>
            <w:noWrap/>
          </w:tcPr>
          <w:p w14:paraId="19FC4AAB" w14:textId="77777777" w:rsidR="007C3239" w:rsidRPr="001B3655" w:rsidRDefault="00526A29" w:rsidP="007B6957">
            <w:pPr>
              <w:spacing w:before="40" w:after="40"/>
              <w:rPr>
                <w:rFonts w:eastAsia="Times New Roman"/>
              </w:rPr>
            </w:pPr>
            <w:r w:rsidRPr="001B3655">
              <w:rPr>
                <w:rFonts w:eastAsia="Times New Roman"/>
              </w:rPr>
              <w:t>SD</w:t>
            </w:r>
          </w:p>
        </w:tc>
        <w:tc>
          <w:tcPr>
            <w:tcW w:w="7095" w:type="dxa"/>
            <w:noWrap/>
          </w:tcPr>
          <w:p w14:paraId="7EC952D1" w14:textId="77777777" w:rsidR="007C3239" w:rsidRPr="001B3655" w:rsidRDefault="00526A29" w:rsidP="007B6957">
            <w:pPr>
              <w:spacing w:before="40" w:after="40"/>
              <w:rPr>
                <w:rFonts w:eastAsia="Times New Roman"/>
              </w:rPr>
            </w:pPr>
            <w:r w:rsidRPr="001B3655">
              <w:rPr>
                <w:rFonts w:eastAsia="Times New Roman"/>
              </w:rPr>
              <w:t>stable disease</w:t>
            </w:r>
          </w:p>
        </w:tc>
      </w:tr>
      <w:tr w:rsidR="00CA657C" w14:paraId="07D1B985" w14:textId="77777777" w:rsidTr="004A5688">
        <w:tc>
          <w:tcPr>
            <w:tcW w:w="2014" w:type="dxa"/>
            <w:noWrap/>
          </w:tcPr>
          <w:p w14:paraId="67CDE85C" w14:textId="77777777" w:rsidR="007C3239" w:rsidRPr="001B3655" w:rsidRDefault="00526A29" w:rsidP="007B6957">
            <w:pPr>
              <w:spacing w:before="40" w:after="40"/>
              <w:rPr>
                <w:rFonts w:eastAsia="Times New Roman"/>
              </w:rPr>
            </w:pPr>
            <w:r w:rsidRPr="001B3655">
              <w:rPr>
                <w:rFonts w:eastAsia="Times New Roman"/>
              </w:rPr>
              <w:t>SDi</w:t>
            </w:r>
          </w:p>
        </w:tc>
        <w:tc>
          <w:tcPr>
            <w:tcW w:w="7095" w:type="dxa"/>
            <w:noWrap/>
          </w:tcPr>
          <w:p w14:paraId="6157FEAA" w14:textId="77777777" w:rsidR="007C3239" w:rsidRPr="001B3655" w:rsidRDefault="00526A29" w:rsidP="007B6957">
            <w:pPr>
              <w:spacing w:before="40" w:after="40"/>
              <w:rPr>
                <w:rFonts w:eastAsia="Times New Roman"/>
              </w:rPr>
            </w:pPr>
            <w:r w:rsidRPr="001B3655">
              <w:rPr>
                <w:rFonts w:eastAsia="Times New Roman"/>
              </w:rPr>
              <w:t>short axis diameter</w:t>
            </w:r>
          </w:p>
        </w:tc>
      </w:tr>
      <w:tr w:rsidR="00CA657C" w14:paraId="7F5D39F7" w14:textId="77777777" w:rsidTr="004A5688">
        <w:tc>
          <w:tcPr>
            <w:tcW w:w="2014" w:type="dxa"/>
            <w:noWrap/>
          </w:tcPr>
          <w:p w14:paraId="13C6DD2A" w14:textId="77777777" w:rsidR="007C3239" w:rsidRPr="001B3655" w:rsidRDefault="00526A29" w:rsidP="007B6957">
            <w:pPr>
              <w:spacing w:before="40" w:after="40"/>
              <w:rPr>
                <w:rFonts w:eastAsia="Times New Roman"/>
              </w:rPr>
            </w:pPr>
            <w:r w:rsidRPr="001B3655">
              <w:rPr>
                <w:rFonts w:eastAsia="Times New Roman"/>
              </w:rPr>
              <w:t>SLAB</w:t>
            </w:r>
          </w:p>
        </w:tc>
        <w:tc>
          <w:tcPr>
            <w:tcW w:w="7095" w:type="dxa"/>
            <w:noWrap/>
          </w:tcPr>
          <w:p w14:paraId="4F1F506D" w14:textId="77777777" w:rsidR="007C3239" w:rsidRPr="001B3655" w:rsidRDefault="00526A29" w:rsidP="007B6957">
            <w:pPr>
              <w:spacing w:before="40" w:after="40"/>
              <w:rPr>
                <w:rFonts w:eastAsia="Times New Roman"/>
              </w:rPr>
            </w:pPr>
            <w:r w:rsidRPr="001B3655">
              <w:rPr>
                <w:rFonts w:eastAsia="Times New Roman"/>
              </w:rPr>
              <w:t>supplemental laboratory test(s)</w:t>
            </w:r>
          </w:p>
        </w:tc>
      </w:tr>
      <w:tr w:rsidR="00CA657C" w14:paraId="451EF9DB" w14:textId="77777777" w:rsidTr="004A5688">
        <w:tc>
          <w:tcPr>
            <w:tcW w:w="2014" w:type="dxa"/>
            <w:noWrap/>
          </w:tcPr>
          <w:p w14:paraId="3685A6CD" w14:textId="77777777" w:rsidR="007C3239" w:rsidRPr="001B3655" w:rsidRDefault="00526A29" w:rsidP="007B6957">
            <w:pPr>
              <w:spacing w:before="40" w:after="40"/>
              <w:rPr>
                <w:rFonts w:eastAsia="Times New Roman"/>
              </w:rPr>
            </w:pPr>
            <w:r w:rsidRPr="001B3655">
              <w:rPr>
                <w:rFonts w:eastAsia="Times New Roman"/>
              </w:rPr>
              <w:t>SLL</w:t>
            </w:r>
          </w:p>
        </w:tc>
        <w:tc>
          <w:tcPr>
            <w:tcW w:w="7095" w:type="dxa"/>
            <w:noWrap/>
          </w:tcPr>
          <w:p w14:paraId="405CD9DE" w14:textId="77777777" w:rsidR="007C3239" w:rsidRPr="001B3655" w:rsidRDefault="00526A29" w:rsidP="007B6957">
            <w:pPr>
              <w:spacing w:before="40" w:after="40"/>
              <w:rPr>
                <w:rFonts w:eastAsia="Times New Roman"/>
              </w:rPr>
            </w:pPr>
            <w:r w:rsidRPr="001B3655">
              <w:rPr>
                <w:rFonts w:eastAsia="Times New Roman"/>
              </w:rPr>
              <w:t>small lymphocytic lymphoma</w:t>
            </w:r>
          </w:p>
        </w:tc>
      </w:tr>
      <w:tr w:rsidR="00CA657C" w14:paraId="025F4648" w14:textId="77777777" w:rsidTr="004A5688">
        <w:tc>
          <w:tcPr>
            <w:tcW w:w="2014" w:type="dxa"/>
            <w:noWrap/>
          </w:tcPr>
          <w:p w14:paraId="50642917" w14:textId="77777777" w:rsidR="007C3239" w:rsidRPr="001B3655" w:rsidRDefault="00526A29" w:rsidP="007B6957">
            <w:pPr>
              <w:spacing w:before="40" w:after="40"/>
              <w:rPr>
                <w:rFonts w:eastAsia="Times New Roman"/>
              </w:rPr>
            </w:pPr>
            <w:r w:rsidRPr="001B3655">
              <w:rPr>
                <w:rFonts w:eastAsia="Times New Roman"/>
              </w:rPr>
              <w:t>SNP</w:t>
            </w:r>
          </w:p>
        </w:tc>
        <w:tc>
          <w:tcPr>
            <w:tcW w:w="7095" w:type="dxa"/>
            <w:noWrap/>
          </w:tcPr>
          <w:p w14:paraId="2D892BBA" w14:textId="77777777" w:rsidR="007C3239" w:rsidRPr="001B3655" w:rsidRDefault="00526A29" w:rsidP="007B6957">
            <w:pPr>
              <w:spacing w:before="40" w:after="40"/>
              <w:rPr>
                <w:rFonts w:eastAsia="Times New Roman"/>
              </w:rPr>
            </w:pPr>
            <w:r w:rsidRPr="001B3655">
              <w:t>single nucleotide polymorphisms</w:t>
            </w:r>
          </w:p>
        </w:tc>
      </w:tr>
      <w:tr w:rsidR="00CA657C" w14:paraId="0B834397" w14:textId="77777777" w:rsidTr="004A5688">
        <w:tc>
          <w:tcPr>
            <w:tcW w:w="2014" w:type="dxa"/>
            <w:noWrap/>
            <w:hideMark/>
          </w:tcPr>
          <w:p w14:paraId="1C17E51E" w14:textId="77777777" w:rsidR="007C3239" w:rsidRPr="001B3655" w:rsidRDefault="00526A29" w:rsidP="007B6957">
            <w:pPr>
              <w:spacing w:before="40" w:after="40"/>
              <w:rPr>
                <w:rFonts w:eastAsia="Times New Roman"/>
              </w:rPr>
            </w:pPr>
            <w:r w:rsidRPr="001B3655">
              <w:rPr>
                <w:rFonts w:eastAsia="Times New Roman"/>
              </w:rPr>
              <w:t>SoA</w:t>
            </w:r>
          </w:p>
        </w:tc>
        <w:tc>
          <w:tcPr>
            <w:tcW w:w="7095" w:type="dxa"/>
            <w:noWrap/>
            <w:hideMark/>
          </w:tcPr>
          <w:p w14:paraId="5BBD62C7" w14:textId="77777777" w:rsidR="007C3239" w:rsidRPr="001B3655" w:rsidRDefault="00526A29" w:rsidP="007B6957">
            <w:pPr>
              <w:spacing w:before="40" w:after="40"/>
              <w:rPr>
                <w:rFonts w:eastAsia="Times New Roman"/>
              </w:rPr>
            </w:pPr>
            <w:r w:rsidRPr="001B3655">
              <w:rPr>
                <w:rFonts w:eastAsia="Times New Roman"/>
              </w:rPr>
              <w:t>schedule of activities</w:t>
            </w:r>
          </w:p>
        </w:tc>
      </w:tr>
      <w:tr w:rsidR="00CA657C" w14:paraId="146B8360" w14:textId="77777777" w:rsidTr="004A5688">
        <w:tc>
          <w:tcPr>
            <w:tcW w:w="2014" w:type="dxa"/>
            <w:noWrap/>
          </w:tcPr>
          <w:p w14:paraId="45C49C6C" w14:textId="77777777" w:rsidR="007C3239" w:rsidRPr="001B3655" w:rsidRDefault="00526A29" w:rsidP="007B6957">
            <w:pPr>
              <w:spacing w:before="40" w:after="40"/>
              <w:rPr>
                <w:rFonts w:eastAsia="Times New Roman"/>
              </w:rPr>
            </w:pPr>
            <w:r w:rsidRPr="001B3655">
              <w:rPr>
                <w:rFonts w:eastAsia="Times New Roman"/>
              </w:rPr>
              <w:t>SPD</w:t>
            </w:r>
          </w:p>
        </w:tc>
        <w:tc>
          <w:tcPr>
            <w:tcW w:w="7095" w:type="dxa"/>
            <w:noWrap/>
          </w:tcPr>
          <w:p w14:paraId="22B1A74A" w14:textId="77777777" w:rsidR="007C3239" w:rsidRPr="001B3655" w:rsidRDefault="00526A29" w:rsidP="007B6957">
            <w:pPr>
              <w:spacing w:before="40" w:after="40"/>
              <w:rPr>
                <w:rFonts w:eastAsia="Times New Roman"/>
              </w:rPr>
            </w:pPr>
            <w:r w:rsidRPr="001B3655">
              <w:rPr>
                <w:rFonts w:eastAsia="Times New Roman"/>
              </w:rPr>
              <w:t>sum of products diameters</w:t>
            </w:r>
          </w:p>
        </w:tc>
      </w:tr>
      <w:tr w:rsidR="00CA657C" w14:paraId="2388FC51" w14:textId="77777777" w:rsidTr="004A5688">
        <w:tc>
          <w:tcPr>
            <w:tcW w:w="2014" w:type="dxa"/>
            <w:noWrap/>
          </w:tcPr>
          <w:p w14:paraId="7B9BA3E8" w14:textId="77777777" w:rsidR="007C3239" w:rsidRPr="001B3655" w:rsidRDefault="00526A29" w:rsidP="007B6957">
            <w:pPr>
              <w:spacing w:before="40" w:after="40"/>
              <w:rPr>
                <w:rFonts w:eastAsia="Times New Roman"/>
              </w:rPr>
            </w:pPr>
            <w:r w:rsidRPr="001B3655">
              <w:rPr>
                <w:rFonts w:eastAsia="Times New Roman"/>
              </w:rPr>
              <w:t>sSAP</w:t>
            </w:r>
          </w:p>
        </w:tc>
        <w:tc>
          <w:tcPr>
            <w:tcW w:w="7095" w:type="dxa"/>
            <w:noWrap/>
          </w:tcPr>
          <w:p w14:paraId="1CEBF7AA" w14:textId="77777777" w:rsidR="007C3239" w:rsidRPr="001B3655" w:rsidRDefault="00526A29" w:rsidP="007B6957">
            <w:pPr>
              <w:spacing w:before="40" w:after="40"/>
              <w:rPr>
                <w:rFonts w:eastAsia="Times New Roman"/>
              </w:rPr>
            </w:pPr>
            <w:r w:rsidRPr="001B3655">
              <w:rPr>
                <w:rFonts w:eastAsia="Times New Roman"/>
              </w:rPr>
              <w:t>supplemental Statistical Analysis Plan</w:t>
            </w:r>
          </w:p>
        </w:tc>
      </w:tr>
      <w:tr w:rsidR="00CA657C" w14:paraId="2AA09B1D" w14:textId="77777777" w:rsidTr="004A5688">
        <w:tc>
          <w:tcPr>
            <w:tcW w:w="2014" w:type="dxa"/>
            <w:noWrap/>
            <w:hideMark/>
          </w:tcPr>
          <w:p w14:paraId="594474CF" w14:textId="77777777" w:rsidR="007C3239" w:rsidRPr="001B3655" w:rsidRDefault="00526A29" w:rsidP="007B6957">
            <w:pPr>
              <w:spacing w:before="40" w:after="40"/>
              <w:rPr>
                <w:rFonts w:eastAsia="Times New Roman"/>
              </w:rPr>
            </w:pPr>
            <w:r w:rsidRPr="001B3655">
              <w:rPr>
                <w:rFonts w:eastAsia="Times New Roman"/>
              </w:rPr>
              <w:t>SUSAR</w:t>
            </w:r>
          </w:p>
        </w:tc>
        <w:tc>
          <w:tcPr>
            <w:tcW w:w="7095" w:type="dxa"/>
            <w:noWrap/>
            <w:hideMark/>
          </w:tcPr>
          <w:p w14:paraId="32420AAF" w14:textId="77777777" w:rsidR="007C3239" w:rsidRPr="001B3655" w:rsidRDefault="00526A29" w:rsidP="007B6957">
            <w:pPr>
              <w:spacing w:before="40" w:after="40"/>
              <w:rPr>
                <w:rFonts w:eastAsia="Times New Roman"/>
              </w:rPr>
            </w:pPr>
            <w:r w:rsidRPr="001B3655">
              <w:rPr>
                <w:rFonts w:eastAsia="Times New Roman"/>
              </w:rPr>
              <w:t>suspected unexpected serious adverse reaction</w:t>
            </w:r>
          </w:p>
        </w:tc>
      </w:tr>
      <w:tr w:rsidR="00CA657C" w14:paraId="31C79FA7" w14:textId="77777777" w:rsidTr="004A5688">
        <w:tc>
          <w:tcPr>
            <w:tcW w:w="2014" w:type="dxa"/>
            <w:noWrap/>
          </w:tcPr>
          <w:p w14:paraId="6E6B8292" w14:textId="77777777" w:rsidR="007C3239" w:rsidRPr="001B3655" w:rsidRDefault="00526A29" w:rsidP="007B6957">
            <w:pPr>
              <w:spacing w:before="40" w:after="40"/>
              <w:rPr>
                <w:rFonts w:eastAsia="Times New Roman"/>
              </w:rPr>
            </w:pPr>
            <w:r w:rsidRPr="001B3655">
              <w:rPr>
                <w:rFonts w:eastAsia="Times New Roman"/>
              </w:rPr>
              <w:t>TEAEs</w:t>
            </w:r>
          </w:p>
        </w:tc>
        <w:tc>
          <w:tcPr>
            <w:tcW w:w="7095" w:type="dxa"/>
            <w:noWrap/>
          </w:tcPr>
          <w:p w14:paraId="2D7D0F7B" w14:textId="77777777" w:rsidR="007C3239" w:rsidRPr="001B3655" w:rsidRDefault="00526A29" w:rsidP="007B6957">
            <w:pPr>
              <w:spacing w:before="40" w:after="40"/>
              <w:rPr>
                <w:rFonts w:eastAsia="Times New Roman"/>
              </w:rPr>
            </w:pPr>
            <w:r w:rsidRPr="001B3655">
              <w:t>treatment-emergent adverse events</w:t>
            </w:r>
          </w:p>
        </w:tc>
      </w:tr>
      <w:tr w:rsidR="00CA657C" w14:paraId="662209C9" w14:textId="77777777" w:rsidTr="004A5688">
        <w:tc>
          <w:tcPr>
            <w:tcW w:w="2014" w:type="dxa"/>
            <w:noWrap/>
          </w:tcPr>
          <w:p w14:paraId="52448576" w14:textId="77777777" w:rsidR="007C3239" w:rsidRPr="001B3655" w:rsidRDefault="00526A29" w:rsidP="007B6957">
            <w:pPr>
              <w:spacing w:before="40" w:after="40"/>
              <w:rPr>
                <w:rFonts w:eastAsia="Times New Roman"/>
              </w:rPr>
            </w:pPr>
            <w:r w:rsidRPr="001B3655">
              <w:rPr>
                <w:rFonts w:eastAsia="Times New Roman"/>
              </w:rPr>
              <w:t>TLS</w:t>
            </w:r>
          </w:p>
        </w:tc>
        <w:tc>
          <w:tcPr>
            <w:tcW w:w="7095" w:type="dxa"/>
            <w:noWrap/>
          </w:tcPr>
          <w:p w14:paraId="29C0D7C2" w14:textId="77777777" w:rsidR="007C3239" w:rsidRPr="001B3655" w:rsidRDefault="00526A29" w:rsidP="007B6957">
            <w:pPr>
              <w:spacing w:before="40" w:after="40"/>
              <w:rPr>
                <w:rFonts w:eastAsia="Times New Roman"/>
              </w:rPr>
            </w:pPr>
            <w:r w:rsidRPr="001B3655">
              <w:t>tumor lysis syndrome</w:t>
            </w:r>
          </w:p>
        </w:tc>
      </w:tr>
      <w:tr w:rsidR="00CA657C" w14:paraId="2B27FEE0" w14:textId="77777777" w:rsidTr="004A5688">
        <w:tc>
          <w:tcPr>
            <w:tcW w:w="2014" w:type="dxa"/>
            <w:noWrap/>
          </w:tcPr>
          <w:p w14:paraId="42DE5BD4" w14:textId="77777777" w:rsidR="007C3239" w:rsidRPr="00E77B4C" w:rsidRDefault="00526A29" w:rsidP="007B6957">
            <w:pPr>
              <w:spacing w:before="40" w:after="40"/>
              <w:rPr>
                <w:rFonts w:eastAsia="Times New Roman"/>
                <w:i/>
                <w:iCs/>
              </w:rPr>
            </w:pPr>
            <w:r w:rsidRPr="00E77B4C">
              <w:rPr>
                <w:i/>
                <w:iCs/>
              </w:rPr>
              <w:t>TP53</w:t>
            </w:r>
          </w:p>
        </w:tc>
        <w:tc>
          <w:tcPr>
            <w:tcW w:w="7095" w:type="dxa"/>
            <w:noWrap/>
          </w:tcPr>
          <w:p w14:paraId="6775BEDC" w14:textId="77777777" w:rsidR="007C3239" w:rsidRPr="001B3655" w:rsidRDefault="00526A29" w:rsidP="007B6957">
            <w:pPr>
              <w:spacing w:before="40" w:after="40"/>
            </w:pPr>
            <w:r w:rsidRPr="001B3655">
              <w:t>tumor protein 53</w:t>
            </w:r>
          </w:p>
        </w:tc>
      </w:tr>
      <w:tr w:rsidR="00CA657C" w14:paraId="01D95442" w14:textId="77777777" w:rsidTr="004A5688">
        <w:tc>
          <w:tcPr>
            <w:tcW w:w="2014" w:type="dxa"/>
            <w:noWrap/>
          </w:tcPr>
          <w:p w14:paraId="3869A201" w14:textId="77777777" w:rsidR="007C3239" w:rsidRPr="001B3655" w:rsidRDefault="00526A29" w:rsidP="007B6957">
            <w:pPr>
              <w:spacing w:before="40" w:after="40"/>
              <w:rPr>
                <w:rFonts w:eastAsia="Times New Roman"/>
              </w:rPr>
            </w:pPr>
            <w:r w:rsidRPr="001B3655">
              <w:rPr>
                <w:rFonts w:eastAsia="Times New Roman"/>
              </w:rPr>
              <w:t>TTD</w:t>
            </w:r>
          </w:p>
        </w:tc>
        <w:tc>
          <w:tcPr>
            <w:tcW w:w="7095" w:type="dxa"/>
            <w:noWrap/>
          </w:tcPr>
          <w:p w14:paraId="4778D6E8" w14:textId="77777777" w:rsidR="007C3239" w:rsidRPr="001B3655" w:rsidRDefault="00526A29" w:rsidP="007B6957">
            <w:pPr>
              <w:spacing w:before="40" w:after="40"/>
              <w:rPr>
                <w:rFonts w:eastAsia="Times New Roman"/>
              </w:rPr>
            </w:pPr>
            <w:r w:rsidRPr="001B3655">
              <w:rPr>
                <w:rFonts w:eastAsia="Times New Roman"/>
              </w:rPr>
              <w:t>time to deterioration</w:t>
            </w:r>
          </w:p>
        </w:tc>
      </w:tr>
      <w:tr w:rsidR="00CA657C" w14:paraId="36A471E9" w14:textId="77777777" w:rsidTr="004A5688">
        <w:tc>
          <w:tcPr>
            <w:tcW w:w="2014" w:type="dxa"/>
            <w:noWrap/>
          </w:tcPr>
          <w:p w14:paraId="09821084" w14:textId="77777777" w:rsidR="007C3239" w:rsidRPr="001B3655" w:rsidRDefault="00526A29" w:rsidP="007B6957">
            <w:pPr>
              <w:spacing w:before="40" w:after="40"/>
              <w:rPr>
                <w:rFonts w:eastAsia="Times New Roman"/>
              </w:rPr>
            </w:pPr>
            <w:r w:rsidRPr="001B3655">
              <w:t>UGT</w:t>
            </w:r>
          </w:p>
        </w:tc>
        <w:tc>
          <w:tcPr>
            <w:tcW w:w="7095" w:type="dxa"/>
            <w:noWrap/>
          </w:tcPr>
          <w:p w14:paraId="5DC055B2" w14:textId="77777777" w:rsidR="007C3239" w:rsidRPr="001B3655" w:rsidRDefault="00526A29" w:rsidP="007B6957">
            <w:pPr>
              <w:spacing w:before="40" w:after="40"/>
              <w:rPr>
                <w:rFonts w:eastAsia="Times New Roman"/>
              </w:rPr>
            </w:pPr>
            <w:r w:rsidRPr="001B3655">
              <w:t>uridine-5’-diphospho-glucruonosyltransferase</w:t>
            </w:r>
          </w:p>
        </w:tc>
      </w:tr>
      <w:tr w:rsidR="00CA657C" w14:paraId="043EA393" w14:textId="77777777" w:rsidTr="004A5688">
        <w:tc>
          <w:tcPr>
            <w:tcW w:w="2014" w:type="dxa"/>
            <w:noWrap/>
          </w:tcPr>
          <w:p w14:paraId="5DB2C38C" w14:textId="77777777" w:rsidR="007C3239" w:rsidRPr="001B3655" w:rsidRDefault="00526A29" w:rsidP="007B6957">
            <w:pPr>
              <w:spacing w:before="40" w:after="40"/>
              <w:rPr>
                <w:rFonts w:eastAsia="Times New Roman"/>
              </w:rPr>
            </w:pPr>
            <w:r w:rsidRPr="001B3655">
              <w:rPr>
                <w:rFonts w:eastAsia="Times New Roman"/>
              </w:rPr>
              <w:t>ULN</w:t>
            </w:r>
          </w:p>
        </w:tc>
        <w:tc>
          <w:tcPr>
            <w:tcW w:w="7095" w:type="dxa"/>
            <w:noWrap/>
          </w:tcPr>
          <w:p w14:paraId="2E04ABC6" w14:textId="77777777" w:rsidR="007C3239" w:rsidRPr="001B3655" w:rsidRDefault="00526A29" w:rsidP="007B6957">
            <w:pPr>
              <w:spacing w:before="40" w:after="40"/>
              <w:rPr>
                <w:rFonts w:eastAsia="Times New Roman"/>
              </w:rPr>
            </w:pPr>
            <w:r w:rsidRPr="001B3655">
              <w:rPr>
                <w:rFonts w:eastAsia="Times New Roman"/>
              </w:rPr>
              <w:t>upper limit of normal</w:t>
            </w:r>
          </w:p>
        </w:tc>
      </w:tr>
      <w:tr w:rsidR="00CA657C" w14:paraId="31BA5848" w14:textId="77777777" w:rsidTr="004A5688">
        <w:tc>
          <w:tcPr>
            <w:tcW w:w="2014" w:type="dxa"/>
            <w:noWrap/>
          </w:tcPr>
          <w:p w14:paraId="7215ED4E" w14:textId="77777777" w:rsidR="007C3239" w:rsidRPr="001B3655" w:rsidRDefault="00526A29" w:rsidP="007B6957">
            <w:pPr>
              <w:spacing w:before="40" w:after="40"/>
              <w:rPr>
                <w:rFonts w:eastAsia="Times New Roman"/>
              </w:rPr>
            </w:pPr>
            <w:r w:rsidRPr="001B3655">
              <w:rPr>
                <w:rFonts w:eastAsia="Times New Roman"/>
              </w:rPr>
              <w:t>US</w:t>
            </w:r>
          </w:p>
        </w:tc>
        <w:tc>
          <w:tcPr>
            <w:tcW w:w="7095" w:type="dxa"/>
            <w:noWrap/>
          </w:tcPr>
          <w:p w14:paraId="4E3DBE4C" w14:textId="77777777" w:rsidR="007C3239" w:rsidRPr="001B3655" w:rsidRDefault="00526A29" w:rsidP="007B6957">
            <w:pPr>
              <w:spacing w:before="40" w:after="40"/>
              <w:rPr>
                <w:rFonts w:eastAsia="Times New Roman"/>
              </w:rPr>
            </w:pPr>
            <w:r w:rsidRPr="001B3655">
              <w:rPr>
                <w:rFonts w:eastAsia="Times New Roman"/>
              </w:rPr>
              <w:t>United States</w:t>
            </w:r>
          </w:p>
        </w:tc>
      </w:tr>
      <w:tr w:rsidR="00CA657C" w14:paraId="642A7D37" w14:textId="77777777" w:rsidTr="004A5688">
        <w:tc>
          <w:tcPr>
            <w:tcW w:w="2014" w:type="dxa"/>
            <w:noWrap/>
          </w:tcPr>
          <w:p w14:paraId="54D9807F" w14:textId="77777777" w:rsidR="007C3239" w:rsidRPr="001B3655" w:rsidRDefault="00526A29" w:rsidP="007B6957">
            <w:pPr>
              <w:spacing w:before="40" w:after="40"/>
              <w:rPr>
                <w:rFonts w:eastAsia="Times New Roman"/>
              </w:rPr>
            </w:pPr>
            <w:r w:rsidRPr="001B3655">
              <w:rPr>
                <w:rFonts w:eastAsia="Times New Roman"/>
              </w:rPr>
              <w:t>VAS</w:t>
            </w:r>
          </w:p>
        </w:tc>
        <w:tc>
          <w:tcPr>
            <w:tcW w:w="7095" w:type="dxa"/>
            <w:noWrap/>
          </w:tcPr>
          <w:p w14:paraId="372366C6" w14:textId="77777777" w:rsidR="007C3239" w:rsidRPr="001B3655" w:rsidRDefault="00526A29" w:rsidP="007B6957">
            <w:pPr>
              <w:spacing w:before="40" w:after="40"/>
              <w:rPr>
                <w:rFonts w:eastAsia="Times New Roman"/>
              </w:rPr>
            </w:pPr>
            <w:r w:rsidRPr="001B3655">
              <w:rPr>
                <w:rFonts w:eastAsia="Times New Roman"/>
              </w:rPr>
              <w:t>Visual Analog Scale</w:t>
            </w:r>
          </w:p>
        </w:tc>
      </w:tr>
      <w:tr w:rsidR="00CA657C" w14:paraId="3518B96B" w14:textId="77777777" w:rsidTr="004A5688">
        <w:tc>
          <w:tcPr>
            <w:tcW w:w="2014" w:type="dxa"/>
            <w:noWrap/>
          </w:tcPr>
          <w:p w14:paraId="4D12852A" w14:textId="77777777" w:rsidR="007C3239" w:rsidRPr="001B3655" w:rsidRDefault="00526A29" w:rsidP="007B6957">
            <w:pPr>
              <w:spacing w:before="40" w:after="40"/>
              <w:rPr>
                <w:rFonts w:eastAsia="Times New Roman"/>
              </w:rPr>
            </w:pPr>
            <w:r w:rsidRPr="001B3655">
              <w:rPr>
                <w:rFonts w:eastAsia="Times New Roman"/>
              </w:rPr>
              <w:t>VOP</w:t>
            </w:r>
          </w:p>
        </w:tc>
        <w:tc>
          <w:tcPr>
            <w:tcW w:w="7095" w:type="dxa"/>
            <w:noWrap/>
          </w:tcPr>
          <w:p w14:paraId="5A8B8275" w14:textId="77777777" w:rsidR="007C3239" w:rsidRPr="001B3655" w:rsidRDefault="00526A29" w:rsidP="007B6957">
            <w:pPr>
              <w:spacing w:before="40" w:after="40"/>
              <w:rPr>
                <w:rFonts w:eastAsia="Times New Roman"/>
              </w:rPr>
            </w:pPr>
            <w:r w:rsidRPr="001B3655">
              <w:rPr>
                <w:rFonts w:eastAsia="Times New Roman"/>
              </w:rPr>
              <w:t>verification of progression</w:t>
            </w:r>
          </w:p>
        </w:tc>
      </w:tr>
      <w:tr w:rsidR="00CA657C" w14:paraId="15FE97FF" w14:textId="77777777" w:rsidTr="004A5688">
        <w:tc>
          <w:tcPr>
            <w:tcW w:w="2014" w:type="dxa"/>
            <w:noWrap/>
          </w:tcPr>
          <w:p w14:paraId="108DFB77" w14:textId="77777777" w:rsidR="007C3239" w:rsidRPr="001B3655" w:rsidRDefault="00526A29" w:rsidP="007B6957">
            <w:pPr>
              <w:spacing w:before="40" w:after="40"/>
              <w:rPr>
                <w:rFonts w:eastAsia="Times New Roman"/>
              </w:rPr>
            </w:pPr>
            <w:r w:rsidRPr="001B3655">
              <w:rPr>
                <w:rFonts w:eastAsia="Times New Roman"/>
              </w:rPr>
              <w:t>VR</w:t>
            </w:r>
          </w:p>
        </w:tc>
        <w:tc>
          <w:tcPr>
            <w:tcW w:w="7095" w:type="dxa"/>
            <w:noWrap/>
          </w:tcPr>
          <w:p w14:paraId="31F4C38C" w14:textId="77777777" w:rsidR="007C3239" w:rsidRPr="001B3655" w:rsidRDefault="00526A29" w:rsidP="007B6957">
            <w:pPr>
              <w:spacing w:before="40" w:after="40"/>
              <w:rPr>
                <w:rFonts w:eastAsia="Times New Roman"/>
              </w:rPr>
            </w:pPr>
            <w:r w:rsidRPr="001B3655">
              <w:rPr>
                <w:rFonts w:eastAsia="Times New Roman"/>
              </w:rPr>
              <w:t xml:space="preserve">venetoclax plus rituximab </w:t>
            </w:r>
          </w:p>
        </w:tc>
      </w:tr>
      <w:tr w:rsidR="00CA657C" w14:paraId="3F6D08C5" w14:textId="77777777" w:rsidTr="004A5688">
        <w:tc>
          <w:tcPr>
            <w:tcW w:w="2014" w:type="dxa"/>
            <w:noWrap/>
          </w:tcPr>
          <w:p w14:paraId="6319C5B6" w14:textId="77777777" w:rsidR="007C3239" w:rsidRPr="001B3655" w:rsidRDefault="00526A29" w:rsidP="007B6957">
            <w:pPr>
              <w:spacing w:before="40" w:after="40"/>
              <w:rPr>
                <w:rFonts w:eastAsia="Times New Roman"/>
              </w:rPr>
            </w:pPr>
            <w:r w:rsidRPr="001B3655">
              <w:rPr>
                <w:rFonts w:eastAsia="Times New Roman"/>
              </w:rPr>
              <w:t>vs</w:t>
            </w:r>
          </w:p>
        </w:tc>
        <w:tc>
          <w:tcPr>
            <w:tcW w:w="7095" w:type="dxa"/>
            <w:noWrap/>
          </w:tcPr>
          <w:p w14:paraId="6EC2BA2B" w14:textId="77777777" w:rsidR="007C3239" w:rsidRPr="001B3655" w:rsidRDefault="00526A29" w:rsidP="007B6957">
            <w:pPr>
              <w:spacing w:before="40" w:after="40"/>
              <w:rPr>
                <w:rFonts w:eastAsia="Times New Roman"/>
              </w:rPr>
            </w:pPr>
            <w:r w:rsidRPr="001B3655">
              <w:rPr>
                <w:rFonts w:eastAsia="Times New Roman"/>
              </w:rPr>
              <w:t>versus</w:t>
            </w:r>
          </w:p>
        </w:tc>
      </w:tr>
      <w:tr w:rsidR="00CA657C" w14:paraId="11273DFF" w14:textId="77777777" w:rsidTr="004A5688">
        <w:tc>
          <w:tcPr>
            <w:tcW w:w="2014" w:type="dxa"/>
            <w:noWrap/>
          </w:tcPr>
          <w:p w14:paraId="54F63EDD" w14:textId="77777777" w:rsidR="007C3239" w:rsidRPr="001B3655" w:rsidRDefault="00526A29" w:rsidP="007B6957">
            <w:pPr>
              <w:spacing w:before="40" w:after="40"/>
              <w:rPr>
                <w:rFonts w:eastAsia="Times New Roman"/>
              </w:rPr>
            </w:pPr>
            <w:r w:rsidRPr="001B3655">
              <w:t>W</w:t>
            </w:r>
          </w:p>
        </w:tc>
        <w:tc>
          <w:tcPr>
            <w:tcW w:w="7095" w:type="dxa"/>
            <w:noWrap/>
          </w:tcPr>
          <w:p w14:paraId="05D68133" w14:textId="77777777" w:rsidR="007C3239" w:rsidRPr="001B3655" w:rsidRDefault="00526A29" w:rsidP="007B6957">
            <w:pPr>
              <w:spacing w:before="40" w:after="40"/>
              <w:rPr>
                <w:rFonts w:eastAsia="Times New Roman"/>
              </w:rPr>
            </w:pPr>
            <w:r w:rsidRPr="001B3655">
              <w:t>week</w:t>
            </w:r>
          </w:p>
        </w:tc>
      </w:tr>
      <w:tr w:rsidR="00CA657C" w14:paraId="14F2A4F4" w14:textId="77777777" w:rsidTr="004A5688">
        <w:tc>
          <w:tcPr>
            <w:tcW w:w="2014" w:type="dxa"/>
            <w:noWrap/>
          </w:tcPr>
          <w:p w14:paraId="29822985" w14:textId="77777777" w:rsidR="007C3239" w:rsidRPr="001B3655" w:rsidRDefault="00526A29" w:rsidP="007B6957">
            <w:pPr>
              <w:spacing w:before="40" w:after="40"/>
              <w:rPr>
                <w:rFonts w:eastAsia="Times New Roman"/>
              </w:rPr>
            </w:pPr>
            <w:r w:rsidRPr="001B3655">
              <w:t>WM</w:t>
            </w:r>
          </w:p>
        </w:tc>
        <w:tc>
          <w:tcPr>
            <w:tcW w:w="7095" w:type="dxa"/>
            <w:noWrap/>
          </w:tcPr>
          <w:p w14:paraId="017F8A8B" w14:textId="77777777" w:rsidR="007C3239" w:rsidRPr="001B3655" w:rsidRDefault="00526A29" w:rsidP="007B6957">
            <w:pPr>
              <w:spacing w:before="40" w:after="40"/>
              <w:rPr>
                <w:rFonts w:eastAsia="Times New Roman"/>
              </w:rPr>
            </w:pPr>
            <w:r w:rsidRPr="001B3655">
              <w:t>Waldenström macroglobulinemia</w:t>
            </w:r>
          </w:p>
        </w:tc>
      </w:tr>
    </w:tbl>
    <w:p w14:paraId="3BAEEFCC" w14:textId="77777777" w:rsidR="0074605C" w:rsidRDefault="0074605C" w:rsidP="00884683">
      <w:pPr>
        <w:pStyle w:val="ListEnd"/>
      </w:pPr>
    </w:p>
    <w:p w14:paraId="41322B34" w14:textId="77777777" w:rsidR="00EE328F" w:rsidRDefault="00526A29" w:rsidP="00F233CD">
      <w:pPr>
        <w:pStyle w:val="Heading1"/>
        <w:pageBreakBefore/>
      </w:pPr>
      <w:bookmarkStart w:id="4347" w:name="_Toc212097180"/>
      <w:bookmarkStart w:id="4348" w:name="_Toc140132607"/>
      <w:r w:rsidRPr="00EE328F">
        <w:t>References</w:t>
      </w:r>
      <w:bookmarkEnd w:id="4347"/>
      <w:bookmarkEnd w:id="4348"/>
    </w:p>
    <w:tbl>
      <w:tblPr>
        <w:tblW w:w="9090" w:type="dxa"/>
        <w:tblLayout w:type="fixed"/>
        <w:tblLook w:val="0000" w:firstRow="0" w:lastRow="0" w:firstColumn="0" w:lastColumn="0" w:noHBand="0" w:noVBand="0"/>
      </w:tblPr>
      <w:tblGrid>
        <w:gridCol w:w="3120"/>
        <w:gridCol w:w="4440"/>
        <w:gridCol w:w="1530"/>
      </w:tblGrid>
      <w:tr w:rsidR="009072C6" w14:paraId="09F27174" w14:textId="77777777" w:rsidTr="009072C6">
        <w:trPr>
          <w:cantSplit/>
        </w:trPr>
        <w:tc>
          <w:tcPr>
            <w:tcW w:w="3120" w:type="dxa"/>
          </w:tcPr>
          <w:p w14:paraId="4D20CFE9" w14:textId="77777777" w:rsidR="009072C6" w:rsidRDefault="009072C6" w:rsidP="009072C6">
            <w:pPr>
              <w:spacing w:before="60" w:after="240"/>
            </w:pPr>
            <w:r>
              <w:t>[Aaronson, N. K., et al 1993]</w:t>
            </w:r>
          </w:p>
        </w:tc>
        <w:tc>
          <w:tcPr>
            <w:tcW w:w="4440" w:type="dxa"/>
          </w:tcPr>
          <w:p w14:paraId="7ED4F8C1" w14:textId="77777777" w:rsidR="009072C6" w:rsidRDefault="009072C6" w:rsidP="009072C6">
            <w:pPr>
              <w:spacing w:before="60" w:after="240"/>
            </w:pPr>
            <w:r>
              <w:t>Aaronson NK, Ahmedzai S, Bergman B, Bullinger M, Cull A, Duez NJ, et al. The European Organization for Research and Treatment of Cancer QLQ-C30: a quality-of-life instrument for use in international clinical trials in oncology. J Natl Cancer Inst 1993;85(5):365-76.</w:t>
            </w:r>
          </w:p>
        </w:tc>
        <w:tc>
          <w:tcPr>
            <w:tcW w:w="1530" w:type="dxa"/>
          </w:tcPr>
          <w:p w14:paraId="4B57FF85" w14:textId="77777777" w:rsidR="009072C6" w:rsidRDefault="009072C6" w:rsidP="009072C6">
            <w:pPr>
              <w:spacing w:before="60" w:after="240"/>
            </w:pPr>
            <w:r>
              <w:t>[03Q3QL]</w:t>
            </w:r>
          </w:p>
        </w:tc>
      </w:tr>
      <w:tr w:rsidR="009072C6" w14:paraId="2E218D5A" w14:textId="77777777" w:rsidTr="009072C6">
        <w:trPr>
          <w:cantSplit/>
        </w:trPr>
        <w:tc>
          <w:tcPr>
            <w:tcW w:w="3120" w:type="dxa"/>
          </w:tcPr>
          <w:p w14:paraId="34F72457" w14:textId="77777777" w:rsidR="009072C6" w:rsidRDefault="009072C6" w:rsidP="009072C6">
            <w:pPr>
              <w:spacing w:before="60" w:after="240"/>
            </w:pPr>
            <w:r>
              <w:t>[Beauchemin, C., et al 2015]</w:t>
            </w:r>
          </w:p>
        </w:tc>
        <w:tc>
          <w:tcPr>
            <w:tcW w:w="4440" w:type="dxa"/>
          </w:tcPr>
          <w:p w14:paraId="0839F619" w14:textId="77777777" w:rsidR="009072C6" w:rsidRDefault="009072C6" w:rsidP="009072C6">
            <w:pPr>
              <w:spacing w:before="60" w:after="240"/>
            </w:pPr>
            <w:r>
              <w:t>Beauchemin C, Johnston JB, Lapierre ME, Aissa F, Lachaine J. Relationship between progression-free survival and overall survival in chronic lymphocytic leukemia: a literature-based analysis. Curr Oncol. 2015 Jun;22(3):e148-56.</w:t>
            </w:r>
          </w:p>
        </w:tc>
        <w:tc>
          <w:tcPr>
            <w:tcW w:w="1530" w:type="dxa"/>
          </w:tcPr>
          <w:p w14:paraId="32A2E46A" w14:textId="77777777" w:rsidR="009072C6" w:rsidRDefault="009072C6" w:rsidP="009072C6">
            <w:pPr>
              <w:spacing w:before="60" w:after="240"/>
            </w:pPr>
            <w:r>
              <w:t>[05R2WG]</w:t>
            </w:r>
          </w:p>
        </w:tc>
      </w:tr>
      <w:tr w:rsidR="009072C6" w14:paraId="514D4F99" w14:textId="77777777" w:rsidTr="009072C6">
        <w:trPr>
          <w:cantSplit/>
        </w:trPr>
        <w:tc>
          <w:tcPr>
            <w:tcW w:w="3120" w:type="dxa"/>
          </w:tcPr>
          <w:p w14:paraId="58387D2D" w14:textId="77777777" w:rsidR="009072C6" w:rsidRDefault="009072C6" w:rsidP="009072C6">
            <w:pPr>
              <w:spacing w:before="60" w:after="240"/>
            </w:pPr>
            <w:r>
              <w:t>[Bewarder, M., et al 2021]</w:t>
            </w:r>
          </w:p>
        </w:tc>
        <w:tc>
          <w:tcPr>
            <w:tcW w:w="4440" w:type="dxa"/>
          </w:tcPr>
          <w:p w14:paraId="0A270C21" w14:textId="77777777" w:rsidR="009072C6" w:rsidRDefault="009072C6" w:rsidP="009072C6">
            <w:pPr>
              <w:spacing w:before="60" w:after="240"/>
            </w:pPr>
            <w:r>
              <w:t>Bewarder M, Stilgenbauer S, Thurner L, Kaddu-Mulindwa D. Current treatment options in CLL. Cancers. 2021 May 19;13:2468.</w:t>
            </w:r>
          </w:p>
        </w:tc>
        <w:tc>
          <w:tcPr>
            <w:tcW w:w="1530" w:type="dxa"/>
          </w:tcPr>
          <w:p w14:paraId="17090D3B" w14:textId="77777777" w:rsidR="009072C6" w:rsidRDefault="009072C6" w:rsidP="009072C6">
            <w:pPr>
              <w:spacing w:before="60" w:after="240"/>
            </w:pPr>
            <w:r>
              <w:t>[07XZB4]</w:t>
            </w:r>
          </w:p>
        </w:tc>
      </w:tr>
      <w:tr w:rsidR="009072C6" w14:paraId="6A5EBC7B" w14:textId="77777777" w:rsidTr="009072C6">
        <w:trPr>
          <w:cantSplit/>
        </w:trPr>
        <w:tc>
          <w:tcPr>
            <w:tcW w:w="3120" w:type="dxa"/>
          </w:tcPr>
          <w:p w14:paraId="1DF37F25" w14:textId="77777777" w:rsidR="009072C6" w:rsidRDefault="009072C6" w:rsidP="009072C6">
            <w:pPr>
              <w:spacing w:before="60" w:after="240"/>
            </w:pPr>
            <w:r>
              <w:t>[Byrd, J. C., et al 2018]</w:t>
            </w:r>
          </w:p>
        </w:tc>
        <w:tc>
          <w:tcPr>
            <w:tcW w:w="4440" w:type="dxa"/>
          </w:tcPr>
          <w:p w14:paraId="21616AC3" w14:textId="77777777" w:rsidR="009072C6" w:rsidRDefault="009072C6" w:rsidP="009072C6">
            <w:pPr>
              <w:spacing w:before="60" w:after="240"/>
            </w:pPr>
            <w:r>
              <w:t>Byrd JC, Smith S, Wagner-Johnston N, Sharman J, Chen AI, Advani R, et al. First-in-human phase 1 study of the BTK inhibitor GDC-0853 in relapsed or refractory B-cell NHL and CLL. Oncotarget. 2018 Jan 22;9(16):13023-35. Erratum in: Oncotarget. 2019 Jun 04;10(38):3827-30.</w:t>
            </w:r>
          </w:p>
        </w:tc>
        <w:tc>
          <w:tcPr>
            <w:tcW w:w="1530" w:type="dxa"/>
          </w:tcPr>
          <w:p w14:paraId="314976C9" w14:textId="77777777" w:rsidR="009072C6" w:rsidRDefault="009072C6" w:rsidP="009072C6">
            <w:pPr>
              <w:spacing w:before="60" w:after="240"/>
            </w:pPr>
            <w:r>
              <w:t>[07WCNZ]</w:t>
            </w:r>
          </w:p>
        </w:tc>
      </w:tr>
      <w:tr w:rsidR="009072C6" w14:paraId="6C8C1A6B" w14:textId="77777777" w:rsidTr="009072C6">
        <w:trPr>
          <w:cantSplit/>
        </w:trPr>
        <w:tc>
          <w:tcPr>
            <w:tcW w:w="3120" w:type="dxa"/>
          </w:tcPr>
          <w:p w14:paraId="4F71B51E" w14:textId="77777777" w:rsidR="009072C6" w:rsidRDefault="009072C6" w:rsidP="009072C6">
            <w:pPr>
              <w:spacing w:before="60" w:after="240"/>
            </w:pPr>
            <w:r>
              <w:t>[Byrd, J. C., et al 2020]</w:t>
            </w:r>
          </w:p>
        </w:tc>
        <w:tc>
          <w:tcPr>
            <w:tcW w:w="4440" w:type="dxa"/>
          </w:tcPr>
          <w:p w14:paraId="583E1218" w14:textId="77777777" w:rsidR="009072C6" w:rsidRDefault="009072C6" w:rsidP="009072C6">
            <w:pPr>
              <w:spacing w:before="60" w:after="240"/>
            </w:pPr>
            <w:r>
              <w:t>Byrd JC, Wierda WG, Schuh A, Devereux S, Chaves JM, Brown JR, et al. Acalabrutinib monotherapy in patients with relapsed/refractory chronic lymphocytic leukemia: updated phase 2 results. Blood. 2020 Apr 9;135(15):1204-13.</w:t>
            </w:r>
          </w:p>
        </w:tc>
        <w:tc>
          <w:tcPr>
            <w:tcW w:w="1530" w:type="dxa"/>
          </w:tcPr>
          <w:p w14:paraId="60490686" w14:textId="77777777" w:rsidR="009072C6" w:rsidRDefault="009072C6" w:rsidP="009072C6">
            <w:pPr>
              <w:spacing w:before="60" w:after="240"/>
            </w:pPr>
            <w:r>
              <w:t>[07YSZ9]</w:t>
            </w:r>
          </w:p>
        </w:tc>
      </w:tr>
      <w:tr w:rsidR="009072C6" w14:paraId="0C465FBC" w14:textId="77777777" w:rsidTr="009072C6">
        <w:trPr>
          <w:cantSplit/>
        </w:trPr>
        <w:tc>
          <w:tcPr>
            <w:tcW w:w="3120" w:type="dxa"/>
          </w:tcPr>
          <w:p w14:paraId="55DE6F9C" w14:textId="77777777" w:rsidR="009072C6" w:rsidRDefault="009072C6" w:rsidP="009072C6">
            <w:pPr>
              <w:spacing w:before="60" w:after="240"/>
            </w:pPr>
            <w:r>
              <w:t>[Cella, D. F., et al 1993]</w:t>
            </w:r>
          </w:p>
        </w:tc>
        <w:tc>
          <w:tcPr>
            <w:tcW w:w="4440" w:type="dxa"/>
          </w:tcPr>
          <w:p w14:paraId="516C8D83" w14:textId="77777777" w:rsidR="009072C6" w:rsidRDefault="009072C6" w:rsidP="009072C6">
            <w:pPr>
              <w:spacing w:before="60" w:after="240"/>
            </w:pPr>
            <w:r>
              <w:t>Cella DF, Tulsky DS, Gray G, Sarafian B, Linn E, Bonomi A, et al. The functional assessment of cancer therapy scale:  development and validation of the general measure. J Clin Oncol 1993;11(3):570-9.</w:t>
            </w:r>
          </w:p>
        </w:tc>
        <w:tc>
          <w:tcPr>
            <w:tcW w:w="1530" w:type="dxa"/>
          </w:tcPr>
          <w:p w14:paraId="4C7DAC43" w14:textId="77777777" w:rsidR="009072C6" w:rsidRDefault="009072C6" w:rsidP="009072C6">
            <w:pPr>
              <w:spacing w:before="60" w:after="240"/>
            </w:pPr>
            <w:r>
              <w:t>[03R9XQ]</w:t>
            </w:r>
          </w:p>
        </w:tc>
      </w:tr>
      <w:tr w:rsidR="009072C6" w14:paraId="3B766109" w14:textId="77777777" w:rsidTr="009072C6">
        <w:trPr>
          <w:cantSplit/>
        </w:trPr>
        <w:tc>
          <w:tcPr>
            <w:tcW w:w="3120" w:type="dxa"/>
          </w:tcPr>
          <w:p w14:paraId="02D3572A" w14:textId="77777777" w:rsidR="009072C6" w:rsidRDefault="009072C6" w:rsidP="009072C6">
            <w:pPr>
              <w:spacing w:before="60" w:after="240"/>
            </w:pPr>
            <w:r>
              <w:t>[Cheson, B. D., et al 2014]</w:t>
            </w:r>
          </w:p>
        </w:tc>
        <w:tc>
          <w:tcPr>
            <w:tcW w:w="4440" w:type="dxa"/>
          </w:tcPr>
          <w:p w14:paraId="00C38BA7" w14:textId="77777777" w:rsidR="009072C6" w:rsidRDefault="009072C6" w:rsidP="009072C6">
            <w:pPr>
              <w:spacing w:before="60" w:after="240"/>
            </w:pPr>
            <w:r>
              <w:t>Cheson BD, Fisher RI, Barrington SF, Cavalli F, Schwartz LH, Zucca E, et al. Recommendations for initial evaluation, staging, and response assessment of Hodgkin and non-Hodgkin lymphoma: the Lugano classification. J Clin Oncol. 2014 Sep 20;32(27):3059-67.</w:t>
            </w:r>
          </w:p>
        </w:tc>
        <w:tc>
          <w:tcPr>
            <w:tcW w:w="1530" w:type="dxa"/>
          </w:tcPr>
          <w:p w14:paraId="68D12B48" w14:textId="77777777" w:rsidR="009072C6" w:rsidRDefault="009072C6" w:rsidP="009072C6">
            <w:pPr>
              <w:spacing w:before="60" w:after="240"/>
            </w:pPr>
            <w:r>
              <w:t>[045PKM]</w:t>
            </w:r>
          </w:p>
        </w:tc>
      </w:tr>
      <w:tr w:rsidR="009072C6" w14:paraId="0882A955" w14:textId="77777777" w:rsidTr="009072C6">
        <w:trPr>
          <w:cantSplit/>
        </w:trPr>
        <w:tc>
          <w:tcPr>
            <w:tcW w:w="3120" w:type="dxa"/>
          </w:tcPr>
          <w:p w14:paraId="477574FB" w14:textId="77777777" w:rsidR="009072C6" w:rsidRDefault="009072C6" w:rsidP="009072C6">
            <w:pPr>
              <w:spacing w:before="60" w:after="240"/>
            </w:pPr>
            <w:r>
              <w:t>[Clopper, C. J. and Pearson, E. S. 1934]</w:t>
            </w:r>
          </w:p>
        </w:tc>
        <w:tc>
          <w:tcPr>
            <w:tcW w:w="4440" w:type="dxa"/>
          </w:tcPr>
          <w:p w14:paraId="00158B71" w14:textId="77777777" w:rsidR="009072C6" w:rsidRDefault="009072C6" w:rsidP="009072C6">
            <w:pPr>
              <w:spacing w:before="60" w:after="240"/>
            </w:pPr>
            <w:r>
              <w:t>Clopper CJ and Pearson ES. The use of confidence or fiducial limits illustrated in the case of the binomial. Biometrika 1934;26(4):404-13.</w:t>
            </w:r>
          </w:p>
        </w:tc>
        <w:tc>
          <w:tcPr>
            <w:tcW w:w="1530" w:type="dxa"/>
          </w:tcPr>
          <w:p w14:paraId="559321C0" w14:textId="77777777" w:rsidR="009072C6" w:rsidRDefault="009072C6" w:rsidP="009072C6">
            <w:pPr>
              <w:spacing w:before="60" w:after="240"/>
            </w:pPr>
            <w:r>
              <w:t>[03Y75Y]</w:t>
            </w:r>
          </w:p>
        </w:tc>
      </w:tr>
      <w:tr w:rsidR="009072C6" w14:paraId="6566F09B" w14:textId="77777777" w:rsidTr="009072C6">
        <w:trPr>
          <w:cantSplit/>
        </w:trPr>
        <w:tc>
          <w:tcPr>
            <w:tcW w:w="3120" w:type="dxa"/>
          </w:tcPr>
          <w:p w14:paraId="17A6D62F" w14:textId="77777777" w:rsidR="009072C6" w:rsidRDefault="009072C6" w:rsidP="009072C6">
            <w:pPr>
              <w:spacing w:before="60" w:after="240"/>
            </w:pPr>
            <w:r>
              <w:t>[Del Gaizo Moore, V., et al 2007]</w:t>
            </w:r>
          </w:p>
        </w:tc>
        <w:tc>
          <w:tcPr>
            <w:tcW w:w="4440" w:type="dxa"/>
          </w:tcPr>
          <w:p w14:paraId="7673744E" w14:textId="77777777" w:rsidR="009072C6" w:rsidRDefault="009072C6" w:rsidP="009072C6">
            <w:pPr>
              <w:spacing w:before="60" w:after="240"/>
            </w:pPr>
            <w:r>
              <w:t>Del Gaizo Moore V, Brown JR, Certo M, Love TM, Novina CD, Letai A. Chronic lymphocytic leukemia requires BCL2 to sequester prodeath BIM, explaining sensitivity to BCL2 antagonist ABT-737. J Clin Invest. 2007 Jan;117(1):112-21.</w:t>
            </w:r>
          </w:p>
        </w:tc>
        <w:tc>
          <w:tcPr>
            <w:tcW w:w="1530" w:type="dxa"/>
          </w:tcPr>
          <w:p w14:paraId="4641CD1F" w14:textId="77777777" w:rsidR="009072C6" w:rsidRDefault="009072C6" w:rsidP="009072C6">
            <w:pPr>
              <w:spacing w:before="60" w:after="240"/>
            </w:pPr>
            <w:r>
              <w:t>[07YRH3]</w:t>
            </w:r>
          </w:p>
        </w:tc>
      </w:tr>
      <w:tr w:rsidR="009072C6" w14:paraId="40A33107" w14:textId="77777777" w:rsidTr="009072C6">
        <w:trPr>
          <w:cantSplit/>
        </w:trPr>
        <w:tc>
          <w:tcPr>
            <w:tcW w:w="3120" w:type="dxa"/>
          </w:tcPr>
          <w:p w14:paraId="39295C0D" w14:textId="77777777" w:rsidR="009072C6" w:rsidRDefault="009072C6" w:rsidP="009072C6">
            <w:pPr>
              <w:spacing w:before="60" w:after="240"/>
            </w:pPr>
            <w:r>
              <w:t>[ECOG ACRIN Cancer Research Group 2016]</w:t>
            </w:r>
          </w:p>
        </w:tc>
        <w:tc>
          <w:tcPr>
            <w:tcW w:w="4440" w:type="dxa"/>
          </w:tcPr>
          <w:p w14:paraId="02BD2E3A" w14:textId="77777777" w:rsidR="009072C6" w:rsidRDefault="009072C6" w:rsidP="009072C6">
            <w:pPr>
              <w:spacing w:before="60" w:after="240"/>
            </w:pPr>
            <w:r>
              <w:t>ECOG-ACRIN Cancer Research Group. ECOG Performance Status [Internet]. Philadelphia: ECOG-ACRIN Cancer Research Group; 2016. Available from: http://ecog-acrin.org/resources/ecog performance-status.</w:t>
            </w:r>
          </w:p>
        </w:tc>
        <w:tc>
          <w:tcPr>
            <w:tcW w:w="1530" w:type="dxa"/>
          </w:tcPr>
          <w:p w14:paraId="2EA30FD5" w14:textId="77777777" w:rsidR="009072C6" w:rsidRDefault="009072C6" w:rsidP="009072C6">
            <w:pPr>
              <w:spacing w:before="60" w:after="240"/>
            </w:pPr>
            <w:r>
              <w:t>[04JT28]</w:t>
            </w:r>
          </w:p>
        </w:tc>
      </w:tr>
      <w:tr w:rsidR="009072C6" w14:paraId="6C67273D" w14:textId="77777777" w:rsidTr="009072C6">
        <w:trPr>
          <w:cantSplit/>
        </w:trPr>
        <w:tc>
          <w:tcPr>
            <w:tcW w:w="3120" w:type="dxa"/>
          </w:tcPr>
          <w:p w14:paraId="4F9CB16F" w14:textId="77777777" w:rsidR="009072C6" w:rsidRDefault="009072C6" w:rsidP="009072C6">
            <w:pPr>
              <w:spacing w:before="60" w:after="240"/>
            </w:pPr>
            <w:r>
              <w:t>[Farooqui, M. Z. H., et al 2015]</w:t>
            </w:r>
          </w:p>
        </w:tc>
        <w:tc>
          <w:tcPr>
            <w:tcW w:w="4440" w:type="dxa"/>
          </w:tcPr>
          <w:p w14:paraId="494FCBA3" w14:textId="77777777" w:rsidR="009072C6" w:rsidRDefault="009072C6" w:rsidP="009072C6">
            <w:pPr>
              <w:spacing w:before="60" w:after="240"/>
            </w:pPr>
            <w:r>
              <w:t>Farooqui MZH, Valdez J, Martyr S, Aue G, Saba N, Niemann CU, et al. Ibrutinib for previously untreated and relapsed or refractory chronic lymphocytic leukaemia with TP53 aberrations: a phase 2, single-arm trial. Lancet Oncol. 2015 Feb;16:169-76.</w:t>
            </w:r>
          </w:p>
        </w:tc>
        <w:tc>
          <w:tcPr>
            <w:tcW w:w="1530" w:type="dxa"/>
          </w:tcPr>
          <w:p w14:paraId="1543FDAA" w14:textId="77777777" w:rsidR="009072C6" w:rsidRDefault="009072C6" w:rsidP="009072C6">
            <w:pPr>
              <w:spacing w:before="60" w:after="240"/>
            </w:pPr>
            <w:r>
              <w:t>[05L4CP]</w:t>
            </w:r>
          </w:p>
        </w:tc>
      </w:tr>
      <w:tr w:rsidR="009072C6" w14:paraId="6ED4FC55" w14:textId="77777777" w:rsidTr="009072C6">
        <w:trPr>
          <w:cantSplit/>
        </w:trPr>
        <w:tc>
          <w:tcPr>
            <w:tcW w:w="3120" w:type="dxa"/>
          </w:tcPr>
          <w:p w14:paraId="4C59501C" w14:textId="77777777" w:rsidR="009072C6" w:rsidRDefault="009072C6" w:rsidP="009072C6">
            <w:pPr>
              <w:spacing w:before="60" w:after="240"/>
            </w:pPr>
            <w:r>
              <w:t>[Fischer, K., et al 2011]</w:t>
            </w:r>
          </w:p>
        </w:tc>
        <w:tc>
          <w:tcPr>
            <w:tcW w:w="4440" w:type="dxa"/>
          </w:tcPr>
          <w:p w14:paraId="1963333E" w14:textId="77777777" w:rsidR="009072C6" w:rsidRDefault="009072C6" w:rsidP="009072C6">
            <w:pPr>
              <w:spacing w:before="60" w:after="240"/>
            </w:pPr>
            <w:r>
              <w:t>Fischer K, Cramer P, Busch R, Stilgenbauer S, Bahlo J, Schweighofer CD, et al. Bendamustine combined with rituximab in patients with relapsed and/or refractory chronic lymphocytic leukemia: a multicenter phase II trial of the German Chronic Lymphocytic Leukemia Study Group. J Clin Oncol. 2011 Sep 10;29(26):3559-66.</w:t>
            </w:r>
          </w:p>
        </w:tc>
        <w:tc>
          <w:tcPr>
            <w:tcW w:w="1530" w:type="dxa"/>
          </w:tcPr>
          <w:p w14:paraId="0DB188AD" w14:textId="77777777" w:rsidR="009072C6" w:rsidRDefault="009072C6" w:rsidP="009072C6">
            <w:pPr>
              <w:spacing w:before="60" w:after="240"/>
            </w:pPr>
            <w:r>
              <w:t>[07XZCG]</w:t>
            </w:r>
          </w:p>
        </w:tc>
      </w:tr>
      <w:tr w:rsidR="009072C6" w14:paraId="06829813" w14:textId="77777777" w:rsidTr="009072C6">
        <w:trPr>
          <w:cantSplit/>
        </w:trPr>
        <w:tc>
          <w:tcPr>
            <w:tcW w:w="3120" w:type="dxa"/>
          </w:tcPr>
          <w:p w14:paraId="7BE13E83" w14:textId="77777777" w:rsidR="009072C6" w:rsidRDefault="009072C6" w:rsidP="009072C6">
            <w:pPr>
              <w:spacing w:before="60" w:after="240"/>
            </w:pPr>
            <w:r>
              <w:t>[Food and Drug Administration 2020]</w:t>
            </w:r>
          </w:p>
        </w:tc>
        <w:tc>
          <w:tcPr>
            <w:tcW w:w="4440" w:type="dxa"/>
          </w:tcPr>
          <w:p w14:paraId="0B282EB0" w14:textId="77777777" w:rsidR="009072C6" w:rsidRDefault="009072C6" w:rsidP="009072C6">
            <w:pPr>
              <w:spacing w:before="60" w:after="240"/>
            </w:pPr>
            <w:r>
              <w:t>Food and Drug Administration. Hematologic malignancies: regulatory considerations for use of minimal residual disease in development of drug and biological products for treatment: guidance for industry. Silver Spring, MD. Jan 2020.</w:t>
            </w:r>
          </w:p>
        </w:tc>
        <w:tc>
          <w:tcPr>
            <w:tcW w:w="1530" w:type="dxa"/>
          </w:tcPr>
          <w:p w14:paraId="1F93DC99" w14:textId="77777777" w:rsidR="009072C6" w:rsidRDefault="009072C6" w:rsidP="009072C6">
            <w:pPr>
              <w:spacing w:before="60" w:after="240"/>
            </w:pPr>
            <w:r>
              <w:t>[07Y02Z]</w:t>
            </w:r>
          </w:p>
        </w:tc>
      </w:tr>
      <w:tr w:rsidR="009072C6" w14:paraId="57662C2F" w14:textId="77777777" w:rsidTr="009072C6">
        <w:trPr>
          <w:cantSplit/>
        </w:trPr>
        <w:tc>
          <w:tcPr>
            <w:tcW w:w="3120" w:type="dxa"/>
          </w:tcPr>
          <w:p w14:paraId="5B10D71C" w14:textId="77777777" w:rsidR="009072C6" w:rsidRDefault="009072C6" w:rsidP="009072C6">
            <w:pPr>
              <w:spacing w:before="60" w:after="240"/>
            </w:pPr>
            <w:r>
              <w:t>[Food and Drug Administration 2021]</w:t>
            </w:r>
          </w:p>
        </w:tc>
        <w:tc>
          <w:tcPr>
            <w:tcW w:w="4440" w:type="dxa"/>
          </w:tcPr>
          <w:p w14:paraId="30192E94" w14:textId="77777777" w:rsidR="009072C6" w:rsidRDefault="009072C6" w:rsidP="009072C6">
            <w:pPr>
              <w:spacing w:before="60" w:after="240"/>
            </w:pPr>
            <w:r>
              <w:t>Food and Drug Administration. Core patient-reported outcomes in cancer clinical trials: guidance for industry. Silver Spring, MD. Jun 2021.</w:t>
            </w:r>
          </w:p>
        </w:tc>
        <w:tc>
          <w:tcPr>
            <w:tcW w:w="1530" w:type="dxa"/>
          </w:tcPr>
          <w:p w14:paraId="511CC2B3" w14:textId="77777777" w:rsidR="009072C6" w:rsidRDefault="009072C6" w:rsidP="009072C6">
            <w:pPr>
              <w:spacing w:before="60" w:after="240"/>
            </w:pPr>
            <w:r>
              <w:t>[082JV0]</w:t>
            </w:r>
          </w:p>
        </w:tc>
      </w:tr>
      <w:tr w:rsidR="009072C6" w14:paraId="05B91725" w14:textId="77777777" w:rsidTr="009072C6">
        <w:trPr>
          <w:cantSplit/>
        </w:trPr>
        <w:tc>
          <w:tcPr>
            <w:tcW w:w="3120" w:type="dxa"/>
          </w:tcPr>
          <w:p w14:paraId="05B9FB24" w14:textId="77777777" w:rsidR="009072C6" w:rsidRDefault="009072C6" w:rsidP="009072C6">
            <w:pPr>
              <w:spacing w:before="60" w:after="240"/>
            </w:pPr>
            <w:r>
              <w:t>[Gango, A., et al 2020]</w:t>
            </w:r>
          </w:p>
        </w:tc>
        <w:tc>
          <w:tcPr>
            <w:tcW w:w="4440" w:type="dxa"/>
          </w:tcPr>
          <w:p w14:paraId="4AE4556A" w14:textId="77777777" w:rsidR="009072C6" w:rsidRDefault="009072C6" w:rsidP="009072C6">
            <w:pPr>
              <w:spacing w:before="60" w:after="240"/>
            </w:pPr>
            <w:r>
              <w:t>Gango A, Alpar D, Galik B, Marosvari D, Kiss R, Fesus V, et al. Dissection of subclonal evolution by temporal mutation profiling in chronic lymphocytic leukemia patients treated with ibrutinib. Int J Cancer. 2020;146:85-93.</w:t>
            </w:r>
          </w:p>
        </w:tc>
        <w:tc>
          <w:tcPr>
            <w:tcW w:w="1530" w:type="dxa"/>
          </w:tcPr>
          <w:p w14:paraId="34ADAC55" w14:textId="77777777" w:rsidR="009072C6" w:rsidRDefault="009072C6" w:rsidP="009072C6">
            <w:pPr>
              <w:spacing w:before="60" w:after="240"/>
            </w:pPr>
            <w:r>
              <w:t>[05HKT7]</w:t>
            </w:r>
          </w:p>
        </w:tc>
      </w:tr>
      <w:tr w:rsidR="009072C6" w14:paraId="3D0641C3" w14:textId="77777777" w:rsidTr="009072C6">
        <w:trPr>
          <w:cantSplit/>
        </w:trPr>
        <w:tc>
          <w:tcPr>
            <w:tcW w:w="3120" w:type="dxa"/>
          </w:tcPr>
          <w:p w14:paraId="28B986E3" w14:textId="77777777" w:rsidR="009072C6" w:rsidRDefault="009072C6" w:rsidP="009072C6">
            <w:pPr>
              <w:spacing w:before="60" w:after="240"/>
            </w:pPr>
            <w:r>
              <w:t>[Hallek, M. 2013]</w:t>
            </w:r>
          </w:p>
        </w:tc>
        <w:tc>
          <w:tcPr>
            <w:tcW w:w="4440" w:type="dxa"/>
          </w:tcPr>
          <w:p w14:paraId="70787EE4" w14:textId="77777777" w:rsidR="009072C6" w:rsidRDefault="009072C6" w:rsidP="009072C6">
            <w:pPr>
              <w:spacing w:before="60" w:after="240"/>
            </w:pPr>
            <w:r>
              <w:t>Hallek M. Chronic lymphocytic leukemia: 2013 update on diagnosis, risk stratification and treatment. Am J Hematol. 2013;88:803-16.</w:t>
            </w:r>
          </w:p>
        </w:tc>
        <w:tc>
          <w:tcPr>
            <w:tcW w:w="1530" w:type="dxa"/>
          </w:tcPr>
          <w:p w14:paraId="59A8D528" w14:textId="77777777" w:rsidR="009072C6" w:rsidRDefault="009072C6" w:rsidP="009072C6">
            <w:pPr>
              <w:spacing w:before="60" w:after="240"/>
            </w:pPr>
            <w:r>
              <w:t>[084MHK]</w:t>
            </w:r>
          </w:p>
        </w:tc>
      </w:tr>
      <w:tr w:rsidR="009072C6" w14:paraId="1D3C9796" w14:textId="77777777" w:rsidTr="009072C6">
        <w:trPr>
          <w:cantSplit/>
        </w:trPr>
        <w:tc>
          <w:tcPr>
            <w:tcW w:w="3120" w:type="dxa"/>
          </w:tcPr>
          <w:p w14:paraId="3415B4B3" w14:textId="77777777" w:rsidR="009072C6" w:rsidRDefault="009072C6" w:rsidP="009072C6">
            <w:pPr>
              <w:spacing w:before="60" w:after="240"/>
            </w:pPr>
            <w:r>
              <w:t>[Hallek, M. 2019]</w:t>
            </w:r>
          </w:p>
        </w:tc>
        <w:tc>
          <w:tcPr>
            <w:tcW w:w="4440" w:type="dxa"/>
          </w:tcPr>
          <w:p w14:paraId="3FC20F38" w14:textId="77777777" w:rsidR="009072C6" w:rsidRDefault="009072C6" w:rsidP="009072C6">
            <w:pPr>
              <w:spacing w:before="60" w:after="240"/>
            </w:pPr>
            <w:r>
              <w:t>Hallek M. Chronic lymphocytic leukemia: 2020 update on diagnosis, risk stratification and treatment. Am J Hematol. 2019;94:1266-87.</w:t>
            </w:r>
          </w:p>
        </w:tc>
        <w:tc>
          <w:tcPr>
            <w:tcW w:w="1530" w:type="dxa"/>
          </w:tcPr>
          <w:p w14:paraId="12CEA92B" w14:textId="77777777" w:rsidR="009072C6" w:rsidRDefault="009072C6" w:rsidP="009072C6">
            <w:pPr>
              <w:spacing w:before="60" w:after="240"/>
            </w:pPr>
            <w:r>
              <w:t>[05HKT9]</w:t>
            </w:r>
          </w:p>
        </w:tc>
      </w:tr>
      <w:tr w:rsidR="009072C6" w14:paraId="2B088A87" w14:textId="77777777" w:rsidTr="009072C6">
        <w:trPr>
          <w:cantSplit/>
        </w:trPr>
        <w:tc>
          <w:tcPr>
            <w:tcW w:w="3120" w:type="dxa"/>
          </w:tcPr>
          <w:p w14:paraId="38901B7A" w14:textId="77777777" w:rsidR="009072C6" w:rsidRDefault="009072C6" w:rsidP="009072C6">
            <w:pPr>
              <w:spacing w:before="60" w:after="240"/>
            </w:pPr>
            <w:r>
              <w:t>[Hallek, M., et al 2018]</w:t>
            </w:r>
          </w:p>
        </w:tc>
        <w:tc>
          <w:tcPr>
            <w:tcW w:w="4440" w:type="dxa"/>
          </w:tcPr>
          <w:p w14:paraId="0B7AE3D3" w14:textId="77777777" w:rsidR="009072C6" w:rsidRDefault="009072C6" w:rsidP="009072C6">
            <w:pPr>
              <w:spacing w:before="60" w:after="240"/>
            </w:pPr>
            <w:r>
              <w:t>Hallek M, Cheson BD, Catovsky D, Caligaris-Cappio F, Dighiero G, Dohner H, et al. iwCLL guidelines for diagnosis, indications for treatment, response assessment, and supportive management of CLL. Blood. 2018 Jun 21;131(25):2745-60.</w:t>
            </w:r>
          </w:p>
        </w:tc>
        <w:tc>
          <w:tcPr>
            <w:tcW w:w="1530" w:type="dxa"/>
          </w:tcPr>
          <w:p w14:paraId="0482DA97" w14:textId="77777777" w:rsidR="009072C6" w:rsidRDefault="009072C6" w:rsidP="009072C6">
            <w:pPr>
              <w:spacing w:before="60" w:after="240"/>
            </w:pPr>
            <w:r>
              <w:t>[05HPQL]</w:t>
            </w:r>
          </w:p>
        </w:tc>
      </w:tr>
      <w:tr w:rsidR="009072C6" w14:paraId="10A560D6" w14:textId="77777777" w:rsidTr="009072C6">
        <w:trPr>
          <w:cantSplit/>
        </w:trPr>
        <w:tc>
          <w:tcPr>
            <w:tcW w:w="3120" w:type="dxa"/>
          </w:tcPr>
          <w:p w14:paraId="01B73550" w14:textId="77777777" w:rsidR="009072C6" w:rsidRDefault="009072C6" w:rsidP="009072C6">
            <w:pPr>
              <w:spacing w:before="60" w:after="240"/>
            </w:pPr>
            <w:r>
              <w:t>[Hamblin, T. J., et al 1999]</w:t>
            </w:r>
          </w:p>
        </w:tc>
        <w:tc>
          <w:tcPr>
            <w:tcW w:w="4440" w:type="dxa"/>
          </w:tcPr>
          <w:p w14:paraId="6C84F07D" w14:textId="77777777" w:rsidR="009072C6" w:rsidRDefault="009072C6" w:rsidP="009072C6">
            <w:pPr>
              <w:spacing w:before="60" w:after="240"/>
            </w:pPr>
            <w:r>
              <w:t>Hamblin TJ, Davis Z, Gardiner A, Oscier DG, Stevenson FK. Unmutated Ig V(H) genes are associated with a more aggressive form of chronic lymphocytic leukemia. Blood. 1999 Sep 15;94(6):1848-54.</w:t>
            </w:r>
          </w:p>
        </w:tc>
        <w:tc>
          <w:tcPr>
            <w:tcW w:w="1530" w:type="dxa"/>
          </w:tcPr>
          <w:p w14:paraId="430ACE9E" w14:textId="77777777" w:rsidR="009072C6" w:rsidRDefault="009072C6" w:rsidP="009072C6">
            <w:pPr>
              <w:spacing w:before="60" w:after="240"/>
            </w:pPr>
            <w:r>
              <w:t>[05LB2S]</w:t>
            </w:r>
          </w:p>
        </w:tc>
      </w:tr>
      <w:tr w:rsidR="009072C6" w14:paraId="7C215A35" w14:textId="77777777" w:rsidTr="009072C6">
        <w:trPr>
          <w:cantSplit/>
        </w:trPr>
        <w:tc>
          <w:tcPr>
            <w:tcW w:w="3120" w:type="dxa"/>
          </w:tcPr>
          <w:p w14:paraId="3380B8A0" w14:textId="77777777" w:rsidR="009072C6" w:rsidRDefault="009072C6" w:rsidP="009072C6">
            <w:pPr>
              <w:spacing w:before="60" w:after="240"/>
            </w:pPr>
            <w:r>
              <w:t>[Hillmen, P., et al 2019]</w:t>
            </w:r>
          </w:p>
        </w:tc>
        <w:tc>
          <w:tcPr>
            <w:tcW w:w="4440" w:type="dxa"/>
          </w:tcPr>
          <w:p w14:paraId="6C37A585" w14:textId="77777777" w:rsidR="009072C6" w:rsidRDefault="009072C6" w:rsidP="009072C6">
            <w:pPr>
              <w:spacing w:before="60" w:after="240"/>
            </w:pPr>
            <w:r>
              <w:t>Hillmen P, Rawstron AC, Brock K, Munoz-Vicente S, Yates FJ, Bishop R, et al. Ibrutinib plus venetoclax in relapsed/refractory chronic lymphocytic leukemia: the CLARITY study. J Clin Oncol. 2019;37(30):2722-9. Additional material; 1 p.</w:t>
            </w:r>
          </w:p>
        </w:tc>
        <w:tc>
          <w:tcPr>
            <w:tcW w:w="1530" w:type="dxa"/>
          </w:tcPr>
          <w:p w14:paraId="2DD5BF87" w14:textId="77777777" w:rsidR="009072C6" w:rsidRDefault="009072C6" w:rsidP="009072C6">
            <w:pPr>
              <w:spacing w:before="60" w:after="240"/>
            </w:pPr>
            <w:r>
              <w:t>[07YRLM]</w:t>
            </w:r>
          </w:p>
        </w:tc>
      </w:tr>
      <w:tr w:rsidR="009072C6" w14:paraId="27E2C9DE" w14:textId="77777777" w:rsidTr="009072C6">
        <w:trPr>
          <w:cantSplit/>
        </w:trPr>
        <w:tc>
          <w:tcPr>
            <w:tcW w:w="3120" w:type="dxa"/>
          </w:tcPr>
          <w:p w14:paraId="268E9DFD" w14:textId="77777777" w:rsidR="009072C6" w:rsidRDefault="009072C6" w:rsidP="009072C6">
            <w:pPr>
              <w:spacing w:before="60" w:after="240"/>
            </w:pPr>
            <w:r>
              <w:t>[Howard, S. C., et al 2011]</w:t>
            </w:r>
          </w:p>
        </w:tc>
        <w:tc>
          <w:tcPr>
            <w:tcW w:w="4440" w:type="dxa"/>
          </w:tcPr>
          <w:p w14:paraId="484FBAC4" w14:textId="77777777" w:rsidR="009072C6" w:rsidRDefault="009072C6" w:rsidP="009072C6">
            <w:pPr>
              <w:spacing w:before="60" w:after="240"/>
            </w:pPr>
            <w:r>
              <w:t>Howard SC, Jones DP, Pui C-H. The tumor lysis syndrome. N Engl J Med 2011;364:1844-54.</w:t>
            </w:r>
          </w:p>
        </w:tc>
        <w:tc>
          <w:tcPr>
            <w:tcW w:w="1530" w:type="dxa"/>
          </w:tcPr>
          <w:p w14:paraId="35BCD276" w14:textId="77777777" w:rsidR="009072C6" w:rsidRDefault="009072C6" w:rsidP="009072C6">
            <w:pPr>
              <w:spacing w:before="60" w:after="240"/>
            </w:pPr>
            <w:r>
              <w:t>[03RSV6]</w:t>
            </w:r>
          </w:p>
        </w:tc>
      </w:tr>
      <w:tr w:rsidR="009072C6" w14:paraId="0E45E1EE" w14:textId="77777777" w:rsidTr="009072C6">
        <w:trPr>
          <w:cantSplit/>
        </w:trPr>
        <w:tc>
          <w:tcPr>
            <w:tcW w:w="3120" w:type="dxa"/>
          </w:tcPr>
          <w:p w14:paraId="42670AB0" w14:textId="77777777" w:rsidR="009072C6" w:rsidRDefault="009072C6" w:rsidP="009072C6">
            <w:pPr>
              <w:spacing w:before="60" w:after="240"/>
            </w:pPr>
            <w:r>
              <w:t>[International CLL-IPI working group 2016]</w:t>
            </w:r>
          </w:p>
        </w:tc>
        <w:tc>
          <w:tcPr>
            <w:tcW w:w="4440" w:type="dxa"/>
          </w:tcPr>
          <w:p w14:paraId="0611CEE5" w14:textId="77777777" w:rsidR="009072C6" w:rsidRDefault="009072C6" w:rsidP="009072C6">
            <w:pPr>
              <w:spacing w:before="60" w:after="240"/>
            </w:pPr>
            <w:r>
              <w:t>International CLL-IPI working group. An international prognostic index for patients with chronic lymphocytic leukaemia (CLL-IPI): a meta-analysis of individual patient data. Lancet Oncol. 2016 Jun;17:779-90.</w:t>
            </w:r>
          </w:p>
        </w:tc>
        <w:tc>
          <w:tcPr>
            <w:tcW w:w="1530" w:type="dxa"/>
          </w:tcPr>
          <w:p w14:paraId="743AC935" w14:textId="77777777" w:rsidR="009072C6" w:rsidRDefault="009072C6" w:rsidP="009072C6">
            <w:pPr>
              <w:spacing w:before="60" w:after="240"/>
            </w:pPr>
            <w:r>
              <w:t>[06DZLL]</w:t>
            </w:r>
          </w:p>
        </w:tc>
      </w:tr>
      <w:tr w:rsidR="009072C6" w14:paraId="59E16450" w14:textId="77777777" w:rsidTr="009072C6">
        <w:trPr>
          <w:cantSplit/>
        </w:trPr>
        <w:tc>
          <w:tcPr>
            <w:tcW w:w="3120" w:type="dxa"/>
          </w:tcPr>
          <w:p w14:paraId="29F91BB0" w14:textId="77777777" w:rsidR="009072C6" w:rsidRDefault="009072C6" w:rsidP="009072C6">
            <w:pPr>
              <w:spacing w:before="60" w:after="240"/>
            </w:pPr>
            <w:r>
              <w:t>[Ji, Y. and Wang, S.-J. 2013]</w:t>
            </w:r>
          </w:p>
        </w:tc>
        <w:tc>
          <w:tcPr>
            <w:tcW w:w="4440" w:type="dxa"/>
          </w:tcPr>
          <w:p w14:paraId="54A7F991" w14:textId="77777777" w:rsidR="009072C6" w:rsidRDefault="009072C6" w:rsidP="009072C6">
            <w:pPr>
              <w:spacing w:before="60" w:after="240"/>
            </w:pPr>
            <w:r>
              <w:t>Ji Y and Wang S-J. Modified toxicity probability interval design: a safer and more reliable method than the 3 + 3 design for practical phase I trials. J Clin Oncol 2013;31:1-12.</w:t>
            </w:r>
          </w:p>
        </w:tc>
        <w:tc>
          <w:tcPr>
            <w:tcW w:w="1530" w:type="dxa"/>
          </w:tcPr>
          <w:p w14:paraId="4B1E0638" w14:textId="77777777" w:rsidR="009072C6" w:rsidRDefault="009072C6" w:rsidP="009072C6">
            <w:pPr>
              <w:spacing w:before="60" w:after="240"/>
            </w:pPr>
            <w:r>
              <w:t>[03FL3C]</w:t>
            </w:r>
          </w:p>
        </w:tc>
      </w:tr>
      <w:tr w:rsidR="009072C6" w14:paraId="014C3454" w14:textId="77777777" w:rsidTr="009072C6">
        <w:trPr>
          <w:cantSplit/>
        </w:trPr>
        <w:tc>
          <w:tcPr>
            <w:tcW w:w="3120" w:type="dxa"/>
          </w:tcPr>
          <w:p w14:paraId="36D24653" w14:textId="77777777" w:rsidR="009072C6" w:rsidRDefault="009072C6" w:rsidP="009072C6">
            <w:pPr>
              <w:spacing w:before="60" w:after="240"/>
            </w:pPr>
            <w:r>
              <w:t>[Ji, Y., et al 2007]</w:t>
            </w:r>
          </w:p>
        </w:tc>
        <w:tc>
          <w:tcPr>
            <w:tcW w:w="4440" w:type="dxa"/>
          </w:tcPr>
          <w:p w14:paraId="3BE0C242" w14:textId="77777777" w:rsidR="009072C6" w:rsidRDefault="009072C6" w:rsidP="009072C6">
            <w:pPr>
              <w:spacing w:before="60" w:after="240"/>
            </w:pPr>
            <w:r>
              <w:t>Ji Y, Li Y, Bekele BN. Dose-finding in phase l clinical trials based on toxicity probability intervals. Clin Trials 2007;4:235-44.</w:t>
            </w:r>
          </w:p>
        </w:tc>
        <w:tc>
          <w:tcPr>
            <w:tcW w:w="1530" w:type="dxa"/>
          </w:tcPr>
          <w:p w14:paraId="38892B3A" w14:textId="77777777" w:rsidR="009072C6" w:rsidRDefault="009072C6" w:rsidP="009072C6">
            <w:pPr>
              <w:spacing w:before="60" w:after="240"/>
            </w:pPr>
            <w:r>
              <w:t>[03TFYL]</w:t>
            </w:r>
          </w:p>
        </w:tc>
      </w:tr>
      <w:tr w:rsidR="009072C6" w14:paraId="790C016C" w14:textId="77777777" w:rsidTr="009072C6">
        <w:trPr>
          <w:cantSplit/>
        </w:trPr>
        <w:tc>
          <w:tcPr>
            <w:tcW w:w="3120" w:type="dxa"/>
          </w:tcPr>
          <w:p w14:paraId="63802F57" w14:textId="77777777" w:rsidR="009072C6" w:rsidRDefault="009072C6" w:rsidP="009072C6">
            <w:pPr>
              <w:spacing w:before="60" w:after="240"/>
            </w:pPr>
            <w:r>
              <w:t>[Ji, Y., et al 2010]</w:t>
            </w:r>
          </w:p>
        </w:tc>
        <w:tc>
          <w:tcPr>
            <w:tcW w:w="4440" w:type="dxa"/>
          </w:tcPr>
          <w:p w14:paraId="47A4F89E" w14:textId="77777777" w:rsidR="009072C6" w:rsidRDefault="009072C6" w:rsidP="009072C6">
            <w:pPr>
              <w:spacing w:before="60" w:after="240"/>
            </w:pPr>
            <w:r>
              <w:t>Ji Y, Liu P, Li Y, Bekele BN. A modified toxicity probability interval method for dose-finding trials. Clin Trials. 2010;7:653-63.</w:t>
            </w:r>
          </w:p>
        </w:tc>
        <w:tc>
          <w:tcPr>
            <w:tcW w:w="1530" w:type="dxa"/>
          </w:tcPr>
          <w:p w14:paraId="1EE2ACCD" w14:textId="77777777" w:rsidR="009072C6" w:rsidRDefault="009072C6" w:rsidP="009072C6">
            <w:pPr>
              <w:spacing w:before="60" w:after="240"/>
            </w:pPr>
            <w:r>
              <w:t>[04WC92]</w:t>
            </w:r>
          </w:p>
        </w:tc>
      </w:tr>
      <w:tr w:rsidR="009072C6" w14:paraId="276A4E7A" w14:textId="77777777" w:rsidTr="009072C6">
        <w:trPr>
          <w:cantSplit/>
        </w:trPr>
        <w:tc>
          <w:tcPr>
            <w:tcW w:w="3120" w:type="dxa"/>
          </w:tcPr>
          <w:p w14:paraId="5C9F7AFA" w14:textId="77777777" w:rsidR="009072C6" w:rsidRDefault="009072C6" w:rsidP="009072C6">
            <w:pPr>
              <w:spacing w:before="60" w:after="240"/>
            </w:pPr>
            <w:r>
              <w:t>[Kanagal-Shamanna, R., et al 2019]</w:t>
            </w:r>
          </w:p>
        </w:tc>
        <w:tc>
          <w:tcPr>
            <w:tcW w:w="4440" w:type="dxa"/>
          </w:tcPr>
          <w:p w14:paraId="6D3DB4A4" w14:textId="77777777" w:rsidR="009072C6" w:rsidRDefault="009072C6" w:rsidP="009072C6">
            <w:pPr>
              <w:spacing w:before="60" w:after="240"/>
            </w:pPr>
            <w:r>
              <w:t>Kanagal-Shamanna R, Jain P, Patel KP, Routbort M, Bueso-Ramos C, Alhalouli T, et al. Targeted multigene deep sequencing of Bruton tyrosine kinase inhibitor-resistant chronic lymphocytic leukemia with disease progression and richter transformation. Cancer. 2019 Feb 15;125:559-74.</w:t>
            </w:r>
          </w:p>
        </w:tc>
        <w:tc>
          <w:tcPr>
            <w:tcW w:w="1530" w:type="dxa"/>
          </w:tcPr>
          <w:p w14:paraId="7347E006" w14:textId="77777777" w:rsidR="009072C6" w:rsidRDefault="009072C6" w:rsidP="009072C6">
            <w:pPr>
              <w:spacing w:before="60" w:after="240"/>
            </w:pPr>
            <w:r>
              <w:t>[05HKTC]</w:t>
            </w:r>
          </w:p>
        </w:tc>
      </w:tr>
      <w:tr w:rsidR="009072C6" w14:paraId="0CD05EC3" w14:textId="77777777" w:rsidTr="009072C6">
        <w:trPr>
          <w:cantSplit/>
        </w:trPr>
        <w:tc>
          <w:tcPr>
            <w:tcW w:w="3120" w:type="dxa"/>
          </w:tcPr>
          <w:p w14:paraId="34516162" w14:textId="77777777" w:rsidR="009072C6" w:rsidRDefault="009072C6" w:rsidP="009072C6">
            <w:pPr>
              <w:spacing w:before="60" w:after="240"/>
            </w:pPr>
            <w:r>
              <w:t>[Kater, A. P., et al 2020]</w:t>
            </w:r>
          </w:p>
        </w:tc>
        <w:tc>
          <w:tcPr>
            <w:tcW w:w="4440" w:type="dxa"/>
          </w:tcPr>
          <w:p w14:paraId="3111B5E2" w14:textId="77777777" w:rsidR="009072C6" w:rsidRDefault="009072C6" w:rsidP="009072C6">
            <w:pPr>
              <w:spacing w:before="60" w:after="240"/>
            </w:pPr>
            <w:r>
              <w:t>Kater AP, Wu JQ, Kipps T, Eichhorst B, Hillmen P, D'Rozario J, et al. Venetoclax plus rituximab in relapsed chronic lymphocytic leukemia: 4-year results and evaluation of impact of genomic complexity and gene mutations from the MURANO phase III study. J Clin Oncol. 2020;38(34):4042-54. Additional material; 1 p.</w:t>
            </w:r>
          </w:p>
        </w:tc>
        <w:tc>
          <w:tcPr>
            <w:tcW w:w="1530" w:type="dxa"/>
          </w:tcPr>
          <w:p w14:paraId="0F7B6B4F" w14:textId="77777777" w:rsidR="009072C6" w:rsidRDefault="009072C6" w:rsidP="009072C6">
            <w:pPr>
              <w:spacing w:before="60" w:after="240"/>
            </w:pPr>
            <w:r>
              <w:t>[07YRN6]</w:t>
            </w:r>
          </w:p>
        </w:tc>
      </w:tr>
      <w:tr w:rsidR="009072C6" w14:paraId="4B965725" w14:textId="77777777" w:rsidTr="009072C6">
        <w:trPr>
          <w:cantSplit/>
          <w:ins w:id="4349" w:author="Powell, Deana" w:date="2026-03-05T15:34:00Z" w16du:dateUtc="2026-03-05T20:34:00Z"/>
        </w:trPr>
        <w:tc>
          <w:tcPr>
            <w:tcW w:w="3120" w:type="dxa"/>
          </w:tcPr>
          <w:p w14:paraId="30D026FF" w14:textId="77777777" w:rsidR="009072C6" w:rsidRDefault="009072C6" w:rsidP="009072C6">
            <w:pPr>
              <w:spacing w:before="60" w:after="240"/>
              <w:rPr>
                <w:ins w:id="4350" w:author="Powell, Deana" w:date="2026-03-05T15:34:00Z" w16du:dateUtc="2026-03-05T20:34:00Z"/>
              </w:rPr>
            </w:pPr>
            <w:ins w:id="4351" w:author="Powell, Deana" w:date="2026-03-05T15:34:00Z" w16du:dateUtc="2026-03-05T20:34:00Z">
              <w:r>
                <w:t>[Kater, A. P., et al 2022]</w:t>
              </w:r>
            </w:ins>
          </w:p>
        </w:tc>
        <w:tc>
          <w:tcPr>
            <w:tcW w:w="4440" w:type="dxa"/>
          </w:tcPr>
          <w:p w14:paraId="3C74DB67" w14:textId="77777777" w:rsidR="009072C6" w:rsidRDefault="009072C6" w:rsidP="009072C6">
            <w:pPr>
              <w:spacing w:before="60" w:after="240"/>
              <w:rPr>
                <w:ins w:id="4352" w:author="Powell, Deana" w:date="2026-03-05T15:34:00Z" w16du:dateUtc="2026-03-05T20:34:00Z"/>
              </w:rPr>
            </w:pPr>
            <w:ins w:id="4353" w:author="Powell, Deana" w:date="2026-03-05T15:34:00Z" w16du:dateUtc="2026-03-05T20:34:00Z">
              <w:r>
                <w:t>Kater AP, Levin MD, Dubois J, Kersting S, Enggaard L, Veldhuis GJ, et al. Minimal residual disease-guided stop and start of venetoclax plus ibrutinib for patients with relapsed or refractory chronic lymphocytic leukaemia (HOVON141/VISION): primary analysis of an open-label, randomised, phase 2 trial. Lancet Oncol. 2022 Jun;23:818-28.</w:t>
              </w:r>
            </w:ins>
          </w:p>
        </w:tc>
        <w:tc>
          <w:tcPr>
            <w:tcW w:w="1530" w:type="dxa"/>
          </w:tcPr>
          <w:p w14:paraId="6A11E54B" w14:textId="77777777" w:rsidR="009072C6" w:rsidRDefault="009072C6" w:rsidP="009072C6">
            <w:pPr>
              <w:spacing w:before="60" w:after="240"/>
              <w:rPr>
                <w:ins w:id="4354" w:author="Powell, Deana" w:date="2026-03-05T15:34:00Z" w16du:dateUtc="2026-03-05T20:34:00Z"/>
              </w:rPr>
            </w:pPr>
            <w:ins w:id="4355" w:author="Powell, Deana" w:date="2026-03-05T15:34:00Z" w16du:dateUtc="2026-03-05T20:34:00Z">
              <w:r>
                <w:t>[08WTT3]</w:t>
              </w:r>
            </w:ins>
          </w:p>
        </w:tc>
      </w:tr>
      <w:tr w:rsidR="009072C6" w14:paraId="1F0F1BE7" w14:textId="77777777" w:rsidTr="009072C6">
        <w:trPr>
          <w:cantSplit/>
        </w:trPr>
        <w:tc>
          <w:tcPr>
            <w:tcW w:w="3120" w:type="dxa"/>
          </w:tcPr>
          <w:p w14:paraId="619A0BAB" w14:textId="77777777" w:rsidR="009072C6" w:rsidRDefault="009072C6" w:rsidP="009072C6">
            <w:pPr>
              <w:spacing w:before="60" w:after="240"/>
            </w:pPr>
            <w:r>
              <w:t>[Le, C., et al 2020]</w:t>
            </w:r>
          </w:p>
        </w:tc>
        <w:tc>
          <w:tcPr>
            <w:tcW w:w="4440" w:type="dxa"/>
          </w:tcPr>
          <w:p w14:paraId="6DBE882B" w14:textId="77777777" w:rsidR="009072C6" w:rsidRDefault="009072C6" w:rsidP="009072C6">
            <w:pPr>
              <w:spacing w:before="60" w:after="240"/>
            </w:pPr>
            <w:r>
              <w:t>Le C, Jacob A, Iyengar D, Dedousis J, Tsompanidis A. Stage IV small lymphocytic lymphoma presenting with unilateral vision loss. Case Rep Oncol Med. 2020 Jan 11;2020:3752409.</w:t>
            </w:r>
          </w:p>
        </w:tc>
        <w:tc>
          <w:tcPr>
            <w:tcW w:w="1530" w:type="dxa"/>
          </w:tcPr>
          <w:p w14:paraId="417ACCC9" w14:textId="77777777" w:rsidR="009072C6" w:rsidRDefault="009072C6" w:rsidP="009072C6">
            <w:pPr>
              <w:spacing w:before="60" w:after="240"/>
            </w:pPr>
            <w:r>
              <w:t>[07WCNT]</w:t>
            </w:r>
          </w:p>
        </w:tc>
      </w:tr>
      <w:tr w:rsidR="009072C6" w14:paraId="2597EEFF" w14:textId="77777777" w:rsidTr="009072C6">
        <w:trPr>
          <w:cantSplit/>
        </w:trPr>
        <w:tc>
          <w:tcPr>
            <w:tcW w:w="3120" w:type="dxa"/>
          </w:tcPr>
          <w:p w14:paraId="21AE4170" w14:textId="77777777" w:rsidR="009072C6" w:rsidRDefault="009072C6" w:rsidP="009072C6">
            <w:pPr>
              <w:spacing w:before="60" w:after="240"/>
            </w:pPr>
            <w:r>
              <w:t>[Maurer, W. and Bretz, F. 2013]</w:t>
            </w:r>
          </w:p>
        </w:tc>
        <w:tc>
          <w:tcPr>
            <w:tcW w:w="4440" w:type="dxa"/>
          </w:tcPr>
          <w:p w14:paraId="35113B55" w14:textId="77777777" w:rsidR="009072C6" w:rsidRDefault="009072C6" w:rsidP="009072C6">
            <w:pPr>
              <w:spacing w:before="60" w:after="240"/>
            </w:pPr>
            <w:r>
              <w:t>Maurer W and Bretz F. Multiple testing in group sequential trials using graphical approaches. Stat Biopharm Res 2013;5(4):311-20.</w:t>
            </w:r>
          </w:p>
        </w:tc>
        <w:tc>
          <w:tcPr>
            <w:tcW w:w="1530" w:type="dxa"/>
          </w:tcPr>
          <w:p w14:paraId="711DF6F4" w14:textId="77777777" w:rsidR="009072C6" w:rsidRDefault="009072C6" w:rsidP="009072C6">
            <w:pPr>
              <w:spacing w:before="60" w:after="240"/>
            </w:pPr>
            <w:r>
              <w:t>[03XQVB]</w:t>
            </w:r>
          </w:p>
        </w:tc>
      </w:tr>
      <w:tr w:rsidR="009072C6" w14:paraId="0A0533FC" w14:textId="77777777" w:rsidTr="009072C6">
        <w:trPr>
          <w:cantSplit/>
        </w:trPr>
        <w:tc>
          <w:tcPr>
            <w:tcW w:w="3120" w:type="dxa"/>
          </w:tcPr>
          <w:p w14:paraId="50B865F5" w14:textId="77777777" w:rsidR="009072C6" w:rsidRDefault="009072C6" w:rsidP="009072C6">
            <w:pPr>
              <w:spacing w:before="60" w:after="240"/>
            </w:pPr>
            <w:r>
              <w:t>[Maurer, W., et al 2011]</w:t>
            </w:r>
          </w:p>
        </w:tc>
        <w:tc>
          <w:tcPr>
            <w:tcW w:w="4440" w:type="dxa"/>
          </w:tcPr>
          <w:p w14:paraId="4D2C401E" w14:textId="77777777" w:rsidR="009072C6" w:rsidRDefault="009072C6" w:rsidP="009072C6">
            <w:pPr>
              <w:spacing w:before="60" w:after="240"/>
            </w:pPr>
            <w:r>
              <w:t>Maurer W, Glimm E, Bretz F. Multiple and repeated testing of primary, coprimary, and secondary hypotheses. Stat Biopharm Res. 2011;3(2):336-52.</w:t>
            </w:r>
          </w:p>
        </w:tc>
        <w:tc>
          <w:tcPr>
            <w:tcW w:w="1530" w:type="dxa"/>
          </w:tcPr>
          <w:p w14:paraId="35A4B01E" w14:textId="77777777" w:rsidR="009072C6" w:rsidRDefault="009072C6" w:rsidP="009072C6">
            <w:pPr>
              <w:spacing w:before="60" w:after="240"/>
            </w:pPr>
            <w:r>
              <w:t>[045MYM]</w:t>
            </w:r>
          </w:p>
        </w:tc>
      </w:tr>
      <w:tr w:rsidR="009072C6" w14:paraId="70FFB2C9" w14:textId="77777777" w:rsidTr="009072C6">
        <w:trPr>
          <w:cantSplit/>
        </w:trPr>
        <w:tc>
          <w:tcPr>
            <w:tcW w:w="3120" w:type="dxa"/>
          </w:tcPr>
          <w:p w14:paraId="04A81029" w14:textId="77777777" w:rsidR="009072C6" w:rsidRDefault="009072C6" w:rsidP="009072C6">
            <w:pPr>
              <w:spacing w:before="60" w:after="240"/>
            </w:pPr>
            <w:r>
              <w:t>[Miettinen, O. and Nurminen, M. 1985]</w:t>
            </w:r>
          </w:p>
        </w:tc>
        <w:tc>
          <w:tcPr>
            <w:tcW w:w="4440" w:type="dxa"/>
          </w:tcPr>
          <w:p w14:paraId="3E809E8E" w14:textId="77777777" w:rsidR="009072C6" w:rsidRDefault="009072C6" w:rsidP="009072C6">
            <w:pPr>
              <w:spacing w:before="60" w:after="240"/>
            </w:pPr>
            <w:r>
              <w:t>Miettinen O and Nurminen M. Comparative analysis of two rates. Stat Med 1985;4:213-26.</w:t>
            </w:r>
          </w:p>
        </w:tc>
        <w:tc>
          <w:tcPr>
            <w:tcW w:w="1530" w:type="dxa"/>
          </w:tcPr>
          <w:p w14:paraId="674F8720" w14:textId="77777777" w:rsidR="009072C6" w:rsidRDefault="009072C6" w:rsidP="009072C6">
            <w:pPr>
              <w:spacing w:before="60" w:after="240"/>
            </w:pPr>
            <w:r>
              <w:t>[00VMQY]</w:t>
            </w:r>
          </w:p>
        </w:tc>
      </w:tr>
      <w:tr w:rsidR="009072C6" w14:paraId="6F33BF2D" w14:textId="77777777" w:rsidTr="009072C6">
        <w:trPr>
          <w:cantSplit/>
        </w:trPr>
        <w:tc>
          <w:tcPr>
            <w:tcW w:w="3120" w:type="dxa"/>
          </w:tcPr>
          <w:p w14:paraId="1C7AB2E5" w14:textId="77777777" w:rsidR="009072C6" w:rsidRDefault="009072C6" w:rsidP="009072C6">
            <w:pPr>
              <w:spacing w:before="60" w:after="240"/>
            </w:pPr>
            <w:r>
              <w:t>[Munir, T., et al 2019]</w:t>
            </w:r>
          </w:p>
        </w:tc>
        <w:tc>
          <w:tcPr>
            <w:tcW w:w="4440" w:type="dxa"/>
          </w:tcPr>
          <w:p w14:paraId="2A2DC7FF" w14:textId="77777777" w:rsidR="009072C6" w:rsidRDefault="009072C6" w:rsidP="009072C6">
            <w:pPr>
              <w:spacing w:before="60" w:after="240"/>
            </w:pPr>
            <w:r>
              <w:t>Munir T, Brown JR, O'Brien S, Barrientos JC, Barr PM, Reddy NM, et al. Final analysis from RESONATE: up to six years of follow-up on ibrutinib in patients with previously treated chronic lymphocytic leukemia or small lymphocytic lymphoma. Am J Hematol. 2019;94:1353-63.</w:t>
            </w:r>
          </w:p>
        </w:tc>
        <w:tc>
          <w:tcPr>
            <w:tcW w:w="1530" w:type="dxa"/>
          </w:tcPr>
          <w:p w14:paraId="395E3C15" w14:textId="77777777" w:rsidR="009072C6" w:rsidRDefault="009072C6" w:rsidP="009072C6">
            <w:pPr>
              <w:spacing w:before="60" w:after="240"/>
            </w:pPr>
            <w:r>
              <w:t>[05KGZ6]</w:t>
            </w:r>
          </w:p>
        </w:tc>
      </w:tr>
      <w:tr w:rsidR="009072C6" w14:paraId="48FD8EEF" w14:textId="77777777" w:rsidTr="009072C6">
        <w:trPr>
          <w:cantSplit/>
        </w:trPr>
        <w:tc>
          <w:tcPr>
            <w:tcW w:w="3120" w:type="dxa"/>
          </w:tcPr>
          <w:p w14:paraId="2F3A217A" w14:textId="77777777" w:rsidR="009072C6" w:rsidRDefault="009072C6" w:rsidP="009072C6">
            <w:pPr>
              <w:spacing w:before="60" w:after="240"/>
            </w:pPr>
            <w:r>
              <w:t>[National Cancer Institute 2021]</w:t>
            </w:r>
          </w:p>
        </w:tc>
        <w:tc>
          <w:tcPr>
            <w:tcW w:w="4440" w:type="dxa"/>
          </w:tcPr>
          <w:p w14:paraId="6423102C" w14:textId="77777777" w:rsidR="009072C6" w:rsidRDefault="009072C6" w:rsidP="009072C6">
            <w:pPr>
              <w:spacing w:before="60" w:after="240"/>
            </w:pPr>
            <w:r>
              <w:t>SEER* Explorer. An interactive website for SEER cancer statistics [Internet]. Bethesda (MD): National Cancer Institute (NCI); [cited 2021 Jul 02]; [about 4 screens]. Available from: https://seer.cancer.gov/explorer/.</w:t>
            </w:r>
          </w:p>
        </w:tc>
        <w:tc>
          <w:tcPr>
            <w:tcW w:w="1530" w:type="dxa"/>
          </w:tcPr>
          <w:p w14:paraId="3030536F" w14:textId="77777777" w:rsidR="009072C6" w:rsidRDefault="009072C6" w:rsidP="009072C6">
            <w:pPr>
              <w:spacing w:before="60" w:after="240"/>
            </w:pPr>
            <w:r>
              <w:t>[06DYCD]</w:t>
            </w:r>
          </w:p>
        </w:tc>
      </w:tr>
      <w:tr w:rsidR="009072C6" w14:paraId="30A9445C" w14:textId="77777777" w:rsidTr="009072C6">
        <w:trPr>
          <w:cantSplit/>
        </w:trPr>
        <w:tc>
          <w:tcPr>
            <w:tcW w:w="3120" w:type="dxa"/>
          </w:tcPr>
          <w:p w14:paraId="426136D9" w14:textId="77777777" w:rsidR="009072C6" w:rsidRDefault="009072C6" w:rsidP="009072C6">
            <w:pPr>
              <w:spacing w:before="60" w:after="240"/>
            </w:pPr>
            <w:r>
              <w:t>[National Comprehensive Cancer Network 2021]</w:t>
            </w:r>
          </w:p>
        </w:tc>
        <w:tc>
          <w:tcPr>
            <w:tcW w:w="4440" w:type="dxa"/>
          </w:tcPr>
          <w:p w14:paraId="2681FC60" w14:textId="77777777" w:rsidR="009072C6" w:rsidRDefault="009072C6" w:rsidP="009072C6">
            <w:pPr>
              <w:spacing w:before="60" w:after="240"/>
            </w:pPr>
            <w:r>
              <w:t>National Comprehensive Cancer Network. NCCN clinical practice guidelines in oncology: chronic lymphocytic leukemia/small lymphocytic lymphoma; version 1.2022. Plymouth Meeting (PA): National Comprehensive Cancer Network (NCCN); 2021. 90 p.</w:t>
            </w:r>
          </w:p>
        </w:tc>
        <w:tc>
          <w:tcPr>
            <w:tcW w:w="1530" w:type="dxa"/>
          </w:tcPr>
          <w:p w14:paraId="63BBA4AC" w14:textId="77777777" w:rsidR="009072C6" w:rsidRDefault="009072C6" w:rsidP="009072C6">
            <w:pPr>
              <w:spacing w:before="60" w:after="240"/>
            </w:pPr>
            <w:r>
              <w:t>[07Y0JL]</w:t>
            </w:r>
          </w:p>
        </w:tc>
      </w:tr>
      <w:tr w:rsidR="009072C6" w14:paraId="74D9746C" w14:textId="77777777" w:rsidTr="009072C6">
        <w:trPr>
          <w:cantSplit/>
        </w:trPr>
        <w:tc>
          <w:tcPr>
            <w:tcW w:w="3120" w:type="dxa"/>
          </w:tcPr>
          <w:p w14:paraId="68B04A25" w14:textId="77777777" w:rsidR="009072C6" w:rsidRDefault="009072C6" w:rsidP="009072C6">
            <w:pPr>
              <w:spacing w:before="60" w:after="240"/>
            </w:pPr>
            <w:r>
              <w:t>[O'Brien, S., et al 2018]</w:t>
            </w:r>
          </w:p>
        </w:tc>
        <w:tc>
          <w:tcPr>
            <w:tcW w:w="4440" w:type="dxa"/>
          </w:tcPr>
          <w:p w14:paraId="4E196DA5" w14:textId="77777777" w:rsidR="009072C6" w:rsidRDefault="009072C6" w:rsidP="009072C6">
            <w:pPr>
              <w:spacing w:before="60" w:after="240"/>
            </w:pPr>
            <w:r>
              <w:t>O'Brien S, Furman RR, Coutre S, Flinn IW, Burger JA, Blum K, et al. Single-agent ibrutinib in treatment-naive and relapsed/refractory chronic lymphocytic leukemia: a 5-year experience. Blood. 2018 Apr 26;131(17):1910-9.</w:t>
            </w:r>
          </w:p>
        </w:tc>
        <w:tc>
          <w:tcPr>
            <w:tcW w:w="1530" w:type="dxa"/>
          </w:tcPr>
          <w:p w14:paraId="4090249D" w14:textId="77777777" w:rsidR="009072C6" w:rsidRDefault="009072C6" w:rsidP="009072C6">
            <w:pPr>
              <w:spacing w:before="60" w:after="240"/>
            </w:pPr>
            <w:r>
              <w:t>[05L4J0]</w:t>
            </w:r>
          </w:p>
        </w:tc>
      </w:tr>
      <w:tr w:rsidR="009072C6" w14:paraId="681DCD5B" w14:textId="77777777" w:rsidTr="009072C6">
        <w:trPr>
          <w:cantSplit/>
        </w:trPr>
        <w:tc>
          <w:tcPr>
            <w:tcW w:w="3120" w:type="dxa"/>
          </w:tcPr>
          <w:p w14:paraId="555447D2" w14:textId="77777777" w:rsidR="009072C6" w:rsidRDefault="009072C6" w:rsidP="009072C6">
            <w:pPr>
              <w:spacing w:before="60" w:after="240"/>
            </w:pPr>
            <w:r>
              <w:t>[Pearman, T. P., et al 2018]</w:t>
            </w:r>
          </w:p>
        </w:tc>
        <w:tc>
          <w:tcPr>
            <w:tcW w:w="4440" w:type="dxa"/>
          </w:tcPr>
          <w:p w14:paraId="1D543568" w14:textId="77777777" w:rsidR="009072C6" w:rsidRDefault="009072C6" w:rsidP="009072C6">
            <w:pPr>
              <w:spacing w:before="60" w:after="240"/>
            </w:pPr>
            <w:r>
              <w:t>Pearman TP, Beaumont JL, Mroczek D, O'Connor M, Cella D. Validity and usefulness of a single-item measure of patient-reported bother from side effects of cancer therapy. Cancer. 2018 Mar 1;124:991-7.</w:t>
            </w:r>
          </w:p>
        </w:tc>
        <w:tc>
          <w:tcPr>
            <w:tcW w:w="1530" w:type="dxa"/>
          </w:tcPr>
          <w:p w14:paraId="4291A2C2" w14:textId="77777777" w:rsidR="009072C6" w:rsidRDefault="009072C6" w:rsidP="009072C6">
            <w:pPr>
              <w:spacing w:before="60" w:after="240"/>
            </w:pPr>
            <w:r>
              <w:t>[082JV2]</w:t>
            </w:r>
          </w:p>
        </w:tc>
      </w:tr>
      <w:tr w:rsidR="009072C6" w14:paraId="151CE284" w14:textId="77777777" w:rsidTr="009072C6">
        <w:trPr>
          <w:cantSplit/>
        </w:trPr>
        <w:tc>
          <w:tcPr>
            <w:tcW w:w="3120" w:type="dxa"/>
          </w:tcPr>
          <w:p w14:paraId="5A5C16F1" w14:textId="77777777" w:rsidR="009072C6" w:rsidRDefault="009072C6" w:rsidP="009072C6">
            <w:pPr>
              <w:spacing w:before="60" w:after="240"/>
            </w:pPr>
            <w:r>
              <w:t>[Pickard, A. S., et al 2007]</w:t>
            </w:r>
          </w:p>
        </w:tc>
        <w:tc>
          <w:tcPr>
            <w:tcW w:w="4440" w:type="dxa"/>
          </w:tcPr>
          <w:p w14:paraId="19E8F132" w14:textId="77777777" w:rsidR="009072C6" w:rsidRDefault="009072C6" w:rsidP="009072C6">
            <w:pPr>
              <w:spacing w:before="60" w:after="240"/>
            </w:pPr>
            <w:r>
              <w:t>Pickard AS, Neary MP, Cella D. Estimation of minimally important differences in EQ-5D utility and VAS scores in cancer. Health Qual Life Outcomes 2007;5:1-8.</w:t>
            </w:r>
          </w:p>
        </w:tc>
        <w:tc>
          <w:tcPr>
            <w:tcW w:w="1530" w:type="dxa"/>
          </w:tcPr>
          <w:p w14:paraId="1879D63F" w14:textId="77777777" w:rsidR="009072C6" w:rsidRDefault="009072C6" w:rsidP="009072C6">
            <w:pPr>
              <w:spacing w:before="60" w:after="240"/>
            </w:pPr>
            <w:r>
              <w:t>[00W0FM]</w:t>
            </w:r>
          </w:p>
        </w:tc>
      </w:tr>
      <w:tr w:rsidR="009072C6" w14:paraId="3B5E365D" w14:textId="77777777" w:rsidTr="009072C6">
        <w:trPr>
          <w:cantSplit/>
        </w:trPr>
        <w:tc>
          <w:tcPr>
            <w:tcW w:w="3120" w:type="dxa"/>
          </w:tcPr>
          <w:p w14:paraId="102A9B34" w14:textId="77777777" w:rsidR="009072C6" w:rsidRDefault="009072C6" w:rsidP="009072C6">
            <w:pPr>
              <w:spacing w:before="60" w:after="240"/>
            </w:pPr>
            <w:r>
              <w:t>[Quinquenel, A., et al 2019]</w:t>
            </w:r>
          </w:p>
        </w:tc>
        <w:tc>
          <w:tcPr>
            <w:tcW w:w="4440" w:type="dxa"/>
          </w:tcPr>
          <w:p w14:paraId="4D90C4AD" w14:textId="77777777" w:rsidR="009072C6" w:rsidRDefault="009072C6" w:rsidP="009072C6">
            <w:pPr>
              <w:spacing w:before="60" w:after="240"/>
            </w:pPr>
            <w:r>
              <w:t>Quinquenel A, Fornecker LM, Letestu R, Ysebaert L, Fleury C, Lazarian G, et al. Prevalence of BTK and PLCG2 mutations in a real-life CLL cohort still on ibrutinib after 3 years: a FILO group study. Blood. 2019 Aug 15;134(7):641-4.</w:t>
            </w:r>
          </w:p>
        </w:tc>
        <w:tc>
          <w:tcPr>
            <w:tcW w:w="1530" w:type="dxa"/>
          </w:tcPr>
          <w:p w14:paraId="45D5EFD2" w14:textId="77777777" w:rsidR="009072C6" w:rsidRDefault="009072C6" w:rsidP="009072C6">
            <w:pPr>
              <w:spacing w:before="60" w:after="240"/>
            </w:pPr>
            <w:r>
              <w:t>[05HKTY]</w:t>
            </w:r>
          </w:p>
        </w:tc>
      </w:tr>
      <w:tr w:rsidR="009072C6" w14:paraId="3A426482" w14:textId="77777777" w:rsidTr="009072C6">
        <w:trPr>
          <w:cantSplit/>
        </w:trPr>
        <w:tc>
          <w:tcPr>
            <w:tcW w:w="3120" w:type="dxa"/>
          </w:tcPr>
          <w:p w14:paraId="285856EB" w14:textId="77777777" w:rsidR="009072C6" w:rsidRDefault="009072C6" w:rsidP="009072C6">
            <w:pPr>
              <w:spacing w:before="60" w:after="240"/>
            </w:pPr>
            <w:r>
              <w:t>[Rabin, R. and de Charro, F. 2001]</w:t>
            </w:r>
          </w:p>
        </w:tc>
        <w:tc>
          <w:tcPr>
            <w:tcW w:w="4440" w:type="dxa"/>
          </w:tcPr>
          <w:p w14:paraId="600B33A3" w14:textId="77777777" w:rsidR="009072C6" w:rsidRDefault="009072C6" w:rsidP="009072C6">
            <w:pPr>
              <w:spacing w:before="60" w:after="240"/>
            </w:pPr>
            <w:r>
              <w:t>Rabin R and de Charro F. EQ-5D: a measure of health status from the EuroQol group. Ann Med 2001;33:337-43.</w:t>
            </w:r>
          </w:p>
        </w:tc>
        <w:tc>
          <w:tcPr>
            <w:tcW w:w="1530" w:type="dxa"/>
          </w:tcPr>
          <w:p w14:paraId="28C8CBE2" w14:textId="77777777" w:rsidR="009072C6" w:rsidRDefault="009072C6" w:rsidP="009072C6">
            <w:pPr>
              <w:spacing w:before="60" w:after="240"/>
            </w:pPr>
            <w:r>
              <w:t>[03QM46]</w:t>
            </w:r>
          </w:p>
        </w:tc>
      </w:tr>
      <w:tr w:rsidR="009072C6" w14:paraId="7E836BAD" w14:textId="77777777" w:rsidTr="009072C6">
        <w:trPr>
          <w:cantSplit/>
        </w:trPr>
        <w:tc>
          <w:tcPr>
            <w:tcW w:w="3120" w:type="dxa"/>
          </w:tcPr>
          <w:p w14:paraId="2016AD0A" w14:textId="77777777" w:rsidR="009072C6" w:rsidRDefault="009072C6" w:rsidP="009072C6">
            <w:pPr>
              <w:spacing w:before="60" w:after="240"/>
            </w:pPr>
            <w:r>
              <w:t>[Reiff, S. D., et al 2018]</w:t>
            </w:r>
          </w:p>
        </w:tc>
        <w:tc>
          <w:tcPr>
            <w:tcW w:w="4440" w:type="dxa"/>
          </w:tcPr>
          <w:p w14:paraId="20F91BFF" w14:textId="77777777" w:rsidR="009072C6" w:rsidRDefault="009072C6" w:rsidP="009072C6">
            <w:pPr>
              <w:spacing w:before="60" w:after="240"/>
            </w:pPr>
            <w:r>
              <w:t>Reiff SD, Mantel R, Smith LL, Greene JT, Muhowski EM, Fabian CA, et al. The BTK inhibitor ARQ 531 targets ibrutinib-resistant CLL and Richter transformation. Cancer Discov. 2018 Oct;8(10):1300-15.</w:t>
            </w:r>
          </w:p>
        </w:tc>
        <w:tc>
          <w:tcPr>
            <w:tcW w:w="1530" w:type="dxa"/>
          </w:tcPr>
          <w:p w14:paraId="0FB3C46E" w14:textId="77777777" w:rsidR="009072C6" w:rsidRDefault="009072C6" w:rsidP="009072C6">
            <w:pPr>
              <w:spacing w:before="60" w:after="240"/>
            </w:pPr>
            <w:r>
              <w:t>[05G9XL]</w:t>
            </w:r>
          </w:p>
        </w:tc>
      </w:tr>
      <w:tr w:rsidR="009072C6" w14:paraId="45B717E0" w14:textId="77777777" w:rsidTr="009072C6">
        <w:trPr>
          <w:cantSplit/>
        </w:trPr>
        <w:tc>
          <w:tcPr>
            <w:tcW w:w="3120" w:type="dxa"/>
          </w:tcPr>
          <w:p w14:paraId="12C6C323" w14:textId="77777777" w:rsidR="009072C6" w:rsidRDefault="009072C6" w:rsidP="009072C6">
            <w:pPr>
              <w:spacing w:before="60" w:after="240"/>
            </w:pPr>
            <w:r>
              <w:t xml:space="preserve">[Rizzo, K. </w:t>
            </w:r>
            <w:ins w:id="4356" w:author="Powell, Deana" w:date="2026-03-05T15:34:00Z" w16du:dateUtc="2026-03-05T20:34:00Z">
              <w:r>
                <w:t xml:space="preserve">and Nassiri, M. </w:t>
              </w:r>
            </w:ins>
            <w:r>
              <w:t>2012]</w:t>
            </w:r>
          </w:p>
        </w:tc>
        <w:tc>
          <w:tcPr>
            <w:tcW w:w="4440" w:type="dxa"/>
          </w:tcPr>
          <w:p w14:paraId="6E38CFC8" w14:textId="3140362A" w:rsidR="009072C6" w:rsidRDefault="009072C6" w:rsidP="009072C6">
            <w:pPr>
              <w:spacing w:before="60" w:after="240"/>
            </w:pPr>
            <w:r>
              <w:t>Rizzo K</w:t>
            </w:r>
            <w:del w:id="4357" w:author="Powell, Deana" w:date="2026-03-05T15:34:00Z" w16du:dateUtc="2026-03-05T20:34:00Z">
              <w:r w:rsidR="00874BD6">
                <w:delText>,</w:delText>
              </w:r>
            </w:del>
            <w:ins w:id="4358" w:author="Powell, Deana" w:date="2026-03-05T15:34:00Z" w16du:dateUtc="2026-03-05T20:34:00Z">
              <w:r>
                <w:t xml:space="preserve"> and</w:t>
              </w:r>
            </w:ins>
            <w:r>
              <w:t xml:space="preserve"> Nassiri M. Diagnostic workup of small B cell lymphomas: a laboratory perspective. Lymphoma. 2012;2012:346084.</w:t>
            </w:r>
          </w:p>
        </w:tc>
        <w:tc>
          <w:tcPr>
            <w:tcW w:w="1530" w:type="dxa"/>
          </w:tcPr>
          <w:p w14:paraId="14882318" w14:textId="77777777" w:rsidR="009072C6" w:rsidRDefault="009072C6" w:rsidP="009072C6">
            <w:pPr>
              <w:spacing w:before="60" w:after="240"/>
            </w:pPr>
            <w:r>
              <w:t>[05L3WB]</w:t>
            </w:r>
          </w:p>
        </w:tc>
      </w:tr>
      <w:tr w:rsidR="009072C6" w14:paraId="01AF3A5D" w14:textId="77777777" w:rsidTr="009072C6">
        <w:trPr>
          <w:cantSplit/>
        </w:trPr>
        <w:tc>
          <w:tcPr>
            <w:tcW w:w="3120" w:type="dxa"/>
          </w:tcPr>
          <w:p w14:paraId="1C1BC325" w14:textId="77777777" w:rsidR="009072C6" w:rsidRDefault="009072C6" w:rsidP="009072C6">
            <w:pPr>
              <w:spacing w:before="60" w:after="240"/>
            </w:pPr>
            <w:r>
              <w:t>[Seymour, J. F., et al 2018]</w:t>
            </w:r>
          </w:p>
        </w:tc>
        <w:tc>
          <w:tcPr>
            <w:tcW w:w="4440" w:type="dxa"/>
          </w:tcPr>
          <w:p w14:paraId="701A22F4" w14:textId="77777777" w:rsidR="009072C6" w:rsidRDefault="009072C6" w:rsidP="009072C6">
            <w:pPr>
              <w:spacing w:before="60" w:after="240"/>
            </w:pPr>
            <w:r>
              <w:t>Seymour JF, Kipps TJ, Eichhorst B, Hillmen P, D'Rozario J, Assouline S, et al. Venetoclax-rituximab in relapsed or refractory chronic lymphocytic leukemia. N Engl J Med. 2018 Mar 22;378(12):1107-120.</w:t>
            </w:r>
          </w:p>
        </w:tc>
        <w:tc>
          <w:tcPr>
            <w:tcW w:w="1530" w:type="dxa"/>
          </w:tcPr>
          <w:p w14:paraId="35BBD38B" w14:textId="77777777" w:rsidR="009072C6" w:rsidRDefault="009072C6" w:rsidP="009072C6">
            <w:pPr>
              <w:spacing w:before="60" w:after="240"/>
            </w:pPr>
            <w:r>
              <w:t>[07YRTH]</w:t>
            </w:r>
          </w:p>
        </w:tc>
      </w:tr>
      <w:tr w:rsidR="009072C6" w14:paraId="22D22F5F" w14:textId="77777777" w:rsidTr="009072C6">
        <w:trPr>
          <w:cantSplit/>
        </w:trPr>
        <w:tc>
          <w:tcPr>
            <w:tcW w:w="3120" w:type="dxa"/>
          </w:tcPr>
          <w:p w14:paraId="3A5EC479" w14:textId="77777777" w:rsidR="009072C6" w:rsidRDefault="009072C6" w:rsidP="009072C6">
            <w:pPr>
              <w:spacing w:before="60" w:after="240"/>
            </w:pPr>
            <w:r>
              <w:t>[Shanafelt, T. D., et al 2019]</w:t>
            </w:r>
          </w:p>
        </w:tc>
        <w:tc>
          <w:tcPr>
            <w:tcW w:w="4440" w:type="dxa"/>
          </w:tcPr>
          <w:p w14:paraId="60A422C2" w14:textId="77777777" w:rsidR="009072C6" w:rsidRDefault="009072C6" w:rsidP="009072C6">
            <w:pPr>
              <w:spacing w:before="60" w:after="240"/>
            </w:pPr>
            <w:r>
              <w:t>Shanafelt TD, Wang XV, Kay NE, Hanson CA, O'Brien S, Barrientos J, et al. Ibrutinib-Rituximab or chemoimmunotherapy for chronic lymphocytic leukemia. N Engl J Med. 2019 Aug 1;381(5):432-43.</w:t>
            </w:r>
          </w:p>
        </w:tc>
        <w:tc>
          <w:tcPr>
            <w:tcW w:w="1530" w:type="dxa"/>
          </w:tcPr>
          <w:p w14:paraId="13D6644A" w14:textId="77777777" w:rsidR="009072C6" w:rsidRDefault="009072C6" w:rsidP="009072C6">
            <w:pPr>
              <w:spacing w:before="60" w:after="240"/>
            </w:pPr>
            <w:r>
              <w:t>[07YK8T]</w:t>
            </w:r>
          </w:p>
        </w:tc>
      </w:tr>
      <w:tr w:rsidR="009072C6" w14:paraId="12351493" w14:textId="77777777" w:rsidTr="009072C6">
        <w:trPr>
          <w:cantSplit/>
        </w:trPr>
        <w:tc>
          <w:tcPr>
            <w:tcW w:w="3120" w:type="dxa"/>
          </w:tcPr>
          <w:p w14:paraId="747003BC" w14:textId="77777777" w:rsidR="009072C6" w:rsidRDefault="009072C6" w:rsidP="009072C6">
            <w:pPr>
              <w:spacing w:before="60" w:after="240"/>
            </w:pPr>
            <w:r>
              <w:t>[Sibaud, V., et al 2020]</w:t>
            </w:r>
          </w:p>
        </w:tc>
        <w:tc>
          <w:tcPr>
            <w:tcW w:w="4440" w:type="dxa"/>
          </w:tcPr>
          <w:p w14:paraId="084C344B" w14:textId="77777777" w:rsidR="009072C6" w:rsidRDefault="009072C6" w:rsidP="009072C6">
            <w:pPr>
              <w:spacing w:before="60" w:after="240"/>
            </w:pPr>
            <w:r>
              <w:t>Sibaud V, Beylot-Barry M, Protin C, Vigarios E, Recher C, Ysebaert L. Dermatological toxicities of Bruton's tyrosine kinase inhibitors. Am J Clin Dermatol. 2020;21:799-812.</w:t>
            </w:r>
          </w:p>
        </w:tc>
        <w:tc>
          <w:tcPr>
            <w:tcW w:w="1530" w:type="dxa"/>
          </w:tcPr>
          <w:p w14:paraId="6E7ED16C" w14:textId="77777777" w:rsidR="009072C6" w:rsidRDefault="009072C6" w:rsidP="009072C6">
            <w:pPr>
              <w:spacing w:before="60" w:after="240"/>
            </w:pPr>
            <w:r>
              <w:t>[07YLYH]</w:t>
            </w:r>
          </w:p>
        </w:tc>
      </w:tr>
      <w:tr w:rsidR="009072C6" w14:paraId="70C1E0CB" w14:textId="77777777" w:rsidTr="009072C6">
        <w:trPr>
          <w:cantSplit/>
        </w:trPr>
        <w:tc>
          <w:tcPr>
            <w:tcW w:w="3120" w:type="dxa"/>
          </w:tcPr>
          <w:p w14:paraId="1962F417" w14:textId="77777777" w:rsidR="009072C6" w:rsidRDefault="009072C6" w:rsidP="009072C6">
            <w:pPr>
              <w:spacing w:before="60" w:after="240"/>
            </w:pPr>
            <w:r>
              <w:t>[Stilgenbauer, S., et al 2016]</w:t>
            </w:r>
          </w:p>
        </w:tc>
        <w:tc>
          <w:tcPr>
            <w:tcW w:w="4440" w:type="dxa"/>
          </w:tcPr>
          <w:p w14:paraId="043AE209" w14:textId="77777777" w:rsidR="009072C6" w:rsidRDefault="009072C6" w:rsidP="009072C6">
            <w:pPr>
              <w:spacing w:before="60" w:after="240"/>
            </w:pPr>
            <w:r>
              <w:t>Stilgenbauer S, Eichhorst B, Schetelig J, Coutre S, Seymour JF, Munir T, et al. Venetoclax in relapsed or refractory chronic lymphocytic leukaemia with 17p deletion: a multicentre, open-label, phase 2 study. Lancet Oncol. 2016 Jun;17:768-78.</w:t>
            </w:r>
          </w:p>
        </w:tc>
        <w:tc>
          <w:tcPr>
            <w:tcW w:w="1530" w:type="dxa"/>
          </w:tcPr>
          <w:p w14:paraId="61FE3847" w14:textId="77777777" w:rsidR="009072C6" w:rsidRDefault="009072C6" w:rsidP="009072C6">
            <w:pPr>
              <w:spacing w:before="60" w:after="240"/>
            </w:pPr>
            <w:r>
              <w:t>[07YTC4]</w:t>
            </w:r>
          </w:p>
        </w:tc>
      </w:tr>
      <w:tr w:rsidR="009072C6" w14:paraId="2AABA9D4" w14:textId="77777777" w:rsidTr="009072C6">
        <w:trPr>
          <w:cantSplit/>
        </w:trPr>
        <w:tc>
          <w:tcPr>
            <w:tcW w:w="3120" w:type="dxa"/>
          </w:tcPr>
          <w:p w14:paraId="58D9C641" w14:textId="77777777" w:rsidR="009072C6" w:rsidRDefault="009072C6" w:rsidP="009072C6">
            <w:pPr>
              <w:spacing w:before="60" w:after="240"/>
            </w:pPr>
            <w:r>
              <w:t>[Tam, C. S., et al 2019]</w:t>
            </w:r>
          </w:p>
        </w:tc>
        <w:tc>
          <w:tcPr>
            <w:tcW w:w="4440" w:type="dxa"/>
          </w:tcPr>
          <w:p w14:paraId="359784DB" w14:textId="77777777" w:rsidR="009072C6" w:rsidRDefault="009072C6" w:rsidP="009072C6">
            <w:pPr>
              <w:spacing w:before="60" w:after="240"/>
            </w:pPr>
            <w:r>
              <w:t>Tam CS, Trotman J, Opat S, Burger JA, Cull G, Gottlieb D, et al. Phase 1 study of the selective BTK inhibitor zanubrutinib in B-cell malignancies and safety and efficacy evaluation in CLL. Blood. 2019 Sep 12;134(11):851-9.</w:t>
            </w:r>
          </w:p>
        </w:tc>
        <w:tc>
          <w:tcPr>
            <w:tcW w:w="1530" w:type="dxa"/>
          </w:tcPr>
          <w:p w14:paraId="10D085DA" w14:textId="77777777" w:rsidR="009072C6" w:rsidRDefault="009072C6" w:rsidP="009072C6">
            <w:pPr>
              <w:spacing w:before="60" w:after="240"/>
            </w:pPr>
            <w:r>
              <w:t>[080JJ0]</w:t>
            </w:r>
          </w:p>
        </w:tc>
      </w:tr>
      <w:tr w:rsidR="009072C6" w14:paraId="70AB4F7C" w14:textId="77777777" w:rsidTr="009072C6">
        <w:trPr>
          <w:cantSplit/>
        </w:trPr>
        <w:tc>
          <w:tcPr>
            <w:tcW w:w="3120" w:type="dxa"/>
          </w:tcPr>
          <w:p w14:paraId="169EF53F" w14:textId="77777777" w:rsidR="009072C6" w:rsidRDefault="009072C6" w:rsidP="009072C6">
            <w:pPr>
              <w:spacing w:before="60" w:after="240"/>
            </w:pPr>
            <w:r>
              <w:t>[van de Poll-Franse, L., et al 2018]</w:t>
            </w:r>
          </w:p>
        </w:tc>
        <w:tc>
          <w:tcPr>
            <w:tcW w:w="4440" w:type="dxa"/>
          </w:tcPr>
          <w:p w14:paraId="6B333372" w14:textId="77777777" w:rsidR="009072C6" w:rsidRDefault="009072C6" w:rsidP="009072C6">
            <w:pPr>
              <w:spacing w:before="60" w:after="240"/>
            </w:pPr>
            <w:r>
              <w:t>van de Poll-Franse L, Oerlemans S, Bredart A, Kyriakou C, Sztankay M, Pallua S, et al. International development of four EORTC disease-specific quality of life questionnaires for patients with Hodgkin lymphoma, high- and low-grade non-Hodgkin lymphoma and chronic lymphocytic leukaemia. Qual Life Res. 2018;27:333-45.</w:t>
            </w:r>
          </w:p>
        </w:tc>
        <w:tc>
          <w:tcPr>
            <w:tcW w:w="1530" w:type="dxa"/>
          </w:tcPr>
          <w:p w14:paraId="26499A25" w14:textId="77777777" w:rsidR="009072C6" w:rsidRDefault="009072C6" w:rsidP="009072C6">
            <w:pPr>
              <w:spacing w:before="60" w:after="240"/>
            </w:pPr>
            <w:r>
              <w:t>[07XGSP]</w:t>
            </w:r>
          </w:p>
        </w:tc>
      </w:tr>
      <w:tr w:rsidR="009072C6" w14:paraId="048CBDC2" w14:textId="77777777" w:rsidTr="009072C6">
        <w:trPr>
          <w:cantSplit/>
        </w:trPr>
        <w:tc>
          <w:tcPr>
            <w:tcW w:w="3120" w:type="dxa"/>
          </w:tcPr>
          <w:p w14:paraId="77154446" w14:textId="77777777" w:rsidR="009072C6" w:rsidRDefault="009072C6" w:rsidP="009072C6">
            <w:pPr>
              <w:spacing w:before="60" w:after="240"/>
            </w:pPr>
            <w:r>
              <w:t>[Wagner, L. I., et al 2018]</w:t>
            </w:r>
          </w:p>
        </w:tc>
        <w:tc>
          <w:tcPr>
            <w:tcW w:w="4440" w:type="dxa"/>
          </w:tcPr>
          <w:p w14:paraId="05E937EE" w14:textId="77777777" w:rsidR="009072C6" w:rsidRDefault="009072C6" w:rsidP="009072C6">
            <w:pPr>
              <w:spacing w:before="60" w:after="240"/>
            </w:pPr>
            <w:r>
              <w:t>Wagner LI, Zhao F, Goss PE, Chapman JW, Shepherd LE, Whelan TJ, et al. Patient-reported predictors of early treatment discontinuation: treatment-related symptoms and health-related quality of life among postmenopausal women with primary breast cancer randomized to anastrozole or exemestane on NCIC Clinical Trials Group (CCTG) MA.27 (E1Z03). Breast Cancer Res Treat. 2018;169:537-48.</w:t>
            </w:r>
          </w:p>
        </w:tc>
        <w:tc>
          <w:tcPr>
            <w:tcW w:w="1530" w:type="dxa"/>
          </w:tcPr>
          <w:p w14:paraId="5F135ABC" w14:textId="77777777" w:rsidR="009072C6" w:rsidRDefault="009072C6" w:rsidP="009072C6">
            <w:pPr>
              <w:spacing w:before="60" w:after="240"/>
            </w:pPr>
            <w:r>
              <w:t>[082JV3]</w:t>
            </w:r>
          </w:p>
        </w:tc>
      </w:tr>
      <w:tr w:rsidR="009072C6" w14:paraId="444BD0F2" w14:textId="77777777" w:rsidTr="009072C6">
        <w:trPr>
          <w:cantSplit/>
        </w:trPr>
        <w:tc>
          <w:tcPr>
            <w:tcW w:w="3120" w:type="dxa"/>
          </w:tcPr>
          <w:p w14:paraId="26587EB0" w14:textId="77777777" w:rsidR="009072C6" w:rsidRDefault="009072C6" w:rsidP="009072C6">
            <w:pPr>
              <w:spacing w:before="60" w:after="240"/>
            </w:pPr>
            <w:r>
              <w:t>[Woyach, J. A., et al 2014]</w:t>
            </w:r>
          </w:p>
        </w:tc>
        <w:tc>
          <w:tcPr>
            <w:tcW w:w="4440" w:type="dxa"/>
          </w:tcPr>
          <w:p w14:paraId="2C00FD28" w14:textId="77777777" w:rsidR="009072C6" w:rsidRDefault="009072C6" w:rsidP="009072C6">
            <w:pPr>
              <w:spacing w:before="60" w:after="240"/>
            </w:pPr>
            <w:r>
              <w:t>Woyach JA, Furman RR, Liu TM, Ozer HG, Zapatka M, Ruppert AS, et al. Resistance mechanisms for the Bruton's tyrosine kinase inhibitor ibrutinib. N Engl J Med. 2014 Jun 12;370(24):2286-94.</w:t>
            </w:r>
          </w:p>
        </w:tc>
        <w:tc>
          <w:tcPr>
            <w:tcW w:w="1530" w:type="dxa"/>
          </w:tcPr>
          <w:p w14:paraId="3CFCAB7E" w14:textId="77777777" w:rsidR="009072C6" w:rsidRDefault="009072C6" w:rsidP="009072C6">
            <w:pPr>
              <w:spacing w:before="60" w:after="240"/>
            </w:pPr>
            <w:r>
              <w:t>[05F7QR]</w:t>
            </w:r>
          </w:p>
        </w:tc>
      </w:tr>
      <w:tr w:rsidR="009072C6" w14:paraId="6A4A6D45" w14:textId="77777777" w:rsidTr="009072C6">
        <w:trPr>
          <w:cantSplit/>
        </w:trPr>
        <w:tc>
          <w:tcPr>
            <w:tcW w:w="3120" w:type="dxa"/>
          </w:tcPr>
          <w:p w14:paraId="2B9BBB64" w14:textId="77777777" w:rsidR="009072C6" w:rsidRDefault="009072C6" w:rsidP="009072C6">
            <w:pPr>
              <w:spacing w:before="60" w:after="240"/>
            </w:pPr>
            <w:r>
              <w:t>[Woyach, J. A., et al 2017]</w:t>
            </w:r>
          </w:p>
        </w:tc>
        <w:tc>
          <w:tcPr>
            <w:tcW w:w="4440" w:type="dxa"/>
          </w:tcPr>
          <w:p w14:paraId="1070BF40" w14:textId="77777777" w:rsidR="009072C6" w:rsidRDefault="009072C6" w:rsidP="009072C6">
            <w:pPr>
              <w:spacing w:before="60" w:after="240"/>
            </w:pPr>
            <w:r>
              <w:t>Woyach JA, Ruppert AS, Guinn D, Lehman A, Blachly JS, Lozanski A, et al. BTK(C481S)-mediated resistance to ibrutinib in chronic lymphocytic leukemia. J Clin Oncol. 2017 May 1;35(13):1437-43.</w:t>
            </w:r>
          </w:p>
        </w:tc>
        <w:tc>
          <w:tcPr>
            <w:tcW w:w="1530" w:type="dxa"/>
          </w:tcPr>
          <w:p w14:paraId="5065BE82" w14:textId="77777777" w:rsidR="009072C6" w:rsidRDefault="009072C6" w:rsidP="009072C6">
            <w:pPr>
              <w:spacing w:before="60" w:after="240"/>
            </w:pPr>
            <w:r>
              <w:t>[05GCCW]</w:t>
            </w:r>
          </w:p>
        </w:tc>
      </w:tr>
      <w:tr w:rsidR="009072C6" w14:paraId="1EF8ED3F" w14:textId="77777777" w:rsidTr="009072C6">
        <w:trPr>
          <w:cantSplit/>
        </w:trPr>
        <w:tc>
          <w:tcPr>
            <w:tcW w:w="3120" w:type="dxa"/>
          </w:tcPr>
          <w:p w14:paraId="444EED6C" w14:textId="77777777" w:rsidR="009072C6" w:rsidRDefault="009072C6" w:rsidP="009072C6">
            <w:pPr>
              <w:spacing w:before="60" w:after="240"/>
            </w:pPr>
            <w:r>
              <w:t>[Woyach, J. A., et al 2018]</w:t>
            </w:r>
          </w:p>
        </w:tc>
        <w:tc>
          <w:tcPr>
            <w:tcW w:w="4440" w:type="dxa"/>
          </w:tcPr>
          <w:p w14:paraId="22F71DA8" w14:textId="77777777" w:rsidR="009072C6" w:rsidRDefault="009072C6" w:rsidP="009072C6">
            <w:pPr>
              <w:spacing w:before="60" w:after="240"/>
            </w:pPr>
            <w:r>
              <w:t>Woyach JA, Ruppert AS, Heerema NA, Zhao W, Booth AM, Ding W, et al. Ibrutinib regimens versus chemoimmunotherapy in older patients with untreated CLL. N Engl J Med. 2018 Dec 27;379(26):2517-28.</w:t>
            </w:r>
          </w:p>
        </w:tc>
        <w:tc>
          <w:tcPr>
            <w:tcW w:w="1530" w:type="dxa"/>
          </w:tcPr>
          <w:p w14:paraId="7D396C33" w14:textId="77777777" w:rsidR="009072C6" w:rsidRDefault="009072C6" w:rsidP="009072C6">
            <w:pPr>
              <w:spacing w:before="60" w:after="240"/>
            </w:pPr>
            <w:r>
              <w:t>[07XGSX]</w:t>
            </w:r>
          </w:p>
        </w:tc>
      </w:tr>
      <w:tr w:rsidR="009072C6" w14:paraId="62542364" w14:textId="77777777" w:rsidTr="009072C6">
        <w:trPr>
          <w:cantSplit/>
        </w:trPr>
        <w:tc>
          <w:tcPr>
            <w:tcW w:w="3120" w:type="dxa"/>
          </w:tcPr>
          <w:p w14:paraId="4EB24228" w14:textId="77777777" w:rsidR="009072C6" w:rsidRDefault="009072C6" w:rsidP="009072C6">
            <w:pPr>
              <w:spacing w:before="60" w:after="240"/>
            </w:pPr>
            <w:r>
              <w:t>[Zelenetz, A. D., et al 2015]</w:t>
            </w:r>
          </w:p>
        </w:tc>
        <w:tc>
          <w:tcPr>
            <w:tcW w:w="4440" w:type="dxa"/>
          </w:tcPr>
          <w:p w14:paraId="27A0E22F" w14:textId="77777777" w:rsidR="009072C6" w:rsidRDefault="009072C6" w:rsidP="009072C6">
            <w:pPr>
              <w:spacing w:before="60" w:after="240"/>
            </w:pPr>
            <w:r>
              <w:t>Zelenetz AD, Gordon LI, Wierda WG, Abramson JS, Advani RH, Andreadis CB, et al. Chronic lymphocytic leukemia/small lymphocytic lymphoma, version 1.2015: clinical practice guidelines in oncology. J Natl Compr Canc Netw. 2015 Mar;13(3):326-62.</w:t>
            </w:r>
          </w:p>
        </w:tc>
        <w:tc>
          <w:tcPr>
            <w:tcW w:w="1530" w:type="dxa"/>
          </w:tcPr>
          <w:p w14:paraId="6211DCE5" w14:textId="77777777" w:rsidR="009072C6" w:rsidRDefault="009072C6" w:rsidP="009072C6">
            <w:pPr>
              <w:spacing w:before="60" w:after="240"/>
            </w:pPr>
            <w:r>
              <w:t>[05L3WF]</w:t>
            </w:r>
          </w:p>
        </w:tc>
      </w:tr>
      <w:bookmarkEnd w:id="0"/>
    </w:tbl>
    <w:p w14:paraId="502D7B6F" w14:textId="77777777" w:rsidR="009072C6" w:rsidRPr="009072C6" w:rsidRDefault="009072C6" w:rsidP="009072C6">
      <w:pPr>
        <w:pStyle w:val="Paragraph"/>
      </w:pPr>
    </w:p>
    <w:sectPr w:rsidR="009072C6" w:rsidRPr="009072C6" w:rsidSect="00771B96">
      <w:pgSz w:w="12240" w:h="15840"/>
      <w:pgMar w:top="1440" w:right="1440" w:bottom="1440" w:left="1800" w:header="720" w:footer="72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A0774A" w14:textId="77777777" w:rsidR="00FE7354" w:rsidRDefault="00FE7354">
      <w:r>
        <w:separator/>
      </w:r>
    </w:p>
  </w:endnote>
  <w:endnote w:type="continuationSeparator" w:id="0">
    <w:p w14:paraId="02007BAC" w14:textId="77777777" w:rsidR="00FE7354" w:rsidRDefault="00FE735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 w:name="Arial Narrow">
    <w:panose1 w:val="020B0606020202030204"/>
    <w:charset w:val="00"/>
    <w:family w:val="swiss"/>
    <w:pitch w:val="variable"/>
    <w:sig w:usb0="00000287" w:usb1="00000800" w:usb2="00000000" w:usb3="00000000" w:csb0="0000009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Malgun Gothic">
    <w:altName w:val="맑은 고딕"/>
    <w:panose1 w:val="020B0503020000020004"/>
    <w:charset w:val="81"/>
    <w:family w:val="swiss"/>
    <w:pitch w:val="variable"/>
    <w:sig w:usb0="9000002F" w:usb1="29D77CFB" w:usb2="00000012" w:usb3="00000000" w:csb0="00080001"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ordia New">
    <w:panose1 w:val="020B0304020202020204"/>
    <w:charset w:val="DE"/>
    <w:family w:val="swiss"/>
    <w:pitch w:val="variable"/>
    <w:sig w:usb0="81000003" w:usb1="00000000" w:usb2="00000000" w:usb3="00000000" w:csb0="00010001" w:csb1="00000000"/>
  </w:font>
  <w:font w:name="Times New Roman Bold">
    <w:altName w:val="Times New Roman"/>
    <w:panose1 w:val="02020803070505020304"/>
    <w:charset w:val="00"/>
    <w:family w:val="roman"/>
    <w:notTrueType/>
    <w:pitch w:val="default"/>
    <w:sig w:usb0="00000000"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TimesNewRoman">
    <w:altName w:val="MS Mincho"/>
    <w:panose1 w:val="00000000000000000000"/>
    <w:charset w:val="80"/>
    <w:family w:val="roman"/>
    <w:notTrueType/>
    <w:pitch w:val="default"/>
    <w:sig w:usb0="00000003" w:usb1="08070000" w:usb2="00000010" w:usb3="00000000" w:csb0="00020001" w:csb1="00000000"/>
  </w:font>
  <w:font w:name="Math Ext">
    <w:panose1 w:val="05000000000000000000"/>
    <w:charset w:val="02"/>
    <w:family w:val="auto"/>
    <w:pitch w:val="variable"/>
    <w:sig w:usb0="00000000" w:usb1="10000000" w:usb2="00000000" w:usb3="00000000" w:csb0="8000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DA9BFD" w14:textId="77777777" w:rsidR="00FE7354" w:rsidRDefault="00FE735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A64898" w14:textId="0809CE48" w:rsidR="00D90420" w:rsidRPr="009072C6" w:rsidRDefault="008F7EB8" w:rsidP="009072C6">
    <w:pPr>
      <w:pStyle w:val="Footer"/>
    </w:pPr>
    <w:r w:rsidRPr="009072C6">
      <w:t>MK-1026-</w:t>
    </w:r>
    <w:r w:rsidR="00A419D6" w:rsidRPr="009072C6">
      <w:t>010-</w:t>
    </w:r>
    <w:del w:id="1889" w:author="Powell, Deana" w:date="2026-03-05T15:34:00Z" w16du:dateUtc="2026-03-05T20:34:00Z">
      <w:r w:rsidR="00DF70F8">
        <w:delText>0</w:delText>
      </w:r>
      <w:r w:rsidR="007450BE">
        <w:delText>2</w:delText>
      </w:r>
    </w:del>
    <w:ins w:id="1890" w:author="Powell, Deana" w:date="2026-03-05T15:34:00Z" w16du:dateUtc="2026-03-05T20:34:00Z">
      <w:r w:rsidR="00A419D6" w:rsidRPr="009072C6">
        <w:t>04</w:t>
      </w:r>
    </w:ins>
    <w:r w:rsidR="00527005" w:rsidRPr="009072C6">
      <w:t xml:space="preserve"> </w:t>
    </w:r>
    <w:r w:rsidR="00450EEA">
      <w:t>FINAL</w:t>
    </w:r>
    <w:r w:rsidR="00526A29" w:rsidRPr="009072C6">
      <w:t xml:space="preserve"> </w:t>
    </w:r>
    <w:del w:id="1891" w:author="Powell, Deana" w:date="2026-03-05T15:34:00Z" w16du:dateUtc="2026-03-05T20:34:00Z">
      <w:r>
        <w:delText>PROTOCOL</w:delText>
      </w:r>
      <w:r w:rsidR="00895D30">
        <w:ptab w:relativeTo="margin" w:alignment="right" w:leader="none"/>
      </w:r>
      <w:r w:rsidR="00CF48DE">
        <w:rPr>
          <w:caps/>
          <w:lang w:val="en-GB"/>
        </w:rPr>
        <w:delText>1</w:delText>
      </w:r>
      <w:r w:rsidR="000D3500">
        <w:rPr>
          <w:caps/>
          <w:lang w:val="en-GB"/>
        </w:rPr>
        <w:delText>3</w:delText>
      </w:r>
      <w:r w:rsidR="00CF48DE">
        <w:rPr>
          <w:caps/>
          <w:lang w:val="en-GB"/>
        </w:rPr>
        <w:delText>-JUL</w:delText>
      </w:r>
      <w:r w:rsidR="003B3470">
        <w:rPr>
          <w:caps/>
          <w:lang w:val="en-GB"/>
        </w:rPr>
        <w:delText>-2023</w:delText>
      </w:r>
    </w:del>
    <w:ins w:id="1892" w:author="Powell, Deana" w:date="2026-03-05T15:34:00Z" w16du:dateUtc="2026-03-05T20:34:00Z">
      <w:r w:rsidRPr="009072C6">
        <w:t>PROTOCOL</w:t>
      </w:r>
      <w:r w:rsidR="00526A29" w:rsidRPr="009072C6">
        <w:ptab w:relativeTo="margin" w:alignment="right" w:leader="none"/>
      </w:r>
      <w:r w:rsidR="00450EEA">
        <w:rPr>
          <w:caps/>
          <w:lang w:val="en-GB"/>
        </w:rPr>
        <w:t>23</w:t>
      </w:r>
      <w:r w:rsidR="004A0589" w:rsidRPr="009072C6">
        <w:rPr>
          <w:caps/>
          <w:lang w:val="en-GB"/>
        </w:rPr>
        <w:t>-Oct-2025</w:t>
      </w:r>
    </w:ins>
  </w:p>
  <w:p w14:paraId="423BEDB3" w14:textId="77777777" w:rsidR="00BA18A9" w:rsidRPr="00D90420" w:rsidRDefault="00526A29" w:rsidP="00520A61">
    <w:pPr>
      <w:pStyle w:val="Footer"/>
    </w:pPr>
    <w:r>
      <w:ptab w:relativeTo="margin" w:alignment="center" w:leader="none"/>
    </w:r>
    <w:r w:rsidRPr="00BA18A9">
      <w:rPr>
        <w:noProof/>
      </w:rPr>
      <w:drawing>
        <wp:inline distT="0" distB="0" distL="0" distR="0" wp14:anchorId="15B9C701" wp14:editId="131426DD">
          <wp:extent cx="685615" cy="100584"/>
          <wp:effectExtent l="0" t="0" r="635"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1"/>
                  <pic:cNvPicPr/>
                </pic:nvPicPr>
                <pic:blipFill>
                  <a:blip r:embed="rId1" cstate="print">
                    <a:extLst>
                      <a:ext uri="{28A0092B-C50C-407E-A947-70E740481C1C}">
                        <a14:useLocalDpi xmlns:a14="http://schemas.microsoft.com/office/drawing/2010/main" val="0"/>
                      </a:ext>
                    </a:extLst>
                  </a:blip>
                  <a:stretch>
                    <a:fillRect/>
                  </a:stretch>
                </pic:blipFill>
                <pic:spPr>
                  <a:xfrm>
                    <a:off x="0" y="0"/>
                    <a:ext cx="685615" cy="100584"/>
                  </a:xfrm>
                  <a:prstGeom prst="rect">
                    <a:avLst/>
                  </a:prstGeom>
                </pic:spPr>
              </pic:pic>
            </a:graphicData>
          </a:graphic>
        </wp:inline>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8EA85B" w14:textId="77777777" w:rsidR="00FE7354" w:rsidRDefault="00FE735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DD1F4E" w14:textId="77777777" w:rsidR="00FE7354" w:rsidRDefault="00FE7354">
      <w:r>
        <w:separator/>
      </w:r>
    </w:p>
  </w:footnote>
  <w:footnote w:type="continuationSeparator" w:id="0">
    <w:p w14:paraId="75A47AF0" w14:textId="77777777" w:rsidR="00FE7354" w:rsidRDefault="00FE735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66CC48" w14:textId="77777777" w:rsidR="00FE7354" w:rsidRDefault="00FE7354">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4ED89B" w14:textId="77777777" w:rsidR="00244B2A" w:rsidRDefault="008F7EB8">
    <w:pPr>
      <w:pStyle w:val="Header"/>
    </w:pPr>
    <w:r w:rsidRPr="00244B2A">
      <w:rPr>
        <w:b/>
        <w:bCs/>
      </w:rPr>
      <w:t>ProducT:</w:t>
    </w:r>
    <w:r>
      <w:t xml:space="preserve"> MK-1026</w:t>
    </w:r>
    <w:r w:rsidR="00526A29">
      <w:ptab w:relativeTo="margin" w:alignment="right" w:leader="none"/>
    </w:r>
    <w:r w:rsidRPr="00244B2A">
      <w:fldChar w:fldCharType="begin"/>
    </w:r>
    <w:r w:rsidRPr="00244B2A">
      <w:instrText xml:space="preserve"> PAGE   \* MERGEFORMAT </w:instrText>
    </w:r>
    <w:r w:rsidRPr="00244B2A">
      <w:fldChar w:fldCharType="separate"/>
    </w:r>
    <w:r w:rsidRPr="00244B2A">
      <w:rPr>
        <w:noProof/>
      </w:rPr>
      <w:t>232</w:t>
    </w:r>
    <w:r w:rsidRPr="00244B2A">
      <w:rPr>
        <w:noProof/>
      </w:rPr>
      <w:fldChar w:fldCharType="end"/>
    </w:r>
  </w:p>
  <w:p w14:paraId="0AD886D5" w14:textId="3CDD73E4" w:rsidR="00244B2A" w:rsidRPr="00520A61" w:rsidRDefault="008F7EB8">
    <w:pPr>
      <w:pStyle w:val="Header"/>
    </w:pPr>
    <w:r w:rsidRPr="00244B2A">
      <w:rPr>
        <w:b/>
        <w:bCs/>
      </w:rPr>
      <w:t>Protocol/Amendment No.:</w:t>
    </w:r>
    <w:r w:rsidRPr="00244B2A">
      <w:t xml:space="preserve"> </w:t>
    </w:r>
    <w:r w:rsidR="00A419D6">
      <w:t>010-</w:t>
    </w:r>
    <w:del w:id="1887" w:author="Powell, Deana" w:date="2026-03-05T15:34:00Z" w16du:dateUtc="2026-03-05T20:34:00Z">
      <w:r w:rsidR="00136285">
        <w:delText>0</w:delText>
      </w:r>
      <w:r w:rsidR="007450BE">
        <w:delText>2</w:delText>
      </w:r>
    </w:del>
    <w:ins w:id="1888" w:author="Powell, Deana" w:date="2026-03-05T15:34:00Z" w16du:dateUtc="2026-03-05T20:34:00Z">
      <w:r w:rsidR="00A419D6">
        <w:t>04</w:t>
      </w:r>
    </w:ins>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7EA94C" w14:textId="77777777" w:rsidR="00FE7354" w:rsidRDefault="00FE735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0"/>
    <w:multiLevelType w:val="singleLevel"/>
    <w:tmpl w:val="2B34C02E"/>
    <w:lvl w:ilvl="0">
      <w:start w:val="1"/>
      <w:numFmt w:val="bullet"/>
      <w:pStyle w:val="ListBullet5"/>
      <w:lvlText w:val="▫"/>
      <w:lvlJc w:val="left"/>
      <w:pPr>
        <w:ind w:left="1800" w:hanging="360"/>
      </w:pPr>
      <w:rPr>
        <w:rFonts w:ascii="Times New Roman" w:hAnsi="Times New Roman" w:cs="Times New Roman" w:hint="default"/>
      </w:rPr>
    </w:lvl>
  </w:abstractNum>
  <w:abstractNum w:abstractNumId="1" w15:restartNumberingAfterBreak="0">
    <w:nsid w:val="FFFFFF81"/>
    <w:multiLevelType w:val="singleLevel"/>
    <w:tmpl w:val="D8C46140"/>
    <w:lvl w:ilvl="0">
      <w:start w:val="1"/>
      <w:numFmt w:val="bullet"/>
      <w:pStyle w:val="ListBullet4"/>
      <w:lvlText w:val="▪"/>
      <w:lvlJc w:val="left"/>
      <w:pPr>
        <w:ind w:left="1440" w:hanging="360"/>
      </w:pPr>
      <w:rPr>
        <w:rFonts w:ascii="Times New Roman" w:hAnsi="Times New Roman" w:cs="Times New Roman" w:hint="default"/>
      </w:rPr>
    </w:lvl>
  </w:abstractNum>
  <w:abstractNum w:abstractNumId="2" w15:restartNumberingAfterBreak="0">
    <w:nsid w:val="029F38C6"/>
    <w:multiLevelType w:val="hybridMultilevel"/>
    <w:tmpl w:val="80CCAD46"/>
    <w:lvl w:ilvl="0" w:tplc="A044F088">
      <w:start w:val="1"/>
      <w:numFmt w:val="bullet"/>
      <w:lvlText w:val="-"/>
      <w:lvlJc w:val="left"/>
      <w:pPr>
        <w:ind w:left="1080" w:hanging="360"/>
      </w:pPr>
      <w:rPr>
        <w:rFonts w:ascii="Courier New" w:hAnsi="Courier New"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3" w15:restartNumberingAfterBreak="0">
    <w:nsid w:val="03EE7463"/>
    <w:multiLevelType w:val="hybridMultilevel"/>
    <w:tmpl w:val="BC443286"/>
    <w:lvl w:ilvl="0" w:tplc="1C3ECA04">
      <w:start w:val="1"/>
      <w:numFmt w:val="lowerLetter"/>
      <w:pStyle w:val="ListLetter5"/>
      <w:lvlText w:val="%1."/>
      <w:lvlJc w:val="left"/>
      <w:pPr>
        <w:ind w:left="2160" w:hanging="360"/>
      </w:pPr>
    </w:lvl>
    <w:lvl w:ilvl="1" w:tplc="A562283C" w:tentative="1">
      <w:start w:val="1"/>
      <w:numFmt w:val="lowerLetter"/>
      <w:lvlText w:val="%2."/>
      <w:lvlJc w:val="left"/>
      <w:pPr>
        <w:ind w:left="2880" w:hanging="360"/>
      </w:pPr>
    </w:lvl>
    <w:lvl w:ilvl="2" w:tplc="0C3CA854" w:tentative="1">
      <w:start w:val="1"/>
      <w:numFmt w:val="lowerRoman"/>
      <w:lvlText w:val="%3."/>
      <w:lvlJc w:val="right"/>
      <w:pPr>
        <w:ind w:left="3600" w:hanging="180"/>
      </w:pPr>
    </w:lvl>
    <w:lvl w:ilvl="3" w:tplc="36B07E66" w:tentative="1">
      <w:start w:val="1"/>
      <w:numFmt w:val="decimal"/>
      <w:lvlText w:val="%4."/>
      <w:lvlJc w:val="left"/>
      <w:pPr>
        <w:ind w:left="4320" w:hanging="360"/>
      </w:pPr>
    </w:lvl>
    <w:lvl w:ilvl="4" w:tplc="89E202E4" w:tentative="1">
      <w:start w:val="1"/>
      <w:numFmt w:val="lowerLetter"/>
      <w:lvlText w:val="%5."/>
      <w:lvlJc w:val="left"/>
      <w:pPr>
        <w:ind w:left="5040" w:hanging="360"/>
      </w:pPr>
    </w:lvl>
    <w:lvl w:ilvl="5" w:tplc="2BC0C6D6" w:tentative="1">
      <w:start w:val="1"/>
      <w:numFmt w:val="lowerRoman"/>
      <w:lvlText w:val="%6."/>
      <w:lvlJc w:val="right"/>
      <w:pPr>
        <w:ind w:left="5760" w:hanging="180"/>
      </w:pPr>
    </w:lvl>
    <w:lvl w:ilvl="6" w:tplc="A394DAF6" w:tentative="1">
      <w:start w:val="1"/>
      <w:numFmt w:val="decimal"/>
      <w:lvlText w:val="%7."/>
      <w:lvlJc w:val="left"/>
      <w:pPr>
        <w:ind w:left="6480" w:hanging="360"/>
      </w:pPr>
    </w:lvl>
    <w:lvl w:ilvl="7" w:tplc="CDE081F8" w:tentative="1">
      <w:start w:val="1"/>
      <w:numFmt w:val="lowerLetter"/>
      <w:lvlText w:val="%8."/>
      <w:lvlJc w:val="left"/>
      <w:pPr>
        <w:ind w:left="7200" w:hanging="360"/>
      </w:pPr>
    </w:lvl>
    <w:lvl w:ilvl="8" w:tplc="779E80AE" w:tentative="1">
      <w:start w:val="1"/>
      <w:numFmt w:val="lowerRoman"/>
      <w:lvlText w:val="%9."/>
      <w:lvlJc w:val="right"/>
      <w:pPr>
        <w:ind w:left="7920" w:hanging="180"/>
      </w:pPr>
    </w:lvl>
  </w:abstractNum>
  <w:abstractNum w:abstractNumId="4" w15:restartNumberingAfterBreak="0">
    <w:nsid w:val="06727E5F"/>
    <w:multiLevelType w:val="hybridMultilevel"/>
    <w:tmpl w:val="B5BC60C4"/>
    <w:lvl w:ilvl="0" w:tplc="A044F088">
      <w:start w:val="1"/>
      <w:numFmt w:val="bullet"/>
      <w:lvlText w:val="-"/>
      <w:lvlJc w:val="left"/>
      <w:pPr>
        <w:ind w:left="1077" w:hanging="360"/>
      </w:pPr>
      <w:rPr>
        <w:rFonts w:ascii="Courier New" w:hAnsi="Courier New" w:hint="default"/>
      </w:rPr>
    </w:lvl>
    <w:lvl w:ilvl="1" w:tplc="08090003" w:tentative="1">
      <w:start w:val="1"/>
      <w:numFmt w:val="bullet"/>
      <w:lvlText w:val="o"/>
      <w:lvlJc w:val="left"/>
      <w:pPr>
        <w:ind w:left="1797" w:hanging="360"/>
      </w:pPr>
      <w:rPr>
        <w:rFonts w:ascii="Courier New" w:hAnsi="Courier New" w:cs="Courier New" w:hint="default"/>
      </w:rPr>
    </w:lvl>
    <w:lvl w:ilvl="2" w:tplc="08090005" w:tentative="1">
      <w:start w:val="1"/>
      <w:numFmt w:val="bullet"/>
      <w:lvlText w:val=""/>
      <w:lvlJc w:val="left"/>
      <w:pPr>
        <w:ind w:left="2517" w:hanging="360"/>
      </w:pPr>
      <w:rPr>
        <w:rFonts w:ascii="Wingdings" w:hAnsi="Wingdings" w:hint="default"/>
      </w:rPr>
    </w:lvl>
    <w:lvl w:ilvl="3" w:tplc="08090001" w:tentative="1">
      <w:start w:val="1"/>
      <w:numFmt w:val="bullet"/>
      <w:lvlText w:val=""/>
      <w:lvlJc w:val="left"/>
      <w:pPr>
        <w:ind w:left="3237" w:hanging="360"/>
      </w:pPr>
      <w:rPr>
        <w:rFonts w:ascii="Symbol" w:hAnsi="Symbol" w:hint="default"/>
      </w:rPr>
    </w:lvl>
    <w:lvl w:ilvl="4" w:tplc="08090003" w:tentative="1">
      <w:start w:val="1"/>
      <w:numFmt w:val="bullet"/>
      <w:lvlText w:val="o"/>
      <w:lvlJc w:val="left"/>
      <w:pPr>
        <w:ind w:left="3957" w:hanging="360"/>
      </w:pPr>
      <w:rPr>
        <w:rFonts w:ascii="Courier New" w:hAnsi="Courier New" w:cs="Courier New" w:hint="default"/>
      </w:rPr>
    </w:lvl>
    <w:lvl w:ilvl="5" w:tplc="08090005" w:tentative="1">
      <w:start w:val="1"/>
      <w:numFmt w:val="bullet"/>
      <w:lvlText w:val=""/>
      <w:lvlJc w:val="left"/>
      <w:pPr>
        <w:ind w:left="4677" w:hanging="360"/>
      </w:pPr>
      <w:rPr>
        <w:rFonts w:ascii="Wingdings" w:hAnsi="Wingdings" w:hint="default"/>
      </w:rPr>
    </w:lvl>
    <w:lvl w:ilvl="6" w:tplc="08090001" w:tentative="1">
      <w:start w:val="1"/>
      <w:numFmt w:val="bullet"/>
      <w:lvlText w:val=""/>
      <w:lvlJc w:val="left"/>
      <w:pPr>
        <w:ind w:left="5397" w:hanging="360"/>
      </w:pPr>
      <w:rPr>
        <w:rFonts w:ascii="Symbol" w:hAnsi="Symbol" w:hint="default"/>
      </w:rPr>
    </w:lvl>
    <w:lvl w:ilvl="7" w:tplc="08090003" w:tentative="1">
      <w:start w:val="1"/>
      <w:numFmt w:val="bullet"/>
      <w:lvlText w:val="o"/>
      <w:lvlJc w:val="left"/>
      <w:pPr>
        <w:ind w:left="6117" w:hanging="360"/>
      </w:pPr>
      <w:rPr>
        <w:rFonts w:ascii="Courier New" w:hAnsi="Courier New" w:cs="Courier New" w:hint="default"/>
      </w:rPr>
    </w:lvl>
    <w:lvl w:ilvl="8" w:tplc="08090005" w:tentative="1">
      <w:start w:val="1"/>
      <w:numFmt w:val="bullet"/>
      <w:lvlText w:val=""/>
      <w:lvlJc w:val="left"/>
      <w:pPr>
        <w:ind w:left="6837" w:hanging="360"/>
      </w:pPr>
      <w:rPr>
        <w:rFonts w:ascii="Wingdings" w:hAnsi="Wingdings" w:hint="default"/>
      </w:rPr>
    </w:lvl>
  </w:abstractNum>
  <w:abstractNum w:abstractNumId="5" w15:restartNumberingAfterBreak="0">
    <w:nsid w:val="08A8436E"/>
    <w:multiLevelType w:val="multilevel"/>
    <w:tmpl w:val="2B56DF90"/>
    <w:lvl w:ilvl="0">
      <w:start w:val="1"/>
      <w:numFmt w:val="lowerRoman"/>
      <w:pStyle w:val="ListNumber4Roman"/>
      <w:lvlText w:val="%1."/>
      <w:lvlJc w:val="right"/>
      <w:pPr>
        <w:ind w:left="1440" w:hanging="180"/>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6" w15:restartNumberingAfterBreak="0">
    <w:nsid w:val="09234747"/>
    <w:multiLevelType w:val="multilevel"/>
    <w:tmpl w:val="E49612EC"/>
    <w:styleLink w:val="Style1"/>
    <w:lvl w:ilvl="0">
      <w:start w:val="1"/>
      <w:numFmt w:val="lowerRoman"/>
      <w:lvlText w:val="%1."/>
      <w:lvlJc w:val="right"/>
      <w:pPr>
        <w:ind w:left="720" w:hanging="360"/>
      </w:pPr>
      <w:rPr>
        <w:rFonts w:ascii="Times New Roman" w:hAnsi="Times New Roman" w:cs="Times New Roman"/>
        <w:b w:val="0"/>
        <w:bCs w:val="0"/>
        <w:i w:val="0"/>
        <w:iCs w:val="0"/>
        <w:caps w:val="0"/>
        <w:smallCaps w:val="0"/>
        <w:strike w:val="0"/>
        <w:dstrike w:val="0"/>
        <w:outline/>
        <w:shadow w:val="0"/>
        <w:emboss w:val="0"/>
        <w:imprint w:val="0"/>
        <w:vanish w:val="0"/>
        <w:spacing w:val="0"/>
        <w:kern w:val="0"/>
        <w:position w:val="0"/>
        <w:u w:val="none"/>
        <w:effect w:val="none"/>
        <w:vertAlign w:val="baseline"/>
      </w:rPr>
    </w:lvl>
    <w:lvl w:ilvl="1">
      <w:start w:val="1"/>
      <w:numFmt w:val="lowerLetter"/>
      <w:lvlText w:val="%2."/>
      <w:lvlJc w:val="left"/>
      <w:pPr>
        <w:ind w:left="1530" w:hanging="360"/>
      </w:pPr>
    </w:lvl>
    <w:lvl w:ilvl="2">
      <w:start w:val="1"/>
      <w:numFmt w:val="lowerRoman"/>
      <w:lvlText w:val="%3."/>
      <w:lvlJc w:val="right"/>
      <w:pPr>
        <w:ind w:left="2250" w:hanging="180"/>
      </w:pPr>
    </w:lvl>
    <w:lvl w:ilvl="3">
      <w:start w:val="1"/>
      <w:numFmt w:val="decimal"/>
      <w:lvlText w:val="%4."/>
      <w:lvlJc w:val="left"/>
      <w:pPr>
        <w:ind w:left="2970" w:hanging="360"/>
      </w:pPr>
    </w:lvl>
    <w:lvl w:ilvl="4">
      <w:start w:val="1"/>
      <w:numFmt w:val="lowerLetter"/>
      <w:lvlText w:val="%5."/>
      <w:lvlJc w:val="left"/>
      <w:pPr>
        <w:ind w:left="3690" w:hanging="360"/>
      </w:pPr>
    </w:lvl>
    <w:lvl w:ilvl="5">
      <w:start w:val="1"/>
      <w:numFmt w:val="lowerRoman"/>
      <w:lvlText w:val="%6."/>
      <w:lvlJc w:val="right"/>
      <w:pPr>
        <w:ind w:left="4410" w:hanging="180"/>
      </w:pPr>
    </w:lvl>
    <w:lvl w:ilvl="6">
      <w:start w:val="1"/>
      <w:numFmt w:val="decimal"/>
      <w:lvlText w:val="%7."/>
      <w:lvlJc w:val="left"/>
      <w:pPr>
        <w:ind w:left="5130" w:hanging="360"/>
      </w:pPr>
    </w:lvl>
    <w:lvl w:ilvl="7">
      <w:start w:val="1"/>
      <w:numFmt w:val="lowerLetter"/>
      <w:lvlText w:val="%8."/>
      <w:lvlJc w:val="left"/>
      <w:pPr>
        <w:ind w:left="5850" w:hanging="360"/>
      </w:pPr>
    </w:lvl>
    <w:lvl w:ilvl="8">
      <w:start w:val="1"/>
      <w:numFmt w:val="lowerRoman"/>
      <w:lvlText w:val="%9."/>
      <w:lvlJc w:val="right"/>
      <w:pPr>
        <w:ind w:left="6570" w:hanging="180"/>
      </w:pPr>
    </w:lvl>
  </w:abstractNum>
  <w:abstractNum w:abstractNumId="7" w15:restartNumberingAfterBreak="0">
    <w:nsid w:val="0997091B"/>
    <w:multiLevelType w:val="hybridMultilevel"/>
    <w:tmpl w:val="C7E04EAE"/>
    <w:lvl w:ilvl="0" w:tplc="30B03B30">
      <w:start w:val="1"/>
      <w:numFmt w:val="bullet"/>
      <w:lvlText w:val=""/>
      <w:lvlJc w:val="left"/>
      <w:rPr>
        <w:rFonts w:ascii="Symbol" w:hAnsi="Symbol" w:hint="default"/>
      </w:rPr>
    </w:lvl>
    <w:lvl w:ilvl="1" w:tplc="2694877E">
      <w:numFmt w:val="decimal"/>
      <w:lvlText w:val=""/>
      <w:lvlJc w:val="left"/>
    </w:lvl>
    <w:lvl w:ilvl="2" w:tplc="5B9E1350">
      <w:numFmt w:val="decimal"/>
      <w:lvlText w:val=""/>
      <w:lvlJc w:val="left"/>
    </w:lvl>
    <w:lvl w:ilvl="3" w:tplc="47DC5198">
      <w:numFmt w:val="decimal"/>
      <w:lvlText w:val=""/>
      <w:lvlJc w:val="left"/>
    </w:lvl>
    <w:lvl w:ilvl="4" w:tplc="9C16984C">
      <w:numFmt w:val="decimal"/>
      <w:lvlText w:val=""/>
      <w:lvlJc w:val="left"/>
    </w:lvl>
    <w:lvl w:ilvl="5" w:tplc="0BE81606">
      <w:numFmt w:val="decimal"/>
      <w:lvlText w:val=""/>
      <w:lvlJc w:val="left"/>
    </w:lvl>
    <w:lvl w:ilvl="6" w:tplc="5FAA5D4C">
      <w:numFmt w:val="decimal"/>
      <w:lvlText w:val=""/>
      <w:lvlJc w:val="left"/>
    </w:lvl>
    <w:lvl w:ilvl="7" w:tplc="99D89DDE">
      <w:numFmt w:val="decimal"/>
      <w:lvlText w:val=""/>
      <w:lvlJc w:val="left"/>
    </w:lvl>
    <w:lvl w:ilvl="8" w:tplc="D234A5A4">
      <w:numFmt w:val="decimal"/>
      <w:lvlText w:val=""/>
      <w:lvlJc w:val="left"/>
    </w:lvl>
  </w:abstractNum>
  <w:abstractNum w:abstractNumId="8" w15:restartNumberingAfterBreak="0">
    <w:nsid w:val="0AC26666"/>
    <w:multiLevelType w:val="singleLevel"/>
    <w:tmpl w:val="6DF6F52C"/>
    <w:name w:val="at"/>
    <w:lvl w:ilvl="0">
      <w:start w:val="1"/>
      <w:numFmt w:val="decimal"/>
      <w:lvlText w:val="Appendix %1"/>
      <w:lvlJc w:val="left"/>
      <w:pPr>
        <w:tabs>
          <w:tab w:val="num" w:pos="2160"/>
        </w:tabs>
        <w:ind w:left="2160" w:hanging="2160"/>
      </w:pPr>
      <w:rPr>
        <w:rFonts w:ascii="Arial" w:hAnsi="Arial" w:cs="Arial"/>
        <w:b/>
        <w:i w:val="0"/>
        <w:caps w:val="0"/>
        <w:sz w:val="26"/>
        <w:u w:val="none"/>
        <w:vertAlign w:val="baseline"/>
      </w:rPr>
    </w:lvl>
  </w:abstractNum>
  <w:abstractNum w:abstractNumId="9" w15:restartNumberingAfterBreak="0">
    <w:nsid w:val="0B8D5D15"/>
    <w:multiLevelType w:val="multilevel"/>
    <w:tmpl w:val="D6703902"/>
    <w:lvl w:ilvl="0">
      <w:start w:val="1"/>
      <w:numFmt w:val="decimal"/>
      <w:pStyle w:val="TableListNumber10pt"/>
      <w:lvlText w:val="%1."/>
      <w:lvlJc w:val="right"/>
      <w:pPr>
        <w:ind w:left="1080" w:hanging="360"/>
      </w:pPr>
      <w:rPr>
        <w:rFonts w:ascii="Times New Roman" w:hAnsi="Times New Roman" w:hint="default"/>
        <w:b w:val="0"/>
        <w:i w:val="0"/>
        <w:caps w:val="0"/>
        <w:strike w:val="0"/>
        <w:dstrike w:val="0"/>
        <w:outline w:val="0"/>
        <w:shadow w:val="0"/>
        <w:emboss w:val="0"/>
        <w:imprint w:val="0"/>
        <w:vanish w:val="0"/>
        <w:sz w:val="20"/>
        <w:vertAlign w:val="baseline"/>
      </w:rPr>
    </w:lvl>
    <w:lvl w:ilvl="1">
      <w:start w:val="1"/>
      <w:numFmt w:val="lowerLetter"/>
      <w:lvlText w:val="%2."/>
      <w:lvlJc w:val="left"/>
      <w:pPr>
        <w:ind w:left="2160" w:hanging="360"/>
      </w:pPr>
      <w:rPr>
        <w:rFonts w:hint="default"/>
      </w:rPr>
    </w:lvl>
    <w:lvl w:ilvl="2">
      <w:start w:val="1"/>
      <w:numFmt w:val="lowerRoman"/>
      <w:lvlText w:val="%3."/>
      <w:lvlJc w:val="right"/>
      <w:pPr>
        <w:ind w:left="2880" w:hanging="180"/>
      </w:pPr>
      <w:rPr>
        <w:rFonts w:hint="default"/>
      </w:rPr>
    </w:lvl>
    <w:lvl w:ilvl="3">
      <w:start w:val="1"/>
      <w:numFmt w:val="decimal"/>
      <w:lvlText w:val="%4."/>
      <w:lvlJc w:val="left"/>
      <w:pPr>
        <w:ind w:left="3600" w:hanging="360"/>
      </w:pPr>
      <w:rPr>
        <w:rFonts w:hint="default"/>
      </w:rPr>
    </w:lvl>
    <w:lvl w:ilvl="4">
      <w:start w:val="1"/>
      <w:numFmt w:val="lowerLetter"/>
      <w:lvlText w:val="%5."/>
      <w:lvlJc w:val="left"/>
      <w:pPr>
        <w:ind w:left="4320" w:hanging="360"/>
      </w:pPr>
      <w:rPr>
        <w:rFonts w:hint="default"/>
      </w:rPr>
    </w:lvl>
    <w:lvl w:ilvl="5">
      <w:start w:val="1"/>
      <w:numFmt w:val="lowerRoman"/>
      <w:lvlText w:val="%6."/>
      <w:lvlJc w:val="right"/>
      <w:pPr>
        <w:ind w:left="5040" w:hanging="180"/>
      </w:pPr>
      <w:rPr>
        <w:rFonts w:hint="default"/>
      </w:rPr>
    </w:lvl>
    <w:lvl w:ilvl="6">
      <w:start w:val="1"/>
      <w:numFmt w:val="decimal"/>
      <w:lvlText w:val="%7."/>
      <w:lvlJc w:val="left"/>
      <w:pPr>
        <w:ind w:left="5760" w:hanging="360"/>
      </w:pPr>
      <w:rPr>
        <w:rFonts w:hint="default"/>
      </w:rPr>
    </w:lvl>
    <w:lvl w:ilvl="7">
      <w:start w:val="1"/>
      <w:numFmt w:val="lowerLetter"/>
      <w:lvlText w:val="%8."/>
      <w:lvlJc w:val="left"/>
      <w:pPr>
        <w:ind w:left="6480" w:hanging="360"/>
      </w:pPr>
      <w:rPr>
        <w:rFonts w:hint="default"/>
      </w:rPr>
    </w:lvl>
    <w:lvl w:ilvl="8">
      <w:start w:val="1"/>
      <w:numFmt w:val="lowerRoman"/>
      <w:lvlText w:val="%9."/>
      <w:lvlJc w:val="right"/>
      <w:pPr>
        <w:ind w:left="7200" w:hanging="180"/>
      </w:pPr>
      <w:rPr>
        <w:rFonts w:hint="default"/>
      </w:rPr>
    </w:lvl>
  </w:abstractNum>
  <w:abstractNum w:abstractNumId="10" w15:restartNumberingAfterBreak="0">
    <w:nsid w:val="0BD05C98"/>
    <w:multiLevelType w:val="hybridMultilevel"/>
    <w:tmpl w:val="F92E0C5A"/>
    <w:lvl w:ilvl="0" w:tplc="A044F088">
      <w:start w:val="1"/>
      <w:numFmt w:val="bullet"/>
      <w:lvlText w:val="-"/>
      <w:lvlJc w:val="left"/>
      <w:pPr>
        <w:ind w:left="1077" w:hanging="360"/>
      </w:pPr>
      <w:rPr>
        <w:rFonts w:ascii="Courier New" w:hAnsi="Courier New" w:hint="default"/>
      </w:rPr>
    </w:lvl>
    <w:lvl w:ilvl="1" w:tplc="08090003" w:tentative="1">
      <w:start w:val="1"/>
      <w:numFmt w:val="bullet"/>
      <w:lvlText w:val="o"/>
      <w:lvlJc w:val="left"/>
      <w:pPr>
        <w:ind w:left="1797" w:hanging="360"/>
      </w:pPr>
      <w:rPr>
        <w:rFonts w:ascii="Courier New" w:hAnsi="Courier New" w:cs="Courier New" w:hint="default"/>
      </w:rPr>
    </w:lvl>
    <w:lvl w:ilvl="2" w:tplc="08090005" w:tentative="1">
      <w:start w:val="1"/>
      <w:numFmt w:val="bullet"/>
      <w:lvlText w:val=""/>
      <w:lvlJc w:val="left"/>
      <w:pPr>
        <w:ind w:left="2517" w:hanging="360"/>
      </w:pPr>
      <w:rPr>
        <w:rFonts w:ascii="Wingdings" w:hAnsi="Wingdings" w:hint="default"/>
      </w:rPr>
    </w:lvl>
    <w:lvl w:ilvl="3" w:tplc="08090001" w:tentative="1">
      <w:start w:val="1"/>
      <w:numFmt w:val="bullet"/>
      <w:lvlText w:val=""/>
      <w:lvlJc w:val="left"/>
      <w:pPr>
        <w:ind w:left="3237" w:hanging="360"/>
      </w:pPr>
      <w:rPr>
        <w:rFonts w:ascii="Symbol" w:hAnsi="Symbol" w:hint="default"/>
      </w:rPr>
    </w:lvl>
    <w:lvl w:ilvl="4" w:tplc="08090003" w:tentative="1">
      <w:start w:val="1"/>
      <w:numFmt w:val="bullet"/>
      <w:lvlText w:val="o"/>
      <w:lvlJc w:val="left"/>
      <w:pPr>
        <w:ind w:left="3957" w:hanging="360"/>
      </w:pPr>
      <w:rPr>
        <w:rFonts w:ascii="Courier New" w:hAnsi="Courier New" w:cs="Courier New" w:hint="default"/>
      </w:rPr>
    </w:lvl>
    <w:lvl w:ilvl="5" w:tplc="08090005" w:tentative="1">
      <w:start w:val="1"/>
      <w:numFmt w:val="bullet"/>
      <w:lvlText w:val=""/>
      <w:lvlJc w:val="left"/>
      <w:pPr>
        <w:ind w:left="4677" w:hanging="360"/>
      </w:pPr>
      <w:rPr>
        <w:rFonts w:ascii="Wingdings" w:hAnsi="Wingdings" w:hint="default"/>
      </w:rPr>
    </w:lvl>
    <w:lvl w:ilvl="6" w:tplc="08090001" w:tentative="1">
      <w:start w:val="1"/>
      <w:numFmt w:val="bullet"/>
      <w:lvlText w:val=""/>
      <w:lvlJc w:val="left"/>
      <w:pPr>
        <w:ind w:left="5397" w:hanging="360"/>
      </w:pPr>
      <w:rPr>
        <w:rFonts w:ascii="Symbol" w:hAnsi="Symbol" w:hint="default"/>
      </w:rPr>
    </w:lvl>
    <w:lvl w:ilvl="7" w:tplc="08090003" w:tentative="1">
      <w:start w:val="1"/>
      <w:numFmt w:val="bullet"/>
      <w:lvlText w:val="o"/>
      <w:lvlJc w:val="left"/>
      <w:pPr>
        <w:ind w:left="6117" w:hanging="360"/>
      </w:pPr>
      <w:rPr>
        <w:rFonts w:ascii="Courier New" w:hAnsi="Courier New" w:cs="Courier New" w:hint="default"/>
      </w:rPr>
    </w:lvl>
    <w:lvl w:ilvl="8" w:tplc="08090005" w:tentative="1">
      <w:start w:val="1"/>
      <w:numFmt w:val="bullet"/>
      <w:lvlText w:val=""/>
      <w:lvlJc w:val="left"/>
      <w:pPr>
        <w:ind w:left="6837" w:hanging="360"/>
      </w:pPr>
      <w:rPr>
        <w:rFonts w:ascii="Wingdings" w:hAnsi="Wingdings" w:hint="default"/>
      </w:rPr>
    </w:lvl>
  </w:abstractNum>
  <w:abstractNum w:abstractNumId="11" w15:restartNumberingAfterBreak="0">
    <w:nsid w:val="0C7804D9"/>
    <w:multiLevelType w:val="singleLevel"/>
    <w:tmpl w:val="17DA7A5C"/>
    <w:name w:val="ln3"/>
    <w:lvl w:ilvl="0">
      <w:start w:val="1"/>
      <w:numFmt w:val="decimal"/>
      <w:pStyle w:val="ListNumber3"/>
      <w:lvlText w:val="%1."/>
      <w:lvlJc w:val="left"/>
      <w:pPr>
        <w:tabs>
          <w:tab w:val="num" w:pos="1080"/>
        </w:tabs>
        <w:ind w:left="1080" w:hanging="360"/>
      </w:pPr>
      <w:rPr>
        <w:rFonts w:ascii="Times New Roman" w:hAnsi="Times New Roman" w:cs="Times New Roman"/>
        <w:b w:val="0"/>
        <w:i w:val="0"/>
        <w:caps w:val="0"/>
        <w:sz w:val="24"/>
        <w:u w:val="none"/>
        <w:vertAlign w:val="baseline"/>
      </w:rPr>
    </w:lvl>
  </w:abstractNum>
  <w:abstractNum w:abstractNumId="12" w15:restartNumberingAfterBreak="0">
    <w:nsid w:val="0CD2767F"/>
    <w:multiLevelType w:val="hybridMultilevel"/>
    <w:tmpl w:val="4EB85840"/>
    <w:lvl w:ilvl="0" w:tplc="D862AA2E">
      <w:start w:val="1"/>
      <w:numFmt w:val="decimal"/>
      <w:pStyle w:val="ListNumber4"/>
      <w:lvlText w:val="%1."/>
      <w:lvlJc w:val="left"/>
      <w:pPr>
        <w:ind w:left="1800" w:hanging="360"/>
      </w:pPr>
      <w:rPr>
        <w:rFonts w:ascii="Times New Roman" w:hAnsi="Times New Roman" w:hint="default"/>
        <w:b w:val="0"/>
        <w:i w:val="0"/>
        <w:caps w:val="0"/>
        <w:strike w:val="0"/>
        <w:dstrike w:val="0"/>
        <w:vanish w:val="0"/>
        <w:sz w:val="24"/>
        <w:vertAlign w:val="baseline"/>
      </w:rPr>
    </w:lvl>
    <w:lvl w:ilvl="1" w:tplc="1DC0B580" w:tentative="1">
      <w:start w:val="1"/>
      <w:numFmt w:val="lowerLetter"/>
      <w:lvlText w:val="%2."/>
      <w:lvlJc w:val="left"/>
      <w:pPr>
        <w:ind w:left="2520" w:hanging="360"/>
      </w:pPr>
    </w:lvl>
    <w:lvl w:ilvl="2" w:tplc="629EBE1E" w:tentative="1">
      <w:start w:val="1"/>
      <w:numFmt w:val="lowerRoman"/>
      <w:lvlText w:val="%3."/>
      <w:lvlJc w:val="right"/>
      <w:pPr>
        <w:ind w:left="3240" w:hanging="180"/>
      </w:pPr>
    </w:lvl>
    <w:lvl w:ilvl="3" w:tplc="387C7FCC" w:tentative="1">
      <w:start w:val="1"/>
      <w:numFmt w:val="decimal"/>
      <w:lvlText w:val="%4."/>
      <w:lvlJc w:val="left"/>
      <w:pPr>
        <w:ind w:left="3960" w:hanging="360"/>
      </w:pPr>
    </w:lvl>
    <w:lvl w:ilvl="4" w:tplc="2BCC8A3A" w:tentative="1">
      <w:start w:val="1"/>
      <w:numFmt w:val="lowerLetter"/>
      <w:lvlText w:val="%5."/>
      <w:lvlJc w:val="left"/>
      <w:pPr>
        <w:ind w:left="4680" w:hanging="360"/>
      </w:pPr>
    </w:lvl>
    <w:lvl w:ilvl="5" w:tplc="579090A2" w:tentative="1">
      <w:start w:val="1"/>
      <w:numFmt w:val="lowerRoman"/>
      <w:lvlText w:val="%6."/>
      <w:lvlJc w:val="right"/>
      <w:pPr>
        <w:ind w:left="5400" w:hanging="180"/>
      </w:pPr>
    </w:lvl>
    <w:lvl w:ilvl="6" w:tplc="06C4E838" w:tentative="1">
      <w:start w:val="1"/>
      <w:numFmt w:val="decimal"/>
      <w:lvlText w:val="%7."/>
      <w:lvlJc w:val="left"/>
      <w:pPr>
        <w:ind w:left="6120" w:hanging="360"/>
      </w:pPr>
    </w:lvl>
    <w:lvl w:ilvl="7" w:tplc="28CC8FAE" w:tentative="1">
      <w:start w:val="1"/>
      <w:numFmt w:val="lowerLetter"/>
      <w:lvlText w:val="%8."/>
      <w:lvlJc w:val="left"/>
      <w:pPr>
        <w:ind w:left="6840" w:hanging="360"/>
      </w:pPr>
    </w:lvl>
    <w:lvl w:ilvl="8" w:tplc="7D547BC2" w:tentative="1">
      <w:start w:val="1"/>
      <w:numFmt w:val="lowerRoman"/>
      <w:lvlText w:val="%9."/>
      <w:lvlJc w:val="right"/>
      <w:pPr>
        <w:ind w:left="7560" w:hanging="180"/>
      </w:pPr>
    </w:lvl>
  </w:abstractNum>
  <w:abstractNum w:abstractNumId="13" w15:restartNumberingAfterBreak="0">
    <w:nsid w:val="0E2D090E"/>
    <w:multiLevelType w:val="hybridMultilevel"/>
    <w:tmpl w:val="80CA3C5A"/>
    <w:lvl w:ilvl="0" w:tplc="A044F088">
      <w:start w:val="1"/>
      <w:numFmt w:val="bullet"/>
      <w:lvlText w:val="-"/>
      <w:lvlJc w:val="left"/>
      <w:pPr>
        <w:ind w:left="1260" w:hanging="360"/>
      </w:pPr>
      <w:rPr>
        <w:rFonts w:ascii="Courier New" w:hAnsi="Courier New" w:hint="default"/>
      </w:rPr>
    </w:lvl>
    <w:lvl w:ilvl="1" w:tplc="08090003" w:tentative="1">
      <w:start w:val="1"/>
      <w:numFmt w:val="bullet"/>
      <w:lvlText w:val="o"/>
      <w:lvlJc w:val="left"/>
      <w:pPr>
        <w:ind w:left="1980" w:hanging="360"/>
      </w:pPr>
      <w:rPr>
        <w:rFonts w:ascii="Courier New" w:hAnsi="Courier New" w:cs="Courier New" w:hint="default"/>
      </w:rPr>
    </w:lvl>
    <w:lvl w:ilvl="2" w:tplc="08090005" w:tentative="1">
      <w:start w:val="1"/>
      <w:numFmt w:val="bullet"/>
      <w:lvlText w:val=""/>
      <w:lvlJc w:val="left"/>
      <w:pPr>
        <w:ind w:left="2700" w:hanging="360"/>
      </w:pPr>
      <w:rPr>
        <w:rFonts w:ascii="Wingdings" w:hAnsi="Wingdings" w:hint="default"/>
      </w:rPr>
    </w:lvl>
    <w:lvl w:ilvl="3" w:tplc="08090001" w:tentative="1">
      <w:start w:val="1"/>
      <w:numFmt w:val="bullet"/>
      <w:lvlText w:val=""/>
      <w:lvlJc w:val="left"/>
      <w:pPr>
        <w:ind w:left="3420" w:hanging="360"/>
      </w:pPr>
      <w:rPr>
        <w:rFonts w:ascii="Symbol" w:hAnsi="Symbol" w:hint="default"/>
      </w:rPr>
    </w:lvl>
    <w:lvl w:ilvl="4" w:tplc="08090003" w:tentative="1">
      <w:start w:val="1"/>
      <w:numFmt w:val="bullet"/>
      <w:lvlText w:val="o"/>
      <w:lvlJc w:val="left"/>
      <w:pPr>
        <w:ind w:left="4140" w:hanging="360"/>
      </w:pPr>
      <w:rPr>
        <w:rFonts w:ascii="Courier New" w:hAnsi="Courier New" w:cs="Courier New" w:hint="default"/>
      </w:rPr>
    </w:lvl>
    <w:lvl w:ilvl="5" w:tplc="08090005" w:tentative="1">
      <w:start w:val="1"/>
      <w:numFmt w:val="bullet"/>
      <w:lvlText w:val=""/>
      <w:lvlJc w:val="left"/>
      <w:pPr>
        <w:ind w:left="4860" w:hanging="360"/>
      </w:pPr>
      <w:rPr>
        <w:rFonts w:ascii="Wingdings" w:hAnsi="Wingdings" w:hint="default"/>
      </w:rPr>
    </w:lvl>
    <w:lvl w:ilvl="6" w:tplc="08090001" w:tentative="1">
      <w:start w:val="1"/>
      <w:numFmt w:val="bullet"/>
      <w:lvlText w:val=""/>
      <w:lvlJc w:val="left"/>
      <w:pPr>
        <w:ind w:left="5580" w:hanging="360"/>
      </w:pPr>
      <w:rPr>
        <w:rFonts w:ascii="Symbol" w:hAnsi="Symbol" w:hint="default"/>
      </w:rPr>
    </w:lvl>
    <w:lvl w:ilvl="7" w:tplc="08090003" w:tentative="1">
      <w:start w:val="1"/>
      <w:numFmt w:val="bullet"/>
      <w:lvlText w:val="o"/>
      <w:lvlJc w:val="left"/>
      <w:pPr>
        <w:ind w:left="6300" w:hanging="360"/>
      </w:pPr>
      <w:rPr>
        <w:rFonts w:ascii="Courier New" w:hAnsi="Courier New" w:cs="Courier New" w:hint="default"/>
      </w:rPr>
    </w:lvl>
    <w:lvl w:ilvl="8" w:tplc="08090005" w:tentative="1">
      <w:start w:val="1"/>
      <w:numFmt w:val="bullet"/>
      <w:lvlText w:val=""/>
      <w:lvlJc w:val="left"/>
      <w:pPr>
        <w:ind w:left="7020" w:hanging="360"/>
      </w:pPr>
      <w:rPr>
        <w:rFonts w:ascii="Wingdings" w:hAnsi="Wingdings" w:hint="default"/>
      </w:rPr>
    </w:lvl>
  </w:abstractNum>
  <w:abstractNum w:abstractNumId="14" w15:restartNumberingAfterBreak="0">
    <w:nsid w:val="0E3C5606"/>
    <w:multiLevelType w:val="hybridMultilevel"/>
    <w:tmpl w:val="FC4C7458"/>
    <w:lvl w:ilvl="0" w:tplc="45FC5B88">
      <w:start w:val="1"/>
      <w:numFmt w:val="bullet"/>
      <w:lvlText w:val="-"/>
      <w:lvlJc w:val="left"/>
      <w:pPr>
        <w:ind w:left="1080" w:hanging="360"/>
      </w:pPr>
      <w:rPr>
        <w:rFonts w:ascii="Courier New" w:hAnsi="Courier New" w:hint="default"/>
      </w:rPr>
    </w:lvl>
    <w:lvl w:ilvl="1" w:tplc="0CC2BE22" w:tentative="1">
      <w:start w:val="1"/>
      <w:numFmt w:val="bullet"/>
      <w:lvlText w:val="o"/>
      <w:lvlJc w:val="left"/>
      <w:pPr>
        <w:ind w:left="1800" w:hanging="360"/>
      </w:pPr>
      <w:rPr>
        <w:rFonts w:ascii="Courier New" w:hAnsi="Courier New" w:cs="Courier New" w:hint="default"/>
      </w:rPr>
    </w:lvl>
    <w:lvl w:ilvl="2" w:tplc="A7C8270E" w:tentative="1">
      <w:start w:val="1"/>
      <w:numFmt w:val="bullet"/>
      <w:lvlText w:val=""/>
      <w:lvlJc w:val="left"/>
      <w:pPr>
        <w:ind w:left="2520" w:hanging="360"/>
      </w:pPr>
      <w:rPr>
        <w:rFonts w:ascii="Wingdings" w:hAnsi="Wingdings" w:hint="default"/>
      </w:rPr>
    </w:lvl>
    <w:lvl w:ilvl="3" w:tplc="C96CE3C0" w:tentative="1">
      <w:start w:val="1"/>
      <w:numFmt w:val="bullet"/>
      <w:lvlText w:val=""/>
      <w:lvlJc w:val="left"/>
      <w:pPr>
        <w:ind w:left="3240" w:hanging="360"/>
      </w:pPr>
      <w:rPr>
        <w:rFonts w:ascii="Symbol" w:hAnsi="Symbol" w:hint="default"/>
      </w:rPr>
    </w:lvl>
    <w:lvl w:ilvl="4" w:tplc="CFD493FE" w:tentative="1">
      <w:start w:val="1"/>
      <w:numFmt w:val="bullet"/>
      <w:lvlText w:val="o"/>
      <w:lvlJc w:val="left"/>
      <w:pPr>
        <w:ind w:left="3960" w:hanging="360"/>
      </w:pPr>
      <w:rPr>
        <w:rFonts w:ascii="Courier New" w:hAnsi="Courier New" w:cs="Courier New" w:hint="default"/>
      </w:rPr>
    </w:lvl>
    <w:lvl w:ilvl="5" w:tplc="16F87206" w:tentative="1">
      <w:start w:val="1"/>
      <w:numFmt w:val="bullet"/>
      <w:lvlText w:val=""/>
      <w:lvlJc w:val="left"/>
      <w:pPr>
        <w:ind w:left="4680" w:hanging="360"/>
      </w:pPr>
      <w:rPr>
        <w:rFonts w:ascii="Wingdings" w:hAnsi="Wingdings" w:hint="default"/>
      </w:rPr>
    </w:lvl>
    <w:lvl w:ilvl="6" w:tplc="E5547C16" w:tentative="1">
      <w:start w:val="1"/>
      <w:numFmt w:val="bullet"/>
      <w:lvlText w:val=""/>
      <w:lvlJc w:val="left"/>
      <w:pPr>
        <w:ind w:left="5400" w:hanging="360"/>
      </w:pPr>
      <w:rPr>
        <w:rFonts w:ascii="Symbol" w:hAnsi="Symbol" w:hint="default"/>
      </w:rPr>
    </w:lvl>
    <w:lvl w:ilvl="7" w:tplc="C28C1FA4" w:tentative="1">
      <w:start w:val="1"/>
      <w:numFmt w:val="bullet"/>
      <w:lvlText w:val="o"/>
      <w:lvlJc w:val="left"/>
      <w:pPr>
        <w:ind w:left="6120" w:hanging="360"/>
      </w:pPr>
      <w:rPr>
        <w:rFonts w:ascii="Courier New" w:hAnsi="Courier New" w:cs="Courier New" w:hint="default"/>
      </w:rPr>
    </w:lvl>
    <w:lvl w:ilvl="8" w:tplc="3EF80250" w:tentative="1">
      <w:start w:val="1"/>
      <w:numFmt w:val="bullet"/>
      <w:lvlText w:val=""/>
      <w:lvlJc w:val="left"/>
      <w:pPr>
        <w:ind w:left="6840" w:hanging="360"/>
      </w:pPr>
      <w:rPr>
        <w:rFonts w:ascii="Wingdings" w:hAnsi="Wingdings" w:hint="default"/>
      </w:rPr>
    </w:lvl>
  </w:abstractNum>
  <w:abstractNum w:abstractNumId="15" w15:restartNumberingAfterBreak="0">
    <w:nsid w:val="1108162F"/>
    <w:multiLevelType w:val="singleLevel"/>
    <w:tmpl w:val="F7C28B52"/>
    <w:name w:val="ln3"/>
    <w:lvl w:ilvl="0">
      <w:start w:val="1"/>
      <w:numFmt w:val="decimal"/>
      <w:lvlText w:val="%1."/>
      <w:lvlJc w:val="left"/>
      <w:pPr>
        <w:tabs>
          <w:tab w:val="num" w:pos="1080"/>
        </w:tabs>
        <w:ind w:left="1080" w:hanging="360"/>
      </w:pPr>
      <w:rPr>
        <w:rFonts w:ascii="Times New Roman" w:hAnsi="Times New Roman" w:cs="Times New Roman"/>
        <w:b w:val="0"/>
        <w:i w:val="0"/>
        <w:caps w:val="0"/>
        <w:sz w:val="24"/>
        <w:u w:val="none"/>
        <w:vertAlign w:val="baseline"/>
      </w:rPr>
    </w:lvl>
  </w:abstractNum>
  <w:abstractNum w:abstractNumId="16" w15:restartNumberingAfterBreak="0">
    <w:nsid w:val="12A441C1"/>
    <w:multiLevelType w:val="singleLevel"/>
    <w:tmpl w:val="A1E67C46"/>
    <w:lvl w:ilvl="0">
      <w:start w:val="1"/>
      <w:numFmt w:val="bullet"/>
      <w:pStyle w:val="ListHyphen"/>
      <w:lvlText w:val="-"/>
      <w:lvlJc w:val="left"/>
      <w:pPr>
        <w:tabs>
          <w:tab w:val="num" w:pos="720"/>
        </w:tabs>
        <w:ind w:left="720" w:hanging="360"/>
      </w:pPr>
      <w:rPr>
        <w:rFonts w:ascii="Times New Roman" w:hAnsi="Times New Roman" w:cs="Times New Roman"/>
        <w:b w:val="0"/>
        <w:i w:val="0"/>
        <w:caps w:val="0"/>
        <w:sz w:val="24"/>
        <w:u w:val="none"/>
        <w:vertAlign w:val="baseline"/>
      </w:rPr>
    </w:lvl>
  </w:abstractNum>
  <w:abstractNum w:abstractNumId="17" w15:restartNumberingAfterBreak="0">
    <w:nsid w:val="12D82EAD"/>
    <w:multiLevelType w:val="hybridMultilevel"/>
    <w:tmpl w:val="A760B412"/>
    <w:lvl w:ilvl="0" w:tplc="92809C1A">
      <w:start w:val="1"/>
      <w:numFmt w:val="bullet"/>
      <w:lvlText w:val=""/>
      <w:lvlJc w:val="left"/>
      <w:pPr>
        <w:ind w:left="818" w:hanging="360"/>
      </w:pPr>
      <w:rPr>
        <w:rFonts w:ascii="Symbol" w:hAnsi="Symbol" w:hint="default"/>
      </w:rPr>
    </w:lvl>
    <w:lvl w:ilvl="1" w:tplc="3DAC4C9E" w:tentative="1">
      <w:start w:val="1"/>
      <w:numFmt w:val="bullet"/>
      <w:lvlText w:val="o"/>
      <w:lvlJc w:val="left"/>
      <w:pPr>
        <w:ind w:left="1538" w:hanging="360"/>
      </w:pPr>
      <w:rPr>
        <w:rFonts w:ascii="Courier New" w:hAnsi="Courier New" w:cs="Courier New" w:hint="default"/>
      </w:rPr>
    </w:lvl>
    <w:lvl w:ilvl="2" w:tplc="D0DC1ADA" w:tentative="1">
      <w:start w:val="1"/>
      <w:numFmt w:val="bullet"/>
      <w:lvlText w:val=""/>
      <w:lvlJc w:val="left"/>
      <w:pPr>
        <w:ind w:left="2258" w:hanging="360"/>
      </w:pPr>
      <w:rPr>
        <w:rFonts w:ascii="Wingdings" w:hAnsi="Wingdings" w:hint="default"/>
      </w:rPr>
    </w:lvl>
    <w:lvl w:ilvl="3" w:tplc="5D9A7AF8" w:tentative="1">
      <w:start w:val="1"/>
      <w:numFmt w:val="bullet"/>
      <w:lvlText w:val=""/>
      <w:lvlJc w:val="left"/>
      <w:pPr>
        <w:ind w:left="2978" w:hanging="360"/>
      </w:pPr>
      <w:rPr>
        <w:rFonts w:ascii="Symbol" w:hAnsi="Symbol" w:hint="default"/>
      </w:rPr>
    </w:lvl>
    <w:lvl w:ilvl="4" w:tplc="DD52385C" w:tentative="1">
      <w:start w:val="1"/>
      <w:numFmt w:val="bullet"/>
      <w:lvlText w:val="o"/>
      <w:lvlJc w:val="left"/>
      <w:pPr>
        <w:ind w:left="3698" w:hanging="360"/>
      </w:pPr>
      <w:rPr>
        <w:rFonts w:ascii="Courier New" w:hAnsi="Courier New" w:cs="Courier New" w:hint="default"/>
      </w:rPr>
    </w:lvl>
    <w:lvl w:ilvl="5" w:tplc="69A4118A" w:tentative="1">
      <w:start w:val="1"/>
      <w:numFmt w:val="bullet"/>
      <w:lvlText w:val=""/>
      <w:lvlJc w:val="left"/>
      <w:pPr>
        <w:ind w:left="4418" w:hanging="360"/>
      </w:pPr>
      <w:rPr>
        <w:rFonts w:ascii="Wingdings" w:hAnsi="Wingdings" w:hint="default"/>
      </w:rPr>
    </w:lvl>
    <w:lvl w:ilvl="6" w:tplc="3740DAE0" w:tentative="1">
      <w:start w:val="1"/>
      <w:numFmt w:val="bullet"/>
      <w:lvlText w:val=""/>
      <w:lvlJc w:val="left"/>
      <w:pPr>
        <w:ind w:left="5138" w:hanging="360"/>
      </w:pPr>
      <w:rPr>
        <w:rFonts w:ascii="Symbol" w:hAnsi="Symbol" w:hint="default"/>
      </w:rPr>
    </w:lvl>
    <w:lvl w:ilvl="7" w:tplc="6CC435C2" w:tentative="1">
      <w:start w:val="1"/>
      <w:numFmt w:val="bullet"/>
      <w:lvlText w:val="o"/>
      <w:lvlJc w:val="left"/>
      <w:pPr>
        <w:ind w:left="5858" w:hanging="360"/>
      </w:pPr>
      <w:rPr>
        <w:rFonts w:ascii="Courier New" w:hAnsi="Courier New" w:cs="Courier New" w:hint="default"/>
      </w:rPr>
    </w:lvl>
    <w:lvl w:ilvl="8" w:tplc="B6E031E4" w:tentative="1">
      <w:start w:val="1"/>
      <w:numFmt w:val="bullet"/>
      <w:lvlText w:val=""/>
      <w:lvlJc w:val="left"/>
      <w:pPr>
        <w:ind w:left="6578" w:hanging="360"/>
      </w:pPr>
      <w:rPr>
        <w:rFonts w:ascii="Wingdings" w:hAnsi="Wingdings" w:hint="default"/>
      </w:rPr>
    </w:lvl>
  </w:abstractNum>
  <w:abstractNum w:abstractNumId="18" w15:restartNumberingAfterBreak="0">
    <w:nsid w:val="13763854"/>
    <w:multiLevelType w:val="hybridMultilevel"/>
    <w:tmpl w:val="A5EAA504"/>
    <w:lvl w:ilvl="0" w:tplc="596AC1A2">
      <w:start w:val="1"/>
      <w:numFmt w:val="bullet"/>
      <w:lvlText w:val=""/>
      <w:lvlJc w:val="left"/>
      <w:pPr>
        <w:ind w:left="504" w:hanging="360"/>
      </w:pPr>
      <w:rPr>
        <w:rFonts w:ascii="Symbol" w:hAnsi="Symbol" w:hint="default"/>
      </w:rPr>
    </w:lvl>
    <w:lvl w:ilvl="1" w:tplc="D4DEEE96" w:tentative="1">
      <w:start w:val="1"/>
      <w:numFmt w:val="bullet"/>
      <w:lvlText w:val="o"/>
      <w:lvlJc w:val="left"/>
      <w:pPr>
        <w:ind w:left="1224" w:hanging="360"/>
      </w:pPr>
      <w:rPr>
        <w:rFonts w:ascii="Courier New" w:hAnsi="Courier New" w:cs="Courier New" w:hint="default"/>
      </w:rPr>
    </w:lvl>
    <w:lvl w:ilvl="2" w:tplc="85D2406C" w:tentative="1">
      <w:start w:val="1"/>
      <w:numFmt w:val="bullet"/>
      <w:lvlText w:val=""/>
      <w:lvlJc w:val="left"/>
      <w:pPr>
        <w:ind w:left="1944" w:hanging="360"/>
      </w:pPr>
      <w:rPr>
        <w:rFonts w:ascii="Wingdings" w:hAnsi="Wingdings" w:hint="default"/>
      </w:rPr>
    </w:lvl>
    <w:lvl w:ilvl="3" w:tplc="D4CAC17A" w:tentative="1">
      <w:start w:val="1"/>
      <w:numFmt w:val="bullet"/>
      <w:lvlText w:val=""/>
      <w:lvlJc w:val="left"/>
      <w:pPr>
        <w:ind w:left="2664" w:hanging="360"/>
      </w:pPr>
      <w:rPr>
        <w:rFonts w:ascii="Symbol" w:hAnsi="Symbol" w:hint="default"/>
      </w:rPr>
    </w:lvl>
    <w:lvl w:ilvl="4" w:tplc="12EC52F0" w:tentative="1">
      <w:start w:val="1"/>
      <w:numFmt w:val="bullet"/>
      <w:lvlText w:val="o"/>
      <w:lvlJc w:val="left"/>
      <w:pPr>
        <w:ind w:left="3384" w:hanging="360"/>
      </w:pPr>
      <w:rPr>
        <w:rFonts w:ascii="Courier New" w:hAnsi="Courier New" w:cs="Courier New" w:hint="default"/>
      </w:rPr>
    </w:lvl>
    <w:lvl w:ilvl="5" w:tplc="1B44462C" w:tentative="1">
      <w:start w:val="1"/>
      <w:numFmt w:val="bullet"/>
      <w:lvlText w:val=""/>
      <w:lvlJc w:val="left"/>
      <w:pPr>
        <w:ind w:left="4104" w:hanging="360"/>
      </w:pPr>
      <w:rPr>
        <w:rFonts w:ascii="Wingdings" w:hAnsi="Wingdings" w:hint="default"/>
      </w:rPr>
    </w:lvl>
    <w:lvl w:ilvl="6" w:tplc="6ECE6BBA" w:tentative="1">
      <w:start w:val="1"/>
      <w:numFmt w:val="bullet"/>
      <w:lvlText w:val=""/>
      <w:lvlJc w:val="left"/>
      <w:pPr>
        <w:ind w:left="4824" w:hanging="360"/>
      </w:pPr>
      <w:rPr>
        <w:rFonts w:ascii="Symbol" w:hAnsi="Symbol" w:hint="default"/>
      </w:rPr>
    </w:lvl>
    <w:lvl w:ilvl="7" w:tplc="2674971C" w:tentative="1">
      <w:start w:val="1"/>
      <w:numFmt w:val="bullet"/>
      <w:lvlText w:val="o"/>
      <w:lvlJc w:val="left"/>
      <w:pPr>
        <w:ind w:left="5544" w:hanging="360"/>
      </w:pPr>
      <w:rPr>
        <w:rFonts w:ascii="Courier New" w:hAnsi="Courier New" w:cs="Courier New" w:hint="default"/>
      </w:rPr>
    </w:lvl>
    <w:lvl w:ilvl="8" w:tplc="71066182" w:tentative="1">
      <w:start w:val="1"/>
      <w:numFmt w:val="bullet"/>
      <w:lvlText w:val=""/>
      <w:lvlJc w:val="left"/>
      <w:pPr>
        <w:ind w:left="6264" w:hanging="360"/>
      </w:pPr>
      <w:rPr>
        <w:rFonts w:ascii="Wingdings" w:hAnsi="Wingdings" w:hint="default"/>
      </w:rPr>
    </w:lvl>
  </w:abstractNum>
  <w:abstractNum w:abstractNumId="19" w15:restartNumberingAfterBreak="0">
    <w:nsid w:val="13CA6F7C"/>
    <w:multiLevelType w:val="hybridMultilevel"/>
    <w:tmpl w:val="7F765EA6"/>
    <w:lvl w:ilvl="0" w:tplc="6712A91C">
      <w:start w:val="1"/>
      <w:numFmt w:val="bullet"/>
      <w:lvlText w:val="-"/>
      <w:lvlJc w:val="left"/>
      <w:pPr>
        <w:ind w:left="720" w:hanging="360"/>
      </w:pPr>
      <w:rPr>
        <w:rFonts w:ascii="Courier New" w:hAnsi="Courier New" w:hint="default"/>
      </w:rPr>
    </w:lvl>
    <w:lvl w:ilvl="1" w:tplc="0CB4DBD2" w:tentative="1">
      <w:start w:val="1"/>
      <w:numFmt w:val="bullet"/>
      <w:lvlText w:val="o"/>
      <w:lvlJc w:val="left"/>
      <w:pPr>
        <w:ind w:left="1440" w:hanging="360"/>
      </w:pPr>
      <w:rPr>
        <w:rFonts w:ascii="Courier New" w:hAnsi="Courier New" w:cs="Courier New" w:hint="default"/>
      </w:rPr>
    </w:lvl>
    <w:lvl w:ilvl="2" w:tplc="A3068496" w:tentative="1">
      <w:start w:val="1"/>
      <w:numFmt w:val="bullet"/>
      <w:lvlText w:val=""/>
      <w:lvlJc w:val="left"/>
      <w:pPr>
        <w:ind w:left="2160" w:hanging="360"/>
      </w:pPr>
      <w:rPr>
        <w:rFonts w:ascii="Wingdings" w:hAnsi="Wingdings" w:hint="default"/>
      </w:rPr>
    </w:lvl>
    <w:lvl w:ilvl="3" w:tplc="D6EEFC76" w:tentative="1">
      <w:start w:val="1"/>
      <w:numFmt w:val="bullet"/>
      <w:lvlText w:val=""/>
      <w:lvlJc w:val="left"/>
      <w:pPr>
        <w:ind w:left="2880" w:hanging="360"/>
      </w:pPr>
      <w:rPr>
        <w:rFonts w:ascii="Symbol" w:hAnsi="Symbol" w:hint="default"/>
      </w:rPr>
    </w:lvl>
    <w:lvl w:ilvl="4" w:tplc="C0923D88" w:tentative="1">
      <w:start w:val="1"/>
      <w:numFmt w:val="bullet"/>
      <w:lvlText w:val="o"/>
      <w:lvlJc w:val="left"/>
      <w:pPr>
        <w:ind w:left="3600" w:hanging="360"/>
      </w:pPr>
      <w:rPr>
        <w:rFonts w:ascii="Courier New" w:hAnsi="Courier New" w:cs="Courier New" w:hint="default"/>
      </w:rPr>
    </w:lvl>
    <w:lvl w:ilvl="5" w:tplc="050E40E2" w:tentative="1">
      <w:start w:val="1"/>
      <w:numFmt w:val="bullet"/>
      <w:lvlText w:val=""/>
      <w:lvlJc w:val="left"/>
      <w:pPr>
        <w:ind w:left="4320" w:hanging="360"/>
      </w:pPr>
      <w:rPr>
        <w:rFonts w:ascii="Wingdings" w:hAnsi="Wingdings" w:hint="default"/>
      </w:rPr>
    </w:lvl>
    <w:lvl w:ilvl="6" w:tplc="96E66AB8" w:tentative="1">
      <w:start w:val="1"/>
      <w:numFmt w:val="bullet"/>
      <w:lvlText w:val=""/>
      <w:lvlJc w:val="left"/>
      <w:pPr>
        <w:ind w:left="5040" w:hanging="360"/>
      </w:pPr>
      <w:rPr>
        <w:rFonts w:ascii="Symbol" w:hAnsi="Symbol" w:hint="default"/>
      </w:rPr>
    </w:lvl>
    <w:lvl w:ilvl="7" w:tplc="9E56C2AC" w:tentative="1">
      <w:start w:val="1"/>
      <w:numFmt w:val="bullet"/>
      <w:lvlText w:val="o"/>
      <w:lvlJc w:val="left"/>
      <w:pPr>
        <w:ind w:left="5760" w:hanging="360"/>
      </w:pPr>
      <w:rPr>
        <w:rFonts w:ascii="Courier New" w:hAnsi="Courier New" w:cs="Courier New" w:hint="default"/>
      </w:rPr>
    </w:lvl>
    <w:lvl w:ilvl="8" w:tplc="DC2AF95E" w:tentative="1">
      <w:start w:val="1"/>
      <w:numFmt w:val="bullet"/>
      <w:lvlText w:val=""/>
      <w:lvlJc w:val="left"/>
      <w:pPr>
        <w:ind w:left="6480" w:hanging="360"/>
      </w:pPr>
      <w:rPr>
        <w:rFonts w:ascii="Wingdings" w:hAnsi="Wingdings" w:hint="default"/>
      </w:rPr>
    </w:lvl>
  </w:abstractNum>
  <w:abstractNum w:abstractNumId="20" w15:restartNumberingAfterBreak="0">
    <w:nsid w:val="15A22F0F"/>
    <w:multiLevelType w:val="multilevel"/>
    <w:tmpl w:val="3132C81C"/>
    <w:styleLink w:val="ListLetter4b"/>
    <w:lvl w:ilvl="0">
      <w:start w:val="1"/>
      <w:numFmt w:val="lowerLetter"/>
      <w:lvlText w:val="%1."/>
      <w:lvlJc w:val="left"/>
      <w:pPr>
        <w:ind w:left="1440" w:hanging="360"/>
      </w:p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21" w15:restartNumberingAfterBreak="0">
    <w:nsid w:val="16200C82"/>
    <w:multiLevelType w:val="singleLevel"/>
    <w:tmpl w:val="AB7656B0"/>
    <w:name w:val="ln2"/>
    <w:lvl w:ilvl="0">
      <w:start w:val="1"/>
      <w:numFmt w:val="decimal"/>
      <w:pStyle w:val="ListNumber2"/>
      <w:lvlText w:val="%1."/>
      <w:lvlJc w:val="left"/>
      <w:pPr>
        <w:tabs>
          <w:tab w:val="num" w:pos="720"/>
        </w:tabs>
        <w:ind w:left="720" w:hanging="360"/>
      </w:pPr>
      <w:rPr>
        <w:rFonts w:ascii="Times New Roman" w:hAnsi="Times New Roman" w:cs="Times New Roman"/>
        <w:b w:val="0"/>
        <w:i w:val="0"/>
        <w:caps w:val="0"/>
        <w:sz w:val="24"/>
        <w:u w:val="none"/>
        <w:vertAlign w:val="baseline"/>
      </w:rPr>
    </w:lvl>
  </w:abstractNum>
  <w:abstractNum w:abstractNumId="22" w15:restartNumberingAfterBreak="0">
    <w:nsid w:val="1646397D"/>
    <w:multiLevelType w:val="hybridMultilevel"/>
    <w:tmpl w:val="A350CA8A"/>
    <w:name w:val="WWtfl2"/>
    <w:lvl w:ilvl="0" w:tplc="294E16AC">
      <w:start w:val="1"/>
      <w:numFmt w:val="decimal"/>
      <w:pStyle w:val="Attachment"/>
      <w:lvlText w:val="Attachment %1"/>
      <w:lvlJc w:val="left"/>
      <w:pPr>
        <w:ind w:left="720" w:hanging="360"/>
      </w:pPr>
    </w:lvl>
    <w:lvl w:ilvl="1" w:tplc="2F5686F4" w:tentative="1">
      <w:start w:val="1"/>
      <w:numFmt w:val="lowerLetter"/>
      <w:lvlText w:val="%2."/>
      <w:lvlJc w:val="left"/>
      <w:pPr>
        <w:ind w:left="1440" w:hanging="360"/>
      </w:pPr>
    </w:lvl>
    <w:lvl w:ilvl="2" w:tplc="BA1AED82" w:tentative="1">
      <w:start w:val="1"/>
      <w:numFmt w:val="lowerRoman"/>
      <w:lvlText w:val="%3."/>
      <w:lvlJc w:val="right"/>
      <w:pPr>
        <w:ind w:left="2160" w:hanging="180"/>
      </w:pPr>
    </w:lvl>
    <w:lvl w:ilvl="3" w:tplc="53762CE8" w:tentative="1">
      <w:start w:val="1"/>
      <w:numFmt w:val="decimal"/>
      <w:lvlText w:val="%4."/>
      <w:lvlJc w:val="left"/>
      <w:pPr>
        <w:ind w:left="2880" w:hanging="360"/>
      </w:pPr>
    </w:lvl>
    <w:lvl w:ilvl="4" w:tplc="07C0BAB2" w:tentative="1">
      <w:start w:val="1"/>
      <w:numFmt w:val="lowerLetter"/>
      <w:lvlText w:val="%5."/>
      <w:lvlJc w:val="left"/>
      <w:pPr>
        <w:ind w:left="3600" w:hanging="360"/>
      </w:pPr>
    </w:lvl>
    <w:lvl w:ilvl="5" w:tplc="E2C41D44" w:tentative="1">
      <w:start w:val="1"/>
      <w:numFmt w:val="lowerRoman"/>
      <w:lvlText w:val="%6."/>
      <w:lvlJc w:val="right"/>
      <w:pPr>
        <w:ind w:left="4320" w:hanging="180"/>
      </w:pPr>
    </w:lvl>
    <w:lvl w:ilvl="6" w:tplc="295ACC4E" w:tentative="1">
      <w:start w:val="1"/>
      <w:numFmt w:val="decimal"/>
      <w:lvlText w:val="%7."/>
      <w:lvlJc w:val="left"/>
      <w:pPr>
        <w:ind w:left="5040" w:hanging="360"/>
      </w:pPr>
    </w:lvl>
    <w:lvl w:ilvl="7" w:tplc="4F2A4F00" w:tentative="1">
      <w:start w:val="1"/>
      <w:numFmt w:val="lowerLetter"/>
      <w:lvlText w:val="%8."/>
      <w:lvlJc w:val="left"/>
      <w:pPr>
        <w:ind w:left="5760" w:hanging="360"/>
      </w:pPr>
    </w:lvl>
    <w:lvl w:ilvl="8" w:tplc="36DAC01A" w:tentative="1">
      <w:start w:val="1"/>
      <w:numFmt w:val="lowerRoman"/>
      <w:lvlText w:val="%9."/>
      <w:lvlJc w:val="right"/>
      <w:pPr>
        <w:ind w:left="6480" w:hanging="180"/>
      </w:pPr>
    </w:lvl>
  </w:abstractNum>
  <w:abstractNum w:abstractNumId="23" w15:restartNumberingAfterBreak="0">
    <w:nsid w:val="16C83DDE"/>
    <w:multiLevelType w:val="singleLevel"/>
    <w:tmpl w:val="3112E7EC"/>
    <w:name w:val="WWre"/>
    <w:lvl w:ilvl="0">
      <w:start w:val="1"/>
      <w:numFmt w:val="decimal"/>
      <w:lvlText w:val="%1."/>
      <w:lvlJc w:val="left"/>
      <w:pPr>
        <w:tabs>
          <w:tab w:val="num" w:pos="360"/>
        </w:tabs>
        <w:ind w:left="360" w:hanging="360"/>
      </w:pPr>
      <w:rPr>
        <w:rFonts w:ascii="Times New Roman" w:hAnsi="Times New Roman" w:cs="Times New Roman"/>
        <w:b w:val="0"/>
        <w:i w:val="0"/>
        <w:caps w:val="0"/>
        <w:sz w:val="24"/>
        <w:u w:val="none"/>
        <w:vertAlign w:val="baseline"/>
      </w:rPr>
    </w:lvl>
  </w:abstractNum>
  <w:abstractNum w:abstractNumId="24" w15:restartNumberingAfterBreak="0">
    <w:nsid w:val="1B8C767F"/>
    <w:multiLevelType w:val="hybridMultilevel"/>
    <w:tmpl w:val="13BA400A"/>
    <w:lvl w:ilvl="0" w:tplc="A044F088">
      <w:start w:val="1"/>
      <w:numFmt w:val="bullet"/>
      <w:lvlText w:val="-"/>
      <w:lvlJc w:val="left"/>
      <w:pPr>
        <w:ind w:left="1260" w:hanging="360"/>
      </w:pPr>
      <w:rPr>
        <w:rFonts w:ascii="Courier New" w:hAnsi="Courier New" w:hint="default"/>
      </w:rPr>
    </w:lvl>
    <w:lvl w:ilvl="1" w:tplc="08090003" w:tentative="1">
      <w:start w:val="1"/>
      <w:numFmt w:val="bullet"/>
      <w:lvlText w:val="o"/>
      <w:lvlJc w:val="left"/>
      <w:pPr>
        <w:ind w:left="1980" w:hanging="360"/>
      </w:pPr>
      <w:rPr>
        <w:rFonts w:ascii="Courier New" w:hAnsi="Courier New" w:cs="Courier New" w:hint="default"/>
      </w:rPr>
    </w:lvl>
    <w:lvl w:ilvl="2" w:tplc="08090005" w:tentative="1">
      <w:start w:val="1"/>
      <w:numFmt w:val="bullet"/>
      <w:lvlText w:val=""/>
      <w:lvlJc w:val="left"/>
      <w:pPr>
        <w:ind w:left="2700" w:hanging="360"/>
      </w:pPr>
      <w:rPr>
        <w:rFonts w:ascii="Wingdings" w:hAnsi="Wingdings" w:hint="default"/>
      </w:rPr>
    </w:lvl>
    <w:lvl w:ilvl="3" w:tplc="08090001" w:tentative="1">
      <w:start w:val="1"/>
      <w:numFmt w:val="bullet"/>
      <w:lvlText w:val=""/>
      <w:lvlJc w:val="left"/>
      <w:pPr>
        <w:ind w:left="3420" w:hanging="360"/>
      </w:pPr>
      <w:rPr>
        <w:rFonts w:ascii="Symbol" w:hAnsi="Symbol" w:hint="default"/>
      </w:rPr>
    </w:lvl>
    <w:lvl w:ilvl="4" w:tplc="08090003" w:tentative="1">
      <w:start w:val="1"/>
      <w:numFmt w:val="bullet"/>
      <w:lvlText w:val="o"/>
      <w:lvlJc w:val="left"/>
      <w:pPr>
        <w:ind w:left="4140" w:hanging="360"/>
      </w:pPr>
      <w:rPr>
        <w:rFonts w:ascii="Courier New" w:hAnsi="Courier New" w:cs="Courier New" w:hint="default"/>
      </w:rPr>
    </w:lvl>
    <w:lvl w:ilvl="5" w:tplc="08090005" w:tentative="1">
      <w:start w:val="1"/>
      <w:numFmt w:val="bullet"/>
      <w:lvlText w:val=""/>
      <w:lvlJc w:val="left"/>
      <w:pPr>
        <w:ind w:left="4860" w:hanging="360"/>
      </w:pPr>
      <w:rPr>
        <w:rFonts w:ascii="Wingdings" w:hAnsi="Wingdings" w:hint="default"/>
      </w:rPr>
    </w:lvl>
    <w:lvl w:ilvl="6" w:tplc="08090001" w:tentative="1">
      <w:start w:val="1"/>
      <w:numFmt w:val="bullet"/>
      <w:lvlText w:val=""/>
      <w:lvlJc w:val="left"/>
      <w:pPr>
        <w:ind w:left="5580" w:hanging="360"/>
      </w:pPr>
      <w:rPr>
        <w:rFonts w:ascii="Symbol" w:hAnsi="Symbol" w:hint="default"/>
      </w:rPr>
    </w:lvl>
    <w:lvl w:ilvl="7" w:tplc="08090003" w:tentative="1">
      <w:start w:val="1"/>
      <w:numFmt w:val="bullet"/>
      <w:lvlText w:val="o"/>
      <w:lvlJc w:val="left"/>
      <w:pPr>
        <w:ind w:left="6300" w:hanging="360"/>
      </w:pPr>
      <w:rPr>
        <w:rFonts w:ascii="Courier New" w:hAnsi="Courier New" w:cs="Courier New" w:hint="default"/>
      </w:rPr>
    </w:lvl>
    <w:lvl w:ilvl="8" w:tplc="08090005" w:tentative="1">
      <w:start w:val="1"/>
      <w:numFmt w:val="bullet"/>
      <w:lvlText w:val=""/>
      <w:lvlJc w:val="left"/>
      <w:pPr>
        <w:ind w:left="7020" w:hanging="360"/>
      </w:pPr>
      <w:rPr>
        <w:rFonts w:ascii="Wingdings" w:hAnsi="Wingdings" w:hint="default"/>
      </w:rPr>
    </w:lvl>
  </w:abstractNum>
  <w:abstractNum w:abstractNumId="25" w15:restartNumberingAfterBreak="0">
    <w:nsid w:val="1C220985"/>
    <w:multiLevelType w:val="singleLevel"/>
    <w:tmpl w:val="B5609EE6"/>
    <w:name w:val="ll3"/>
    <w:lvl w:ilvl="0">
      <w:start w:val="1"/>
      <w:numFmt w:val="lowerLetter"/>
      <w:lvlText w:val="%1."/>
      <w:lvlJc w:val="left"/>
      <w:pPr>
        <w:tabs>
          <w:tab w:val="num" w:pos="1080"/>
        </w:tabs>
        <w:ind w:left="1080" w:hanging="360"/>
      </w:pPr>
      <w:rPr>
        <w:rFonts w:ascii="Times New Roman" w:hAnsi="Times New Roman" w:cs="Times New Roman"/>
        <w:b w:val="0"/>
        <w:i w:val="0"/>
        <w:caps w:val="0"/>
        <w:sz w:val="24"/>
        <w:u w:val="none"/>
        <w:vertAlign w:val="baseline"/>
      </w:rPr>
    </w:lvl>
  </w:abstractNum>
  <w:abstractNum w:abstractNumId="26" w15:restartNumberingAfterBreak="0">
    <w:nsid w:val="1D0D31C3"/>
    <w:multiLevelType w:val="singleLevel"/>
    <w:tmpl w:val="A3B27D60"/>
    <w:name w:val="ll2"/>
    <w:lvl w:ilvl="0">
      <w:start w:val="1"/>
      <w:numFmt w:val="lowerLetter"/>
      <w:lvlText w:val="%1."/>
      <w:lvlJc w:val="left"/>
      <w:pPr>
        <w:tabs>
          <w:tab w:val="num" w:pos="720"/>
        </w:tabs>
        <w:ind w:left="720" w:hanging="360"/>
      </w:pPr>
      <w:rPr>
        <w:rFonts w:ascii="Times New Roman" w:hAnsi="Times New Roman" w:cs="Times New Roman"/>
        <w:b w:val="0"/>
        <w:i w:val="0"/>
        <w:caps w:val="0"/>
        <w:sz w:val="24"/>
        <w:u w:val="none"/>
        <w:vertAlign w:val="baseline"/>
      </w:rPr>
    </w:lvl>
  </w:abstractNum>
  <w:abstractNum w:abstractNumId="27" w15:restartNumberingAfterBreak="0">
    <w:nsid w:val="217E193E"/>
    <w:multiLevelType w:val="singleLevel"/>
    <w:tmpl w:val="F782FB82"/>
    <w:name w:val="ll2"/>
    <w:lvl w:ilvl="0">
      <w:start w:val="1"/>
      <w:numFmt w:val="lowerLetter"/>
      <w:pStyle w:val="ListLetter2"/>
      <w:lvlText w:val="%1."/>
      <w:lvlJc w:val="left"/>
      <w:pPr>
        <w:tabs>
          <w:tab w:val="num" w:pos="720"/>
        </w:tabs>
        <w:ind w:left="720" w:hanging="360"/>
      </w:pPr>
      <w:rPr>
        <w:rFonts w:ascii="Times New Roman" w:hAnsi="Times New Roman" w:cs="Times New Roman"/>
        <w:b w:val="0"/>
        <w:i w:val="0"/>
        <w:caps w:val="0"/>
        <w:sz w:val="24"/>
        <w:u w:val="none"/>
        <w:vertAlign w:val="baseline"/>
      </w:rPr>
    </w:lvl>
  </w:abstractNum>
  <w:abstractNum w:abstractNumId="28" w15:restartNumberingAfterBreak="0">
    <w:nsid w:val="23E245D4"/>
    <w:multiLevelType w:val="hybridMultilevel"/>
    <w:tmpl w:val="33B882A0"/>
    <w:lvl w:ilvl="0" w:tplc="36A6DDA8">
      <w:start w:val="1"/>
      <w:numFmt w:val="bullet"/>
      <w:lvlText w:val=""/>
      <w:lvlJc w:val="left"/>
      <w:rPr>
        <w:rFonts w:ascii="Wingdings" w:hAnsi="Wingdings" w:hint="default"/>
      </w:rPr>
    </w:lvl>
    <w:lvl w:ilvl="1" w:tplc="20D02402">
      <w:numFmt w:val="decimal"/>
      <w:lvlText w:val=""/>
      <w:lvlJc w:val="left"/>
    </w:lvl>
    <w:lvl w:ilvl="2" w:tplc="BB482DF6">
      <w:numFmt w:val="decimal"/>
      <w:lvlText w:val=""/>
      <w:lvlJc w:val="left"/>
    </w:lvl>
    <w:lvl w:ilvl="3" w:tplc="AC608EB4">
      <w:numFmt w:val="decimal"/>
      <w:lvlText w:val=""/>
      <w:lvlJc w:val="left"/>
    </w:lvl>
    <w:lvl w:ilvl="4" w:tplc="1A7A3AAE">
      <w:numFmt w:val="decimal"/>
      <w:lvlText w:val=""/>
      <w:lvlJc w:val="left"/>
    </w:lvl>
    <w:lvl w:ilvl="5" w:tplc="B6A085B4">
      <w:numFmt w:val="decimal"/>
      <w:lvlText w:val=""/>
      <w:lvlJc w:val="left"/>
    </w:lvl>
    <w:lvl w:ilvl="6" w:tplc="E4B8150A">
      <w:numFmt w:val="decimal"/>
      <w:lvlText w:val=""/>
      <w:lvlJc w:val="left"/>
    </w:lvl>
    <w:lvl w:ilvl="7" w:tplc="695413BE">
      <w:numFmt w:val="decimal"/>
      <w:lvlText w:val=""/>
      <w:lvlJc w:val="left"/>
    </w:lvl>
    <w:lvl w:ilvl="8" w:tplc="CDD63A98">
      <w:numFmt w:val="decimal"/>
      <w:lvlText w:val=""/>
      <w:lvlJc w:val="left"/>
    </w:lvl>
  </w:abstractNum>
  <w:abstractNum w:abstractNumId="29" w15:restartNumberingAfterBreak="0">
    <w:nsid w:val="25DD4932"/>
    <w:multiLevelType w:val="singleLevel"/>
    <w:tmpl w:val="BA222B06"/>
    <w:lvl w:ilvl="0">
      <w:start w:val="1"/>
      <w:numFmt w:val="decimal"/>
      <w:lvlText w:val="%1."/>
      <w:lvlJc w:val="left"/>
      <w:pPr>
        <w:tabs>
          <w:tab w:val="num" w:pos="360"/>
        </w:tabs>
        <w:ind w:left="360" w:hanging="360"/>
      </w:pPr>
      <w:rPr>
        <w:rFonts w:ascii="Times New Roman" w:hAnsi="Times New Roman" w:cs="Times New Roman" w:hint="default"/>
        <w:b w:val="0"/>
        <w:i w:val="0"/>
        <w:caps w:val="0"/>
        <w:sz w:val="24"/>
        <w:u w:val="none"/>
        <w:vertAlign w:val="baseline"/>
      </w:rPr>
    </w:lvl>
  </w:abstractNum>
  <w:abstractNum w:abstractNumId="30" w15:restartNumberingAfterBreak="0">
    <w:nsid w:val="2A3D2DE0"/>
    <w:multiLevelType w:val="hybridMultilevel"/>
    <w:tmpl w:val="701C5F94"/>
    <w:lvl w:ilvl="0" w:tplc="A044F088">
      <w:start w:val="1"/>
      <w:numFmt w:val="bullet"/>
      <w:lvlText w:val="-"/>
      <w:lvlJc w:val="left"/>
      <w:pPr>
        <w:ind w:left="1083" w:hanging="360"/>
      </w:pPr>
      <w:rPr>
        <w:rFonts w:ascii="Courier New" w:hAnsi="Courier New" w:hint="default"/>
      </w:rPr>
    </w:lvl>
    <w:lvl w:ilvl="1" w:tplc="08090003" w:tentative="1">
      <w:start w:val="1"/>
      <w:numFmt w:val="bullet"/>
      <w:lvlText w:val="o"/>
      <w:lvlJc w:val="left"/>
      <w:pPr>
        <w:ind w:left="1803" w:hanging="360"/>
      </w:pPr>
      <w:rPr>
        <w:rFonts w:ascii="Courier New" w:hAnsi="Courier New" w:cs="Courier New" w:hint="default"/>
      </w:rPr>
    </w:lvl>
    <w:lvl w:ilvl="2" w:tplc="08090005" w:tentative="1">
      <w:start w:val="1"/>
      <w:numFmt w:val="bullet"/>
      <w:lvlText w:val=""/>
      <w:lvlJc w:val="left"/>
      <w:pPr>
        <w:ind w:left="2523" w:hanging="360"/>
      </w:pPr>
      <w:rPr>
        <w:rFonts w:ascii="Wingdings" w:hAnsi="Wingdings" w:hint="default"/>
      </w:rPr>
    </w:lvl>
    <w:lvl w:ilvl="3" w:tplc="08090001" w:tentative="1">
      <w:start w:val="1"/>
      <w:numFmt w:val="bullet"/>
      <w:lvlText w:val=""/>
      <w:lvlJc w:val="left"/>
      <w:pPr>
        <w:ind w:left="3243" w:hanging="360"/>
      </w:pPr>
      <w:rPr>
        <w:rFonts w:ascii="Symbol" w:hAnsi="Symbol" w:hint="default"/>
      </w:rPr>
    </w:lvl>
    <w:lvl w:ilvl="4" w:tplc="08090003" w:tentative="1">
      <w:start w:val="1"/>
      <w:numFmt w:val="bullet"/>
      <w:lvlText w:val="o"/>
      <w:lvlJc w:val="left"/>
      <w:pPr>
        <w:ind w:left="3963" w:hanging="360"/>
      </w:pPr>
      <w:rPr>
        <w:rFonts w:ascii="Courier New" w:hAnsi="Courier New" w:cs="Courier New" w:hint="default"/>
      </w:rPr>
    </w:lvl>
    <w:lvl w:ilvl="5" w:tplc="08090005" w:tentative="1">
      <w:start w:val="1"/>
      <w:numFmt w:val="bullet"/>
      <w:lvlText w:val=""/>
      <w:lvlJc w:val="left"/>
      <w:pPr>
        <w:ind w:left="4683" w:hanging="360"/>
      </w:pPr>
      <w:rPr>
        <w:rFonts w:ascii="Wingdings" w:hAnsi="Wingdings" w:hint="default"/>
      </w:rPr>
    </w:lvl>
    <w:lvl w:ilvl="6" w:tplc="08090001" w:tentative="1">
      <w:start w:val="1"/>
      <w:numFmt w:val="bullet"/>
      <w:lvlText w:val=""/>
      <w:lvlJc w:val="left"/>
      <w:pPr>
        <w:ind w:left="5403" w:hanging="360"/>
      </w:pPr>
      <w:rPr>
        <w:rFonts w:ascii="Symbol" w:hAnsi="Symbol" w:hint="default"/>
      </w:rPr>
    </w:lvl>
    <w:lvl w:ilvl="7" w:tplc="08090003" w:tentative="1">
      <w:start w:val="1"/>
      <w:numFmt w:val="bullet"/>
      <w:lvlText w:val="o"/>
      <w:lvlJc w:val="left"/>
      <w:pPr>
        <w:ind w:left="6123" w:hanging="360"/>
      </w:pPr>
      <w:rPr>
        <w:rFonts w:ascii="Courier New" w:hAnsi="Courier New" w:cs="Courier New" w:hint="default"/>
      </w:rPr>
    </w:lvl>
    <w:lvl w:ilvl="8" w:tplc="08090005" w:tentative="1">
      <w:start w:val="1"/>
      <w:numFmt w:val="bullet"/>
      <w:lvlText w:val=""/>
      <w:lvlJc w:val="left"/>
      <w:pPr>
        <w:ind w:left="6843" w:hanging="360"/>
      </w:pPr>
      <w:rPr>
        <w:rFonts w:ascii="Wingdings" w:hAnsi="Wingdings" w:hint="default"/>
      </w:rPr>
    </w:lvl>
  </w:abstractNum>
  <w:abstractNum w:abstractNumId="31" w15:restartNumberingAfterBreak="0">
    <w:nsid w:val="2AD90243"/>
    <w:multiLevelType w:val="singleLevel"/>
    <w:tmpl w:val="DC009674"/>
    <w:name w:val="ll3"/>
    <w:lvl w:ilvl="0">
      <w:start w:val="1"/>
      <w:numFmt w:val="lowerLetter"/>
      <w:pStyle w:val="ListLetter3"/>
      <w:lvlText w:val="%1."/>
      <w:lvlJc w:val="left"/>
      <w:pPr>
        <w:tabs>
          <w:tab w:val="num" w:pos="1080"/>
        </w:tabs>
        <w:ind w:left="1080" w:hanging="360"/>
      </w:pPr>
      <w:rPr>
        <w:rFonts w:ascii="Times New Roman" w:hAnsi="Times New Roman" w:cs="Times New Roman"/>
        <w:b w:val="0"/>
        <w:i w:val="0"/>
        <w:caps w:val="0"/>
        <w:sz w:val="24"/>
        <w:u w:val="none"/>
        <w:vertAlign w:val="baseline"/>
      </w:rPr>
    </w:lvl>
  </w:abstractNum>
  <w:abstractNum w:abstractNumId="32" w15:restartNumberingAfterBreak="0">
    <w:nsid w:val="2C671AB3"/>
    <w:multiLevelType w:val="singleLevel"/>
    <w:tmpl w:val="C5306D70"/>
    <w:name w:val="tf"/>
    <w:lvl w:ilvl="0">
      <w:start w:val="1"/>
      <w:numFmt w:val="decimal"/>
      <w:lvlText w:val="%1"/>
      <w:lvlJc w:val="left"/>
      <w:pPr>
        <w:tabs>
          <w:tab w:val="num" w:pos="360"/>
        </w:tabs>
        <w:ind w:left="360" w:hanging="360"/>
      </w:pPr>
      <w:rPr>
        <w:rFonts w:ascii="Times New Roman" w:hAnsi="Times New Roman" w:cs="Times New Roman"/>
        <w:b w:val="0"/>
        <w:i w:val="0"/>
        <w:caps w:val="0"/>
        <w:sz w:val="20"/>
        <w:u w:val="none"/>
        <w:vertAlign w:val="superscript"/>
      </w:rPr>
    </w:lvl>
  </w:abstractNum>
  <w:abstractNum w:abstractNumId="33" w15:restartNumberingAfterBreak="0">
    <w:nsid w:val="2C6B42AF"/>
    <w:multiLevelType w:val="hybridMultilevel"/>
    <w:tmpl w:val="E286C84A"/>
    <w:lvl w:ilvl="0" w:tplc="1572FEB0">
      <w:start w:val="1"/>
      <w:numFmt w:val="bullet"/>
      <w:lvlText w:val="-"/>
      <w:lvlJc w:val="left"/>
      <w:pPr>
        <w:ind w:left="1080" w:hanging="360"/>
      </w:pPr>
      <w:rPr>
        <w:rFonts w:ascii="Courier New" w:hAnsi="Courier New" w:hint="default"/>
      </w:rPr>
    </w:lvl>
    <w:lvl w:ilvl="1" w:tplc="70DC28D0" w:tentative="1">
      <w:start w:val="1"/>
      <w:numFmt w:val="bullet"/>
      <w:lvlText w:val="o"/>
      <w:lvlJc w:val="left"/>
      <w:pPr>
        <w:ind w:left="1800" w:hanging="360"/>
      </w:pPr>
      <w:rPr>
        <w:rFonts w:ascii="Courier New" w:hAnsi="Courier New" w:cs="Courier New" w:hint="default"/>
      </w:rPr>
    </w:lvl>
    <w:lvl w:ilvl="2" w:tplc="323A5FFC" w:tentative="1">
      <w:start w:val="1"/>
      <w:numFmt w:val="bullet"/>
      <w:lvlText w:val=""/>
      <w:lvlJc w:val="left"/>
      <w:pPr>
        <w:ind w:left="2520" w:hanging="360"/>
      </w:pPr>
      <w:rPr>
        <w:rFonts w:ascii="Wingdings" w:hAnsi="Wingdings" w:hint="default"/>
      </w:rPr>
    </w:lvl>
    <w:lvl w:ilvl="3" w:tplc="9CE696C4" w:tentative="1">
      <w:start w:val="1"/>
      <w:numFmt w:val="bullet"/>
      <w:lvlText w:val=""/>
      <w:lvlJc w:val="left"/>
      <w:pPr>
        <w:ind w:left="3240" w:hanging="360"/>
      </w:pPr>
      <w:rPr>
        <w:rFonts w:ascii="Symbol" w:hAnsi="Symbol" w:hint="default"/>
      </w:rPr>
    </w:lvl>
    <w:lvl w:ilvl="4" w:tplc="49584432" w:tentative="1">
      <w:start w:val="1"/>
      <w:numFmt w:val="bullet"/>
      <w:lvlText w:val="o"/>
      <w:lvlJc w:val="left"/>
      <w:pPr>
        <w:ind w:left="3960" w:hanging="360"/>
      </w:pPr>
      <w:rPr>
        <w:rFonts w:ascii="Courier New" w:hAnsi="Courier New" w:cs="Courier New" w:hint="default"/>
      </w:rPr>
    </w:lvl>
    <w:lvl w:ilvl="5" w:tplc="B6C4FB98" w:tentative="1">
      <w:start w:val="1"/>
      <w:numFmt w:val="bullet"/>
      <w:lvlText w:val=""/>
      <w:lvlJc w:val="left"/>
      <w:pPr>
        <w:ind w:left="4680" w:hanging="360"/>
      </w:pPr>
      <w:rPr>
        <w:rFonts w:ascii="Wingdings" w:hAnsi="Wingdings" w:hint="default"/>
      </w:rPr>
    </w:lvl>
    <w:lvl w:ilvl="6" w:tplc="7DB05716" w:tentative="1">
      <w:start w:val="1"/>
      <w:numFmt w:val="bullet"/>
      <w:lvlText w:val=""/>
      <w:lvlJc w:val="left"/>
      <w:pPr>
        <w:ind w:left="5400" w:hanging="360"/>
      </w:pPr>
      <w:rPr>
        <w:rFonts w:ascii="Symbol" w:hAnsi="Symbol" w:hint="default"/>
      </w:rPr>
    </w:lvl>
    <w:lvl w:ilvl="7" w:tplc="6B123262" w:tentative="1">
      <w:start w:val="1"/>
      <w:numFmt w:val="bullet"/>
      <w:lvlText w:val="o"/>
      <w:lvlJc w:val="left"/>
      <w:pPr>
        <w:ind w:left="6120" w:hanging="360"/>
      </w:pPr>
      <w:rPr>
        <w:rFonts w:ascii="Courier New" w:hAnsi="Courier New" w:cs="Courier New" w:hint="default"/>
      </w:rPr>
    </w:lvl>
    <w:lvl w:ilvl="8" w:tplc="6A06C902" w:tentative="1">
      <w:start w:val="1"/>
      <w:numFmt w:val="bullet"/>
      <w:lvlText w:val=""/>
      <w:lvlJc w:val="left"/>
      <w:pPr>
        <w:ind w:left="6840" w:hanging="360"/>
      </w:pPr>
      <w:rPr>
        <w:rFonts w:ascii="Wingdings" w:hAnsi="Wingdings" w:hint="default"/>
      </w:rPr>
    </w:lvl>
  </w:abstractNum>
  <w:abstractNum w:abstractNumId="34" w15:restartNumberingAfterBreak="0">
    <w:nsid w:val="2DD1679B"/>
    <w:multiLevelType w:val="singleLevel"/>
    <w:tmpl w:val="4600F180"/>
    <w:name w:val="tfl2222222222222222222222222222222222222222222222222222"/>
    <w:lvl w:ilvl="0">
      <w:start w:val="1"/>
      <w:numFmt w:val="decimal"/>
      <w:lvlText w:val="%1."/>
      <w:lvlJc w:val="left"/>
      <w:pPr>
        <w:tabs>
          <w:tab w:val="num" w:pos="360"/>
        </w:tabs>
        <w:ind w:left="360" w:hanging="360"/>
      </w:pPr>
      <w:rPr>
        <w:rFonts w:ascii="Times New Roman" w:hAnsi="Times New Roman" w:cs="Times New Roman"/>
        <w:b w:val="0"/>
        <w:i w:val="0"/>
        <w:caps w:val="0"/>
        <w:sz w:val="24"/>
        <w:u w:val="none"/>
        <w:vertAlign w:val="baseline"/>
      </w:rPr>
    </w:lvl>
  </w:abstractNum>
  <w:abstractNum w:abstractNumId="35" w15:restartNumberingAfterBreak="0">
    <w:nsid w:val="2FBE4AE2"/>
    <w:multiLevelType w:val="hybridMultilevel"/>
    <w:tmpl w:val="1BE2ED12"/>
    <w:lvl w:ilvl="0" w:tplc="DE980DD4">
      <w:start w:val="1"/>
      <w:numFmt w:val="bullet"/>
      <w:lvlText w:val="-"/>
      <w:lvlJc w:val="left"/>
      <w:pPr>
        <w:ind w:left="720" w:hanging="360"/>
      </w:pPr>
      <w:rPr>
        <w:rFonts w:ascii="Courier New" w:hAnsi="Courier New" w:hint="default"/>
      </w:rPr>
    </w:lvl>
    <w:lvl w:ilvl="1" w:tplc="BFDE374C">
      <w:start w:val="1"/>
      <w:numFmt w:val="bullet"/>
      <w:lvlText w:val="o"/>
      <w:lvlJc w:val="left"/>
      <w:pPr>
        <w:ind w:left="1440" w:hanging="360"/>
      </w:pPr>
      <w:rPr>
        <w:rFonts w:ascii="Courier New" w:hAnsi="Courier New" w:cs="Courier New" w:hint="default"/>
      </w:rPr>
    </w:lvl>
    <w:lvl w:ilvl="2" w:tplc="CA84E018" w:tentative="1">
      <w:start w:val="1"/>
      <w:numFmt w:val="bullet"/>
      <w:lvlText w:val=""/>
      <w:lvlJc w:val="left"/>
      <w:pPr>
        <w:ind w:left="2160" w:hanging="360"/>
      </w:pPr>
      <w:rPr>
        <w:rFonts w:ascii="Wingdings" w:hAnsi="Wingdings" w:hint="default"/>
      </w:rPr>
    </w:lvl>
    <w:lvl w:ilvl="3" w:tplc="A5F068C6" w:tentative="1">
      <w:start w:val="1"/>
      <w:numFmt w:val="bullet"/>
      <w:lvlText w:val=""/>
      <w:lvlJc w:val="left"/>
      <w:pPr>
        <w:ind w:left="2880" w:hanging="360"/>
      </w:pPr>
      <w:rPr>
        <w:rFonts w:ascii="Symbol" w:hAnsi="Symbol" w:hint="default"/>
      </w:rPr>
    </w:lvl>
    <w:lvl w:ilvl="4" w:tplc="05169A10" w:tentative="1">
      <w:start w:val="1"/>
      <w:numFmt w:val="bullet"/>
      <w:lvlText w:val="o"/>
      <w:lvlJc w:val="left"/>
      <w:pPr>
        <w:ind w:left="3600" w:hanging="360"/>
      </w:pPr>
      <w:rPr>
        <w:rFonts w:ascii="Courier New" w:hAnsi="Courier New" w:cs="Courier New" w:hint="default"/>
      </w:rPr>
    </w:lvl>
    <w:lvl w:ilvl="5" w:tplc="E75A09EC" w:tentative="1">
      <w:start w:val="1"/>
      <w:numFmt w:val="bullet"/>
      <w:lvlText w:val=""/>
      <w:lvlJc w:val="left"/>
      <w:pPr>
        <w:ind w:left="4320" w:hanging="360"/>
      </w:pPr>
      <w:rPr>
        <w:rFonts w:ascii="Wingdings" w:hAnsi="Wingdings" w:hint="default"/>
      </w:rPr>
    </w:lvl>
    <w:lvl w:ilvl="6" w:tplc="FB6E3BF8" w:tentative="1">
      <w:start w:val="1"/>
      <w:numFmt w:val="bullet"/>
      <w:lvlText w:val=""/>
      <w:lvlJc w:val="left"/>
      <w:pPr>
        <w:ind w:left="5040" w:hanging="360"/>
      </w:pPr>
      <w:rPr>
        <w:rFonts w:ascii="Symbol" w:hAnsi="Symbol" w:hint="default"/>
      </w:rPr>
    </w:lvl>
    <w:lvl w:ilvl="7" w:tplc="1138CCF0" w:tentative="1">
      <w:start w:val="1"/>
      <w:numFmt w:val="bullet"/>
      <w:lvlText w:val="o"/>
      <w:lvlJc w:val="left"/>
      <w:pPr>
        <w:ind w:left="5760" w:hanging="360"/>
      </w:pPr>
      <w:rPr>
        <w:rFonts w:ascii="Courier New" w:hAnsi="Courier New" w:cs="Courier New" w:hint="default"/>
      </w:rPr>
    </w:lvl>
    <w:lvl w:ilvl="8" w:tplc="C43E2F28" w:tentative="1">
      <w:start w:val="1"/>
      <w:numFmt w:val="bullet"/>
      <w:lvlText w:val=""/>
      <w:lvlJc w:val="left"/>
      <w:pPr>
        <w:ind w:left="6480" w:hanging="360"/>
      </w:pPr>
      <w:rPr>
        <w:rFonts w:ascii="Wingdings" w:hAnsi="Wingdings" w:hint="default"/>
      </w:rPr>
    </w:lvl>
  </w:abstractNum>
  <w:abstractNum w:abstractNumId="36" w15:restartNumberingAfterBreak="0">
    <w:nsid w:val="2FD9581F"/>
    <w:multiLevelType w:val="hybridMultilevel"/>
    <w:tmpl w:val="D77A2080"/>
    <w:lvl w:ilvl="0" w:tplc="42E0DF70">
      <w:start w:val="1"/>
      <w:numFmt w:val="bullet"/>
      <w:lvlText w:val="-"/>
      <w:lvlJc w:val="left"/>
      <w:pPr>
        <w:ind w:left="1080" w:hanging="360"/>
      </w:pPr>
      <w:rPr>
        <w:rFonts w:ascii="Courier New" w:hAnsi="Courier New" w:hint="default"/>
      </w:rPr>
    </w:lvl>
    <w:lvl w:ilvl="1" w:tplc="8F10F7D6" w:tentative="1">
      <w:start w:val="1"/>
      <w:numFmt w:val="bullet"/>
      <w:lvlText w:val="o"/>
      <w:lvlJc w:val="left"/>
      <w:pPr>
        <w:ind w:left="1800" w:hanging="360"/>
      </w:pPr>
      <w:rPr>
        <w:rFonts w:ascii="Courier New" w:hAnsi="Courier New" w:cs="Courier New" w:hint="default"/>
      </w:rPr>
    </w:lvl>
    <w:lvl w:ilvl="2" w:tplc="68D658D4" w:tentative="1">
      <w:start w:val="1"/>
      <w:numFmt w:val="bullet"/>
      <w:lvlText w:val=""/>
      <w:lvlJc w:val="left"/>
      <w:pPr>
        <w:ind w:left="2520" w:hanging="360"/>
      </w:pPr>
      <w:rPr>
        <w:rFonts w:ascii="Wingdings" w:hAnsi="Wingdings" w:hint="default"/>
      </w:rPr>
    </w:lvl>
    <w:lvl w:ilvl="3" w:tplc="17B873D2" w:tentative="1">
      <w:start w:val="1"/>
      <w:numFmt w:val="bullet"/>
      <w:lvlText w:val=""/>
      <w:lvlJc w:val="left"/>
      <w:pPr>
        <w:ind w:left="3240" w:hanging="360"/>
      </w:pPr>
      <w:rPr>
        <w:rFonts w:ascii="Symbol" w:hAnsi="Symbol" w:hint="default"/>
      </w:rPr>
    </w:lvl>
    <w:lvl w:ilvl="4" w:tplc="A77A8268" w:tentative="1">
      <w:start w:val="1"/>
      <w:numFmt w:val="bullet"/>
      <w:lvlText w:val="o"/>
      <w:lvlJc w:val="left"/>
      <w:pPr>
        <w:ind w:left="3960" w:hanging="360"/>
      </w:pPr>
      <w:rPr>
        <w:rFonts w:ascii="Courier New" w:hAnsi="Courier New" w:cs="Courier New" w:hint="default"/>
      </w:rPr>
    </w:lvl>
    <w:lvl w:ilvl="5" w:tplc="5C94FC0A" w:tentative="1">
      <w:start w:val="1"/>
      <w:numFmt w:val="bullet"/>
      <w:lvlText w:val=""/>
      <w:lvlJc w:val="left"/>
      <w:pPr>
        <w:ind w:left="4680" w:hanging="360"/>
      </w:pPr>
      <w:rPr>
        <w:rFonts w:ascii="Wingdings" w:hAnsi="Wingdings" w:hint="default"/>
      </w:rPr>
    </w:lvl>
    <w:lvl w:ilvl="6" w:tplc="D180B942" w:tentative="1">
      <w:start w:val="1"/>
      <w:numFmt w:val="bullet"/>
      <w:lvlText w:val=""/>
      <w:lvlJc w:val="left"/>
      <w:pPr>
        <w:ind w:left="5400" w:hanging="360"/>
      </w:pPr>
      <w:rPr>
        <w:rFonts w:ascii="Symbol" w:hAnsi="Symbol" w:hint="default"/>
      </w:rPr>
    </w:lvl>
    <w:lvl w:ilvl="7" w:tplc="935E0564" w:tentative="1">
      <w:start w:val="1"/>
      <w:numFmt w:val="bullet"/>
      <w:lvlText w:val="o"/>
      <w:lvlJc w:val="left"/>
      <w:pPr>
        <w:ind w:left="6120" w:hanging="360"/>
      </w:pPr>
      <w:rPr>
        <w:rFonts w:ascii="Courier New" w:hAnsi="Courier New" w:cs="Courier New" w:hint="default"/>
      </w:rPr>
    </w:lvl>
    <w:lvl w:ilvl="8" w:tplc="4D74E44E" w:tentative="1">
      <w:start w:val="1"/>
      <w:numFmt w:val="bullet"/>
      <w:lvlText w:val=""/>
      <w:lvlJc w:val="left"/>
      <w:pPr>
        <w:ind w:left="6840" w:hanging="360"/>
      </w:pPr>
      <w:rPr>
        <w:rFonts w:ascii="Wingdings" w:hAnsi="Wingdings" w:hint="default"/>
      </w:rPr>
    </w:lvl>
  </w:abstractNum>
  <w:abstractNum w:abstractNumId="37" w15:restartNumberingAfterBreak="0">
    <w:nsid w:val="30352676"/>
    <w:multiLevelType w:val="singleLevel"/>
    <w:tmpl w:val="D6EC99C2"/>
    <w:name w:val="ll"/>
    <w:lvl w:ilvl="0">
      <w:start w:val="1"/>
      <w:numFmt w:val="lowerLetter"/>
      <w:pStyle w:val="ListLetter"/>
      <w:lvlText w:val="%1."/>
      <w:lvlJc w:val="left"/>
      <w:pPr>
        <w:tabs>
          <w:tab w:val="num" w:pos="360"/>
        </w:tabs>
        <w:ind w:left="360" w:hanging="360"/>
      </w:pPr>
      <w:rPr>
        <w:rFonts w:ascii="Times New Roman" w:hAnsi="Times New Roman" w:cs="Times New Roman"/>
        <w:b w:val="0"/>
        <w:i w:val="0"/>
        <w:caps w:val="0"/>
        <w:sz w:val="24"/>
        <w:u w:val="none"/>
        <w:vertAlign w:val="baseline"/>
      </w:rPr>
    </w:lvl>
  </w:abstractNum>
  <w:abstractNum w:abstractNumId="38" w15:restartNumberingAfterBreak="0">
    <w:nsid w:val="304A516F"/>
    <w:multiLevelType w:val="hybridMultilevel"/>
    <w:tmpl w:val="C0900D8E"/>
    <w:lvl w:ilvl="0" w:tplc="784EDE74">
      <w:start w:val="1"/>
      <w:numFmt w:val="bullet"/>
      <w:lvlText w:val="-"/>
      <w:lvlJc w:val="left"/>
      <w:pPr>
        <w:ind w:left="1080" w:hanging="360"/>
      </w:pPr>
      <w:rPr>
        <w:rFonts w:ascii="Courier New" w:hAnsi="Courier New" w:hint="default"/>
      </w:rPr>
    </w:lvl>
    <w:lvl w:ilvl="1" w:tplc="A53A5020" w:tentative="1">
      <w:start w:val="1"/>
      <w:numFmt w:val="bullet"/>
      <w:lvlText w:val="o"/>
      <w:lvlJc w:val="left"/>
      <w:pPr>
        <w:ind w:left="1800" w:hanging="360"/>
      </w:pPr>
      <w:rPr>
        <w:rFonts w:ascii="Courier New" w:hAnsi="Courier New" w:cs="Courier New" w:hint="default"/>
      </w:rPr>
    </w:lvl>
    <w:lvl w:ilvl="2" w:tplc="6F4072F6" w:tentative="1">
      <w:start w:val="1"/>
      <w:numFmt w:val="bullet"/>
      <w:lvlText w:val=""/>
      <w:lvlJc w:val="left"/>
      <w:pPr>
        <w:ind w:left="2520" w:hanging="360"/>
      </w:pPr>
      <w:rPr>
        <w:rFonts w:ascii="Wingdings" w:hAnsi="Wingdings" w:hint="default"/>
      </w:rPr>
    </w:lvl>
    <w:lvl w:ilvl="3" w:tplc="C9600F94" w:tentative="1">
      <w:start w:val="1"/>
      <w:numFmt w:val="bullet"/>
      <w:lvlText w:val=""/>
      <w:lvlJc w:val="left"/>
      <w:pPr>
        <w:ind w:left="3240" w:hanging="360"/>
      </w:pPr>
      <w:rPr>
        <w:rFonts w:ascii="Symbol" w:hAnsi="Symbol" w:hint="default"/>
      </w:rPr>
    </w:lvl>
    <w:lvl w:ilvl="4" w:tplc="E346A804" w:tentative="1">
      <w:start w:val="1"/>
      <w:numFmt w:val="bullet"/>
      <w:lvlText w:val="o"/>
      <w:lvlJc w:val="left"/>
      <w:pPr>
        <w:ind w:left="3960" w:hanging="360"/>
      </w:pPr>
      <w:rPr>
        <w:rFonts w:ascii="Courier New" w:hAnsi="Courier New" w:cs="Courier New" w:hint="default"/>
      </w:rPr>
    </w:lvl>
    <w:lvl w:ilvl="5" w:tplc="4D449B84" w:tentative="1">
      <w:start w:val="1"/>
      <w:numFmt w:val="bullet"/>
      <w:lvlText w:val=""/>
      <w:lvlJc w:val="left"/>
      <w:pPr>
        <w:ind w:left="4680" w:hanging="360"/>
      </w:pPr>
      <w:rPr>
        <w:rFonts w:ascii="Wingdings" w:hAnsi="Wingdings" w:hint="default"/>
      </w:rPr>
    </w:lvl>
    <w:lvl w:ilvl="6" w:tplc="95CAEE84" w:tentative="1">
      <w:start w:val="1"/>
      <w:numFmt w:val="bullet"/>
      <w:lvlText w:val=""/>
      <w:lvlJc w:val="left"/>
      <w:pPr>
        <w:ind w:left="5400" w:hanging="360"/>
      </w:pPr>
      <w:rPr>
        <w:rFonts w:ascii="Symbol" w:hAnsi="Symbol" w:hint="default"/>
      </w:rPr>
    </w:lvl>
    <w:lvl w:ilvl="7" w:tplc="FA6218C4" w:tentative="1">
      <w:start w:val="1"/>
      <w:numFmt w:val="bullet"/>
      <w:lvlText w:val="o"/>
      <w:lvlJc w:val="left"/>
      <w:pPr>
        <w:ind w:left="6120" w:hanging="360"/>
      </w:pPr>
      <w:rPr>
        <w:rFonts w:ascii="Courier New" w:hAnsi="Courier New" w:cs="Courier New" w:hint="default"/>
      </w:rPr>
    </w:lvl>
    <w:lvl w:ilvl="8" w:tplc="6D3AE9F8" w:tentative="1">
      <w:start w:val="1"/>
      <w:numFmt w:val="bullet"/>
      <w:lvlText w:val=""/>
      <w:lvlJc w:val="left"/>
      <w:pPr>
        <w:ind w:left="6840" w:hanging="360"/>
      </w:pPr>
      <w:rPr>
        <w:rFonts w:ascii="Wingdings" w:hAnsi="Wingdings" w:hint="default"/>
      </w:rPr>
    </w:lvl>
  </w:abstractNum>
  <w:abstractNum w:abstractNumId="39" w15:restartNumberingAfterBreak="0">
    <w:nsid w:val="314A16AD"/>
    <w:multiLevelType w:val="hybridMultilevel"/>
    <w:tmpl w:val="3C90C986"/>
    <w:lvl w:ilvl="0" w:tplc="A044F088">
      <w:start w:val="1"/>
      <w:numFmt w:val="bullet"/>
      <w:lvlText w:val="-"/>
      <w:lvlJc w:val="left"/>
      <w:pPr>
        <w:ind w:left="1077" w:hanging="360"/>
      </w:pPr>
      <w:rPr>
        <w:rFonts w:ascii="Courier New" w:hAnsi="Courier New" w:hint="default"/>
      </w:rPr>
    </w:lvl>
    <w:lvl w:ilvl="1" w:tplc="08090003" w:tentative="1">
      <w:start w:val="1"/>
      <w:numFmt w:val="bullet"/>
      <w:lvlText w:val="o"/>
      <w:lvlJc w:val="left"/>
      <w:pPr>
        <w:ind w:left="1797" w:hanging="360"/>
      </w:pPr>
      <w:rPr>
        <w:rFonts w:ascii="Courier New" w:hAnsi="Courier New" w:cs="Courier New" w:hint="default"/>
      </w:rPr>
    </w:lvl>
    <w:lvl w:ilvl="2" w:tplc="08090005" w:tentative="1">
      <w:start w:val="1"/>
      <w:numFmt w:val="bullet"/>
      <w:lvlText w:val=""/>
      <w:lvlJc w:val="left"/>
      <w:pPr>
        <w:ind w:left="2517" w:hanging="360"/>
      </w:pPr>
      <w:rPr>
        <w:rFonts w:ascii="Wingdings" w:hAnsi="Wingdings" w:hint="default"/>
      </w:rPr>
    </w:lvl>
    <w:lvl w:ilvl="3" w:tplc="08090001" w:tentative="1">
      <w:start w:val="1"/>
      <w:numFmt w:val="bullet"/>
      <w:lvlText w:val=""/>
      <w:lvlJc w:val="left"/>
      <w:pPr>
        <w:ind w:left="3237" w:hanging="360"/>
      </w:pPr>
      <w:rPr>
        <w:rFonts w:ascii="Symbol" w:hAnsi="Symbol" w:hint="default"/>
      </w:rPr>
    </w:lvl>
    <w:lvl w:ilvl="4" w:tplc="08090003" w:tentative="1">
      <w:start w:val="1"/>
      <w:numFmt w:val="bullet"/>
      <w:lvlText w:val="o"/>
      <w:lvlJc w:val="left"/>
      <w:pPr>
        <w:ind w:left="3957" w:hanging="360"/>
      </w:pPr>
      <w:rPr>
        <w:rFonts w:ascii="Courier New" w:hAnsi="Courier New" w:cs="Courier New" w:hint="default"/>
      </w:rPr>
    </w:lvl>
    <w:lvl w:ilvl="5" w:tplc="08090005" w:tentative="1">
      <w:start w:val="1"/>
      <w:numFmt w:val="bullet"/>
      <w:lvlText w:val=""/>
      <w:lvlJc w:val="left"/>
      <w:pPr>
        <w:ind w:left="4677" w:hanging="360"/>
      </w:pPr>
      <w:rPr>
        <w:rFonts w:ascii="Wingdings" w:hAnsi="Wingdings" w:hint="default"/>
      </w:rPr>
    </w:lvl>
    <w:lvl w:ilvl="6" w:tplc="08090001" w:tentative="1">
      <w:start w:val="1"/>
      <w:numFmt w:val="bullet"/>
      <w:lvlText w:val=""/>
      <w:lvlJc w:val="left"/>
      <w:pPr>
        <w:ind w:left="5397" w:hanging="360"/>
      </w:pPr>
      <w:rPr>
        <w:rFonts w:ascii="Symbol" w:hAnsi="Symbol" w:hint="default"/>
      </w:rPr>
    </w:lvl>
    <w:lvl w:ilvl="7" w:tplc="08090003" w:tentative="1">
      <w:start w:val="1"/>
      <w:numFmt w:val="bullet"/>
      <w:lvlText w:val="o"/>
      <w:lvlJc w:val="left"/>
      <w:pPr>
        <w:ind w:left="6117" w:hanging="360"/>
      </w:pPr>
      <w:rPr>
        <w:rFonts w:ascii="Courier New" w:hAnsi="Courier New" w:cs="Courier New" w:hint="default"/>
      </w:rPr>
    </w:lvl>
    <w:lvl w:ilvl="8" w:tplc="08090005" w:tentative="1">
      <w:start w:val="1"/>
      <w:numFmt w:val="bullet"/>
      <w:lvlText w:val=""/>
      <w:lvlJc w:val="left"/>
      <w:pPr>
        <w:ind w:left="6837" w:hanging="360"/>
      </w:pPr>
      <w:rPr>
        <w:rFonts w:ascii="Wingdings" w:hAnsi="Wingdings" w:hint="default"/>
      </w:rPr>
    </w:lvl>
  </w:abstractNum>
  <w:abstractNum w:abstractNumId="40" w15:restartNumberingAfterBreak="0">
    <w:nsid w:val="31AB318D"/>
    <w:multiLevelType w:val="singleLevel"/>
    <w:tmpl w:val="EB36F3DA"/>
    <w:name w:val="WWln3"/>
    <w:lvl w:ilvl="0">
      <w:start w:val="1"/>
      <w:numFmt w:val="decimal"/>
      <w:lvlText w:val="%1."/>
      <w:lvlJc w:val="left"/>
      <w:pPr>
        <w:tabs>
          <w:tab w:val="num" w:pos="1080"/>
        </w:tabs>
        <w:ind w:left="1080" w:hanging="360"/>
      </w:pPr>
      <w:rPr>
        <w:rFonts w:ascii="Times New Roman" w:hAnsi="Times New Roman" w:cs="Times New Roman"/>
        <w:b w:val="0"/>
        <w:i w:val="0"/>
        <w:caps w:val="0"/>
        <w:sz w:val="24"/>
        <w:u w:val="none"/>
        <w:vertAlign w:val="baseline"/>
      </w:rPr>
    </w:lvl>
  </w:abstractNum>
  <w:abstractNum w:abstractNumId="41" w15:restartNumberingAfterBreak="0">
    <w:nsid w:val="32406E3B"/>
    <w:multiLevelType w:val="singleLevel"/>
    <w:tmpl w:val="46FC9CD2"/>
    <w:name w:val="WWll2"/>
    <w:lvl w:ilvl="0">
      <w:start w:val="1"/>
      <w:numFmt w:val="lowerLetter"/>
      <w:lvlText w:val="%1."/>
      <w:lvlJc w:val="left"/>
      <w:pPr>
        <w:tabs>
          <w:tab w:val="num" w:pos="720"/>
        </w:tabs>
        <w:ind w:left="720" w:hanging="360"/>
      </w:pPr>
      <w:rPr>
        <w:rFonts w:ascii="Times New Roman" w:hAnsi="Times New Roman" w:cs="Times New Roman"/>
        <w:b w:val="0"/>
        <w:i w:val="0"/>
        <w:caps w:val="0"/>
        <w:sz w:val="24"/>
        <w:u w:val="none"/>
        <w:vertAlign w:val="baseline"/>
      </w:rPr>
    </w:lvl>
  </w:abstractNum>
  <w:abstractNum w:abstractNumId="42" w15:restartNumberingAfterBreak="0">
    <w:nsid w:val="338C5285"/>
    <w:multiLevelType w:val="singleLevel"/>
    <w:tmpl w:val="5B86BC8C"/>
    <w:name w:val="WWat"/>
    <w:lvl w:ilvl="0">
      <w:start w:val="1"/>
      <w:numFmt w:val="decimal"/>
      <w:lvlText w:val="Appendix %1"/>
      <w:lvlJc w:val="left"/>
      <w:pPr>
        <w:tabs>
          <w:tab w:val="num" w:pos="2160"/>
        </w:tabs>
        <w:ind w:left="2160" w:hanging="2160"/>
      </w:pPr>
      <w:rPr>
        <w:rFonts w:ascii="Times New Roman" w:hAnsi="Times New Roman" w:cs="Times New Roman"/>
        <w:b/>
        <w:i w:val="0"/>
        <w:caps w:val="0"/>
        <w:sz w:val="24"/>
        <w:u w:val="none"/>
        <w:vertAlign w:val="baseline"/>
      </w:rPr>
    </w:lvl>
  </w:abstractNum>
  <w:abstractNum w:abstractNumId="43" w15:restartNumberingAfterBreak="0">
    <w:nsid w:val="33FD3B4C"/>
    <w:multiLevelType w:val="hybridMultilevel"/>
    <w:tmpl w:val="11A2C900"/>
    <w:lvl w:ilvl="0" w:tplc="A044F088">
      <w:start w:val="1"/>
      <w:numFmt w:val="bullet"/>
      <w:lvlText w:val="-"/>
      <w:lvlJc w:val="left"/>
      <w:pPr>
        <w:ind w:left="720" w:hanging="360"/>
      </w:pPr>
      <w:rPr>
        <w:rFonts w:ascii="Courier New" w:hAnsi="Courier New"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4" w15:restartNumberingAfterBreak="0">
    <w:nsid w:val="347C38E5"/>
    <w:multiLevelType w:val="hybridMultilevel"/>
    <w:tmpl w:val="D0A8787E"/>
    <w:lvl w:ilvl="0" w:tplc="CD98FFFC">
      <w:start w:val="1"/>
      <w:numFmt w:val="lowerLetter"/>
      <w:lvlText w:val="%1."/>
      <w:lvlJc w:val="left"/>
      <w:pPr>
        <w:ind w:left="720" w:hanging="360"/>
      </w:pPr>
    </w:lvl>
    <w:lvl w:ilvl="1" w:tplc="F866E694" w:tentative="1">
      <w:start w:val="1"/>
      <w:numFmt w:val="lowerLetter"/>
      <w:lvlText w:val="%2."/>
      <w:lvlJc w:val="left"/>
      <w:pPr>
        <w:ind w:left="1440" w:hanging="360"/>
      </w:pPr>
    </w:lvl>
    <w:lvl w:ilvl="2" w:tplc="6D8AE5C4" w:tentative="1">
      <w:start w:val="1"/>
      <w:numFmt w:val="lowerRoman"/>
      <w:lvlText w:val="%3."/>
      <w:lvlJc w:val="right"/>
      <w:pPr>
        <w:ind w:left="2160" w:hanging="180"/>
      </w:pPr>
    </w:lvl>
    <w:lvl w:ilvl="3" w:tplc="26A4C7E2" w:tentative="1">
      <w:start w:val="1"/>
      <w:numFmt w:val="decimal"/>
      <w:lvlText w:val="%4."/>
      <w:lvlJc w:val="left"/>
      <w:pPr>
        <w:ind w:left="2880" w:hanging="360"/>
      </w:pPr>
    </w:lvl>
    <w:lvl w:ilvl="4" w:tplc="A4B082EC" w:tentative="1">
      <w:start w:val="1"/>
      <w:numFmt w:val="lowerLetter"/>
      <w:lvlText w:val="%5."/>
      <w:lvlJc w:val="left"/>
      <w:pPr>
        <w:ind w:left="3600" w:hanging="360"/>
      </w:pPr>
    </w:lvl>
    <w:lvl w:ilvl="5" w:tplc="064C1022" w:tentative="1">
      <w:start w:val="1"/>
      <w:numFmt w:val="lowerRoman"/>
      <w:lvlText w:val="%6."/>
      <w:lvlJc w:val="right"/>
      <w:pPr>
        <w:ind w:left="4320" w:hanging="180"/>
      </w:pPr>
    </w:lvl>
    <w:lvl w:ilvl="6" w:tplc="256614FC" w:tentative="1">
      <w:start w:val="1"/>
      <w:numFmt w:val="decimal"/>
      <w:lvlText w:val="%7."/>
      <w:lvlJc w:val="left"/>
      <w:pPr>
        <w:ind w:left="5040" w:hanging="360"/>
      </w:pPr>
    </w:lvl>
    <w:lvl w:ilvl="7" w:tplc="44806F78" w:tentative="1">
      <w:start w:val="1"/>
      <w:numFmt w:val="lowerLetter"/>
      <w:lvlText w:val="%8."/>
      <w:lvlJc w:val="left"/>
      <w:pPr>
        <w:ind w:left="5760" w:hanging="360"/>
      </w:pPr>
    </w:lvl>
    <w:lvl w:ilvl="8" w:tplc="EFF64042" w:tentative="1">
      <w:start w:val="1"/>
      <w:numFmt w:val="lowerRoman"/>
      <w:lvlText w:val="%9."/>
      <w:lvlJc w:val="right"/>
      <w:pPr>
        <w:ind w:left="6480" w:hanging="180"/>
      </w:pPr>
    </w:lvl>
  </w:abstractNum>
  <w:abstractNum w:abstractNumId="45" w15:restartNumberingAfterBreak="0">
    <w:nsid w:val="348B75C8"/>
    <w:multiLevelType w:val="hybridMultilevel"/>
    <w:tmpl w:val="99887C0A"/>
    <w:lvl w:ilvl="0" w:tplc="03A638CE">
      <w:start w:val="1"/>
      <w:numFmt w:val="bullet"/>
      <w:lvlText w:val=""/>
      <w:lvlJc w:val="left"/>
      <w:pPr>
        <w:ind w:left="1098" w:hanging="360"/>
      </w:pPr>
      <w:rPr>
        <w:rFonts w:ascii="Symbol" w:hAnsi="Symbol" w:hint="default"/>
      </w:rPr>
    </w:lvl>
    <w:lvl w:ilvl="1" w:tplc="92122672" w:tentative="1">
      <w:start w:val="1"/>
      <w:numFmt w:val="bullet"/>
      <w:lvlText w:val="o"/>
      <w:lvlJc w:val="left"/>
      <w:pPr>
        <w:ind w:left="1818" w:hanging="360"/>
      </w:pPr>
      <w:rPr>
        <w:rFonts w:ascii="Courier New" w:hAnsi="Courier New" w:cs="Courier New" w:hint="default"/>
      </w:rPr>
    </w:lvl>
    <w:lvl w:ilvl="2" w:tplc="70528322" w:tentative="1">
      <w:start w:val="1"/>
      <w:numFmt w:val="bullet"/>
      <w:lvlText w:val=""/>
      <w:lvlJc w:val="left"/>
      <w:pPr>
        <w:ind w:left="2538" w:hanging="360"/>
      </w:pPr>
      <w:rPr>
        <w:rFonts w:ascii="Wingdings" w:hAnsi="Wingdings" w:hint="default"/>
      </w:rPr>
    </w:lvl>
    <w:lvl w:ilvl="3" w:tplc="4B94F620" w:tentative="1">
      <w:start w:val="1"/>
      <w:numFmt w:val="bullet"/>
      <w:lvlText w:val=""/>
      <w:lvlJc w:val="left"/>
      <w:pPr>
        <w:ind w:left="3258" w:hanging="360"/>
      </w:pPr>
      <w:rPr>
        <w:rFonts w:ascii="Symbol" w:hAnsi="Symbol" w:hint="default"/>
      </w:rPr>
    </w:lvl>
    <w:lvl w:ilvl="4" w:tplc="CB701E46" w:tentative="1">
      <w:start w:val="1"/>
      <w:numFmt w:val="bullet"/>
      <w:lvlText w:val="o"/>
      <w:lvlJc w:val="left"/>
      <w:pPr>
        <w:ind w:left="3978" w:hanging="360"/>
      </w:pPr>
      <w:rPr>
        <w:rFonts w:ascii="Courier New" w:hAnsi="Courier New" w:cs="Courier New" w:hint="default"/>
      </w:rPr>
    </w:lvl>
    <w:lvl w:ilvl="5" w:tplc="D4A20686" w:tentative="1">
      <w:start w:val="1"/>
      <w:numFmt w:val="bullet"/>
      <w:lvlText w:val=""/>
      <w:lvlJc w:val="left"/>
      <w:pPr>
        <w:ind w:left="4698" w:hanging="360"/>
      </w:pPr>
      <w:rPr>
        <w:rFonts w:ascii="Wingdings" w:hAnsi="Wingdings" w:hint="default"/>
      </w:rPr>
    </w:lvl>
    <w:lvl w:ilvl="6" w:tplc="A5289A70" w:tentative="1">
      <w:start w:val="1"/>
      <w:numFmt w:val="bullet"/>
      <w:lvlText w:val=""/>
      <w:lvlJc w:val="left"/>
      <w:pPr>
        <w:ind w:left="5418" w:hanging="360"/>
      </w:pPr>
      <w:rPr>
        <w:rFonts w:ascii="Symbol" w:hAnsi="Symbol" w:hint="default"/>
      </w:rPr>
    </w:lvl>
    <w:lvl w:ilvl="7" w:tplc="4D5EA638" w:tentative="1">
      <w:start w:val="1"/>
      <w:numFmt w:val="bullet"/>
      <w:lvlText w:val="o"/>
      <w:lvlJc w:val="left"/>
      <w:pPr>
        <w:ind w:left="6138" w:hanging="360"/>
      </w:pPr>
      <w:rPr>
        <w:rFonts w:ascii="Courier New" w:hAnsi="Courier New" w:cs="Courier New" w:hint="default"/>
      </w:rPr>
    </w:lvl>
    <w:lvl w:ilvl="8" w:tplc="66065900" w:tentative="1">
      <w:start w:val="1"/>
      <w:numFmt w:val="bullet"/>
      <w:lvlText w:val=""/>
      <w:lvlJc w:val="left"/>
      <w:pPr>
        <w:ind w:left="6858" w:hanging="360"/>
      </w:pPr>
      <w:rPr>
        <w:rFonts w:ascii="Wingdings" w:hAnsi="Wingdings" w:hint="default"/>
      </w:rPr>
    </w:lvl>
  </w:abstractNum>
  <w:abstractNum w:abstractNumId="46" w15:restartNumberingAfterBreak="0">
    <w:nsid w:val="359A2199"/>
    <w:multiLevelType w:val="singleLevel"/>
    <w:tmpl w:val="2E66557C"/>
    <w:name w:val="ln"/>
    <w:lvl w:ilvl="0">
      <w:start w:val="1"/>
      <w:numFmt w:val="decimal"/>
      <w:pStyle w:val="ListNumber"/>
      <w:lvlText w:val="%1."/>
      <w:lvlJc w:val="left"/>
      <w:pPr>
        <w:tabs>
          <w:tab w:val="num" w:pos="360"/>
        </w:tabs>
        <w:ind w:left="360" w:hanging="360"/>
      </w:pPr>
      <w:rPr>
        <w:rFonts w:hint="default"/>
      </w:rPr>
    </w:lvl>
  </w:abstractNum>
  <w:abstractNum w:abstractNumId="47" w15:restartNumberingAfterBreak="0">
    <w:nsid w:val="36B5761C"/>
    <w:multiLevelType w:val="hybridMultilevel"/>
    <w:tmpl w:val="E076B470"/>
    <w:lvl w:ilvl="0" w:tplc="2D9C1BF4">
      <w:start w:val="1"/>
      <w:numFmt w:val="bullet"/>
      <w:lvlText w:val=""/>
      <w:lvlJc w:val="left"/>
      <w:rPr>
        <w:rFonts w:ascii="Symbol" w:hAnsi="Symbol" w:hint="default"/>
      </w:rPr>
    </w:lvl>
    <w:lvl w:ilvl="1" w:tplc="AEFEC2AA">
      <w:numFmt w:val="decimal"/>
      <w:lvlText w:val=""/>
      <w:lvlJc w:val="left"/>
    </w:lvl>
    <w:lvl w:ilvl="2" w:tplc="7F600B52">
      <w:numFmt w:val="decimal"/>
      <w:lvlText w:val=""/>
      <w:lvlJc w:val="left"/>
    </w:lvl>
    <w:lvl w:ilvl="3" w:tplc="98740646">
      <w:numFmt w:val="decimal"/>
      <w:lvlText w:val=""/>
      <w:lvlJc w:val="left"/>
    </w:lvl>
    <w:lvl w:ilvl="4" w:tplc="29B2F828">
      <w:numFmt w:val="decimal"/>
      <w:lvlText w:val=""/>
      <w:lvlJc w:val="left"/>
    </w:lvl>
    <w:lvl w:ilvl="5" w:tplc="ACF24A1A">
      <w:numFmt w:val="decimal"/>
      <w:lvlText w:val=""/>
      <w:lvlJc w:val="left"/>
    </w:lvl>
    <w:lvl w:ilvl="6" w:tplc="3920D442">
      <w:numFmt w:val="decimal"/>
      <w:lvlText w:val=""/>
      <w:lvlJc w:val="left"/>
    </w:lvl>
    <w:lvl w:ilvl="7" w:tplc="75025BAA">
      <w:numFmt w:val="decimal"/>
      <w:lvlText w:val=""/>
      <w:lvlJc w:val="left"/>
    </w:lvl>
    <w:lvl w:ilvl="8" w:tplc="00FE5A4E">
      <w:numFmt w:val="decimal"/>
      <w:lvlText w:val=""/>
      <w:lvlJc w:val="left"/>
    </w:lvl>
  </w:abstractNum>
  <w:abstractNum w:abstractNumId="48" w15:restartNumberingAfterBreak="0">
    <w:nsid w:val="394C5019"/>
    <w:multiLevelType w:val="hybridMultilevel"/>
    <w:tmpl w:val="0868FC4C"/>
    <w:lvl w:ilvl="0" w:tplc="A044F088">
      <w:start w:val="1"/>
      <w:numFmt w:val="bullet"/>
      <w:lvlText w:val="-"/>
      <w:lvlJc w:val="left"/>
      <w:pPr>
        <w:ind w:left="1077" w:hanging="360"/>
      </w:pPr>
      <w:rPr>
        <w:rFonts w:ascii="Courier New" w:hAnsi="Courier New" w:hint="default"/>
      </w:rPr>
    </w:lvl>
    <w:lvl w:ilvl="1" w:tplc="08090003" w:tentative="1">
      <w:start w:val="1"/>
      <w:numFmt w:val="bullet"/>
      <w:lvlText w:val="o"/>
      <w:lvlJc w:val="left"/>
      <w:pPr>
        <w:ind w:left="1797" w:hanging="360"/>
      </w:pPr>
      <w:rPr>
        <w:rFonts w:ascii="Courier New" w:hAnsi="Courier New" w:cs="Courier New" w:hint="default"/>
      </w:rPr>
    </w:lvl>
    <w:lvl w:ilvl="2" w:tplc="08090005" w:tentative="1">
      <w:start w:val="1"/>
      <w:numFmt w:val="bullet"/>
      <w:lvlText w:val=""/>
      <w:lvlJc w:val="left"/>
      <w:pPr>
        <w:ind w:left="2517" w:hanging="360"/>
      </w:pPr>
      <w:rPr>
        <w:rFonts w:ascii="Wingdings" w:hAnsi="Wingdings" w:hint="default"/>
      </w:rPr>
    </w:lvl>
    <w:lvl w:ilvl="3" w:tplc="08090001" w:tentative="1">
      <w:start w:val="1"/>
      <w:numFmt w:val="bullet"/>
      <w:lvlText w:val=""/>
      <w:lvlJc w:val="left"/>
      <w:pPr>
        <w:ind w:left="3237" w:hanging="360"/>
      </w:pPr>
      <w:rPr>
        <w:rFonts w:ascii="Symbol" w:hAnsi="Symbol" w:hint="default"/>
      </w:rPr>
    </w:lvl>
    <w:lvl w:ilvl="4" w:tplc="08090003" w:tentative="1">
      <w:start w:val="1"/>
      <w:numFmt w:val="bullet"/>
      <w:lvlText w:val="o"/>
      <w:lvlJc w:val="left"/>
      <w:pPr>
        <w:ind w:left="3957" w:hanging="360"/>
      </w:pPr>
      <w:rPr>
        <w:rFonts w:ascii="Courier New" w:hAnsi="Courier New" w:cs="Courier New" w:hint="default"/>
      </w:rPr>
    </w:lvl>
    <w:lvl w:ilvl="5" w:tplc="08090005" w:tentative="1">
      <w:start w:val="1"/>
      <w:numFmt w:val="bullet"/>
      <w:lvlText w:val=""/>
      <w:lvlJc w:val="left"/>
      <w:pPr>
        <w:ind w:left="4677" w:hanging="360"/>
      </w:pPr>
      <w:rPr>
        <w:rFonts w:ascii="Wingdings" w:hAnsi="Wingdings" w:hint="default"/>
      </w:rPr>
    </w:lvl>
    <w:lvl w:ilvl="6" w:tplc="08090001" w:tentative="1">
      <w:start w:val="1"/>
      <w:numFmt w:val="bullet"/>
      <w:lvlText w:val=""/>
      <w:lvlJc w:val="left"/>
      <w:pPr>
        <w:ind w:left="5397" w:hanging="360"/>
      </w:pPr>
      <w:rPr>
        <w:rFonts w:ascii="Symbol" w:hAnsi="Symbol" w:hint="default"/>
      </w:rPr>
    </w:lvl>
    <w:lvl w:ilvl="7" w:tplc="08090003" w:tentative="1">
      <w:start w:val="1"/>
      <w:numFmt w:val="bullet"/>
      <w:lvlText w:val="o"/>
      <w:lvlJc w:val="left"/>
      <w:pPr>
        <w:ind w:left="6117" w:hanging="360"/>
      </w:pPr>
      <w:rPr>
        <w:rFonts w:ascii="Courier New" w:hAnsi="Courier New" w:cs="Courier New" w:hint="default"/>
      </w:rPr>
    </w:lvl>
    <w:lvl w:ilvl="8" w:tplc="08090005" w:tentative="1">
      <w:start w:val="1"/>
      <w:numFmt w:val="bullet"/>
      <w:lvlText w:val=""/>
      <w:lvlJc w:val="left"/>
      <w:pPr>
        <w:ind w:left="6837" w:hanging="360"/>
      </w:pPr>
      <w:rPr>
        <w:rFonts w:ascii="Wingdings" w:hAnsi="Wingdings" w:hint="default"/>
      </w:rPr>
    </w:lvl>
  </w:abstractNum>
  <w:abstractNum w:abstractNumId="49" w15:restartNumberingAfterBreak="0">
    <w:nsid w:val="39C62024"/>
    <w:multiLevelType w:val="singleLevel"/>
    <w:tmpl w:val="84D0BA9C"/>
    <w:name w:val="tf"/>
    <w:lvl w:ilvl="0">
      <w:start w:val="1"/>
      <w:numFmt w:val="decimal"/>
      <w:lvlText w:val="%1"/>
      <w:lvlJc w:val="left"/>
      <w:pPr>
        <w:tabs>
          <w:tab w:val="num" w:pos="360"/>
        </w:tabs>
        <w:ind w:left="360" w:hanging="360"/>
      </w:pPr>
      <w:rPr>
        <w:rFonts w:ascii="Times New Roman" w:hAnsi="Times New Roman" w:cs="Times New Roman"/>
        <w:b w:val="0"/>
        <w:i w:val="0"/>
        <w:caps w:val="0"/>
        <w:sz w:val="20"/>
        <w:u w:val="none"/>
        <w:vertAlign w:val="superscript"/>
      </w:rPr>
    </w:lvl>
  </w:abstractNum>
  <w:abstractNum w:abstractNumId="50" w15:restartNumberingAfterBreak="0">
    <w:nsid w:val="3BE27B00"/>
    <w:multiLevelType w:val="hybridMultilevel"/>
    <w:tmpl w:val="E0A6C9E6"/>
    <w:lvl w:ilvl="0" w:tplc="E898C9F6">
      <w:start w:val="1"/>
      <w:numFmt w:val="bullet"/>
      <w:lvlText w:val="-"/>
      <w:lvlJc w:val="left"/>
      <w:pPr>
        <w:ind w:left="1077" w:hanging="360"/>
      </w:pPr>
      <w:rPr>
        <w:rFonts w:ascii="Courier New" w:hAnsi="Courier New" w:hint="default"/>
      </w:rPr>
    </w:lvl>
    <w:lvl w:ilvl="1" w:tplc="91529BD2" w:tentative="1">
      <w:start w:val="1"/>
      <w:numFmt w:val="bullet"/>
      <w:lvlText w:val="o"/>
      <w:lvlJc w:val="left"/>
      <w:pPr>
        <w:ind w:left="1797" w:hanging="360"/>
      </w:pPr>
      <w:rPr>
        <w:rFonts w:ascii="Courier New" w:hAnsi="Courier New" w:cs="Courier New" w:hint="default"/>
      </w:rPr>
    </w:lvl>
    <w:lvl w:ilvl="2" w:tplc="32C63C52" w:tentative="1">
      <w:start w:val="1"/>
      <w:numFmt w:val="bullet"/>
      <w:lvlText w:val=""/>
      <w:lvlJc w:val="left"/>
      <w:pPr>
        <w:ind w:left="2517" w:hanging="360"/>
      </w:pPr>
      <w:rPr>
        <w:rFonts w:ascii="Wingdings" w:hAnsi="Wingdings" w:hint="default"/>
      </w:rPr>
    </w:lvl>
    <w:lvl w:ilvl="3" w:tplc="7620126A" w:tentative="1">
      <w:start w:val="1"/>
      <w:numFmt w:val="bullet"/>
      <w:lvlText w:val=""/>
      <w:lvlJc w:val="left"/>
      <w:pPr>
        <w:ind w:left="3237" w:hanging="360"/>
      </w:pPr>
      <w:rPr>
        <w:rFonts w:ascii="Symbol" w:hAnsi="Symbol" w:hint="default"/>
      </w:rPr>
    </w:lvl>
    <w:lvl w:ilvl="4" w:tplc="B52A93E4" w:tentative="1">
      <w:start w:val="1"/>
      <w:numFmt w:val="bullet"/>
      <w:lvlText w:val="o"/>
      <w:lvlJc w:val="left"/>
      <w:pPr>
        <w:ind w:left="3957" w:hanging="360"/>
      </w:pPr>
      <w:rPr>
        <w:rFonts w:ascii="Courier New" w:hAnsi="Courier New" w:cs="Courier New" w:hint="default"/>
      </w:rPr>
    </w:lvl>
    <w:lvl w:ilvl="5" w:tplc="0486EFB0" w:tentative="1">
      <w:start w:val="1"/>
      <w:numFmt w:val="bullet"/>
      <w:lvlText w:val=""/>
      <w:lvlJc w:val="left"/>
      <w:pPr>
        <w:ind w:left="4677" w:hanging="360"/>
      </w:pPr>
      <w:rPr>
        <w:rFonts w:ascii="Wingdings" w:hAnsi="Wingdings" w:hint="default"/>
      </w:rPr>
    </w:lvl>
    <w:lvl w:ilvl="6" w:tplc="EAE87608" w:tentative="1">
      <w:start w:val="1"/>
      <w:numFmt w:val="bullet"/>
      <w:lvlText w:val=""/>
      <w:lvlJc w:val="left"/>
      <w:pPr>
        <w:ind w:left="5397" w:hanging="360"/>
      </w:pPr>
      <w:rPr>
        <w:rFonts w:ascii="Symbol" w:hAnsi="Symbol" w:hint="default"/>
      </w:rPr>
    </w:lvl>
    <w:lvl w:ilvl="7" w:tplc="6D0E4AB4" w:tentative="1">
      <w:start w:val="1"/>
      <w:numFmt w:val="bullet"/>
      <w:lvlText w:val="o"/>
      <w:lvlJc w:val="left"/>
      <w:pPr>
        <w:ind w:left="6117" w:hanging="360"/>
      </w:pPr>
      <w:rPr>
        <w:rFonts w:ascii="Courier New" w:hAnsi="Courier New" w:cs="Courier New" w:hint="default"/>
      </w:rPr>
    </w:lvl>
    <w:lvl w:ilvl="8" w:tplc="2878D9EA" w:tentative="1">
      <w:start w:val="1"/>
      <w:numFmt w:val="bullet"/>
      <w:lvlText w:val=""/>
      <w:lvlJc w:val="left"/>
      <w:pPr>
        <w:ind w:left="6837" w:hanging="360"/>
      </w:pPr>
      <w:rPr>
        <w:rFonts w:ascii="Wingdings" w:hAnsi="Wingdings" w:hint="default"/>
      </w:rPr>
    </w:lvl>
  </w:abstractNum>
  <w:abstractNum w:abstractNumId="51" w15:restartNumberingAfterBreak="0">
    <w:nsid w:val="3DA369ED"/>
    <w:multiLevelType w:val="hybridMultilevel"/>
    <w:tmpl w:val="011AAEE0"/>
    <w:lvl w:ilvl="0" w:tplc="F4669A64">
      <w:start w:val="1"/>
      <w:numFmt w:val="bullet"/>
      <w:lvlText w:val="-"/>
      <w:lvlJc w:val="left"/>
      <w:pPr>
        <w:ind w:left="1077" w:hanging="360"/>
      </w:pPr>
      <w:rPr>
        <w:rFonts w:ascii="Courier New" w:hAnsi="Courier New" w:hint="default"/>
      </w:rPr>
    </w:lvl>
    <w:lvl w:ilvl="1" w:tplc="7B62C332" w:tentative="1">
      <w:start w:val="1"/>
      <w:numFmt w:val="bullet"/>
      <w:lvlText w:val="o"/>
      <w:lvlJc w:val="left"/>
      <w:pPr>
        <w:ind w:left="1797" w:hanging="360"/>
      </w:pPr>
      <w:rPr>
        <w:rFonts w:ascii="Courier New" w:hAnsi="Courier New" w:cs="Courier New" w:hint="default"/>
      </w:rPr>
    </w:lvl>
    <w:lvl w:ilvl="2" w:tplc="FD7E757C" w:tentative="1">
      <w:start w:val="1"/>
      <w:numFmt w:val="bullet"/>
      <w:lvlText w:val=""/>
      <w:lvlJc w:val="left"/>
      <w:pPr>
        <w:ind w:left="2517" w:hanging="360"/>
      </w:pPr>
      <w:rPr>
        <w:rFonts w:ascii="Wingdings" w:hAnsi="Wingdings" w:hint="default"/>
      </w:rPr>
    </w:lvl>
    <w:lvl w:ilvl="3" w:tplc="A922FB9A" w:tentative="1">
      <w:start w:val="1"/>
      <w:numFmt w:val="bullet"/>
      <w:lvlText w:val=""/>
      <w:lvlJc w:val="left"/>
      <w:pPr>
        <w:ind w:left="3237" w:hanging="360"/>
      </w:pPr>
      <w:rPr>
        <w:rFonts w:ascii="Symbol" w:hAnsi="Symbol" w:hint="default"/>
      </w:rPr>
    </w:lvl>
    <w:lvl w:ilvl="4" w:tplc="FAF64540" w:tentative="1">
      <w:start w:val="1"/>
      <w:numFmt w:val="bullet"/>
      <w:lvlText w:val="o"/>
      <w:lvlJc w:val="left"/>
      <w:pPr>
        <w:ind w:left="3957" w:hanging="360"/>
      </w:pPr>
      <w:rPr>
        <w:rFonts w:ascii="Courier New" w:hAnsi="Courier New" w:cs="Courier New" w:hint="default"/>
      </w:rPr>
    </w:lvl>
    <w:lvl w:ilvl="5" w:tplc="353811A4" w:tentative="1">
      <w:start w:val="1"/>
      <w:numFmt w:val="bullet"/>
      <w:lvlText w:val=""/>
      <w:lvlJc w:val="left"/>
      <w:pPr>
        <w:ind w:left="4677" w:hanging="360"/>
      </w:pPr>
      <w:rPr>
        <w:rFonts w:ascii="Wingdings" w:hAnsi="Wingdings" w:hint="default"/>
      </w:rPr>
    </w:lvl>
    <w:lvl w:ilvl="6" w:tplc="0DD4ECB2" w:tentative="1">
      <w:start w:val="1"/>
      <w:numFmt w:val="bullet"/>
      <w:lvlText w:val=""/>
      <w:lvlJc w:val="left"/>
      <w:pPr>
        <w:ind w:left="5397" w:hanging="360"/>
      </w:pPr>
      <w:rPr>
        <w:rFonts w:ascii="Symbol" w:hAnsi="Symbol" w:hint="default"/>
      </w:rPr>
    </w:lvl>
    <w:lvl w:ilvl="7" w:tplc="FC0AB362" w:tentative="1">
      <w:start w:val="1"/>
      <w:numFmt w:val="bullet"/>
      <w:lvlText w:val="o"/>
      <w:lvlJc w:val="left"/>
      <w:pPr>
        <w:ind w:left="6117" w:hanging="360"/>
      </w:pPr>
      <w:rPr>
        <w:rFonts w:ascii="Courier New" w:hAnsi="Courier New" w:cs="Courier New" w:hint="default"/>
      </w:rPr>
    </w:lvl>
    <w:lvl w:ilvl="8" w:tplc="44CE0868" w:tentative="1">
      <w:start w:val="1"/>
      <w:numFmt w:val="bullet"/>
      <w:lvlText w:val=""/>
      <w:lvlJc w:val="left"/>
      <w:pPr>
        <w:ind w:left="6837" w:hanging="360"/>
      </w:pPr>
      <w:rPr>
        <w:rFonts w:ascii="Wingdings" w:hAnsi="Wingdings" w:hint="default"/>
      </w:rPr>
    </w:lvl>
  </w:abstractNum>
  <w:abstractNum w:abstractNumId="52" w15:restartNumberingAfterBreak="0">
    <w:nsid w:val="3E88163E"/>
    <w:multiLevelType w:val="hybridMultilevel"/>
    <w:tmpl w:val="0A28E524"/>
    <w:lvl w:ilvl="0" w:tplc="A88A2440">
      <w:start w:val="1"/>
      <w:numFmt w:val="lowerLetter"/>
      <w:lvlText w:val="%1."/>
      <w:lvlJc w:val="left"/>
      <w:pPr>
        <w:ind w:left="720" w:hanging="360"/>
      </w:pPr>
    </w:lvl>
    <w:lvl w:ilvl="1" w:tplc="F90A7CB4" w:tentative="1">
      <w:start w:val="1"/>
      <w:numFmt w:val="lowerLetter"/>
      <w:lvlText w:val="%2."/>
      <w:lvlJc w:val="left"/>
      <w:pPr>
        <w:ind w:left="1440" w:hanging="360"/>
      </w:pPr>
    </w:lvl>
    <w:lvl w:ilvl="2" w:tplc="8C2019B2" w:tentative="1">
      <w:start w:val="1"/>
      <w:numFmt w:val="lowerRoman"/>
      <w:lvlText w:val="%3."/>
      <w:lvlJc w:val="right"/>
      <w:pPr>
        <w:ind w:left="2160" w:hanging="180"/>
      </w:pPr>
    </w:lvl>
    <w:lvl w:ilvl="3" w:tplc="0C2EC67A" w:tentative="1">
      <w:start w:val="1"/>
      <w:numFmt w:val="decimal"/>
      <w:lvlText w:val="%4."/>
      <w:lvlJc w:val="left"/>
      <w:pPr>
        <w:ind w:left="2880" w:hanging="360"/>
      </w:pPr>
    </w:lvl>
    <w:lvl w:ilvl="4" w:tplc="E2F0AEA8" w:tentative="1">
      <w:start w:val="1"/>
      <w:numFmt w:val="lowerLetter"/>
      <w:lvlText w:val="%5."/>
      <w:lvlJc w:val="left"/>
      <w:pPr>
        <w:ind w:left="3600" w:hanging="360"/>
      </w:pPr>
    </w:lvl>
    <w:lvl w:ilvl="5" w:tplc="077ED1CE" w:tentative="1">
      <w:start w:val="1"/>
      <w:numFmt w:val="lowerRoman"/>
      <w:lvlText w:val="%6."/>
      <w:lvlJc w:val="right"/>
      <w:pPr>
        <w:ind w:left="4320" w:hanging="180"/>
      </w:pPr>
    </w:lvl>
    <w:lvl w:ilvl="6" w:tplc="59F22B64" w:tentative="1">
      <w:start w:val="1"/>
      <w:numFmt w:val="decimal"/>
      <w:lvlText w:val="%7."/>
      <w:lvlJc w:val="left"/>
      <w:pPr>
        <w:ind w:left="5040" w:hanging="360"/>
      </w:pPr>
    </w:lvl>
    <w:lvl w:ilvl="7" w:tplc="1A2081D4" w:tentative="1">
      <w:start w:val="1"/>
      <w:numFmt w:val="lowerLetter"/>
      <w:lvlText w:val="%8."/>
      <w:lvlJc w:val="left"/>
      <w:pPr>
        <w:ind w:left="5760" w:hanging="360"/>
      </w:pPr>
    </w:lvl>
    <w:lvl w:ilvl="8" w:tplc="4438924C" w:tentative="1">
      <w:start w:val="1"/>
      <w:numFmt w:val="lowerRoman"/>
      <w:lvlText w:val="%9."/>
      <w:lvlJc w:val="right"/>
      <w:pPr>
        <w:ind w:left="6480" w:hanging="180"/>
      </w:pPr>
    </w:lvl>
  </w:abstractNum>
  <w:abstractNum w:abstractNumId="53" w15:restartNumberingAfterBreak="0">
    <w:nsid w:val="3E8A6C7E"/>
    <w:multiLevelType w:val="hybridMultilevel"/>
    <w:tmpl w:val="F224FE58"/>
    <w:lvl w:ilvl="0" w:tplc="07E43AE8">
      <w:start w:val="1"/>
      <w:numFmt w:val="lowerLetter"/>
      <w:lvlText w:val="%1."/>
      <w:lvlJc w:val="left"/>
      <w:pPr>
        <w:ind w:left="720" w:hanging="360"/>
      </w:pPr>
    </w:lvl>
    <w:lvl w:ilvl="1" w:tplc="2F065EFE" w:tentative="1">
      <w:start w:val="1"/>
      <w:numFmt w:val="lowerLetter"/>
      <w:lvlText w:val="%2."/>
      <w:lvlJc w:val="left"/>
      <w:pPr>
        <w:ind w:left="1440" w:hanging="360"/>
      </w:pPr>
    </w:lvl>
    <w:lvl w:ilvl="2" w:tplc="90EAD198" w:tentative="1">
      <w:start w:val="1"/>
      <w:numFmt w:val="lowerRoman"/>
      <w:lvlText w:val="%3."/>
      <w:lvlJc w:val="right"/>
      <w:pPr>
        <w:ind w:left="2160" w:hanging="180"/>
      </w:pPr>
    </w:lvl>
    <w:lvl w:ilvl="3" w:tplc="628AA340" w:tentative="1">
      <w:start w:val="1"/>
      <w:numFmt w:val="decimal"/>
      <w:lvlText w:val="%4."/>
      <w:lvlJc w:val="left"/>
      <w:pPr>
        <w:ind w:left="2880" w:hanging="360"/>
      </w:pPr>
    </w:lvl>
    <w:lvl w:ilvl="4" w:tplc="374E20CA" w:tentative="1">
      <w:start w:val="1"/>
      <w:numFmt w:val="lowerLetter"/>
      <w:lvlText w:val="%5."/>
      <w:lvlJc w:val="left"/>
      <w:pPr>
        <w:ind w:left="3600" w:hanging="360"/>
      </w:pPr>
    </w:lvl>
    <w:lvl w:ilvl="5" w:tplc="418E43C2" w:tentative="1">
      <w:start w:val="1"/>
      <w:numFmt w:val="lowerRoman"/>
      <w:lvlText w:val="%6."/>
      <w:lvlJc w:val="right"/>
      <w:pPr>
        <w:ind w:left="4320" w:hanging="180"/>
      </w:pPr>
    </w:lvl>
    <w:lvl w:ilvl="6" w:tplc="E5AC8240" w:tentative="1">
      <w:start w:val="1"/>
      <w:numFmt w:val="decimal"/>
      <w:lvlText w:val="%7."/>
      <w:lvlJc w:val="left"/>
      <w:pPr>
        <w:ind w:left="5040" w:hanging="360"/>
      </w:pPr>
    </w:lvl>
    <w:lvl w:ilvl="7" w:tplc="46E41798" w:tentative="1">
      <w:start w:val="1"/>
      <w:numFmt w:val="lowerLetter"/>
      <w:lvlText w:val="%8."/>
      <w:lvlJc w:val="left"/>
      <w:pPr>
        <w:ind w:left="5760" w:hanging="360"/>
      </w:pPr>
    </w:lvl>
    <w:lvl w:ilvl="8" w:tplc="A1D4F2FE" w:tentative="1">
      <w:start w:val="1"/>
      <w:numFmt w:val="lowerRoman"/>
      <w:lvlText w:val="%9."/>
      <w:lvlJc w:val="right"/>
      <w:pPr>
        <w:ind w:left="6480" w:hanging="180"/>
      </w:pPr>
    </w:lvl>
  </w:abstractNum>
  <w:abstractNum w:abstractNumId="54" w15:restartNumberingAfterBreak="0">
    <w:nsid w:val="3ECD7004"/>
    <w:multiLevelType w:val="hybridMultilevel"/>
    <w:tmpl w:val="29843C1A"/>
    <w:lvl w:ilvl="0" w:tplc="A044F088">
      <w:start w:val="1"/>
      <w:numFmt w:val="bullet"/>
      <w:lvlText w:val="-"/>
      <w:lvlJc w:val="left"/>
      <w:pPr>
        <w:ind w:left="1260" w:hanging="360"/>
      </w:pPr>
      <w:rPr>
        <w:rFonts w:ascii="Courier New" w:hAnsi="Courier New" w:hint="default"/>
      </w:rPr>
    </w:lvl>
    <w:lvl w:ilvl="1" w:tplc="08090003" w:tentative="1">
      <w:start w:val="1"/>
      <w:numFmt w:val="bullet"/>
      <w:lvlText w:val="o"/>
      <w:lvlJc w:val="left"/>
      <w:pPr>
        <w:ind w:left="1980" w:hanging="360"/>
      </w:pPr>
      <w:rPr>
        <w:rFonts w:ascii="Courier New" w:hAnsi="Courier New" w:cs="Courier New" w:hint="default"/>
      </w:rPr>
    </w:lvl>
    <w:lvl w:ilvl="2" w:tplc="08090005" w:tentative="1">
      <w:start w:val="1"/>
      <w:numFmt w:val="bullet"/>
      <w:lvlText w:val=""/>
      <w:lvlJc w:val="left"/>
      <w:pPr>
        <w:ind w:left="2700" w:hanging="360"/>
      </w:pPr>
      <w:rPr>
        <w:rFonts w:ascii="Wingdings" w:hAnsi="Wingdings" w:hint="default"/>
      </w:rPr>
    </w:lvl>
    <w:lvl w:ilvl="3" w:tplc="08090001" w:tentative="1">
      <w:start w:val="1"/>
      <w:numFmt w:val="bullet"/>
      <w:lvlText w:val=""/>
      <w:lvlJc w:val="left"/>
      <w:pPr>
        <w:ind w:left="3420" w:hanging="360"/>
      </w:pPr>
      <w:rPr>
        <w:rFonts w:ascii="Symbol" w:hAnsi="Symbol" w:hint="default"/>
      </w:rPr>
    </w:lvl>
    <w:lvl w:ilvl="4" w:tplc="08090003" w:tentative="1">
      <w:start w:val="1"/>
      <w:numFmt w:val="bullet"/>
      <w:lvlText w:val="o"/>
      <w:lvlJc w:val="left"/>
      <w:pPr>
        <w:ind w:left="4140" w:hanging="360"/>
      </w:pPr>
      <w:rPr>
        <w:rFonts w:ascii="Courier New" w:hAnsi="Courier New" w:cs="Courier New" w:hint="default"/>
      </w:rPr>
    </w:lvl>
    <w:lvl w:ilvl="5" w:tplc="08090005" w:tentative="1">
      <w:start w:val="1"/>
      <w:numFmt w:val="bullet"/>
      <w:lvlText w:val=""/>
      <w:lvlJc w:val="left"/>
      <w:pPr>
        <w:ind w:left="4860" w:hanging="360"/>
      </w:pPr>
      <w:rPr>
        <w:rFonts w:ascii="Wingdings" w:hAnsi="Wingdings" w:hint="default"/>
      </w:rPr>
    </w:lvl>
    <w:lvl w:ilvl="6" w:tplc="08090001" w:tentative="1">
      <w:start w:val="1"/>
      <w:numFmt w:val="bullet"/>
      <w:lvlText w:val=""/>
      <w:lvlJc w:val="left"/>
      <w:pPr>
        <w:ind w:left="5580" w:hanging="360"/>
      </w:pPr>
      <w:rPr>
        <w:rFonts w:ascii="Symbol" w:hAnsi="Symbol" w:hint="default"/>
      </w:rPr>
    </w:lvl>
    <w:lvl w:ilvl="7" w:tplc="08090003" w:tentative="1">
      <w:start w:val="1"/>
      <w:numFmt w:val="bullet"/>
      <w:lvlText w:val="o"/>
      <w:lvlJc w:val="left"/>
      <w:pPr>
        <w:ind w:left="6300" w:hanging="360"/>
      </w:pPr>
      <w:rPr>
        <w:rFonts w:ascii="Courier New" w:hAnsi="Courier New" w:cs="Courier New" w:hint="default"/>
      </w:rPr>
    </w:lvl>
    <w:lvl w:ilvl="8" w:tplc="08090005" w:tentative="1">
      <w:start w:val="1"/>
      <w:numFmt w:val="bullet"/>
      <w:lvlText w:val=""/>
      <w:lvlJc w:val="left"/>
      <w:pPr>
        <w:ind w:left="7020" w:hanging="360"/>
      </w:pPr>
      <w:rPr>
        <w:rFonts w:ascii="Wingdings" w:hAnsi="Wingdings" w:hint="default"/>
      </w:rPr>
    </w:lvl>
  </w:abstractNum>
  <w:abstractNum w:abstractNumId="55" w15:restartNumberingAfterBreak="0">
    <w:nsid w:val="3EE06B53"/>
    <w:multiLevelType w:val="singleLevel"/>
    <w:tmpl w:val="4B6E3926"/>
    <w:name w:val="WWll3"/>
    <w:lvl w:ilvl="0">
      <w:start w:val="1"/>
      <w:numFmt w:val="lowerLetter"/>
      <w:lvlText w:val="%1."/>
      <w:lvlJc w:val="left"/>
      <w:pPr>
        <w:tabs>
          <w:tab w:val="num" w:pos="1080"/>
        </w:tabs>
        <w:ind w:left="1080" w:hanging="360"/>
      </w:pPr>
      <w:rPr>
        <w:rFonts w:ascii="Times New Roman" w:hAnsi="Times New Roman" w:cs="Times New Roman"/>
        <w:b w:val="0"/>
        <w:i w:val="0"/>
        <w:caps w:val="0"/>
        <w:sz w:val="24"/>
        <w:u w:val="none"/>
        <w:vertAlign w:val="baseline"/>
      </w:rPr>
    </w:lvl>
  </w:abstractNum>
  <w:abstractNum w:abstractNumId="56" w15:restartNumberingAfterBreak="0">
    <w:nsid w:val="3FA022BB"/>
    <w:multiLevelType w:val="hybridMultilevel"/>
    <w:tmpl w:val="26C844AC"/>
    <w:lvl w:ilvl="0" w:tplc="19B22658">
      <w:start w:val="1"/>
      <w:numFmt w:val="bullet"/>
      <w:lvlText w:val="-"/>
      <w:lvlJc w:val="left"/>
      <w:rPr>
        <w:rFonts w:ascii="Courier New" w:hAnsi="Courier New" w:hint="default"/>
      </w:rPr>
    </w:lvl>
    <w:lvl w:ilvl="1" w:tplc="6E58C8D6">
      <w:numFmt w:val="decimal"/>
      <w:lvlText w:val=""/>
      <w:lvlJc w:val="left"/>
    </w:lvl>
    <w:lvl w:ilvl="2" w:tplc="439E6E04">
      <w:numFmt w:val="decimal"/>
      <w:lvlText w:val=""/>
      <w:lvlJc w:val="left"/>
    </w:lvl>
    <w:lvl w:ilvl="3" w:tplc="EA765F5E">
      <w:numFmt w:val="decimal"/>
      <w:lvlText w:val=""/>
      <w:lvlJc w:val="left"/>
    </w:lvl>
    <w:lvl w:ilvl="4" w:tplc="1668EC4A">
      <w:numFmt w:val="decimal"/>
      <w:lvlText w:val=""/>
      <w:lvlJc w:val="left"/>
    </w:lvl>
    <w:lvl w:ilvl="5" w:tplc="8D324BA6">
      <w:numFmt w:val="decimal"/>
      <w:lvlText w:val=""/>
      <w:lvlJc w:val="left"/>
    </w:lvl>
    <w:lvl w:ilvl="6" w:tplc="798E9CE4">
      <w:numFmt w:val="decimal"/>
      <w:lvlText w:val=""/>
      <w:lvlJc w:val="left"/>
    </w:lvl>
    <w:lvl w:ilvl="7" w:tplc="884A15BA">
      <w:numFmt w:val="decimal"/>
      <w:lvlText w:val=""/>
      <w:lvlJc w:val="left"/>
    </w:lvl>
    <w:lvl w:ilvl="8" w:tplc="F788AB04">
      <w:numFmt w:val="decimal"/>
      <w:lvlText w:val=""/>
      <w:lvlJc w:val="left"/>
    </w:lvl>
  </w:abstractNum>
  <w:abstractNum w:abstractNumId="57" w15:restartNumberingAfterBreak="0">
    <w:nsid w:val="3FD33ED7"/>
    <w:multiLevelType w:val="singleLevel"/>
    <w:tmpl w:val="B1A0B5B4"/>
    <w:name w:val="WWlb"/>
    <w:lvl w:ilvl="0">
      <w:start w:val="1"/>
      <w:numFmt w:val="bullet"/>
      <w:pStyle w:val="ListBullet"/>
      <w:lvlText w:val="•"/>
      <w:lvlJc w:val="left"/>
      <w:pPr>
        <w:tabs>
          <w:tab w:val="num" w:pos="360"/>
        </w:tabs>
        <w:ind w:left="360" w:hanging="360"/>
      </w:pPr>
      <w:rPr>
        <w:rFonts w:ascii="Times New Roman" w:hAnsi="Times New Roman" w:cs="Times New Roman"/>
        <w:b w:val="0"/>
        <w:i w:val="0"/>
        <w:caps w:val="0"/>
        <w:sz w:val="24"/>
        <w:szCs w:val="24"/>
        <w:u w:val="none"/>
        <w:vertAlign w:val="baseline"/>
      </w:rPr>
    </w:lvl>
  </w:abstractNum>
  <w:abstractNum w:abstractNumId="58" w15:restartNumberingAfterBreak="0">
    <w:nsid w:val="40EE31CD"/>
    <w:multiLevelType w:val="hybridMultilevel"/>
    <w:tmpl w:val="76F036AE"/>
    <w:lvl w:ilvl="0" w:tplc="8666726E">
      <w:start w:val="1"/>
      <w:numFmt w:val="decimal"/>
      <w:lvlText w:val="%1."/>
      <w:lvlJc w:val="left"/>
      <w:pPr>
        <w:ind w:left="747" w:hanging="360"/>
      </w:pPr>
    </w:lvl>
    <w:lvl w:ilvl="1" w:tplc="7554AA00" w:tentative="1">
      <w:start w:val="1"/>
      <w:numFmt w:val="lowerLetter"/>
      <w:lvlText w:val="%2."/>
      <w:lvlJc w:val="left"/>
      <w:pPr>
        <w:ind w:left="1467" w:hanging="360"/>
      </w:pPr>
    </w:lvl>
    <w:lvl w:ilvl="2" w:tplc="3FFE6AA8" w:tentative="1">
      <w:start w:val="1"/>
      <w:numFmt w:val="lowerRoman"/>
      <w:lvlText w:val="%3."/>
      <w:lvlJc w:val="right"/>
      <w:pPr>
        <w:ind w:left="2187" w:hanging="180"/>
      </w:pPr>
    </w:lvl>
    <w:lvl w:ilvl="3" w:tplc="2AF8F87E" w:tentative="1">
      <w:start w:val="1"/>
      <w:numFmt w:val="decimal"/>
      <w:lvlText w:val="%4."/>
      <w:lvlJc w:val="left"/>
      <w:pPr>
        <w:ind w:left="2907" w:hanging="360"/>
      </w:pPr>
    </w:lvl>
    <w:lvl w:ilvl="4" w:tplc="862228CE" w:tentative="1">
      <w:start w:val="1"/>
      <w:numFmt w:val="lowerLetter"/>
      <w:lvlText w:val="%5."/>
      <w:lvlJc w:val="left"/>
      <w:pPr>
        <w:ind w:left="3627" w:hanging="360"/>
      </w:pPr>
    </w:lvl>
    <w:lvl w:ilvl="5" w:tplc="D8724D80" w:tentative="1">
      <w:start w:val="1"/>
      <w:numFmt w:val="lowerRoman"/>
      <w:lvlText w:val="%6."/>
      <w:lvlJc w:val="right"/>
      <w:pPr>
        <w:ind w:left="4347" w:hanging="180"/>
      </w:pPr>
    </w:lvl>
    <w:lvl w:ilvl="6" w:tplc="BBC2BB32" w:tentative="1">
      <w:start w:val="1"/>
      <w:numFmt w:val="decimal"/>
      <w:lvlText w:val="%7."/>
      <w:lvlJc w:val="left"/>
      <w:pPr>
        <w:ind w:left="5067" w:hanging="360"/>
      </w:pPr>
    </w:lvl>
    <w:lvl w:ilvl="7" w:tplc="FFD07C8E" w:tentative="1">
      <w:start w:val="1"/>
      <w:numFmt w:val="lowerLetter"/>
      <w:lvlText w:val="%8."/>
      <w:lvlJc w:val="left"/>
      <w:pPr>
        <w:ind w:left="5787" w:hanging="360"/>
      </w:pPr>
    </w:lvl>
    <w:lvl w:ilvl="8" w:tplc="C52A4DEA" w:tentative="1">
      <w:start w:val="1"/>
      <w:numFmt w:val="lowerRoman"/>
      <w:lvlText w:val="%9."/>
      <w:lvlJc w:val="right"/>
      <w:pPr>
        <w:ind w:left="6507" w:hanging="180"/>
      </w:pPr>
    </w:lvl>
  </w:abstractNum>
  <w:abstractNum w:abstractNumId="59" w15:restartNumberingAfterBreak="0">
    <w:nsid w:val="436A007F"/>
    <w:multiLevelType w:val="singleLevel"/>
    <w:tmpl w:val="27C658EC"/>
    <w:name w:val="WWlb3"/>
    <w:lvl w:ilvl="0">
      <w:start w:val="1"/>
      <w:numFmt w:val="bullet"/>
      <w:pStyle w:val="ListBullet3"/>
      <w:lvlText w:val="◦"/>
      <w:lvlJc w:val="left"/>
      <w:pPr>
        <w:tabs>
          <w:tab w:val="num" w:pos="1080"/>
        </w:tabs>
        <w:ind w:left="1080" w:hanging="360"/>
      </w:pPr>
      <w:rPr>
        <w:rFonts w:ascii="Times New Roman" w:hAnsi="Times New Roman" w:cs="Times New Roman"/>
        <w:b w:val="0"/>
        <w:i w:val="0"/>
        <w:caps w:val="0"/>
        <w:sz w:val="24"/>
        <w:u w:val="none"/>
        <w:vertAlign w:val="baseline"/>
      </w:rPr>
    </w:lvl>
  </w:abstractNum>
  <w:abstractNum w:abstractNumId="60" w15:restartNumberingAfterBreak="0">
    <w:nsid w:val="4567484B"/>
    <w:multiLevelType w:val="multilevel"/>
    <w:tmpl w:val="FB8E2234"/>
    <w:lvl w:ilvl="0">
      <w:start w:val="1"/>
      <w:numFmt w:val="bullet"/>
      <w:lvlText w:val="•"/>
      <w:lvlJc w:val="left"/>
      <w:pPr>
        <w:tabs>
          <w:tab w:val="left" w:pos="288"/>
        </w:tabs>
      </w:pPr>
      <w:rPr>
        <w:rFonts w:ascii="Times New Roman" w:hAnsi="Times New Roman" w:cs="Times New Roman"/>
        <w:b w:val="0"/>
        <w:i w:val="0"/>
        <w:caps w:val="0"/>
        <w:strike w:val="0"/>
        <w:color w:val="000000"/>
        <w:spacing w:val="-3"/>
        <w:w w:val="100"/>
        <w:sz w:val="32"/>
        <w:u w:val="none"/>
        <w:vertAlign w:val="baseline"/>
        <w:lang w:val="en-US"/>
      </w:rPr>
    </w:lvl>
    <w:lvl w:ilvl="1">
      <w:start w:val="1"/>
      <w:numFmt w:val="bullet"/>
      <w:lvlText w:val=""/>
      <w:lvlJc w:val="left"/>
      <w:pPr>
        <w:ind w:left="1098" w:hanging="360"/>
      </w:pPr>
      <w:rPr>
        <w:rFonts w:ascii="Symbol" w:hAnsi="Symbol" w:hint="default"/>
      </w:r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1" w15:restartNumberingAfterBreak="0">
    <w:nsid w:val="45A0558E"/>
    <w:multiLevelType w:val="hybridMultilevel"/>
    <w:tmpl w:val="673CF824"/>
    <w:lvl w:ilvl="0" w:tplc="977AA2FC">
      <w:start w:val="1"/>
      <w:numFmt w:val="bullet"/>
      <w:lvlText w:val=""/>
      <w:lvlJc w:val="left"/>
      <w:rPr>
        <w:rFonts w:ascii="Symbol" w:hAnsi="Symbol" w:hint="default"/>
      </w:rPr>
    </w:lvl>
    <w:lvl w:ilvl="1" w:tplc="24F4229E">
      <w:numFmt w:val="decimal"/>
      <w:lvlText w:val=""/>
      <w:lvlJc w:val="left"/>
    </w:lvl>
    <w:lvl w:ilvl="2" w:tplc="7BD88ACC">
      <w:numFmt w:val="decimal"/>
      <w:lvlText w:val=""/>
      <w:lvlJc w:val="left"/>
    </w:lvl>
    <w:lvl w:ilvl="3" w:tplc="15C8EB3E">
      <w:numFmt w:val="decimal"/>
      <w:lvlText w:val=""/>
      <w:lvlJc w:val="left"/>
    </w:lvl>
    <w:lvl w:ilvl="4" w:tplc="6EFAD980">
      <w:numFmt w:val="decimal"/>
      <w:lvlText w:val=""/>
      <w:lvlJc w:val="left"/>
    </w:lvl>
    <w:lvl w:ilvl="5" w:tplc="B422033E">
      <w:numFmt w:val="decimal"/>
      <w:lvlText w:val=""/>
      <w:lvlJc w:val="left"/>
    </w:lvl>
    <w:lvl w:ilvl="6" w:tplc="DD78C940">
      <w:numFmt w:val="decimal"/>
      <w:lvlText w:val=""/>
      <w:lvlJc w:val="left"/>
    </w:lvl>
    <w:lvl w:ilvl="7" w:tplc="4AFE4044">
      <w:numFmt w:val="decimal"/>
      <w:lvlText w:val=""/>
      <w:lvlJc w:val="left"/>
    </w:lvl>
    <w:lvl w:ilvl="8" w:tplc="E0C6A8D6">
      <w:numFmt w:val="decimal"/>
      <w:lvlText w:val=""/>
      <w:lvlJc w:val="left"/>
    </w:lvl>
  </w:abstractNum>
  <w:abstractNum w:abstractNumId="62" w15:restartNumberingAfterBreak="0">
    <w:nsid w:val="46711B15"/>
    <w:multiLevelType w:val="multilevel"/>
    <w:tmpl w:val="9C446858"/>
    <w:lvl w:ilvl="0">
      <w:start w:val="1"/>
      <w:numFmt w:val="lowerLetter"/>
      <w:pStyle w:val="ListLetter4"/>
      <w:lvlText w:val="%1."/>
      <w:lvlJc w:val="left"/>
      <w:pPr>
        <w:ind w:left="1800" w:hanging="360"/>
      </w:pPr>
      <w:rPr>
        <w:rFonts w:hint="default"/>
      </w:rPr>
    </w:lvl>
    <w:lvl w:ilvl="1">
      <w:start w:val="1"/>
      <w:numFmt w:val="lowerLetter"/>
      <w:lvlText w:val="%2."/>
      <w:lvlJc w:val="left"/>
      <w:pPr>
        <w:ind w:left="2160" w:hanging="360"/>
      </w:pPr>
      <w:rPr>
        <w:rFonts w:hint="default"/>
      </w:rPr>
    </w:lvl>
    <w:lvl w:ilvl="2">
      <w:start w:val="1"/>
      <w:numFmt w:val="lowerRoman"/>
      <w:lvlText w:val="%3."/>
      <w:lvlJc w:val="right"/>
      <w:pPr>
        <w:ind w:left="2880" w:hanging="180"/>
      </w:pPr>
      <w:rPr>
        <w:rFonts w:hint="default"/>
      </w:rPr>
    </w:lvl>
    <w:lvl w:ilvl="3">
      <w:start w:val="1"/>
      <w:numFmt w:val="decimal"/>
      <w:lvlText w:val="%4."/>
      <w:lvlJc w:val="left"/>
      <w:pPr>
        <w:ind w:left="3600" w:hanging="360"/>
      </w:pPr>
      <w:rPr>
        <w:rFonts w:hint="default"/>
      </w:rPr>
    </w:lvl>
    <w:lvl w:ilvl="4">
      <w:start w:val="1"/>
      <w:numFmt w:val="lowerLetter"/>
      <w:lvlText w:val="%5."/>
      <w:lvlJc w:val="left"/>
      <w:pPr>
        <w:ind w:left="4320" w:hanging="360"/>
      </w:pPr>
      <w:rPr>
        <w:rFonts w:hint="default"/>
      </w:rPr>
    </w:lvl>
    <w:lvl w:ilvl="5">
      <w:start w:val="1"/>
      <w:numFmt w:val="lowerRoman"/>
      <w:lvlText w:val="%6."/>
      <w:lvlJc w:val="right"/>
      <w:pPr>
        <w:ind w:left="5040" w:hanging="180"/>
      </w:pPr>
      <w:rPr>
        <w:rFonts w:hint="default"/>
      </w:rPr>
    </w:lvl>
    <w:lvl w:ilvl="6">
      <w:start w:val="1"/>
      <w:numFmt w:val="decimal"/>
      <w:lvlText w:val="%7."/>
      <w:lvlJc w:val="left"/>
      <w:pPr>
        <w:ind w:left="5760" w:hanging="360"/>
      </w:pPr>
      <w:rPr>
        <w:rFonts w:hint="default"/>
      </w:rPr>
    </w:lvl>
    <w:lvl w:ilvl="7">
      <w:start w:val="1"/>
      <w:numFmt w:val="lowerLetter"/>
      <w:lvlText w:val="%8."/>
      <w:lvlJc w:val="left"/>
      <w:pPr>
        <w:ind w:left="6480" w:hanging="360"/>
      </w:pPr>
      <w:rPr>
        <w:rFonts w:hint="default"/>
      </w:rPr>
    </w:lvl>
    <w:lvl w:ilvl="8">
      <w:start w:val="1"/>
      <w:numFmt w:val="lowerRoman"/>
      <w:lvlText w:val="%9."/>
      <w:lvlJc w:val="right"/>
      <w:pPr>
        <w:ind w:left="7200" w:hanging="180"/>
      </w:pPr>
      <w:rPr>
        <w:rFonts w:hint="default"/>
      </w:rPr>
    </w:lvl>
  </w:abstractNum>
  <w:abstractNum w:abstractNumId="63" w15:restartNumberingAfterBreak="0">
    <w:nsid w:val="46ED2823"/>
    <w:multiLevelType w:val="singleLevel"/>
    <w:tmpl w:val="4DB44D60"/>
    <w:name w:val="re"/>
    <w:lvl w:ilvl="0">
      <w:start w:val="1"/>
      <w:numFmt w:val="decimal"/>
      <w:lvlText w:val="%1."/>
      <w:lvlJc w:val="left"/>
      <w:pPr>
        <w:tabs>
          <w:tab w:val="num" w:pos="360"/>
        </w:tabs>
        <w:ind w:left="360" w:hanging="360"/>
      </w:pPr>
      <w:rPr>
        <w:rFonts w:ascii="Times New Roman" w:hAnsi="Times New Roman" w:cs="Times New Roman"/>
        <w:b w:val="0"/>
        <w:i w:val="0"/>
        <w:caps w:val="0"/>
        <w:sz w:val="24"/>
        <w:u w:val="none"/>
        <w:vertAlign w:val="baseline"/>
      </w:rPr>
    </w:lvl>
  </w:abstractNum>
  <w:abstractNum w:abstractNumId="64" w15:restartNumberingAfterBreak="0">
    <w:nsid w:val="47170C63"/>
    <w:multiLevelType w:val="hybridMultilevel"/>
    <w:tmpl w:val="A9ACB362"/>
    <w:lvl w:ilvl="0" w:tplc="A044F088">
      <w:start w:val="1"/>
      <w:numFmt w:val="bullet"/>
      <w:lvlText w:val="-"/>
      <w:lvlJc w:val="left"/>
      <w:pPr>
        <w:ind w:left="1077" w:hanging="360"/>
      </w:pPr>
      <w:rPr>
        <w:rFonts w:ascii="Courier New" w:hAnsi="Courier New" w:hint="default"/>
      </w:rPr>
    </w:lvl>
    <w:lvl w:ilvl="1" w:tplc="08090003" w:tentative="1">
      <w:start w:val="1"/>
      <w:numFmt w:val="bullet"/>
      <w:lvlText w:val="o"/>
      <w:lvlJc w:val="left"/>
      <w:pPr>
        <w:ind w:left="1797" w:hanging="360"/>
      </w:pPr>
      <w:rPr>
        <w:rFonts w:ascii="Courier New" w:hAnsi="Courier New" w:cs="Courier New" w:hint="default"/>
      </w:rPr>
    </w:lvl>
    <w:lvl w:ilvl="2" w:tplc="08090005" w:tentative="1">
      <w:start w:val="1"/>
      <w:numFmt w:val="bullet"/>
      <w:lvlText w:val=""/>
      <w:lvlJc w:val="left"/>
      <w:pPr>
        <w:ind w:left="2517" w:hanging="360"/>
      </w:pPr>
      <w:rPr>
        <w:rFonts w:ascii="Wingdings" w:hAnsi="Wingdings" w:hint="default"/>
      </w:rPr>
    </w:lvl>
    <w:lvl w:ilvl="3" w:tplc="08090001" w:tentative="1">
      <w:start w:val="1"/>
      <w:numFmt w:val="bullet"/>
      <w:lvlText w:val=""/>
      <w:lvlJc w:val="left"/>
      <w:pPr>
        <w:ind w:left="3237" w:hanging="360"/>
      </w:pPr>
      <w:rPr>
        <w:rFonts w:ascii="Symbol" w:hAnsi="Symbol" w:hint="default"/>
      </w:rPr>
    </w:lvl>
    <w:lvl w:ilvl="4" w:tplc="08090003" w:tentative="1">
      <w:start w:val="1"/>
      <w:numFmt w:val="bullet"/>
      <w:lvlText w:val="o"/>
      <w:lvlJc w:val="left"/>
      <w:pPr>
        <w:ind w:left="3957" w:hanging="360"/>
      </w:pPr>
      <w:rPr>
        <w:rFonts w:ascii="Courier New" w:hAnsi="Courier New" w:cs="Courier New" w:hint="default"/>
      </w:rPr>
    </w:lvl>
    <w:lvl w:ilvl="5" w:tplc="08090005" w:tentative="1">
      <w:start w:val="1"/>
      <w:numFmt w:val="bullet"/>
      <w:lvlText w:val=""/>
      <w:lvlJc w:val="left"/>
      <w:pPr>
        <w:ind w:left="4677" w:hanging="360"/>
      </w:pPr>
      <w:rPr>
        <w:rFonts w:ascii="Wingdings" w:hAnsi="Wingdings" w:hint="default"/>
      </w:rPr>
    </w:lvl>
    <w:lvl w:ilvl="6" w:tplc="08090001" w:tentative="1">
      <w:start w:val="1"/>
      <w:numFmt w:val="bullet"/>
      <w:lvlText w:val=""/>
      <w:lvlJc w:val="left"/>
      <w:pPr>
        <w:ind w:left="5397" w:hanging="360"/>
      </w:pPr>
      <w:rPr>
        <w:rFonts w:ascii="Symbol" w:hAnsi="Symbol" w:hint="default"/>
      </w:rPr>
    </w:lvl>
    <w:lvl w:ilvl="7" w:tplc="08090003" w:tentative="1">
      <w:start w:val="1"/>
      <w:numFmt w:val="bullet"/>
      <w:lvlText w:val="o"/>
      <w:lvlJc w:val="left"/>
      <w:pPr>
        <w:ind w:left="6117" w:hanging="360"/>
      </w:pPr>
      <w:rPr>
        <w:rFonts w:ascii="Courier New" w:hAnsi="Courier New" w:cs="Courier New" w:hint="default"/>
      </w:rPr>
    </w:lvl>
    <w:lvl w:ilvl="8" w:tplc="08090005" w:tentative="1">
      <w:start w:val="1"/>
      <w:numFmt w:val="bullet"/>
      <w:lvlText w:val=""/>
      <w:lvlJc w:val="left"/>
      <w:pPr>
        <w:ind w:left="6837" w:hanging="360"/>
      </w:pPr>
      <w:rPr>
        <w:rFonts w:ascii="Wingdings" w:hAnsi="Wingdings" w:hint="default"/>
      </w:rPr>
    </w:lvl>
  </w:abstractNum>
  <w:abstractNum w:abstractNumId="65" w15:restartNumberingAfterBreak="0">
    <w:nsid w:val="47F425B3"/>
    <w:multiLevelType w:val="singleLevel"/>
    <w:tmpl w:val="4CEC8B36"/>
    <w:name w:val="WWtf"/>
    <w:lvl w:ilvl="0">
      <w:start w:val="1"/>
      <w:numFmt w:val="decimal"/>
      <w:lvlText w:val="%1"/>
      <w:lvlJc w:val="left"/>
      <w:pPr>
        <w:tabs>
          <w:tab w:val="num" w:pos="360"/>
        </w:tabs>
        <w:ind w:left="360" w:hanging="360"/>
      </w:pPr>
      <w:rPr>
        <w:rFonts w:ascii="Times New Roman" w:hAnsi="Times New Roman" w:cs="Times New Roman"/>
        <w:b w:val="0"/>
        <w:i w:val="0"/>
        <w:caps w:val="0"/>
        <w:sz w:val="20"/>
        <w:u w:val="none"/>
        <w:vertAlign w:val="superscript"/>
      </w:rPr>
    </w:lvl>
  </w:abstractNum>
  <w:abstractNum w:abstractNumId="66" w15:restartNumberingAfterBreak="0">
    <w:nsid w:val="4A850277"/>
    <w:multiLevelType w:val="hybridMultilevel"/>
    <w:tmpl w:val="C3BA4C2A"/>
    <w:lvl w:ilvl="0" w:tplc="FF527B46">
      <w:start w:val="1"/>
      <w:numFmt w:val="bullet"/>
      <w:lvlText w:val=""/>
      <w:lvlJc w:val="left"/>
      <w:rPr>
        <w:rFonts w:ascii="Symbol" w:hAnsi="Symbol" w:hint="default"/>
      </w:rPr>
    </w:lvl>
    <w:lvl w:ilvl="1" w:tplc="90DA7546">
      <w:numFmt w:val="decimal"/>
      <w:lvlText w:val=""/>
      <w:lvlJc w:val="left"/>
    </w:lvl>
    <w:lvl w:ilvl="2" w:tplc="66F67EEA">
      <w:numFmt w:val="decimal"/>
      <w:lvlText w:val=""/>
      <w:lvlJc w:val="left"/>
    </w:lvl>
    <w:lvl w:ilvl="3" w:tplc="56D46EC6">
      <w:numFmt w:val="decimal"/>
      <w:lvlText w:val=""/>
      <w:lvlJc w:val="left"/>
    </w:lvl>
    <w:lvl w:ilvl="4" w:tplc="448071BC">
      <w:numFmt w:val="decimal"/>
      <w:lvlText w:val=""/>
      <w:lvlJc w:val="left"/>
    </w:lvl>
    <w:lvl w:ilvl="5" w:tplc="C6C067D6">
      <w:numFmt w:val="decimal"/>
      <w:lvlText w:val=""/>
      <w:lvlJc w:val="left"/>
    </w:lvl>
    <w:lvl w:ilvl="6" w:tplc="D37493EA">
      <w:numFmt w:val="decimal"/>
      <w:lvlText w:val=""/>
      <w:lvlJc w:val="left"/>
    </w:lvl>
    <w:lvl w:ilvl="7" w:tplc="069CF760">
      <w:numFmt w:val="decimal"/>
      <w:lvlText w:val=""/>
      <w:lvlJc w:val="left"/>
    </w:lvl>
    <w:lvl w:ilvl="8" w:tplc="E5B26EEA">
      <w:numFmt w:val="decimal"/>
      <w:lvlText w:val=""/>
      <w:lvlJc w:val="left"/>
    </w:lvl>
  </w:abstractNum>
  <w:abstractNum w:abstractNumId="67" w15:restartNumberingAfterBreak="0">
    <w:nsid w:val="4A8F08E5"/>
    <w:multiLevelType w:val="multilevel"/>
    <w:tmpl w:val="839A39EC"/>
    <w:lvl w:ilvl="0">
      <w:start w:val="1"/>
      <w:numFmt w:val="lowerRoman"/>
      <w:pStyle w:val="ListNumber2Roman"/>
      <w:lvlText w:val="%1."/>
      <w:lvlJc w:val="right"/>
      <w:pPr>
        <w:ind w:left="720" w:hanging="180"/>
      </w:pPr>
      <w:rPr>
        <w:rFonts w:ascii="Times New Roman" w:hAnsi="Times New Roman" w:cs="Times New Roman" w:hint="default"/>
        <w:b w:val="0"/>
        <w:bCs w:val="0"/>
        <w:i w:val="0"/>
        <w:iCs w:val="0"/>
        <w:caps w:val="0"/>
        <w:smallCaps w:val="0"/>
        <w:strike w:val="0"/>
        <w:dstrike w:val="0"/>
        <w:outline w:val="0"/>
        <w:shadow w:val="0"/>
        <w:emboss w:val="0"/>
        <w:imprint w:val="0"/>
        <w:vanish w:val="0"/>
        <w:spacing w:val="0"/>
        <w:kern w:val="0"/>
        <w:position w:val="0"/>
        <w:u w:val="none"/>
        <w:effect w:val="none"/>
        <w:vertAlign w:val="baseline"/>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68" w15:restartNumberingAfterBreak="0">
    <w:nsid w:val="4CA52C28"/>
    <w:multiLevelType w:val="singleLevel"/>
    <w:tmpl w:val="CC927484"/>
    <w:name w:val="WWlb"/>
    <w:lvl w:ilvl="0">
      <w:start w:val="1"/>
      <w:numFmt w:val="bullet"/>
      <w:lvlText w:val="•"/>
      <w:lvlJc w:val="left"/>
      <w:pPr>
        <w:tabs>
          <w:tab w:val="num" w:pos="360"/>
        </w:tabs>
        <w:ind w:left="360" w:hanging="360"/>
      </w:pPr>
      <w:rPr>
        <w:rFonts w:ascii="Times New Roman" w:hAnsi="Times New Roman" w:cs="Times New Roman"/>
        <w:b w:val="0"/>
        <w:i w:val="0"/>
        <w:caps w:val="0"/>
        <w:sz w:val="32"/>
        <w:u w:val="none"/>
        <w:vertAlign w:val="baseline"/>
      </w:rPr>
    </w:lvl>
  </w:abstractNum>
  <w:abstractNum w:abstractNumId="69" w15:restartNumberingAfterBreak="0">
    <w:nsid w:val="4DCF4C45"/>
    <w:multiLevelType w:val="hybridMultilevel"/>
    <w:tmpl w:val="862AA2D0"/>
    <w:lvl w:ilvl="0" w:tplc="A36C138E">
      <w:start w:val="1"/>
      <w:numFmt w:val="bullet"/>
      <w:lvlText w:val="-"/>
      <w:lvlJc w:val="left"/>
      <w:pPr>
        <w:ind w:left="1080" w:hanging="360"/>
      </w:pPr>
      <w:rPr>
        <w:rFonts w:ascii="Courier New" w:hAnsi="Courier New" w:hint="default"/>
      </w:rPr>
    </w:lvl>
    <w:lvl w:ilvl="1" w:tplc="861A2D18" w:tentative="1">
      <w:start w:val="1"/>
      <w:numFmt w:val="bullet"/>
      <w:lvlText w:val="o"/>
      <w:lvlJc w:val="left"/>
      <w:pPr>
        <w:ind w:left="1800" w:hanging="360"/>
      </w:pPr>
      <w:rPr>
        <w:rFonts w:ascii="Courier New" w:hAnsi="Courier New" w:cs="Courier New" w:hint="default"/>
      </w:rPr>
    </w:lvl>
    <w:lvl w:ilvl="2" w:tplc="515CB32E" w:tentative="1">
      <w:start w:val="1"/>
      <w:numFmt w:val="bullet"/>
      <w:lvlText w:val=""/>
      <w:lvlJc w:val="left"/>
      <w:pPr>
        <w:ind w:left="2520" w:hanging="360"/>
      </w:pPr>
      <w:rPr>
        <w:rFonts w:ascii="Wingdings" w:hAnsi="Wingdings" w:hint="default"/>
      </w:rPr>
    </w:lvl>
    <w:lvl w:ilvl="3" w:tplc="6756BF94" w:tentative="1">
      <w:start w:val="1"/>
      <w:numFmt w:val="bullet"/>
      <w:lvlText w:val=""/>
      <w:lvlJc w:val="left"/>
      <w:pPr>
        <w:ind w:left="3240" w:hanging="360"/>
      </w:pPr>
      <w:rPr>
        <w:rFonts w:ascii="Symbol" w:hAnsi="Symbol" w:hint="default"/>
      </w:rPr>
    </w:lvl>
    <w:lvl w:ilvl="4" w:tplc="321CE508" w:tentative="1">
      <w:start w:val="1"/>
      <w:numFmt w:val="bullet"/>
      <w:lvlText w:val="o"/>
      <w:lvlJc w:val="left"/>
      <w:pPr>
        <w:ind w:left="3960" w:hanging="360"/>
      </w:pPr>
      <w:rPr>
        <w:rFonts w:ascii="Courier New" w:hAnsi="Courier New" w:cs="Courier New" w:hint="default"/>
      </w:rPr>
    </w:lvl>
    <w:lvl w:ilvl="5" w:tplc="0E1CB0BA" w:tentative="1">
      <w:start w:val="1"/>
      <w:numFmt w:val="bullet"/>
      <w:lvlText w:val=""/>
      <w:lvlJc w:val="left"/>
      <w:pPr>
        <w:ind w:left="4680" w:hanging="360"/>
      </w:pPr>
      <w:rPr>
        <w:rFonts w:ascii="Wingdings" w:hAnsi="Wingdings" w:hint="default"/>
      </w:rPr>
    </w:lvl>
    <w:lvl w:ilvl="6" w:tplc="3C46B1EA" w:tentative="1">
      <w:start w:val="1"/>
      <w:numFmt w:val="bullet"/>
      <w:lvlText w:val=""/>
      <w:lvlJc w:val="left"/>
      <w:pPr>
        <w:ind w:left="5400" w:hanging="360"/>
      </w:pPr>
      <w:rPr>
        <w:rFonts w:ascii="Symbol" w:hAnsi="Symbol" w:hint="default"/>
      </w:rPr>
    </w:lvl>
    <w:lvl w:ilvl="7" w:tplc="D7161C9E" w:tentative="1">
      <w:start w:val="1"/>
      <w:numFmt w:val="bullet"/>
      <w:lvlText w:val="o"/>
      <w:lvlJc w:val="left"/>
      <w:pPr>
        <w:ind w:left="6120" w:hanging="360"/>
      </w:pPr>
      <w:rPr>
        <w:rFonts w:ascii="Courier New" w:hAnsi="Courier New" w:cs="Courier New" w:hint="default"/>
      </w:rPr>
    </w:lvl>
    <w:lvl w:ilvl="8" w:tplc="5568EF8A" w:tentative="1">
      <w:start w:val="1"/>
      <w:numFmt w:val="bullet"/>
      <w:lvlText w:val=""/>
      <w:lvlJc w:val="left"/>
      <w:pPr>
        <w:ind w:left="6840" w:hanging="360"/>
      </w:pPr>
      <w:rPr>
        <w:rFonts w:ascii="Wingdings" w:hAnsi="Wingdings" w:hint="default"/>
      </w:rPr>
    </w:lvl>
  </w:abstractNum>
  <w:abstractNum w:abstractNumId="70" w15:restartNumberingAfterBreak="0">
    <w:nsid w:val="4E571DF2"/>
    <w:multiLevelType w:val="singleLevel"/>
    <w:tmpl w:val="C30E949A"/>
    <w:name w:val="tfl"/>
    <w:lvl w:ilvl="0">
      <w:start w:val="1"/>
      <w:numFmt w:val="lowerLetter"/>
      <w:pStyle w:val="TableFootnoteLetter"/>
      <w:lvlText w:val="%1"/>
      <w:lvlJc w:val="left"/>
      <w:pPr>
        <w:tabs>
          <w:tab w:val="num" w:pos="360"/>
        </w:tabs>
        <w:ind w:left="360" w:hanging="360"/>
      </w:pPr>
      <w:rPr>
        <w:rFonts w:ascii="Times New Roman" w:hAnsi="Times New Roman" w:cs="Times New Roman"/>
        <w:b w:val="0"/>
        <w:i w:val="0"/>
        <w:caps w:val="0"/>
        <w:sz w:val="20"/>
        <w:u w:val="none"/>
        <w:vertAlign w:val="superscript"/>
      </w:rPr>
    </w:lvl>
  </w:abstractNum>
  <w:abstractNum w:abstractNumId="71" w15:restartNumberingAfterBreak="0">
    <w:nsid w:val="530A60E5"/>
    <w:multiLevelType w:val="singleLevel"/>
    <w:tmpl w:val="FD2AE054"/>
    <w:name w:val="ll"/>
    <w:lvl w:ilvl="0">
      <w:start w:val="1"/>
      <w:numFmt w:val="lowerLetter"/>
      <w:lvlText w:val="%1."/>
      <w:lvlJc w:val="left"/>
      <w:pPr>
        <w:tabs>
          <w:tab w:val="num" w:pos="360"/>
        </w:tabs>
        <w:ind w:left="360" w:hanging="360"/>
      </w:pPr>
      <w:rPr>
        <w:rFonts w:ascii="Times New Roman" w:hAnsi="Times New Roman" w:cs="Times New Roman"/>
        <w:b w:val="0"/>
        <w:i w:val="0"/>
        <w:caps w:val="0"/>
        <w:sz w:val="24"/>
        <w:u w:val="none"/>
        <w:vertAlign w:val="baseline"/>
      </w:rPr>
    </w:lvl>
  </w:abstractNum>
  <w:abstractNum w:abstractNumId="72" w15:restartNumberingAfterBreak="0">
    <w:nsid w:val="538D7EBB"/>
    <w:multiLevelType w:val="hybridMultilevel"/>
    <w:tmpl w:val="E50E102E"/>
    <w:lvl w:ilvl="0" w:tplc="EBDE5AB8">
      <w:start w:val="1"/>
      <w:numFmt w:val="lowerRoman"/>
      <w:pStyle w:val="ListNumber5Roman"/>
      <w:lvlText w:val="%1."/>
      <w:lvlJc w:val="right"/>
      <w:pPr>
        <w:ind w:left="1800" w:hanging="180"/>
      </w:pPr>
      <w:rPr>
        <w:rFonts w:hint="default"/>
      </w:rPr>
    </w:lvl>
    <w:lvl w:ilvl="1" w:tplc="CFDA5548" w:tentative="1">
      <w:start w:val="1"/>
      <w:numFmt w:val="lowerLetter"/>
      <w:lvlText w:val="%2."/>
      <w:lvlJc w:val="left"/>
      <w:pPr>
        <w:ind w:left="1440" w:hanging="360"/>
      </w:pPr>
    </w:lvl>
    <w:lvl w:ilvl="2" w:tplc="3092B70E" w:tentative="1">
      <w:start w:val="1"/>
      <w:numFmt w:val="lowerRoman"/>
      <w:lvlText w:val="%3."/>
      <w:lvlJc w:val="right"/>
      <w:pPr>
        <w:ind w:left="2160" w:hanging="180"/>
      </w:pPr>
    </w:lvl>
    <w:lvl w:ilvl="3" w:tplc="1568A7AE" w:tentative="1">
      <w:start w:val="1"/>
      <w:numFmt w:val="decimal"/>
      <w:lvlText w:val="%4."/>
      <w:lvlJc w:val="left"/>
      <w:pPr>
        <w:ind w:left="2880" w:hanging="360"/>
      </w:pPr>
    </w:lvl>
    <w:lvl w:ilvl="4" w:tplc="39EA1588" w:tentative="1">
      <w:start w:val="1"/>
      <w:numFmt w:val="lowerLetter"/>
      <w:lvlText w:val="%5."/>
      <w:lvlJc w:val="left"/>
      <w:pPr>
        <w:ind w:left="3600" w:hanging="360"/>
      </w:pPr>
    </w:lvl>
    <w:lvl w:ilvl="5" w:tplc="5718895A" w:tentative="1">
      <w:start w:val="1"/>
      <w:numFmt w:val="lowerRoman"/>
      <w:lvlText w:val="%6."/>
      <w:lvlJc w:val="right"/>
      <w:pPr>
        <w:ind w:left="4320" w:hanging="180"/>
      </w:pPr>
    </w:lvl>
    <w:lvl w:ilvl="6" w:tplc="A844BDD8" w:tentative="1">
      <w:start w:val="1"/>
      <w:numFmt w:val="decimal"/>
      <w:lvlText w:val="%7."/>
      <w:lvlJc w:val="left"/>
      <w:pPr>
        <w:ind w:left="5040" w:hanging="360"/>
      </w:pPr>
    </w:lvl>
    <w:lvl w:ilvl="7" w:tplc="B164F18E" w:tentative="1">
      <w:start w:val="1"/>
      <w:numFmt w:val="lowerLetter"/>
      <w:lvlText w:val="%8."/>
      <w:lvlJc w:val="left"/>
      <w:pPr>
        <w:ind w:left="5760" w:hanging="360"/>
      </w:pPr>
    </w:lvl>
    <w:lvl w:ilvl="8" w:tplc="8A6862E2" w:tentative="1">
      <w:start w:val="1"/>
      <w:numFmt w:val="lowerRoman"/>
      <w:lvlText w:val="%9."/>
      <w:lvlJc w:val="right"/>
      <w:pPr>
        <w:ind w:left="6480" w:hanging="180"/>
      </w:pPr>
    </w:lvl>
  </w:abstractNum>
  <w:abstractNum w:abstractNumId="73" w15:restartNumberingAfterBreak="0">
    <w:nsid w:val="57896661"/>
    <w:multiLevelType w:val="hybridMultilevel"/>
    <w:tmpl w:val="E66667EA"/>
    <w:lvl w:ilvl="0" w:tplc="A044F088">
      <w:start w:val="1"/>
      <w:numFmt w:val="bullet"/>
      <w:lvlText w:val="-"/>
      <w:lvlJc w:val="left"/>
      <w:pPr>
        <w:ind w:left="1260" w:hanging="360"/>
      </w:pPr>
      <w:rPr>
        <w:rFonts w:ascii="Courier New" w:hAnsi="Courier New" w:hint="default"/>
      </w:rPr>
    </w:lvl>
    <w:lvl w:ilvl="1" w:tplc="08090003" w:tentative="1">
      <w:start w:val="1"/>
      <w:numFmt w:val="bullet"/>
      <w:lvlText w:val="o"/>
      <w:lvlJc w:val="left"/>
      <w:pPr>
        <w:ind w:left="1980" w:hanging="360"/>
      </w:pPr>
      <w:rPr>
        <w:rFonts w:ascii="Courier New" w:hAnsi="Courier New" w:cs="Courier New" w:hint="default"/>
      </w:rPr>
    </w:lvl>
    <w:lvl w:ilvl="2" w:tplc="08090005" w:tentative="1">
      <w:start w:val="1"/>
      <w:numFmt w:val="bullet"/>
      <w:lvlText w:val=""/>
      <w:lvlJc w:val="left"/>
      <w:pPr>
        <w:ind w:left="2700" w:hanging="360"/>
      </w:pPr>
      <w:rPr>
        <w:rFonts w:ascii="Wingdings" w:hAnsi="Wingdings" w:hint="default"/>
      </w:rPr>
    </w:lvl>
    <w:lvl w:ilvl="3" w:tplc="08090001" w:tentative="1">
      <w:start w:val="1"/>
      <w:numFmt w:val="bullet"/>
      <w:lvlText w:val=""/>
      <w:lvlJc w:val="left"/>
      <w:pPr>
        <w:ind w:left="3420" w:hanging="360"/>
      </w:pPr>
      <w:rPr>
        <w:rFonts w:ascii="Symbol" w:hAnsi="Symbol" w:hint="default"/>
      </w:rPr>
    </w:lvl>
    <w:lvl w:ilvl="4" w:tplc="08090003" w:tentative="1">
      <w:start w:val="1"/>
      <w:numFmt w:val="bullet"/>
      <w:lvlText w:val="o"/>
      <w:lvlJc w:val="left"/>
      <w:pPr>
        <w:ind w:left="4140" w:hanging="360"/>
      </w:pPr>
      <w:rPr>
        <w:rFonts w:ascii="Courier New" w:hAnsi="Courier New" w:cs="Courier New" w:hint="default"/>
      </w:rPr>
    </w:lvl>
    <w:lvl w:ilvl="5" w:tplc="08090005" w:tentative="1">
      <w:start w:val="1"/>
      <w:numFmt w:val="bullet"/>
      <w:lvlText w:val=""/>
      <w:lvlJc w:val="left"/>
      <w:pPr>
        <w:ind w:left="4860" w:hanging="360"/>
      </w:pPr>
      <w:rPr>
        <w:rFonts w:ascii="Wingdings" w:hAnsi="Wingdings" w:hint="default"/>
      </w:rPr>
    </w:lvl>
    <w:lvl w:ilvl="6" w:tplc="08090001" w:tentative="1">
      <w:start w:val="1"/>
      <w:numFmt w:val="bullet"/>
      <w:lvlText w:val=""/>
      <w:lvlJc w:val="left"/>
      <w:pPr>
        <w:ind w:left="5580" w:hanging="360"/>
      </w:pPr>
      <w:rPr>
        <w:rFonts w:ascii="Symbol" w:hAnsi="Symbol" w:hint="default"/>
      </w:rPr>
    </w:lvl>
    <w:lvl w:ilvl="7" w:tplc="08090003" w:tentative="1">
      <w:start w:val="1"/>
      <w:numFmt w:val="bullet"/>
      <w:lvlText w:val="o"/>
      <w:lvlJc w:val="left"/>
      <w:pPr>
        <w:ind w:left="6300" w:hanging="360"/>
      </w:pPr>
      <w:rPr>
        <w:rFonts w:ascii="Courier New" w:hAnsi="Courier New" w:cs="Courier New" w:hint="default"/>
      </w:rPr>
    </w:lvl>
    <w:lvl w:ilvl="8" w:tplc="08090005" w:tentative="1">
      <w:start w:val="1"/>
      <w:numFmt w:val="bullet"/>
      <w:lvlText w:val=""/>
      <w:lvlJc w:val="left"/>
      <w:pPr>
        <w:ind w:left="7020" w:hanging="360"/>
      </w:pPr>
      <w:rPr>
        <w:rFonts w:ascii="Wingdings" w:hAnsi="Wingdings" w:hint="default"/>
      </w:rPr>
    </w:lvl>
  </w:abstractNum>
  <w:abstractNum w:abstractNumId="74" w15:restartNumberingAfterBreak="0">
    <w:nsid w:val="57B63887"/>
    <w:multiLevelType w:val="hybridMultilevel"/>
    <w:tmpl w:val="ABD0DFF0"/>
    <w:lvl w:ilvl="0" w:tplc="858261DA">
      <w:start w:val="1"/>
      <w:numFmt w:val="bullet"/>
      <w:lvlText w:val=""/>
      <w:lvlJc w:val="left"/>
      <w:pPr>
        <w:ind w:left="720" w:hanging="360"/>
      </w:pPr>
      <w:rPr>
        <w:rFonts w:ascii="Symbol" w:hAnsi="Symbol" w:hint="default"/>
      </w:rPr>
    </w:lvl>
    <w:lvl w:ilvl="1" w:tplc="3CF88692" w:tentative="1">
      <w:start w:val="1"/>
      <w:numFmt w:val="bullet"/>
      <w:lvlText w:val="o"/>
      <w:lvlJc w:val="left"/>
      <w:pPr>
        <w:ind w:left="1440" w:hanging="360"/>
      </w:pPr>
      <w:rPr>
        <w:rFonts w:ascii="Courier New" w:hAnsi="Courier New" w:cs="Courier New" w:hint="default"/>
      </w:rPr>
    </w:lvl>
    <w:lvl w:ilvl="2" w:tplc="0DCEEDB8" w:tentative="1">
      <w:start w:val="1"/>
      <w:numFmt w:val="bullet"/>
      <w:lvlText w:val=""/>
      <w:lvlJc w:val="left"/>
      <w:pPr>
        <w:ind w:left="2160" w:hanging="360"/>
      </w:pPr>
      <w:rPr>
        <w:rFonts w:ascii="Wingdings" w:hAnsi="Wingdings" w:hint="default"/>
      </w:rPr>
    </w:lvl>
    <w:lvl w:ilvl="3" w:tplc="6B4CAC6C" w:tentative="1">
      <w:start w:val="1"/>
      <w:numFmt w:val="bullet"/>
      <w:lvlText w:val=""/>
      <w:lvlJc w:val="left"/>
      <w:pPr>
        <w:ind w:left="2880" w:hanging="360"/>
      </w:pPr>
      <w:rPr>
        <w:rFonts w:ascii="Symbol" w:hAnsi="Symbol" w:hint="default"/>
      </w:rPr>
    </w:lvl>
    <w:lvl w:ilvl="4" w:tplc="22A8F8FE" w:tentative="1">
      <w:start w:val="1"/>
      <w:numFmt w:val="bullet"/>
      <w:lvlText w:val="o"/>
      <w:lvlJc w:val="left"/>
      <w:pPr>
        <w:ind w:left="3600" w:hanging="360"/>
      </w:pPr>
      <w:rPr>
        <w:rFonts w:ascii="Courier New" w:hAnsi="Courier New" w:cs="Courier New" w:hint="default"/>
      </w:rPr>
    </w:lvl>
    <w:lvl w:ilvl="5" w:tplc="EBDC0812" w:tentative="1">
      <w:start w:val="1"/>
      <w:numFmt w:val="bullet"/>
      <w:lvlText w:val=""/>
      <w:lvlJc w:val="left"/>
      <w:pPr>
        <w:ind w:left="4320" w:hanging="360"/>
      </w:pPr>
      <w:rPr>
        <w:rFonts w:ascii="Wingdings" w:hAnsi="Wingdings" w:hint="default"/>
      </w:rPr>
    </w:lvl>
    <w:lvl w:ilvl="6" w:tplc="F2BE2C66" w:tentative="1">
      <w:start w:val="1"/>
      <w:numFmt w:val="bullet"/>
      <w:lvlText w:val=""/>
      <w:lvlJc w:val="left"/>
      <w:pPr>
        <w:ind w:left="5040" w:hanging="360"/>
      </w:pPr>
      <w:rPr>
        <w:rFonts w:ascii="Symbol" w:hAnsi="Symbol" w:hint="default"/>
      </w:rPr>
    </w:lvl>
    <w:lvl w:ilvl="7" w:tplc="947E2346" w:tentative="1">
      <w:start w:val="1"/>
      <w:numFmt w:val="bullet"/>
      <w:lvlText w:val="o"/>
      <w:lvlJc w:val="left"/>
      <w:pPr>
        <w:ind w:left="5760" w:hanging="360"/>
      </w:pPr>
      <w:rPr>
        <w:rFonts w:ascii="Courier New" w:hAnsi="Courier New" w:cs="Courier New" w:hint="default"/>
      </w:rPr>
    </w:lvl>
    <w:lvl w:ilvl="8" w:tplc="BF36FA7E" w:tentative="1">
      <w:start w:val="1"/>
      <w:numFmt w:val="bullet"/>
      <w:lvlText w:val=""/>
      <w:lvlJc w:val="left"/>
      <w:pPr>
        <w:ind w:left="6480" w:hanging="360"/>
      </w:pPr>
      <w:rPr>
        <w:rFonts w:ascii="Wingdings" w:hAnsi="Wingdings" w:hint="default"/>
      </w:rPr>
    </w:lvl>
  </w:abstractNum>
  <w:abstractNum w:abstractNumId="75" w15:restartNumberingAfterBreak="0">
    <w:nsid w:val="58115F43"/>
    <w:multiLevelType w:val="hybridMultilevel"/>
    <w:tmpl w:val="F982944A"/>
    <w:lvl w:ilvl="0" w:tplc="1B1EB20C">
      <w:start w:val="1"/>
      <w:numFmt w:val="bullet"/>
      <w:lvlText w:val=""/>
      <w:lvlJc w:val="left"/>
      <w:rPr>
        <w:rFonts w:ascii="Symbol" w:hAnsi="Symbol" w:hint="default"/>
      </w:rPr>
    </w:lvl>
    <w:lvl w:ilvl="1" w:tplc="FBAE0380">
      <w:numFmt w:val="decimal"/>
      <w:lvlText w:val=""/>
      <w:lvlJc w:val="left"/>
    </w:lvl>
    <w:lvl w:ilvl="2" w:tplc="A30C9128">
      <w:numFmt w:val="decimal"/>
      <w:lvlText w:val=""/>
      <w:lvlJc w:val="left"/>
    </w:lvl>
    <w:lvl w:ilvl="3" w:tplc="48683E2A">
      <w:numFmt w:val="decimal"/>
      <w:lvlText w:val=""/>
      <w:lvlJc w:val="left"/>
    </w:lvl>
    <w:lvl w:ilvl="4" w:tplc="5BA07536">
      <w:numFmt w:val="decimal"/>
      <w:lvlText w:val=""/>
      <w:lvlJc w:val="left"/>
    </w:lvl>
    <w:lvl w:ilvl="5" w:tplc="29DAE7AC">
      <w:numFmt w:val="decimal"/>
      <w:lvlText w:val=""/>
      <w:lvlJc w:val="left"/>
    </w:lvl>
    <w:lvl w:ilvl="6" w:tplc="479A7502">
      <w:numFmt w:val="decimal"/>
      <w:lvlText w:val=""/>
      <w:lvlJc w:val="left"/>
    </w:lvl>
    <w:lvl w:ilvl="7" w:tplc="44C81C62">
      <w:numFmt w:val="decimal"/>
      <w:lvlText w:val=""/>
      <w:lvlJc w:val="left"/>
    </w:lvl>
    <w:lvl w:ilvl="8" w:tplc="5FAEFF7E">
      <w:numFmt w:val="decimal"/>
      <w:lvlText w:val=""/>
      <w:lvlJc w:val="left"/>
    </w:lvl>
  </w:abstractNum>
  <w:abstractNum w:abstractNumId="76" w15:restartNumberingAfterBreak="0">
    <w:nsid w:val="5A8449AC"/>
    <w:multiLevelType w:val="hybridMultilevel"/>
    <w:tmpl w:val="097A092A"/>
    <w:lvl w:ilvl="0" w:tplc="FFB46272">
      <w:start w:val="1"/>
      <w:numFmt w:val="bullet"/>
      <w:lvlText w:val="-"/>
      <w:lvlJc w:val="left"/>
      <w:pPr>
        <w:ind w:left="720" w:hanging="360"/>
      </w:pPr>
      <w:rPr>
        <w:rFonts w:ascii="Courier New" w:hAnsi="Courier New" w:hint="default"/>
      </w:rPr>
    </w:lvl>
    <w:lvl w:ilvl="1" w:tplc="188C2472">
      <w:start w:val="1"/>
      <w:numFmt w:val="bullet"/>
      <w:lvlText w:val="o"/>
      <w:lvlJc w:val="left"/>
      <w:pPr>
        <w:ind w:left="1440" w:hanging="360"/>
      </w:pPr>
      <w:rPr>
        <w:rFonts w:ascii="Courier New" w:hAnsi="Courier New" w:cs="Courier New" w:hint="default"/>
      </w:rPr>
    </w:lvl>
    <w:lvl w:ilvl="2" w:tplc="B1D860B8" w:tentative="1">
      <w:start w:val="1"/>
      <w:numFmt w:val="bullet"/>
      <w:lvlText w:val=""/>
      <w:lvlJc w:val="left"/>
      <w:pPr>
        <w:ind w:left="2160" w:hanging="360"/>
      </w:pPr>
      <w:rPr>
        <w:rFonts w:ascii="Wingdings" w:hAnsi="Wingdings" w:hint="default"/>
      </w:rPr>
    </w:lvl>
    <w:lvl w:ilvl="3" w:tplc="F2E28482" w:tentative="1">
      <w:start w:val="1"/>
      <w:numFmt w:val="bullet"/>
      <w:lvlText w:val=""/>
      <w:lvlJc w:val="left"/>
      <w:pPr>
        <w:ind w:left="2880" w:hanging="360"/>
      </w:pPr>
      <w:rPr>
        <w:rFonts w:ascii="Symbol" w:hAnsi="Symbol" w:hint="default"/>
      </w:rPr>
    </w:lvl>
    <w:lvl w:ilvl="4" w:tplc="06E62526" w:tentative="1">
      <w:start w:val="1"/>
      <w:numFmt w:val="bullet"/>
      <w:lvlText w:val="o"/>
      <w:lvlJc w:val="left"/>
      <w:pPr>
        <w:ind w:left="3600" w:hanging="360"/>
      </w:pPr>
      <w:rPr>
        <w:rFonts w:ascii="Courier New" w:hAnsi="Courier New" w:cs="Courier New" w:hint="default"/>
      </w:rPr>
    </w:lvl>
    <w:lvl w:ilvl="5" w:tplc="A5EE236E" w:tentative="1">
      <w:start w:val="1"/>
      <w:numFmt w:val="bullet"/>
      <w:lvlText w:val=""/>
      <w:lvlJc w:val="left"/>
      <w:pPr>
        <w:ind w:left="4320" w:hanging="360"/>
      </w:pPr>
      <w:rPr>
        <w:rFonts w:ascii="Wingdings" w:hAnsi="Wingdings" w:hint="default"/>
      </w:rPr>
    </w:lvl>
    <w:lvl w:ilvl="6" w:tplc="B0A8D36C" w:tentative="1">
      <w:start w:val="1"/>
      <w:numFmt w:val="bullet"/>
      <w:lvlText w:val=""/>
      <w:lvlJc w:val="left"/>
      <w:pPr>
        <w:ind w:left="5040" w:hanging="360"/>
      </w:pPr>
      <w:rPr>
        <w:rFonts w:ascii="Symbol" w:hAnsi="Symbol" w:hint="default"/>
      </w:rPr>
    </w:lvl>
    <w:lvl w:ilvl="7" w:tplc="68D6634C" w:tentative="1">
      <w:start w:val="1"/>
      <w:numFmt w:val="bullet"/>
      <w:lvlText w:val="o"/>
      <w:lvlJc w:val="left"/>
      <w:pPr>
        <w:ind w:left="5760" w:hanging="360"/>
      </w:pPr>
      <w:rPr>
        <w:rFonts w:ascii="Courier New" w:hAnsi="Courier New" w:cs="Courier New" w:hint="default"/>
      </w:rPr>
    </w:lvl>
    <w:lvl w:ilvl="8" w:tplc="ECD66A22" w:tentative="1">
      <w:start w:val="1"/>
      <w:numFmt w:val="bullet"/>
      <w:lvlText w:val=""/>
      <w:lvlJc w:val="left"/>
      <w:pPr>
        <w:ind w:left="6480" w:hanging="360"/>
      </w:pPr>
      <w:rPr>
        <w:rFonts w:ascii="Wingdings" w:hAnsi="Wingdings" w:hint="default"/>
      </w:rPr>
    </w:lvl>
  </w:abstractNum>
  <w:abstractNum w:abstractNumId="77" w15:restartNumberingAfterBreak="0">
    <w:nsid w:val="5A8A1D4B"/>
    <w:multiLevelType w:val="hybridMultilevel"/>
    <w:tmpl w:val="F434195C"/>
    <w:lvl w:ilvl="0" w:tplc="1A20B09E">
      <w:start w:val="1"/>
      <w:numFmt w:val="bullet"/>
      <w:lvlText w:val=""/>
      <w:lvlJc w:val="left"/>
      <w:rPr>
        <w:rFonts w:ascii="Symbol" w:hAnsi="Symbol" w:hint="default"/>
      </w:rPr>
    </w:lvl>
    <w:lvl w:ilvl="1" w:tplc="4E765CAA">
      <w:numFmt w:val="decimal"/>
      <w:lvlText w:val=""/>
      <w:lvlJc w:val="left"/>
    </w:lvl>
    <w:lvl w:ilvl="2" w:tplc="6B9A90B2">
      <w:numFmt w:val="decimal"/>
      <w:lvlText w:val=""/>
      <w:lvlJc w:val="left"/>
    </w:lvl>
    <w:lvl w:ilvl="3" w:tplc="9FDAE7BA">
      <w:numFmt w:val="decimal"/>
      <w:lvlText w:val=""/>
      <w:lvlJc w:val="left"/>
    </w:lvl>
    <w:lvl w:ilvl="4" w:tplc="58C4CBDC">
      <w:numFmt w:val="decimal"/>
      <w:lvlText w:val=""/>
      <w:lvlJc w:val="left"/>
    </w:lvl>
    <w:lvl w:ilvl="5" w:tplc="73D884A6">
      <w:numFmt w:val="decimal"/>
      <w:lvlText w:val=""/>
      <w:lvlJc w:val="left"/>
    </w:lvl>
    <w:lvl w:ilvl="6" w:tplc="48BE0B14">
      <w:numFmt w:val="decimal"/>
      <w:lvlText w:val=""/>
      <w:lvlJc w:val="left"/>
    </w:lvl>
    <w:lvl w:ilvl="7" w:tplc="3C3A050A">
      <w:numFmt w:val="decimal"/>
      <w:lvlText w:val=""/>
      <w:lvlJc w:val="left"/>
    </w:lvl>
    <w:lvl w:ilvl="8" w:tplc="B088E4EA">
      <w:numFmt w:val="decimal"/>
      <w:lvlText w:val=""/>
      <w:lvlJc w:val="left"/>
    </w:lvl>
  </w:abstractNum>
  <w:abstractNum w:abstractNumId="78" w15:restartNumberingAfterBreak="0">
    <w:nsid w:val="5E2D3535"/>
    <w:multiLevelType w:val="singleLevel"/>
    <w:tmpl w:val="9CE2245E"/>
    <w:name w:val="re"/>
    <w:lvl w:ilvl="0">
      <w:start w:val="1"/>
      <w:numFmt w:val="decimal"/>
      <w:pStyle w:val="References"/>
      <w:lvlText w:val="%1."/>
      <w:lvlJc w:val="left"/>
      <w:pPr>
        <w:tabs>
          <w:tab w:val="num" w:pos="360"/>
        </w:tabs>
        <w:ind w:left="360" w:hanging="360"/>
      </w:pPr>
      <w:rPr>
        <w:rFonts w:ascii="Times New Roman" w:hAnsi="Times New Roman" w:cs="Times New Roman"/>
        <w:b w:val="0"/>
        <w:i w:val="0"/>
        <w:caps w:val="0"/>
        <w:sz w:val="24"/>
        <w:u w:val="none"/>
        <w:vertAlign w:val="baseline"/>
      </w:rPr>
    </w:lvl>
  </w:abstractNum>
  <w:abstractNum w:abstractNumId="79" w15:restartNumberingAfterBreak="0">
    <w:nsid w:val="5F063E63"/>
    <w:multiLevelType w:val="hybridMultilevel"/>
    <w:tmpl w:val="19B20148"/>
    <w:lvl w:ilvl="0" w:tplc="C03EC196">
      <w:start w:val="1"/>
      <w:numFmt w:val="bullet"/>
      <w:lvlText w:val=""/>
      <w:lvlJc w:val="left"/>
      <w:rPr>
        <w:rFonts w:ascii="Symbol" w:hAnsi="Symbol" w:hint="default"/>
      </w:rPr>
    </w:lvl>
    <w:lvl w:ilvl="1" w:tplc="4D46DB64">
      <w:numFmt w:val="decimal"/>
      <w:lvlText w:val=""/>
      <w:lvlJc w:val="left"/>
    </w:lvl>
    <w:lvl w:ilvl="2" w:tplc="3D7E87FE">
      <w:numFmt w:val="decimal"/>
      <w:lvlText w:val=""/>
      <w:lvlJc w:val="left"/>
    </w:lvl>
    <w:lvl w:ilvl="3" w:tplc="9AD6AAFC">
      <w:numFmt w:val="decimal"/>
      <w:lvlText w:val=""/>
      <w:lvlJc w:val="left"/>
    </w:lvl>
    <w:lvl w:ilvl="4" w:tplc="27B80C4E">
      <w:numFmt w:val="decimal"/>
      <w:lvlText w:val=""/>
      <w:lvlJc w:val="left"/>
    </w:lvl>
    <w:lvl w:ilvl="5" w:tplc="8EE442D8">
      <w:numFmt w:val="decimal"/>
      <w:lvlText w:val=""/>
      <w:lvlJc w:val="left"/>
    </w:lvl>
    <w:lvl w:ilvl="6" w:tplc="C37E5C42">
      <w:numFmt w:val="decimal"/>
      <w:lvlText w:val=""/>
      <w:lvlJc w:val="left"/>
    </w:lvl>
    <w:lvl w:ilvl="7" w:tplc="A39AF70C">
      <w:numFmt w:val="decimal"/>
      <w:lvlText w:val=""/>
      <w:lvlJc w:val="left"/>
    </w:lvl>
    <w:lvl w:ilvl="8" w:tplc="20F6FBAC">
      <w:numFmt w:val="decimal"/>
      <w:lvlText w:val=""/>
      <w:lvlJc w:val="left"/>
    </w:lvl>
  </w:abstractNum>
  <w:abstractNum w:abstractNumId="80" w15:restartNumberingAfterBreak="0">
    <w:nsid w:val="5F2A1ABE"/>
    <w:multiLevelType w:val="singleLevel"/>
    <w:tmpl w:val="B686D922"/>
    <w:lvl w:ilvl="0">
      <w:numFmt w:val="decimal"/>
      <w:pStyle w:val="Bullet12-1"/>
      <w:lvlText w:val=""/>
      <w:lvlJc w:val="left"/>
    </w:lvl>
  </w:abstractNum>
  <w:abstractNum w:abstractNumId="81" w15:restartNumberingAfterBreak="0">
    <w:nsid w:val="600F71FA"/>
    <w:multiLevelType w:val="singleLevel"/>
    <w:tmpl w:val="EF403474"/>
    <w:name w:val="WWll"/>
    <w:lvl w:ilvl="0">
      <w:start w:val="1"/>
      <w:numFmt w:val="lowerLetter"/>
      <w:lvlText w:val="%1."/>
      <w:lvlJc w:val="left"/>
      <w:pPr>
        <w:tabs>
          <w:tab w:val="num" w:pos="360"/>
        </w:tabs>
        <w:ind w:left="360" w:hanging="360"/>
      </w:pPr>
      <w:rPr>
        <w:rFonts w:ascii="Times New Roman" w:hAnsi="Times New Roman" w:cs="Times New Roman"/>
        <w:b w:val="0"/>
        <w:i w:val="0"/>
        <w:caps w:val="0"/>
        <w:sz w:val="24"/>
        <w:u w:val="none"/>
        <w:vertAlign w:val="baseline"/>
      </w:rPr>
    </w:lvl>
  </w:abstractNum>
  <w:abstractNum w:abstractNumId="82" w15:restartNumberingAfterBreak="0">
    <w:nsid w:val="600F71FC"/>
    <w:multiLevelType w:val="singleLevel"/>
    <w:tmpl w:val="DA188CC6"/>
    <w:lvl w:ilvl="0">
      <w:numFmt w:val="decimal"/>
      <w:pStyle w:val="Numbered11-1"/>
      <w:lvlText w:val=""/>
      <w:lvlJc w:val="left"/>
    </w:lvl>
  </w:abstractNum>
  <w:abstractNum w:abstractNumId="83" w15:restartNumberingAfterBreak="0">
    <w:nsid w:val="602C4A60"/>
    <w:multiLevelType w:val="hybridMultilevel"/>
    <w:tmpl w:val="7FEE6A22"/>
    <w:lvl w:ilvl="0" w:tplc="055E222A">
      <w:start w:val="1"/>
      <w:numFmt w:val="bullet"/>
      <w:lvlText w:val=""/>
      <w:lvlJc w:val="left"/>
      <w:rPr>
        <w:rFonts w:ascii="Symbol" w:hAnsi="Symbol" w:hint="default"/>
      </w:rPr>
    </w:lvl>
    <w:lvl w:ilvl="1" w:tplc="0DFA751E">
      <w:numFmt w:val="decimal"/>
      <w:lvlText w:val=""/>
      <w:lvlJc w:val="left"/>
    </w:lvl>
    <w:lvl w:ilvl="2" w:tplc="8D3CD3A8">
      <w:numFmt w:val="decimal"/>
      <w:lvlText w:val=""/>
      <w:lvlJc w:val="left"/>
    </w:lvl>
    <w:lvl w:ilvl="3" w:tplc="67269FEC">
      <w:numFmt w:val="decimal"/>
      <w:lvlText w:val=""/>
      <w:lvlJc w:val="left"/>
    </w:lvl>
    <w:lvl w:ilvl="4" w:tplc="BAF4922E">
      <w:numFmt w:val="decimal"/>
      <w:lvlText w:val=""/>
      <w:lvlJc w:val="left"/>
    </w:lvl>
    <w:lvl w:ilvl="5" w:tplc="9CECAAB8">
      <w:numFmt w:val="decimal"/>
      <w:lvlText w:val=""/>
      <w:lvlJc w:val="left"/>
    </w:lvl>
    <w:lvl w:ilvl="6" w:tplc="F4EA68B2">
      <w:numFmt w:val="decimal"/>
      <w:lvlText w:val=""/>
      <w:lvlJc w:val="left"/>
    </w:lvl>
    <w:lvl w:ilvl="7" w:tplc="E53CD210">
      <w:numFmt w:val="decimal"/>
      <w:lvlText w:val=""/>
      <w:lvlJc w:val="left"/>
    </w:lvl>
    <w:lvl w:ilvl="8" w:tplc="70A01C7C">
      <w:numFmt w:val="decimal"/>
      <w:lvlText w:val=""/>
      <w:lvlJc w:val="left"/>
    </w:lvl>
  </w:abstractNum>
  <w:abstractNum w:abstractNumId="84" w15:restartNumberingAfterBreak="0">
    <w:nsid w:val="604164D8"/>
    <w:multiLevelType w:val="singleLevel"/>
    <w:tmpl w:val="C57A769E"/>
    <w:name w:val="WWln2"/>
    <w:lvl w:ilvl="0">
      <w:start w:val="1"/>
      <w:numFmt w:val="decimal"/>
      <w:lvlText w:val="%1."/>
      <w:lvlJc w:val="left"/>
      <w:pPr>
        <w:tabs>
          <w:tab w:val="num" w:pos="720"/>
        </w:tabs>
        <w:ind w:left="720" w:hanging="360"/>
      </w:pPr>
      <w:rPr>
        <w:rFonts w:ascii="Times New Roman" w:hAnsi="Times New Roman" w:cs="Times New Roman"/>
        <w:b w:val="0"/>
        <w:i w:val="0"/>
        <w:caps w:val="0"/>
        <w:sz w:val="24"/>
        <w:u w:val="none"/>
        <w:vertAlign w:val="baseline"/>
      </w:rPr>
    </w:lvl>
  </w:abstractNum>
  <w:abstractNum w:abstractNumId="85" w15:restartNumberingAfterBreak="0">
    <w:nsid w:val="604756E0"/>
    <w:multiLevelType w:val="hybridMultilevel"/>
    <w:tmpl w:val="5016F5DA"/>
    <w:lvl w:ilvl="0" w:tplc="C03067D4">
      <w:start w:val="1"/>
      <w:numFmt w:val="bullet"/>
      <w:lvlText w:val=""/>
      <w:lvlJc w:val="left"/>
      <w:pPr>
        <w:ind w:left="1081" w:hanging="360"/>
      </w:pPr>
      <w:rPr>
        <w:rFonts w:ascii="Symbol" w:hAnsi="Symbol" w:hint="default"/>
        <w:sz w:val="20"/>
        <w:szCs w:val="20"/>
      </w:rPr>
    </w:lvl>
    <w:lvl w:ilvl="1" w:tplc="A46AF902" w:tentative="1">
      <w:start w:val="1"/>
      <w:numFmt w:val="bullet"/>
      <w:lvlText w:val="o"/>
      <w:lvlJc w:val="left"/>
      <w:pPr>
        <w:ind w:left="1801" w:hanging="360"/>
      </w:pPr>
      <w:rPr>
        <w:rFonts w:ascii="Courier New" w:hAnsi="Courier New" w:cs="Courier New" w:hint="default"/>
      </w:rPr>
    </w:lvl>
    <w:lvl w:ilvl="2" w:tplc="65B8E400" w:tentative="1">
      <w:start w:val="1"/>
      <w:numFmt w:val="bullet"/>
      <w:lvlText w:val=""/>
      <w:lvlJc w:val="left"/>
      <w:pPr>
        <w:ind w:left="2521" w:hanging="360"/>
      </w:pPr>
      <w:rPr>
        <w:rFonts w:ascii="Wingdings" w:hAnsi="Wingdings" w:hint="default"/>
      </w:rPr>
    </w:lvl>
    <w:lvl w:ilvl="3" w:tplc="9080EA88" w:tentative="1">
      <w:start w:val="1"/>
      <w:numFmt w:val="bullet"/>
      <w:lvlText w:val=""/>
      <w:lvlJc w:val="left"/>
      <w:pPr>
        <w:ind w:left="3241" w:hanging="360"/>
      </w:pPr>
      <w:rPr>
        <w:rFonts w:ascii="Symbol" w:hAnsi="Symbol" w:hint="default"/>
      </w:rPr>
    </w:lvl>
    <w:lvl w:ilvl="4" w:tplc="F7B0E684" w:tentative="1">
      <w:start w:val="1"/>
      <w:numFmt w:val="bullet"/>
      <w:lvlText w:val="o"/>
      <w:lvlJc w:val="left"/>
      <w:pPr>
        <w:ind w:left="3961" w:hanging="360"/>
      </w:pPr>
      <w:rPr>
        <w:rFonts w:ascii="Courier New" w:hAnsi="Courier New" w:cs="Courier New" w:hint="default"/>
      </w:rPr>
    </w:lvl>
    <w:lvl w:ilvl="5" w:tplc="D8F23836" w:tentative="1">
      <w:start w:val="1"/>
      <w:numFmt w:val="bullet"/>
      <w:lvlText w:val=""/>
      <w:lvlJc w:val="left"/>
      <w:pPr>
        <w:ind w:left="4681" w:hanging="360"/>
      </w:pPr>
      <w:rPr>
        <w:rFonts w:ascii="Wingdings" w:hAnsi="Wingdings" w:hint="default"/>
      </w:rPr>
    </w:lvl>
    <w:lvl w:ilvl="6" w:tplc="E22C695E" w:tentative="1">
      <w:start w:val="1"/>
      <w:numFmt w:val="bullet"/>
      <w:lvlText w:val=""/>
      <w:lvlJc w:val="left"/>
      <w:pPr>
        <w:ind w:left="5401" w:hanging="360"/>
      </w:pPr>
      <w:rPr>
        <w:rFonts w:ascii="Symbol" w:hAnsi="Symbol" w:hint="default"/>
      </w:rPr>
    </w:lvl>
    <w:lvl w:ilvl="7" w:tplc="BA583742" w:tentative="1">
      <w:start w:val="1"/>
      <w:numFmt w:val="bullet"/>
      <w:lvlText w:val="o"/>
      <w:lvlJc w:val="left"/>
      <w:pPr>
        <w:ind w:left="6121" w:hanging="360"/>
      </w:pPr>
      <w:rPr>
        <w:rFonts w:ascii="Courier New" w:hAnsi="Courier New" w:cs="Courier New" w:hint="default"/>
      </w:rPr>
    </w:lvl>
    <w:lvl w:ilvl="8" w:tplc="2A80C5BA" w:tentative="1">
      <w:start w:val="1"/>
      <w:numFmt w:val="bullet"/>
      <w:lvlText w:val=""/>
      <w:lvlJc w:val="left"/>
      <w:pPr>
        <w:ind w:left="6841" w:hanging="360"/>
      </w:pPr>
      <w:rPr>
        <w:rFonts w:ascii="Wingdings" w:hAnsi="Wingdings" w:hint="default"/>
      </w:rPr>
    </w:lvl>
  </w:abstractNum>
  <w:abstractNum w:abstractNumId="86" w15:restartNumberingAfterBreak="0">
    <w:nsid w:val="618D3A8A"/>
    <w:multiLevelType w:val="singleLevel"/>
    <w:tmpl w:val="451A57F8"/>
    <w:name w:val="WWtfl"/>
    <w:lvl w:ilvl="0">
      <w:start w:val="1"/>
      <w:numFmt w:val="lowerLetter"/>
      <w:lvlText w:val="%1"/>
      <w:lvlJc w:val="left"/>
      <w:pPr>
        <w:tabs>
          <w:tab w:val="num" w:pos="360"/>
        </w:tabs>
        <w:ind w:left="360" w:hanging="360"/>
      </w:pPr>
      <w:rPr>
        <w:rFonts w:ascii="Times New Roman" w:hAnsi="Times New Roman" w:cs="Times New Roman"/>
        <w:b w:val="0"/>
        <w:i w:val="0"/>
        <w:caps w:val="0"/>
        <w:sz w:val="20"/>
        <w:u w:val="none"/>
        <w:vertAlign w:val="superscript"/>
      </w:rPr>
    </w:lvl>
  </w:abstractNum>
  <w:abstractNum w:abstractNumId="87" w15:restartNumberingAfterBreak="0">
    <w:nsid w:val="62DB3D68"/>
    <w:multiLevelType w:val="hybridMultilevel"/>
    <w:tmpl w:val="3286A04E"/>
    <w:lvl w:ilvl="0" w:tplc="67B87F60">
      <w:numFmt w:val="decimal"/>
      <w:pStyle w:val="BulletText1"/>
      <w:lvlText w:val=""/>
      <w:lvlJc w:val="left"/>
    </w:lvl>
    <w:lvl w:ilvl="1" w:tplc="265CE920">
      <w:numFmt w:val="decimal"/>
      <w:lvlText w:val=""/>
      <w:lvlJc w:val="left"/>
    </w:lvl>
    <w:lvl w:ilvl="2" w:tplc="35B26374">
      <w:numFmt w:val="decimal"/>
      <w:lvlText w:val=""/>
      <w:lvlJc w:val="left"/>
    </w:lvl>
    <w:lvl w:ilvl="3" w:tplc="D95A04FC">
      <w:numFmt w:val="decimal"/>
      <w:lvlText w:val=""/>
      <w:lvlJc w:val="left"/>
    </w:lvl>
    <w:lvl w:ilvl="4" w:tplc="9DFC49C0">
      <w:numFmt w:val="decimal"/>
      <w:lvlText w:val=""/>
      <w:lvlJc w:val="left"/>
    </w:lvl>
    <w:lvl w:ilvl="5" w:tplc="A9886650">
      <w:numFmt w:val="decimal"/>
      <w:lvlText w:val=""/>
      <w:lvlJc w:val="left"/>
    </w:lvl>
    <w:lvl w:ilvl="6" w:tplc="6F32613C">
      <w:numFmt w:val="decimal"/>
      <w:lvlText w:val=""/>
      <w:lvlJc w:val="left"/>
    </w:lvl>
    <w:lvl w:ilvl="7" w:tplc="8F8C6608">
      <w:numFmt w:val="decimal"/>
      <w:lvlText w:val=""/>
      <w:lvlJc w:val="left"/>
    </w:lvl>
    <w:lvl w:ilvl="8" w:tplc="D0E8DE9E">
      <w:numFmt w:val="decimal"/>
      <w:lvlText w:val=""/>
      <w:lvlJc w:val="left"/>
    </w:lvl>
  </w:abstractNum>
  <w:abstractNum w:abstractNumId="88" w15:restartNumberingAfterBreak="0">
    <w:nsid w:val="63016805"/>
    <w:multiLevelType w:val="multilevel"/>
    <w:tmpl w:val="A9EAF59A"/>
    <w:lvl w:ilvl="0">
      <w:start w:val="1"/>
      <w:numFmt w:val="lowerRoman"/>
      <w:pStyle w:val="ListNumberRoman"/>
      <w:lvlText w:val="%1."/>
      <w:lvlJc w:val="right"/>
      <w:pPr>
        <w:ind w:left="540" w:hanging="180"/>
      </w:pPr>
      <w:rPr>
        <w:rFonts w:ascii="Times New Roman" w:hAnsi="Times New Roman" w:cs="Times New Roman" w:hint="default"/>
        <w:b w:val="0"/>
        <w:bCs w:val="0"/>
        <w:i w:val="0"/>
        <w:iCs w:val="0"/>
        <w:caps w:val="0"/>
        <w:smallCaps w:val="0"/>
        <w:strike w:val="0"/>
        <w:dstrike w:val="0"/>
        <w:outline w:val="0"/>
        <w:shadow w:val="0"/>
        <w:emboss w:val="0"/>
        <w:imprint w:val="0"/>
        <w:vanish w:val="0"/>
        <w:spacing w:val="0"/>
        <w:kern w:val="0"/>
        <w:position w:val="0"/>
        <w:u w:val="none"/>
        <w:effect w:val="none"/>
        <w:vertAlign w:val="baseline"/>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89" w15:restartNumberingAfterBreak="0">
    <w:nsid w:val="65C459C3"/>
    <w:multiLevelType w:val="multilevel"/>
    <w:tmpl w:val="0409001D"/>
    <w:styleLink w:val="1ai"/>
    <w:lvl w:ilvl="0">
      <w:start w:val="1"/>
      <w:numFmt w:val="decimal"/>
      <w:lvlText w:val="%1)"/>
      <w:lvlJc w:val="left"/>
      <w:pPr>
        <w:tabs>
          <w:tab w:val="num" w:pos="360"/>
        </w:tabs>
        <w:ind w:left="360" w:hanging="360"/>
      </w:pPr>
      <w:rPr>
        <w:rFonts w:ascii="Times New Roman" w:hAnsi="Times New Roman"/>
        <w:sz w:val="24"/>
      </w:r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90" w15:restartNumberingAfterBreak="0">
    <w:nsid w:val="67075602"/>
    <w:multiLevelType w:val="hybridMultilevel"/>
    <w:tmpl w:val="B74A3826"/>
    <w:lvl w:ilvl="0" w:tplc="396E860A">
      <w:start w:val="1"/>
      <w:numFmt w:val="bullet"/>
      <w:lvlText w:val=""/>
      <w:lvlJc w:val="left"/>
      <w:pPr>
        <w:ind w:left="856" w:hanging="360"/>
      </w:pPr>
      <w:rPr>
        <w:rFonts w:ascii="Symbol" w:hAnsi="Symbol" w:hint="default"/>
      </w:rPr>
    </w:lvl>
    <w:lvl w:ilvl="1" w:tplc="A48AF1B6" w:tentative="1">
      <w:start w:val="1"/>
      <w:numFmt w:val="bullet"/>
      <w:lvlText w:val="o"/>
      <w:lvlJc w:val="left"/>
      <w:pPr>
        <w:ind w:left="1576" w:hanging="360"/>
      </w:pPr>
      <w:rPr>
        <w:rFonts w:ascii="Courier New" w:hAnsi="Courier New" w:cs="Courier New" w:hint="default"/>
      </w:rPr>
    </w:lvl>
    <w:lvl w:ilvl="2" w:tplc="72A0BFDA" w:tentative="1">
      <w:start w:val="1"/>
      <w:numFmt w:val="bullet"/>
      <w:lvlText w:val=""/>
      <w:lvlJc w:val="left"/>
      <w:pPr>
        <w:ind w:left="2296" w:hanging="360"/>
      </w:pPr>
      <w:rPr>
        <w:rFonts w:ascii="Wingdings" w:hAnsi="Wingdings" w:hint="default"/>
      </w:rPr>
    </w:lvl>
    <w:lvl w:ilvl="3" w:tplc="91FAA47A" w:tentative="1">
      <w:start w:val="1"/>
      <w:numFmt w:val="bullet"/>
      <w:lvlText w:val=""/>
      <w:lvlJc w:val="left"/>
      <w:pPr>
        <w:ind w:left="3016" w:hanging="360"/>
      </w:pPr>
      <w:rPr>
        <w:rFonts w:ascii="Symbol" w:hAnsi="Symbol" w:hint="default"/>
      </w:rPr>
    </w:lvl>
    <w:lvl w:ilvl="4" w:tplc="84AAF9BE" w:tentative="1">
      <w:start w:val="1"/>
      <w:numFmt w:val="bullet"/>
      <w:lvlText w:val="o"/>
      <w:lvlJc w:val="left"/>
      <w:pPr>
        <w:ind w:left="3736" w:hanging="360"/>
      </w:pPr>
      <w:rPr>
        <w:rFonts w:ascii="Courier New" w:hAnsi="Courier New" w:cs="Courier New" w:hint="default"/>
      </w:rPr>
    </w:lvl>
    <w:lvl w:ilvl="5" w:tplc="89DEAF90" w:tentative="1">
      <w:start w:val="1"/>
      <w:numFmt w:val="bullet"/>
      <w:lvlText w:val=""/>
      <w:lvlJc w:val="left"/>
      <w:pPr>
        <w:ind w:left="4456" w:hanging="360"/>
      </w:pPr>
      <w:rPr>
        <w:rFonts w:ascii="Wingdings" w:hAnsi="Wingdings" w:hint="default"/>
      </w:rPr>
    </w:lvl>
    <w:lvl w:ilvl="6" w:tplc="B0BC8F46" w:tentative="1">
      <w:start w:val="1"/>
      <w:numFmt w:val="bullet"/>
      <w:lvlText w:val=""/>
      <w:lvlJc w:val="left"/>
      <w:pPr>
        <w:ind w:left="5176" w:hanging="360"/>
      </w:pPr>
      <w:rPr>
        <w:rFonts w:ascii="Symbol" w:hAnsi="Symbol" w:hint="default"/>
      </w:rPr>
    </w:lvl>
    <w:lvl w:ilvl="7" w:tplc="D6BA5F88" w:tentative="1">
      <w:start w:val="1"/>
      <w:numFmt w:val="bullet"/>
      <w:lvlText w:val="o"/>
      <w:lvlJc w:val="left"/>
      <w:pPr>
        <w:ind w:left="5896" w:hanging="360"/>
      </w:pPr>
      <w:rPr>
        <w:rFonts w:ascii="Courier New" w:hAnsi="Courier New" w:cs="Courier New" w:hint="default"/>
      </w:rPr>
    </w:lvl>
    <w:lvl w:ilvl="8" w:tplc="4E6855DA" w:tentative="1">
      <w:start w:val="1"/>
      <w:numFmt w:val="bullet"/>
      <w:lvlText w:val=""/>
      <w:lvlJc w:val="left"/>
      <w:pPr>
        <w:ind w:left="6616" w:hanging="360"/>
      </w:pPr>
      <w:rPr>
        <w:rFonts w:ascii="Wingdings" w:hAnsi="Wingdings" w:hint="default"/>
      </w:rPr>
    </w:lvl>
  </w:abstractNum>
  <w:abstractNum w:abstractNumId="91" w15:restartNumberingAfterBreak="0">
    <w:nsid w:val="686D6D1F"/>
    <w:multiLevelType w:val="singleLevel"/>
    <w:tmpl w:val="2CD42E4C"/>
    <w:name w:val="tfl"/>
    <w:lvl w:ilvl="0">
      <w:start w:val="1"/>
      <w:numFmt w:val="lowerLetter"/>
      <w:lvlText w:val="%1"/>
      <w:lvlJc w:val="left"/>
      <w:pPr>
        <w:tabs>
          <w:tab w:val="num" w:pos="360"/>
        </w:tabs>
        <w:ind w:left="360" w:hanging="360"/>
      </w:pPr>
      <w:rPr>
        <w:rFonts w:ascii="Times New Roman" w:hAnsi="Times New Roman" w:cs="Times New Roman"/>
        <w:b w:val="0"/>
        <w:i w:val="0"/>
        <w:caps w:val="0"/>
        <w:sz w:val="20"/>
        <w:u w:val="none"/>
        <w:vertAlign w:val="superscript"/>
      </w:rPr>
    </w:lvl>
  </w:abstractNum>
  <w:abstractNum w:abstractNumId="92" w15:restartNumberingAfterBreak="0">
    <w:nsid w:val="68914AF1"/>
    <w:multiLevelType w:val="multilevel"/>
    <w:tmpl w:val="EA5680EC"/>
    <w:lvl w:ilvl="0">
      <w:start w:val="1"/>
      <w:numFmt w:val="bullet"/>
      <w:pStyle w:val="TableListBullet10pt"/>
      <w:lvlText w:val=""/>
      <w:lvlJc w:val="left"/>
      <w:pPr>
        <w:ind w:left="720" w:hanging="360"/>
      </w:pPr>
      <w:rPr>
        <w:rFonts w:ascii="Symbol" w:hAnsi="Symbol" w:hint="default"/>
      </w:rPr>
    </w:lvl>
    <w:lvl w:ilvl="1">
      <w:start w:val="1"/>
      <w:numFmt w:val="bullet"/>
      <w:lvlText w:val="o"/>
      <w:lvlJc w:val="left"/>
      <w:pPr>
        <w:ind w:left="1728" w:hanging="360"/>
      </w:pPr>
      <w:rPr>
        <w:rFonts w:ascii="Courier New" w:hAnsi="Courier New" w:cs="Courier New" w:hint="default"/>
      </w:rPr>
    </w:lvl>
    <w:lvl w:ilvl="2">
      <w:start w:val="1"/>
      <w:numFmt w:val="bullet"/>
      <w:lvlText w:val=""/>
      <w:lvlJc w:val="left"/>
      <w:pPr>
        <w:ind w:left="2448" w:hanging="360"/>
      </w:pPr>
      <w:rPr>
        <w:rFonts w:ascii="Wingdings" w:hAnsi="Wingdings" w:hint="default"/>
      </w:rPr>
    </w:lvl>
    <w:lvl w:ilvl="3">
      <w:start w:val="1"/>
      <w:numFmt w:val="bullet"/>
      <w:lvlText w:val=""/>
      <w:lvlJc w:val="left"/>
      <w:pPr>
        <w:ind w:left="3168" w:hanging="360"/>
      </w:pPr>
      <w:rPr>
        <w:rFonts w:ascii="Symbol" w:hAnsi="Symbol" w:hint="default"/>
      </w:rPr>
    </w:lvl>
    <w:lvl w:ilvl="4">
      <w:start w:val="1"/>
      <w:numFmt w:val="bullet"/>
      <w:lvlText w:val="o"/>
      <w:lvlJc w:val="left"/>
      <w:pPr>
        <w:ind w:left="3888" w:hanging="360"/>
      </w:pPr>
      <w:rPr>
        <w:rFonts w:ascii="Courier New" w:hAnsi="Courier New" w:cs="Courier New" w:hint="default"/>
      </w:rPr>
    </w:lvl>
    <w:lvl w:ilvl="5">
      <w:start w:val="1"/>
      <w:numFmt w:val="bullet"/>
      <w:lvlText w:val=""/>
      <w:lvlJc w:val="left"/>
      <w:pPr>
        <w:ind w:left="4608" w:hanging="360"/>
      </w:pPr>
      <w:rPr>
        <w:rFonts w:ascii="Wingdings" w:hAnsi="Wingdings" w:hint="default"/>
      </w:rPr>
    </w:lvl>
    <w:lvl w:ilvl="6">
      <w:start w:val="1"/>
      <w:numFmt w:val="bullet"/>
      <w:lvlText w:val=""/>
      <w:lvlJc w:val="left"/>
      <w:pPr>
        <w:ind w:left="5328" w:hanging="360"/>
      </w:pPr>
      <w:rPr>
        <w:rFonts w:ascii="Symbol" w:hAnsi="Symbol" w:hint="default"/>
      </w:rPr>
    </w:lvl>
    <w:lvl w:ilvl="7">
      <w:start w:val="1"/>
      <w:numFmt w:val="bullet"/>
      <w:lvlText w:val="o"/>
      <w:lvlJc w:val="left"/>
      <w:pPr>
        <w:ind w:left="6048" w:hanging="360"/>
      </w:pPr>
      <w:rPr>
        <w:rFonts w:ascii="Courier New" w:hAnsi="Courier New" w:cs="Courier New" w:hint="default"/>
      </w:rPr>
    </w:lvl>
    <w:lvl w:ilvl="8">
      <w:start w:val="1"/>
      <w:numFmt w:val="bullet"/>
      <w:lvlText w:val=""/>
      <w:lvlJc w:val="left"/>
      <w:pPr>
        <w:ind w:left="6768" w:hanging="360"/>
      </w:pPr>
      <w:rPr>
        <w:rFonts w:ascii="Wingdings" w:hAnsi="Wingdings" w:hint="default"/>
      </w:rPr>
    </w:lvl>
  </w:abstractNum>
  <w:abstractNum w:abstractNumId="93" w15:restartNumberingAfterBreak="0">
    <w:nsid w:val="6A76030E"/>
    <w:multiLevelType w:val="multilevel"/>
    <w:tmpl w:val="1D3005F4"/>
    <w:name w:val="WWH"/>
    <w:lvl w:ilvl="0">
      <w:start w:val="1"/>
      <w:numFmt w:val="decimal"/>
      <w:pStyle w:val="Heading1"/>
      <w:lvlText w:val="%1"/>
      <w:lvlJc w:val="left"/>
      <w:pPr>
        <w:tabs>
          <w:tab w:val="num" w:pos="480"/>
        </w:tabs>
        <w:ind w:left="480" w:hanging="480"/>
      </w:pPr>
      <w:rPr>
        <w:rFonts w:ascii="Times New Roman" w:hAnsi="Times New Roman" w:cs="Times New Roman" w:hint="default"/>
        <w:b/>
        <w:i w:val="0"/>
        <w:caps/>
        <w:smallCaps w:val="0"/>
        <w:sz w:val="24"/>
        <w:u w:val="none"/>
        <w:vertAlign w:val="baseline"/>
      </w:rPr>
    </w:lvl>
    <w:lvl w:ilvl="1">
      <w:start w:val="1"/>
      <w:numFmt w:val="decimal"/>
      <w:pStyle w:val="Heading2"/>
      <w:lvlText w:val="%1.%2"/>
      <w:lvlJc w:val="left"/>
      <w:pPr>
        <w:tabs>
          <w:tab w:val="num" w:pos="720"/>
        </w:tabs>
        <w:ind w:left="720" w:hanging="720"/>
      </w:pPr>
      <w:rPr>
        <w:rFonts w:ascii="Times New Roman" w:hAnsi="Times New Roman" w:cs="Times New Roman"/>
        <w:b/>
        <w:i w:val="0"/>
        <w:caps w:val="0"/>
        <w:sz w:val="24"/>
        <w:u w:val="none"/>
        <w:vertAlign w:val="baseline"/>
      </w:rPr>
    </w:lvl>
    <w:lvl w:ilvl="2">
      <w:start w:val="1"/>
      <w:numFmt w:val="decimal"/>
      <w:pStyle w:val="Heading3"/>
      <w:lvlText w:val="%1.%2.%3"/>
      <w:lvlJc w:val="left"/>
      <w:pPr>
        <w:tabs>
          <w:tab w:val="num" w:pos="960"/>
        </w:tabs>
        <w:ind w:left="960" w:hanging="960"/>
      </w:pPr>
      <w:rPr>
        <w:rFonts w:ascii="Times New Roman" w:hAnsi="Times New Roman" w:cs="Times New Roman"/>
        <w:b/>
        <w:i w:val="0"/>
        <w:caps w:val="0"/>
        <w:sz w:val="24"/>
        <w:u w:val="none"/>
        <w:vertAlign w:val="baseline"/>
      </w:rPr>
    </w:lvl>
    <w:lvl w:ilvl="3">
      <w:start w:val="1"/>
      <w:numFmt w:val="decimal"/>
      <w:pStyle w:val="Heading4"/>
      <w:lvlText w:val="%1.%2.%3.%4"/>
      <w:lvlJc w:val="left"/>
      <w:pPr>
        <w:tabs>
          <w:tab w:val="num" w:pos="1200"/>
        </w:tabs>
        <w:ind w:left="1200" w:hanging="1200"/>
      </w:pPr>
      <w:rPr>
        <w:rFonts w:ascii="Times New Roman" w:hAnsi="Times New Roman" w:cs="Times New Roman"/>
        <w:b/>
        <w:i w:val="0"/>
        <w:caps w:val="0"/>
        <w:sz w:val="24"/>
        <w:u w:val="none"/>
        <w:vertAlign w:val="baseline"/>
      </w:rPr>
    </w:lvl>
    <w:lvl w:ilvl="4">
      <w:start w:val="1"/>
      <w:numFmt w:val="decimal"/>
      <w:pStyle w:val="Heading5"/>
      <w:lvlText w:val="%1.%2.%3.%4.%5"/>
      <w:lvlJc w:val="left"/>
      <w:pPr>
        <w:tabs>
          <w:tab w:val="num" w:pos="1440"/>
        </w:tabs>
        <w:ind w:left="1440" w:hanging="1440"/>
      </w:pPr>
      <w:rPr>
        <w:rFonts w:ascii="Times New Roman" w:hAnsi="Times New Roman" w:cs="Times New Roman"/>
        <w:b/>
        <w:i w:val="0"/>
        <w:caps w:val="0"/>
        <w:sz w:val="24"/>
        <w:u w:val="none"/>
        <w:vertAlign w:val="baseline"/>
      </w:rPr>
    </w:lvl>
    <w:lvl w:ilvl="5">
      <w:start w:val="1"/>
      <w:numFmt w:val="decimal"/>
      <w:pStyle w:val="Heading6"/>
      <w:lvlText w:val="%1.%2.%3.%4.%5.%6"/>
      <w:lvlJc w:val="left"/>
      <w:pPr>
        <w:tabs>
          <w:tab w:val="num" w:pos="1680"/>
        </w:tabs>
        <w:ind w:left="1680" w:hanging="1680"/>
      </w:pPr>
      <w:rPr>
        <w:rFonts w:ascii="Times New Roman" w:hAnsi="Times New Roman" w:cs="Times New Roman"/>
        <w:b/>
        <w:i w:val="0"/>
        <w:caps w:val="0"/>
        <w:sz w:val="24"/>
        <w:u w:val="none"/>
        <w:vertAlign w:val="baseline"/>
      </w:rPr>
    </w:lvl>
    <w:lvl w:ilvl="6">
      <w:start w:val="1"/>
      <w:numFmt w:val="decimal"/>
      <w:pStyle w:val="Heading7"/>
      <w:lvlText w:val="%1.%2.%3.%4.%5.%6.%7"/>
      <w:lvlJc w:val="left"/>
      <w:pPr>
        <w:tabs>
          <w:tab w:val="num" w:pos="1920"/>
        </w:tabs>
        <w:ind w:left="1920" w:hanging="1920"/>
      </w:pPr>
      <w:rPr>
        <w:rFonts w:ascii="Times New Roman" w:hAnsi="Times New Roman" w:cs="Times New Roman"/>
        <w:b/>
        <w:i w:val="0"/>
        <w:caps w:val="0"/>
        <w:sz w:val="24"/>
        <w:u w:val="none"/>
        <w:vertAlign w:val="baseline"/>
      </w:rPr>
    </w:lvl>
    <w:lvl w:ilvl="7">
      <w:start w:val="1"/>
      <w:numFmt w:val="decimal"/>
      <w:pStyle w:val="Heading8"/>
      <w:lvlText w:val="%1.%2.%3.%4.%5.%6.%7.%8"/>
      <w:lvlJc w:val="left"/>
      <w:pPr>
        <w:tabs>
          <w:tab w:val="num" w:pos="2160"/>
        </w:tabs>
        <w:ind w:left="2160" w:hanging="2160"/>
      </w:pPr>
      <w:rPr>
        <w:rFonts w:ascii="Times New Roman" w:hAnsi="Times New Roman" w:cs="Times New Roman"/>
        <w:b/>
        <w:i w:val="0"/>
        <w:caps w:val="0"/>
        <w:sz w:val="24"/>
        <w:u w:val="none"/>
        <w:vertAlign w:val="baseline"/>
      </w:rPr>
    </w:lvl>
    <w:lvl w:ilvl="8">
      <w:start w:val="1"/>
      <w:numFmt w:val="decimal"/>
      <w:pStyle w:val="Heading9"/>
      <w:lvlText w:val="%1.%2.%3.%4.%5.%6.%7.%8.%9"/>
      <w:lvlJc w:val="left"/>
      <w:pPr>
        <w:tabs>
          <w:tab w:val="num" w:pos="2400"/>
        </w:tabs>
        <w:ind w:left="2400" w:hanging="2400"/>
      </w:pPr>
      <w:rPr>
        <w:rFonts w:ascii="Times New Roman" w:hAnsi="Times New Roman" w:cs="Times New Roman"/>
        <w:b/>
        <w:i w:val="0"/>
        <w:caps w:val="0"/>
        <w:sz w:val="24"/>
        <w:u w:val="none"/>
        <w:vertAlign w:val="baseline"/>
      </w:rPr>
    </w:lvl>
  </w:abstractNum>
  <w:abstractNum w:abstractNumId="94" w15:restartNumberingAfterBreak="0">
    <w:nsid w:val="6DA93C6D"/>
    <w:multiLevelType w:val="singleLevel"/>
    <w:tmpl w:val="95CEA6C4"/>
    <w:name w:val="at"/>
    <w:lvl w:ilvl="0">
      <w:start w:val="1"/>
      <w:numFmt w:val="decimal"/>
      <w:pStyle w:val="Appendix"/>
      <w:lvlText w:val="Appendix %1"/>
      <w:lvlJc w:val="left"/>
      <w:pPr>
        <w:tabs>
          <w:tab w:val="num" w:pos="2160"/>
        </w:tabs>
        <w:ind w:left="2160" w:hanging="2160"/>
      </w:pPr>
      <w:rPr>
        <w:rFonts w:ascii="Times New Roman" w:hAnsi="Times New Roman" w:cs="Times New Roman"/>
        <w:b/>
        <w:i w:val="0"/>
        <w:caps w:val="0"/>
        <w:sz w:val="24"/>
        <w:u w:val="none"/>
        <w:vertAlign w:val="baseline"/>
      </w:rPr>
    </w:lvl>
  </w:abstractNum>
  <w:abstractNum w:abstractNumId="95" w15:restartNumberingAfterBreak="0">
    <w:nsid w:val="6E021128"/>
    <w:multiLevelType w:val="multilevel"/>
    <w:tmpl w:val="04090023"/>
    <w:styleLink w:val="ArticleSection"/>
    <w:lvl w:ilvl="0">
      <w:start w:val="1"/>
      <w:numFmt w:val="upperRoman"/>
      <w:lvlText w:val="Article %1."/>
      <w:lvlJc w:val="left"/>
      <w:pPr>
        <w:tabs>
          <w:tab w:val="num" w:pos="1800"/>
        </w:tabs>
        <w:ind w:left="0" w:firstLine="0"/>
      </w:pPr>
      <w:rPr>
        <w:rFonts w:ascii="Times New Roman" w:hAnsi="Times New Roman"/>
        <w:sz w:val="24"/>
      </w:rPr>
    </w:lvl>
    <w:lvl w:ilvl="1">
      <w:start w:val="1"/>
      <w:numFmt w:val="decimalZero"/>
      <w:isLgl/>
      <w:lvlText w:val="Section %1.%2"/>
      <w:lvlJc w:val="left"/>
      <w:pPr>
        <w:tabs>
          <w:tab w:val="num" w:pos="1800"/>
        </w:tabs>
        <w:ind w:left="0" w:firstLine="0"/>
      </w:pPr>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w:abstractNumId="96" w15:restartNumberingAfterBreak="0">
    <w:nsid w:val="6FEF7E2F"/>
    <w:multiLevelType w:val="hybridMultilevel"/>
    <w:tmpl w:val="3A8428BE"/>
    <w:lvl w:ilvl="0" w:tplc="8990C50E">
      <w:start w:val="1"/>
      <w:numFmt w:val="decimal"/>
      <w:pStyle w:val="ListNumber5"/>
      <w:lvlText w:val="%1."/>
      <w:lvlJc w:val="left"/>
      <w:pPr>
        <w:ind w:left="2160" w:hanging="360"/>
      </w:pPr>
      <w:rPr>
        <w:rFonts w:ascii="Times New Roman" w:hAnsi="Times New Roman" w:hint="default"/>
        <w:b w:val="0"/>
        <w:i w:val="0"/>
        <w:caps w:val="0"/>
        <w:strike w:val="0"/>
        <w:dstrike w:val="0"/>
        <w:vanish w:val="0"/>
        <w:sz w:val="24"/>
        <w:vertAlign w:val="baseline"/>
      </w:rPr>
    </w:lvl>
    <w:lvl w:ilvl="1" w:tplc="46103ACC" w:tentative="1">
      <w:start w:val="1"/>
      <w:numFmt w:val="lowerLetter"/>
      <w:lvlText w:val="%2."/>
      <w:lvlJc w:val="left"/>
      <w:pPr>
        <w:ind w:left="2880" w:hanging="360"/>
      </w:pPr>
    </w:lvl>
    <w:lvl w:ilvl="2" w:tplc="3324604A" w:tentative="1">
      <w:start w:val="1"/>
      <w:numFmt w:val="lowerRoman"/>
      <w:lvlText w:val="%3."/>
      <w:lvlJc w:val="right"/>
      <w:pPr>
        <w:ind w:left="3600" w:hanging="180"/>
      </w:pPr>
    </w:lvl>
    <w:lvl w:ilvl="3" w:tplc="59F0A3F2" w:tentative="1">
      <w:start w:val="1"/>
      <w:numFmt w:val="decimal"/>
      <w:lvlText w:val="%4."/>
      <w:lvlJc w:val="left"/>
      <w:pPr>
        <w:ind w:left="4320" w:hanging="360"/>
      </w:pPr>
    </w:lvl>
    <w:lvl w:ilvl="4" w:tplc="2C0AD8AA" w:tentative="1">
      <w:start w:val="1"/>
      <w:numFmt w:val="lowerLetter"/>
      <w:lvlText w:val="%5."/>
      <w:lvlJc w:val="left"/>
      <w:pPr>
        <w:ind w:left="5040" w:hanging="360"/>
      </w:pPr>
    </w:lvl>
    <w:lvl w:ilvl="5" w:tplc="907C4B10" w:tentative="1">
      <w:start w:val="1"/>
      <w:numFmt w:val="lowerRoman"/>
      <w:lvlText w:val="%6."/>
      <w:lvlJc w:val="right"/>
      <w:pPr>
        <w:ind w:left="5760" w:hanging="180"/>
      </w:pPr>
    </w:lvl>
    <w:lvl w:ilvl="6" w:tplc="0B588AF8" w:tentative="1">
      <w:start w:val="1"/>
      <w:numFmt w:val="decimal"/>
      <w:lvlText w:val="%7."/>
      <w:lvlJc w:val="left"/>
      <w:pPr>
        <w:ind w:left="6480" w:hanging="360"/>
      </w:pPr>
    </w:lvl>
    <w:lvl w:ilvl="7" w:tplc="F0AEF210" w:tentative="1">
      <w:start w:val="1"/>
      <w:numFmt w:val="lowerLetter"/>
      <w:lvlText w:val="%8."/>
      <w:lvlJc w:val="left"/>
      <w:pPr>
        <w:ind w:left="7200" w:hanging="360"/>
      </w:pPr>
    </w:lvl>
    <w:lvl w:ilvl="8" w:tplc="0BD6762A" w:tentative="1">
      <w:start w:val="1"/>
      <w:numFmt w:val="lowerRoman"/>
      <w:lvlText w:val="%9."/>
      <w:lvlJc w:val="right"/>
      <w:pPr>
        <w:ind w:left="7920" w:hanging="180"/>
      </w:pPr>
    </w:lvl>
  </w:abstractNum>
  <w:abstractNum w:abstractNumId="97" w15:restartNumberingAfterBreak="0">
    <w:nsid w:val="71CE45D1"/>
    <w:multiLevelType w:val="hybridMultilevel"/>
    <w:tmpl w:val="54D01222"/>
    <w:lvl w:ilvl="0" w:tplc="A044F088">
      <w:start w:val="1"/>
      <w:numFmt w:val="bullet"/>
      <w:lvlText w:val="-"/>
      <w:lvlJc w:val="left"/>
      <w:pPr>
        <w:ind w:left="1080" w:hanging="360"/>
      </w:pPr>
      <w:rPr>
        <w:rFonts w:ascii="Courier New" w:hAnsi="Courier New"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98" w15:restartNumberingAfterBreak="0">
    <w:nsid w:val="723773B9"/>
    <w:multiLevelType w:val="singleLevel"/>
    <w:tmpl w:val="EE5CE2C6"/>
    <w:name w:val="ln2"/>
    <w:lvl w:ilvl="0">
      <w:start w:val="1"/>
      <w:numFmt w:val="decimal"/>
      <w:lvlText w:val="%1."/>
      <w:lvlJc w:val="left"/>
      <w:pPr>
        <w:tabs>
          <w:tab w:val="num" w:pos="720"/>
        </w:tabs>
        <w:ind w:left="720" w:hanging="360"/>
      </w:pPr>
      <w:rPr>
        <w:rFonts w:ascii="Times New Roman" w:hAnsi="Times New Roman" w:cs="Times New Roman"/>
        <w:b w:val="0"/>
        <w:i w:val="0"/>
        <w:caps w:val="0"/>
        <w:sz w:val="24"/>
        <w:u w:val="none"/>
        <w:vertAlign w:val="baseline"/>
      </w:rPr>
    </w:lvl>
  </w:abstractNum>
  <w:abstractNum w:abstractNumId="99" w15:restartNumberingAfterBreak="0">
    <w:nsid w:val="72BD0DD4"/>
    <w:multiLevelType w:val="hybridMultilevel"/>
    <w:tmpl w:val="50589BFE"/>
    <w:lvl w:ilvl="0" w:tplc="14F8C730">
      <w:start w:val="1"/>
      <w:numFmt w:val="bullet"/>
      <w:lvlText w:val="-"/>
      <w:lvlJc w:val="left"/>
      <w:pPr>
        <w:ind w:left="1077" w:hanging="360"/>
      </w:pPr>
      <w:rPr>
        <w:rFonts w:ascii="Courier New" w:hAnsi="Courier New" w:hint="default"/>
      </w:rPr>
    </w:lvl>
    <w:lvl w:ilvl="1" w:tplc="34946124" w:tentative="1">
      <w:start w:val="1"/>
      <w:numFmt w:val="bullet"/>
      <w:lvlText w:val="o"/>
      <w:lvlJc w:val="left"/>
      <w:pPr>
        <w:ind w:left="1797" w:hanging="360"/>
      </w:pPr>
      <w:rPr>
        <w:rFonts w:ascii="Courier New" w:hAnsi="Courier New" w:cs="Courier New" w:hint="default"/>
      </w:rPr>
    </w:lvl>
    <w:lvl w:ilvl="2" w:tplc="3FEA6834" w:tentative="1">
      <w:start w:val="1"/>
      <w:numFmt w:val="bullet"/>
      <w:lvlText w:val=""/>
      <w:lvlJc w:val="left"/>
      <w:pPr>
        <w:ind w:left="2517" w:hanging="360"/>
      </w:pPr>
      <w:rPr>
        <w:rFonts w:ascii="Wingdings" w:hAnsi="Wingdings" w:hint="default"/>
      </w:rPr>
    </w:lvl>
    <w:lvl w:ilvl="3" w:tplc="FEB4C77A" w:tentative="1">
      <w:start w:val="1"/>
      <w:numFmt w:val="bullet"/>
      <w:lvlText w:val=""/>
      <w:lvlJc w:val="left"/>
      <w:pPr>
        <w:ind w:left="3237" w:hanging="360"/>
      </w:pPr>
      <w:rPr>
        <w:rFonts w:ascii="Symbol" w:hAnsi="Symbol" w:hint="default"/>
      </w:rPr>
    </w:lvl>
    <w:lvl w:ilvl="4" w:tplc="40626FEC" w:tentative="1">
      <w:start w:val="1"/>
      <w:numFmt w:val="bullet"/>
      <w:lvlText w:val="o"/>
      <w:lvlJc w:val="left"/>
      <w:pPr>
        <w:ind w:left="3957" w:hanging="360"/>
      </w:pPr>
      <w:rPr>
        <w:rFonts w:ascii="Courier New" w:hAnsi="Courier New" w:cs="Courier New" w:hint="default"/>
      </w:rPr>
    </w:lvl>
    <w:lvl w:ilvl="5" w:tplc="1D801800" w:tentative="1">
      <w:start w:val="1"/>
      <w:numFmt w:val="bullet"/>
      <w:lvlText w:val=""/>
      <w:lvlJc w:val="left"/>
      <w:pPr>
        <w:ind w:left="4677" w:hanging="360"/>
      </w:pPr>
      <w:rPr>
        <w:rFonts w:ascii="Wingdings" w:hAnsi="Wingdings" w:hint="default"/>
      </w:rPr>
    </w:lvl>
    <w:lvl w:ilvl="6" w:tplc="F74A6C10" w:tentative="1">
      <w:start w:val="1"/>
      <w:numFmt w:val="bullet"/>
      <w:lvlText w:val=""/>
      <w:lvlJc w:val="left"/>
      <w:pPr>
        <w:ind w:left="5397" w:hanging="360"/>
      </w:pPr>
      <w:rPr>
        <w:rFonts w:ascii="Symbol" w:hAnsi="Symbol" w:hint="default"/>
      </w:rPr>
    </w:lvl>
    <w:lvl w:ilvl="7" w:tplc="0542FBD4" w:tentative="1">
      <w:start w:val="1"/>
      <w:numFmt w:val="bullet"/>
      <w:lvlText w:val="o"/>
      <w:lvlJc w:val="left"/>
      <w:pPr>
        <w:ind w:left="6117" w:hanging="360"/>
      </w:pPr>
      <w:rPr>
        <w:rFonts w:ascii="Courier New" w:hAnsi="Courier New" w:cs="Courier New" w:hint="default"/>
      </w:rPr>
    </w:lvl>
    <w:lvl w:ilvl="8" w:tplc="7B5E64D0" w:tentative="1">
      <w:start w:val="1"/>
      <w:numFmt w:val="bullet"/>
      <w:lvlText w:val=""/>
      <w:lvlJc w:val="left"/>
      <w:pPr>
        <w:ind w:left="6837" w:hanging="360"/>
      </w:pPr>
      <w:rPr>
        <w:rFonts w:ascii="Wingdings" w:hAnsi="Wingdings" w:hint="default"/>
      </w:rPr>
    </w:lvl>
  </w:abstractNum>
  <w:abstractNum w:abstractNumId="100" w15:restartNumberingAfterBreak="0">
    <w:nsid w:val="72E74653"/>
    <w:multiLevelType w:val="hybridMultilevel"/>
    <w:tmpl w:val="65D4DE9E"/>
    <w:lvl w:ilvl="0" w:tplc="740213F4">
      <w:start w:val="1"/>
      <w:numFmt w:val="bullet"/>
      <w:lvlText w:val="-"/>
      <w:lvlJc w:val="left"/>
      <w:pPr>
        <w:ind w:left="1080" w:hanging="360"/>
      </w:pPr>
      <w:rPr>
        <w:rFonts w:ascii="Courier New" w:hAnsi="Courier New" w:hint="default"/>
      </w:rPr>
    </w:lvl>
    <w:lvl w:ilvl="1" w:tplc="D07A51D8" w:tentative="1">
      <w:start w:val="1"/>
      <w:numFmt w:val="bullet"/>
      <w:lvlText w:val="o"/>
      <w:lvlJc w:val="left"/>
      <w:pPr>
        <w:ind w:left="1800" w:hanging="360"/>
      </w:pPr>
      <w:rPr>
        <w:rFonts w:ascii="Courier New" w:hAnsi="Courier New" w:cs="Courier New" w:hint="default"/>
      </w:rPr>
    </w:lvl>
    <w:lvl w:ilvl="2" w:tplc="36F6DD5C" w:tentative="1">
      <w:start w:val="1"/>
      <w:numFmt w:val="bullet"/>
      <w:lvlText w:val=""/>
      <w:lvlJc w:val="left"/>
      <w:pPr>
        <w:ind w:left="2520" w:hanging="360"/>
      </w:pPr>
      <w:rPr>
        <w:rFonts w:ascii="Wingdings" w:hAnsi="Wingdings" w:hint="default"/>
      </w:rPr>
    </w:lvl>
    <w:lvl w:ilvl="3" w:tplc="AC2215AA" w:tentative="1">
      <w:start w:val="1"/>
      <w:numFmt w:val="bullet"/>
      <w:lvlText w:val=""/>
      <w:lvlJc w:val="left"/>
      <w:pPr>
        <w:ind w:left="3240" w:hanging="360"/>
      </w:pPr>
      <w:rPr>
        <w:rFonts w:ascii="Symbol" w:hAnsi="Symbol" w:hint="default"/>
      </w:rPr>
    </w:lvl>
    <w:lvl w:ilvl="4" w:tplc="6C2417CA" w:tentative="1">
      <w:start w:val="1"/>
      <w:numFmt w:val="bullet"/>
      <w:lvlText w:val="o"/>
      <w:lvlJc w:val="left"/>
      <w:pPr>
        <w:ind w:left="3960" w:hanging="360"/>
      </w:pPr>
      <w:rPr>
        <w:rFonts w:ascii="Courier New" w:hAnsi="Courier New" w:cs="Courier New" w:hint="default"/>
      </w:rPr>
    </w:lvl>
    <w:lvl w:ilvl="5" w:tplc="053051EE" w:tentative="1">
      <w:start w:val="1"/>
      <w:numFmt w:val="bullet"/>
      <w:lvlText w:val=""/>
      <w:lvlJc w:val="left"/>
      <w:pPr>
        <w:ind w:left="4680" w:hanging="360"/>
      </w:pPr>
      <w:rPr>
        <w:rFonts w:ascii="Wingdings" w:hAnsi="Wingdings" w:hint="default"/>
      </w:rPr>
    </w:lvl>
    <w:lvl w:ilvl="6" w:tplc="6D862986" w:tentative="1">
      <w:start w:val="1"/>
      <w:numFmt w:val="bullet"/>
      <w:lvlText w:val=""/>
      <w:lvlJc w:val="left"/>
      <w:pPr>
        <w:ind w:left="5400" w:hanging="360"/>
      </w:pPr>
      <w:rPr>
        <w:rFonts w:ascii="Symbol" w:hAnsi="Symbol" w:hint="default"/>
      </w:rPr>
    </w:lvl>
    <w:lvl w:ilvl="7" w:tplc="400A4EDE" w:tentative="1">
      <w:start w:val="1"/>
      <w:numFmt w:val="bullet"/>
      <w:lvlText w:val="o"/>
      <w:lvlJc w:val="left"/>
      <w:pPr>
        <w:ind w:left="6120" w:hanging="360"/>
      </w:pPr>
      <w:rPr>
        <w:rFonts w:ascii="Courier New" w:hAnsi="Courier New" w:cs="Courier New" w:hint="default"/>
      </w:rPr>
    </w:lvl>
    <w:lvl w:ilvl="8" w:tplc="0F00F282" w:tentative="1">
      <w:start w:val="1"/>
      <w:numFmt w:val="bullet"/>
      <w:lvlText w:val=""/>
      <w:lvlJc w:val="left"/>
      <w:pPr>
        <w:ind w:left="6840" w:hanging="360"/>
      </w:pPr>
      <w:rPr>
        <w:rFonts w:ascii="Wingdings" w:hAnsi="Wingdings" w:hint="default"/>
      </w:rPr>
    </w:lvl>
  </w:abstractNum>
  <w:abstractNum w:abstractNumId="101" w15:restartNumberingAfterBreak="0">
    <w:nsid w:val="751A32E7"/>
    <w:multiLevelType w:val="hybridMultilevel"/>
    <w:tmpl w:val="01FEDCC2"/>
    <w:lvl w:ilvl="0" w:tplc="CDBC564C">
      <w:start w:val="1"/>
      <w:numFmt w:val="lowerLetter"/>
      <w:lvlText w:val="%1."/>
      <w:lvlJc w:val="left"/>
      <w:pPr>
        <w:ind w:left="720" w:hanging="360"/>
      </w:pPr>
    </w:lvl>
    <w:lvl w:ilvl="1" w:tplc="019400CE" w:tentative="1">
      <w:start w:val="1"/>
      <w:numFmt w:val="lowerLetter"/>
      <w:lvlText w:val="%2."/>
      <w:lvlJc w:val="left"/>
      <w:pPr>
        <w:ind w:left="1440" w:hanging="360"/>
      </w:pPr>
    </w:lvl>
    <w:lvl w:ilvl="2" w:tplc="53820158" w:tentative="1">
      <w:start w:val="1"/>
      <w:numFmt w:val="lowerRoman"/>
      <w:lvlText w:val="%3."/>
      <w:lvlJc w:val="right"/>
      <w:pPr>
        <w:ind w:left="2160" w:hanging="180"/>
      </w:pPr>
    </w:lvl>
    <w:lvl w:ilvl="3" w:tplc="D55E26D2" w:tentative="1">
      <w:start w:val="1"/>
      <w:numFmt w:val="decimal"/>
      <w:lvlText w:val="%4."/>
      <w:lvlJc w:val="left"/>
      <w:pPr>
        <w:ind w:left="2880" w:hanging="360"/>
      </w:pPr>
    </w:lvl>
    <w:lvl w:ilvl="4" w:tplc="A09A9A5E" w:tentative="1">
      <w:start w:val="1"/>
      <w:numFmt w:val="lowerLetter"/>
      <w:lvlText w:val="%5."/>
      <w:lvlJc w:val="left"/>
      <w:pPr>
        <w:ind w:left="3600" w:hanging="360"/>
      </w:pPr>
    </w:lvl>
    <w:lvl w:ilvl="5" w:tplc="8DD800B0" w:tentative="1">
      <w:start w:val="1"/>
      <w:numFmt w:val="lowerRoman"/>
      <w:lvlText w:val="%6."/>
      <w:lvlJc w:val="right"/>
      <w:pPr>
        <w:ind w:left="4320" w:hanging="180"/>
      </w:pPr>
    </w:lvl>
    <w:lvl w:ilvl="6" w:tplc="AAF4C868" w:tentative="1">
      <w:start w:val="1"/>
      <w:numFmt w:val="decimal"/>
      <w:lvlText w:val="%7."/>
      <w:lvlJc w:val="left"/>
      <w:pPr>
        <w:ind w:left="5040" w:hanging="360"/>
      </w:pPr>
    </w:lvl>
    <w:lvl w:ilvl="7" w:tplc="F59E439C" w:tentative="1">
      <w:start w:val="1"/>
      <w:numFmt w:val="lowerLetter"/>
      <w:lvlText w:val="%8."/>
      <w:lvlJc w:val="left"/>
      <w:pPr>
        <w:ind w:left="5760" w:hanging="360"/>
      </w:pPr>
    </w:lvl>
    <w:lvl w:ilvl="8" w:tplc="0840BEF4" w:tentative="1">
      <w:start w:val="1"/>
      <w:numFmt w:val="lowerRoman"/>
      <w:lvlText w:val="%9."/>
      <w:lvlJc w:val="right"/>
      <w:pPr>
        <w:ind w:left="6480" w:hanging="180"/>
      </w:pPr>
    </w:lvl>
  </w:abstractNum>
  <w:abstractNum w:abstractNumId="102" w15:restartNumberingAfterBreak="0">
    <w:nsid w:val="78517E47"/>
    <w:multiLevelType w:val="multilevel"/>
    <w:tmpl w:val="0409001F"/>
    <w:styleLink w:val="111111"/>
    <w:lvl w:ilvl="0">
      <w:start w:val="1"/>
      <w:numFmt w:val="decimal"/>
      <w:lvlText w:val="%1."/>
      <w:lvlJc w:val="left"/>
      <w:pPr>
        <w:tabs>
          <w:tab w:val="num" w:pos="360"/>
        </w:tabs>
        <w:ind w:left="360" w:hanging="360"/>
      </w:pPr>
      <w:rPr>
        <w:rFonts w:ascii="Times New Roman" w:hAnsi="Times New Roman"/>
        <w:sz w:val="24"/>
      </w:rPr>
    </w:lvl>
    <w:lvl w:ilvl="1">
      <w:start w:val="1"/>
      <w:numFmt w:val="decimal"/>
      <w:lvlText w:val="%1.%2."/>
      <w:lvlJc w:val="left"/>
      <w:pPr>
        <w:tabs>
          <w:tab w:val="num" w:pos="792"/>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216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4320"/>
        </w:tabs>
        <w:ind w:left="3744" w:hanging="1224"/>
      </w:pPr>
    </w:lvl>
    <w:lvl w:ilvl="8">
      <w:start w:val="1"/>
      <w:numFmt w:val="decimal"/>
      <w:lvlText w:val="%1.%2.%3.%4.%5.%6.%7.%8.%9."/>
      <w:lvlJc w:val="left"/>
      <w:pPr>
        <w:tabs>
          <w:tab w:val="num" w:pos="5040"/>
        </w:tabs>
        <w:ind w:left="4320" w:hanging="1440"/>
      </w:pPr>
    </w:lvl>
  </w:abstractNum>
  <w:abstractNum w:abstractNumId="103" w15:restartNumberingAfterBreak="0">
    <w:nsid w:val="78AF23CA"/>
    <w:multiLevelType w:val="hybridMultilevel"/>
    <w:tmpl w:val="8604E43E"/>
    <w:lvl w:ilvl="0" w:tplc="B0D6836E">
      <w:start w:val="1"/>
      <w:numFmt w:val="bullet"/>
      <w:lvlText w:val=""/>
      <w:lvlJc w:val="left"/>
      <w:pPr>
        <w:ind w:left="720" w:hanging="360"/>
      </w:pPr>
      <w:rPr>
        <w:rFonts w:ascii="Symbol" w:hAnsi="Symbol" w:hint="default"/>
      </w:rPr>
    </w:lvl>
    <w:lvl w:ilvl="1" w:tplc="89A0444C" w:tentative="1">
      <w:start w:val="1"/>
      <w:numFmt w:val="bullet"/>
      <w:lvlText w:val="o"/>
      <w:lvlJc w:val="left"/>
      <w:pPr>
        <w:ind w:left="1440" w:hanging="360"/>
      </w:pPr>
      <w:rPr>
        <w:rFonts w:ascii="Courier New" w:hAnsi="Courier New" w:cs="Courier New" w:hint="default"/>
      </w:rPr>
    </w:lvl>
    <w:lvl w:ilvl="2" w:tplc="AA70289C" w:tentative="1">
      <w:start w:val="1"/>
      <w:numFmt w:val="bullet"/>
      <w:lvlText w:val=""/>
      <w:lvlJc w:val="left"/>
      <w:pPr>
        <w:ind w:left="2160" w:hanging="360"/>
      </w:pPr>
      <w:rPr>
        <w:rFonts w:ascii="Wingdings" w:hAnsi="Wingdings" w:hint="default"/>
      </w:rPr>
    </w:lvl>
    <w:lvl w:ilvl="3" w:tplc="2D44059E" w:tentative="1">
      <w:start w:val="1"/>
      <w:numFmt w:val="bullet"/>
      <w:lvlText w:val=""/>
      <w:lvlJc w:val="left"/>
      <w:pPr>
        <w:ind w:left="2880" w:hanging="360"/>
      </w:pPr>
      <w:rPr>
        <w:rFonts w:ascii="Symbol" w:hAnsi="Symbol" w:hint="default"/>
      </w:rPr>
    </w:lvl>
    <w:lvl w:ilvl="4" w:tplc="F37A5194" w:tentative="1">
      <w:start w:val="1"/>
      <w:numFmt w:val="bullet"/>
      <w:lvlText w:val="o"/>
      <w:lvlJc w:val="left"/>
      <w:pPr>
        <w:ind w:left="3600" w:hanging="360"/>
      </w:pPr>
      <w:rPr>
        <w:rFonts w:ascii="Courier New" w:hAnsi="Courier New" w:cs="Courier New" w:hint="default"/>
      </w:rPr>
    </w:lvl>
    <w:lvl w:ilvl="5" w:tplc="F448119A" w:tentative="1">
      <w:start w:val="1"/>
      <w:numFmt w:val="bullet"/>
      <w:lvlText w:val=""/>
      <w:lvlJc w:val="left"/>
      <w:pPr>
        <w:ind w:left="4320" w:hanging="360"/>
      </w:pPr>
      <w:rPr>
        <w:rFonts w:ascii="Wingdings" w:hAnsi="Wingdings" w:hint="default"/>
      </w:rPr>
    </w:lvl>
    <w:lvl w:ilvl="6" w:tplc="ADFE904A" w:tentative="1">
      <w:start w:val="1"/>
      <w:numFmt w:val="bullet"/>
      <w:lvlText w:val=""/>
      <w:lvlJc w:val="left"/>
      <w:pPr>
        <w:ind w:left="5040" w:hanging="360"/>
      </w:pPr>
      <w:rPr>
        <w:rFonts w:ascii="Symbol" w:hAnsi="Symbol" w:hint="default"/>
      </w:rPr>
    </w:lvl>
    <w:lvl w:ilvl="7" w:tplc="F5068C4A" w:tentative="1">
      <w:start w:val="1"/>
      <w:numFmt w:val="bullet"/>
      <w:lvlText w:val="o"/>
      <w:lvlJc w:val="left"/>
      <w:pPr>
        <w:ind w:left="5760" w:hanging="360"/>
      </w:pPr>
      <w:rPr>
        <w:rFonts w:ascii="Courier New" w:hAnsi="Courier New" w:cs="Courier New" w:hint="default"/>
      </w:rPr>
    </w:lvl>
    <w:lvl w:ilvl="8" w:tplc="58E26B8C" w:tentative="1">
      <w:start w:val="1"/>
      <w:numFmt w:val="bullet"/>
      <w:lvlText w:val=""/>
      <w:lvlJc w:val="left"/>
      <w:pPr>
        <w:ind w:left="6480" w:hanging="360"/>
      </w:pPr>
      <w:rPr>
        <w:rFonts w:ascii="Wingdings" w:hAnsi="Wingdings" w:hint="default"/>
      </w:rPr>
    </w:lvl>
  </w:abstractNum>
  <w:abstractNum w:abstractNumId="104" w15:restartNumberingAfterBreak="0">
    <w:nsid w:val="79993A86"/>
    <w:multiLevelType w:val="singleLevel"/>
    <w:tmpl w:val="98184D24"/>
    <w:name w:val="WWlb2"/>
    <w:lvl w:ilvl="0">
      <w:start w:val="1"/>
      <w:numFmt w:val="bullet"/>
      <w:lvlText w:val="-"/>
      <w:lvlJc w:val="left"/>
      <w:pPr>
        <w:tabs>
          <w:tab w:val="num" w:pos="720"/>
        </w:tabs>
        <w:ind w:left="720" w:hanging="360"/>
      </w:pPr>
      <w:rPr>
        <w:rFonts w:ascii="Times New Roman" w:hAnsi="Times New Roman" w:cs="Times New Roman"/>
        <w:b w:val="0"/>
        <w:i w:val="0"/>
        <w:caps w:val="0"/>
        <w:sz w:val="24"/>
        <w:u w:val="none"/>
        <w:vertAlign w:val="baseline"/>
      </w:rPr>
    </w:lvl>
  </w:abstractNum>
  <w:abstractNum w:abstractNumId="105" w15:restartNumberingAfterBreak="0">
    <w:nsid w:val="7B5E14C5"/>
    <w:multiLevelType w:val="hybridMultilevel"/>
    <w:tmpl w:val="0BF4F8EC"/>
    <w:lvl w:ilvl="0" w:tplc="A044F088">
      <w:start w:val="1"/>
      <w:numFmt w:val="bullet"/>
      <w:lvlText w:val="-"/>
      <w:lvlJc w:val="left"/>
      <w:pPr>
        <w:ind w:left="1077" w:hanging="360"/>
      </w:pPr>
      <w:rPr>
        <w:rFonts w:ascii="Courier New" w:hAnsi="Courier New" w:hint="default"/>
      </w:rPr>
    </w:lvl>
    <w:lvl w:ilvl="1" w:tplc="08090003" w:tentative="1">
      <w:start w:val="1"/>
      <w:numFmt w:val="bullet"/>
      <w:lvlText w:val="o"/>
      <w:lvlJc w:val="left"/>
      <w:pPr>
        <w:ind w:left="1797" w:hanging="360"/>
      </w:pPr>
      <w:rPr>
        <w:rFonts w:ascii="Courier New" w:hAnsi="Courier New" w:cs="Courier New" w:hint="default"/>
      </w:rPr>
    </w:lvl>
    <w:lvl w:ilvl="2" w:tplc="08090005" w:tentative="1">
      <w:start w:val="1"/>
      <w:numFmt w:val="bullet"/>
      <w:lvlText w:val=""/>
      <w:lvlJc w:val="left"/>
      <w:pPr>
        <w:ind w:left="2517" w:hanging="360"/>
      </w:pPr>
      <w:rPr>
        <w:rFonts w:ascii="Wingdings" w:hAnsi="Wingdings" w:hint="default"/>
      </w:rPr>
    </w:lvl>
    <w:lvl w:ilvl="3" w:tplc="08090001" w:tentative="1">
      <w:start w:val="1"/>
      <w:numFmt w:val="bullet"/>
      <w:lvlText w:val=""/>
      <w:lvlJc w:val="left"/>
      <w:pPr>
        <w:ind w:left="3237" w:hanging="360"/>
      </w:pPr>
      <w:rPr>
        <w:rFonts w:ascii="Symbol" w:hAnsi="Symbol" w:hint="default"/>
      </w:rPr>
    </w:lvl>
    <w:lvl w:ilvl="4" w:tplc="08090003" w:tentative="1">
      <w:start w:val="1"/>
      <w:numFmt w:val="bullet"/>
      <w:lvlText w:val="o"/>
      <w:lvlJc w:val="left"/>
      <w:pPr>
        <w:ind w:left="3957" w:hanging="360"/>
      </w:pPr>
      <w:rPr>
        <w:rFonts w:ascii="Courier New" w:hAnsi="Courier New" w:cs="Courier New" w:hint="default"/>
      </w:rPr>
    </w:lvl>
    <w:lvl w:ilvl="5" w:tplc="08090005" w:tentative="1">
      <w:start w:val="1"/>
      <w:numFmt w:val="bullet"/>
      <w:lvlText w:val=""/>
      <w:lvlJc w:val="left"/>
      <w:pPr>
        <w:ind w:left="4677" w:hanging="360"/>
      </w:pPr>
      <w:rPr>
        <w:rFonts w:ascii="Wingdings" w:hAnsi="Wingdings" w:hint="default"/>
      </w:rPr>
    </w:lvl>
    <w:lvl w:ilvl="6" w:tplc="08090001" w:tentative="1">
      <w:start w:val="1"/>
      <w:numFmt w:val="bullet"/>
      <w:lvlText w:val=""/>
      <w:lvlJc w:val="left"/>
      <w:pPr>
        <w:ind w:left="5397" w:hanging="360"/>
      </w:pPr>
      <w:rPr>
        <w:rFonts w:ascii="Symbol" w:hAnsi="Symbol" w:hint="default"/>
      </w:rPr>
    </w:lvl>
    <w:lvl w:ilvl="7" w:tplc="08090003" w:tentative="1">
      <w:start w:val="1"/>
      <w:numFmt w:val="bullet"/>
      <w:lvlText w:val="o"/>
      <w:lvlJc w:val="left"/>
      <w:pPr>
        <w:ind w:left="6117" w:hanging="360"/>
      </w:pPr>
      <w:rPr>
        <w:rFonts w:ascii="Courier New" w:hAnsi="Courier New" w:cs="Courier New" w:hint="default"/>
      </w:rPr>
    </w:lvl>
    <w:lvl w:ilvl="8" w:tplc="08090005" w:tentative="1">
      <w:start w:val="1"/>
      <w:numFmt w:val="bullet"/>
      <w:lvlText w:val=""/>
      <w:lvlJc w:val="left"/>
      <w:pPr>
        <w:ind w:left="6837" w:hanging="360"/>
      </w:pPr>
      <w:rPr>
        <w:rFonts w:ascii="Wingdings" w:hAnsi="Wingdings" w:hint="default"/>
      </w:rPr>
    </w:lvl>
  </w:abstractNum>
  <w:abstractNum w:abstractNumId="106" w15:restartNumberingAfterBreak="0">
    <w:nsid w:val="7C577231"/>
    <w:multiLevelType w:val="multilevel"/>
    <w:tmpl w:val="944219E8"/>
    <w:lvl w:ilvl="0">
      <w:start w:val="1"/>
      <w:numFmt w:val="lowerRoman"/>
      <w:pStyle w:val="ListNumber3Roman"/>
      <w:lvlText w:val="%1."/>
      <w:lvlJc w:val="right"/>
      <w:pPr>
        <w:ind w:left="1080" w:hanging="180"/>
      </w:pPr>
      <w:rPr>
        <w:rFonts w:ascii="Times New Roman" w:hAnsi="Times New Roman" w:hint="default"/>
        <w:b w:val="0"/>
        <w:i w:val="0"/>
        <w:iCs w:val="0"/>
        <w:caps w:val="0"/>
        <w:smallCaps w:val="0"/>
        <w:strike w:val="0"/>
        <w:dstrike w:val="0"/>
        <w:outline w:val="0"/>
        <w:shadow w:val="0"/>
        <w:emboss w:val="0"/>
        <w:imprint w:val="0"/>
        <w:vanish w:val="0"/>
        <w:spacing w:val="0"/>
        <w:kern w:val="0"/>
        <w:position w:val="0"/>
        <w:u w:val="none"/>
        <w:effect w:val="none"/>
        <w:vertAlign w:val="baseline"/>
      </w:rPr>
    </w:lvl>
    <w:lvl w:ilvl="1">
      <w:start w:val="1"/>
      <w:numFmt w:val="lowerLetter"/>
      <w:lvlText w:val="%2."/>
      <w:lvlJc w:val="left"/>
      <w:pPr>
        <w:ind w:left="2160" w:hanging="360"/>
      </w:pPr>
      <w:rPr>
        <w:rFonts w:hint="default"/>
      </w:rPr>
    </w:lvl>
    <w:lvl w:ilvl="2">
      <w:start w:val="1"/>
      <w:numFmt w:val="lowerRoman"/>
      <w:lvlText w:val="%3."/>
      <w:lvlJc w:val="right"/>
      <w:pPr>
        <w:ind w:left="2880" w:hanging="180"/>
      </w:pPr>
      <w:rPr>
        <w:rFonts w:hint="default"/>
      </w:rPr>
    </w:lvl>
    <w:lvl w:ilvl="3">
      <w:start w:val="1"/>
      <w:numFmt w:val="decimal"/>
      <w:lvlText w:val="%4."/>
      <w:lvlJc w:val="left"/>
      <w:pPr>
        <w:ind w:left="3600" w:hanging="360"/>
      </w:pPr>
      <w:rPr>
        <w:rFonts w:hint="default"/>
      </w:rPr>
    </w:lvl>
    <w:lvl w:ilvl="4">
      <w:start w:val="1"/>
      <w:numFmt w:val="lowerLetter"/>
      <w:lvlText w:val="%5."/>
      <w:lvlJc w:val="left"/>
      <w:pPr>
        <w:ind w:left="4320" w:hanging="360"/>
      </w:pPr>
      <w:rPr>
        <w:rFonts w:hint="default"/>
      </w:rPr>
    </w:lvl>
    <w:lvl w:ilvl="5">
      <w:start w:val="1"/>
      <w:numFmt w:val="lowerRoman"/>
      <w:lvlText w:val="%6."/>
      <w:lvlJc w:val="right"/>
      <w:pPr>
        <w:ind w:left="5040" w:hanging="180"/>
      </w:pPr>
      <w:rPr>
        <w:rFonts w:hint="default"/>
      </w:rPr>
    </w:lvl>
    <w:lvl w:ilvl="6">
      <w:start w:val="1"/>
      <w:numFmt w:val="decimal"/>
      <w:lvlText w:val="%7."/>
      <w:lvlJc w:val="left"/>
      <w:pPr>
        <w:ind w:left="5760" w:hanging="360"/>
      </w:pPr>
      <w:rPr>
        <w:rFonts w:hint="default"/>
      </w:rPr>
    </w:lvl>
    <w:lvl w:ilvl="7">
      <w:start w:val="1"/>
      <w:numFmt w:val="lowerLetter"/>
      <w:lvlText w:val="%8."/>
      <w:lvlJc w:val="left"/>
      <w:pPr>
        <w:ind w:left="6480" w:hanging="360"/>
      </w:pPr>
      <w:rPr>
        <w:rFonts w:hint="default"/>
      </w:rPr>
    </w:lvl>
    <w:lvl w:ilvl="8">
      <w:start w:val="1"/>
      <w:numFmt w:val="lowerRoman"/>
      <w:lvlText w:val="%9."/>
      <w:lvlJc w:val="right"/>
      <w:pPr>
        <w:ind w:left="7200" w:hanging="180"/>
      </w:pPr>
      <w:rPr>
        <w:rFonts w:hint="default"/>
      </w:rPr>
    </w:lvl>
  </w:abstractNum>
  <w:abstractNum w:abstractNumId="107" w15:restartNumberingAfterBreak="0">
    <w:nsid w:val="7DAB5883"/>
    <w:multiLevelType w:val="hybridMultilevel"/>
    <w:tmpl w:val="D3C027BA"/>
    <w:lvl w:ilvl="0" w:tplc="C148672E">
      <w:start w:val="1"/>
      <w:numFmt w:val="bullet"/>
      <w:lvlText w:val="-"/>
      <w:lvlJc w:val="left"/>
      <w:pPr>
        <w:ind w:left="1080" w:hanging="360"/>
      </w:pPr>
      <w:rPr>
        <w:rFonts w:ascii="Courier New" w:hAnsi="Courier New" w:hint="default"/>
      </w:rPr>
    </w:lvl>
    <w:lvl w:ilvl="1" w:tplc="C568AE8C" w:tentative="1">
      <w:start w:val="1"/>
      <w:numFmt w:val="bullet"/>
      <w:lvlText w:val="o"/>
      <w:lvlJc w:val="left"/>
      <w:pPr>
        <w:ind w:left="1800" w:hanging="360"/>
      </w:pPr>
      <w:rPr>
        <w:rFonts w:ascii="Courier New" w:hAnsi="Courier New" w:cs="Courier New" w:hint="default"/>
      </w:rPr>
    </w:lvl>
    <w:lvl w:ilvl="2" w:tplc="B76C2B0A" w:tentative="1">
      <w:start w:val="1"/>
      <w:numFmt w:val="bullet"/>
      <w:lvlText w:val=""/>
      <w:lvlJc w:val="left"/>
      <w:pPr>
        <w:ind w:left="2520" w:hanging="360"/>
      </w:pPr>
      <w:rPr>
        <w:rFonts w:ascii="Wingdings" w:hAnsi="Wingdings" w:hint="default"/>
      </w:rPr>
    </w:lvl>
    <w:lvl w:ilvl="3" w:tplc="7D828BBC" w:tentative="1">
      <w:start w:val="1"/>
      <w:numFmt w:val="bullet"/>
      <w:lvlText w:val=""/>
      <w:lvlJc w:val="left"/>
      <w:pPr>
        <w:ind w:left="3240" w:hanging="360"/>
      </w:pPr>
      <w:rPr>
        <w:rFonts w:ascii="Symbol" w:hAnsi="Symbol" w:hint="default"/>
      </w:rPr>
    </w:lvl>
    <w:lvl w:ilvl="4" w:tplc="51F23644" w:tentative="1">
      <w:start w:val="1"/>
      <w:numFmt w:val="bullet"/>
      <w:lvlText w:val="o"/>
      <w:lvlJc w:val="left"/>
      <w:pPr>
        <w:ind w:left="3960" w:hanging="360"/>
      </w:pPr>
      <w:rPr>
        <w:rFonts w:ascii="Courier New" w:hAnsi="Courier New" w:cs="Courier New" w:hint="default"/>
      </w:rPr>
    </w:lvl>
    <w:lvl w:ilvl="5" w:tplc="194027E2" w:tentative="1">
      <w:start w:val="1"/>
      <w:numFmt w:val="bullet"/>
      <w:lvlText w:val=""/>
      <w:lvlJc w:val="left"/>
      <w:pPr>
        <w:ind w:left="4680" w:hanging="360"/>
      </w:pPr>
      <w:rPr>
        <w:rFonts w:ascii="Wingdings" w:hAnsi="Wingdings" w:hint="default"/>
      </w:rPr>
    </w:lvl>
    <w:lvl w:ilvl="6" w:tplc="8B72409C" w:tentative="1">
      <w:start w:val="1"/>
      <w:numFmt w:val="bullet"/>
      <w:lvlText w:val=""/>
      <w:lvlJc w:val="left"/>
      <w:pPr>
        <w:ind w:left="5400" w:hanging="360"/>
      </w:pPr>
      <w:rPr>
        <w:rFonts w:ascii="Symbol" w:hAnsi="Symbol" w:hint="default"/>
      </w:rPr>
    </w:lvl>
    <w:lvl w:ilvl="7" w:tplc="0444E9B4" w:tentative="1">
      <w:start w:val="1"/>
      <w:numFmt w:val="bullet"/>
      <w:lvlText w:val="o"/>
      <w:lvlJc w:val="left"/>
      <w:pPr>
        <w:ind w:left="6120" w:hanging="360"/>
      </w:pPr>
      <w:rPr>
        <w:rFonts w:ascii="Courier New" w:hAnsi="Courier New" w:cs="Courier New" w:hint="default"/>
      </w:rPr>
    </w:lvl>
    <w:lvl w:ilvl="8" w:tplc="2F2AC264" w:tentative="1">
      <w:start w:val="1"/>
      <w:numFmt w:val="bullet"/>
      <w:lvlText w:val=""/>
      <w:lvlJc w:val="left"/>
      <w:pPr>
        <w:ind w:left="6840" w:hanging="360"/>
      </w:pPr>
      <w:rPr>
        <w:rFonts w:ascii="Wingdings" w:hAnsi="Wingdings" w:hint="default"/>
      </w:rPr>
    </w:lvl>
  </w:abstractNum>
  <w:abstractNum w:abstractNumId="108" w15:restartNumberingAfterBreak="0">
    <w:nsid w:val="7EB77F88"/>
    <w:multiLevelType w:val="multilevel"/>
    <w:tmpl w:val="A1AA92D0"/>
    <w:lvl w:ilvl="0">
      <w:start w:val="1"/>
      <w:numFmt w:val="lowerLetter"/>
      <w:pStyle w:val="TableFootnoteLetter9pt"/>
      <w:lvlText w:val="%1"/>
      <w:lvlJc w:val="left"/>
      <w:pPr>
        <w:ind w:left="360" w:hanging="360"/>
      </w:pPr>
      <w:rPr>
        <w:rFonts w:ascii="Times New Roman" w:hAnsi="Times New Roman" w:cs="Times New Roman" w:hint="default"/>
        <w:b w:val="0"/>
        <w:i w:val="0"/>
        <w:caps w:val="0"/>
        <w:strike w:val="0"/>
        <w:dstrike w:val="0"/>
        <w:outline w:val="0"/>
        <w:shadow w:val="0"/>
        <w:emboss w:val="0"/>
        <w:imprint w:val="0"/>
        <w:vanish w:val="0"/>
        <w:color w:val="auto"/>
        <w:sz w:val="22"/>
        <w:u w:val="none"/>
        <w:vertAlign w:val="superscrip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09" w15:restartNumberingAfterBreak="0">
    <w:nsid w:val="7F0400D1"/>
    <w:multiLevelType w:val="hybridMultilevel"/>
    <w:tmpl w:val="178460DC"/>
    <w:lvl w:ilvl="0" w:tplc="A044F088">
      <w:start w:val="1"/>
      <w:numFmt w:val="bullet"/>
      <w:lvlText w:val="-"/>
      <w:lvlJc w:val="left"/>
      <w:pPr>
        <w:ind w:left="1260" w:hanging="360"/>
      </w:pPr>
      <w:rPr>
        <w:rFonts w:ascii="Courier New" w:hAnsi="Courier New" w:hint="default"/>
      </w:rPr>
    </w:lvl>
    <w:lvl w:ilvl="1" w:tplc="08090003" w:tentative="1">
      <w:start w:val="1"/>
      <w:numFmt w:val="bullet"/>
      <w:lvlText w:val="o"/>
      <w:lvlJc w:val="left"/>
      <w:pPr>
        <w:ind w:left="1980" w:hanging="360"/>
      </w:pPr>
      <w:rPr>
        <w:rFonts w:ascii="Courier New" w:hAnsi="Courier New" w:cs="Courier New" w:hint="default"/>
      </w:rPr>
    </w:lvl>
    <w:lvl w:ilvl="2" w:tplc="08090005" w:tentative="1">
      <w:start w:val="1"/>
      <w:numFmt w:val="bullet"/>
      <w:lvlText w:val=""/>
      <w:lvlJc w:val="left"/>
      <w:pPr>
        <w:ind w:left="2700" w:hanging="360"/>
      </w:pPr>
      <w:rPr>
        <w:rFonts w:ascii="Wingdings" w:hAnsi="Wingdings" w:hint="default"/>
      </w:rPr>
    </w:lvl>
    <w:lvl w:ilvl="3" w:tplc="08090001" w:tentative="1">
      <w:start w:val="1"/>
      <w:numFmt w:val="bullet"/>
      <w:lvlText w:val=""/>
      <w:lvlJc w:val="left"/>
      <w:pPr>
        <w:ind w:left="3420" w:hanging="360"/>
      </w:pPr>
      <w:rPr>
        <w:rFonts w:ascii="Symbol" w:hAnsi="Symbol" w:hint="default"/>
      </w:rPr>
    </w:lvl>
    <w:lvl w:ilvl="4" w:tplc="08090003" w:tentative="1">
      <w:start w:val="1"/>
      <w:numFmt w:val="bullet"/>
      <w:lvlText w:val="o"/>
      <w:lvlJc w:val="left"/>
      <w:pPr>
        <w:ind w:left="4140" w:hanging="360"/>
      </w:pPr>
      <w:rPr>
        <w:rFonts w:ascii="Courier New" w:hAnsi="Courier New" w:cs="Courier New" w:hint="default"/>
      </w:rPr>
    </w:lvl>
    <w:lvl w:ilvl="5" w:tplc="08090005" w:tentative="1">
      <w:start w:val="1"/>
      <w:numFmt w:val="bullet"/>
      <w:lvlText w:val=""/>
      <w:lvlJc w:val="left"/>
      <w:pPr>
        <w:ind w:left="4860" w:hanging="360"/>
      </w:pPr>
      <w:rPr>
        <w:rFonts w:ascii="Wingdings" w:hAnsi="Wingdings" w:hint="default"/>
      </w:rPr>
    </w:lvl>
    <w:lvl w:ilvl="6" w:tplc="08090001" w:tentative="1">
      <w:start w:val="1"/>
      <w:numFmt w:val="bullet"/>
      <w:lvlText w:val=""/>
      <w:lvlJc w:val="left"/>
      <w:pPr>
        <w:ind w:left="5580" w:hanging="360"/>
      </w:pPr>
      <w:rPr>
        <w:rFonts w:ascii="Symbol" w:hAnsi="Symbol" w:hint="default"/>
      </w:rPr>
    </w:lvl>
    <w:lvl w:ilvl="7" w:tplc="08090003" w:tentative="1">
      <w:start w:val="1"/>
      <w:numFmt w:val="bullet"/>
      <w:lvlText w:val="o"/>
      <w:lvlJc w:val="left"/>
      <w:pPr>
        <w:ind w:left="6300" w:hanging="360"/>
      </w:pPr>
      <w:rPr>
        <w:rFonts w:ascii="Courier New" w:hAnsi="Courier New" w:cs="Courier New" w:hint="default"/>
      </w:rPr>
    </w:lvl>
    <w:lvl w:ilvl="8" w:tplc="08090005" w:tentative="1">
      <w:start w:val="1"/>
      <w:numFmt w:val="bullet"/>
      <w:lvlText w:val=""/>
      <w:lvlJc w:val="left"/>
      <w:pPr>
        <w:ind w:left="7020" w:hanging="360"/>
      </w:pPr>
      <w:rPr>
        <w:rFonts w:ascii="Wingdings" w:hAnsi="Wingdings" w:hint="default"/>
      </w:rPr>
    </w:lvl>
  </w:abstractNum>
  <w:num w:numId="1" w16cid:durableId="2037388180">
    <w:abstractNumId w:val="102"/>
  </w:num>
  <w:num w:numId="2" w16cid:durableId="1363093157">
    <w:abstractNumId w:val="89"/>
  </w:num>
  <w:num w:numId="3" w16cid:durableId="1062294774">
    <w:abstractNumId w:val="95"/>
  </w:num>
  <w:num w:numId="4" w16cid:durableId="1933078903">
    <w:abstractNumId w:val="93"/>
  </w:num>
  <w:num w:numId="5" w16cid:durableId="1089547558">
    <w:abstractNumId w:val="6"/>
  </w:num>
  <w:num w:numId="6" w16cid:durableId="1663969872">
    <w:abstractNumId w:val="20"/>
  </w:num>
  <w:num w:numId="7" w16cid:durableId="873422642">
    <w:abstractNumId w:val="29"/>
    <w:lvlOverride w:ilvl="0">
      <w:startOverride w:val="1"/>
    </w:lvlOverride>
  </w:num>
  <w:num w:numId="8" w16cid:durableId="1194804551">
    <w:abstractNumId w:val="29"/>
    <w:lvlOverride w:ilvl="0">
      <w:startOverride w:val="17"/>
    </w:lvlOverride>
  </w:num>
  <w:num w:numId="9" w16cid:durableId="105001117">
    <w:abstractNumId w:val="61"/>
  </w:num>
  <w:num w:numId="10" w16cid:durableId="1163593574">
    <w:abstractNumId w:val="77"/>
  </w:num>
  <w:num w:numId="11" w16cid:durableId="1955282863">
    <w:abstractNumId w:val="103"/>
  </w:num>
  <w:num w:numId="12" w16cid:durableId="1281760801">
    <w:abstractNumId w:val="80"/>
  </w:num>
  <w:num w:numId="13" w16cid:durableId="52197367">
    <w:abstractNumId w:val="87"/>
    <w:lvlOverride w:ilvl="0"/>
    <w:lvlOverride w:ilvl="1"/>
    <w:lvlOverride w:ilvl="2"/>
    <w:lvlOverride w:ilvl="3"/>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472022769">
    <w:abstractNumId w:val="82"/>
  </w:num>
  <w:num w:numId="15" w16cid:durableId="637612565">
    <w:abstractNumId w:val="18"/>
  </w:num>
  <w:num w:numId="16" w16cid:durableId="487478683">
    <w:abstractNumId w:val="7"/>
  </w:num>
  <w:num w:numId="17" w16cid:durableId="1685087242">
    <w:abstractNumId w:val="47"/>
  </w:num>
  <w:num w:numId="18" w16cid:durableId="773793305">
    <w:abstractNumId w:val="79"/>
  </w:num>
  <w:num w:numId="19" w16cid:durableId="725878115">
    <w:abstractNumId w:val="75"/>
  </w:num>
  <w:num w:numId="20" w16cid:durableId="149172923">
    <w:abstractNumId w:val="66"/>
  </w:num>
  <w:num w:numId="21" w16cid:durableId="2074230882">
    <w:abstractNumId w:val="45"/>
  </w:num>
  <w:num w:numId="22" w16cid:durableId="858273372">
    <w:abstractNumId w:val="60"/>
  </w:num>
  <w:num w:numId="23" w16cid:durableId="447942072">
    <w:abstractNumId w:val="44"/>
  </w:num>
  <w:num w:numId="24" w16cid:durableId="2048947658">
    <w:abstractNumId w:val="74"/>
  </w:num>
  <w:num w:numId="25" w16cid:durableId="316300404">
    <w:abstractNumId w:val="90"/>
  </w:num>
  <w:num w:numId="26" w16cid:durableId="135150885">
    <w:abstractNumId w:val="101"/>
  </w:num>
  <w:num w:numId="27" w16cid:durableId="32732828">
    <w:abstractNumId w:val="58"/>
  </w:num>
  <w:num w:numId="28" w16cid:durableId="157039556">
    <w:abstractNumId w:val="17"/>
  </w:num>
  <w:num w:numId="29" w16cid:durableId="176165657">
    <w:abstractNumId w:val="85"/>
  </w:num>
  <w:num w:numId="30" w16cid:durableId="1410348498">
    <w:abstractNumId w:val="56"/>
  </w:num>
  <w:num w:numId="31" w16cid:durableId="1936472611">
    <w:abstractNumId w:val="28"/>
  </w:num>
  <w:num w:numId="32" w16cid:durableId="564730521">
    <w:abstractNumId w:val="53"/>
  </w:num>
  <w:num w:numId="33" w16cid:durableId="510997798">
    <w:abstractNumId w:val="52"/>
  </w:num>
  <w:num w:numId="34" w16cid:durableId="277564225">
    <w:abstractNumId w:val="57"/>
  </w:num>
  <w:num w:numId="35" w16cid:durableId="1335721551">
    <w:abstractNumId w:val="94"/>
  </w:num>
  <w:num w:numId="36" w16cid:durableId="1750346630">
    <w:abstractNumId w:val="22"/>
  </w:num>
  <w:num w:numId="37" w16cid:durableId="1945965148">
    <w:abstractNumId w:val="93"/>
  </w:num>
  <w:num w:numId="38" w16cid:durableId="251353170">
    <w:abstractNumId w:val="57"/>
  </w:num>
  <w:num w:numId="39" w16cid:durableId="1249652997">
    <w:abstractNumId w:val="59"/>
  </w:num>
  <w:num w:numId="40" w16cid:durableId="1247223044">
    <w:abstractNumId w:val="1"/>
  </w:num>
  <w:num w:numId="41" w16cid:durableId="1561592763">
    <w:abstractNumId w:val="0"/>
  </w:num>
  <w:num w:numId="42" w16cid:durableId="1460102498">
    <w:abstractNumId w:val="16"/>
  </w:num>
  <w:num w:numId="43" w16cid:durableId="691492094">
    <w:abstractNumId w:val="37"/>
  </w:num>
  <w:num w:numId="44" w16cid:durableId="1402365440">
    <w:abstractNumId w:val="27"/>
  </w:num>
  <w:num w:numId="45" w16cid:durableId="1627006457">
    <w:abstractNumId w:val="31"/>
  </w:num>
  <w:num w:numId="46" w16cid:durableId="92361190">
    <w:abstractNumId w:val="62"/>
  </w:num>
  <w:num w:numId="47" w16cid:durableId="56905962">
    <w:abstractNumId w:val="3"/>
  </w:num>
  <w:num w:numId="48" w16cid:durableId="1937208442">
    <w:abstractNumId w:val="46"/>
  </w:num>
  <w:num w:numId="49" w16cid:durableId="745960942">
    <w:abstractNumId w:val="21"/>
  </w:num>
  <w:num w:numId="50" w16cid:durableId="2069380658">
    <w:abstractNumId w:val="67"/>
  </w:num>
  <w:num w:numId="51" w16cid:durableId="1060324416">
    <w:abstractNumId w:val="11"/>
  </w:num>
  <w:num w:numId="52" w16cid:durableId="2133471535">
    <w:abstractNumId w:val="106"/>
  </w:num>
  <w:num w:numId="53" w16cid:durableId="175660578">
    <w:abstractNumId w:val="12"/>
  </w:num>
  <w:num w:numId="54" w16cid:durableId="2064987767">
    <w:abstractNumId w:val="5"/>
  </w:num>
  <w:num w:numId="55" w16cid:durableId="977415609">
    <w:abstractNumId w:val="96"/>
  </w:num>
  <w:num w:numId="56" w16cid:durableId="1445614517">
    <w:abstractNumId w:val="72"/>
  </w:num>
  <w:num w:numId="57" w16cid:durableId="527764584">
    <w:abstractNumId w:val="88"/>
  </w:num>
  <w:num w:numId="58" w16cid:durableId="875390606">
    <w:abstractNumId w:val="78"/>
  </w:num>
  <w:num w:numId="59" w16cid:durableId="564486715">
    <w:abstractNumId w:val="70"/>
  </w:num>
  <w:num w:numId="60" w16cid:durableId="1260214096">
    <w:abstractNumId w:val="108"/>
  </w:num>
  <w:num w:numId="61" w16cid:durableId="1711804732">
    <w:abstractNumId w:val="92"/>
  </w:num>
  <w:num w:numId="62" w16cid:durableId="1729718102">
    <w:abstractNumId w:val="9"/>
  </w:num>
  <w:num w:numId="63" w16cid:durableId="1270891470">
    <w:abstractNumId w:val="46"/>
    <w:lvlOverride w:ilvl="0">
      <w:startOverride w:val="1"/>
    </w:lvlOverride>
  </w:num>
  <w:num w:numId="64" w16cid:durableId="1728719757">
    <w:abstractNumId w:val="14"/>
  </w:num>
  <w:num w:numId="65" w16cid:durableId="1014452167">
    <w:abstractNumId w:val="51"/>
  </w:num>
  <w:num w:numId="66" w16cid:durableId="1688293746">
    <w:abstractNumId w:val="76"/>
  </w:num>
  <w:num w:numId="67" w16cid:durableId="1117018061">
    <w:abstractNumId w:val="33"/>
  </w:num>
  <w:num w:numId="68" w16cid:durableId="1265385237">
    <w:abstractNumId w:val="50"/>
  </w:num>
  <w:num w:numId="69" w16cid:durableId="922765884">
    <w:abstractNumId w:val="19"/>
  </w:num>
  <w:num w:numId="70" w16cid:durableId="322971953">
    <w:abstractNumId w:val="100"/>
  </w:num>
  <w:num w:numId="71" w16cid:durableId="315840165">
    <w:abstractNumId w:val="69"/>
  </w:num>
  <w:num w:numId="72" w16cid:durableId="1876965586">
    <w:abstractNumId w:val="107"/>
  </w:num>
  <w:num w:numId="73" w16cid:durableId="130949346">
    <w:abstractNumId w:val="38"/>
  </w:num>
  <w:num w:numId="74" w16cid:durableId="1528566525">
    <w:abstractNumId w:val="35"/>
  </w:num>
  <w:num w:numId="75" w16cid:durableId="1673533672">
    <w:abstractNumId w:val="36"/>
  </w:num>
  <w:num w:numId="76" w16cid:durableId="883521486">
    <w:abstractNumId w:val="99"/>
  </w:num>
  <w:num w:numId="77" w16cid:durableId="640503423">
    <w:abstractNumId w:val="104"/>
  </w:num>
  <w:num w:numId="78" w16cid:durableId="580796646">
    <w:abstractNumId w:val="29"/>
    <w:lvlOverride w:ilvl="0">
      <w:startOverride w:val="15"/>
    </w:lvlOverride>
  </w:num>
  <w:num w:numId="79" w16cid:durableId="1894850378">
    <w:abstractNumId w:val="46"/>
    <w:lvlOverride w:ilvl="0">
      <w:startOverride w:val="16"/>
    </w:lvlOverride>
  </w:num>
  <w:num w:numId="80" w16cid:durableId="1425566043">
    <w:abstractNumId w:val="10"/>
  </w:num>
  <w:num w:numId="81" w16cid:durableId="95175899">
    <w:abstractNumId w:val="54"/>
  </w:num>
  <w:num w:numId="82" w16cid:durableId="526799362">
    <w:abstractNumId w:val="73"/>
  </w:num>
  <w:num w:numId="83" w16cid:durableId="785589140">
    <w:abstractNumId w:val="13"/>
  </w:num>
  <w:num w:numId="84" w16cid:durableId="116531325">
    <w:abstractNumId w:val="2"/>
  </w:num>
  <w:num w:numId="85" w16cid:durableId="1503009676">
    <w:abstractNumId w:val="109"/>
  </w:num>
  <w:num w:numId="86" w16cid:durableId="219100100">
    <w:abstractNumId w:val="24"/>
  </w:num>
  <w:num w:numId="87" w16cid:durableId="134494584">
    <w:abstractNumId w:val="97"/>
  </w:num>
  <w:num w:numId="88" w16cid:durableId="1803569841">
    <w:abstractNumId w:val="30"/>
  </w:num>
  <w:num w:numId="89" w16cid:durableId="1020661490">
    <w:abstractNumId w:val="4"/>
  </w:num>
  <w:num w:numId="90" w16cid:durableId="1912426058">
    <w:abstractNumId w:val="43"/>
  </w:num>
  <w:num w:numId="91" w16cid:durableId="681274161">
    <w:abstractNumId w:val="105"/>
  </w:num>
  <w:num w:numId="92" w16cid:durableId="2057047415">
    <w:abstractNumId w:val="64"/>
  </w:num>
  <w:num w:numId="93" w16cid:durableId="450175492">
    <w:abstractNumId w:val="48"/>
  </w:num>
  <w:num w:numId="94" w16cid:durableId="540289364">
    <w:abstractNumId w:val="39"/>
  </w:num>
  <w:num w:numId="95" w16cid:durableId="396435890">
    <w:abstractNumId w:val="29"/>
  </w:num>
  <w:num w:numId="96" w16cid:durableId="1774663740">
    <w:abstractNumId w:val="83"/>
  </w:num>
  <w:numIdMacAtCleanup w:val="9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attachedTemplate r:id="rId1"/>
  <w:stylePaneFormatFilter w:val="3F24" w:allStyles="0" w:customStyles="0" w:latentStyles="1" w:stylesInUse="0" w:headingStyles="1" w:numberingStyles="0" w:tableStyles="0" w:directFormattingOnRuns="1" w:directFormattingOnParagraphs="1" w:directFormattingOnNumbering="1" w:directFormattingOnTables="1" w:clearFormatting="1" w:top3HeadingStyles="1" w:visibleStyles="0" w:alternateStyleNames="0"/>
  <w:stylePaneSortMethod w:val="0000"/>
  <w:defaultTabStop w:val="360"/>
  <w:hyphenationZone w:val="425"/>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AppendixPageHiding" w:val="0"/>
    <w:docVar w:name="CaptionContinued" w:val="(continued)"/>
    <w:docVar w:name="CaptionIndent" w:val="1"/>
    <w:docVar w:name="CaptionNumberMethod" w:val="1"/>
    <w:docVar w:name="CaptionSeparator" w:val="1"/>
    <w:docVar w:name="CaptionStyle" w:val="0"/>
    <w:docVar w:name="CitationStyle" w:val="3"/>
    <w:docVar w:name="ContentTemplate" w:val="0"/>
    <w:docVar w:name="ContentTemplateDate" w:val="06/04/2022"/>
    <w:docVar w:name="CurrentVersion" w:val="3.1"/>
    <w:docVar w:name="CustomBullet" w:val="CustomType-Bullet|StyleName-List Bullet|SchemaID-1|Code-WW|Suffix-lb|NumberStyle-23|IndentValue-0|ParaStyleName--49|IsSuperscripted-False|BulletCharacter-8226|FontName-|FontSize-16|;CustomType-Bullet|StyleName-List Bullet 2|SchemaID-1|Code-WW|Suffix-lb2|NumberStyle-23|IndentValue-0|ParaStyleName--55|IsSuperscripted-False|BulletCharacter-45|FontName-|FontSize-|;CustomType-Bullet|StyleName-List Bullet 3|SchemaID-1|Code-WW|Suffix-lb3|NumberStyle-23|IndentValue-0|ParaStyleName--56|IsSuperscripted-False|BulletCharacter-9702|FontName-|FontSize-|;"/>
    <w:docVar w:name="CustomListTemplate" w:val="ISIWriter"/>
    <w:docVar w:name="CustomNumber" w:val="CustomType-Number|StyleName-Appendix|SchemaID-1|Code-WW|Suffix-at|NumberStyle-0|IndentValue-0|ParaStyleName-Appendix|PictureString-1, 2, 3|CustomFormat-Appendix %1|Separator-0|Superscript-False|NumberPosition-Left|SingleNumbered-1|;CustomType-Number|StyleName-List Letter|SchemaID-1|Code-WW|Suffix-ll|NumberStyle-4|IndentValue-0|ParaStyleName-List Letter|PictureString-a, b, c|CustomFormat-%1.|Separator-0|Superscript-False|NumberPosition-Left|SingleNumbered-0|;CustomType-Number|StyleName-List Letter 2|SchemaID-1|Code-WW|Suffix-ll2|NumberStyle-4|IndentValue-0|ParaStyleName-List Letter 2|PictureString-a, b, c|CustomFormat-%1.|Separator-0|Superscript-False|NumberPosition-Left|SingleNumbered-0|;CustomType-Number|StyleName-List Letter 3|SchemaID-1|Code-WW|Suffix-ll3|NumberStyle-4|IndentValue-0|ParaStyleName-List Letter 3|PictureString-a, b, c|CustomFormat-%1.|Separator-0|Superscript-False|NumberPosition-Left|SingleNumbered-0|;CustomType-Number|StyleName-List Number|SchemaID-1|Code-WW|Suffix-ln|NumberStyle-0|IndentValue-0|ParaStyleName--50|PictureString-1, 2, 3|CustomFormat-%1.|Separator-0|Superscript-False|NumberPosition-Left|SingleNumbered-0|;CustomType-Number|StyleName-List Number 2|SchemaID-1|Code-WW|Suffix-ln2|NumberStyle-0|IndentValue-0|ParaStyleName--59|PictureString-1, 2, 3|CustomFormat-%1.|Separator-0|Superscript-False|NumberPosition-Left|SingleNumbered-0|;CustomType-Number|StyleName-List Number 3|SchemaID-1|Code-WW|Suffix-ln3|NumberStyle-0|IndentValue-0|ParaStyleName--60|PictureString-1, 2, 3|CustomFormat-%1.|Separator-0|Superscript-False|NumberPosition-Left|SingleNumbered-0|;CustomType-Number|StyleName-References|SchemaID-1|Code-WW|Suffix-re|NumberStyle-0|IndentValue-0|ParaStyleName-References|PictureString-1, 2, 3|CustomFormat-%1.|Separator-0|Superscript-False|NumberPosition-Left|SingleNumbered-0|;CustomType-Number|StyleName-Table Footnote|SchemaID-1|Code-WW|Suffix-tf|NumberStyle-0|IndentValue-0|ParaStyleName-Table Footnote|PictureString-1, 2, 3|CustomFormat-%1|Separator-0|Superscript-True|NumberPosition-Left|SingleNumbered-0|;CustomType-Number|StyleName-Table Footnote Letter|SchemaID-1|Code-WW|Suffix-tfl|NumberStyle-4|IndentValue-0|ParaStyleName-Table Footnote Letter|PictureString-a, b, c|CustomFormat-%1|Separator-0|Superscript-True|NumberPosition-Left|SingleNumbered-0|;"/>
    <w:docVar w:name="CustomOutline" w:val="CustomType-Outline|StyleName-Heading 1|SchemaID-1|Code-WW|Suffix-H|NumberStyle-0|IndentValue-0|ParaStyleName--2|LinkLevel-1|PictureString-1, 2, 3|CustomFormat-%1|FontName-|IsLegal-0|Separator-0|NumberPosition-Left|;CustomType-Outline|StyleName-Heading 2|SchemaID-1|Code-WW|Suffix-H|NumberStyle-0|IndentValue-0|ParaStyleName--3|LinkLevel-2|PictureString-1, 2, 3|CustomFormat-%1.%2|FontName-|IsLegal-0|Separator-0|NumberPosition-Left|;CustomType-Outline|StyleName-Heading 3|SchemaID-1|Code-WW|Suffix-H|NumberStyle-0|IndentValue-0|ParaStyleName--4|LinkLevel-3|PictureString-1, 2, 3|CustomFormat-%1.%2.%3|FontName-|IsLegal-0|Separator-0|NumberPosition-Left|;CustomType-Outline|StyleName-Heading 4|SchemaID-1|Code-WW|Suffix-H|NumberStyle-0|IndentValue-0|ParaStyleName--5|LinkLevel-4|PictureString-1, 2, 3|CustomFormat-%1.%2.%3.%4|FontName-|IsLegal-0|Separator-0|NumberPosition-Left|;CustomType-Outline|StyleName-Heading 5|SchemaID-1|Code-WW|Suffix-H|NumberStyle-0|IndentValue-0|ParaStyleName--6|LinkLevel-5|PictureString-1, 2, 3|CustomFormat-%1.%2.%3.%4.%5|FontName-|IsLegal-0|Separator-0|NumberPosition-Left|;CustomType-Outline|StyleName-Heading 6|SchemaID-1|Code-WW|Suffix-H|NumberStyle-0|IndentValue-0|ParaStyleName--7|LinkLevel-6|PictureString-1, 2, 3|CustomFormat-%1.%2.%3.%4.%5.%6|FontName-|IsLegal-0|Separator-0|NumberPosition-Left|;CustomType-Outline|StyleName-Heading 7|SchemaID-1|Code-WW|Suffix-H|NumberStyle-0|IndentValue-0|ParaStyleName--8|LinkLevel-7|PictureString-1, 2, 3|CustomFormat-%1.%2.%3.%4.%5.%6.%7|FontName-|IsLegal-0|Separator-0|NumberPosition-Left|;CustomType-Outline|StyleName-Heading 8|SchemaID-1|Code-WW|Suffix-H|NumberStyle-0|IndentValue-0|ParaStyleName--9|LinkLevel-8|PictureString-1, 2, 3|CustomFormat-%1.%2.%3.%4.%5.%6.%7.%8|FontName-|IsLegal-0|Separator-0|NumberPosition-Left|;CustomType-Outline|StyleName-Heading 9|SchemaID-1|Code-WW|Suffix-H|NumberStyle-0|IndentValue-0|ParaStyleName--10|LinkLevel-9|PictureString-1, 2, 3|CustomFormat-%1.%2.%3.%4.%5.%6.%7.%8.%9|FontName-|IsLegal-0|Separator-0|NumberPosition-Left|;"/>
    <w:docVar w:name="CustomStyleMenuScheme" w:val="ISIWriter"/>
    <w:docVar w:name="DateFormat" w:val="dd MMMM yyyy"/>
    <w:docVar w:name="DefaultTableFont" w:val="Times New Roman"/>
    <w:docVar w:name="DefaultTableFontSize" w:val="9"/>
    <w:docVar w:name="DefaultTableMajGridSize" w:val="12"/>
    <w:docVar w:name="DefaultTableMajLineType" w:val="1"/>
    <w:docVar w:name="DefaultTableMinGridSize" w:val="6"/>
    <w:docVar w:name="DefaultTableMinLineType" w:val="1"/>
    <w:docVar w:name="FigureCaptionAbove" w:val="1"/>
    <w:docVar w:name="HeadingLevels" w:val="9"/>
    <w:docVar w:name="IsCustomized" w:val="NO"/>
    <w:docVar w:name="KeepSCT" w:val="0"/>
    <w:docVar w:name="NoIndentIncrease" w:val="0"/>
    <w:docVar w:name="PeriodAfter" w:val="0"/>
    <w:docVar w:name="PromptInformation" w:val="Allow"/>
    <w:docVar w:name="RefListStyle" w:val="2"/>
    <w:docVar w:name="refmgr-00VMQY" w:val="[Miettinen, O. and Nurminen, M. 1985]"/>
    <w:docVar w:name="refmgr-00W0FM" w:val="[Pickard, A. S., et al 2007]"/>
    <w:docVar w:name="refmgr-03FL3C" w:val="[Ji, Y. and Wang, S.-J. 2013]"/>
    <w:docVar w:name="refmgr-03Q3QL" w:val="[Aaronson, N. K., et al 1993]"/>
    <w:docVar w:name="refmgr-03QM46" w:val="[Rabin, R. and de Charro, F. 2001]"/>
    <w:docVar w:name="refmgr-03R9XQ" w:val="[Cella, D. F., et al 1993]"/>
    <w:docVar w:name="refmgr-03RSV6" w:val="[Howard, S. C., et al 2011]"/>
    <w:docVar w:name="refmgr-03TFYL" w:val="[Ji, Y., et al 2007]"/>
    <w:docVar w:name="refmgr-03TFYL,03FL3C,04WC92" w:val="[Ji, Y., et al 2007] [Ji, Y. and Wang, S.-J. 2013] [Ji, Y., et al 2010]"/>
    <w:docVar w:name="refmgr-03XQVB" w:val="[Maurer, W. and Bretz, F. 2013]"/>
    <w:docVar w:name="refmgr-03Y75Y" w:val="[Clopper, C. J. and Pearson, E. S. 1934]"/>
    <w:docVar w:name="refmgr-045MYM" w:val="[Maurer, W., et al 2011]"/>
    <w:docVar w:name="refmgr-045PKM" w:val="[Cheson, B. D., et al 2014]"/>
    <w:docVar w:name="refmgr-04JT28" w:val="[ECOG ACRIN Cancer Research Group 2016]"/>
    <w:docVar w:name="refmgr-04WC92" w:val="[Ji, Y., et al 2010]"/>
    <w:docVar w:name="refmgr-05F7QR" w:val="[Woyach, J. A., et al 2014]"/>
    <w:docVar w:name="refmgr-05G9XL" w:val="[Reiff, S. D., et al 2018]"/>
    <w:docVar w:name="refmgr-05GCCW" w:val="[Woyach, J. A., et al 2017]"/>
    <w:docVar w:name="refmgr-05HKT7" w:val="[Gango, A., et al 2020]"/>
    <w:docVar w:name="refmgr-05HKT7,05HKTY,05GCCW,05HKTC" w:val="[Gango, A., et al 2020] [Quinquenel, A., et al 2019] [Woyach, J. A., et al 2017] [Kanagal-Shamanna, R., et al 2019]"/>
    <w:docVar w:name="refmgr-05HKT9" w:val="[Hallek, M. 2019]"/>
    <w:docVar w:name="refmgr-05HKTC" w:val="[Kanagal-Shamanna, R., et al 2019]"/>
    <w:docVar w:name="refmgr-05HKTY" w:val="[Quinquenel, A., et al 2019]"/>
    <w:docVar w:name="refmgr-05HPQL" w:val="[Hallek, M., et al 2018]"/>
    <w:docVar w:name="refmgr-05KGZ6" w:val="[Munir, T., et al 2019]"/>
    <w:docVar w:name="refmgr-05L3WB" w:val="[Rizzo, K. and Nassiri, M. 2012]"/>
    <w:docVar w:name="refmgr-05L3WF" w:val="[Zelenetz, A. D., et al 2015]"/>
    <w:docVar w:name="refmgr-05L4CP" w:val="[Farooqui, M. Z. H., et al 2015]"/>
    <w:docVar w:name="refmgr-05L4CP,05L4J0" w:val="[Farooqui, M. Z. H., et al 2015] [O'Brien, S., et al 2018]"/>
    <w:docVar w:name="refmgr-05L4J0" w:val="[O'Brien, S., et al 2018]"/>
    <w:docVar w:name="refmgr-05LB2S" w:val="[Hamblin, T. J., et al 1999]"/>
    <w:docVar w:name="refmgr-05R2WG" w:val="[Beauchemin, C., et al 2015]"/>
    <w:docVar w:name="refmgr-06DYCD" w:val="[National Cancer Institute 2021]"/>
    <w:docVar w:name="refmgr-06DZLL" w:val="[International CLL-IPI working group 2016]"/>
    <w:docVar w:name="refmgr-07WCNT" w:val="[Le, C., et al 2020]"/>
    <w:docVar w:name="refmgr-07WCNZ" w:val="[Byrd, J. C., et al 2018]"/>
    <w:docVar w:name="refmgr-07XGSP" w:val="[van de Poll-Franse, L., et al 2018]"/>
    <w:docVar w:name="refmgr-07XGSX" w:val="[Woyach, J. A., et al 2018]"/>
    <w:docVar w:name="refmgr-07XZB4" w:val="[Bewarder, M., et al 2021]"/>
    <w:docVar w:name="refmgr-07XZCG" w:val="[Fischer, K., et al 2011]"/>
    <w:docVar w:name="refmgr-07Y02Z" w:val="[Food and Drug Administration 2020]"/>
    <w:docVar w:name="refmgr-07Y0JL" w:val="[National Comprehensive Cancer Network 2021]"/>
    <w:docVar w:name="refmgr-07YK8T" w:val="[Shanafelt, T. D., et al 2019]"/>
    <w:docVar w:name="refmgr-07YLYH" w:val="[Sibaud, V., et al 2020]"/>
    <w:docVar w:name="refmgr-07YRH3" w:val="[Del Gaizo Moore, V., et al 2007]"/>
    <w:docVar w:name="refmgr-07YRLM" w:val="[Hillmen, P., et al 2019]"/>
    <w:docVar w:name="refmgr-07YRLM,08WTT3" w:val="[Hillmen, P., et al 2019] [Kater, A. P., et al 2022]"/>
    <w:docVar w:name="refmgr-07YRN6" w:val="[Kater, A. P., et al 2020]"/>
    <w:docVar w:name="refmgr-07YRTH" w:val="[Seymour, J. F., et al 2018]"/>
    <w:docVar w:name="refmgr-07YRTH,07XGSX,07YK8T" w:val="[Seymour, J. F., et al 2018] [Woyach, J. A., et al 2018] [Shanafelt, T. D., et al 2019]"/>
    <w:docVar w:name="refmgr-07YSZ9" w:val="[Byrd, J. C., et al 2020]"/>
    <w:docVar w:name="refmgr-07YTC4" w:val="[Stilgenbauer, S., et al 2016]"/>
    <w:docVar w:name="refmgr-07YTC4,07YRTH" w:val="[Stilgenbauer, S., et al 2016] [Seymour, J. F., et al 2018]"/>
    <w:docVar w:name="refmgr-080JJ0" w:val="[Tam, C. S., et al 2019]"/>
    <w:docVar w:name="refmgr-082JV0" w:val="[Food and Drug Administration 2021]"/>
    <w:docVar w:name="refmgr-082JV2" w:val="[Pearman, T. P., et al 2018]"/>
    <w:docVar w:name="refmgr-082JV3" w:val="[Wagner, L. I., et al 2018]"/>
    <w:docVar w:name="refmgr-084MHK" w:val="[Hallek, M. 2013]"/>
    <w:docVar w:name="refmgr-08WTT3" w:val="[Kater, A. P., et al 2022]"/>
    <w:docVar w:name="refmgr-biblio-00VMQY" w:val="Miettinen O and Nurminen M. Comparative analysis of two rates. Stat Med 1985;4:213-26."/>
    <w:docVar w:name="refmgr-biblio-00W0FM" w:val="Pickard AS, Neary MP, Cella D. Estimation of minimally important differences in EQ-5D utility and VAS scores in cancer. Health Qual Life Outcomes 2007;5:1-8."/>
    <w:docVar w:name="refmgr-biblio-03FL3C" w:val="Ji Y and Wang S-J. Modified toxicity probability interval design: a safer and more reliable method than the 3 + 3 design for practical phase I trials. J Clin Oncol 2013;31:1-12."/>
    <w:docVar w:name="refmgr-biblio-03Q3QL" w:val="Aaronson NK, Ahmedzai S, Bergman B, Bullinger M, Cull A, Duez NJ, et al. The European Organization for Research and Treatment of Cancer QLQ-C30: a quality-of-life instrument for use in international clinical trials in oncology. J Natl Cancer Inst 1993;85(5):365-76."/>
    <w:docVar w:name="refmgr-biblio-03QM46" w:val="Rabin R and de Charro F. EQ-5D: a measure of health status from the EuroQol group. Ann Med 2001;33:337-43."/>
    <w:docVar w:name="refmgr-biblio-03R9XQ" w:val="Cella DF, Tulsky DS, Gray G, Sarafian B, Linn E, Bonomi A, et al. The functional assessment of cancer therapy scale:  development and validation of the general measure. J Clin Oncol 1993;11(3):570-9."/>
    <w:docVar w:name="refmgr-biblio-03RSV6" w:val="Howard SC, Jones DP, Pui C-H. The tumor lysis syndrome. N Engl J Med 2011;364:1844-54."/>
    <w:docVar w:name="refmgr-biblio-03TFYL" w:val="Ji Y, Li Y, Bekele BN. Dose-finding in phase l clinical trials based on toxicity probability intervals. Clin Trials 2007;4:235-44."/>
    <w:docVar w:name="refmgr-biblio-03XQVB" w:val="Maurer W and Bretz F. Multiple testing in group sequential trials using graphical approaches. Stat Biopharm Res 2013;5(4):311-20."/>
    <w:docVar w:name="refmgr-biblio-03Y75Y" w:val="Clopper CJ and Pearson ES. The use of confidence or fiducial limits illustrated in the case of the binomial. Biometrika 1934;26(4):404-13."/>
    <w:docVar w:name="refmgr-biblio-045MYM" w:val="Maurer W, Glimm E, Bretz F. Multiple and repeated testing of primary, coprimary, and secondary hypotheses. Stat Biopharm Res. 2011;3(2):336-52."/>
    <w:docVar w:name="refmgr-biblio-045PKM" w:val="Cheson BD, Fisher RI, Barrington SF, Cavalli F, Schwartz LH, Zucca E, et al. Recommendations for initial evaluation, staging, and response assessment of Hodgkin and non-Hodgkin lymphoma: the Lugano classification. J Clin Oncol. 2014 Sep 20;32(27):3059-67."/>
    <w:docVar w:name="refmgr-biblio-04JT28" w:val="ECOG-ACRIN Cancer Research Group. ECOG Performance Status [Internet]. Philadelphia: ECOG-ACRIN Cancer Research Group; 2016. Available from: http://ecog-acrin.org/resources/ecog performance-status."/>
    <w:docVar w:name="refmgr-biblio-04WC92" w:val="Ji Y, Liu P, Li Y, Bekele BN. A modified toxicity probability interval method for dose-finding trials. Clin Trials. 2010;7:653-63."/>
    <w:docVar w:name="refmgr-biblio-05F7QR" w:val="Woyach JA, Furman RR, Liu TM, Ozer HG, Zapatka M, Ruppert AS, et al. Resistance mechanisms for the Bruton's tyrosine kinase inhibitor ibrutinib. N Engl J Med. 2014 Jun 12;370(24):2286-94."/>
    <w:docVar w:name="refmgr-biblio-05G9XL" w:val="Reiff SD, Mantel R, Smith LL, Greene JT, Muhowski EM, Fabian CA, et al. The BTK inhibitor ARQ 531 targets ibrutinib-resistant CLL and Richter transformation. Cancer Discov. 2018 Oct;8(10):1300-15."/>
    <w:docVar w:name="refmgr-biblio-05GCCW" w:val="Woyach JA, Ruppert AS, Guinn D, Lehman A, Blachly JS, Lozanski A, et al. BTK(C481S)-mediated resistance to ibrutinib in chronic lymphocytic leukemia. J Clin Oncol. 2017 May 1;35(13):1437-43."/>
    <w:docVar w:name="refmgr-biblio-05HKT7" w:val="Gango A, Alpar D, Galik B, Marosvari D, Kiss R, Fesus V, et al. Dissection of subclonal evolution by temporal mutation profiling in chronic lymphocytic leukemia patients treated with ibrutinib. Int J Cancer. 2020;146:85-93."/>
    <w:docVar w:name="refmgr-biblio-05HKT9" w:val="Hallek M. Chronic lymphocytic leukemia: 2020 update on diagnosis, risk stratification and treatment. Am J Hematol. 2019;94:1266-87."/>
    <w:docVar w:name="refmgr-biblio-05HKTC" w:val="Kanagal-Shamanna R, Jain P, Patel KP, Routbort M, Bueso-Ramos C, Alhalouli T, et al. Targeted multigene deep sequencing of Bruton tyrosine kinase inhibitor-resistant chronic lymphocytic leukemia with disease progression and richter transformation. Cancer. 2019 Feb 15;125:559-74."/>
    <w:docVar w:name="refmgr-biblio-05HKTY" w:val="Quinquenel A, Fornecker LM, Letestu R, Ysebaert L, Fleury C, Lazarian G, et al. Prevalence of BTK and PLCG2 mutations in a real-life CLL cohort still on ibrutinib after 3 years: a FILO group study. Blood. 2019 Aug 15;134(7):641-4."/>
    <w:docVar w:name="refmgr-biblio-05HPQL" w:val="Hallek M, Cheson BD, Catovsky D, Caligaris-Cappio F, Dighiero G, Dohner H, et al. iwCLL guidelines for diagnosis, indications for treatment, response assessment, and supportive management of CLL. Blood. 2018 Jun 21;131(25):2745-60."/>
    <w:docVar w:name="refmgr-biblio-05KGZ6" w:val="Munir T, Brown JR, O'Brien S, Barrientos JC, Barr PM, Reddy NM, et al. Final analysis from RESONATE: up to six years of follow-up on ibrutinib in patients with previously treated chronic lymphocytic leukemia or small lymphocytic lymphoma. Am J Hematol. 2019;94:1353-63."/>
    <w:docVar w:name="refmgr-biblio-05L3WB" w:val="Rizzo K and Nassiri M. Diagnostic workup of small B cell lymphomas: a laboratory perspective. Lymphoma. 2012;2012:346084."/>
    <w:docVar w:name="refmgr-biblio-05L3WF" w:val="Zelenetz AD, Gordon LI, Wierda WG, Abramson JS, Advani RH, Andreadis CB, et al. Chronic lymphocytic leukemia/small lymphocytic lymphoma, version 1.2015: clinical practice guidelines in oncology. J Natl Compr Canc Netw. 2015 Mar;13(3):326-62."/>
    <w:docVar w:name="refmgr-biblio-05L4CP" w:val="Farooqui MZH, Valdez J, Martyr S, Aue G, Saba N, Niemann CU, et al. Ibrutinib for previously untreated and relapsed or refractory chronic lymphocytic leukaemia with TP53 aberrations: a phase 2, single-arm trial. Lancet Oncol. 2015 Feb;16:169-76."/>
    <w:docVar w:name="refmgr-biblio-05L4J0" w:val="O'Brien S, Furman RR, Coutre S, Flinn IW, Burger JA, Blum K, et al. Single-agent ibrutinib in treatment-naive and relapsed/refractory chronic lymphocytic leukemia: a 5-year experience. Blood. 2018 Apr 26;131(17):1910-9."/>
    <w:docVar w:name="refmgr-biblio-05LB2S" w:val="Hamblin TJ, Davis Z, Gardiner A, Oscier DG, Stevenson FK. Unmutated Ig V(H) genes are associated with a more aggressive form of chronic lymphocytic leukemia. Blood. 1999 Sep 15;94(6):1848-54."/>
    <w:docVar w:name="refmgr-biblio-05R2WG" w:val="Beauchemin C, Johnston JB, Lapierre ME, Aissa F, Lachaine J. Relationship between progression-free survival and overall survival in chronic lymphocytic leukemia: a literature-based analysis. Curr Oncol. 2015 Jun;22(3):e148-56."/>
    <w:docVar w:name="refmgr-biblio-06DYCD" w:val="SEER* Explorer. An interactive website for SEER cancer statistics [Internet]. Bethesda (MD): National Cancer Institute (NCI); [cited 2021 Jul 02]; [about 4 screens]. Available from: https://seer.cancer.gov/explorer/."/>
    <w:docVar w:name="refmgr-biblio-06DZLL" w:val="International CLL-IPI working group. An international prognostic index for patients with chronic lymphocytic leukaemia (CLL-IPI): a meta-analysis of individual patient data. Lancet Oncol. 2016 Jun;17:779-90."/>
    <w:docVar w:name="refmgr-biblio-07WCNT" w:val="Le C, Jacob A, Iyengar D, Dedousis J, Tsompanidis A. Stage IV small lymphocytic lymphoma presenting with unilateral vision loss. Case Rep Oncol Med. 2020 Jan 11;2020:3752409."/>
    <w:docVar w:name="refmgr-biblio-07WCNZ" w:val="Byrd JC, Smith S, Wagner-Johnston N, Sharman J, Chen AI, Advani R, et al. First-in-human phase 1 study of the BTK inhibitor GDC-0853 in relapsed or refractory B-cell NHL and CLL. Oncotarget. 2018 Jan 22;9(16):13023-35. Erratum in: Oncotarget. 2019 Jun 04;10(38):3827-30."/>
    <w:docVar w:name="refmgr-biblio-07XGSP" w:val="van de Poll-Franse L, Oerlemans S, Bredart A, Kyriakou C, Sztankay M, Pallua S, et al. International development of four EORTC disease-specific quality of life questionnaires for patients with Hodgkin lymphoma, high- and low-grade non-Hodgkin lymphoma and chronic lymphocytic leukaemia. Qual Life Res. 2018;27:333-45."/>
    <w:docVar w:name="refmgr-biblio-07XGSX" w:val="Woyach JA, Ruppert AS, Heerema NA, Zhao W, Booth AM, Ding W, et al. Ibrutinib regimens versus chemoimmunotherapy in older patients with untreated CLL. N Engl J Med. 2018 Dec 27;379(26):2517-28."/>
    <w:docVar w:name="refmgr-biblio-07XZB4" w:val="Bewarder M, Stilgenbauer S, Thurner L, Kaddu-Mulindwa D. Current treatment options in CLL. Cancers. 2021 May 19;13:2468."/>
    <w:docVar w:name="refmgr-biblio-07XZCG" w:val="Fischer K, Cramer P, Busch R, Stilgenbauer S, Bahlo J, Schweighofer CD, et al. Bendamustine combined with rituximab in patients with relapsed and/or refractory chronic lymphocytic leukemia: a multicenter phase II trial of the German Chronic Lymphocytic Leukemia Study Group. J Clin Oncol. 2011 Sep 10;29(26):3559-66."/>
    <w:docVar w:name="refmgr-biblio-07Y02Z" w:val="Food and Drug Administration. Hematologic malignancies: regulatory considerations for use of minimal residual disease in development of drug and biological products for treatment: guidance for industry. Silver Spring, MD. Jan 2020."/>
    <w:docVar w:name="refmgr-biblio-07Y0JL" w:val="National Comprehensive Cancer Network. NCCN clinical practice guidelines in oncology: chronic lymphocytic leukemia/small lymphocytic lymphoma; version 1.2022. Plymouth Meeting (PA): National Comprehensive Cancer Network (NCCN); 2021. 90 p."/>
    <w:docVar w:name="refmgr-biblio-07YK8T" w:val="Shanafelt TD, Wang XV, Kay NE, Hanson CA, O'Brien S, Barrientos J, et al. Ibrutinib-Rituximab or chemoimmunotherapy for chronic lymphocytic leukemia. N Engl J Med. 2019 Aug 1;381(5):432-43."/>
    <w:docVar w:name="refmgr-biblio-07YLYH" w:val="Sibaud V, Beylot-Barry M, Protin C, Vigarios E, Recher C, Ysebaert L. Dermatological toxicities of Bruton's tyrosine kinase inhibitors. Am J Clin Dermatol. 2020;21:799-812."/>
    <w:docVar w:name="refmgr-biblio-07YRH3" w:val="Del Gaizo Moore V, Brown JR, Certo M, Love TM, Novina CD, Letai A. Chronic lymphocytic leukemia requires BCL2 to sequester prodeath BIM, explaining sensitivity to BCL2 antagonist ABT-737. J Clin Invest. 2007 Jan;117(1):112-21."/>
    <w:docVar w:name="refmgr-biblio-07YRLM" w:val="Hillmen P, Rawstron AC, Brock K, Munoz-Vicente S, Yates FJ, Bishop R, et al. Ibrutinib plus venetoclax in relapsed/refractory chronic lymphocytic leukemia: the CLARITY study. J Clin Oncol. 2019;37(30):2722-9. Additional material; 1 p."/>
    <w:docVar w:name="refmgr-biblio-07YRN6" w:val="Kater AP, Wu JQ, Kipps T, Eichhorst B, Hillmen P, D'Rozario J, et al. Venetoclax plus rituximab in relapsed chronic lymphocytic leukemia: 4-year results and evaluation of impact of genomic complexity and gene mutations from the MURANO phase III study. J Clin Oncol. 2020;38(34):4042-54. Additional material; 1 p."/>
    <w:docVar w:name="refmgr-biblio-07YRTH" w:val="Seymour JF, Kipps TJ, Eichhorst B, Hillmen P, D'Rozario J, Assouline S, et al. Venetoclax-rituximab in relapsed or refractory chronic lymphocytic leukemia. N Engl J Med. 2018 Mar 22;378(12):1107-120."/>
    <w:docVar w:name="refmgr-biblio-07YSZ9" w:val="Byrd JC, Wierda WG, Schuh A, Devereux S, Chaves JM, Brown JR, et al. Acalabrutinib monotherapy in patients with relapsed/refractory chronic lymphocytic leukemia: updated phase 2 results. Blood. 2020 Apr 9;135(15):1204-13."/>
    <w:docVar w:name="refmgr-biblio-07YTC4" w:val="Stilgenbauer S, Eichhorst B, Schetelig J, Coutre S, Seymour JF, Munir T, et al. Venetoclax in relapsed or refractory chronic lymphocytic leukaemia with 17p deletion: a multicentre, open-label, phase 2 study. Lancet Oncol. 2016 Jun;17:768-78."/>
    <w:docVar w:name="refmgr-biblio-080JJ0" w:val="Tam CS, Trotman J, Opat S, Burger JA, Cull G, Gottlieb D, et al. Phase 1 study of the selective BTK inhibitor zanubrutinib in B-cell malignancies and safety and efficacy evaluation in CLL. Blood. 2019 Sep 12;134(11):851-9."/>
    <w:docVar w:name="refmgr-biblio-082JV0" w:val="Food and Drug Administration. Core patient-reported outcomes in cancer clinical trials: guidance for industry. Silver Spring, MD. Jun 2021."/>
    <w:docVar w:name="refmgr-biblio-082JV2" w:val="Pearman TP, Beaumont JL, Mroczek D, O'Connor M, Cella D. Validity and usefulness of a single-item measure of patient-reported bother from side effects of cancer therapy. Cancer. 2018 Mar 1;124:991-7."/>
    <w:docVar w:name="refmgr-biblio-082JV3" w:val="Wagner LI, Zhao F, Goss PE, Chapman JW, Shepherd LE, Whelan TJ, et al. Patient-reported predictors of early treatment discontinuation: treatment-related symptoms and health-related quality of life among postmenopausal women with primary breast cancer randomized to anastrozole or exemestane on NCIC Clinical Trials Group (CCTG) MA.27 (E1Z03). Breast Cancer Res Treat. 2018;169:537-48."/>
    <w:docVar w:name="refmgr-biblio-084MHK" w:val="Hallek M. Chronic lymphocytic leukemia: 2013 update on diagnosis, risk stratification and treatment. Am J Hematol. 2013;88:803-16."/>
    <w:docVar w:name="refmgr-biblio-08WTT3" w:val="Kater AP, Levin MD, Dubois J, Kersting S, Enggaard L, Veldhuis GJ, et al. Minimal residual disease-guided stop and start of venetoclax plus ibrutinib for patients with relapsed or refractory chronic lymphocytic leukaemia (HOVON141/VISION): primary analysis of an open-label, randomised, phase 2 trial. Lancet Oncol. 2022 Jun;23:818-28."/>
    <w:docVar w:name="refmgr-ctdused-00VMQY" w:val="5.4"/>
    <w:docVar w:name="refmgr-ctdused-00W0FM" w:val="5.4"/>
    <w:docVar w:name="refmgr-ctdused-03FL3C" w:val="5.4"/>
    <w:docVar w:name="refmgr-ctdused-03Q3QL" w:val="5.4"/>
    <w:docVar w:name="refmgr-ctdused-03QM46" w:val="5.4"/>
    <w:docVar w:name="refmgr-ctdused-03R9XQ" w:val="5.4"/>
    <w:docVar w:name="refmgr-ctdused-03RSV6" w:val="5.4"/>
    <w:docVar w:name="refmgr-ctdused-03TFYL" w:val="5.4"/>
    <w:docVar w:name="refmgr-ctdused-03XQVB" w:val="5.4"/>
    <w:docVar w:name="refmgr-ctdused-03Y75Y" w:val="5.4"/>
    <w:docVar w:name="refmgr-ctdused-045MYM" w:val="5.4"/>
    <w:docVar w:name="refmgr-ctdused-045PKM" w:val="5.4"/>
    <w:docVar w:name="refmgr-ctdused-04JT28" w:val="5.4"/>
    <w:docVar w:name="refmgr-ctdused-04WC92" w:val="5.4"/>
    <w:docVar w:name="refmgr-ctdused-05F7QR" w:val="5.4"/>
    <w:docVar w:name="refmgr-ctdused-05G9XL" w:val="5.4"/>
    <w:docVar w:name="refmgr-ctdused-05GCCW" w:val="5.4"/>
    <w:docVar w:name="refmgr-ctdused-05HKT7" w:val="5.4"/>
    <w:docVar w:name="refmgr-ctdused-05HKT9" w:val="5.4"/>
    <w:docVar w:name="refmgr-ctdused-05HKTC" w:val="5.4"/>
    <w:docVar w:name="refmgr-ctdused-05HKTY" w:val="5.4"/>
    <w:docVar w:name="refmgr-ctdused-05HPQL" w:val="5.4"/>
    <w:docVar w:name="refmgr-ctdused-05KGZ6" w:val="5.4"/>
    <w:docVar w:name="refmgr-ctdused-05L3WB" w:val="5.4"/>
    <w:docVar w:name="refmgr-ctdused-05L3WF" w:val="5.4"/>
    <w:docVar w:name="refmgr-ctdused-05L4CP" w:val="5.4"/>
    <w:docVar w:name="refmgr-ctdused-05L4J0" w:val="5.4"/>
    <w:docVar w:name="refmgr-ctdused-05LB2S" w:val="5.4"/>
    <w:docVar w:name="refmgr-ctdused-05R2WG" w:val="5.4"/>
    <w:docVar w:name="refmgr-ctdused-06DYCD" w:val="5.4"/>
    <w:docVar w:name="refmgr-ctdused-06DZLL" w:val="5.4"/>
    <w:docVar w:name="refmgr-ctdused-07WCNT" w:val="5.4"/>
    <w:docVar w:name="refmgr-ctdused-07WCNZ" w:val="5.4"/>
    <w:docVar w:name="refmgr-ctdused-07XGSP" w:val="5.4"/>
    <w:docVar w:name="refmgr-ctdused-07XGSX" w:val="5.4"/>
    <w:docVar w:name="refmgr-ctdused-07XZB4" w:val="5.4"/>
    <w:docVar w:name="refmgr-ctdused-07XZCG" w:val="5.4"/>
    <w:docVar w:name="refmgr-ctdused-07Y02Z" w:val="5.4"/>
    <w:docVar w:name="refmgr-ctdused-07Y0JL" w:val="5.4"/>
    <w:docVar w:name="refmgr-ctdused-07YK8T" w:val="5.4"/>
    <w:docVar w:name="refmgr-ctdused-07YLYH" w:val="5.4"/>
    <w:docVar w:name="refmgr-ctdused-07YRH3" w:val="5.4"/>
    <w:docVar w:name="refmgr-ctdused-07YRLM" w:val="5.4"/>
    <w:docVar w:name="refmgr-ctdused-07YRN6" w:val="5.4"/>
    <w:docVar w:name="refmgr-ctdused-07YRTH" w:val="5.4"/>
    <w:docVar w:name="refmgr-ctdused-07YSZ9" w:val="5.4"/>
    <w:docVar w:name="refmgr-ctdused-07YTC4" w:val="5.4"/>
    <w:docVar w:name="refmgr-ctdused-080JJ0" w:val="5.4"/>
    <w:docVar w:name="refmgr-ctdused-082JV0" w:val="5.4"/>
    <w:docVar w:name="refmgr-ctdused-082JV2" w:val="5.4"/>
    <w:docVar w:name="refmgr-ctdused-082JV3" w:val="5.4"/>
    <w:docVar w:name="refmgr-ctdused-084MHK" w:val="5.4"/>
    <w:docVar w:name="refmgr-ctdused-08WTT3" w:val="5.4"/>
    <w:docVar w:name="refmgr-docid-00VMQY" w:val="00VMQY"/>
    <w:docVar w:name="refmgr-docid-00W0FM" w:val="00W0FM"/>
    <w:docVar w:name="refmgr-docid-03FL3C" w:val="03FL3C"/>
    <w:docVar w:name="refmgr-docid-03Q3QL" w:val="03Q3QL"/>
    <w:docVar w:name="refmgr-docid-03QM46" w:val="03QM46"/>
    <w:docVar w:name="refmgr-docid-03R9XQ" w:val="03R9XQ"/>
    <w:docVar w:name="refmgr-docid-03RSV6" w:val="03RSV6"/>
    <w:docVar w:name="refmgr-docid-03TFYL" w:val="03TFYL"/>
    <w:docVar w:name="refmgr-docid-03XQVB" w:val="03XQVB"/>
    <w:docVar w:name="refmgr-docid-03Y75Y" w:val="03Y75Y"/>
    <w:docVar w:name="refmgr-docid-045MYM" w:val="045MYM"/>
    <w:docVar w:name="refmgr-docid-045PKM" w:val="045PKM"/>
    <w:docVar w:name="refmgr-docid-04JT28" w:val="04JT28"/>
    <w:docVar w:name="refmgr-docid-04WC92" w:val="04WC92"/>
    <w:docVar w:name="refmgr-docid-05F7QR" w:val="05F7QR"/>
    <w:docVar w:name="refmgr-docid-05G9XL" w:val="05G9XL"/>
    <w:docVar w:name="refmgr-docid-05GCCW" w:val="05GCCW"/>
    <w:docVar w:name="refmgr-docid-05HKT7" w:val="05HKT7"/>
    <w:docVar w:name="refmgr-docid-05HKT9" w:val="05HKT9"/>
    <w:docVar w:name="refmgr-docid-05HKTC" w:val="05HKTC"/>
    <w:docVar w:name="refmgr-docid-05HKTY" w:val="05HKTY"/>
    <w:docVar w:name="refmgr-docid-05HPQL" w:val="05HPQL"/>
    <w:docVar w:name="refmgr-docid-05KGZ6" w:val="05KGZ6"/>
    <w:docVar w:name="refmgr-docid-05L3WB" w:val="05L3WB"/>
    <w:docVar w:name="refmgr-docid-05L3WF" w:val="05L3WF"/>
    <w:docVar w:name="refmgr-docid-05L4CP" w:val="05L4CP"/>
    <w:docVar w:name="refmgr-docid-05L4J0" w:val="05L4J0"/>
    <w:docVar w:name="refmgr-docid-05LB2S" w:val="05LB2S"/>
    <w:docVar w:name="refmgr-docid-05R2WG" w:val="05R2WG"/>
    <w:docVar w:name="refmgr-docid-06DYCD" w:val="06DYCD"/>
    <w:docVar w:name="refmgr-docid-06DZLL" w:val="06DZLL"/>
    <w:docVar w:name="refmgr-docid-07WCNT" w:val="07WCNT"/>
    <w:docVar w:name="refmgr-docid-07WCNZ" w:val="07WCNZ"/>
    <w:docVar w:name="refmgr-docid-07XGSP" w:val="07XGSP"/>
    <w:docVar w:name="refmgr-docid-07XGSX" w:val="07XGSX"/>
    <w:docVar w:name="refmgr-docid-07XZB4" w:val="07XZB4"/>
    <w:docVar w:name="refmgr-docid-07XZCG" w:val="07XZCG"/>
    <w:docVar w:name="refmgr-docid-07Y02Z" w:val="07Y02Z"/>
    <w:docVar w:name="refmgr-docid-07Y0JL" w:val="07Y0JL"/>
    <w:docVar w:name="refmgr-docid-07YK8T" w:val="07YK8T"/>
    <w:docVar w:name="refmgr-docid-07YLYH" w:val="07YLYH"/>
    <w:docVar w:name="refmgr-docid-07YRH3" w:val="07YRH3"/>
    <w:docVar w:name="refmgr-docid-07YRLM" w:val="07YRLM"/>
    <w:docVar w:name="refmgr-docid-07YRN6" w:val="07YRN6"/>
    <w:docVar w:name="refmgr-docid-07YRTH" w:val="07YRTH"/>
    <w:docVar w:name="refmgr-docid-07YSZ9" w:val="07YSZ9"/>
    <w:docVar w:name="refmgr-docid-07YTC4" w:val="07YTC4"/>
    <w:docVar w:name="refmgr-docid-080JJ0" w:val="080JJ0"/>
    <w:docVar w:name="refmgr-docid-082JV0" w:val="082JV0"/>
    <w:docVar w:name="refmgr-docid-082JV2" w:val="082JV2"/>
    <w:docVar w:name="refmgr-docid-082JV3" w:val="082JV3"/>
    <w:docVar w:name="refmgr-docid-084MHK" w:val="084MHK"/>
    <w:docVar w:name="refmgr-docid-08WTT3" w:val="08WTT3"/>
    <w:docVar w:name="SiteTemplate" w:val="C:\Program Files (x86)\Merck Template\ISIWriter Site Template.docx"/>
    <w:docVar w:name="SuppressPrefix" w:val="0"/>
    <w:docVar w:name="TableAlign" w:val="2"/>
    <w:docVar w:name="TableBodyCellStyle" w:val="Table Center"/>
    <w:docVar w:name="TableCaptionAsRow" w:val="1"/>
    <w:docVar w:name="TableColumnHeadingStyle" w:val="Table Head"/>
    <w:docVar w:name="TableFootnoteType" w:val="Number"/>
    <w:docVar w:name="TableGridOption" w:val="AboveBelow"/>
    <w:docVar w:name="TableLockedSettings" w:val="1"/>
    <w:docVar w:name="TableRowHeadingStyle" w:val="Table Left"/>
    <w:docVar w:name="TOCCaption" w:val="Table Of Contents"/>
    <w:docVar w:name="TOCLevels" w:val="4"/>
    <w:docVar w:name="TOCStyles" w:val="1|List of In-Text Tables|Table Title|ISISiteLoTables+1|List of In-Text Figures|Figure Title|ISISiteLoFigures+1|List of End-Of-Text Tables|Table Summary Title;Table End of Text Title|ISISiteLoEOTTables+1|List of End-Of-Text Figures|Figure Summary Title;Figure End of Text Title|ISISiteLoEOTFigures+1|List of Appendices|Appendix|ISISiteLoAppendices"/>
    <w:docVar w:name="UnlinkObjects" w:val="0"/>
    <w:docVar w:name="WordDocUniqueId" w:val="8fa86572-2a41-45b7-a494-f86c82972661"/>
  </w:docVars>
  <w:rsids>
    <w:rsidRoot w:val="00A77B3E"/>
    <w:rsid w:val="000001C4"/>
    <w:rsid w:val="00000484"/>
    <w:rsid w:val="00000510"/>
    <w:rsid w:val="000006CA"/>
    <w:rsid w:val="000006D9"/>
    <w:rsid w:val="000008DA"/>
    <w:rsid w:val="00000A30"/>
    <w:rsid w:val="00000D43"/>
    <w:rsid w:val="00001E6D"/>
    <w:rsid w:val="000020D7"/>
    <w:rsid w:val="000020F5"/>
    <w:rsid w:val="00002156"/>
    <w:rsid w:val="0000227B"/>
    <w:rsid w:val="00002398"/>
    <w:rsid w:val="000026A3"/>
    <w:rsid w:val="000030BB"/>
    <w:rsid w:val="000034C3"/>
    <w:rsid w:val="0000368D"/>
    <w:rsid w:val="00003852"/>
    <w:rsid w:val="00003980"/>
    <w:rsid w:val="00003D00"/>
    <w:rsid w:val="00003FAC"/>
    <w:rsid w:val="00003FE5"/>
    <w:rsid w:val="00004C65"/>
    <w:rsid w:val="00005042"/>
    <w:rsid w:val="00005545"/>
    <w:rsid w:val="000061A4"/>
    <w:rsid w:val="00006939"/>
    <w:rsid w:val="00006BDC"/>
    <w:rsid w:val="00006E19"/>
    <w:rsid w:val="00007081"/>
    <w:rsid w:val="00007240"/>
    <w:rsid w:val="0000724A"/>
    <w:rsid w:val="0000798A"/>
    <w:rsid w:val="00007BCD"/>
    <w:rsid w:val="00007CE4"/>
    <w:rsid w:val="00007FEB"/>
    <w:rsid w:val="0001006D"/>
    <w:rsid w:val="000106C6"/>
    <w:rsid w:val="000106FA"/>
    <w:rsid w:val="00010824"/>
    <w:rsid w:val="00010C33"/>
    <w:rsid w:val="00011127"/>
    <w:rsid w:val="000111FD"/>
    <w:rsid w:val="0001122C"/>
    <w:rsid w:val="000116A5"/>
    <w:rsid w:val="000119C8"/>
    <w:rsid w:val="00011E0A"/>
    <w:rsid w:val="0001202F"/>
    <w:rsid w:val="000127EC"/>
    <w:rsid w:val="00012826"/>
    <w:rsid w:val="0001299E"/>
    <w:rsid w:val="000130D8"/>
    <w:rsid w:val="00013156"/>
    <w:rsid w:val="00013B6B"/>
    <w:rsid w:val="00013DA9"/>
    <w:rsid w:val="00013DE4"/>
    <w:rsid w:val="00013DEA"/>
    <w:rsid w:val="00014216"/>
    <w:rsid w:val="00014395"/>
    <w:rsid w:val="00014A51"/>
    <w:rsid w:val="00014A54"/>
    <w:rsid w:val="00014B0A"/>
    <w:rsid w:val="00014F0B"/>
    <w:rsid w:val="0001516B"/>
    <w:rsid w:val="00015439"/>
    <w:rsid w:val="000159E6"/>
    <w:rsid w:val="000162B5"/>
    <w:rsid w:val="0001697F"/>
    <w:rsid w:val="00016BDC"/>
    <w:rsid w:val="00016CCF"/>
    <w:rsid w:val="0001767A"/>
    <w:rsid w:val="00017844"/>
    <w:rsid w:val="00017A29"/>
    <w:rsid w:val="00017C07"/>
    <w:rsid w:val="00017E02"/>
    <w:rsid w:val="000202DA"/>
    <w:rsid w:val="00020646"/>
    <w:rsid w:val="00020DDB"/>
    <w:rsid w:val="00020DE5"/>
    <w:rsid w:val="00020F66"/>
    <w:rsid w:val="00021205"/>
    <w:rsid w:val="0002120F"/>
    <w:rsid w:val="0002138D"/>
    <w:rsid w:val="000219D9"/>
    <w:rsid w:val="00021B44"/>
    <w:rsid w:val="00021BE6"/>
    <w:rsid w:val="00021CF0"/>
    <w:rsid w:val="00021F29"/>
    <w:rsid w:val="00021F31"/>
    <w:rsid w:val="0002218F"/>
    <w:rsid w:val="00022281"/>
    <w:rsid w:val="0002260C"/>
    <w:rsid w:val="00022E5C"/>
    <w:rsid w:val="0002303E"/>
    <w:rsid w:val="000236CD"/>
    <w:rsid w:val="00023C20"/>
    <w:rsid w:val="00023D9F"/>
    <w:rsid w:val="0002452C"/>
    <w:rsid w:val="00024AD0"/>
    <w:rsid w:val="00024BAB"/>
    <w:rsid w:val="00024DB1"/>
    <w:rsid w:val="00024ECE"/>
    <w:rsid w:val="00024FB8"/>
    <w:rsid w:val="00025115"/>
    <w:rsid w:val="00025219"/>
    <w:rsid w:val="00025738"/>
    <w:rsid w:val="00025B7F"/>
    <w:rsid w:val="00025D03"/>
    <w:rsid w:val="000261CB"/>
    <w:rsid w:val="0002628B"/>
    <w:rsid w:val="000262D9"/>
    <w:rsid w:val="00026A57"/>
    <w:rsid w:val="00026D42"/>
    <w:rsid w:val="00027457"/>
    <w:rsid w:val="0002775D"/>
    <w:rsid w:val="00027A6E"/>
    <w:rsid w:val="00027AFF"/>
    <w:rsid w:val="00027DDC"/>
    <w:rsid w:val="00030263"/>
    <w:rsid w:val="00030287"/>
    <w:rsid w:val="000308C9"/>
    <w:rsid w:val="00030BFD"/>
    <w:rsid w:val="000312E8"/>
    <w:rsid w:val="00031923"/>
    <w:rsid w:val="00031FE9"/>
    <w:rsid w:val="00032129"/>
    <w:rsid w:val="0003257B"/>
    <w:rsid w:val="0003264F"/>
    <w:rsid w:val="0003266A"/>
    <w:rsid w:val="000326DA"/>
    <w:rsid w:val="00032864"/>
    <w:rsid w:val="0003312D"/>
    <w:rsid w:val="000335FC"/>
    <w:rsid w:val="0003394A"/>
    <w:rsid w:val="000339E4"/>
    <w:rsid w:val="00033A7D"/>
    <w:rsid w:val="00033FC6"/>
    <w:rsid w:val="0003446E"/>
    <w:rsid w:val="0003480B"/>
    <w:rsid w:val="00034CEE"/>
    <w:rsid w:val="00034EA2"/>
    <w:rsid w:val="000352AD"/>
    <w:rsid w:val="000353BC"/>
    <w:rsid w:val="0003553F"/>
    <w:rsid w:val="00035C81"/>
    <w:rsid w:val="000369A3"/>
    <w:rsid w:val="00036C88"/>
    <w:rsid w:val="000371D1"/>
    <w:rsid w:val="00037A41"/>
    <w:rsid w:val="00040094"/>
    <w:rsid w:val="00040479"/>
    <w:rsid w:val="00040666"/>
    <w:rsid w:val="00040CEF"/>
    <w:rsid w:val="00040E72"/>
    <w:rsid w:val="000410AA"/>
    <w:rsid w:val="000418DD"/>
    <w:rsid w:val="00041AD3"/>
    <w:rsid w:val="00041D69"/>
    <w:rsid w:val="00041DB1"/>
    <w:rsid w:val="00041DB3"/>
    <w:rsid w:val="00042885"/>
    <w:rsid w:val="00042BDF"/>
    <w:rsid w:val="00042CD8"/>
    <w:rsid w:val="00043160"/>
    <w:rsid w:val="000433DF"/>
    <w:rsid w:val="00043534"/>
    <w:rsid w:val="000437FB"/>
    <w:rsid w:val="00043866"/>
    <w:rsid w:val="00043A4D"/>
    <w:rsid w:val="00043A7F"/>
    <w:rsid w:val="00043AB5"/>
    <w:rsid w:val="00043AE4"/>
    <w:rsid w:val="000440A5"/>
    <w:rsid w:val="00044241"/>
    <w:rsid w:val="00044398"/>
    <w:rsid w:val="00044920"/>
    <w:rsid w:val="00044EDC"/>
    <w:rsid w:val="00044F15"/>
    <w:rsid w:val="00045241"/>
    <w:rsid w:val="0004542F"/>
    <w:rsid w:val="00045534"/>
    <w:rsid w:val="00045737"/>
    <w:rsid w:val="00045848"/>
    <w:rsid w:val="00045D1D"/>
    <w:rsid w:val="00046277"/>
    <w:rsid w:val="00046CD1"/>
    <w:rsid w:val="00047031"/>
    <w:rsid w:val="000470B8"/>
    <w:rsid w:val="000471A9"/>
    <w:rsid w:val="00047498"/>
    <w:rsid w:val="0004760F"/>
    <w:rsid w:val="00047D12"/>
    <w:rsid w:val="000502C7"/>
    <w:rsid w:val="00050FDD"/>
    <w:rsid w:val="00051596"/>
    <w:rsid w:val="000515DE"/>
    <w:rsid w:val="00051696"/>
    <w:rsid w:val="0005199C"/>
    <w:rsid w:val="00051A22"/>
    <w:rsid w:val="00051D44"/>
    <w:rsid w:val="00051EBB"/>
    <w:rsid w:val="0005203B"/>
    <w:rsid w:val="000520ED"/>
    <w:rsid w:val="00052329"/>
    <w:rsid w:val="000523E6"/>
    <w:rsid w:val="00052AE3"/>
    <w:rsid w:val="00052BD5"/>
    <w:rsid w:val="0005301D"/>
    <w:rsid w:val="000531C2"/>
    <w:rsid w:val="0005325F"/>
    <w:rsid w:val="00053E71"/>
    <w:rsid w:val="00053EBA"/>
    <w:rsid w:val="000541AD"/>
    <w:rsid w:val="0005481D"/>
    <w:rsid w:val="00054D84"/>
    <w:rsid w:val="00055085"/>
    <w:rsid w:val="00055363"/>
    <w:rsid w:val="000554D4"/>
    <w:rsid w:val="00055971"/>
    <w:rsid w:val="00055E36"/>
    <w:rsid w:val="00055F89"/>
    <w:rsid w:val="00056034"/>
    <w:rsid w:val="000560B8"/>
    <w:rsid w:val="00056406"/>
    <w:rsid w:val="00056526"/>
    <w:rsid w:val="00056CBC"/>
    <w:rsid w:val="00057492"/>
    <w:rsid w:val="0005750C"/>
    <w:rsid w:val="00057599"/>
    <w:rsid w:val="000576E4"/>
    <w:rsid w:val="00060021"/>
    <w:rsid w:val="000600D1"/>
    <w:rsid w:val="00060BB7"/>
    <w:rsid w:val="0006183C"/>
    <w:rsid w:val="00062093"/>
    <w:rsid w:val="00062351"/>
    <w:rsid w:val="000628BF"/>
    <w:rsid w:val="000628F8"/>
    <w:rsid w:val="00063BF8"/>
    <w:rsid w:val="00063F70"/>
    <w:rsid w:val="00064B1C"/>
    <w:rsid w:val="00064F19"/>
    <w:rsid w:val="000650E8"/>
    <w:rsid w:val="00065280"/>
    <w:rsid w:val="0006544C"/>
    <w:rsid w:val="00065787"/>
    <w:rsid w:val="0006582E"/>
    <w:rsid w:val="000662EA"/>
    <w:rsid w:val="0006637B"/>
    <w:rsid w:val="00066722"/>
    <w:rsid w:val="00066E98"/>
    <w:rsid w:val="0006707E"/>
    <w:rsid w:val="0006710B"/>
    <w:rsid w:val="000675B7"/>
    <w:rsid w:val="00067932"/>
    <w:rsid w:val="00067B5D"/>
    <w:rsid w:val="00067D33"/>
    <w:rsid w:val="00070283"/>
    <w:rsid w:val="0007062D"/>
    <w:rsid w:val="00070664"/>
    <w:rsid w:val="00070789"/>
    <w:rsid w:val="000708EA"/>
    <w:rsid w:val="00070BC6"/>
    <w:rsid w:val="00070DC9"/>
    <w:rsid w:val="000715E8"/>
    <w:rsid w:val="00071655"/>
    <w:rsid w:val="00071A7B"/>
    <w:rsid w:val="00071CA1"/>
    <w:rsid w:val="00071CBB"/>
    <w:rsid w:val="00071E37"/>
    <w:rsid w:val="00071ED3"/>
    <w:rsid w:val="000722EB"/>
    <w:rsid w:val="000730DD"/>
    <w:rsid w:val="0007312C"/>
    <w:rsid w:val="000733A3"/>
    <w:rsid w:val="00073428"/>
    <w:rsid w:val="0007348D"/>
    <w:rsid w:val="00073992"/>
    <w:rsid w:val="00073D16"/>
    <w:rsid w:val="00073F01"/>
    <w:rsid w:val="00074314"/>
    <w:rsid w:val="00074497"/>
    <w:rsid w:val="00074787"/>
    <w:rsid w:val="0007486F"/>
    <w:rsid w:val="00074A43"/>
    <w:rsid w:val="00074D37"/>
    <w:rsid w:val="00075502"/>
    <w:rsid w:val="00075BE8"/>
    <w:rsid w:val="000765AB"/>
    <w:rsid w:val="00076994"/>
    <w:rsid w:val="00076CB7"/>
    <w:rsid w:val="00076D02"/>
    <w:rsid w:val="00077018"/>
    <w:rsid w:val="0007712D"/>
    <w:rsid w:val="00077276"/>
    <w:rsid w:val="000772B8"/>
    <w:rsid w:val="00077662"/>
    <w:rsid w:val="00077BF9"/>
    <w:rsid w:val="00077FD4"/>
    <w:rsid w:val="00080216"/>
    <w:rsid w:val="00080862"/>
    <w:rsid w:val="00080D30"/>
    <w:rsid w:val="00080E7D"/>
    <w:rsid w:val="000810C3"/>
    <w:rsid w:val="00081193"/>
    <w:rsid w:val="00081282"/>
    <w:rsid w:val="00081918"/>
    <w:rsid w:val="00081A8B"/>
    <w:rsid w:val="00081DEC"/>
    <w:rsid w:val="00081FBA"/>
    <w:rsid w:val="000821F1"/>
    <w:rsid w:val="0008231C"/>
    <w:rsid w:val="0008240D"/>
    <w:rsid w:val="00082C19"/>
    <w:rsid w:val="00083370"/>
    <w:rsid w:val="000833E5"/>
    <w:rsid w:val="0008396C"/>
    <w:rsid w:val="0008399B"/>
    <w:rsid w:val="00083B5C"/>
    <w:rsid w:val="00083F1E"/>
    <w:rsid w:val="00084106"/>
    <w:rsid w:val="00084388"/>
    <w:rsid w:val="000843ED"/>
    <w:rsid w:val="000848E6"/>
    <w:rsid w:val="00084CC3"/>
    <w:rsid w:val="00084E4E"/>
    <w:rsid w:val="00084E94"/>
    <w:rsid w:val="00084F02"/>
    <w:rsid w:val="0008525F"/>
    <w:rsid w:val="00085295"/>
    <w:rsid w:val="000853C0"/>
    <w:rsid w:val="000855B8"/>
    <w:rsid w:val="00085FD9"/>
    <w:rsid w:val="0008643D"/>
    <w:rsid w:val="000864C1"/>
    <w:rsid w:val="000866CC"/>
    <w:rsid w:val="00086A4B"/>
    <w:rsid w:val="00086BE7"/>
    <w:rsid w:val="00086D06"/>
    <w:rsid w:val="00086E9F"/>
    <w:rsid w:val="00086F4F"/>
    <w:rsid w:val="00086F59"/>
    <w:rsid w:val="000874EF"/>
    <w:rsid w:val="00087932"/>
    <w:rsid w:val="000879A8"/>
    <w:rsid w:val="00087BFF"/>
    <w:rsid w:val="00087DFB"/>
    <w:rsid w:val="000900C1"/>
    <w:rsid w:val="00090318"/>
    <w:rsid w:val="000903A3"/>
    <w:rsid w:val="000905F6"/>
    <w:rsid w:val="0009066D"/>
    <w:rsid w:val="00090E79"/>
    <w:rsid w:val="00090EF3"/>
    <w:rsid w:val="00091332"/>
    <w:rsid w:val="00091646"/>
    <w:rsid w:val="00091B62"/>
    <w:rsid w:val="00091BA6"/>
    <w:rsid w:val="00091CD0"/>
    <w:rsid w:val="0009296D"/>
    <w:rsid w:val="00092BF1"/>
    <w:rsid w:val="00092D5C"/>
    <w:rsid w:val="00092EFB"/>
    <w:rsid w:val="00092F29"/>
    <w:rsid w:val="00092F80"/>
    <w:rsid w:val="00093471"/>
    <w:rsid w:val="000934B3"/>
    <w:rsid w:val="000935B9"/>
    <w:rsid w:val="00093816"/>
    <w:rsid w:val="00093D0E"/>
    <w:rsid w:val="00093D54"/>
    <w:rsid w:val="00093DF5"/>
    <w:rsid w:val="000941C5"/>
    <w:rsid w:val="000947E1"/>
    <w:rsid w:val="00094A11"/>
    <w:rsid w:val="00095553"/>
    <w:rsid w:val="00095CD5"/>
    <w:rsid w:val="00095D72"/>
    <w:rsid w:val="0009767D"/>
    <w:rsid w:val="00097E5D"/>
    <w:rsid w:val="00097FD4"/>
    <w:rsid w:val="000A036B"/>
    <w:rsid w:val="000A040A"/>
    <w:rsid w:val="000A06E4"/>
    <w:rsid w:val="000A074B"/>
    <w:rsid w:val="000A07C1"/>
    <w:rsid w:val="000A0925"/>
    <w:rsid w:val="000A09AD"/>
    <w:rsid w:val="000A0F7F"/>
    <w:rsid w:val="000A1353"/>
    <w:rsid w:val="000A14C9"/>
    <w:rsid w:val="000A1552"/>
    <w:rsid w:val="000A1EB7"/>
    <w:rsid w:val="000A1FE5"/>
    <w:rsid w:val="000A20B1"/>
    <w:rsid w:val="000A2414"/>
    <w:rsid w:val="000A2AA4"/>
    <w:rsid w:val="000A2AC1"/>
    <w:rsid w:val="000A2F6F"/>
    <w:rsid w:val="000A3549"/>
    <w:rsid w:val="000A3800"/>
    <w:rsid w:val="000A3D0D"/>
    <w:rsid w:val="000A42AD"/>
    <w:rsid w:val="000A43A4"/>
    <w:rsid w:val="000A43ED"/>
    <w:rsid w:val="000A4CCA"/>
    <w:rsid w:val="000A50BA"/>
    <w:rsid w:val="000A5306"/>
    <w:rsid w:val="000A5472"/>
    <w:rsid w:val="000A5912"/>
    <w:rsid w:val="000A5D7D"/>
    <w:rsid w:val="000A620C"/>
    <w:rsid w:val="000A620F"/>
    <w:rsid w:val="000A6425"/>
    <w:rsid w:val="000A703C"/>
    <w:rsid w:val="000A71EA"/>
    <w:rsid w:val="000A771B"/>
    <w:rsid w:val="000A7803"/>
    <w:rsid w:val="000A7FC1"/>
    <w:rsid w:val="000B02E8"/>
    <w:rsid w:val="000B047E"/>
    <w:rsid w:val="000B06DA"/>
    <w:rsid w:val="000B0778"/>
    <w:rsid w:val="000B08D0"/>
    <w:rsid w:val="000B0A23"/>
    <w:rsid w:val="000B0D87"/>
    <w:rsid w:val="000B1966"/>
    <w:rsid w:val="000B1A98"/>
    <w:rsid w:val="000B1B70"/>
    <w:rsid w:val="000B1D66"/>
    <w:rsid w:val="000B21FE"/>
    <w:rsid w:val="000B2363"/>
    <w:rsid w:val="000B23ED"/>
    <w:rsid w:val="000B28B9"/>
    <w:rsid w:val="000B2918"/>
    <w:rsid w:val="000B2A1A"/>
    <w:rsid w:val="000B2AED"/>
    <w:rsid w:val="000B2BA9"/>
    <w:rsid w:val="000B2C09"/>
    <w:rsid w:val="000B32F1"/>
    <w:rsid w:val="000B37CD"/>
    <w:rsid w:val="000B395A"/>
    <w:rsid w:val="000B3F61"/>
    <w:rsid w:val="000B41D3"/>
    <w:rsid w:val="000B4533"/>
    <w:rsid w:val="000B469C"/>
    <w:rsid w:val="000B46DF"/>
    <w:rsid w:val="000B4BFA"/>
    <w:rsid w:val="000B4D47"/>
    <w:rsid w:val="000B5A21"/>
    <w:rsid w:val="000B5B80"/>
    <w:rsid w:val="000B5CC4"/>
    <w:rsid w:val="000B5CF4"/>
    <w:rsid w:val="000B5E90"/>
    <w:rsid w:val="000B6129"/>
    <w:rsid w:val="000B63DF"/>
    <w:rsid w:val="000B648C"/>
    <w:rsid w:val="000B648E"/>
    <w:rsid w:val="000B7254"/>
    <w:rsid w:val="000B731B"/>
    <w:rsid w:val="000B7324"/>
    <w:rsid w:val="000B7AD3"/>
    <w:rsid w:val="000B7C47"/>
    <w:rsid w:val="000B7C73"/>
    <w:rsid w:val="000B7C86"/>
    <w:rsid w:val="000B7EC5"/>
    <w:rsid w:val="000C0122"/>
    <w:rsid w:val="000C06FD"/>
    <w:rsid w:val="000C0757"/>
    <w:rsid w:val="000C07A0"/>
    <w:rsid w:val="000C0997"/>
    <w:rsid w:val="000C0A62"/>
    <w:rsid w:val="000C0B0B"/>
    <w:rsid w:val="000C0EFA"/>
    <w:rsid w:val="000C0F3B"/>
    <w:rsid w:val="000C1161"/>
    <w:rsid w:val="000C1185"/>
    <w:rsid w:val="000C11F6"/>
    <w:rsid w:val="000C1384"/>
    <w:rsid w:val="000C1483"/>
    <w:rsid w:val="000C15FC"/>
    <w:rsid w:val="000C18A2"/>
    <w:rsid w:val="000C21D8"/>
    <w:rsid w:val="000C2BCC"/>
    <w:rsid w:val="000C2ECB"/>
    <w:rsid w:val="000C2F8D"/>
    <w:rsid w:val="000C3029"/>
    <w:rsid w:val="000C326C"/>
    <w:rsid w:val="000C3624"/>
    <w:rsid w:val="000C36A9"/>
    <w:rsid w:val="000C3E61"/>
    <w:rsid w:val="000C40D3"/>
    <w:rsid w:val="000C4120"/>
    <w:rsid w:val="000C432D"/>
    <w:rsid w:val="000C4363"/>
    <w:rsid w:val="000C4785"/>
    <w:rsid w:val="000C488B"/>
    <w:rsid w:val="000C4E25"/>
    <w:rsid w:val="000C4FF5"/>
    <w:rsid w:val="000C52CD"/>
    <w:rsid w:val="000C536F"/>
    <w:rsid w:val="000C55F0"/>
    <w:rsid w:val="000C5679"/>
    <w:rsid w:val="000C59B1"/>
    <w:rsid w:val="000C59D1"/>
    <w:rsid w:val="000C5D13"/>
    <w:rsid w:val="000C607A"/>
    <w:rsid w:val="000C61CC"/>
    <w:rsid w:val="000C62B8"/>
    <w:rsid w:val="000C6445"/>
    <w:rsid w:val="000C65FD"/>
    <w:rsid w:val="000C684A"/>
    <w:rsid w:val="000C6965"/>
    <w:rsid w:val="000C6E83"/>
    <w:rsid w:val="000C7C4E"/>
    <w:rsid w:val="000C7D47"/>
    <w:rsid w:val="000D00B4"/>
    <w:rsid w:val="000D04C3"/>
    <w:rsid w:val="000D0529"/>
    <w:rsid w:val="000D0A2A"/>
    <w:rsid w:val="000D0ADF"/>
    <w:rsid w:val="000D0C32"/>
    <w:rsid w:val="000D0D26"/>
    <w:rsid w:val="000D1087"/>
    <w:rsid w:val="000D1397"/>
    <w:rsid w:val="000D1439"/>
    <w:rsid w:val="000D1473"/>
    <w:rsid w:val="000D1689"/>
    <w:rsid w:val="000D1895"/>
    <w:rsid w:val="000D1B12"/>
    <w:rsid w:val="000D1CE0"/>
    <w:rsid w:val="000D1CF5"/>
    <w:rsid w:val="000D254A"/>
    <w:rsid w:val="000D25BC"/>
    <w:rsid w:val="000D29F0"/>
    <w:rsid w:val="000D2B42"/>
    <w:rsid w:val="000D2F41"/>
    <w:rsid w:val="000D331A"/>
    <w:rsid w:val="000D3500"/>
    <w:rsid w:val="000D3959"/>
    <w:rsid w:val="000D3B77"/>
    <w:rsid w:val="000D3C9E"/>
    <w:rsid w:val="000D3D31"/>
    <w:rsid w:val="000D406D"/>
    <w:rsid w:val="000D424C"/>
    <w:rsid w:val="000D42BD"/>
    <w:rsid w:val="000D431B"/>
    <w:rsid w:val="000D46BC"/>
    <w:rsid w:val="000D4D2A"/>
    <w:rsid w:val="000D4EA8"/>
    <w:rsid w:val="000D53E2"/>
    <w:rsid w:val="000D542B"/>
    <w:rsid w:val="000D5583"/>
    <w:rsid w:val="000D5CD1"/>
    <w:rsid w:val="000D5ECE"/>
    <w:rsid w:val="000D5FD3"/>
    <w:rsid w:val="000D6735"/>
    <w:rsid w:val="000D6BB7"/>
    <w:rsid w:val="000D7676"/>
    <w:rsid w:val="000D78C9"/>
    <w:rsid w:val="000D7AA6"/>
    <w:rsid w:val="000D7C2D"/>
    <w:rsid w:val="000D7EE6"/>
    <w:rsid w:val="000D7FC4"/>
    <w:rsid w:val="000E0629"/>
    <w:rsid w:val="000E09F2"/>
    <w:rsid w:val="000E0A23"/>
    <w:rsid w:val="000E0E79"/>
    <w:rsid w:val="000E0F23"/>
    <w:rsid w:val="000E10A8"/>
    <w:rsid w:val="000E1337"/>
    <w:rsid w:val="000E13F3"/>
    <w:rsid w:val="000E164E"/>
    <w:rsid w:val="000E173C"/>
    <w:rsid w:val="000E18D6"/>
    <w:rsid w:val="000E19A5"/>
    <w:rsid w:val="000E1B94"/>
    <w:rsid w:val="000E1CE2"/>
    <w:rsid w:val="000E1DCB"/>
    <w:rsid w:val="000E1DED"/>
    <w:rsid w:val="000E2594"/>
    <w:rsid w:val="000E2BC1"/>
    <w:rsid w:val="000E2C9F"/>
    <w:rsid w:val="000E3039"/>
    <w:rsid w:val="000E331E"/>
    <w:rsid w:val="000E347E"/>
    <w:rsid w:val="000E34DE"/>
    <w:rsid w:val="000E3B12"/>
    <w:rsid w:val="000E3C93"/>
    <w:rsid w:val="000E3E34"/>
    <w:rsid w:val="000E440C"/>
    <w:rsid w:val="000E45F9"/>
    <w:rsid w:val="000E4975"/>
    <w:rsid w:val="000E4A56"/>
    <w:rsid w:val="000E5517"/>
    <w:rsid w:val="000E5756"/>
    <w:rsid w:val="000E58F6"/>
    <w:rsid w:val="000E5D4E"/>
    <w:rsid w:val="000E5DA8"/>
    <w:rsid w:val="000E5EF7"/>
    <w:rsid w:val="000E604A"/>
    <w:rsid w:val="000E60E1"/>
    <w:rsid w:val="000E61B8"/>
    <w:rsid w:val="000E640E"/>
    <w:rsid w:val="000E6430"/>
    <w:rsid w:val="000E6473"/>
    <w:rsid w:val="000E6863"/>
    <w:rsid w:val="000E6EE0"/>
    <w:rsid w:val="000E6FE0"/>
    <w:rsid w:val="000E70C3"/>
    <w:rsid w:val="000E7488"/>
    <w:rsid w:val="000E79EA"/>
    <w:rsid w:val="000E7A55"/>
    <w:rsid w:val="000E7AC0"/>
    <w:rsid w:val="000F00DF"/>
    <w:rsid w:val="000F0159"/>
    <w:rsid w:val="000F01CE"/>
    <w:rsid w:val="000F0A88"/>
    <w:rsid w:val="000F0DFE"/>
    <w:rsid w:val="000F1041"/>
    <w:rsid w:val="000F1D1A"/>
    <w:rsid w:val="000F1F75"/>
    <w:rsid w:val="000F22C5"/>
    <w:rsid w:val="000F2773"/>
    <w:rsid w:val="000F2F1A"/>
    <w:rsid w:val="000F3625"/>
    <w:rsid w:val="000F37FA"/>
    <w:rsid w:val="000F3BCE"/>
    <w:rsid w:val="000F3F14"/>
    <w:rsid w:val="000F3FEE"/>
    <w:rsid w:val="000F4150"/>
    <w:rsid w:val="000F4487"/>
    <w:rsid w:val="000F4A10"/>
    <w:rsid w:val="000F500F"/>
    <w:rsid w:val="000F5029"/>
    <w:rsid w:val="000F50B3"/>
    <w:rsid w:val="000F528D"/>
    <w:rsid w:val="000F535D"/>
    <w:rsid w:val="000F5518"/>
    <w:rsid w:val="000F5544"/>
    <w:rsid w:val="000F57BA"/>
    <w:rsid w:val="000F5812"/>
    <w:rsid w:val="000F5DC6"/>
    <w:rsid w:val="000F6276"/>
    <w:rsid w:val="000F628C"/>
    <w:rsid w:val="000F6471"/>
    <w:rsid w:val="000F67AE"/>
    <w:rsid w:val="000F6946"/>
    <w:rsid w:val="000F6A32"/>
    <w:rsid w:val="000F6A5F"/>
    <w:rsid w:val="000F6A84"/>
    <w:rsid w:val="000F6D83"/>
    <w:rsid w:val="000F6DBB"/>
    <w:rsid w:val="000F72DF"/>
    <w:rsid w:val="000F733F"/>
    <w:rsid w:val="000F73C6"/>
    <w:rsid w:val="000F7433"/>
    <w:rsid w:val="000F7727"/>
    <w:rsid w:val="000F77C6"/>
    <w:rsid w:val="0010016F"/>
    <w:rsid w:val="00100569"/>
    <w:rsid w:val="0010085D"/>
    <w:rsid w:val="00100BD3"/>
    <w:rsid w:val="00100D92"/>
    <w:rsid w:val="00100D9F"/>
    <w:rsid w:val="0010180D"/>
    <w:rsid w:val="001020AB"/>
    <w:rsid w:val="001021CF"/>
    <w:rsid w:val="001022C5"/>
    <w:rsid w:val="0010281C"/>
    <w:rsid w:val="00102A42"/>
    <w:rsid w:val="00102A5A"/>
    <w:rsid w:val="00102CD1"/>
    <w:rsid w:val="00102DD8"/>
    <w:rsid w:val="00102E8D"/>
    <w:rsid w:val="00102F4A"/>
    <w:rsid w:val="001033B9"/>
    <w:rsid w:val="0010344F"/>
    <w:rsid w:val="001039E7"/>
    <w:rsid w:val="0010400C"/>
    <w:rsid w:val="00104473"/>
    <w:rsid w:val="0010465C"/>
    <w:rsid w:val="001050CC"/>
    <w:rsid w:val="00105168"/>
    <w:rsid w:val="001051B1"/>
    <w:rsid w:val="001051EC"/>
    <w:rsid w:val="00105348"/>
    <w:rsid w:val="0010539A"/>
    <w:rsid w:val="001055D5"/>
    <w:rsid w:val="001058BF"/>
    <w:rsid w:val="00105969"/>
    <w:rsid w:val="00105B3B"/>
    <w:rsid w:val="00105E78"/>
    <w:rsid w:val="001060A0"/>
    <w:rsid w:val="001065B5"/>
    <w:rsid w:val="0010673D"/>
    <w:rsid w:val="00107302"/>
    <w:rsid w:val="001074E5"/>
    <w:rsid w:val="001075B5"/>
    <w:rsid w:val="00107B9B"/>
    <w:rsid w:val="00107E6E"/>
    <w:rsid w:val="00110546"/>
    <w:rsid w:val="00110613"/>
    <w:rsid w:val="001107A2"/>
    <w:rsid w:val="00110858"/>
    <w:rsid w:val="0011091A"/>
    <w:rsid w:val="00110B53"/>
    <w:rsid w:val="00110DFF"/>
    <w:rsid w:val="001112FE"/>
    <w:rsid w:val="001113AB"/>
    <w:rsid w:val="00111413"/>
    <w:rsid w:val="001118DE"/>
    <w:rsid w:val="00111BDA"/>
    <w:rsid w:val="00111D10"/>
    <w:rsid w:val="00111DB7"/>
    <w:rsid w:val="00111E8B"/>
    <w:rsid w:val="00111F9A"/>
    <w:rsid w:val="001135A7"/>
    <w:rsid w:val="001136B3"/>
    <w:rsid w:val="00113844"/>
    <w:rsid w:val="001139EE"/>
    <w:rsid w:val="00113C31"/>
    <w:rsid w:val="00113CE6"/>
    <w:rsid w:val="00113EAB"/>
    <w:rsid w:val="0011429D"/>
    <w:rsid w:val="001145E7"/>
    <w:rsid w:val="0011497D"/>
    <w:rsid w:val="00114B40"/>
    <w:rsid w:val="001150A5"/>
    <w:rsid w:val="0011515E"/>
    <w:rsid w:val="0011561A"/>
    <w:rsid w:val="001157C6"/>
    <w:rsid w:val="001157D8"/>
    <w:rsid w:val="00115958"/>
    <w:rsid w:val="00115BC7"/>
    <w:rsid w:val="00115D57"/>
    <w:rsid w:val="00115EB1"/>
    <w:rsid w:val="001163C6"/>
    <w:rsid w:val="00116B5A"/>
    <w:rsid w:val="00116B6B"/>
    <w:rsid w:val="00117448"/>
    <w:rsid w:val="0012021F"/>
    <w:rsid w:val="00120684"/>
    <w:rsid w:val="001206C6"/>
    <w:rsid w:val="00121287"/>
    <w:rsid w:val="001213E9"/>
    <w:rsid w:val="00121521"/>
    <w:rsid w:val="001217EC"/>
    <w:rsid w:val="00121C3D"/>
    <w:rsid w:val="00121DFE"/>
    <w:rsid w:val="00121EA6"/>
    <w:rsid w:val="0012235C"/>
    <w:rsid w:val="001223EE"/>
    <w:rsid w:val="00122C46"/>
    <w:rsid w:val="00122C75"/>
    <w:rsid w:val="00122E12"/>
    <w:rsid w:val="00122F5C"/>
    <w:rsid w:val="0012321C"/>
    <w:rsid w:val="00124243"/>
    <w:rsid w:val="0012459C"/>
    <w:rsid w:val="0012472F"/>
    <w:rsid w:val="0012569A"/>
    <w:rsid w:val="00125C92"/>
    <w:rsid w:val="00125EA2"/>
    <w:rsid w:val="00125F2C"/>
    <w:rsid w:val="001263FE"/>
    <w:rsid w:val="00126494"/>
    <w:rsid w:val="00127035"/>
    <w:rsid w:val="001270EC"/>
    <w:rsid w:val="001271B8"/>
    <w:rsid w:val="001275CA"/>
    <w:rsid w:val="001276A6"/>
    <w:rsid w:val="00127A71"/>
    <w:rsid w:val="00127F83"/>
    <w:rsid w:val="00130179"/>
    <w:rsid w:val="001303BF"/>
    <w:rsid w:val="00130550"/>
    <w:rsid w:val="001306CE"/>
    <w:rsid w:val="00130E89"/>
    <w:rsid w:val="00130FBD"/>
    <w:rsid w:val="001310A0"/>
    <w:rsid w:val="0013117A"/>
    <w:rsid w:val="001317C9"/>
    <w:rsid w:val="00131888"/>
    <w:rsid w:val="0013191A"/>
    <w:rsid w:val="00131A89"/>
    <w:rsid w:val="00131BD8"/>
    <w:rsid w:val="00131CAA"/>
    <w:rsid w:val="001323D7"/>
    <w:rsid w:val="00132600"/>
    <w:rsid w:val="0013369B"/>
    <w:rsid w:val="00133A46"/>
    <w:rsid w:val="00133A84"/>
    <w:rsid w:val="00133CD0"/>
    <w:rsid w:val="00133D51"/>
    <w:rsid w:val="001340A9"/>
    <w:rsid w:val="00135036"/>
    <w:rsid w:val="001351E3"/>
    <w:rsid w:val="0013537A"/>
    <w:rsid w:val="001355D0"/>
    <w:rsid w:val="00135781"/>
    <w:rsid w:val="001359E1"/>
    <w:rsid w:val="00135E20"/>
    <w:rsid w:val="00136285"/>
    <w:rsid w:val="001365BE"/>
    <w:rsid w:val="001365C0"/>
    <w:rsid w:val="0013676D"/>
    <w:rsid w:val="00136843"/>
    <w:rsid w:val="00136924"/>
    <w:rsid w:val="00136BE5"/>
    <w:rsid w:val="0013724B"/>
    <w:rsid w:val="001378BE"/>
    <w:rsid w:val="00137C85"/>
    <w:rsid w:val="00137F6B"/>
    <w:rsid w:val="001400ED"/>
    <w:rsid w:val="0014017E"/>
    <w:rsid w:val="00140302"/>
    <w:rsid w:val="0014072E"/>
    <w:rsid w:val="00140ADB"/>
    <w:rsid w:val="00140B77"/>
    <w:rsid w:val="00140DB3"/>
    <w:rsid w:val="0014166A"/>
    <w:rsid w:val="001416A8"/>
    <w:rsid w:val="00141D5B"/>
    <w:rsid w:val="0014224B"/>
    <w:rsid w:val="001423A7"/>
    <w:rsid w:val="0014270E"/>
    <w:rsid w:val="00142744"/>
    <w:rsid w:val="0014285A"/>
    <w:rsid w:val="001429F8"/>
    <w:rsid w:val="00142A5E"/>
    <w:rsid w:val="00142A92"/>
    <w:rsid w:val="00142AA4"/>
    <w:rsid w:val="00142EFB"/>
    <w:rsid w:val="00142F48"/>
    <w:rsid w:val="00143047"/>
    <w:rsid w:val="001430BE"/>
    <w:rsid w:val="001433C2"/>
    <w:rsid w:val="001436A3"/>
    <w:rsid w:val="00143A33"/>
    <w:rsid w:val="00143AAE"/>
    <w:rsid w:val="00143D80"/>
    <w:rsid w:val="001440A2"/>
    <w:rsid w:val="00144192"/>
    <w:rsid w:val="0014455E"/>
    <w:rsid w:val="00144A99"/>
    <w:rsid w:val="00145646"/>
    <w:rsid w:val="00145699"/>
    <w:rsid w:val="00146204"/>
    <w:rsid w:val="0014621C"/>
    <w:rsid w:val="00146936"/>
    <w:rsid w:val="0014699A"/>
    <w:rsid w:val="00146BCB"/>
    <w:rsid w:val="00146CF6"/>
    <w:rsid w:val="00146EA1"/>
    <w:rsid w:val="0014741E"/>
    <w:rsid w:val="001474E8"/>
    <w:rsid w:val="00147758"/>
    <w:rsid w:val="001477D7"/>
    <w:rsid w:val="00147BCF"/>
    <w:rsid w:val="00147E23"/>
    <w:rsid w:val="001504C6"/>
    <w:rsid w:val="00150582"/>
    <w:rsid w:val="001507FF"/>
    <w:rsid w:val="00150C14"/>
    <w:rsid w:val="00150F35"/>
    <w:rsid w:val="001510CD"/>
    <w:rsid w:val="001512D9"/>
    <w:rsid w:val="0015158F"/>
    <w:rsid w:val="00151593"/>
    <w:rsid w:val="00151AD2"/>
    <w:rsid w:val="00151FE7"/>
    <w:rsid w:val="00152069"/>
    <w:rsid w:val="001523A8"/>
    <w:rsid w:val="001527BF"/>
    <w:rsid w:val="00152B12"/>
    <w:rsid w:val="00152D5E"/>
    <w:rsid w:val="0015305B"/>
    <w:rsid w:val="0015375E"/>
    <w:rsid w:val="00154171"/>
    <w:rsid w:val="001541B9"/>
    <w:rsid w:val="0015494F"/>
    <w:rsid w:val="00154CA3"/>
    <w:rsid w:val="00154CA6"/>
    <w:rsid w:val="00155716"/>
    <w:rsid w:val="00156313"/>
    <w:rsid w:val="001564D3"/>
    <w:rsid w:val="00156984"/>
    <w:rsid w:val="00156E2C"/>
    <w:rsid w:val="00157113"/>
    <w:rsid w:val="0015716B"/>
    <w:rsid w:val="00157354"/>
    <w:rsid w:val="0015737D"/>
    <w:rsid w:val="001578B5"/>
    <w:rsid w:val="00157931"/>
    <w:rsid w:val="00157C74"/>
    <w:rsid w:val="00160C5F"/>
    <w:rsid w:val="00160CD5"/>
    <w:rsid w:val="00160E05"/>
    <w:rsid w:val="00161079"/>
    <w:rsid w:val="00161237"/>
    <w:rsid w:val="00161376"/>
    <w:rsid w:val="0016139F"/>
    <w:rsid w:val="001614B7"/>
    <w:rsid w:val="001615B8"/>
    <w:rsid w:val="00161B85"/>
    <w:rsid w:val="00161C07"/>
    <w:rsid w:val="00161C2D"/>
    <w:rsid w:val="00161D4F"/>
    <w:rsid w:val="00161E6F"/>
    <w:rsid w:val="00161EBD"/>
    <w:rsid w:val="0016216E"/>
    <w:rsid w:val="00162446"/>
    <w:rsid w:val="0016272A"/>
    <w:rsid w:val="001628AA"/>
    <w:rsid w:val="001628C8"/>
    <w:rsid w:val="00162BCA"/>
    <w:rsid w:val="00163276"/>
    <w:rsid w:val="00163B59"/>
    <w:rsid w:val="00164246"/>
    <w:rsid w:val="00164826"/>
    <w:rsid w:val="00164D80"/>
    <w:rsid w:val="00165098"/>
    <w:rsid w:val="001651F9"/>
    <w:rsid w:val="00165590"/>
    <w:rsid w:val="001656CA"/>
    <w:rsid w:val="00165A78"/>
    <w:rsid w:val="0016635B"/>
    <w:rsid w:val="0016657A"/>
    <w:rsid w:val="001667F5"/>
    <w:rsid w:val="0016712D"/>
    <w:rsid w:val="001672B7"/>
    <w:rsid w:val="00170304"/>
    <w:rsid w:val="0017044D"/>
    <w:rsid w:val="001707ED"/>
    <w:rsid w:val="00170868"/>
    <w:rsid w:val="00170B6C"/>
    <w:rsid w:val="00171AF9"/>
    <w:rsid w:val="00171BB3"/>
    <w:rsid w:val="0017273A"/>
    <w:rsid w:val="00172BC0"/>
    <w:rsid w:val="00172EA0"/>
    <w:rsid w:val="001735A3"/>
    <w:rsid w:val="0017431A"/>
    <w:rsid w:val="00174356"/>
    <w:rsid w:val="00174715"/>
    <w:rsid w:val="00174C05"/>
    <w:rsid w:val="00175180"/>
    <w:rsid w:val="001753C3"/>
    <w:rsid w:val="001753FF"/>
    <w:rsid w:val="00175529"/>
    <w:rsid w:val="00175855"/>
    <w:rsid w:val="00175A07"/>
    <w:rsid w:val="001761D7"/>
    <w:rsid w:val="00176873"/>
    <w:rsid w:val="00176A0C"/>
    <w:rsid w:val="00176FBF"/>
    <w:rsid w:val="00177197"/>
    <w:rsid w:val="0017742D"/>
    <w:rsid w:val="00177440"/>
    <w:rsid w:val="0017756A"/>
    <w:rsid w:val="0017788E"/>
    <w:rsid w:val="00177A5C"/>
    <w:rsid w:val="00177AA8"/>
    <w:rsid w:val="00177B25"/>
    <w:rsid w:val="00177D89"/>
    <w:rsid w:val="00177F0F"/>
    <w:rsid w:val="001802E5"/>
    <w:rsid w:val="00180861"/>
    <w:rsid w:val="00180BEA"/>
    <w:rsid w:val="0018110B"/>
    <w:rsid w:val="00181FE1"/>
    <w:rsid w:val="00182721"/>
    <w:rsid w:val="001827CC"/>
    <w:rsid w:val="0018298B"/>
    <w:rsid w:val="00182DED"/>
    <w:rsid w:val="001835E9"/>
    <w:rsid w:val="00183803"/>
    <w:rsid w:val="00183A9A"/>
    <w:rsid w:val="00183F1B"/>
    <w:rsid w:val="00184252"/>
    <w:rsid w:val="00184262"/>
    <w:rsid w:val="00184532"/>
    <w:rsid w:val="001849C4"/>
    <w:rsid w:val="001849F5"/>
    <w:rsid w:val="00184AF7"/>
    <w:rsid w:val="00184E32"/>
    <w:rsid w:val="00184E53"/>
    <w:rsid w:val="00184F8F"/>
    <w:rsid w:val="00185539"/>
    <w:rsid w:val="00185769"/>
    <w:rsid w:val="00185A31"/>
    <w:rsid w:val="00185EAF"/>
    <w:rsid w:val="00186FB3"/>
    <w:rsid w:val="00187135"/>
    <w:rsid w:val="001872BE"/>
    <w:rsid w:val="001873BD"/>
    <w:rsid w:val="001876A5"/>
    <w:rsid w:val="0018792D"/>
    <w:rsid w:val="00187BE8"/>
    <w:rsid w:val="00187FD2"/>
    <w:rsid w:val="0019009E"/>
    <w:rsid w:val="001902A4"/>
    <w:rsid w:val="00190A7E"/>
    <w:rsid w:val="00190E21"/>
    <w:rsid w:val="00190F61"/>
    <w:rsid w:val="00191D7C"/>
    <w:rsid w:val="00191F33"/>
    <w:rsid w:val="00192789"/>
    <w:rsid w:val="0019306C"/>
    <w:rsid w:val="001935C8"/>
    <w:rsid w:val="00193941"/>
    <w:rsid w:val="00193E10"/>
    <w:rsid w:val="00193EEB"/>
    <w:rsid w:val="00194080"/>
    <w:rsid w:val="001940AC"/>
    <w:rsid w:val="001941F4"/>
    <w:rsid w:val="0019433C"/>
    <w:rsid w:val="001946A6"/>
    <w:rsid w:val="001946F0"/>
    <w:rsid w:val="00195BC1"/>
    <w:rsid w:val="00195CA9"/>
    <w:rsid w:val="00196851"/>
    <w:rsid w:val="00196B04"/>
    <w:rsid w:val="00196D36"/>
    <w:rsid w:val="00196EC0"/>
    <w:rsid w:val="00197004"/>
    <w:rsid w:val="0019718E"/>
    <w:rsid w:val="00197AB4"/>
    <w:rsid w:val="00197C08"/>
    <w:rsid w:val="001A0333"/>
    <w:rsid w:val="001A05EA"/>
    <w:rsid w:val="001A0622"/>
    <w:rsid w:val="001A087F"/>
    <w:rsid w:val="001A08C5"/>
    <w:rsid w:val="001A0EA5"/>
    <w:rsid w:val="001A2210"/>
    <w:rsid w:val="001A2251"/>
    <w:rsid w:val="001A2321"/>
    <w:rsid w:val="001A26CF"/>
    <w:rsid w:val="001A290C"/>
    <w:rsid w:val="001A2BAA"/>
    <w:rsid w:val="001A2CA7"/>
    <w:rsid w:val="001A3199"/>
    <w:rsid w:val="001A3300"/>
    <w:rsid w:val="001A33F0"/>
    <w:rsid w:val="001A39C6"/>
    <w:rsid w:val="001A3B50"/>
    <w:rsid w:val="001A3B86"/>
    <w:rsid w:val="001A3F00"/>
    <w:rsid w:val="001A425C"/>
    <w:rsid w:val="001A43D2"/>
    <w:rsid w:val="001A4553"/>
    <w:rsid w:val="001A466A"/>
    <w:rsid w:val="001A4B36"/>
    <w:rsid w:val="001A4B55"/>
    <w:rsid w:val="001A519C"/>
    <w:rsid w:val="001A51DA"/>
    <w:rsid w:val="001A5805"/>
    <w:rsid w:val="001A58AF"/>
    <w:rsid w:val="001A5BD0"/>
    <w:rsid w:val="001A6247"/>
    <w:rsid w:val="001A63EF"/>
    <w:rsid w:val="001A66EB"/>
    <w:rsid w:val="001A69DE"/>
    <w:rsid w:val="001A6F09"/>
    <w:rsid w:val="001A748E"/>
    <w:rsid w:val="001A77B7"/>
    <w:rsid w:val="001A78DB"/>
    <w:rsid w:val="001B016D"/>
    <w:rsid w:val="001B02FA"/>
    <w:rsid w:val="001B07C2"/>
    <w:rsid w:val="001B0B90"/>
    <w:rsid w:val="001B0DD0"/>
    <w:rsid w:val="001B111D"/>
    <w:rsid w:val="001B1141"/>
    <w:rsid w:val="001B19E7"/>
    <w:rsid w:val="001B1C96"/>
    <w:rsid w:val="001B1D26"/>
    <w:rsid w:val="001B1E27"/>
    <w:rsid w:val="001B1E4D"/>
    <w:rsid w:val="001B29CD"/>
    <w:rsid w:val="001B2B3F"/>
    <w:rsid w:val="001B2BF6"/>
    <w:rsid w:val="001B30DF"/>
    <w:rsid w:val="001B34A3"/>
    <w:rsid w:val="001B3655"/>
    <w:rsid w:val="001B3A81"/>
    <w:rsid w:val="001B4167"/>
    <w:rsid w:val="001B42E2"/>
    <w:rsid w:val="001B441B"/>
    <w:rsid w:val="001B4D96"/>
    <w:rsid w:val="001B5534"/>
    <w:rsid w:val="001B581D"/>
    <w:rsid w:val="001B601D"/>
    <w:rsid w:val="001B626A"/>
    <w:rsid w:val="001B62D0"/>
    <w:rsid w:val="001B6446"/>
    <w:rsid w:val="001B64A1"/>
    <w:rsid w:val="001B64D0"/>
    <w:rsid w:val="001B64F3"/>
    <w:rsid w:val="001B655C"/>
    <w:rsid w:val="001B68BF"/>
    <w:rsid w:val="001B6B4C"/>
    <w:rsid w:val="001B6CD8"/>
    <w:rsid w:val="001B6FF1"/>
    <w:rsid w:val="001B719E"/>
    <w:rsid w:val="001B75CC"/>
    <w:rsid w:val="001B7767"/>
    <w:rsid w:val="001C0227"/>
    <w:rsid w:val="001C05AD"/>
    <w:rsid w:val="001C090D"/>
    <w:rsid w:val="001C1220"/>
    <w:rsid w:val="001C1260"/>
    <w:rsid w:val="001C160A"/>
    <w:rsid w:val="001C17BF"/>
    <w:rsid w:val="001C1806"/>
    <w:rsid w:val="001C2ABE"/>
    <w:rsid w:val="001C2ACB"/>
    <w:rsid w:val="001C2E05"/>
    <w:rsid w:val="001C332E"/>
    <w:rsid w:val="001C3378"/>
    <w:rsid w:val="001C34E3"/>
    <w:rsid w:val="001C3CB5"/>
    <w:rsid w:val="001C3F8F"/>
    <w:rsid w:val="001C4072"/>
    <w:rsid w:val="001C483E"/>
    <w:rsid w:val="001C4A3A"/>
    <w:rsid w:val="001C4C18"/>
    <w:rsid w:val="001C50DB"/>
    <w:rsid w:val="001C54B2"/>
    <w:rsid w:val="001C582B"/>
    <w:rsid w:val="001C5984"/>
    <w:rsid w:val="001C5D06"/>
    <w:rsid w:val="001C5E72"/>
    <w:rsid w:val="001C5E97"/>
    <w:rsid w:val="001C63C0"/>
    <w:rsid w:val="001C6525"/>
    <w:rsid w:val="001C66B5"/>
    <w:rsid w:val="001C6870"/>
    <w:rsid w:val="001C6A6B"/>
    <w:rsid w:val="001C711C"/>
    <w:rsid w:val="001C73B8"/>
    <w:rsid w:val="001C74E0"/>
    <w:rsid w:val="001C75EB"/>
    <w:rsid w:val="001C7BD7"/>
    <w:rsid w:val="001C7D3D"/>
    <w:rsid w:val="001C7DE2"/>
    <w:rsid w:val="001D0207"/>
    <w:rsid w:val="001D0401"/>
    <w:rsid w:val="001D06DF"/>
    <w:rsid w:val="001D0703"/>
    <w:rsid w:val="001D0B89"/>
    <w:rsid w:val="001D0D99"/>
    <w:rsid w:val="001D11E6"/>
    <w:rsid w:val="001D17E8"/>
    <w:rsid w:val="001D1B14"/>
    <w:rsid w:val="001D1B94"/>
    <w:rsid w:val="001D1C8A"/>
    <w:rsid w:val="001D1CD5"/>
    <w:rsid w:val="001D1D15"/>
    <w:rsid w:val="001D2135"/>
    <w:rsid w:val="001D2217"/>
    <w:rsid w:val="001D2360"/>
    <w:rsid w:val="001D2A69"/>
    <w:rsid w:val="001D2BC1"/>
    <w:rsid w:val="001D3113"/>
    <w:rsid w:val="001D33D7"/>
    <w:rsid w:val="001D3606"/>
    <w:rsid w:val="001D36B1"/>
    <w:rsid w:val="001D3CF8"/>
    <w:rsid w:val="001D3F54"/>
    <w:rsid w:val="001D41BF"/>
    <w:rsid w:val="001D445D"/>
    <w:rsid w:val="001D447F"/>
    <w:rsid w:val="001D4638"/>
    <w:rsid w:val="001D4942"/>
    <w:rsid w:val="001D4F54"/>
    <w:rsid w:val="001D4FAD"/>
    <w:rsid w:val="001D5381"/>
    <w:rsid w:val="001D5460"/>
    <w:rsid w:val="001D551C"/>
    <w:rsid w:val="001D5745"/>
    <w:rsid w:val="001D581A"/>
    <w:rsid w:val="001D59DF"/>
    <w:rsid w:val="001D5A0F"/>
    <w:rsid w:val="001D6A0B"/>
    <w:rsid w:val="001D6F53"/>
    <w:rsid w:val="001D70CC"/>
    <w:rsid w:val="001D7498"/>
    <w:rsid w:val="001D7D43"/>
    <w:rsid w:val="001E02DA"/>
    <w:rsid w:val="001E040F"/>
    <w:rsid w:val="001E04BD"/>
    <w:rsid w:val="001E0683"/>
    <w:rsid w:val="001E07F4"/>
    <w:rsid w:val="001E0C93"/>
    <w:rsid w:val="001E0CB4"/>
    <w:rsid w:val="001E0F54"/>
    <w:rsid w:val="001E10FE"/>
    <w:rsid w:val="001E1A39"/>
    <w:rsid w:val="001E3245"/>
    <w:rsid w:val="001E353C"/>
    <w:rsid w:val="001E3AEC"/>
    <w:rsid w:val="001E3CE6"/>
    <w:rsid w:val="001E3DFF"/>
    <w:rsid w:val="001E4686"/>
    <w:rsid w:val="001E56DF"/>
    <w:rsid w:val="001E56E1"/>
    <w:rsid w:val="001E5DF6"/>
    <w:rsid w:val="001E62A0"/>
    <w:rsid w:val="001E6946"/>
    <w:rsid w:val="001E747D"/>
    <w:rsid w:val="001E7502"/>
    <w:rsid w:val="001E7A51"/>
    <w:rsid w:val="001E7B2A"/>
    <w:rsid w:val="001E7EAE"/>
    <w:rsid w:val="001F058E"/>
    <w:rsid w:val="001F0890"/>
    <w:rsid w:val="001F0B2A"/>
    <w:rsid w:val="001F1142"/>
    <w:rsid w:val="001F1169"/>
    <w:rsid w:val="001F12CC"/>
    <w:rsid w:val="001F1429"/>
    <w:rsid w:val="001F16C4"/>
    <w:rsid w:val="001F1726"/>
    <w:rsid w:val="001F1A4C"/>
    <w:rsid w:val="001F1D60"/>
    <w:rsid w:val="001F1E52"/>
    <w:rsid w:val="001F1F8F"/>
    <w:rsid w:val="001F239C"/>
    <w:rsid w:val="001F23C8"/>
    <w:rsid w:val="001F2B9F"/>
    <w:rsid w:val="001F3365"/>
    <w:rsid w:val="001F344F"/>
    <w:rsid w:val="001F36AE"/>
    <w:rsid w:val="001F36FB"/>
    <w:rsid w:val="001F386A"/>
    <w:rsid w:val="001F3B89"/>
    <w:rsid w:val="001F3DE3"/>
    <w:rsid w:val="001F4244"/>
    <w:rsid w:val="001F4824"/>
    <w:rsid w:val="001F4E88"/>
    <w:rsid w:val="001F5065"/>
    <w:rsid w:val="001F50E6"/>
    <w:rsid w:val="001F530C"/>
    <w:rsid w:val="001F56EF"/>
    <w:rsid w:val="001F582B"/>
    <w:rsid w:val="001F5883"/>
    <w:rsid w:val="001F5CE9"/>
    <w:rsid w:val="001F6CC4"/>
    <w:rsid w:val="001F7049"/>
    <w:rsid w:val="001F7074"/>
    <w:rsid w:val="001F7234"/>
    <w:rsid w:val="001F7494"/>
    <w:rsid w:val="00200318"/>
    <w:rsid w:val="002006CD"/>
    <w:rsid w:val="00200CBA"/>
    <w:rsid w:val="00200E0E"/>
    <w:rsid w:val="002016FD"/>
    <w:rsid w:val="00201795"/>
    <w:rsid w:val="00201B19"/>
    <w:rsid w:val="00202003"/>
    <w:rsid w:val="0020209E"/>
    <w:rsid w:val="002020E6"/>
    <w:rsid w:val="00202668"/>
    <w:rsid w:val="00202D82"/>
    <w:rsid w:val="00202F51"/>
    <w:rsid w:val="00202F79"/>
    <w:rsid w:val="00203524"/>
    <w:rsid w:val="002035CA"/>
    <w:rsid w:val="00203952"/>
    <w:rsid w:val="00203C1F"/>
    <w:rsid w:val="00203FCF"/>
    <w:rsid w:val="002042B4"/>
    <w:rsid w:val="00204570"/>
    <w:rsid w:val="002048F0"/>
    <w:rsid w:val="00204F29"/>
    <w:rsid w:val="00205AC5"/>
    <w:rsid w:val="00205C41"/>
    <w:rsid w:val="00206498"/>
    <w:rsid w:val="002065D3"/>
    <w:rsid w:val="00206CFD"/>
    <w:rsid w:val="00206E22"/>
    <w:rsid w:val="00206F16"/>
    <w:rsid w:val="002071C6"/>
    <w:rsid w:val="0020751B"/>
    <w:rsid w:val="00207919"/>
    <w:rsid w:val="00207A65"/>
    <w:rsid w:val="00207F5D"/>
    <w:rsid w:val="00210363"/>
    <w:rsid w:val="002109D3"/>
    <w:rsid w:val="00210C0A"/>
    <w:rsid w:val="00211413"/>
    <w:rsid w:val="002115E1"/>
    <w:rsid w:val="0021163E"/>
    <w:rsid w:val="00211728"/>
    <w:rsid w:val="00211AB5"/>
    <w:rsid w:val="00212015"/>
    <w:rsid w:val="002120C5"/>
    <w:rsid w:val="0021210B"/>
    <w:rsid w:val="00213BC8"/>
    <w:rsid w:val="00213F36"/>
    <w:rsid w:val="002140A6"/>
    <w:rsid w:val="00214332"/>
    <w:rsid w:val="002145F7"/>
    <w:rsid w:val="002158A7"/>
    <w:rsid w:val="00215944"/>
    <w:rsid w:val="002159B8"/>
    <w:rsid w:val="00215AF0"/>
    <w:rsid w:val="00215CD2"/>
    <w:rsid w:val="00215E4F"/>
    <w:rsid w:val="00216081"/>
    <w:rsid w:val="00216148"/>
    <w:rsid w:val="002165F7"/>
    <w:rsid w:val="00217138"/>
    <w:rsid w:val="002173EB"/>
    <w:rsid w:val="00217520"/>
    <w:rsid w:val="00217A6C"/>
    <w:rsid w:val="00217EF5"/>
    <w:rsid w:val="00217F8B"/>
    <w:rsid w:val="002208F9"/>
    <w:rsid w:val="00220A85"/>
    <w:rsid w:val="00221363"/>
    <w:rsid w:val="00221616"/>
    <w:rsid w:val="002217DD"/>
    <w:rsid w:val="002218C0"/>
    <w:rsid w:val="00221C84"/>
    <w:rsid w:val="00222168"/>
    <w:rsid w:val="00222444"/>
    <w:rsid w:val="002229AD"/>
    <w:rsid w:val="00222CEF"/>
    <w:rsid w:val="00223079"/>
    <w:rsid w:val="00223173"/>
    <w:rsid w:val="00223306"/>
    <w:rsid w:val="00223682"/>
    <w:rsid w:val="0022371A"/>
    <w:rsid w:val="00223777"/>
    <w:rsid w:val="00223D9B"/>
    <w:rsid w:val="0022421A"/>
    <w:rsid w:val="0022461C"/>
    <w:rsid w:val="002247A2"/>
    <w:rsid w:val="00224870"/>
    <w:rsid w:val="00224B70"/>
    <w:rsid w:val="00224D1B"/>
    <w:rsid w:val="00224EA0"/>
    <w:rsid w:val="00225078"/>
    <w:rsid w:val="002250BC"/>
    <w:rsid w:val="002255BF"/>
    <w:rsid w:val="002255C4"/>
    <w:rsid w:val="00225DD4"/>
    <w:rsid w:val="00225DD9"/>
    <w:rsid w:val="002260D4"/>
    <w:rsid w:val="0022655B"/>
    <w:rsid w:val="00226D83"/>
    <w:rsid w:val="00226E12"/>
    <w:rsid w:val="00226F6C"/>
    <w:rsid w:val="002270BF"/>
    <w:rsid w:val="002279F3"/>
    <w:rsid w:val="00227ADF"/>
    <w:rsid w:val="00230314"/>
    <w:rsid w:val="00230B24"/>
    <w:rsid w:val="00230B9F"/>
    <w:rsid w:val="00230C1B"/>
    <w:rsid w:val="00230CD2"/>
    <w:rsid w:val="00230EAF"/>
    <w:rsid w:val="002312D9"/>
    <w:rsid w:val="002314D6"/>
    <w:rsid w:val="00231662"/>
    <w:rsid w:val="00231E21"/>
    <w:rsid w:val="00231F18"/>
    <w:rsid w:val="00232114"/>
    <w:rsid w:val="00232648"/>
    <w:rsid w:val="0023279C"/>
    <w:rsid w:val="002327DA"/>
    <w:rsid w:val="0023294A"/>
    <w:rsid w:val="00232C8A"/>
    <w:rsid w:val="00232FA7"/>
    <w:rsid w:val="00232FE3"/>
    <w:rsid w:val="002333C5"/>
    <w:rsid w:val="0023387C"/>
    <w:rsid w:val="00234055"/>
    <w:rsid w:val="00234351"/>
    <w:rsid w:val="002345C6"/>
    <w:rsid w:val="002346D6"/>
    <w:rsid w:val="002348F1"/>
    <w:rsid w:val="00234DFF"/>
    <w:rsid w:val="00234E0E"/>
    <w:rsid w:val="00234E33"/>
    <w:rsid w:val="00235171"/>
    <w:rsid w:val="002354EF"/>
    <w:rsid w:val="00235B3E"/>
    <w:rsid w:val="00235E6B"/>
    <w:rsid w:val="002367DA"/>
    <w:rsid w:val="00236871"/>
    <w:rsid w:val="00236A02"/>
    <w:rsid w:val="00236ED3"/>
    <w:rsid w:val="00237152"/>
    <w:rsid w:val="00237A56"/>
    <w:rsid w:val="00237C95"/>
    <w:rsid w:val="00240128"/>
    <w:rsid w:val="0024015F"/>
    <w:rsid w:val="002401AA"/>
    <w:rsid w:val="00240501"/>
    <w:rsid w:val="002408B3"/>
    <w:rsid w:val="00240BF5"/>
    <w:rsid w:val="00241152"/>
    <w:rsid w:val="0024145B"/>
    <w:rsid w:val="00241919"/>
    <w:rsid w:val="00241DE9"/>
    <w:rsid w:val="00241EEE"/>
    <w:rsid w:val="002422EC"/>
    <w:rsid w:val="00242AA3"/>
    <w:rsid w:val="00242B22"/>
    <w:rsid w:val="00242C39"/>
    <w:rsid w:val="00242F38"/>
    <w:rsid w:val="00243353"/>
    <w:rsid w:val="0024372B"/>
    <w:rsid w:val="00243A3D"/>
    <w:rsid w:val="00243AC2"/>
    <w:rsid w:val="00243E61"/>
    <w:rsid w:val="002440EB"/>
    <w:rsid w:val="002444D8"/>
    <w:rsid w:val="00244B2A"/>
    <w:rsid w:val="00244BE3"/>
    <w:rsid w:val="0024541E"/>
    <w:rsid w:val="00245BAE"/>
    <w:rsid w:val="00245D96"/>
    <w:rsid w:val="00245E5E"/>
    <w:rsid w:val="00246073"/>
    <w:rsid w:val="002467CA"/>
    <w:rsid w:val="00246A6D"/>
    <w:rsid w:val="0024705F"/>
    <w:rsid w:val="00247491"/>
    <w:rsid w:val="002474B4"/>
    <w:rsid w:val="002475E7"/>
    <w:rsid w:val="002475FE"/>
    <w:rsid w:val="00247A26"/>
    <w:rsid w:val="00247AF1"/>
    <w:rsid w:val="002503AE"/>
    <w:rsid w:val="0025064E"/>
    <w:rsid w:val="002506E4"/>
    <w:rsid w:val="00250A51"/>
    <w:rsid w:val="00251A33"/>
    <w:rsid w:val="00251E2C"/>
    <w:rsid w:val="002521E5"/>
    <w:rsid w:val="002524CF"/>
    <w:rsid w:val="002528D3"/>
    <w:rsid w:val="00252AC6"/>
    <w:rsid w:val="00252B81"/>
    <w:rsid w:val="0025300A"/>
    <w:rsid w:val="002536A0"/>
    <w:rsid w:val="002539DE"/>
    <w:rsid w:val="00253D17"/>
    <w:rsid w:val="00253F4B"/>
    <w:rsid w:val="0025433B"/>
    <w:rsid w:val="002544BB"/>
    <w:rsid w:val="00254521"/>
    <w:rsid w:val="0025467D"/>
    <w:rsid w:val="0025547F"/>
    <w:rsid w:val="0025566C"/>
    <w:rsid w:val="00255BBF"/>
    <w:rsid w:val="00255E41"/>
    <w:rsid w:val="00256161"/>
    <w:rsid w:val="002563BA"/>
    <w:rsid w:val="00256566"/>
    <w:rsid w:val="00256570"/>
    <w:rsid w:val="00256B1F"/>
    <w:rsid w:val="0025735D"/>
    <w:rsid w:val="00257706"/>
    <w:rsid w:val="002579BB"/>
    <w:rsid w:val="002600DC"/>
    <w:rsid w:val="00260732"/>
    <w:rsid w:val="0026089F"/>
    <w:rsid w:val="00260900"/>
    <w:rsid w:val="00261B55"/>
    <w:rsid w:val="00261E01"/>
    <w:rsid w:val="0026253A"/>
    <w:rsid w:val="0026263E"/>
    <w:rsid w:val="0026277B"/>
    <w:rsid w:val="00262991"/>
    <w:rsid w:val="00262B28"/>
    <w:rsid w:val="00262B34"/>
    <w:rsid w:val="00262CD3"/>
    <w:rsid w:val="00263068"/>
    <w:rsid w:val="002630EA"/>
    <w:rsid w:val="002630FC"/>
    <w:rsid w:val="00263609"/>
    <w:rsid w:val="00263C8D"/>
    <w:rsid w:val="00263D4B"/>
    <w:rsid w:val="0026450E"/>
    <w:rsid w:val="0026465C"/>
    <w:rsid w:val="00264795"/>
    <w:rsid w:val="0026561B"/>
    <w:rsid w:val="00265DE3"/>
    <w:rsid w:val="00265F4E"/>
    <w:rsid w:val="00266157"/>
    <w:rsid w:val="00266472"/>
    <w:rsid w:val="00266963"/>
    <w:rsid w:val="00266A64"/>
    <w:rsid w:val="00266A78"/>
    <w:rsid w:val="002671D5"/>
    <w:rsid w:val="002671F6"/>
    <w:rsid w:val="002674E9"/>
    <w:rsid w:val="00267808"/>
    <w:rsid w:val="00267A53"/>
    <w:rsid w:val="00267ADB"/>
    <w:rsid w:val="00267D2F"/>
    <w:rsid w:val="00270070"/>
    <w:rsid w:val="00270793"/>
    <w:rsid w:val="00271180"/>
    <w:rsid w:val="0027186F"/>
    <w:rsid w:val="0027187F"/>
    <w:rsid w:val="00271EBA"/>
    <w:rsid w:val="00272394"/>
    <w:rsid w:val="00273134"/>
    <w:rsid w:val="002731AC"/>
    <w:rsid w:val="002735B3"/>
    <w:rsid w:val="00273F0D"/>
    <w:rsid w:val="00273F74"/>
    <w:rsid w:val="00273F93"/>
    <w:rsid w:val="0027447B"/>
    <w:rsid w:val="00275237"/>
    <w:rsid w:val="002755E3"/>
    <w:rsid w:val="0027580E"/>
    <w:rsid w:val="00275BBD"/>
    <w:rsid w:val="002765CF"/>
    <w:rsid w:val="00276975"/>
    <w:rsid w:val="00276AC2"/>
    <w:rsid w:val="00276B58"/>
    <w:rsid w:val="00276C35"/>
    <w:rsid w:val="00277009"/>
    <w:rsid w:val="002778E1"/>
    <w:rsid w:val="002779DB"/>
    <w:rsid w:val="00277AE7"/>
    <w:rsid w:val="00277AF1"/>
    <w:rsid w:val="00277D6D"/>
    <w:rsid w:val="00277D97"/>
    <w:rsid w:val="002800D4"/>
    <w:rsid w:val="0028042B"/>
    <w:rsid w:val="0028055D"/>
    <w:rsid w:val="0028055F"/>
    <w:rsid w:val="00280584"/>
    <w:rsid w:val="0028063C"/>
    <w:rsid w:val="00280692"/>
    <w:rsid w:val="002806BF"/>
    <w:rsid w:val="0028086B"/>
    <w:rsid w:val="00280A0D"/>
    <w:rsid w:val="00280AB4"/>
    <w:rsid w:val="00280CE6"/>
    <w:rsid w:val="00280D39"/>
    <w:rsid w:val="00280FDF"/>
    <w:rsid w:val="002811DF"/>
    <w:rsid w:val="00281423"/>
    <w:rsid w:val="00281803"/>
    <w:rsid w:val="00281CCC"/>
    <w:rsid w:val="00282058"/>
    <w:rsid w:val="00282713"/>
    <w:rsid w:val="00282B6C"/>
    <w:rsid w:val="00282E63"/>
    <w:rsid w:val="00283026"/>
    <w:rsid w:val="00283338"/>
    <w:rsid w:val="002834F8"/>
    <w:rsid w:val="00283591"/>
    <w:rsid w:val="0028368C"/>
    <w:rsid w:val="002838C8"/>
    <w:rsid w:val="002838D4"/>
    <w:rsid w:val="00283BE4"/>
    <w:rsid w:val="00283EA8"/>
    <w:rsid w:val="00283EAD"/>
    <w:rsid w:val="00283FF6"/>
    <w:rsid w:val="00284ABB"/>
    <w:rsid w:val="00284BC2"/>
    <w:rsid w:val="00284D7F"/>
    <w:rsid w:val="00284FCF"/>
    <w:rsid w:val="00285728"/>
    <w:rsid w:val="0028582D"/>
    <w:rsid w:val="002859B0"/>
    <w:rsid w:val="00285A2E"/>
    <w:rsid w:val="00286344"/>
    <w:rsid w:val="0028687B"/>
    <w:rsid w:val="002878CE"/>
    <w:rsid w:val="00290684"/>
    <w:rsid w:val="002906DB"/>
    <w:rsid w:val="0029094C"/>
    <w:rsid w:val="00290CE0"/>
    <w:rsid w:val="002910AE"/>
    <w:rsid w:val="00291280"/>
    <w:rsid w:val="002915F8"/>
    <w:rsid w:val="00291D98"/>
    <w:rsid w:val="002929E3"/>
    <w:rsid w:val="00292AAA"/>
    <w:rsid w:val="00292B0D"/>
    <w:rsid w:val="00293364"/>
    <w:rsid w:val="00293469"/>
    <w:rsid w:val="002934BB"/>
    <w:rsid w:val="0029386E"/>
    <w:rsid w:val="00293A7C"/>
    <w:rsid w:val="00293B32"/>
    <w:rsid w:val="00293E63"/>
    <w:rsid w:val="002942FC"/>
    <w:rsid w:val="00294384"/>
    <w:rsid w:val="0029463F"/>
    <w:rsid w:val="00295045"/>
    <w:rsid w:val="0029516A"/>
    <w:rsid w:val="0029550F"/>
    <w:rsid w:val="0029551D"/>
    <w:rsid w:val="00295529"/>
    <w:rsid w:val="00295A3E"/>
    <w:rsid w:val="00295DCD"/>
    <w:rsid w:val="00295E16"/>
    <w:rsid w:val="0029643C"/>
    <w:rsid w:val="002967CB"/>
    <w:rsid w:val="00297075"/>
    <w:rsid w:val="0029772D"/>
    <w:rsid w:val="0029775B"/>
    <w:rsid w:val="00297802"/>
    <w:rsid w:val="00297978"/>
    <w:rsid w:val="002A0080"/>
    <w:rsid w:val="002A0184"/>
    <w:rsid w:val="002A0481"/>
    <w:rsid w:val="002A0A12"/>
    <w:rsid w:val="002A0DEB"/>
    <w:rsid w:val="002A1145"/>
    <w:rsid w:val="002A1316"/>
    <w:rsid w:val="002A1B17"/>
    <w:rsid w:val="002A1B42"/>
    <w:rsid w:val="002A1B50"/>
    <w:rsid w:val="002A233D"/>
    <w:rsid w:val="002A2414"/>
    <w:rsid w:val="002A256E"/>
    <w:rsid w:val="002A2BDC"/>
    <w:rsid w:val="002A3A50"/>
    <w:rsid w:val="002A3AB9"/>
    <w:rsid w:val="002A3F57"/>
    <w:rsid w:val="002A4073"/>
    <w:rsid w:val="002A4130"/>
    <w:rsid w:val="002A44C2"/>
    <w:rsid w:val="002A493E"/>
    <w:rsid w:val="002A4B57"/>
    <w:rsid w:val="002A4D87"/>
    <w:rsid w:val="002A4EE6"/>
    <w:rsid w:val="002A5022"/>
    <w:rsid w:val="002A5025"/>
    <w:rsid w:val="002A53ED"/>
    <w:rsid w:val="002A5508"/>
    <w:rsid w:val="002A5622"/>
    <w:rsid w:val="002A56F8"/>
    <w:rsid w:val="002A5993"/>
    <w:rsid w:val="002A5B5F"/>
    <w:rsid w:val="002A5B8B"/>
    <w:rsid w:val="002A5CB1"/>
    <w:rsid w:val="002A5D6C"/>
    <w:rsid w:val="002A5DA5"/>
    <w:rsid w:val="002A6527"/>
    <w:rsid w:val="002A6C61"/>
    <w:rsid w:val="002A6D25"/>
    <w:rsid w:val="002A6D8B"/>
    <w:rsid w:val="002A733B"/>
    <w:rsid w:val="002A7493"/>
    <w:rsid w:val="002A74C2"/>
    <w:rsid w:val="002A7547"/>
    <w:rsid w:val="002A78A4"/>
    <w:rsid w:val="002A78E3"/>
    <w:rsid w:val="002A7AFC"/>
    <w:rsid w:val="002A7BA6"/>
    <w:rsid w:val="002A7D99"/>
    <w:rsid w:val="002A7E0A"/>
    <w:rsid w:val="002A7E8C"/>
    <w:rsid w:val="002A7ECD"/>
    <w:rsid w:val="002B0710"/>
    <w:rsid w:val="002B09A8"/>
    <w:rsid w:val="002B0AD6"/>
    <w:rsid w:val="002B0C15"/>
    <w:rsid w:val="002B0E8F"/>
    <w:rsid w:val="002B11CC"/>
    <w:rsid w:val="002B123E"/>
    <w:rsid w:val="002B1446"/>
    <w:rsid w:val="002B1804"/>
    <w:rsid w:val="002B1BA6"/>
    <w:rsid w:val="002B2091"/>
    <w:rsid w:val="002B2728"/>
    <w:rsid w:val="002B2C47"/>
    <w:rsid w:val="002B2EFA"/>
    <w:rsid w:val="002B3003"/>
    <w:rsid w:val="002B30DA"/>
    <w:rsid w:val="002B31A6"/>
    <w:rsid w:val="002B388C"/>
    <w:rsid w:val="002B39F6"/>
    <w:rsid w:val="002B3B0B"/>
    <w:rsid w:val="002B3C94"/>
    <w:rsid w:val="002B4174"/>
    <w:rsid w:val="002B4849"/>
    <w:rsid w:val="002B4DBA"/>
    <w:rsid w:val="002B5254"/>
    <w:rsid w:val="002B54CD"/>
    <w:rsid w:val="002B5730"/>
    <w:rsid w:val="002B58D6"/>
    <w:rsid w:val="002B5BAF"/>
    <w:rsid w:val="002B5F55"/>
    <w:rsid w:val="002B61BA"/>
    <w:rsid w:val="002B61F2"/>
    <w:rsid w:val="002B6265"/>
    <w:rsid w:val="002B63B7"/>
    <w:rsid w:val="002B6588"/>
    <w:rsid w:val="002B675E"/>
    <w:rsid w:val="002B67E1"/>
    <w:rsid w:val="002B6A52"/>
    <w:rsid w:val="002B7199"/>
    <w:rsid w:val="002B7399"/>
    <w:rsid w:val="002B76AA"/>
    <w:rsid w:val="002B7A97"/>
    <w:rsid w:val="002C016B"/>
    <w:rsid w:val="002C03F3"/>
    <w:rsid w:val="002C07AC"/>
    <w:rsid w:val="002C0977"/>
    <w:rsid w:val="002C0A2D"/>
    <w:rsid w:val="002C136C"/>
    <w:rsid w:val="002C17F3"/>
    <w:rsid w:val="002C1FDF"/>
    <w:rsid w:val="002C1FFD"/>
    <w:rsid w:val="002C2467"/>
    <w:rsid w:val="002C25A2"/>
    <w:rsid w:val="002C267F"/>
    <w:rsid w:val="002C29DD"/>
    <w:rsid w:val="002C2AEB"/>
    <w:rsid w:val="002C2E74"/>
    <w:rsid w:val="002C2F24"/>
    <w:rsid w:val="002C332B"/>
    <w:rsid w:val="002C3467"/>
    <w:rsid w:val="002C3549"/>
    <w:rsid w:val="002C36CF"/>
    <w:rsid w:val="002C37B8"/>
    <w:rsid w:val="002C3A3E"/>
    <w:rsid w:val="002C3EBD"/>
    <w:rsid w:val="002C443B"/>
    <w:rsid w:val="002C443C"/>
    <w:rsid w:val="002C495E"/>
    <w:rsid w:val="002C4F68"/>
    <w:rsid w:val="002C608E"/>
    <w:rsid w:val="002C679A"/>
    <w:rsid w:val="002C67E4"/>
    <w:rsid w:val="002C6E80"/>
    <w:rsid w:val="002C700D"/>
    <w:rsid w:val="002C7299"/>
    <w:rsid w:val="002C72D1"/>
    <w:rsid w:val="002C7383"/>
    <w:rsid w:val="002C7774"/>
    <w:rsid w:val="002C79CB"/>
    <w:rsid w:val="002D037B"/>
    <w:rsid w:val="002D0601"/>
    <w:rsid w:val="002D0821"/>
    <w:rsid w:val="002D0AA4"/>
    <w:rsid w:val="002D0B17"/>
    <w:rsid w:val="002D0CD4"/>
    <w:rsid w:val="002D10CF"/>
    <w:rsid w:val="002D10D9"/>
    <w:rsid w:val="002D1419"/>
    <w:rsid w:val="002D166E"/>
    <w:rsid w:val="002D17BD"/>
    <w:rsid w:val="002D20F7"/>
    <w:rsid w:val="002D2186"/>
    <w:rsid w:val="002D241C"/>
    <w:rsid w:val="002D25BE"/>
    <w:rsid w:val="002D2B24"/>
    <w:rsid w:val="002D2CC0"/>
    <w:rsid w:val="002D34B6"/>
    <w:rsid w:val="002D37F7"/>
    <w:rsid w:val="002D38FB"/>
    <w:rsid w:val="002D3FFB"/>
    <w:rsid w:val="002D41D9"/>
    <w:rsid w:val="002D41FF"/>
    <w:rsid w:val="002D425D"/>
    <w:rsid w:val="002D438D"/>
    <w:rsid w:val="002D4BE3"/>
    <w:rsid w:val="002D4D0E"/>
    <w:rsid w:val="002D5508"/>
    <w:rsid w:val="002D555B"/>
    <w:rsid w:val="002D55A4"/>
    <w:rsid w:val="002D55B1"/>
    <w:rsid w:val="002D56C9"/>
    <w:rsid w:val="002D59E7"/>
    <w:rsid w:val="002D5AFA"/>
    <w:rsid w:val="002D5EE5"/>
    <w:rsid w:val="002D60E5"/>
    <w:rsid w:val="002D7096"/>
    <w:rsid w:val="002D70D7"/>
    <w:rsid w:val="002D7E7C"/>
    <w:rsid w:val="002E016A"/>
    <w:rsid w:val="002E01A9"/>
    <w:rsid w:val="002E030D"/>
    <w:rsid w:val="002E038B"/>
    <w:rsid w:val="002E05D1"/>
    <w:rsid w:val="002E075E"/>
    <w:rsid w:val="002E08F4"/>
    <w:rsid w:val="002E0BCF"/>
    <w:rsid w:val="002E1154"/>
    <w:rsid w:val="002E1701"/>
    <w:rsid w:val="002E1979"/>
    <w:rsid w:val="002E1BA0"/>
    <w:rsid w:val="002E1E69"/>
    <w:rsid w:val="002E1EEB"/>
    <w:rsid w:val="002E1FE2"/>
    <w:rsid w:val="002E2009"/>
    <w:rsid w:val="002E245B"/>
    <w:rsid w:val="002E2787"/>
    <w:rsid w:val="002E304A"/>
    <w:rsid w:val="002E3068"/>
    <w:rsid w:val="002E33D0"/>
    <w:rsid w:val="002E35EB"/>
    <w:rsid w:val="002E36F0"/>
    <w:rsid w:val="002E3836"/>
    <w:rsid w:val="002E387F"/>
    <w:rsid w:val="002E39A5"/>
    <w:rsid w:val="002E3EE3"/>
    <w:rsid w:val="002E3F4E"/>
    <w:rsid w:val="002E402E"/>
    <w:rsid w:val="002E4607"/>
    <w:rsid w:val="002E4742"/>
    <w:rsid w:val="002E4863"/>
    <w:rsid w:val="002E4B57"/>
    <w:rsid w:val="002E4D98"/>
    <w:rsid w:val="002E557E"/>
    <w:rsid w:val="002E5749"/>
    <w:rsid w:val="002E5D3F"/>
    <w:rsid w:val="002E5E5F"/>
    <w:rsid w:val="002E5F01"/>
    <w:rsid w:val="002E60DB"/>
    <w:rsid w:val="002E6410"/>
    <w:rsid w:val="002E66D4"/>
    <w:rsid w:val="002E6F64"/>
    <w:rsid w:val="002E743E"/>
    <w:rsid w:val="002E74AA"/>
    <w:rsid w:val="002E7D26"/>
    <w:rsid w:val="002F0D62"/>
    <w:rsid w:val="002F0DB7"/>
    <w:rsid w:val="002F0EA0"/>
    <w:rsid w:val="002F1385"/>
    <w:rsid w:val="002F13B0"/>
    <w:rsid w:val="002F13B6"/>
    <w:rsid w:val="002F1C67"/>
    <w:rsid w:val="002F1F7E"/>
    <w:rsid w:val="002F2800"/>
    <w:rsid w:val="002F2807"/>
    <w:rsid w:val="002F349A"/>
    <w:rsid w:val="002F34E2"/>
    <w:rsid w:val="002F39E2"/>
    <w:rsid w:val="002F3C92"/>
    <w:rsid w:val="002F4503"/>
    <w:rsid w:val="002F457B"/>
    <w:rsid w:val="002F473E"/>
    <w:rsid w:val="002F4907"/>
    <w:rsid w:val="002F4B17"/>
    <w:rsid w:val="002F4DC6"/>
    <w:rsid w:val="002F4E7C"/>
    <w:rsid w:val="002F508C"/>
    <w:rsid w:val="002F526C"/>
    <w:rsid w:val="002F5662"/>
    <w:rsid w:val="002F5CCD"/>
    <w:rsid w:val="002F5D59"/>
    <w:rsid w:val="002F6188"/>
    <w:rsid w:val="002F65BC"/>
    <w:rsid w:val="002F6E61"/>
    <w:rsid w:val="002F7B5C"/>
    <w:rsid w:val="002F7B95"/>
    <w:rsid w:val="00300009"/>
    <w:rsid w:val="00300021"/>
    <w:rsid w:val="00300201"/>
    <w:rsid w:val="0030036A"/>
    <w:rsid w:val="00300461"/>
    <w:rsid w:val="00300496"/>
    <w:rsid w:val="00300745"/>
    <w:rsid w:val="00300B1F"/>
    <w:rsid w:val="00300FF0"/>
    <w:rsid w:val="00301870"/>
    <w:rsid w:val="00301AA3"/>
    <w:rsid w:val="00301AB6"/>
    <w:rsid w:val="00301F06"/>
    <w:rsid w:val="00302055"/>
    <w:rsid w:val="003022CE"/>
    <w:rsid w:val="003022D7"/>
    <w:rsid w:val="00302358"/>
    <w:rsid w:val="00302474"/>
    <w:rsid w:val="0030249E"/>
    <w:rsid w:val="00302527"/>
    <w:rsid w:val="00302BFB"/>
    <w:rsid w:val="00302C30"/>
    <w:rsid w:val="00303345"/>
    <w:rsid w:val="00303639"/>
    <w:rsid w:val="003039AC"/>
    <w:rsid w:val="00304089"/>
    <w:rsid w:val="00304329"/>
    <w:rsid w:val="003044C8"/>
    <w:rsid w:val="00304661"/>
    <w:rsid w:val="00304944"/>
    <w:rsid w:val="00305A24"/>
    <w:rsid w:val="00305B18"/>
    <w:rsid w:val="00305C5E"/>
    <w:rsid w:val="00305E4F"/>
    <w:rsid w:val="003061D4"/>
    <w:rsid w:val="003061DD"/>
    <w:rsid w:val="0030646E"/>
    <w:rsid w:val="0030685C"/>
    <w:rsid w:val="003069F7"/>
    <w:rsid w:val="00306EFF"/>
    <w:rsid w:val="003072D7"/>
    <w:rsid w:val="0030735E"/>
    <w:rsid w:val="003073BE"/>
    <w:rsid w:val="003079D3"/>
    <w:rsid w:val="00307BD9"/>
    <w:rsid w:val="00307DAF"/>
    <w:rsid w:val="00310126"/>
    <w:rsid w:val="003101C3"/>
    <w:rsid w:val="00310333"/>
    <w:rsid w:val="00310391"/>
    <w:rsid w:val="00310F90"/>
    <w:rsid w:val="00311019"/>
    <w:rsid w:val="0031104A"/>
    <w:rsid w:val="003117E4"/>
    <w:rsid w:val="00311A7D"/>
    <w:rsid w:val="00311DC0"/>
    <w:rsid w:val="00311E39"/>
    <w:rsid w:val="00311FA1"/>
    <w:rsid w:val="00312451"/>
    <w:rsid w:val="00312A2E"/>
    <w:rsid w:val="00312D12"/>
    <w:rsid w:val="003130FC"/>
    <w:rsid w:val="003131B1"/>
    <w:rsid w:val="0031321D"/>
    <w:rsid w:val="0031341B"/>
    <w:rsid w:val="00313531"/>
    <w:rsid w:val="00313660"/>
    <w:rsid w:val="0031375F"/>
    <w:rsid w:val="00313773"/>
    <w:rsid w:val="00313BD9"/>
    <w:rsid w:val="00313F59"/>
    <w:rsid w:val="003140BF"/>
    <w:rsid w:val="003145EC"/>
    <w:rsid w:val="0031479A"/>
    <w:rsid w:val="00314C9E"/>
    <w:rsid w:val="00315041"/>
    <w:rsid w:val="0031529D"/>
    <w:rsid w:val="00315779"/>
    <w:rsid w:val="00315C6C"/>
    <w:rsid w:val="00315D0E"/>
    <w:rsid w:val="003160E3"/>
    <w:rsid w:val="003163D3"/>
    <w:rsid w:val="0031650C"/>
    <w:rsid w:val="003168BF"/>
    <w:rsid w:val="00316E23"/>
    <w:rsid w:val="00316E87"/>
    <w:rsid w:val="00317244"/>
    <w:rsid w:val="0031746B"/>
    <w:rsid w:val="003176E6"/>
    <w:rsid w:val="00317951"/>
    <w:rsid w:val="00317BA4"/>
    <w:rsid w:val="003200FD"/>
    <w:rsid w:val="00320495"/>
    <w:rsid w:val="003207DF"/>
    <w:rsid w:val="00320B81"/>
    <w:rsid w:val="0032178E"/>
    <w:rsid w:val="00321D84"/>
    <w:rsid w:val="00321E34"/>
    <w:rsid w:val="00322A5E"/>
    <w:rsid w:val="003232C3"/>
    <w:rsid w:val="003234B8"/>
    <w:rsid w:val="00323501"/>
    <w:rsid w:val="0032398D"/>
    <w:rsid w:val="00323D82"/>
    <w:rsid w:val="0032473C"/>
    <w:rsid w:val="00324BC5"/>
    <w:rsid w:val="00324FC2"/>
    <w:rsid w:val="00325169"/>
    <w:rsid w:val="00325353"/>
    <w:rsid w:val="00325540"/>
    <w:rsid w:val="00325592"/>
    <w:rsid w:val="003256DE"/>
    <w:rsid w:val="0032591B"/>
    <w:rsid w:val="00325E86"/>
    <w:rsid w:val="00325F5C"/>
    <w:rsid w:val="00326759"/>
    <w:rsid w:val="0032683B"/>
    <w:rsid w:val="003268C8"/>
    <w:rsid w:val="003268D4"/>
    <w:rsid w:val="00326BF4"/>
    <w:rsid w:val="00326F3D"/>
    <w:rsid w:val="00326F49"/>
    <w:rsid w:val="003277C3"/>
    <w:rsid w:val="00327C8A"/>
    <w:rsid w:val="00327E2B"/>
    <w:rsid w:val="00327EA5"/>
    <w:rsid w:val="00330029"/>
    <w:rsid w:val="0033012D"/>
    <w:rsid w:val="00330177"/>
    <w:rsid w:val="00330423"/>
    <w:rsid w:val="0033064C"/>
    <w:rsid w:val="003308DB"/>
    <w:rsid w:val="0033091D"/>
    <w:rsid w:val="00330DB5"/>
    <w:rsid w:val="00331073"/>
    <w:rsid w:val="00331535"/>
    <w:rsid w:val="00331D3A"/>
    <w:rsid w:val="0033207D"/>
    <w:rsid w:val="003324E2"/>
    <w:rsid w:val="003325A8"/>
    <w:rsid w:val="00332BA0"/>
    <w:rsid w:val="00333287"/>
    <w:rsid w:val="00333C9D"/>
    <w:rsid w:val="00333DDF"/>
    <w:rsid w:val="003340B0"/>
    <w:rsid w:val="00334D24"/>
    <w:rsid w:val="003351B1"/>
    <w:rsid w:val="0033544B"/>
    <w:rsid w:val="00335898"/>
    <w:rsid w:val="0033590A"/>
    <w:rsid w:val="00335998"/>
    <w:rsid w:val="00335CB3"/>
    <w:rsid w:val="00335DF2"/>
    <w:rsid w:val="0033606C"/>
    <w:rsid w:val="003360AD"/>
    <w:rsid w:val="0033642A"/>
    <w:rsid w:val="0033691C"/>
    <w:rsid w:val="00336AC3"/>
    <w:rsid w:val="00336BD9"/>
    <w:rsid w:val="00336FD1"/>
    <w:rsid w:val="00337240"/>
    <w:rsid w:val="0033729E"/>
    <w:rsid w:val="003374E8"/>
    <w:rsid w:val="0033796C"/>
    <w:rsid w:val="00337BF9"/>
    <w:rsid w:val="00340098"/>
    <w:rsid w:val="003400AC"/>
    <w:rsid w:val="0034025B"/>
    <w:rsid w:val="00340EB1"/>
    <w:rsid w:val="00340F01"/>
    <w:rsid w:val="00341B8E"/>
    <w:rsid w:val="00342451"/>
    <w:rsid w:val="00342F21"/>
    <w:rsid w:val="0034336D"/>
    <w:rsid w:val="00343594"/>
    <w:rsid w:val="00343815"/>
    <w:rsid w:val="00343B3B"/>
    <w:rsid w:val="00343B8D"/>
    <w:rsid w:val="00343BD2"/>
    <w:rsid w:val="00343D90"/>
    <w:rsid w:val="00343EEB"/>
    <w:rsid w:val="00343FE0"/>
    <w:rsid w:val="00344061"/>
    <w:rsid w:val="003443D3"/>
    <w:rsid w:val="00344995"/>
    <w:rsid w:val="00344C05"/>
    <w:rsid w:val="00344CA8"/>
    <w:rsid w:val="00344D09"/>
    <w:rsid w:val="00344E94"/>
    <w:rsid w:val="00345449"/>
    <w:rsid w:val="00345656"/>
    <w:rsid w:val="003458C8"/>
    <w:rsid w:val="003458F8"/>
    <w:rsid w:val="003459A0"/>
    <w:rsid w:val="003459AB"/>
    <w:rsid w:val="00345C4C"/>
    <w:rsid w:val="00346669"/>
    <w:rsid w:val="00346D18"/>
    <w:rsid w:val="00347A58"/>
    <w:rsid w:val="00347BA6"/>
    <w:rsid w:val="00347DFE"/>
    <w:rsid w:val="003501AD"/>
    <w:rsid w:val="00350341"/>
    <w:rsid w:val="00350465"/>
    <w:rsid w:val="00350570"/>
    <w:rsid w:val="00350676"/>
    <w:rsid w:val="003507E4"/>
    <w:rsid w:val="003509C0"/>
    <w:rsid w:val="00350A3E"/>
    <w:rsid w:val="00350A44"/>
    <w:rsid w:val="00350AF9"/>
    <w:rsid w:val="00350C58"/>
    <w:rsid w:val="00350F76"/>
    <w:rsid w:val="0035142E"/>
    <w:rsid w:val="003515C4"/>
    <w:rsid w:val="003518C6"/>
    <w:rsid w:val="00351922"/>
    <w:rsid w:val="00351B86"/>
    <w:rsid w:val="00351BBF"/>
    <w:rsid w:val="00351D66"/>
    <w:rsid w:val="00351E0E"/>
    <w:rsid w:val="00351E97"/>
    <w:rsid w:val="00351F52"/>
    <w:rsid w:val="00352366"/>
    <w:rsid w:val="0035241A"/>
    <w:rsid w:val="00353036"/>
    <w:rsid w:val="00353B91"/>
    <w:rsid w:val="00353FB3"/>
    <w:rsid w:val="003544EB"/>
    <w:rsid w:val="00354856"/>
    <w:rsid w:val="0035487B"/>
    <w:rsid w:val="00354979"/>
    <w:rsid w:val="00354BF3"/>
    <w:rsid w:val="00354CC4"/>
    <w:rsid w:val="00354DD8"/>
    <w:rsid w:val="003554E9"/>
    <w:rsid w:val="0035587E"/>
    <w:rsid w:val="00355A2A"/>
    <w:rsid w:val="00356057"/>
    <w:rsid w:val="00356778"/>
    <w:rsid w:val="00356DE5"/>
    <w:rsid w:val="00356E06"/>
    <w:rsid w:val="00357183"/>
    <w:rsid w:val="003571A4"/>
    <w:rsid w:val="003571E2"/>
    <w:rsid w:val="00357520"/>
    <w:rsid w:val="00357579"/>
    <w:rsid w:val="003575E8"/>
    <w:rsid w:val="00357630"/>
    <w:rsid w:val="00357848"/>
    <w:rsid w:val="00357B92"/>
    <w:rsid w:val="00357C87"/>
    <w:rsid w:val="00357CCA"/>
    <w:rsid w:val="00357D99"/>
    <w:rsid w:val="00357EAE"/>
    <w:rsid w:val="00360437"/>
    <w:rsid w:val="003607B4"/>
    <w:rsid w:val="00360960"/>
    <w:rsid w:val="00360A3F"/>
    <w:rsid w:val="00360B9F"/>
    <w:rsid w:val="00360C96"/>
    <w:rsid w:val="00361797"/>
    <w:rsid w:val="00361B97"/>
    <w:rsid w:val="0036221F"/>
    <w:rsid w:val="0036250D"/>
    <w:rsid w:val="003628A9"/>
    <w:rsid w:val="00362D73"/>
    <w:rsid w:val="00362DA0"/>
    <w:rsid w:val="00362FC9"/>
    <w:rsid w:val="00363A69"/>
    <w:rsid w:val="00363BBA"/>
    <w:rsid w:val="00364556"/>
    <w:rsid w:val="00364737"/>
    <w:rsid w:val="0036489A"/>
    <w:rsid w:val="00364D36"/>
    <w:rsid w:val="0036544B"/>
    <w:rsid w:val="00365991"/>
    <w:rsid w:val="00365D02"/>
    <w:rsid w:val="0036629E"/>
    <w:rsid w:val="00366407"/>
    <w:rsid w:val="00366468"/>
    <w:rsid w:val="003665FE"/>
    <w:rsid w:val="003667A6"/>
    <w:rsid w:val="0036690A"/>
    <w:rsid w:val="00367499"/>
    <w:rsid w:val="00367BBA"/>
    <w:rsid w:val="00367D0C"/>
    <w:rsid w:val="003704E9"/>
    <w:rsid w:val="00370CD9"/>
    <w:rsid w:val="0037105D"/>
    <w:rsid w:val="003711B4"/>
    <w:rsid w:val="00371479"/>
    <w:rsid w:val="003714BC"/>
    <w:rsid w:val="00371532"/>
    <w:rsid w:val="00371759"/>
    <w:rsid w:val="00371765"/>
    <w:rsid w:val="00371A6F"/>
    <w:rsid w:val="00371C99"/>
    <w:rsid w:val="00372229"/>
    <w:rsid w:val="00372448"/>
    <w:rsid w:val="00373869"/>
    <w:rsid w:val="00374037"/>
    <w:rsid w:val="003749C1"/>
    <w:rsid w:val="003755C8"/>
    <w:rsid w:val="003757B7"/>
    <w:rsid w:val="00375C19"/>
    <w:rsid w:val="00375D51"/>
    <w:rsid w:val="003767F6"/>
    <w:rsid w:val="00376D4C"/>
    <w:rsid w:val="00377005"/>
    <w:rsid w:val="00377069"/>
    <w:rsid w:val="00377356"/>
    <w:rsid w:val="00377A4B"/>
    <w:rsid w:val="00380235"/>
    <w:rsid w:val="003807C3"/>
    <w:rsid w:val="00380822"/>
    <w:rsid w:val="00380858"/>
    <w:rsid w:val="00380AE1"/>
    <w:rsid w:val="00380AEA"/>
    <w:rsid w:val="00380D1A"/>
    <w:rsid w:val="00380FC4"/>
    <w:rsid w:val="003813F5"/>
    <w:rsid w:val="00381840"/>
    <w:rsid w:val="00381945"/>
    <w:rsid w:val="00381C2B"/>
    <w:rsid w:val="00381E2A"/>
    <w:rsid w:val="00381F67"/>
    <w:rsid w:val="00381FEA"/>
    <w:rsid w:val="0038261F"/>
    <w:rsid w:val="00382753"/>
    <w:rsid w:val="00382AEF"/>
    <w:rsid w:val="0038310E"/>
    <w:rsid w:val="003832AF"/>
    <w:rsid w:val="00383797"/>
    <w:rsid w:val="0038395C"/>
    <w:rsid w:val="00383CEC"/>
    <w:rsid w:val="00384073"/>
    <w:rsid w:val="003845CC"/>
    <w:rsid w:val="00384B0F"/>
    <w:rsid w:val="0038522E"/>
    <w:rsid w:val="003852C9"/>
    <w:rsid w:val="003852E4"/>
    <w:rsid w:val="003858D0"/>
    <w:rsid w:val="00385B79"/>
    <w:rsid w:val="00385F11"/>
    <w:rsid w:val="003861B0"/>
    <w:rsid w:val="0038662C"/>
    <w:rsid w:val="00386B67"/>
    <w:rsid w:val="003871E4"/>
    <w:rsid w:val="00387657"/>
    <w:rsid w:val="003877A4"/>
    <w:rsid w:val="0038783A"/>
    <w:rsid w:val="00387883"/>
    <w:rsid w:val="00387A03"/>
    <w:rsid w:val="00390234"/>
    <w:rsid w:val="00390610"/>
    <w:rsid w:val="00390677"/>
    <w:rsid w:val="003913AA"/>
    <w:rsid w:val="00391456"/>
    <w:rsid w:val="0039161A"/>
    <w:rsid w:val="00391654"/>
    <w:rsid w:val="0039167D"/>
    <w:rsid w:val="003917CC"/>
    <w:rsid w:val="003918C6"/>
    <w:rsid w:val="00391A4F"/>
    <w:rsid w:val="003925E7"/>
    <w:rsid w:val="00393478"/>
    <w:rsid w:val="0039366D"/>
    <w:rsid w:val="00393779"/>
    <w:rsid w:val="003945E5"/>
    <w:rsid w:val="003948DC"/>
    <w:rsid w:val="00394CF2"/>
    <w:rsid w:val="00394D4F"/>
    <w:rsid w:val="00394D9A"/>
    <w:rsid w:val="00394DFE"/>
    <w:rsid w:val="0039522E"/>
    <w:rsid w:val="00395476"/>
    <w:rsid w:val="00395DCF"/>
    <w:rsid w:val="00395E63"/>
    <w:rsid w:val="003960AD"/>
    <w:rsid w:val="00396B90"/>
    <w:rsid w:val="00396BEB"/>
    <w:rsid w:val="003970F0"/>
    <w:rsid w:val="0039763E"/>
    <w:rsid w:val="003977FF"/>
    <w:rsid w:val="003978DD"/>
    <w:rsid w:val="003979B7"/>
    <w:rsid w:val="00397D23"/>
    <w:rsid w:val="00397D7D"/>
    <w:rsid w:val="00397E93"/>
    <w:rsid w:val="00397EB4"/>
    <w:rsid w:val="00397FCA"/>
    <w:rsid w:val="003A00B4"/>
    <w:rsid w:val="003A033A"/>
    <w:rsid w:val="003A0437"/>
    <w:rsid w:val="003A04CB"/>
    <w:rsid w:val="003A07A1"/>
    <w:rsid w:val="003A07C2"/>
    <w:rsid w:val="003A09D5"/>
    <w:rsid w:val="003A0CCD"/>
    <w:rsid w:val="003A0F5A"/>
    <w:rsid w:val="003A101F"/>
    <w:rsid w:val="003A10C4"/>
    <w:rsid w:val="003A14A5"/>
    <w:rsid w:val="003A1531"/>
    <w:rsid w:val="003A167C"/>
    <w:rsid w:val="003A1AD0"/>
    <w:rsid w:val="003A1EC4"/>
    <w:rsid w:val="003A2579"/>
    <w:rsid w:val="003A33AB"/>
    <w:rsid w:val="003A3810"/>
    <w:rsid w:val="003A3C0E"/>
    <w:rsid w:val="003A41E4"/>
    <w:rsid w:val="003A4611"/>
    <w:rsid w:val="003A4982"/>
    <w:rsid w:val="003A49CE"/>
    <w:rsid w:val="003A4E4A"/>
    <w:rsid w:val="003A4F57"/>
    <w:rsid w:val="003A5B04"/>
    <w:rsid w:val="003A640B"/>
    <w:rsid w:val="003A6433"/>
    <w:rsid w:val="003A64DA"/>
    <w:rsid w:val="003A6652"/>
    <w:rsid w:val="003A674F"/>
    <w:rsid w:val="003A67A3"/>
    <w:rsid w:val="003A69F7"/>
    <w:rsid w:val="003A6B15"/>
    <w:rsid w:val="003A6D97"/>
    <w:rsid w:val="003A6FA0"/>
    <w:rsid w:val="003A7588"/>
    <w:rsid w:val="003A7D47"/>
    <w:rsid w:val="003A7D5E"/>
    <w:rsid w:val="003A7F6A"/>
    <w:rsid w:val="003B00F3"/>
    <w:rsid w:val="003B06C0"/>
    <w:rsid w:val="003B0ABA"/>
    <w:rsid w:val="003B0BC6"/>
    <w:rsid w:val="003B0C74"/>
    <w:rsid w:val="003B12DE"/>
    <w:rsid w:val="003B16AE"/>
    <w:rsid w:val="003B19C8"/>
    <w:rsid w:val="003B1F85"/>
    <w:rsid w:val="003B2211"/>
    <w:rsid w:val="003B225C"/>
    <w:rsid w:val="003B346A"/>
    <w:rsid w:val="003B3470"/>
    <w:rsid w:val="003B365C"/>
    <w:rsid w:val="003B402C"/>
    <w:rsid w:val="003B4483"/>
    <w:rsid w:val="003B455A"/>
    <w:rsid w:val="003B46EB"/>
    <w:rsid w:val="003B494E"/>
    <w:rsid w:val="003B4C1C"/>
    <w:rsid w:val="003B5778"/>
    <w:rsid w:val="003B5873"/>
    <w:rsid w:val="003B5A0B"/>
    <w:rsid w:val="003B64C6"/>
    <w:rsid w:val="003B693F"/>
    <w:rsid w:val="003B6FE7"/>
    <w:rsid w:val="003B7725"/>
    <w:rsid w:val="003B78B6"/>
    <w:rsid w:val="003C02D8"/>
    <w:rsid w:val="003C041F"/>
    <w:rsid w:val="003C0699"/>
    <w:rsid w:val="003C0A6B"/>
    <w:rsid w:val="003C0DBA"/>
    <w:rsid w:val="003C0F10"/>
    <w:rsid w:val="003C0F70"/>
    <w:rsid w:val="003C1809"/>
    <w:rsid w:val="003C195B"/>
    <w:rsid w:val="003C2095"/>
    <w:rsid w:val="003C20F6"/>
    <w:rsid w:val="003C2BF8"/>
    <w:rsid w:val="003C2F88"/>
    <w:rsid w:val="003C2FBF"/>
    <w:rsid w:val="003C30BD"/>
    <w:rsid w:val="003C30DC"/>
    <w:rsid w:val="003C3241"/>
    <w:rsid w:val="003C3413"/>
    <w:rsid w:val="003C34AE"/>
    <w:rsid w:val="003C3811"/>
    <w:rsid w:val="003C3864"/>
    <w:rsid w:val="003C38C3"/>
    <w:rsid w:val="003C3A1D"/>
    <w:rsid w:val="003C3E00"/>
    <w:rsid w:val="003C40D4"/>
    <w:rsid w:val="003C41E9"/>
    <w:rsid w:val="003C46E7"/>
    <w:rsid w:val="003C4A26"/>
    <w:rsid w:val="003C4C67"/>
    <w:rsid w:val="003C4E3B"/>
    <w:rsid w:val="003C540F"/>
    <w:rsid w:val="003C58E8"/>
    <w:rsid w:val="003C5ABF"/>
    <w:rsid w:val="003C5DBA"/>
    <w:rsid w:val="003C602C"/>
    <w:rsid w:val="003C645E"/>
    <w:rsid w:val="003C6C58"/>
    <w:rsid w:val="003C6EE0"/>
    <w:rsid w:val="003C6F9D"/>
    <w:rsid w:val="003C7208"/>
    <w:rsid w:val="003C7440"/>
    <w:rsid w:val="003C7730"/>
    <w:rsid w:val="003C7754"/>
    <w:rsid w:val="003C795C"/>
    <w:rsid w:val="003D0283"/>
    <w:rsid w:val="003D0306"/>
    <w:rsid w:val="003D030D"/>
    <w:rsid w:val="003D0593"/>
    <w:rsid w:val="003D0DA8"/>
    <w:rsid w:val="003D0F28"/>
    <w:rsid w:val="003D0F29"/>
    <w:rsid w:val="003D0F5F"/>
    <w:rsid w:val="003D109B"/>
    <w:rsid w:val="003D12D1"/>
    <w:rsid w:val="003D16E2"/>
    <w:rsid w:val="003D2240"/>
    <w:rsid w:val="003D260F"/>
    <w:rsid w:val="003D28BF"/>
    <w:rsid w:val="003D29C1"/>
    <w:rsid w:val="003D2A91"/>
    <w:rsid w:val="003D2CB1"/>
    <w:rsid w:val="003D2D5E"/>
    <w:rsid w:val="003D316C"/>
    <w:rsid w:val="003D3392"/>
    <w:rsid w:val="003D33BA"/>
    <w:rsid w:val="003D3589"/>
    <w:rsid w:val="003D395B"/>
    <w:rsid w:val="003D3C97"/>
    <w:rsid w:val="003D4E48"/>
    <w:rsid w:val="003D4E52"/>
    <w:rsid w:val="003D51A0"/>
    <w:rsid w:val="003D5539"/>
    <w:rsid w:val="003D5778"/>
    <w:rsid w:val="003D57C0"/>
    <w:rsid w:val="003D59D1"/>
    <w:rsid w:val="003D5CE8"/>
    <w:rsid w:val="003D5E84"/>
    <w:rsid w:val="003D610C"/>
    <w:rsid w:val="003D61AE"/>
    <w:rsid w:val="003D6538"/>
    <w:rsid w:val="003D66B3"/>
    <w:rsid w:val="003D66D7"/>
    <w:rsid w:val="003D6F10"/>
    <w:rsid w:val="003D70BD"/>
    <w:rsid w:val="003E0726"/>
    <w:rsid w:val="003E08F0"/>
    <w:rsid w:val="003E0B1C"/>
    <w:rsid w:val="003E0C17"/>
    <w:rsid w:val="003E1025"/>
    <w:rsid w:val="003E1242"/>
    <w:rsid w:val="003E14F1"/>
    <w:rsid w:val="003E1738"/>
    <w:rsid w:val="003E17B4"/>
    <w:rsid w:val="003E18FA"/>
    <w:rsid w:val="003E1935"/>
    <w:rsid w:val="003E198C"/>
    <w:rsid w:val="003E1A37"/>
    <w:rsid w:val="003E1FD2"/>
    <w:rsid w:val="003E212A"/>
    <w:rsid w:val="003E2306"/>
    <w:rsid w:val="003E239F"/>
    <w:rsid w:val="003E2458"/>
    <w:rsid w:val="003E261A"/>
    <w:rsid w:val="003E29DC"/>
    <w:rsid w:val="003E2FBA"/>
    <w:rsid w:val="003E327D"/>
    <w:rsid w:val="003E3915"/>
    <w:rsid w:val="003E3FF0"/>
    <w:rsid w:val="003E40D8"/>
    <w:rsid w:val="003E42F2"/>
    <w:rsid w:val="003E4778"/>
    <w:rsid w:val="003E48DF"/>
    <w:rsid w:val="003E4B7F"/>
    <w:rsid w:val="003E65FF"/>
    <w:rsid w:val="003E6641"/>
    <w:rsid w:val="003E671A"/>
    <w:rsid w:val="003E6D67"/>
    <w:rsid w:val="003E6F07"/>
    <w:rsid w:val="003E77F4"/>
    <w:rsid w:val="003E7D77"/>
    <w:rsid w:val="003E7E9A"/>
    <w:rsid w:val="003E7F2D"/>
    <w:rsid w:val="003F034C"/>
    <w:rsid w:val="003F0516"/>
    <w:rsid w:val="003F0A27"/>
    <w:rsid w:val="003F0AC0"/>
    <w:rsid w:val="003F0AED"/>
    <w:rsid w:val="003F102F"/>
    <w:rsid w:val="003F115F"/>
    <w:rsid w:val="003F12B2"/>
    <w:rsid w:val="003F1B30"/>
    <w:rsid w:val="003F1FD9"/>
    <w:rsid w:val="003F25E5"/>
    <w:rsid w:val="003F26EC"/>
    <w:rsid w:val="003F2F28"/>
    <w:rsid w:val="003F2F8D"/>
    <w:rsid w:val="003F3134"/>
    <w:rsid w:val="003F379E"/>
    <w:rsid w:val="003F3AD9"/>
    <w:rsid w:val="003F3F48"/>
    <w:rsid w:val="003F3F9B"/>
    <w:rsid w:val="003F4149"/>
    <w:rsid w:val="003F4195"/>
    <w:rsid w:val="003F491E"/>
    <w:rsid w:val="003F4AA2"/>
    <w:rsid w:val="003F5247"/>
    <w:rsid w:val="003F531F"/>
    <w:rsid w:val="003F54D4"/>
    <w:rsid w:val="003F5B2A"/>
    <w:rsid w:val="003F5CE8"/>
    <w:rsid w:val="003F5E8C"/>
    <w:rsid w:val="003F617B"/>
    <w:rsid w:val="003F63CA"/>
    <w:rsid w:val="003F63D8"/>
    <w:rsid w:val="003F6AED"/>
    <w:rsid w:val="003F6F12"/>
    <w:rsid w:val="003F7192"/>
    <w:rsid w:val="003F79F5"/>
    <w:rsid w:val="003F7A15"/>
    <w:rsid w:val="003F7B77"/>
    <w:rsid w:val="00400045"/>
    <w:rsid w:val="004003AC"/>
    <w:rsid w:val="004009E5"/>
    <w:rsid w:val="00400B08"/>
    <w:rsid w:val="00400B28"/>
    <w:rsid w:val="00400B5B"/>
    <w:rsid w:val="00400EF0"/>
    <w:rsid w:val="00401176"/>
    <w:rsid w:val="004011B2"/>
    <w:rsid w:val="004012EF"/>
    <w:rsid w:val="004016CE"/>
    <w:rsid w:val="004016E5"/>
    <w:rsid w:val="004018FE"/>
    <w:rsid w:val="00401C6C"/>
    <w:rsid w:val="00401EC5"/>
    <w:rsid w:val="004020DB"/>
    <w:rsid w:val="0040220C"/>
    <w:rsid w:val="004022BE"/>
    <w:rsid w:val="00402385"/>
    <w:rsid w:val="004023F4"/>
    <w:rsid w:val="004026F5"/>
    <w:rsid w:val="00402AAA"/>
    <w:rsid w:val="00402C10"/>
    <w:rsid w:val="00402E79"/>
    <w:rsid w:val="004031E9"/>
    <w:rsid w:val="0040379E"/>
    <w:rsid w:val="00403813"/>
    <w:rsid w:val="00403B45"/>
    <w:rsid w:val="00403F36"/>
    <w:rsid w:val="00404080"/>
    <w:rsid w:val="004040C6"/>
    <w:rsid w:val="00404304"/>
    <w:rsid w:val="00404319"/>
    <w:rsid w:val="00404370"/>
    <w:rsid w:val="00404854"/>
    <w:rsid w:val="00404B64"/>
    <w:rsid w:val="00404D28"/>
    <w:rsid w:val="004053E3"/>
    <w:rsid w:val="00406F00"/>
    <w:rsid w:val="00407084"/>
    <w:rsid w:val="004071BB"/>
    <w:rsid w:val="004072EA"/>
    <w:rsid w:val="00407596"/>
    <w:rsid w:val="0040771A"/>
    <w:rsid w:val="004079C5"/>
    <w:rsid w:val="00407EB0"/>
    <w:rsid w:val="0041016A"/>
    <w:rsid w:val="004105AA"/>
    <w:rsid w:val="004105E4"/>
    <w:rsid w:val="00410ADD"/>
    <w:rsid w:val="00410B43"/>
    <w:rsid w:val="00410B58"/>
    <w:rsid w:val="00411687"/>
    <w:rsid w:val="004116B3"/>
    <w:rsid w:val="0041189C"/>
    <w:rsid w:val="00411A53"/>
    <w:rsid w:val="00412306"/>
    <w:rsid w:val="0041255F"/>
    <w:rsid w:val="00412598"/>
    <w:rsid w:val="00412A76"/>
    <w:rsid w:val="00413164"/>
    <w:rsid w:val="00413298"/>
    <w:rsid w:val="004132AC"/>
    <w:rsid w:val="004132FD"/>
    <w:rsid w:val="0041420F"/>
    <w:rsid w:val="00414240"/>
    <w:rsid w:val="0041454D"/>
    <w:rsid w:val="00414575"/>
    <w:rsid w:val="00414763"/>
    <w:rsid w:val="0041491B"/>
    <w:rsid w:val="00414D21"/>
    <w:rsid w:val="00415B9B"/>
    <w:rsid w:val="00415BDA"/>
    <w:rsid w:val="00415CCB"/>
    <w:rsid w:val="00415FDB"/>
    <w:rsid w:val="00416166"/>
    <w:rsid w:val="004167C9"/>
    <w:rsid w:val="004168BA"/>
    <w:rsid w:val="00416C69"/>
    <w:rsid w:val="00416F25"/>
    <w:rsid w:val="00417F93"/>
    <w:rsid w:val="004200F7"/>
    <w:rsid w:val="00420778"/>
    <w:rsid w:val="00420811"/>
    <w:rsid w:val="0042179D"/>
    <w:rsid w:val="00421809"/>
    <w:rsid w:val="00421BC5"/>
    <w:rsid w:val="004222F5"/>
    <w:rsid w:val="004229DD"/>
    <w:rsid w:val="00422A87"/>
    <w:rsid w:val="00422C33"/>
    <w:rsid w:val="00422CB9"/>
    <w:rsid w:val="004234DC"/>
    <w:rsid w:val="00423510"/>
    <w:rsid w:val="00423B9F"/>
    <w:rsid w:val="004242F5"/>
    <w:rsid w:val="0042514B"/>
    <w:rsid w:val="0042517F"/>
    <w:rsid w:val="00425301"/>
    <w:rsid w:val="00425324"/>
    <w:rsid w:val="004256E0"/>
    <w:rsid w:val="00425B1A"/>
    <w:rsid w:val="00425C92"/>
    <w:rsid w:val="00425E02"/>
    <w:rsid w:val="004261A1"/>
    <w:rsid w:val="00426259"/>
    <w:rsid w:val="0042651D"/>
    <w:rsid w:val="00426956"/>
    <w:rsid w:val="0042696A"/>
    <w:rsid w:val="00426F9F"/>
    <w:rsid w:val="00427227"/>
    <w:rsid w:val="004272F4"/>
    <w:rsid w:val="00427B80"/>
    <w:rsid w:val="00427D99"/>
    <w:rsid w:val="00427EEF"/>
    <w:rsid w:val="00430171"/>
    <w:rsid w:val="004301EF"/>
    <w:rsid w:val="004308B1"/>
    <w:rsid w:val="00430C26"/>
    <w:rsid w:val="00430C39"/>
    <w:rsid w:val="00430D99"/>
    <w:rsid w:val="00430DE0"/>
    <w:rsid w:val="00430F4E"/>
    <w:rsid w:val="00430F56"/>
    <w:rsid w:val="0043164A"/>
    <w:rsid w:val="00431D31"/>
    <w:rsid w:val="00431E63"/>
    <w:rsid w:val="00431EE6"/>
    <w:rsid w:val="0043229F"/>
    <w:rsid w:val="004323CB"/>
    <w:rsid w:val="004324AB"/>
    <w:rsid w:val="004324E0"/>
    <w:rsid w:val="00432C8C"/>
    <w:rsid w:val="00432EA5"/>
    <w:rsid w:val="004333EA"/>
    <w:rsid w:val="00433636"/>
    <w:rsid w:val="00433641"/>
    <w:rsid w:val="00433688"/>
    <w:rsid w:val="004337EC"/>
    <w:rsid w:val="004339FD"/>
    <w:rsid w:val="00433EC1"/>
    <w:rsid w:val="0043403A"/>
    <w:rsid w:val="00434298"/>
    <w:rsid w:val="004345E4"/>
    <w:rsid w:val="004346E2"/>
    <w:rsid w:val="00434B7B"/>
    <w:rsid w:val="00434DD9"/>
    <w:rsid w:val="00434F88"/>
    <w:rsid w:val="004352F3"/>
    <w:rsid w:val="00435328"/>
    <w:rsid w:val="0043566C"/>
    <w:rsid w:val="004356AE"/>
    <w:rsid w:val="00435CF7"/>
    <w:rsid w:val="004363F8"/>
    <w:rsid w:val="004365E1"/>
    <w:rsid w:val="004376E6"/>
    <w:rsid w:val="00437C72"/>
    <w:rsid w:val="00437D00"/>
    <w:rsid w:val="00437EB6"/>
    <w:rsid w:val="00440060"/>
    <w:rsid w:val="0044018E"/>
    <w:rsid w:val="004401BD"/>
    <w:rsid w:val="0044050F"/>
    <w:rsid w:val="00440D29"/>
    <w:rsid w:val="00440F79"/>
    <w:rsid w:val="00441585"/>
    <w:rsid w:val="004415C3"/>
    <w:rsid w:val="00441840"/>
    <w:rsid w:val="0044229C"/>
    <w:rsid w:val="00442716"/>
    <w:rsid w:val="004429BE"/>
    <w:rsid w:val="00442C00"/>
    <w:rsid w:val="00442D89"/>
    <w:rsid w:val="00442DB9"/>
    <w:rsid w:val="00442FC2"/>
    <w:rsid w:val="004430A2"/>
    <w:rsid w:val="0044322F"/>
    <w:rsid w:val="00443BA1"/>
    <w:rsid w:val="00443D72"/>
    <w:rsid w:val="00444641"/>
    <w:rsid w:val="00444810"/>
    <w:rsid w:val="00444A55"/>
    <w:rsid w:val="004450B7"/>
    <w:rsid w:val="004454D9"/>
    <w:rsid w:val="004457DF"/>
    <w:rsid w:val="00445A48"/>
    <w:rsid w:val="00446525"/>
    <w:rsid w:val="00446665"/>
    <w:rsid w:val="00446C39"/>
    <w:rsid w:val="00446D86"/>
    <w:rsid w:val="00447390"/>
    <w:rsid w:val="00447665"/>
    <w:rsid w:val="00447967"/>
    <w:rsid w:val="00447FDF"/>
    <w:rsid w:val="0045019B"/>
    <w:rsid w:val="0045091D"/>
    <w:rsid w:val="00450C5A"/>
    <w:rsid w:val="00450D64"/>
    <w:rsid w:val="00450EEA"/>
    <w:rsid w:val="004511EE"/>
    <w:rsid w:val="0045122E"/>
    <w:rsid w:val="0045129E"/>
    <w:rsid w:val="0045170B"/>
    <w:rsid w:val="00451715"/>
    <w:rsid w:val="00451833"/>
    <w:rsid w:val="004523D5"/>
    <w:rsid w:val="00452567"/>
    <w:rsid w:val="004527C6"/>
    <w:rsid w:val="00452A36"/>
    <w:rsid w:val="00452FC7"/>
    <w:rsid w:val="00453243"/>
    <w:rsid w:val="004533D8"/>
    <w:rsid w:val="00453E33"/>
    <w:rsid w:val="004544A0"/>
    <w:rsid w:val="004546EC"/>
    <w:rsid w:val="0045496E"/>
    <w:rsid w:val="00454B4D"/>
    <w:rsid w:val="00454E04"/>
    <w:rsid w:val="004551D9"/>
    <w:rsid w:val="0045564C"/>
    <w:rsid w:val="0045592C"/>
    <w:rsid w:val="00455CDB"/>
    <w:rsid w:val="00455E84"/>
    <w:rsid w:val="004569C6"/>
    <w:rsid w:val="00456CD7"/>
    <w:rsid w:val="00457037"/>
    <w:rsid w:val="004577AA"/>
    <w:rsid w:val="00457849"/>
    <w:rsid w:val="0045785D"/>
    <w:rsid w:val="0045799A"/>
    <w:rsid w:val="00457A59"/>
    <w:rsid w:val="00460167"/>
    <w:rsid w:val="0046061C"/>
    <w:rsid w:val="0046075C"/>
    <w:rsid w:val="00460760"/>
    <w:rsid w:val="004609C0"/>
    <w:rsid w:val="00460B49"/>
    <w:rsid w:val="00460ED9"/>
    <w:rsid w:val="0046116F"/>
    <w:rsid w:val="0046155B"/>
    <w:rsid w:val="004615B2"/>
    <w:rsid w:val="004615B7"/>
    <w:rsid w:val="004616C6"/>
    <w:rsid w:val="00461A77"/>
    <w:rsid w:val="00461B62"/>
    <w:rsid w:val="00461B96"/>
    <w:rsid w:val="00461CAF"/>
    <w:rsid w:val="004621CC"/>
    <w:rsid w:val="004625F3"/>
    <w:rsid w:val="004626DA"/>
    <w:rsid w:val="00462C77"/>
    <w:rsid w:val="00462CB1"/>
    <w:rsid w:val="00462D57"/>
    <w:rsid w:val="004630BC"/>
    <w:rsid w:val="004631D9"/>
    <w:rsid w:val="004637C6"/>
    <w:rsid w:val="004639BE"/>
    <w:rsid w:val="00463CF3"/>
    <w:rsid w:val="00463D97"/>
    <w:rsid w:val="004644DE"/>
    <w:rsid w:val="004645F7"/>
    <w:rsid w:val="00464718"/>
    <w:rsid w:val="004647D7"/>
    <w:rsid w:val="00464B5F"/>
    <w:rsid w:val="00464DAC"/>
    <w:rsid w:val="00465334"/>
    <w:rsid w:val="00465A9D"/>
    <w:rsid w:val="0046607E"/>
    <w:rsid w:val="004661E5"/>
    <w:rsid w:val="00466AFD"/>
    <w:rsid w:val="00466C1F"/>
    <w:rsid w:val="00466E74"/>
    <w:rsid w:val="004672C8"/>
    <w:rsid w:val="004672EB"/>
    <w:rsid w:val="0046758E"/>
    <w:rsid w:val="00467BFA"/>
    <w:rsid w:val="004700F3"/>
    <w:rsid w:val="00470294"/>
    <w:rsid w:val="004702C1"/>
    <w:rsid w:val="00470359"/>
    <w:rsid w:val="0047039F"/>
    <w:rsid w:val="0047048B"/>
    <w:rsid w:val="0047124D"/>
    <w:rsid w:val="00471315"/>
    <w:rsid w:val="00471993"/>
    <w:rsid w:val="00471EC8"/>
    <w:rsid w:val="00472234"/>
    <w:rsid w:val="00472435"/>
    <w:rsid w:val="004724F2"/>
    <w:rsid w:val="00472556"/>
    <w:rsid w:val="004727D1"/>
    <w:rsid w:val="00472E49"/>
    <w:rsid w:val="0047325A"/>
    <w:rsid w:val="00473800"/>
    <w:rsid w:val="0047391C"/>
    <w:rsid w:val="00473EB5"/>
    <w:rsid w:val="0047408B"/>
    <w:rsid w:val="00474106"/>
    <w:rsid w:val="00474379"/>
    <w:rsid w:val="00474573"/>
    <w:rsid w:val="00474765"/>
    <w:rsid w:val="004751D3"/>
    <w:rsid w:val="00475912"/>
    <w:rsid w:val="00475CBF"/>
    <w:rsid w:val="00475CD7"/>
    <w:rsid w:val="00475D5C"/>
    <w:rsid w:val="00475DD4"/>
    <w:rsid w:val="00476339"/>
    <w:rsid w:val="0047668C"/>
    <w:rsid w:val="00476B5A"/>
    <w:rsid w:val="00476BFE"/>
    <w:rsid w:val="00476D39"/>
    <w:rsid w:val="00476E01"/>
    <w:rsid w:val="00476F55"/>
    <w:rsid w:val="00476F8A"/>
    <w:rsid w:val="0047701D"/>
    <w:rsid w:val="004771B3"/>
    <w:rsid w:val="00477210"/>
    <w:rsid w:val="00477712"/>
    <w:rsid w:val="00477780"/>
    <w:rsid w:val="00477BE2"/>
    <w:rsid w:val="00477F9E"/>
    <w:rsid w:val="00480C0A"/>
    <w:rsid w:val="004811A8"/>
    <w:rsid w:val="004814BA"/>
    <w:rsid w:val="004815E7"/>
    <w:rsid w:val="00481615"/>
    <w:rsid w:val="004816F0"/>
    <w:rsid w:val="004819EA"/>
    <w:rsid w:val="00481A7A"/>
    <w:rsid w:val="00481D05"/>
    <w:rsid w:val="00481DE8"/>
    <w:rsid w:val="00482483"/>
    <w:rsid w:val="00482661"/>
    <w:rsid w:val="00482A3B"/>
    <w:rsid w:val="00482B95"/>
    <w:rsid w:val="00482BC1"/>
    <w:rsid w:val="00483044"/>
    <w:rsid w:val="004836A2"/>
    <w:rsid w:val="00483AE5"/>
    <w:rsid w:val="00483DE9"/>
    <w:rsid w:val="004840CE"/>
    <w:rsid w:val="004841AF"/>
    <w:rsid w:val="004843B3"/>
    <w:rsid w:val="0048448F"/>
    <w:rsid w:val="00484544"/>
    <w:rsid w:val="0048455A"/>
    <w:rsid w:val="00484A9D"/>
    <w:rsid w:val="00484CF3"/>
    <w:rsid w:val="00484DAC"/>
    <w:rsid w:val="0048506D"/>
    <w:rsid w:val="0048592F"/>
    <w:rsid w:val="0048597A"/>
    <w:rsid w:val="00485BE7"/>
    <w:rsid w:val="00485C64"/>
    <w:rsid w:val="00485EA9"/>
    <w:rsid w:val="0048642B"/>
    <w:rsid w:val="0048667D"/>
    <w:rsid w:val="004867A1"/>
    <w:rsid w:val="00486812"/>
    <w:rsid w:val="00486980"/>
    <w:rsid w:val="00486FFC"/>
    <w:rsid w:val="00487303"/>
    <w:rsid w:val="004874EB"/>
    <w:rsid w:val="00487526"/>
    <w:rsid w:val="00487578"/>
    <w:rsid w:val="00487CCB"/>
    <w:rsid w:val="004904D8"/>
    <w:rsid w:val="004907BA"/>
    <w:rsid w:val="00490816"/>
    <w:rsid w:val="0049088D"/>
    <w:rsid w:val="004910C6"/>
    <w:rsid w:val="0049116A"/>
    <w:rsid w:val="0049124A"/>
    <w:rsid w:val="004912FB"/>
    <w:rsid w:val="00491351"/>
    <w:rsid w:val="00491445"/>
    <w:rsid w:val="00491522"/>
    <w:rsid w:val="004915FD"/>
    <w:rsid w:val="0049170B"/>
    <w:rsid w:val="0049175B"/>
    <w:rsid w:val="004917C5"/>
    <w:rsid w:val="004918B3"/>
    <w:rsid w:val="004918EA"/>
    <w:rsid w:val="0049194E"/>
    <w:rsid w:val="00491B83"/>
    <w:rsid w:val="00491CF7"/>
    <w:rsid w:val="00491EAD"/>
    <w:rsid w:val="00492563"/>
    <w:rsid w:val="00492A3B"/>
    <w:rsid w:val="00492B1D"/>
    <w:rsid w:val="00492FF1"/>
    <w:rsid w:val="00493088"/>
    <w:rsid w:val="004931E8"/>
    <w:rsid w:val="004937EF"/>
    <w:rsid w:val="00493817"/>
    <w:rsid w:val="00493B16"/>
    <w:rsid w:val="00493F32"/>
    <w:rsid w:val="0049448A"/>
    <w:rsid w:val="004944FC"/>
    <w:rsid w:val="00494B36"/>
    <w:rsid w:val="00495200"/>
    <w:rsid w:val="004952CC"/>
    <w:rsid w:val="00495B6B"/>
    <w:rsid w:val="0049615C"/>
    <w:rsid w:val="00496376"/>
    <w:rsid w:val="004968AD"/>
    <w:rsid w:val="00496AF7"/>
    <w:rsid w:val="00496B37"/>
    <w:rsid w:val="00496CD6"/>
    <w:rsid w:val="00497042"/>
    <w:rsid w:val="0049754F"/>
    <w:rsid w:val="00497902"/>
    <w:rsid w:val="00497D56"/>
    <w:rsid w:val="00497F4E"/>
    <w:rsid w:val="004A0039"/>
    <w:rsid w:val="004A0589"/>
    <w:rsid w:val="004A05D0"/>
    <w:rsid w:val="004A0B6B"/>
    <w:rsid w:val="004A16DA"/>
    <w:rsid w:val="004A2091"/>
    <w:rsid w:val="004A2AE7"/>
    <w:rsid w:val="004A3251"/>
    <w:rsid w:val="004A3536"/>
    <w:rsid w:val="004A365F"/>
    <w:rsid w:val="004A3AAB"/>
    <w:rsid w:val="004A3F6F"/>
    <w:rsid w:val="004A403B"/>
    <w:rsid w:val="004A4314"/>
    <w:rsid w:val="004A431B"/>
    <w:rsid w:val="004A4779"/>
    <w:rsid w:val="004A494F"/>
    <w:rsid w:val="004A49A9"/>
    <w:rsid w:val="004A4B8D"/>
    <w:rsid w:val="004A50C2"/>
    <w:rsid w:val="004A5227"/>
    <w:rsid w:val="004A5688"/>
    <w:rsid w:val="004A5A56"/>
    <w:rsid w:val="004A5ABF"/>
    <w:rsid w:val="004A5BF4"/>
    <w:rsid w:val="004A5FB0"/>
    <w:rsid w:val="004A6260"/>
    <w:rsid w:val="004A6718"/>
    <w:rsid w:val="004A68C1"/>
    <w:rsid w:val="004A6939"/>
    <w:rsid w:val="004A6C7A"/>
    <w:rsid w:val="004A6DAB"/>
    <w:rsid w:val="004A6E85"/>
    <w:rsid w:val="004A6EE6"/>
    <w:rsid w:val="004A6FC3"/>
    <w:rsid w:val="004A72E2"/>
    <w:rsid w:val="004A7821"/>
    <w:rsid w:val="004A7B3B"/>
    <w:rsid w:val="004A7BAB"/>
    <w:rsid w:val="004A7CA5"/>
    <w:rsid w:val="004B00C7"/>
    <w:rsid w:val="004B0904"/>
    <w:rsid w:val="004B0AB0"/>
    <w:rsid w:val="004B0CF3"/>
    <w:rsid w:val="004B0D4C"/>
    <w:rsid w:val="004B0E1A"/>
    <w:rsid w:val="004B0EE8"/>
    <w:rsid w:val="004B11EE"/>
    <w:rsid w:val="004B130F"/>
    <w:rsid w:val="004B1524"/>
    <w:rsid w:val="004B1746"/>
    <w:rsid w:val="004B1B55"/>
    <w:rsid w:val="004B23C0"/>
    <w:rsid w:val="004B2518"/>
    <w:rsid w:val="004B2A9C"/>
    <w:rsid w:val="004B2EF2"/>
    <w:rsid w:val="004B3976"/>
    <w:rsid w:val="004B3A56"/>
    <w:rsid w:val="004B3CBD"/>
    <w:rsid w:val="004B3CCC"/>
    <w:rsid w:val="004B3E13"/>
    <w:rsid w:val="004B3ED5"/>
    <w:rsid w:val="004B3F9F"/>
    <w:rsid w:val="004B41FD"/>
    <w:rsid w:val="004B4242"/>
    <w:rsid w:val="004B43F1"/>
    <w:rsid w:val="004B49BA"/>
    <w:rsid w:val="004B4DF8"/>
    <w:rsid w:val="004B5291"/>
    <w:rsid w:val="004B5607"/>
    <w:rsid w:val="004B5A41"/>
    <w:rsid w:val="004B5D41"/>
    <w:rsid w:val="004B6093"/>
    <w:rsid w:val="004B6371"/>
    <w:rsid w:val="004B647F"/>
    <w:rsid w:val="004B655C"/>
    <w:rsid w:val="004B6594"/>
    <w:rsid w:val="004B708B"/>
    <w:rsid w:val="004B70A2"/>
    <w:rsid w:val="004B7142"/>
    <w:rsid w:val="004B715E"/>
    <w:rsid w:val="004B74CE"/>
    <w:rsid w:val="004B7618"/>
    <w:rsid w:val="004B7B59"/>
    <w:rsid w:val="004C01C6"/>
    <w:rsid w:val="004C0472"/>
    <w:rsid w:val="004C0755"/>
    <w:rsid w:val="004C0B7C"/>
    <w:rsid w:val="004C106F"/>
    <w:rsid w:val="004C1476"/>
    <w:rsid w:val="004C1548"/>
    <w:rsid w:val="004C208F"/>
    <w:rsid w:val="004C239A"/>
    <w:rsid w:val="004C23F0"/>
    <w:rsid w:val="004C24EC"/>
    <w:rsid w:val="004C271C"/>
    <w:rsid w:val="004C31B2"/>
    <w:rsid w:val="004C3395"/>
    <w:rsid w:val="004C3FFA"/>
    <w:rsid w:val="004C42A2"/>
    <w:rsid w:val="004C456A"/>
    <w:rsid w:val="004C4693"/>
    <w:rsid w:val="004C47F5"/>
    <w:rsid w:val="004C4CA3"/>
    <w:rsid w:val="004C4CCF"/>
    <w:rsid w:val="004C4CFC"/>
    <w:rsid w:val="004C4F11"/>
    <w:rsid w:val="004C5035"/>
    <w:rsid w:val="004C525F"/>
    <w:rsid w:val="004C580E"/>
    <w:rsid w:val="004C5A5A"/>
    <w:rsid w:val="004C5DCC"/>
    <w:rsid w:val="004C61E5"/>
    <w:rsid w:val="004C63D7"/>
    <w:rsid w:val="004C6593"/>
    <w:rsid w:val="004C6858"/>
    <w:rsid w:val="004C6D20"/>
    <w:rsid w:val="004C6DE8"/>
    <w:rsid w:val="004C7521"/>
    <w:rsid w:val="004C775C"/>
    <w:rsid w:val="004D09AE"/>
    <w:rsid w:val="004D0A6C"/>
    <w:rsid w:val="004D0BC6"/>
    <w:rsid w:val="004D1172"/>
    <w:rsid w:val="004D11E3"/>
    <w:rsid w:val="004D140D"/>
    <w:rsid w:val="004D1FE0"/>
    <w:rsid w:val="004D203B"/>
    <w:rsid w:val="004D22C4"/>
    <w:rsid w:val="004D2EFC"/>
    <w:rsid w:val="004D31B2"/>
    <w:rsid w:val="004D32EC"/>
    <w:rsid w:val="004D38A5"/>
    <w:rsid w:val="004D3B06"/>
    <w:rsid w:val="004D4088"/>
    <w:rsid w:val="004D43AB"/>
    <w:rsid w:val="004D45AD"/>
    <w:rsid w:val="004D463F"/>
    <w:rsid w:val="004D4695"/>
    <w:rsid w:val="004D4C30"/>
    <w:rsid w:val="004D4D1B"/>
    <w:rsid w:val="004D56CF"/>
    <w:rsid w:val="004D5A21"/>
    <w:rsid w:val="004D5BD7"/>
    <w:rsid w:val="004D5E91"/>
    <w:rsid w:val="004D6051"/>
    <w:rsid w:val="004D6438"/>
    <w:rsid w:val="004D6872"/>
    <w:rsid w:val="004D6945"/>
    <w:rsid w:val="004D6CCC"/>
    <w:rsid w:val="004D709F"/>
    <w:rsid w:val="004D761D"/>
    <w:rsid w:val="004D78E2"/>
    <w:rsid w:val="004D79D1"/>
    <w:rsid w:val="004D7B41"/>
    <w:rsid w:val="004E026E"/>
    <w:rsid w:val="004E06F1"/>
    <w:rsid w:val="004E10E7"/>
    <w:rsid w:val="004E1433"/>
    <w:rsid w:val="004E155D"/>
    <w:rsid w:val="004E16F3"/>
    <w:rsid w:val="004E17C9"/>
    <w:rsid w:val="004E1B05"/>
    <w:rsid w:val="004E1D43"/>
    <w:rsid w:val="004E1D47"/>
    <w:rsid w:val="004E2081"/>
    <w:rsid w:val="004E2809"/>
    <w:rsid w:val="004E28BB"/>
    <w:rsid w:val="004E28DD"/>
    <w:rsid w:val="004E28EA"/>
    <w:rsid w:val="004E2C2D"/>
    <w:rsid w:val="004E2CE6"/>
    <w:rsid w:val="004E2D03"/>
    <w:rsid w:val="004E2DA6"/>
    <w:rsid w:val="004E32DC"/>
    <w:rsid w:val="004E3438"/>
    <w:rsid w:val="004E3608"/>
    <w:rsid w:val="004E39D5"/>
    <w:rsid w:val="004E3C70"/>
    <w:rsid w:val="004E3E5C"/>
    <w:rsid w:val="004E3E92"/>
    <w:rsid w:val="004E42A0"/>
    <w:rsid w:val="004E4362"/>
    <w:rsid w:val="004E5566"/>
    <w:rsid w:val="004E5790"/>
    <w:rsid w:val="004E58B2"/>
    <w:rsid w:val="004E5F3B"/>
    <w:rsid w:val="004E6379"/>
    <w:rsid w:val="004E667C"/>
    <w:rsid w:val="004E6D8C"/>
    <w:rsid w:val="004E7A9F"/>
    <w:rsid w:val="004E7B70"/>
    <w:rsid w:val="004E7FA8"/>
    <w:rsid w:val="004F0138"/>
    <w:rsid w:val="004F0922"/>
    <w:rsid w:val="004F09F7"/>
    <w:rsid w:val="004F0B73"/>
    <w:rsid w:val="004F0BA1"/>
    <w:rsid w:val="004F0CB6"/>
    <w:rsid w:val="004F0DCD"/>
    <w:rsid w:val="004F0F83"/>
    <w:rsid w:val="004F1020"/>
    <w:rsid w:val="004F146E"/>
    <w:rsid w:val="004F1A9F"/>
    <w:rsid w:val="004F1D31"/>
    <w:rsid w:val="004F1EDC"/>
    <w:rsid w:val="004F1EF3"/>
    <w:rsid w:val="004F23E2"/>
    <w:rsid w:val="004F2558"/>
    <w:rsid w:val="004F2572"/>
    <w:rsid w:val="004F2676"/>
    <w:rsid w:val="004F27E9"/>
    <w:rsid w:val="004F2B57"/>
    <w:rsid w:val="004F2F41"/>
    <w:rsid w:val="004F2F64"/>
    <w:rsid w:val="004F31DF"/>
    <w:rsid w:val="004F363F"/>
    <w:rsid w:val="004F41AF"/>
    <w:rsid w:val="004F431E"/>
    <w:rsid w:val="004F44B2"/>
    <w:rsid w:val="004F5026"/>
    <w:rsid w:val="004F51F3"/>
    <w:rsid w:val="004F5392"/>
    <w:rsid w:val="004F5587"/>
    <w:rsid w:val="004F56F2"/>
    <w:rsid w:val="004F5D47"/>
    <w:rsid w:val="004F6833"/>
    <w:rsid w:val="004F6876"/>
    <w:rsid w:val="004F694C"/>
    <w:rsid w:val="004F6A11"/>
    <w:rsid w:val="004F6D42"/>
    <w:rsid w:val="004F6E4C"/>
    <w:rsid w:val="004F7126"/>
    <w:rsid w:val="004F71EB"/>
    <w:rsid w:val="004F77F1"/>
    <w:rsid w:val="004F7865"/>
    <w:rsid w:val="004F7B5A"/>
    <w:rsid w:val="004F7D37"/>
    <w:rsid w:val="004F7F7E"/>
    <w:rsid w:val="005004F2"/>
    <w:rsid w:val="0050065D"/>
    <w:rsid w:val="00500757"/>
    <w:rsid w:val="00500B2F"/>
    <w:rsid w:val="00501AF0"/>
    <w:rsid w:val="00501BF9"/>
    <w:rsid w:val="0050214F"/>
    <w:rsid w:val="00502419"/>
    <w:rsid w:val="00502A28"/>
    <w:rsid w:val="00502E19"/>
    <w:rsid w:val="00502E94"/>
    <w:rsid w:val="00503085"/>
    <w:rsid w:val="00503909"/>
    <w:rsid w:val="00503BC2"/>
    <w:rsid w:val="00503DC5"/>
    <w:rsid w:val="00503E7F"/>
    <w:rsid w:val="005044B8"/>
    <w:rsid w:val="005044BB"/>
    <w:rsid w:val="00504A8B"/>
    <w:rsid w:val="00504CFB"/>
    <w:rsid w:val="00504DA3"/>
    <w:rsid w:val="00505080"/>
    <w:rsid w:val="00505126"/>
    <w:rsid w:val="00505685"/>
    <w:rsid w:val="005060D9"/>
    <w:rsid w:val="005061E1"/>
    <w:rsid w:val="00506342"/>
    <w:rsid w:val="00506876"/>
    <w:rsid w:val="00506B3C"/>
    <w:rsid w:val="00507032"/>
    <w:rsid w:val="00507354"/>
    <w:rsid w:val="0050741F"/>
    <w:rsid w:val="005075D2"/>
    <w:rsid w:val="0050762A"/>
    <w:rsid w:val="00507C82"/>
    <w:rsid w:val="0051047D"/>
    <w:rsid w:val="005105AC"/>
    <w:rsid w:val="00510CAC"/>
    <w:rsid w:val="00511030"/>
    <w:rsid w:val="0051108A"/>
    <w:rsid w:val="0051113C"/>
    <w:rsid w:val="00511407"/>
    <w:rsid w:val="0051161E"/>
    <w:rsid w:val="0051165C"/>
    <w:rsid w:val="00511771"/>
    <w:rsid w:val="00511779"/>
    <w:rsid w:val="00511E0D"/>
    <w:rsid w:val="00512421"/>
    <w:rsid w:val="00512AE5"/>
    <w:rsid w:val="00512DE9"/>
    <w:rsid w:val="00512E5A"/>
    <w:rsid w:val="005135B8"/>
    <w:rsid w:val="00513A79"/>
    <w:rsid w:val="00514CBB"/>
    <w:rsid w:val="005151D1"/>
    <w:rsid w:val="00515469"/>
    <w:rsid w:val="005162DB"/>
    <w:rsid w:val="00516623"/>
    <w:rsid w:val="0051712D"/>
    <w:rsid w:val="005172CE"/>
    <w:rsid w:val="00517383"/>
    <w:rsid w:val="005175CD"/>
    <w:rsid w:val="00517B31"/>
    <w:rsid w:val="00517F5A"/>
    <w:rsid w:val="0052019C"/>
    <w:rsid w:val="0052046C"/>
    <w:rsid w:val="005207CB"/>
    <w:rsid w:val="005208B6"/>
    <w:rsid w:val="00520963"/>
    <w:rsid w:val="00520A61"/>
    <w:rsid w:val="00520DBD"/>
    <w:rsid w:val="00520DCA"/>
    <w:rsid w:val="005210B0"/>
    <w:rsid w:val="00521761"/>
    <w:rsid w:val="005217CF"/>
    <w:rsid w:val="005219C4"/>
    <w:rsid w:val="00521A90"/>
    <w:rsid w:val="00521E1C"/>
    <w:rsid w:val="00521FC5"/>
    <w:rsid w:val="005222ED"/>
    <w:rsid w:val="005225F0"/>
    <w:rsid w:val="00522C7C"/>
    <w:rsid w:val="00522C7F"/>
    <w:rsid w:val="00522D25"/>
    <w:rsid w:val="00523241"/>
    <w:rsid w:val="0052326A"/>
    <w:rsid w:val="005233B9"/>
    <w:rsid w:val="00523450"/>
    <w:rsid w:val="00523D6E"/>
    <w:rsid w:val="0052416D"/>
    <w:rsid w:val="0052425A"/>
    <w:rsid w:val="00524378"/>
    <w:rsid w:val="005244E6"/>
    <w:rsid w:val="00524B2A"/>
    <w:rsid w:val="00525408"/>
    <w:rsid w:val="00525557"/>
    <w:rsid w:val="00525CDB"/>
    <w:rsid w:val="00525FAF"/>
    <w:rsid w:val="005267B3"/>
    <w:rsid w:val="00526A29"/>
    <w:rsid w:val="00527005"/>
    <w:rsid w:val="005273CC"/>
    <w:rsid w:val="0052764D"/>
    <w:rsid w:val="005278A2"/>
    <w:rsid w:val="00527C6F"/>
    <w:rsid w:val="00527E19"/>
    <w:rsid w:val="0053009F"/>
    <w:rsid w:val="005307E9"/>
    <w:rsid w:val="005308B9"/>
    <w:rsid w:val="0053097C"/>
    <w:rsid w:val="00530E17"/>
    <w:rsid w:val="00531574"/>
    <w:rsid w:val="005318A8"/>
    <w:rsid w:val="00531DA6"/>
    <w:rsid w:val="005321FD"/>
    <w:rsid w:val="005323B6"/>
    <w:rsid w:val="0053342A"/>
    <w:rsid w:val="00533F55"/>
    <w:rsid w:val="00534063"/>
    <w:rsid w:val="00534608"/>
    <w:rsid w:val="00534ACF"/>
    <w:rsid w:val="00534BAE"/>
    <w:rsid w:val="00535179"/>
    <w:rsid w:val="00535242"/>
    <w:rsid w:val="005355A9"/>
    <w:rsid w:val="0053571A"/>
    <w:rsid w:val="00535795"/>
    <w:rsid w:val="00535B7E"/>
    <w:rsid w:val="005360F7"/>
    <w:rsid w:val="00536266"/>
    <w:rsid w:val="0053650D"/>
    <w:rsid w:val="0053661C"/>
    <w:rsid w:val="00536C8B"/>
    <w:rsid w:val="00536D6D"/>
    <w:rsid w:val="00536DA4"/>
    <w:rsid w:val="00536FB4"/>
    <w:rsid w:val="00537119"/>
    <w:rsid w:val="00537208"/>
    <w:rsid w:val="00537379"/>
    <w:rsid w:val="00537D6F"/>
    <w:rsid w:val="00537FAC"/>
    <w:rsid w:val="005402EA"/>
    <w:rsid w:val="0054051A"/>
    <w:rsid w:val="005406D3"/>
    <w:rsid w:val="005407AC"/>
    <w:rsid w:val="005407E2"/>
    <w:rsid w:val="00540815"/>
    <w:rsid w:val="0054082B"/>
    <w:rsid w:val="0054091D"/>
    <w:rsid w:val="00541041"/>
    <w:rsid w:val="005414DD"/>
    <w:rsid w:val="00541519"/>
    <w:rsid w:val="00541741"/>
    <w:rsid w:val="005419A5"/>
    <w:rsid w:val="00541B90"/>
    <w:rsid w:val="00542487"/>
    <w:rsid w:val="00542584"/>
    <w:rsid w:val="005428B2"/>
    <w:rsid w:val="0054299B"/>
    <w:rsid w:val="005434A2"/>
    <w:rsid w:val="00543A7D"/>
    <w:rsid w:val="0054428E"/>
    <w:rsid w:val="0054438E"/>
    <w:rsid w:val="00544872"/>
    <w:rsid w:val="00544D87"/>
    <w:rsid w:val="00544EF7"/>
    <w:rsid w:val="00545110"/>
    <w:rsid w:val="00545C2B"/>
    <w:rsid w:val="00545E14"/>
    <w:rsid w:val="005462CB"/>
    <w:rsid w:val="00546381"/>
    <w:rsid w:val="00546441"/>
    <w:rsid w:val="00546F90"/>
    <w:rsid w:val="00546FE7"/>
    <w:rsid w:val="005501A9"/>
    <w:rsid w:val="00550CA9"/>
    <w:rsid w:val="00550F07"/>
    <w:rsid w:val="0055108F"/>
    <w:rsid w:val="00551258"/>
    <w:rsid w:val="00551572"/>
    <w:rsid w:val="0055184F"/>
    <w:rsid w:val="00551889"/>
    <w:rsid w:val="00551FB4"/>
    <w:rsid w:val="00552281"/>
    <w:rsid w:val="0055256E"/>
    <w:rsid w:val="005525DE"/>
    <w:rsid w:val="005526AB"/>
    <w:rsid w:val="00552C50"/>
    <w:rsid w:val="00552D77"/>
    <w:rsid w:val="00552E74"/>
    <w:rsid w:val="0055304F"/>
    <w:rsid w:val="0055334E"/>
    <w:rsid w:val="00554456"/>
    <w:rsid w:val="00554A09"/>
    <w:rsid w:val="00554D74"/>
    <w:rsid w:val="005553DC"/>
    <w:rsid w:val="00555427"/>
    <w:rsid w:val="00555A5D"/>
    <w:rsid w:val="00555BCB"/>
    <w:rsid w:val="00555D5D"/>
    <w:rsid w:val="005563E5"/>
    <w:rsid w:val="00556C7B"/>
    <w:rsid w:val="00556D73"/>
    <w:rsid w:val="005577E2"/>
    <w:rsid w:val="005578C3"/>
    <w:rsid w:val="00557947"/>
    <w:rsid w:val="00557CBA"/>
    <w:rsid w:val="00557D06"/>
    <w:rsid w:val="00557DA5"/>
    <w:rsid w:val="00557F4D"/>
    <w:rsid w:val="00560042"/>
    <w:rsid w:val="00560434"/>
    <w:rsid w:val="00560533"/>
    <w:rsid w:val="00560763"/>
    <w:rsid w:val="00560AF7"/>
    <w:rsid w:val="00560C23"/>
    <w:rsid w:val="0056145F"/>
    <w:rsid w:val="00561762"/>
    <w:rsid w:val="00561840"/>
    <w:rsid w:val="005618D0"/>
    <w:rsid w:val="005618EC"/>
    <w:rsid w:val="00561FB4"/>
    <w:rsid w:val="00562046"/>
    <w:rsid w:val="0056257B"/>
    <w:rsid w:val="00562937"/>
    <w:rsid w:val="00562AF8"/>
    <w:rsid w:val="00562F27"/>
    <w:rsid w:val="005634C5"/>
    <w:rsid w:val="00563F1C"/>
    <w:rsid w:val="00563F27"/>
    <w:rsid w:val="0056428B"/>
    <w:rsid w:val="005642CE"/>
    <w:rsid w:val="005642F8"/>
    <w:rsid w:val="0056448B"/>
    <w:rsid w:val="005647BA"/>
    <w:rsid w:val="005648FE"/>
    <w:rsid w:val="00564E59"/>
    <w:rsid w:val="00564FEF"/>
    <w:rsid w:val="00565030"/>
    <w:rsid w:val="005651D9"/>
    <w:rsid w:val="00565218"/>
    <w:rsid w:val="005664D4"/>
    <w:rsid w:val="00566771"/>
    <w:rsid w:val="00566D38"/>
    <w:rsid w:val="00566E57"/>
    <w:rsid w:val="005673DC"/>
    <w:rsid w:val="00567477"/>
    <w:rsid w:val="00567670"/>
    <w:rsid w:val="00567926"/>
    <w:rsid w:val="00570688"/>
    <w:rsid w:val="005707E8"/>
    <w:rsid w:val="0057088F"/>
    <w:rsid w:val="00570CD7"/>
    <w:rsid w:val="005714FF"/>
    <w:rsid w:val="005716E1"/>
    <w:rsid w:val="00571778"/>
    <w:rsid w:val="00571E03"/>
    <w:rsid w:val="00571EB7"/>
    <w:rsid w:val="00571FBB"/>
    <w:rsid w:val="00572151"/>
    <w:rsid w:val="005723D4"/>
    <w:rsid w:val="00572821"/>
    <w:rsid w:val="00572A15"/>
    <w:rsid w:val="00572ADE"/>
    <w:rsid w:val="00572B4E"/>
    <w:rsid w:val="00572DCF"/>
    <w:rsid w:val="00572FD8"/>
    <w:rsid w:val="00573008"/>
    <w:rsid w:val="0057328C"/>
    <w:rsid w:val="00573736"/>
    <w:rsid w:val="00573939"/>
    <w:rsid w:val="00573A0B"/>
    <w:rsid w:val="00573DF7"/>
    <w:rsid w:val="005740A5"/>
    <w:rsid w:val="0057420F"/>
    <w:rsid w:val="005742F2"/>
    <w:rsid w:val="00574779"/>
    <w:rsid w:val="005747F8"/>
    <w:rsid w:val="00574968"/>
    <w:rsid w:val="00574992"/>
    <w:rsid w:val="00574C52"/>
    <w:rsid w:val="005750CC"/>
    <w:rsid w:val="0057549F"/>
    <w:rsid w:val="0057576D"/>
    <w:rsid w:val="00575891"/>
    <w:rsid w:val="005758DC"/>
    <w:rsid w:val="005759A1"/>
    <w:rsid w:val="00575BE8"/>
    <w:rsid w:val="005765E3"/>
    <w:rsid w:val="00577294"/>
    <w:rsid w:val="00577304"/>
    <w:rsid w:val="00577BCE"/>
    <w:rsid w:val="00577DED"/>
    <w:rsid w:val="00577EC5"/>
    <w:rsid w:val="00580518"/>
    <w:rsid w:val="00580796"/>
    <w:rsid w:val="00581355"/>
    <w:rsid w:val="00582701"/>
    <w:rsid w:val="005827C6"/>
    <w:rsid w:val="00582B15"/>
    <w:rsid w:val="00582EF5"/>
    <w:rsid w:val="00583954"/>
    <w:rsid w:val="00583C89"/>
    <w:rsid w:val="00583EDD"/>
    <w:rsid w:val="00583F0F"/>
    <w:rsid w:val="00583F18"/>
    <w:rsid w:val="0058410C"/>
    <w:rsid w:val="00584198"/>
    <w:rsid w:val="005849AD"/>
    <w:rsid w:val="00584D16"/>
    <w:rsid w:val="00585564"/>
    <w:rsid w:val="00585923"/>
    <w:rsid w:val="0058592E"/>
    <w:rsid w:val="00585B88"/>
    <w:rsid w:val="005868CA"/>
    <w:rsid w:val="0058696A"/>
    <w:rsid w:val="00586CA8"/>
    <w:rsid w:val="005871C8"/>
    <w:rsid w:val="005872D4"/>
    <w:rsid w:val="005876C3"/>
    <w:rsid w:val="00587E28"/>
    <w:rsid w:val="00587EB4"/>
    <w:rsid w:val="005903A9"/>
    <w:rsid w:val="0059048C"/>
    <w:rsid w:val="005904D5"/>
    <w:rsid w:val="0059085F"/>
    <w:rsid w:val="005908D8"/>
    <w:rsid w:val="00590A51"/>
    <w:rsid w:val="0059103D"/>
    <w:rsid w:val="00591896"/>
    <w:rsid w:val="00591BB1"/>
    <w:rsid w:val="00591F9B"/>
    <w:rsid w:val="00592D9E"/>
    <w:rsid w:val="00592FB0"/>
    <w:rsid w:val="0059347D"/>
    <w:rsid w:val="005934CE"/>
    <w:rsid w:val="00593888"/>
    <w:rsid w:val="00593A24"/>
    <w:rsid w:val="00593BBC"/>
    <w:rsid w:val="00593D6D"/>
    <w:rsid w:val="005948B7"/>
    <w:rsid w:val="005948D3"/>
    <w:rsid w:val="00594AEE"/>
    <w:rsid w:val="00594D63"/>
    <w:rsid w:val="00594EE5"/>
    <w:rsid w:val="0059514E"/>
    <w:rsid w:val="005952BC"/>
    <w:rsid w:val="005954F1"/>
    <w:rsid w:val="00595A46"/>
    <w:rsid w:val="00595AD4"/>
    <w:rsid w:val="00595D82"/>
    <w:rsid w:val="00595DB9"/>
    <w:rsid w:val="0059648C"/>
    <w:rsid w:val="00596546"/>
    <w:rsid w:val="005969DB"/>
    <w:rsid w:val="00597052"/>
    <w:rsid w:val="0059728B"/>
    <w:rsid w:val="005972D0"/>
    <w:rsid w:val="00597651"/>
    <w:rsid w:val="00597B8A"/>
    <w:rsid w:val="00597C36"/>
    <w:rsid w:val="005A06E1"/>
    <w:rsid w:val="005A0735"/>
    <w:rsid w:val="005A0939"/>
    <w:rsid w:val="005A0B87"/>
    <w:rsid w:val="005A0CAD"/>
    <w:rsid w:val="005A0F96"/>
    <w:rsid w:val="005A12C0"/>
    <w:rsid w:val="005A2308"/>
    <w:rsid w:val="005A25DF"/>
    <w:rsid w:val="005A2872"/>
    <w:rsid w:val="005A370F"/>
    <w:rsid w:val="005A3B20"/>
    <w:rsid w:val="005A3D13"/>
    <w:rsid w:val="005A3E70"/>
    <w:rsid w:val="005A433E"/>
    <w:rsid w:val="005A446C"/>
    <w:rsid w:val="005A4B9A"/>
    <w:rsid w:val="005A4D6C"/>
    <w:rsid w:val="005A5406"/>
    <w:rsid w:val="005A57FD"/>
    <w:rsid w:val="005A6016"/>
    <w:rsid w:val="005A67EB"/>
    <w:rsid w:val="005A6981"/>
    <w:rsid w:val="005A6A3B"/>
    <w:rsid w:val="005A6FA8"/>
    <w:rsid w:val="005A70E1"/>
    <w:rsid w:val="005A7222"/>
    <w:rsid w:val="005A7243"/>
    <w:rsid w:val="005A7272"/>
    <w:rsid w:val="005A7583"/>
    <w:rsid w:val="005A768F"/>
    <w:rsid w:val="005A783E"/>
    <w:rsid w:val="005A78B3"/>
    <w:rsid w:val="005A78D0"/>
    <w:rsid w:val="005A79A5"/>
    <w:rsid w:val="005A7DFB"/>
    <w:rsid w:val="005B06B5"/>
    <w:rsid w:val="005B071F"/>
    <w:rsid w:val="005B0A0A"/>
    <w:rsid w:val="005B0C02"/>
    <w:rsid w:val="005B0FA5"/>
    <w:rsid w:val="005B16B7"/>
    <w:rsid w:val="005B1B67"/>
    <w:rsid w:val="005B1B6F"/>
    <w:rsid w:val="005B22D0"/>
    <w:rsid w:val="005B23EB"/>
    <w:rsid w:val="005B2761"/>
    <w:rsid w:val="005B29A3"/>
    <w:rsid w:val="005B2C0E"/>
    <w:rsid w:val="005B2EE3"/>
    <w:rsid w:val="005B32A5"/>
    <w:rsid w:val="005B381B"/>
    <w:rsid w:val="005B3F7E"/>
    <w:rsid w:val="005B43A0"/>
    <w:rsid w:val="005B43DF"/>
    <w:rsid w:val="005B44B1"/>
    <w:rsid w:val="005B4585"/>
    <w:rsid w:val="005B4EFA"/>
    <w:rsid w:val="005B5481"/>
    <w:rsid w:val="005B652E"/>
    <w:rsid w:val="005B68DB"/>
    <w:rsid w:val="005B6A87"/>
    <w:rsid w:val="005B71EB"/>
    <w:rsid w:val="005B7A6E"/>
    <w:rsid w:val="005B7CA1"/>
    <w:rsid w:val="005C0107"/>
    <w:rsid w:val="005C0171"/>
    <w:rsid w:val="005C0213"/>
    <w:rsid w:val="005C0504"/>
    <w:rsid w:val="005C07D1"/>
    <w:rsid w:val="005C0A35"/>
    <w:rsid w:val="005C0F72"/>
    <w:rsid w:val="005C115C"/>
    <w:rsid w:val="005C128A"/>
    <w:rsid w:val="005C1C29"/>
    <w:rsid w:val="005C22BF"/>
    <w:rsid w:val="005C2367"/>
    <w:rsid w:val="005C2A84"/>
    <w:rsid w:val="005C2D97"/>
    <w:rsid w:val="005C3102"/>
    <w:rsid w:val="005C3514"/>
    <w:rsid w:val="005C3DF1"/>
    <w:rsid w:val="005C3F78"/>
    <w:rsid w:val="005C428E"/>
    <w:rsid w:val="005C437B"/>
    <w:rsid w:val="005C43C1"/>
    <w:rsid w:val="005C4B15"/>
    <w:rsid w:val="005C4E60"/>
    <w:rsid w:val="005C51E1"/>
    <w:rsid w:val="005C522D"/>
    <w:rsid w:val="005C58E6"/>
    <w:rsid w:val="005C5F98"/>
    <w:rsid w:val="005C62BE"/>
    <w:rsid w:val="005C62E6"/>
    <w:rsid w:val="005C67A4"/>
    <w:rsid w:val="005C6881"/>
    <w:rsid w:val="005C68B4"/>
    <w:rsid w:val="005C68CF"/>
    <w:rsid w:val="005C7161"/>
    <w:rsid w:val="005C7CEC"/>
    <w:rsid w:val="005C7E6E"/>
    <w:rsid w:val="005C7FBC"/>
    <w:rsid w:val="005D02B8"/>
    <w:rsid w:val="005D07BB"/>
    <w:rsid w:val="005D08F7"/>
    <w:rsid w:val="005D0D56"/>
    <w:rsid w:val="005D0E79"/>
    <w:rsid w:val="005D151E"/>
    <w:rsid w:val="005D19B5"/>
    <w:rsid w:val="005D1B41"/>
    <w:rsid w:val="005D1E73"/>
    <w:rsid w:val="005D1F1F"/>
    <w:rsid w:val="005D2045"/>
    <w:rsid w:val="005D2161"/>
    <w:rsid w:val="005D2513"/>
    <w:rsid w:val="005D27E5"/>
    <w:rsid w:val="005D2A17"/>
    <w:rsid w:val="005D2B59"/>
    <w:rsid w:val="005D2C4F"/>
    <w:rsid w:val="005D2EB4"/>
    <w:rsid w:val="005D2FD5"/>
    <w:rsid w:val="005D2FF3"/>
    <w:rsid w:val="005D319E"/>
    <w:rsid w:val="005D48A7"/>
    <w:rsid w:val="005D4F14"/>
    <w:rsid w:val="005D5601"/>
    <w:rsid w:val="005D5936"/>
    <w:rsid w:val="005D5A89"/>
    <w:rsid w:val="005D5B8F"/>
    <w:rsid w:val="005D5CEC"/>
    <w:rsid w:val="005D5EA1"/>
    <w:rsid w:val="005D6355"/>
    <w:rsid w:val="005D7082"/>
    <w:rsid w:val="005D7483"/>
    <w:rsid w:val="005D7772"/>
    <w:rsid w:val="005D7B2C"/>
    <w:rsid w:val="005D7D0E"/>
    <w:rsid w:val="005E058E"/>
    <w:rsid w:val="005E05C7"/>
    <w:rsid w:val="005E1070"/>
    <w:rsid w:val="005E1439"/>
    <w:rsid w:val="005E1458"/>
    <w:rsid w:val="005E19E0"/>
    <w:rsid w:val="005E1D1C"/>
    <w:rsid w:val="005E1E4B"/>
    <w:rsid w:val="005E2028"/>
    <w:rsid w:val="005E2451"/>
    <w:rsid w:val="005E2820"/>
    <w:rsid w:val="005E2964"/>
    <w:rsid w:val="005E2E24"/>
    <w:rsid w:val="005E31EA"/>
    <w:rsid w:val="005E3518"/>
    <w:rsid w:val="005E38BA"/>
    <w:rsid w:val="005E3BCD"/>
    <w:rsid w:val="005E3EEC"/>
    <w:rsid w:val="005E4590"/>
    <w:rsid w:val="005E46C5"/>
    <w:rsid w:val="005E4B8F"/>
    <w:rsid w:val="005E4CB7"/>
    <w:rsid w:val="005E4E0F"/>
    <w:rsid w:val="005E4FFC"/>
    <w:rsid w:val="005E5812"/>
    <w:rsid w:val="005E6022"/>
    <w:rsid w:val="005E716D"/>
    <w:rsid w:val="005E741C"/>
    <w:rsid w:val="005E779F"/>
    <w:rsid w:val="005E7D6A"/>
    <w:rsid w:val="005F0125"/>
    <w:rsid w:val="005F04FB"/>
    <w:rsid w:val="005F10EF"/>
    <w:rsid w:val="005F12FA"/>
    <w:rsid w:val="005F15E6"/>
    <w:rsid w:val="005F15E7"/>
    <w:rsid w:val="005F18C8"/>
    <w:rsid w:val="005F1943"/>
    <w:rsid w:val="005F19FB"/>
    <w:rsid w:val="005F1DD8"/>
    <w:rsid w:val="005F1F23"/>
    <w:rsid w:val="005F293F"/>
    <w:rsid w:val="005F2A84"/>
    <w:rsid w:val="005F2BD9"/>
    <w:rsid w:val="005F2F9D"/>
    <w:rsid w:val="005F3291"/>
    <w:rsid w:val="005F36FD"/>
    <w:rsid w:val="005F3968"/>
    <w:rsid w:val="005F3DFA"/>
    <w:rsid w:val="005F43A2"/>
    <w:rsid w:val="005F4557"/>
    <w:rsid w:val="005F481F"/>
    <w:rsid w:val="005F496E"/>
    <w:rsid w:val="005F4B09"/>
    <w:rsid w:val="005F4ED5"/>
    <w:rsid w:val="005F5520"/>
    <w:rsid w:val="005F5909"/>
    <w:rsid w:val="005F6083"/>
    <w:rsid w:val="005F69B7"/>
    <w:rsid w:val="005F6FB5"/>
    <w:rsid w:val="005F7075"/>
    <w:rsid w:val="005F7083"/>
    <w:rsid w:val="005F762D"/>
    <w:rsid w:val="005F7941"/>
    <w:rsid w:val="005F7C1F"/>
    <w:rsid w:val="00601165"/>
    <w:rsid w:val="006011FD"/>
    <w:rsid w:val="00601510"/>
    <w:rsid w:val="006015C9"/>
    <w:rsid w:val="00601E80"/>
    <w:rsid w:val="00602707"/>
    <w:rsid w:val="00602D38"/>
    <w:rsid w:val="00602FE3"/>
    <w:rsid w:val="0060308C"/>
    <w:rsid w:val="0060330F"/>
    <w:rsid w:val="00603485"/>
    <w:rsid w:val="006037F5"/>
    <w:rsid w:val="006038DB"/>
    <w:rsid w:val="006039F8"/>
    <w:rsid w:val="00603BD0"/>
    <w:rsid w:val="00603D1B"/>
    <w:rsid w:val="00603FD4"/>
    <w:rsid w:val="00604246"/>
    <w:rsid w:val="006043F4"/>
    <w:rsid w:val="00604432"/>
    <w:rsid w:val="006045AA"/>
    <w:rsid w:val="00604788"/>
    <w:rsid w:val="00604810"/>
    <w:rsid w:val="006049BB"/>
    <w:rsid w:val="0060528D"/>
    <w:rsid w:val="00605969"/>
    <w:rsid w:val="00605FD7"/>
    <w:rsid w:val="00606377"/>
    <w:rsid w:val="00606599"/>
    <w:rsid w:val="00606638"/>
    <w:rsid w:val="0060678C"/>
    <w:rsid w:val="0060716F"/>
    <w:rsid w:val="0060778A"/>
    <w:rsid w:val="00607793"/>
    <w:rsid w:val="006078D9"/>
    <w:rsid w:val="006079B4"/>
    <w:rsid w:val="006100D5"/>
    <w:rsid w:val="006103EE"/>
    <w:rsid w:val="00610482"/>
    <w:rsid w:val="00610533"/>
    <w:rsid w:val="00610739"/>
    <w:rsid w:val="00610782"/>
    <w:rsid w:val="006107E9"/>
    <w:rsid w:val="00610801"/>
    <w:rsid w:val="00611099"/>
    <w:rsid w:val="0061144B"/>
    <w:rsid w:val="006115AD"/>
    <w:rsid w:val="00612249"/>
    <w:rsid w:val="006124FE"/>
    <w:rsid w:val="0061262B"/>
    <w:rsid w:val="00612793"/>
    <w:rsid w:val="006128BE"/>
    <w:rsid w:val="00612AFD"/>
    <w:rsid w:val="00612D05"/>
    <w:rsid w:val="00612DD4"/>
    <w:rsid w:val="0061370C"/>
    <w:rsid w:val="0061392D"/>
    <w:rsid w:val="00613B37"/>
    <w:rsid w:val="0061402D"/>
    <w:rsid w:val="00614D5F"/>
    <w:rsid w:val="00614D76"/>
    <w:rsid w:val="00614E41"/>
    <w:rsid w:val="00614E63"/>
    <w:rsid w:val="00615929"/>
    <w:rsid w:val="00615C6F"/>
    <w:rsid w:val="00615C7C"/>
    <w:rsid w:val="0061633D"/>
    <w:rsid w:val="006166AB"/>
    <w:rsid w:val="00616911"/>
    <w:rsid w:val="00616AA5"/>
    <w:rsid w:val="00616E04"/>
    <w:rsid w:val="0061749B"/>
    <w:rsid w:val="0061787A"/>
    <w:rsid w:val="006179D4"/>
    <w:rsid w:val="00617A21"/>
    <w:rsid w:val="00617ADB"/>
    <w:rsid w:val="00617F2E"/>
    <w:rsid w:val="00620100"/>
    <w:rsid w:val="00620AFD"/>
    <w:rsid w:val="00621095"/>
    <w:rsid w:val="006213B0"/>
    <w:rsid w:val="00621AA9"/>
    <w:rsid w:val="00621AAF"/>
    <w:rsid w:val="00621D6C"/>
    <w:rsid w:val="00621DE4"/>
    <w:rsid w:val="00622362"/>
    <w:rsid w:val="0062305F"/>
    <w:rsid w:val="006231C8"/>
    <w:rsid w:val="006232EA"/>
    <w:rsid w:val="00623D2A"/>
    <w:rsid w:val="006240B6"/>
    <w:rsid w:val="0062430A"/>
    <w:rsid w:val="00624401"/>
    <w:rsid w:val="00624634"/>
    <w:rsid w:val="00624A1B"/>
    <w:rsid w:val="00624C86"/>
    <w:rsid w:val="00624CCC"/>
    <w:rsid w:val="00624DDD"/>
    <w:rsid w:val="00624F15"/>
    <w:rsid w:val="00624FD2"/>
    <w:rsid w:val="006251F2"/>
    <w:rsid w:val="0062532C"/>
    <w:rsid w:val="006253B1"/>
    <w:rsid w:val="00625BD4"/>
    <w:rsid w:val="00625C80"/>
    <w:rsid w:val="00625EEA"/>
    <w:rsid w:val="006266A1"/>
    <w:rsid w:val="006266A4"/>
    <w:rsid w:val="0062675F"/>
    <w:rsid w:val="006269EA"/>
    <w:rsid w:val="00626ABC"/>
    <w:rsid w:val="00626E7B"/>
    <w:rsid w:val="00626F25"/>
    <w:rsid w:val="00627941"/>
    <w:rsid w:val="00630AF5"/>
    <w:rsid w:val="00630C01"/>
    <w:rsid w:val="0063125C"/>
    <w:rsid w:val="00631437"/>
    <w:rsid w:val="006317BE"/>
    <w:rsid w:val="00631ABF"/>
    <w:rsid w:val="00631C7F"/>
    <w:rsid w:val="00631DDA"/>
    <w:rsid w:val="00631E7E"/>
    <w:rsid w:val="00632131"/>
    <w:rsid w:val="0063246A"/>
    <w:rsid w:val="00632AD2"/>
    <w:rsid w:val="00632B85"/>
    <w:rsid w:val="00632C22"/>
    <w:rsid w:val="00632C80"/>
    <w:rsid w:val="00633706"/>
    <w:rsid w:val="00633797"/>
    <w:rsid w:val="006344F0"/>
    <w:rsid w:val="00634CCA"/>
    <w:rsid w:val="00635230"/>
    <w:rsid w:val="00635286"/>
    <w:rsid w:val="006352C2"/>
    <w:rsid w:val="006354E3"/>
    <w:rsid w:val="006354ED"/>
    <w:rsid w:val="0063564E"/>
    <w:rsid w:val="00636024"/>
    <w:rsid w:val="0063640D"/>
    <w:rsid w:val="00636C57"/>
    <w:rsid w:val="0063736E"/>
    <w:rsid w:val="00637D6E"/>
    <w:rsid w:val="006400D7"/>
    <w:rsid w:val="00640124"/>
    <w:rsid w:val="006402AF"/>
    <w:rsid w:val="006402D4"/>
    <w:rsid w:val="0064049E"/>
    <w:rsid w:val="006404EE"/>
    <w:rsid w:val="00640D16"/>
    <w:rsid w:val="00640E59"/>
    <w:rsid w:val="0064151C"/>
    <w:rsid w:val="00641700"/>
    <w:rsid w:val="00641C3C"/>
    <w:rsid w:val="00641F88"/>
    <w:rsid w:val="00642429"/>
    <w:rsid w:val="00642443"/>
    <w:rsid w:val="00642461"/>
    <w:rsid w:val="006426BF"/>
    <w:rsid w:val="00642750"/>
    <w:rsid w:val="00642773"/>
    <w:rsid w:val="00642979"/>
    <w:rsid w:val="0064358E"/>
    <w:rsid w:val="006435FA"/>
    <w:rsid w:val="006437D5"/>
    <w:rsid w:val="006438E2"/>
    <w:rsid w:val="0064419F"/>
    <w:rsid w:val="0064425A"/>
    <w:rsid w:val="006446F0"/>
    <w:rsid w:val="006447CF"/>
    <w:rsid w:val="00644865"/>
    <w:rsid w:val="00644C69"/>
    <w:rsid w:val="0064537D"/>
    <w:rsid w:val="00645480"/>
    <w:rsid w:val="00645748"/>
    <w:rsid w:val="00645CBF"/>
    <w:rsid w:val="00645FE6"/>
    <w:rsid w:val="00646220"/>
    <w:rsid w:val="0064631C"/>
    <w:rsid w:val="00646876"/>
    <w:rsid w:val="00646AE9"/>
    <w:rsid w:val="00646BD4"/>
    <w:rsid w:val="00646D40"/>
    <w:rsid w:val="00646DD9"/>
    <w:rsid w:val="0064712F"/>
    <w:rsid w:val="00650468"/>
    <w:rsid w:val="006504E9"/>
    <w:rsid w:val="00650595"/>
    <w:rsid w:val="006506A1"/>
    <w:rsid w:val="006507AE"/>
    <w:rsid w:val="00650AF3"/>
    <w:rsid w:val="00650E2F"/>
    <w:rsid w:val="0065117F"/>
    <w:rsid w:val="00651F52"/>
    <w:rsid w:val="00651FDE"/>
    <w:rsid w:val="00652139"/>
    <w:rsid w:val="006521E1"/>
    <w:rsid w:val="00652C1A"/>
    <w:rsid w:val="00652D58"/>
    <w:rsid w:val="00652E7F"/>
    <w:rsid w:val="00653512"/>
    <w:rsid w:val="00653A48"/>
    <w:rsid w:val="00653AAF"/>
    <w:rsid w:val="00653DB2"/>
    <w:rsid w:val="00653F4A"/>
    <w:rsid w:val="0065403C"/>
    <w:rsid w:val="0065443F"/>
    <w:rsid w:val="006544D0"/>
    <w:rsid w:val="006544EB"/>
    <w:rsid w:val="00654CFE"/>
    <w:rsid w:val="00655024"/>
    <w:rsid w:val="0065523D"/>
    <w:rsid w:val="006552A4"/>
    <w:rsid w:val="0065586E"/>
    <w:rsid w:val="006559D9"/>
    <w:rsid w:val="006559DF"/>
    <w:rsid w:val="00655D24"/>
    <w:rsid w:val="00655F45"/>
    <w:rsid w:val="00655F9B"/>
    <w:rsid w:val="00656062"/>
    <w:rsid w:val="0065608A"/>
    <w:rsid w:val="00656CA8"/>
    <w:rsid w:val="00656CE5"/>
    <w:rsid w:val="00656D07"/>
    <w:rsid w:val="00656E92"/>
    <w:rsid w:val="006571CD"/>
    <w:rsid w:val="0065758A"/>
    <w:rsid w:val="00657698"/>
    <w:rsid w:val="00657ED4"/>
    <w:rsid w:val="00657F3C"/>
    <w:rsid w:val="00657FB9"/>
    <w:rsid w:val="00660D00"/>
    <w:rsid w:val="006615E4"/>
    <w:rsid w:val="006617A1"/>
    <w:rsid w:val="00661911"/>
    <w:rsid w:val="00661943"/>
    <w:rsid w:val="00662343"/>
    <w:rsid w:val="006628BB"/>
    <w:rsid w:val="006630C2"/>
    <w:rsid w:val="006632DD"/>
    <w:rsid w:val="00663381"/>
    <w:rsid w:val="0066338B"/>
    <w:rsid w:val="006637C3"/>
    <w:rsid w:val="006638A7"/>
    <w:rsid w:val="006638FC"/>
    <w:rsid w:val="00663A66"/>
    <w:rsid w:val="00663B59"/>
    <w:rsid w:val="00663B96"/>
    <w:rsid w:val="00663EC3"/>
    <w:rsid w:val="0066414E"/>
    <w:rsid w:val="0066435C"/>
    <w:rsid w:val="0066439B"/>
    <w:rsid w:val="00664B37"/>
    <w:rsid w:val="00664C84"/>
    <w:rsid w:val="00664DAE"/>
    <w:rsid w:val="00664EC6"/>
    <w:rsid w:val="006650FE"/>
    <w:rsid w:val="00665132"/>
    <w:rsid w:val="00665A2D"/>
    <w:rsid w:val="00665B5A"/>
    <w:rsid w:val="00665C84"/>
    <w:rsid w:val="006661BB"/>
    <w:rsid w:val="0066674E"/>
    <w:rsid w:val="00666878"/>
    <w:rsid w:val="00666953"/>
    <w:rsid w:val="00666DFD"/>
    <w:rsid w:val="006676F8"/>
    <w:rsid w:val="006677F1"/>
    <w:rsid w:val="00667862"/>
    <w:rsid w:val="006705F0"/>
    <w:rsid w:val="006707C1"/>
    <w:rsid w:val="00670CB2"/>
    <w:rsid w:val="00671185"/>
    <w:rsid w:val="006712E6"/>
    <w:rsid w:val="00671653"/>
    <w:rsid w:val="00671718"/>
    <w:rsid w:val="00671922"/>
    <w:rsid w:val="00671AE2"/>
    <w:rsid w:val="00671D77"/>
    <w:rsid w:val="006722F5"/>
    <w:rsid w:val="00672C81"/>
    <w:rsid w:val="00673058"/>
    <w:rsid w:val="0067309D"/>
    <w:rsid w:val="00673263"/>
    <w:rsid w:val="006733C8"/>
    <w:rsid w:val="0067375A"/>
    <w:rsid w:val="0067387F"/>
    <w:rsid w:val="00673EC7"/>
    <w:rsid w:val="00673FE4"/>
    <w:rsid w:val="00674596"/>
    <w:rsid w:val="006752A9"/>
    <w:rsid w:val="00675845"/>
    <w:rsid w:val="00675A07"/>
    <w:rsid w:val="00675EF5"/>
    <w:rsid w:val="00675FA8"/>
    <w:rsid w:val="00676138"/>
    <w:rsid w:val="006763EB"/>
    <w:rsid w:val="00676462"/>
    <w:rsid w:val="0067694B"/>
    <w:rsid w:val="0067698D"/>
    <w:rsid w:val="00676AE0"/>
    <w:rsid w:val="00676B08"/>
    <w:rsid w:val="00676B69"/>
    <w:rsid w:val="00676C0B"/>
    <w:rsid w:val="00676D0D"/>
    <w:rsid w:val="0067709F"/>
    <w:rsid w:val="00677536"/>
    <w:rsid w:val="00677621"/>
    <w:rsid w:val="006778BF"/>
    <w:rsid w:val="00677E52"/>
    <w:rsid w:val="0068047D"/>
    <w:rsid w:val="0068065F"/>
    <w:rsid w:val="00680A39"/>
    <w:rsid w:val="00680A95"/>
    <w:rsid w:val="006813B6"/>
    <w:rsid w:val="006813DE"/>
    <w:rsid w:val="0068143B"/>
    <w:rsid w:val="006816C3"/>
    <w:rsid w:val="00681874"/>
    <w:rsid w:val="00681C8D"/>
    <w:rsid w:val="0068222C"/>
    <w:rsid w:val="0068242C"/>
    <w:rsid w:val="00682B35"/>
    <w:rsid w:val="006834B9"/>
    <w:rsid w:val="00683699"/>
    <w:rsid w:val="006837D1"/>
    <w:rsid w:val="006839D8"/>
    <w:rsid w:val="00683F63"/>
    <w:rsid w:val="00685369"/>
    <w:rsid w:val="00685550"/>
    <w:rsid w:val="006857B2"/>
    <w:rsid w:val="00685A23"/>
    <w:rsid w:val="00685AFD"/>
    <w:rsid w:val="00685D02"/>
    <w:rsid w:val="00685E82"/>
    <w:rsid w:val="00686E06"/>
    <w:rsid w:val="00687067"/>
    <w:rsid w:val="00687137"/>
    <w:rsid w:val="00687769"/>
    <w:rsid w:val="00687E68"/>
    <w:rsid w:val="0069016F"/>
    <w:rsid w:val="006903D3"/>
    <w:rsid w:val="00690471"/>
    <w:rsid w:val="006904AB"/>
    <w:rsid w:val="006909DF"/>
    <w:rsid w:val="00690CC0"/>
    <w:rsid w:val="00690D9F"/>
    <w:rsid w:val="00690DDD"/>
    <w:rsid w:val="006912A0"/>
    <w:rsid w:val="0069130C"/>
    <w:rsid w:val="006913AA"/>
    <w:rsid w:val="006914E3"/>
    <w:rsid w:val="00691736"/>
    <w:rsid w:val="00691739"/>
    <w:rsid w:val="006917A4"/>
    <w:rsid w:val="0069188A"/>
    <w:rsid w:val="00691A21"/>
    <w:rsid w:val="00691C85"/>
    <w:rsid w:val="00691EED"/>
    <w:rsid w:val="00691FA1"/>
    <w:rsid w:val="00692118"/>
    <w:rsid w:val="00692617"/>
    <w:rsid w:val="00692BF5"/>
    <w:rsid w:val="00692CFD"/>
    <w:rsid w:val="00692E41"/>
    <w:rsid w:val="00692F21"/>
    <w:rsid w:val="00692F99"/>
    <w:rsid w:val="006930EC"/>
    <w:rsid w:val="0069313B"/>
    <w:rsid w:val="00693249"/>
    <w:rsid w:val="00693608"/>
    <w:rsid w:val="006936E6"/>
    <w:rsid w:val="00694218"/>
    <w:rsid w:val="00694228"/>
    <w:rsid w:val="00694362"/>
    <w:rsid w:val="006944FA"/>
    <w:rsid w:val="006949F8"/>
    <w:rsid w:val="00694C7F"/>
    <w:rsid w:val="006954A3"/>
    <w:rsid w:val="00695A57"/>
    <w:rsid w:val="00695F77"/>
    <w:rsid w:val="006960EA"/>
    <w:rsid w:val="00696325"/>
    <w:rsid w:val="006969D7"/>
    <w:rsid w:val="00696EE9"/>
    <w:rsid w:val="00697223"/>
    <w:rsid w:val="006975C3"/>
    <w:rsid w:val="00697795"/>
    <w:rsid w:val="00697A60"/>
    <w:rsid w:val="00697D6C"/>
    <w:rsid w:val="006A083C"/>
    <w:rsid w:val="006A0D46"/>
    <w:rsid w:val="006A1022"/>
    <w:rsid w:val="006A16BC"/>
    <w:rsid w:val="006A177F"/>
    <w:rsid w:val="006A1921"/>
    <w:rsid w:val="006A1922"/>
    <w:rsid w:val="006A1A3D"/>
    <w:rsid w:val="006A1CCA"/>
    <w:rsid w:val="006A1F99"/>
    <w:rsid w:val="006A1FBE"/>
    <w:rsid w:val="006A2112"/>
    <w:rsid w:val="006A2304"/>
    <w:rsid w:val="006A2553"/>
    <w:rsid w:val="006A26A2"/>
    <w:rsid w:val="006A27C3"/>
    <w:rsid w:val="006A2856"/>
    <w:rsid w:val="006A2871"/>
    <w:rsid w:val="006A2A3D"/>
    <w:rsid w:val="006A2D26"/>
    <w:rsid w:val="006A2DD7"/>
    <w:rsid w:val="006A3113"/>
    <w:rsid w:val="006A316B"/>
    <w:rsid w:val="006A31C0"/>
    <w:rsid w:val="006A32AD"/>
    <w:rsid w:val="006A32B1"/>
    <w:rsid w:val="006A3381"/>
    <w:rsid w:val="006A353C"/>
    <w:rsid w:val="006A3561"/>
    <w:rsid w:val="006A384C"/>
    <w:rsid w:val="006A393B"/>
    <w:rsid w:val="006A3ABA"/>
    <w:rsid w:val="006A3C95"/>
    <w:rsid w:val="006A3D62"/>
    <w:rsid w:val="006A40F5"/>
    <w:rsid w:val="006A455A"/>
    <w:rsid w:val="006A45E6"/>
    <w:rsid w:val="006A4D17"/>
    <w:rsid w:val="006A4F01"/>
    <w:rsid w:val="006A56BD"/>
    <w:rsid w:val="006A69FB"/>
    <w:rsid w:val="006A6DCE"/>
    <w:rsid w:val="006A6EF6"/>
    <w:rsid w:val="006A7548"/>
    <w:rsid w:val="006A7A81"/>
    <w:rsid w:val="006A7B69"/>
    <w:rsid w:val="006B03D2"/>
    <w:rsid w:val="006B14C7"/>
    <w:rsid w:val="006B14D0"/>
    <w:rsid w:val="006B17D2"/>
    <w:rsid w:val="006B1948"/>
    <w:rsid w:val="006B1D30"/>
    <w:rsid w:val="006B2084"/>
    <w:rsid w:val="006B20A2"/>
    <w:rsid w:val="006B2420"/>
    <w:rsid w:val="006B252B"/>
    <w:rsid w:val="006B2547"/>
    <w:rsid w:val="006B31FF"/>
    <w:rsid w:val="006B3633"/>
    <w:rsid w:val="006B398A"/>
    <w:rsid w:val="006B39C5"/>
    <w:rsid w:val="006B3A9A"/>
    <w:rsid w:val="006B3B1B"/>
    <w:rsid w:val="006B45B8"/>
    <w:rsid w:val="006B4B8A"/>
    <w:rsid w:val="006B50B2"/>
    <w:rsid w:val="006B5304"/>
    <w:rsid w:val="006B54B9"/>
    <w:rsid w:val="006B5C1A"/>
    <w:rsid w:val="006B64A5"/>
    <w:rsid w:val="006B6834"/>
    <w:rsid w:val="006B6B2D"/>
    <w:rsid w:val="006B6DBB"/>
    <w:rsid w:val="006B6FF3"/>
    <w:rsid w:val="006B7021"/>
    <w:rsid w:val="006B7826"/>
    <w:rsid w:val="006B7D2D"/>
    <w:rsid w:val="006B7E67"/>
    <w:rsid w:val="006B7F59"/>
    <w:rsid w:val="006C01F5"/>
    <w:rsid w:val="006C0767"/>
    <w:rsid w:val="006C09A1"/>
    <w:rsid w:val="006C0E5C"/>
    <w:rsid w:val="006C15F6"/>
    <w:rsid w:val="006C197E"/>
    <w:rsid w:val="006C1A7A"/>
    <w:rsid w:val="006C1C17"/>
    <w:rsid w:val="006C1DE4"/>
    <w:rsid w:val="006C202B"/>
    <w:rsid w:val="006C262D"/>
    <w:rsid w:val="006C27A7"/>
    <w:rsid w:val="006C27C5"/>
    <w:rsid w:val="006C2A2C"/>
    <w:rsid w:val="006C2B84"/>
    <w:rsid w:val="006C2B96"/>
    <w:rsid w:val="006C3727"/>
    <w:rsid w:val="006C3871"/>
    <w:rsid w:val="006C3902"/>
    <w:rsid w:val="006C3DE9"/>
    <w:rsid w:val="006C4378"/>
    <w:rsid w:val="006C4498"/>
    <w:rsid w:val="006C46B6"/>
    <w:rsid w:val="006C482C"/>
    <w:rsid w:val="006C4C24"/>
    <w:rsid w:val="006C4FB0"/>
    <w:rsid w:val="006C5794"/>
    <w:rsid w:val="006C5AE6"/>
    <w:rsid w:val="006C5BB8"/>
    <w:rsid w:val="006C6438"/>
    <w:rsid w:val="006C663F"/>
    <w:rsid w:val="006C6863"/>
    <w:rsid w:val="006C6B41"/>
    <w:rsid w:val="006C6F0B"/>
    <w:rsid w:val="006C71E5"/>
    <w:rsid w:val="006C75FE"/>
    <w:rsid w:val="006C7754"/>
    <w:rsid w:val="006C77A8"/>
    <w:rsid w:val="006C77F4"/>
    <w:rsid w:val="006C7A77"/>
    <w:rsid w:val="006C7EE7"/>
    <w:rsid w:val="006D09BB"/>
    <w:rsid w:val="006D0B92"/>
    <w:rsid w:val="006D0D7C"/>
    <w:rsid w:val="006D0DE5"/>
    <w:rsid w:val="006D0E6A"/>
    <w:rsid w:val="006D1107"/>
    <w:rsid w:val="006D1151"/>
    <w:rsid w:val="006D1AA9"/>
    <w:rsid w:val="006D1ABB"/>
    <w:rsid w:val="006D25D0"/>
    <w:rsid w:val="006D3010"/>
    <w:rsid w:val="006D3323"/>
    <w:rsid w:val="006D34AA"/>
    <w:rsid w:val="006D3D78"/>
    <w:rsid w:val="006D3F9B"/>
    <w:rsid w:val="006D4370"/>
    <w:rsid w:val="006D438C"/>
    <w:rsid w:val="006D47E0"/>
    <w:rsid w:val="006D4A6B"/>
    <w:rsid w:val="006D509A"/>
    <w:rsid w:val="006D50C6"/>
    <w:rsid w:val="006D51AB"/>
    <w:rsid w:val="006D53A2"/>
    <w:rsid w:val="006D595A"/>
    <w:rsid w:val="006D5FF0"/>
    <w:rsid w:val="006D63CC"/>
    <w:rsid w:val="006D672F"/>
    <w:rsid w:val="006D695B"/>
    <w:rsid w:val="006D717D"/>
    <w:rsid w:val="006D74A7"/>
    <w:rsid w:val="006D7856"/>
    <w:rsid w:val="006D7AF2"/>
    <w:rsid w:val="006D7C6A"/>
    <w:rsid w:val="006D7FD9"/>
    <w:rsid w:val="006E0041"/>
    <w:rsid w:val="006E03EB"/>
    <w:rsid w:val="006E06FE"/>
    <w:rsid w:val="006E07A5"/>
    <w:rsid w:val="006E0841"/>
    <w:rsid w:val="006E0A34"/>
    <w:rsid w:val="006E0AD0"/>
    <w:rsid w:val="006E0C85"/>
    <w:rsid w:val="006E0EAD"/>
    <w:rsid w:val="006E0F24"/>
    <w:rsid w:val="006E1015"/>
    <w:rsid w:val="006E1150"/>
    <w:rsid w:val="006E119A"/>
    <w:rsid w:val="006E14D8"/>
    <w:rsid w:val="006E1733"/>
    <w:rsid w:val="006E1758"/>
    <w:rsid w:val="006E191E"/>
    <w:rsid w:val="006E2197"/>
    <w:rsid w:val="006E22BE"/>
    <w:rsid w:val="006E2408"/>
    <w:rsid w:val="006E259D"/>
    <w:rsid w:val="006E276B"/>
    <w:rsid w:val="006E296E"/>
    <w:rsid w:val="006E2B13"/>
    <w:rsid w:val="006E30F4"/>
    <w:rsid w:val="006E3977"/>
    <w:rsid w:val="006E3AA0"/>
    <w:rsid w:val="006E3CBB"/>
    <w:rsid w:val="006E3E49"/>
    <w:rsid w:val="006E3E71"/>
    <w:rsid w:val="006E3E98"/>
    <w:rsid w:val="006E4340"/>
    <w:rsid w:val="006E46A1"/>
    <w:rsid w:val="006E4901"/>
    <w:rsid w:val="006E4C5D"/>
    <w:rsid w:val="006E502F"/>
    <w:rsid w:val="006E57F7"/>
    <w:rsid w:val="006E58ED"/>
    <w:rsid w:val="006E5A46"/>
    <w:rsid w:val="006E5E27"/>
    <w:rsid w:val="006E6074"/>
    <w:rsid w:val="006E7BD1"/>
    <w:rsid w:val="006F007F"/>
    <w:rsid w:val="006F043E"/>
    <w:rsid w:val="006F04DA"/>
    <w:rsid w:val="006F0837"/>
    <w:rsid w:val="006F0A50"/>
    <w:rsid w:val="006F0C85"/>
    <w:rsid w:val="006F133D"/>
    <w:rsid w:val="006F233B"/>
    <w:rsid w:val="006F2970"/>
    <w:rsid w:val="006F2A1F"/>
    <w:rsid w:val="006F2AEA"/>
    <w:rsid w:val="006F2C1F"/>
    <w:rsid w:val="006F2C95"/>
    <w:rsid w:val="006F373B"/>
    <w:rsid w:val="006F3A53"/>
    <w:rsid w:val="006F3B93"/>
    <w:rsid w:val="006F3D03"/>
    <w:rsid w:val="006F3E43"/>
    <w:rsid w:val="006F480D"/>
    <w:rsid w:val="006F499F"/>
    <w:rsid w:val="006F4C2F"/>
    <w:rsid w:val="006F4ED5"/>
    <w:rsid w:val="006F4FE2"/>
    <w:rsid w:val="006F57D4"/>
    <w:rsid w:val="006F5802"/>
    <w:rsid w:val="006F5CC5"/>
    <w:rsid w:val="006F656D"/>
    <w:rsid w:val="006F67A0"/>
    <w:rsid w:val="006F6CBE"/>
    <w:rsid w:val="006F6CD1"/>
    <w:rsid w:val="006F734E"/>
    <w:rsid w:val="006F76A3"/>
    <w:rsid w:val="006F7A00"/>
    <w:rsid w:val="006F7E2C"/>
    <w:rsid w:val="00700331"/>
    <w:rsid w:val="007003DD"/>
    <w:rsid w:val="0070084B"/>
    <w:rsid w:val="007009A9"/>
    <w:rsid w:val="007013F1"/>
    <w:rsid w:val="007015E1"/>
    <w:rsid w:val="007016FA"/>
    <w:rsid w:val="0070180F"/>
    <w:rsid w:val="00701D40"/>
    <w:rsid w:val="00701F5F"/>
    <w:rsid w:val="007023F5"/>
    <w:rsid w:val="007025CF"/>
    <w:rsid w:val="00702687"/>
    <w:rsid w:val="00702A5B"/>
    <w:rsid w:val="00702D12"/>
    <w:rsid w:val="00702DA2"/>
    <w:rsid w:val="0070334A"/>
    <w:rsid w:val="007035A1"/>
    <w:rsid w:val="007035AC"/>
    <w:rsid w:val="0070377B"/>
    <w:rsid w:val="007042F8"/>
    <w:rsid w:val="00704312"/>
    <w:rsid w:val="00704A25"/>
    <w:rsid w:val="00705CBD"/>
    <w:rsid w:val="00705DCD"/>
    <w:rsid w:val="00705DFB"/>
    <w:rsid w:val="0070691C"/>
    <w:rsid w:val="007069BE"/>
    <w:rsid w:val="00706C7C"/>
    <w:rsid w:val="00706F7D"/>
    <w:rsid w:val="007070CB"/>
    <w:rsid w:val="007074F9"/>
    <w:rsid w:val="00707B8E"/>
    <w:rsid w:val="007101B6"/>
    <w:rsid w:val="00710492"/>
    <w:rsid w:val="007105C2"/>
    <w:rsid w:val="00710798"/>
    <w:rsid w:val="00710BA3"/>
    <w:rsid w:val="00710EEC"/>
    <w:rsid w:val="0071128E"/>
    <w:rsid w:val="00711486"/>
    <w:rsid w:val="007116B6"/>
    <w:rsid w:val="00711C18"/>
    <w:rsid w:val="00711C4D"/>
    <w:rsid w:val="00711DCD"/>
    <w:rsid w:val="0071219C"/>
    <w:rsid w:val="007125D5"/>
    <w:rsid w:val="00712706"/>
    <w:rsid w:val="00712812"/>
    <w:rsid w:val="00712A05"/>
    <w:rsid w:val="00712CFE"/>
    <w:rsid w:val="007131B3"/>
    <w:rsid w:val="00713C76"/>
    <w:rsid w:val="007147AC"/>
    <w:rsid w:val="00714A32"/>
    <w:rsid w:val="00714DCC"/>
    <w:rsid w:val="00715179"/>
    <w:rsid w:val="00715223"/>
    <w:rsid w:val="0071543B"/>
    <w:rsid w:val="00715564"/>
    <w:rsid w:val="007158F4"/>
    <w:rsid w:val="00715CCD"/>
    <w:rsid w:val="0071606F"/>
    <w:rsid w:val="00716232"/>
    <w:rsid w:val="007169A4"/>
    <w:rsid w:val="00716E1B"/>
    <w:rsid w:val="00717116"/>
    <w:rsid w:val="007179BE"/>
    <w:rsid w:val="00717D92"/>
    <w:rsid w:val="00717DF6"/>
    <w:rsid w:val="00720697"/>
    <w:rsid w:val="007206C6"/>
    <w:rsid w:val="00720887"/>
    <w:rsid w:val="00720C14"/>
    <w:rsid w:val="00720DB7"/>
    <w:rsid w:val="00721312"/>
    <w:rsid w:val="00721C70"/>
    <w:rsid w:val="0072202A"/>
    <w:rsid w:val="00722192"/>
    <w:rsid w:val="0072262E"/>
    <w:rsid w:val="00722E2C"/>
    <w:rsid w:val="00722ECA"/>
    <w:rsid w:val="00723062"/>
    <w:rsid w:val="007236F8"/>
    <w:rsid w:val="00724294"/>
    <w:rsid w:val="00724983"/>
    <w:rsid w:val="007249C3"/>
    <w:rsid w:val="007249C6"/>
    <w:rsid w:val="00724DE7"/>
    <w:rsid w:val="00724F96"/>
    <w:rsid w:val="00725022"/>
    <w:rsid w:val="007255A8"/>
    <w:rsid w:val="007256D1"/>
    <w:rsid w:val="00725FC2"/>
    <w:rsid w:val="007261B4"/>
    <w:rsid w:val="00726375"/>
    <w:rsid w:val="00726544"/>
    <w:rsid w:val="00726B69"/>
    <w:rsid w:val="00726D82"/>
    <w:rsid w:val="00726E9A"/>
    <w:rsid w:val="007273EC"/>
    <w:rsid w:val="007276BD"/>
    <w:rsid w:val="00727AA5"/>
    <w:rsid w:val="00727B7F"/>
    <w:rsid w:val="00727DA9"/>
    <w:rsid w:val="00727E4E"/>
    <w:rsid w:val="00727F76"/>
    <w:rsid w:val="00730823"/>
    <w:rsid w:val="00730C37"/>
    <w:rsid w:val="00730EA1"/>
    <w:rsid w:val="007319BE"/>
    <w:rsid w:val="00731B0F"/>
    <w:rsid w:val="00731D1B"/>
    <w:rsid w:val="00731E86"/>
    <w:rsid w:val="0073214D"/>
    <w:rsid w:val="0073219C"/>
    <w:rsid w:val="00732220"/>
    <w:rsid w:val="00732257"/>
    <w:rsid w:val="0073247E"/>
    <w:rsid w:val="00732D01"/>
    <w:rsid w:val="00732D7B"/>
    <w:rsid w:val="00732E9B"/>
    <w:rsid w:val="007334F2"/>
    <w:rsid w:val="0073379B"/>
    <w:rsid w:val="007337B6"/>
    <w:rsid w:val="00733D62"/>
    <w:rsid w:val="0073407A"/>
    <w:rsid w:val="00734126"/>
    <w:rsid w:val="00734765"/>
    <w:rsid w:val="007348B1"/>
    <w:rsid w:val="00734D5F"/>
    <w:rsid w:val="00734F1C"/>
    <w:rsid w:val="00735536"/>
    <w:rsid w:val="00735C33"/>
    <w:rsid w:val="00735CB4"/>
    <w:rsid w:val="00735DB1"/>
    <w:rsid w:val="00735DDA"/>
    <w:rsid w:val="0073614E"/>
    <w:rsid w:val="00736823"/>
    <w:rsid w:val="0073688E"/>
    <w:rsid w:val="007368C7"/>
    <w:rsid w:val="00736AB2"/>
    <w:rsid w:val="00736C41"/>
    <w:rsid w:val="00736CA5"/>
    <w:rsid w:val="00737221"/>
    <w:rsid w:val="007374E1"/>
    <w:rsid w:val="00737677"/>
    <w:rsid w:val="0073780B"/>
    <w:rsid w:val="00737913"/>
    <w:rsid w:val="00737C3C"/>
    <w:rsid w:val="007400DB"/>
    <w:rsid w:val="00740146"/>
    <w:rsid w:val="00741169"/>
    <w:rsid w:val="00741324"/>
    <w:rsid w:val="00741418"/>
    <w:rsid w:val="0074188D"/>
    <w:rsid w:val="0074192C"/>
    <w:rsid w:val="00741A3F"/>
    <w:rsid w:val="00741C4B"/>
    <w:rsid w:val="00741E71"/>
    <w:rsid w:val="0074243E"/>
    <w:rsid w:val="00742CB8"/>
    <w:rsid w:val="0074306C"/>
    <w:rsid w:val="007430D7"/>
    <w:rsid w:val="0074336D"/>
    <w:rsid w:val="00743856"/>
    <w:rsid w:val="00743B8F"/>
    <w:rsid w:val="00744718"/>
    <w:rsid w:val="00744ABA"/>
    <w:rsid w:val="00744B09"/>
    <w:rsid w:val="00744BC6"/>
    <w:rsid w:val="00744DC3"/>
    <w:rsid w:val="007450BE"/>
    <w:rsid w:val="007451B3"/>
    <w:rsid w:val="00745303"/>
    <w:rsid w:val="007454B9"/>
    <w:rsid w:val="00745C19"/>
    <w:rsid w:val="0074605C"/>
    <w:rsid w:val="007468E2"/>
    <w:rsid w:val="00746DC3"/>
    <w:rsid w:val="00746F58"/>
    <w:rsid w:val="00747345"/>
    <w:rsid w:val="00747CC3"/>
    <w:rsid w:val="00747E99"/>
    <w:rsid w:val="00747F4D"/>
    <w:rsid w:val="00747FF6"/>
    <w:rsid w:val="0075015A"/>
    <w:rsid w:val="00750449"/>
    <w:rsid w:val="00750996"/>
    <w:rsid w:val="00750A13"/>
    <w:rsid w:val="00751832"/>
    <w:rsid w:val="00751889"/>
    <w:rsid w:val="00751984"/>
    <w:rsid w:val="00751F8F"/>
    <w:rsid w:val="00751FF0"/>
    <w:rsid w:val="0075215F"/>
    <w:rsid w:val="00752404"/>
    <w:rsid w:val="0075249A"/>
    <w:rsid w:val="007528EF"/>
    <w:rsid w:val="0075292F"/>
    <w:rsid w:val="00752A07"/>
    <w:rsid w:val="00752FCE"/>
    <w:rsid w:val="00753DF9"/>
    <w:rsid w:val="00754323"/>
    <w:rsid w:val="00754487"/>
    <w:rsid w:val="00754918"/>
    <w:rsid w:val="00754D04"/>
    <w:rsid w:val="00754DBC"/>
    <w:rsid w:val="00754FAC"/>
    <w:rsid w:val="00755074"/>
    <w:rsid w:val="00755209"/>
    <w:rsid w:val="00755643"/>
    <w:rsid w:val="00755733"/>
    <w:rsid w:val="00755C6E"/>
    <w:rsid w:val="00755C98"/>
    <w:rsid w:val="00755E76"/>
    <w:rsid w:val="00756232"/>
    <w:rsid w:val="0075628A"/>
    <w:rsid w:val="00756920"/>
    <w:rsid w:val="00756FE7"/>
    <w:rsid w:val="00757414"/>
    <w:rsid w:val="00757458"/>
    <w:rsid w:val="00757962"/>
    <w:rsid w:val="00757B2E"/>
    <w:rsid w:val="00757C40"/>
    <w:rsid w:val="00757C6F"/>
    <w:rsid w:val="00757E06"/>
    <w:rsid w:val="0076001F"/>
    <w:rsid w:val="00760077"/>
    <w:rsid w:val="007600F9"/>
    <w:rsid w:val="0076092A"/>
    <w:rsid w:val="00761806"/>
    <w:rsid w:val="00762222"/>
    <w:rsid w:val="007622AF"/>
    <w:rsid w:val="007628BF"/>
    <w:rsid w:val="00762A58"/>
    <w:rsid w:val="00762BA2"/>
    <w:rsid w:val="00762FA6"/>
    <w:rsid w:val="007633E3"/>
    <w:rsid w:val="007637AE"/>
    <w:rsid w:val="007637C7"/>
    <w:rsid w:val="00763836"/>
    <w:rsid w:val="00763BC9"/>
    <w:rsid w:val="00763F45"/>
    <w:rsid w:val="007640B1"/>
    <w:rsid w:val="00764292"/>
    <w:rsid w:val="0076442A"/>
    <w:rsid w:val="00764530"/>
    <w:rsid w:val="007648FF"/>
    <w:rsid w:val="00764AAA"/>
    <w:rsid w:val="00764E20"/>
    <w:rsid w:val="0076503D"/>
    <w:rsid w:val="007650E9"/>
    <w:rsid w:val="00765DD2"/>
    <w:rsid w:val="0076635C"/>
    <w:rsid w:val="00766546"/>
    <w:rsid w:val="007669B0"/>
    <w:rsid w:val="00766BA8"/>
    <w:rsid w:val="00766D4E"/>
    <w:rsid w:val="007672D9"/>
    <w:rsid w:val="007675E1"/>
    <w:rsid w:val="007678AA"/>
    <w:rsid w:val="0076794C"/>
    <w:rsid w:val="00767B06"/>
    <w:rsid w:val="00767C59"/>
    <w:rsid w:val="00767C86"/>
    <w:rsid w:val="00767D52"/>
    <w:rsid w:val="00770053"/>
    <w:rsid w:val="007706AE"/>
    <w:rsid w:val="0077077B"/>
    <w:rsid w:val="007707F0"/>
    <w:rsid w:val="00770CCC"/>
    <w:rsid w:val="007712A6"/>
    <w:rsid w:val="0077157D"/>
    <w:rsid w:val="007718FA"/>
    <w:rsid w:val="00771958"/>
    <w:rsid w:val="00771B00"/>
    <w:rsid w:val="00771B01"/>
    <w:rsid w:val="00771B96"/>
    <w:rsid w:val="00771BC7"/>
    <w:rsid w:val="00772017"/>
    <w:rsid w:val="00772855"/>
    <w:rsid w:val="00772858"/>
    <w:rsid w:val="0077294B"/>
    <w:rsid w:val="00772E85"/>
    <w:rsid w:val="00773135"/>
    <w:rsid w:val="0077354C"/>
    <w:rsid w:val="007738C5"/>
    <w:rsid w:val="007738E3"/>
    <w:rsid w:val="00773DE7"/>
    <w:rsid w:val="0077410B"/>
    <w:rsid w:val="00774308"/>
    <w:rsid w:val="00774370"/>
    <w:rsid w:val="007743B8"/>
    <w:rsid w:val="0077446F"/>
    <w:rsid w:val="0077463E"/>
    <w:rsid w:val="00774797"/>
    <w:rsid w:val="007749EB"/>
    <w:rsid w:val="00774CB5"/>
    <w:rsid w:val="00774EC3"/>
    <w:rsid w:val="00774FF5"/>
    <w:rsid w:val="00775633"/>
    <w:rsid w:val="00775C77"/>
    <w:rsid w:val="00775D95"/>
    <w:rsid w:val="00775DD9"/>
    <w:rsid w:val="00776810"/>
    <w:rsid w:val="00776BC6"/>
    <w:rsid w:val="00776D97"/>
    <w:rsid w:val="00777244"/>
    <w:rsid w:val="00777C98"/>
    <w:rsid w:val="00777CFF"/>
    <w:rsid w:val="00777D2D"/>
    <w:rsid w:val="00777DB2"/>
    <w:rsid w:val="00780129"/>
    <w:rsid w:val="0078037A"/>
    <w:rsid w:val="007807EE"/>
    <w:rsid w:val="00780836"/>
    <w:rsid w:val="00780979"/>
    <w:rsid w:val="007813DA"/>
    <w:rsid w:val="0078166E"/>
    <w:rsid w:val="0078185F"/>
    <w:rsid w:val="00781AFF"/>
    <w:rsid w:val="00781C1B"/>
    <w:rsid w:val="007821A2"/>
    <w:rsid w:val="0078223B"/>
    <w:rsid w:val="0078292F"/>
    <w:rsid w:val="007829DB"/>
    <w:rsid w:val="00782A7E"/>
    <w:rsid w:val="00782B5E"/>
    <w:rsid w:val="00782DEE"/>
    <w:rsid w:val="007830D2"/>
    <w:rsid w:val="0078389B"/>
    <w:rsid w:val="0078392E"/>
    <w:rsid w:val="00783B6D"/>
    <w:rsid w:val="00784973"/>
    <w:rsid w:val="00784B64"/>
    <w:rsid w:val="00785839"/>
    <w:rsid w:val="007860B9"/>
    <w:rsid w:val="0078688E"/>
    <w:rsid w:val="00786E47"/>
    <w:rsid w:val="00787E30"/>
    <w:rsid w:val="00787F00"/>
    <w:rsid w:val="00790775"/>
    <w:rsid w:val="00790955"/>
    <w:rsid w:val="00790C15"/>
    <w:rsid w:val="00790D21"/>
    <w:rsid w:val="007914BD"/>
    <w:rsid w:val="007917BC"/>
    <w:rsid w:val="007919D3"/>
    <w:rsid w:val="007919F8"/>
    <w:rsid w:val="00791B9E"/>
    <w:rsid w:val="00792050"/>
    <w:rsid w:val="00792F51"/>
    <w:rsid w:val="00793381"/>
    <w:rsid w:val="00793999"/>
    <w:rsid w:val="00793B94"/>
    <w:rsid w:val="00793C83"/>
    <w:rsid w:val="00793CD3"/>
    <w:rsid w:val="00794B03"/>
    <w:rsid w:val="00795354"/>
    <w:rsid w:val="00795A48"/>
    <w:rsid w:val="00795C7C"/>
    <w:rsid w:val="007961E2"/>
    <w:rsid w:val="0079706B"/>
    <w:rsid w:val="0079729D"/>
    <w:rsid w:val="007972F3"/>
    <w:rsid w:val="00797383"/>
    <w:rsid w:val="007975F8"/>
    <w:rsid w:val="00797D31"/>
    <w:rsid w:val="00797DAA"/>
    <w:rsid w:val="007A0A3E"/>
    <w:rsid w:val="007A0AF3"/>
    <w:rsid w:val="007A0B98"/>
    <w:rsid w:val="007A0C32"/>
    <w:rsid w:val="007A0E4C"/>
    <w:rsid w:val="007A15A2"/>
    <w:rsid w:val="007A1A24"/>
    <w:rsid w:val="007A1B8A"/>
    <w:rsid w:val="007A1B9C"/>
    <w:rsid w:val="007A1C56"/>
    <w:rsid w:val="007A254D"/>
    <w:rsid w:val="007A25BE"/>
    <w:rsid w:val="007A27A6"/>
    <w:rsid w:val="007A27DA"/>
    <w:rsid w:val="007A2843"/>
    <w:rsid w:val="007A2C6A"/>
    <w:rsid w:val="007A2CD2"/>
    <w:rsid w:val="007A2FAB"/>
    <w:rsid w:val="007A2FC3"/>
    <w:rsid w:val="007A3657"/>
    <w:rsid w:val="007A3725"/>
    <w:rsid w:val="007A3E30"/>
    <w:rsid w:val="007A3EBC"/>
    <w:rsid w:val="007A46E7"/>
    <w:rsid w:val="007A49C2"/>
    <w:rsid w:val="007A4D9D"/>
    <w:rsid w:val="007A5019"/>
    <w:rsid w:val="007A5117"/>
    <w:rsid w:val="007A5FAE"/>
    <w:rsid w:val="007A6592"/>
    <w:rsid w:val="007A68E8"/>
    <w:rsid w:val="007A691F"/>
    <w:rsid w:val="007A6EBE"/>
    <w:rsid w:val="007A7074"/>
    <w:rsid w:val="007B04E3"/>
    <w:rsid w:val="007B091F"/>
    <w:rsid w:val="007B0A10"/>
    <w:rsid w:val="007B0A95"/>
    <w:rsid w:val="007B0C6F"/>
    <w:rsid w:val="007B0EDF"/>
    <w:rsid w:val="007B12CF"/>
    <w:rsid w:val="007B1321"/>
    <w:rsid w:val="007B15D1"/>
    <w:rsid w:val="007B1673"/>
    <w:rsid w:val="007B1743"/>
    <w:rsid w:val="007B19D5"/>
    <w:rsid w:val="007B19E7"/>
    <w:rsid w:val="007B2821"/>
    <w:rsid w:val="007B2BCD"/>
    <w:rsid w:val="007B2E4B"/>
    <w:rsid w:val="007B33BB"/>
    <w:rsid w:val="007B36D4"/>
    <w:rsid w:val="007B3863"/>
    <w:rsid w:val="007B3B97"/>
    <w:rsid w:val="007B3DF3"/>
    <w:rsid w:val="007B3FD1"/>
    <w:rsid w:val="007B3FDB"/>
    <w:rsid w:val="007B4146"/>
    <w:rsid w:val="007B4A7A"/>
    <w:rsid w:val="007B5341"/>
    <w:rsid w:val="007B5505"/>
    <w:rsid w:val="007B5CFD"/>
    <w:rsid w:val="007B61B5"/>
    <w:rsid w:val="007B6957"/>
    <w:rsid w:val="007B6A5B"/>
    <w:rsid w:val="007B7182"/>
    <w:rsid w:val="007B7521"/>
    <w:rsid w:val="007B7957"/>
    <w:rsid w:val="007B7982"/>
    <w:rsid w:val="007B79A9"/>
    <w:rsid w:val="007B7E2E"/>
    <w:rsid w:val="007C10DE"/>
    <w:rsid w:val="007C125A"/>
    <w:rsid w:val="007C1BFE"/>
    <w:rsid w:val="007C1C92"/>
    <w:rsid w:val="007C20D2"/>
    <w:rsid w:val="007C21C5"/>
    <w:rsid w:val="007C2BD8"/>
    <w:rsid w:val="007C3239"/>
    <w:rsid w:val="007C3835"/>
    <w:rsid w:val="007C3EF7"/>
    <w:rsid w:val="007C4205"/>
    <w:rsid w:val="007C4562"/>
    <w:rsid w:val="007C4ABE"/>
    <w:rsid w:val="007C4C19"/>
    <w:rsid w:val="007C587F"/>
    <w:rsid w:val="007C5AE4"/>
    <w:rsid w:val="007C5D37"/>
    <w:rsid w:val="007C61DC"/>
    <w:rsid w:val="007C69A2"/>
    <w:rsid w:val="007C6ADE"/>
    <w:rsid w:val="007C6B40"/>
    <w:rsid w:val="007C6C1E"/>
    <w:rsid w:val="007C6D18"/>
    <w:rsid w:val="007C6EED"/>
    <w:rsid w:val="007C72EF"/>
    <w:rsid w:val="007C7459"/>
    <w:rsid w:val="007C7594"/>
    <w:rsid w:val="007C7C9A"/>
    <w:rsid w:val="007D01D5"/>
    <w:rsid w:val="007D01FC"/>
    <w:rsid w:val="007D062A"/>
    <w:rsid w:val="007D06B8"/>
    <w:rsid w:val="007D0A13"/>
    <w:rsid w:val="007D0A3B"/>
    <w:rsid w:val="007D0B59"/>
    <w:rsid w:val="007D0DF0"/>
    <w:rsid w:val="007D1251"/>
    <w:rsid w:val="007D13ED"/>
    <w:rsid w:val="007D169F"/>
    <w:rsid w:val="007D1764"/>
    <w:rsid w:val="007D17C8"/>
    <w:rsid w:val="007D1AA3"/>
    <w:rsid w:val="007D1B6E"/>
    <w:rsid w:val="007D2012"/>
    <w:rsid w:val="007D2231"/>
    <w:rsid w:val="007D23CE"/>
    <w:rsid w:val="007D24DF"/>
    <w:rsid w:val="007D2693"/>
    <w:rsid w:val="007D2872"/>
    <w:rsid w:val="007D28CA"/>
    <w:rsid w:val="007D2D2E"/>
    <w:rsid w:val="007D2FB4"/>
    <w:rsid w:val="007D3256"/>
    <w:rsid w:val="007D36BC"/>
    <w:rsid w:val="007D3E4A"/>
    <w:rsid w:val="007D44AC"/>
    <w:rsid w:val="007D4C21"/>
    <w:rsid w:val="007D4DD6"/>
    <w:rsid w:val="007D4E28"/>
    <w:rsid w:val="007D53E3"/>
    <w:rsid w:val="007D5430"/>
    <w:rsid w:val="007D5E58"/>
    <w:rsid w:val="007D6104"/>
    <w:rsid w:val="007D66BD"/>
    <w:rsid w:val="007D672C"/>
    <w:rsid w:val="007D6740"/>
    <w:rsid w:val="007D6B66"/>
    <w:rsid w:val="007D6BA3"/>
    <w:rsid w:val="007D6BF8"/>
    <w:rsid w:val="007D6DB4"/>
    <w:rsid w:val="007D74A2"/>
    <w:rsid w:val="007D7964"/>
    <w:rsid w:val="007D7F51"/>
    <w:rsid w:val="007E00E1"/>
    <w:rsid w:val="007E0283"/>
    <w:rsid w:val="007E02F8"/>
    <w:rsid w:val="007E04E2"/>
    <w:rsid w:val="007E0807"/>
    <w:rsid w:val="007E0F94"/>
    <w:rsid w:val="007E1092"/>
    <w:rsid w:val="007E1172"/>
    <w:rsid w:val="007E18C4"/>
    <w:rsid w:val="007E1F89"/>
    <w:rsid w:val="007E234D"/>
    <w:rsid w:val="007E23C7"/>
    <w:rsid w:val="007E2580"/>
    <w:rsid w:val="007E2607"/>
    <w:rsid w:val="007E267A"/>
    <w:rsid w:val="007E2981"/>
    <w:rsid w:val="007E2EFD"/>
    <w:rsid w:val="007E2FA8"/>
    <w:rsid w:val="007E33C3"/>
    <w:rsid w:val="007E36BA"/>
    <w:rsid w:val="007E3702"/>
    <w:rsid w:val="007E3736"/>
    <w:rsid w:val="007E3D36"/>
    <w:rsid w:val="007E3E12"/>
    <w:rsid w:val="007E4142"/>
    <w:rsid w:val="007E4256"/>
    <w:rsid w:val="007E47EC"/>
    <w:rsid w:val="007E47F0"/>
    <w:rsid w:val="007E4CFE"/>
    <w:rsid w:val="007E5326"/>
    <w:rsid w:val="007E533B"/>
    <w:rsid w:val="007E54BA"/>
    <w:rsid w:val="007E5864"/>
    <w:rsid w:val="007E5CC2"/>
    <w:rsid w:val="007E6071"/>
    <w:rsid w:val="007E6676"/>
    <w:rsid w:val="007E68B3"/>
    <w:rsid w:val="007E6BD7"/>
    <w:rsid w:val="007E7401"/>
    <w:rsid w:val="007E7405"/>
    <w:rsid w:val="007E7483"/>
    <w:rsid w:val="007E7569"/>
    <w:rsid w:val="007E77A2"/>
    <w:rsid w:val="007E788C"/>
    <w:rsid w:val="007E7CA3"/>
    <w:rsid w:val="007F029C"/>
    <w:rsid w:val="007F0A0E"/>
    <w:rsid w:val="007F0AC4"/>
    <w:rsid w:val="007F0BBA"/>
    <w:rsid w:val="007F1104"/>
    <w:rsid w:val="007F14B9"/>
    <w:rsid w:val="007F14C7"/>
    <w:rsid w:val="007F1828"/>
    <w:rsid w:val="007F1B16"/>
    <w:rsid w:val="007F1C15"/>
    <w:rsid w:val="007F1D5C"/>
    <w:rsid w:val="007F23DE"/>
    <w:rsid w:val="007F2A63"/>
    <w:rsid w:val="007F3308"/>
    <w:rsid w:val="007F3431"/>
    <w:rsid w:val="007F349A"/>
    <w:rsid w:val="007F368D"/>
    <w:rsid w:val="007F3B5B"/>
    <w:rsid w:val="007F3BEB"/>
    <w:rsid w:val="007F3C06"/>
    <w:rsid w:val="007F3E04"/>
    <w:rsid w:val="007F462A"/>
    <w:rsid w:val="007F508F"/>
    <w:rsid w:val="007F5340"/>
    <w:rsid w:val="007F5717"/>
    <w:rsid w:val="007F577B"/>
    <w:rsid w:val="007F597D"/>
    <w:rsid w:val="007F5E4D"/>
    <w:rsid w:val="007F6660"/>
    <w:rsid w:val="007F6F89"/>
    <w:rsid w:val="007F748F"/>
    <w:rsid w:val="007F77C1"/>
    <w:rsid w:val="007F7B3F"/>
    <w:rsid w:val="007F7D28"/>
    <w:rsid w:val="007F7E50"/>
    <w:rsid w:val="007F7F16"/>
    <w:rsid w:val="007F7FF0"/>
    <w:rsid w:val="00800552"/>
    <w:rsid w:val="00800933"/>
    <w:rsid w:val="00800A47"/>
    <w:rsid w:val="00800BA1"/>
    <w:rsid w:val="00800EAF"/>
    <w:rsid w:val="008011AB"/>
    <w:rsid w:val="0080138E"/>
    <w:rsid w:val="008015CB"/>
    <w:rsid w:val="00801A59"/>
    <w:rsid w:val="008021F1"/>
    <w:rsid w:val="00802413"/>
    <w:rsid w:val="0080260F"/>
    <w:rsid w:val="00802703"/>
    <w:rsid w:val="00802753"/>
    <w:rsid w:val="00802BCD"/>
    <w:rsid w:val="00802CD0"/>
    <w:rsid w:val="00802EF7"/>
    <w:rsid w:val="008031D7"/>
    <w:rsid w:val="00803219"/>
    <w:rsid w:val="0080326B"/>
    <w:rsid w:val="0080356E"/>
    <w:rsid w:val="008037DF"/>
    <w:rsid w:val="008037F4"/>
    <w:rsid w:val="008038F7"/>
    <w:rsid w:val="00803907"/>
    <w:rsid w:val="00803DB4"/>
    <w:rsid w:val="00804429"/>
    <w:rsid w:val="0080480F"/>
    <w:rsid w:val="00804C8E"/>
    <w:rsid w:val="00804EF1"/>
    <w:rsid w:val="008053B0"/>
    <w:rsid w:val="008056CA"/>
    <w:rsid w:val="00805F8B"/>
    <w:rsid w:val="0080605D"/>
    <w:rsid w:val="00806168"/>
    <w:rsid w:val="008062B1"/>
    <w:rsid w:val="00806594"/>
    <w:rsid w:val="0080673B"/>
    <w:rsid w:val="00806B32"/>
    <w:rsid w:val="00806B95"/>
    <w:rsid w:val="00806BC2"/>
    <w:rsid w:val="00807814"/>
    <w:rsid w:val="00807899"/>
    <w:rsid w:val="008100E3"/>
    <w:rsid w:val="008103BE"/>
    <w:rsid w:val="00810695"/>
    <w:rsid w:val="0081096E"/>
    <w:rsid w:val="00810F7E"/>
    <w:rsid w:val="0081145C"/>
    <w:rsid w:val="008115B0"/>
    <w:rsid w:val="00811631"/>
    <w:rsid w:val="0081172B"/>
    <w:rsid w:val="00811B87"/>
    <w:rsid w:val="0081220B"/>
    <w:rsid w:val="008122AA"/>
    <w:rsid w:val="00812806"/>
    <w:rsid w:val="00813131"/>
    <w:rsid w:val="008131BA"/>
    <w:rsid w:val="00813FBE"/>
    <w:rsid w:val="0081457C"/>
    <w:rsid w:val="00814760"/>
    <w:rsid w:val="00814C71"/>
    <w:rsid w:val="00814DC9"/>
    <w:rsid w:val="008156DB"/>
    <w:rsid w:val="00815CC8"/>
    <w:rsid w:val="00815CD9"/>
    <w:rsid w:val="008160C5"/>
    <w:rsid w:val="008161A8"/>
    <w:rsid w:val="0081642A"/>
    <w:rsid w:val="0081677F"/>
    <w:rsid w:val="00816800"/>
    <w:rsid w:val="0081684A"/>
    <w:rsid w:val="008169C0"/>
    <w:rsid w:val="00817043"/>
    <w:rsid w:val="008171ED"/>
    <w:rsid w:val="0081729B"/>
    <w:rsid w:val="008173AC"/>
    <w:rsid w:val="00817756"/>
    <w:rsid w:val="008177A5"/>
    <w:rsid w:val="00817AFE"/>
    <w:rsid w:val="00817C9F"/>
    <w:rsid w:val="00817CE9"/>
    <w:rsid w:val="00817D92"/>
    <w:rsid w:val="00817EA6"/>
    <w:rsid w:val="00817EB9"/>
    <w:rsid w:val="00820208"/>
    <w:rsid w:val="0082065F"/>
    <w:rsid w:val="00820A09"/>
    <w:rsid w:val="00820D5C"/>
    <w:rsid w:val="0082130A"/>
    <w:rsid w:val="0082131F"/>
    <w:rsid w:val="00821CDA"/>
    <w:rsid w:val="00821D98"/>
    <w:rsid w:val="008220B8"/>
    <w:rsid w:val="00822222"/>
    <w:rsid w:val="008224FE"/>
    <w:rsid w:val="0082266A"/>
    <w:rsid w:val="008230D1"/>
    <w:rsid w:val="008234C3"/>
    <w:rsid w:val="008235A7"/>
    <w:rsid w:val="00823688"/>
    <w:rsid w:val="008236D4"/>
    <w:rsid w:val="00823859"/>
    <w:rsid w:val="0082397F"/>
    <w:rsid w:val="00823BE0"/>
    <w:rsid w:val="00823D7E"/>
    <w:rsid w:val="0082415F"/>
    <w:rsid w:val="008241AF"/>
    <w:rsid w:val="00824925"/>
    <w:rsid w:val="00825020"/>
    <w:rsid w:val="008257C9"/>
    <w:rsid w:val="008258FF"/>
    <w:rsid w:val="00825A37"/>
    <w:rsid w:val="00825B65"/>
    <w:rsid w:val="0082648D"/>
    <w:rsid w:val="0082653F"/>
    <w:rsid w:val="00827092"/>
    <w:rsid w:val="008271C0"/>
    <w:rsid w:val="00827312"/>
    <w:rsid w:val="008275AB"/>
    <w:rsid w:val="008276D7"/>
    <w:rsid w:val="008277A0"/>
    <w:rsid w:val="00827960"/>
    <w:rsid w:val="00827B4F"/>
    <w:rsid w:val="00827DCF"/>
    <w:rsid w:val="008300C2"/>
    <w:rsid w:val="008303C9"/>
    <w:rsid w:val="0083051B"/>
    <w:rsid w:val="008316BE"/>
    <w:rsid w:val="00832054"/>
    <w:rsid w:val="008323F0"/>
    <w:rsid w:val="008324E5"/>
    <w:rsid w:val="0083268B"/>
    <w:rsid w:val="00832A56"/>
    <w:rsid w:val="008337A5"/>
    <w:rsid w:val="00834774"/>
    <w:rsid w:val="008348A7"/>
    <w:rsid w:val="00834B81"/>
    <w:rsid w:val="00834C4B"/>
    <w:rsid w:val="008352BF"/>
    <w:rsid w:val="00836A92"/>
    <w:rsid w:val="00836D54"/>
    <w:rsid w:val="00837006"/>
    <w:rsid w:val="0083706A"/>
    <w:rsid w:val="00837592"/>
    <w:rsid w:val="008375E0"/>
    <w:rsid w:val="008375F9"/>
    <w:rsid w:val="00837EE8"/>
    <w:rsid w:val="0084030A"/>
    <w:rsid w:val="00840822"/>
    <w:rsid w:val="0084085E"/>
    <w:rsid w:val="00840A13"/>
    <w:rsid w:val="00840CB5"/>
    <w:rsid w:val="00840D28"/>
    <w:rsid w:val="00840DD7"/>
    <w:rsid w:val="00841AA1"/>
    <w:rsid w:val="00841B26"/>
    <w:rsid w:val="00841EE5"/>
    <w:rsid w:val="008420A1"/>
    <w:rsid w:val="00842676"/>
    <w:rsid w:val="0084268E"/>
    <w:rsid w:val="0084274A"/>
    <w:rsid w:val="00842ABA"/>
    <w:rsid w:val="00843829"/>
    <w:rsid w:val="00843BAF"/>
    <w:rsid w:val="00843D94"/>
    <w:rsid w:val="0084424A"/>
    <w:rsid w:val="008442F8"/>
    <w:rsid w:val="0084447D"/>
    <w:rsid w:val="0084548C"/>
    <w:rsid w:val="00845987"/>
    <w:rsid w:val="00845AC6"/>
    <w:rsid w:val="00845E7F"/>
    <w:rsid w:val="00845EFF"/>
    <w:rsid w:val="00845FAC"/>
    <w:rsid w:val="008462BC"/>
    <w:rsid w:val="008465AE"/>
    <w:rsid w:val="008466A9"/>
    <w:rsid w:val="00846858"/>
    <w:rsid w:val="00847094"/>
    <w:rsid w:val="008470E7"/>
    <w:rsid w:val="0084747D"/>
    <w:rsid w:val="008479BA"/>
    <w:rsid w:val="00847EAB"/>
    <w:rsid w:val="00847F65"/>
    <w:rsid w:val="00850A5F"/>
    <w:rsid w:val="00850E6D"/>
    <w:rsid w:val="0085194F"/>
    <w:rsid w:val="00851A2A"/>
    <w:rsid w:val="00851E7C"/>
    <w:rsid w:val="00852882"/>
    <w:rsid w:val="00852B06"/>
    <w:rsid w:val="00852BCC"/>
    <w:rsid w:val="00852DD1"/>
    <w:rsid w:val="00852F5D"/>
    <w:rsid w:val="00853017"/>
    <w:rsid w:val="0085332C"/>
    <w:rsid w:val="0085340F"/>
    <w:rsid w:val="008535D5"/>
    <w:rsid w:val="00853FDD"/>
    <w:rsid w:val="0085468F"/>
    <w:rsid w:val="0085479F"/>
    <w:rsid w:val="00854E98"/>
    <w:rsid w:val="0085508F"/>
    <w:rsid w:val="00855132"/>
    <w:rsid w:val="00855437"/>
    <w:rsid w:val="008556B2"/>
    <w:rsid w:val="008559B1"/>
    <w:rsid w:val="008559FA"/>
    <w:rsid w:val="00855D78"/>
    <w:rsid w:val="00855EAA"/>
    <w:rsid w:val="00856121"/>
    <w:rsid w:val="008565B6"/>
    <w:rsid w:val="008566EF"/>
    <w:rsid w:val="00856A63"/>
    <w:rsid w:val="00856BF3"/>
    <w:rsid w:val="00856CA6"/>
    <w:rsid w:val="00856D0A"/>
    <w:rsid w:val="0085722D"/>
    <w:rsid w:val="00857588"/>
    <w:rsid w:val="00857AE3"/>
    <w:rsid w:val="00857CEE"/>
    <w:rsid w:val="00857D9A"/>
    <w:rsid w:val="008605A5"/>
    <w:rsid w:val="008608BA"/>
    <w:rsid w:val="008608EC"/>
    <w:rsid w:val="00860C93"/>
    <w:rsid w:val="00860DB0"/>
    <w:rsid w:val="00860E24"/>
    <w:rsid w:val="00860F27"/>
    <w:rsid w:val="00861667"/>
    <w:rsid w:val="008617C5"/>
    <w:rsid w:val="00861A92"/>
    <w:rsid w:val="008629B5"/>
    <w:rsid w:val="00862A01"/>
    <w:rsid w:val="00862A0E"/>
    <w:rsid w:val="00862ADD"/>
    <w:rsid w:val="00862F22"/>
    <w:rsid w:val="0086335F"/>
    <w:rsid w:val="00863634"/>
    <w:rsid w:val="008637DE"/>
    <w:rsid w:val="00863B1D"/>
    <w:rsid w:val="008640A0"/>
    <w:rsid w:val="0086413E"/>
    <w:rsid w:val="00864355"/>
    <w:rsid w:val="00864B32"/>
    <w:rsid w:val="00864D98"/>
    <w:rsid w:val="0086538B"/>
    <w:rsid w:val="008654E4"/>
    <w:rsid w:val="008655E3"/>
    <w:rsid w:val="00865838"/>
    <w:rsid w:val="00865E6E"/>
    <w:rsid w:val="00865EE6"/>
    <w:rsid w:val="0086634D"/>
    <w:rsid w:val="008663CA"/>
    <w:rsid w:val="00866500"/>
    <w:rsid w:val="00866979"/>
    <w:rsid w:val="0086699A"/>
    <w:rsid w:val="00866EC4"/>
    <w:rsid w:val="00866F44"/>
    <w:rsid w:val="0086767A"/>
    <w:rsid w:val="008676A9"/>
    <w:rsid w:val="00867BCF"/>
    <w:rsid w:val="00867E6A"/>
    <w:rsid w:val="008701DA"/>
    <w:rsid w:val="00870421"/>
    <w:rsid w:val="00870A44"/>
    <w:rsid w:val="00870C9F"/>
    <w:rsid w:val="00870E6B"/>
    <w:rsid w:val="00871B55"/>
    <w:rsid w:val="00871BD0"/>
    <w:rsid w:val="00871C37"/>
    <w:rsid w:val="00871DD8"/>
    <w:rsid w:val="00872387"/>
    <w:rsid w:val="00872851"/>
    <w:rsid w:val="00872A19"/>
    <w:rsid w:val="00873024"/>
    <w:rsid w:val="00873191"/>
    <w:rsid w:val="008732AD"/>
    <w:rsid w:val="00873BA1"/>
    <w:rsid w:val="00873D70"/>
    <w:rsid w:val="00873F38"/>
    <w:rsid w:val="00874265"/>
    <w:rsid w:val="00874BD6"/>
    <w:rsid w:val="00874E5C"/>
    <w:rsid w:val="00875195"/>
    <w:rsid w:val="00875234"/>
    <w:rsid w:val="00875690"/>
    <w:rsid w:val="008756FD"/>
    <w:rsid w:val="00875A7C"/>
    <w:rsid w:val="00875D64"/>
    <w:rsid w:val="00876190"/>
    <w:rsid w:val="008762B3"/>
    <w:rsid w:val="008763E1"/>
    <w:rsid w:val="008764F7"/>
    <w:rsid w:val="00876716"/>
    <w:rsid w:val="00876874"/>
    <w:rsid w:val="00876C01"/>
    <w:rsid w:val="00876D0A"/>
    <w:rsid w:val="00876DC5"/>
    <w:rsid w:val="00876EF5"/>
    <w:rsid w:val="00876FBA"/>
    <w:rsid w:val="0087702F"/>
    <w:rsid w:val="008771ED"/>
    <w:rsid w:val="00877329"/>
    <w:rsid w:val="008775F0"/>
    <w:rsid w:val="0088017D"/>
    <w:rsid w:val="00880202"/>
    <w:rsid w:val="00880E06"/>
    <w:rsid w:val="00880F16"/>
    <w:rsid w:val="008811F9"/>
    <w:rsid w:val="008817B5"/>
    <w:rsid w:val="0088192D"/>
    <w:rsid w:val="00881B78"/>
    <w:rsid w:val="00881ED9"/>
    <w:rsid w:val="008820DC"/>
    <w:rsid w:val="008823A6"/>
    <w:rsid w:val="00882EB1"/>
    <w:rsid w:val="00883140"/>
    <w:rsid w:val="00883158"/>
    <w:rsid w:val="008834E5"/>
    <w:rsid w:val="008836F8"/>
    <w:rsid w:val="00883D16"/>
    <w:rsid w:val="00883E24"/>
    <w:rsid w:val="00883E3E"/>
    <w:rsid w:val="00883FFE"/>
    <w:rsid w:val="00884079"/>
    <w:rsid w:val="00884683"/>
    <w:rsid w:val="008847AA"/>
    <w:rsid w:val="008853CE"/>
    <w:rsid w:val="008854FC"/>
    <w:rsid w:val="0088588D"/>
    <w:rsid w:val="008858C2"/>
    <w:rsid w:val="00885A7B"/>
    <w:rsid w:val="0088605C"/>
    <w:rsid w:val="008860B6"/>
    <w:rsid w:val="00886349"/>
    <w:rsid w:val="0088648B"/>
    <w:rsid w:val="00886678"/>
    <w:rsid w:val="00886689"/>
    <w:rsid w:val="008867B3"/>
    <w:rsid w:val="008869DB"/>
    <w:rsid w:val="00886D00"/>
    <w:rsid w:val="00886DEE"/>
    <w:rsid w:val="00886EFC"/>
    <w:rsid w:val="00887179"/>
    <w:rsid w:val="0088718A"/>
    <w:rsid w:val="0088787C"/>
    <w:rsid w:val="008878FC"/>
    <w:rsid w:val="00887ECE"/>
    <w:rsid w:val="00890261"/>
    <w:rsid w:val="00890BD7"/>
    <w:rsid w:val="00890F78"/>
    <w:rsid w:val="00890FFB"/>
    <w:rsid w:val="008916F1"/>
    <w:rsid w:val="00892214"/>
    <w:rsid w:val="00892554"/>
    <w:rsid w:val="0089273F"/>
    <w:rsid w:val="008927BA"/>
    <w:rsid w:val="008927EB"/>
    <w:rsid w:val="00892D65"/>
    <w:rsid w:val="00893033"/>
    <w:rsid w:val="00893106"/>
    <w:rsid w:val="008939A4"/>
    <w:rsid w:val="00893AC0"/>
    <w:rsid w:val="008941F5"/>
    <w:rsid w:val="008942D0"/>
    <w:rsid w:val="00894667"/>
    <w:rsid w:val="008947E7"/>
    <w:rsid w:val="0089492B"/>
    <w:rsid w:val="0089499F"/>
    <w:rsid w:val="00894E47"/>
    <w:rsid w:val="00895151"/>
    <w:rsid w:val="00895336"/>
    <w:rsid w:val="00895A11"/>
    <w:rsid w:val="00895D30"/>
    <w:rsid w:val="008961BA"/>
    <w:rsid w:val="008964DC"/>
    <w:rsid w:val="0089652B"/>
    <w:rsid w:val="00896556"/>
    <w:rsid w:val="0089690E"/>
    <w:rsid w:val="00896973"/>
    <w:rsid w:val="00897014"/>
    <w:rsid w:val="0089789E"/>
    <w:rsid w:val="00897A8A"/>
    <w:rsid w:val="00897AD9"/>
    <w:rsid w:val="00897AE3"/>
    <w:rsid w:val="00897B63"/>
    <w:rsid w:val="00897F51"/>
    <w:rsid w:val="00897FAC"/>
    <w:rsid w:val="008A0AC7"/>
    <w:rsid w:val="008A0B9F"/>
    <w:rsid w:val="008A0F84"/>
    <w:rsid w:val="008A145F"/>
    <w:rsid w:val="008A155D"/>
    <w:rsid w:val="008A157E"/>
    <w:rsid w:val="008A2231"/>
    <w:rsid w:val="008A2252"/>
    <w:rsid w:val="008A22DC"/>
    <w:rsid w:val="008A2935"/>
    <w:rsid w:val="008A2CAB"/>
    <w:rsid w:val="008A2EAD"/>
    <w:rsid w:val="008A38CC"/>
    <w:rsid w:val="008A410B"/>
    <w:rsid w:val="008A43BE"/>
    <w:rsid w:val="008A43D0"/>
    <w:rsid w:val="008A448D"/>
    <w:rsid w:val="008A47AE"/>
    <w:rsid w:val="008A4C2E"/>
    <w:rsid w:val="008A4C7B"/>
    <w:rsid w:val="008A50AA"/>
    <w:rsid w:val="008A585B"/>
    <w:rsid w:val="008A5A83"/>
    <w:rsid w:val="008A5A9E"/>
    <w:rsid w:val="008A5E2B"/>
    <w:rsid w:val="008A630E"/>
    <w:rsid w:val="008A6618"/>
    <w:rsid w:val="008A6903"/>
    <w:rsid w:val="008A6C86"/>
    <w:rsid w:val="008A7029"/>
    <w:rsid w:val="008A7069"/>
    <w:rsid w:val="008A7299"/>
    <w:rsid w:val="008A7504"/>
    <w:rsid w:val="008A7A2C"/>
    <w:rsid w:val="008A7DDA"/>
    <w:rsid w:val="008A7FC2"/>
    <w:rsid w:val="008B02DD"/>
    <w:rsid w:val="008B03C1"/>
    <w:rsid w:val="008B0A86"/>
    <w:rsid w:val="008B110D"/>
    <w:rsid w:val="008B1161"/>
    <w:rsid w:val="008B11A1"/>
    <w:rsid w:val="008B1909"/>
    <w:rsid w:val="008B19D9"/>
    <w:rsid w:val="008B1CA7"/>
    <w:rsid w:val="008B1CF6"/>
    <w:rsid w:val="008B21D8"/>
    <w:rsid w:val="008B23EF"/>
    <w:rsid w:val="008B276E"/>
    <w:rsid w:val="008B2859"/>
    <w:rsid w:val="008B2895"/>
    <w:rsid w:val="008B2BD5"/>
    <w:rsid w:val="008B2FAA"/>
    <w:rsid w:val="008B3148"/>
    <w:rsid w:val="008B35A6"/>
    <w:rsid w:val="008B35E1"/>
    <w:rsid w:val="008B3755"/>
    <w:rsid w:val="008B3B93"/>
    <w:rsid w:val="008B4338"/>
    <w:rsid w:val="008B467A"/>
    <w:rsid w:val="008B49B6"/>
    <w:rsid w:val="008B4ED8"/>
    <w:rsid w:val="008B50AA"/>
    <w:rsid w:val="008B52E2"/>
    <w:rsid w:val="008B5654"/>
    <w:rsid w:val="008B566A"/>
    <w:rsid w:val="008B5C70"/>
    <w:rsid w:val="008B61FD"/>
    <w:rsid w:val="008B6369"/>
    <w:rsid w:val="008B657F"/>
    <w:rsid w:val="008B67DD"/>
    <w:rsid w:val="008B699F"/>
    <w:rsid w:val="008B6D72"/>
    <w:rsid w:val="008B6DE2"/>
    <w:rsid w:val="008B6EC4"/>
    <w:rsid w:val="008B73B9"/>
    <w:rsid w:val="008B75C0"/>
    <w:rsid w:val="008B77B6"/>
    <w:rsid w:val="008B7B78"/>
    <w:rsid w:val="008B7D3E"/>
    <w:rsid w:val="008C008E"/>
    <w:rsid w:val="008C021E"/>
    <w:rsid w:val="008C03AD"/>
    <w:rsid w:val="008C0831"/>
    <w:rsid w:val="008C0ABA"/>
    <w:rsid w:val="008C0F46"/>
    <w:rsid w:val="008C1243"/>
    <w:rsid w:val="008C12BC"/>
    <w:rsid w:val="008C15E4"/>
    <w:rsid w:val="008C16EF"/>
    <w:rsid w:val="008C189A"/>
    <w:rsid w:val="008C1E15"/>
    <w:rsid w:val="008C21A1"/>
    <w:rsid w:val="008C2258"/>
    <w:rsid w:val="008C23A9"/>
    <w:rsid w:val="008C23EB"/>
    <w:rsid w:val="008C25E5"/>
    <w:rsid w:val="008C2878"/>
    <w:rsid w:val="008C292B"/>
    <w:rsid w:val="008C2AA3"/>
    <w:rsid w:val="008C2BFF"/>
    <w:rsid w:val="008C2FB9"/>
    <w:rsid w:val="008C3140"/>
    <w:rsid w:val="008C3914"/>
    <w:rsid w:val="008C3963"/>
    <w:rsid w:val="008C3BE9"/>
    <w:rsid w:val="008C3C36"/>
    <w:rsid w:val="008C4654"/>
    <w:rsid w:val="008C46C0"/>
    <w:rsid w:val="008C47DE"/>
    <w:rsid w:val="008C4A1C"/>
    <w:rsid w:val="008C50CA"/>
    <w:rsid w:val="008C53C5"/>
    <w:rsid w:val="008C570F"/>
    <w:rsid w:val="008C59E9"/>
    <w:rsid w:val="008C5C90"/>
    <w:rsid w:val="008C5FEA"/>
    <w:rsid w:val="008C621D"/>
    <w:rsid w:val="008C68B0"/>
    <w:rsid w:val="008C6973"/>
    <w:rsid w:val="008C6C26"/>
    <w:rsid w:val="008C6F08"/>
    <w:rsid w:val="008C72FE"/>
    <w:rsid w:val="008C7558"/>
    <w:rsid w:val="008C7DA5"/>
    <w:rsid w:val="008C7DCC"/>
    <w:rsid w:val="008C7FC9"/>
    <w:rsid w:val="008C7FF1"/>
    <w:rsid w:val="008D035C"/>
    <w:rsid w:val="008D0431"/>
    <w:rsid w:val="008D0650"/>
    <w:rsid w:val="008D08FB"/>
    <w:rsid w:val="008D0DAA"/>
    <w:rsid w:val="008D0EFC"/>
    <w:rsid w:val="008D11B7"/>
    <w:rsid w:val="008D11B8"/>
    <w:rsid w:val="008D1525"/>
    <w:rsid w:val="008D187F"/>
    <w:rsid w:val="008D1B1C"/>
    <w:rsid w:val="008D1B59"/>
    <w:rsid w:val="008D1EAC"/>
    <w:rsid w:val="008D26B2"/>
    <w:rsid w:val="008D2790"/>
    <w:rsid w:val="008D2793"/>
    <w:rsid w:val="008D2C5C"/>
    <w:rsid w:val="008D30AE"/>
    <w:rsid w:val="008D37F6"/>
    <w:rsid w:val="008D398C"/>
    <w:rsid w:val="008D3B09"/>
    <w:rsid w:val="008D3CAB"/>
    <w:rsid w:val="008D3E92"/>
    <w:rsid w:val="008D3F2B"/>
    <w:rsid w:val="008D4022"/>
    <w:rsid w:val="008D413D"/>
    <w:rsid w:val="008D4719"/>
    <w:rsid w:val="008D599A"/>
    <w:rsid w:val="008D5A27"/>
    <w:rsid w:val="008D5AED"/>
    <w:rsid w:val="008D5F09"/>
    <w:rsid w:val="008D6025"/>
    <w:rsid w:val="008D606E"/>
    <w:rsid w:val="008D627A"/>
    <w:rsid w:val="008D6F3B"/>
    <w:rsid w:val="008D719F"/>
    <w:rsid w:val="008D778A"/>
    <w:rsid w:val="008D79CD"/>
    <w:rsid w:val="008D7FBA"/>
    <w:rsid w:val="008E0072"/>
    <w:rsid w:val="008E0186"/>
    <w:rsid w:val="008E02CB"/>
    <w:rsid w:val="008E02EC"/>
    <w:rsid w:val="008E080A"/>
    <w:rsid w:val="008E0AA7"/>
    <w:rsid w:val="008E0E26"/>
    <w:rsid w:val="008E0F92"/>
    <w:rsid w:val="008E1161"/>
    <w:rsid w:val="008E14A3"/>
    <w:rsid w:val="008E17FD"/>
    <w:rsid w:val="008E1D9A"/>
    <w:rsid w:val="008E1F5D"/>
    <w:rsid w:val="008E2250"/>
    <w:rsid w:val="008E241E"/>
    <w:rsid w:val="008E2468"/>
    <w:rsid w:val="008E2714"/>
    <w:rsid w:val="008E2A05"/>
    <w:rsid w:val="008E2A3E"/>
    <w:rsid w:val="008E2AF6"/>
    <w:rsid w:val="008E2BEE"/>
    <w:rsid w:val="008E2C99"/>
    <w:rsid w:val="008E3023"/>
    <w:rsid w:val="008E3263"/>
    <w:rsid w:val="008E3530"/>
    <w:rsid w:val="008E35F0"/>
    <w:rsid w:val="008E3B30"/>
    <w:rsid w:val="008E3F90"/>
    <w:rsid w:val="008E41DE"/>
    <w:rsid w:val="008E4221"/>
    <w:rsid w:val="008E43D0"/>
    <w:rsid w:val="008E48F6"/>
    <w:rsid w:val="008E4AF9"/>
    <w:rsid w:val="008E4F45"/>
    <w:rsid w:val="008E5715"/>
    <w:rsid w:val="008E59FC"/>
    <w:rsid w:val="008E5ABE"/>
    <w:rsid w:val="008E5AED"/>
    <w:rsid w:val="008E5DCC"/>
    <w:rsid w:val="008E60FF"/>
    <w:rsid w:val="008E6280"/>
    <w:rsid w:val="008E631C"/>
    <w:rsid w:val="008E685C"/>
    <w:rsid w:val="008E6B0E"/>
    <w:rsid w:val="008E6CC6"/>
    <w:rsid w:val="008E6DFD"/>
    <w:rsid w:val="008E7287"/>
    <w:rsid w:val="008E738B"/>
    <w:rsid w:val="008E73B8"/>
    <w:rsid w:val="008E74D0"/>
    <w:rsid w:val="008E7539"/>
    <w:rsid w:val="008E79FD"/>
    <w:rsid w:val="008E7E57"/>
    <w:rsid w:val="008F05EB"/>
    <w:rsid w:val="008F0A72"/>
    <w:rsid w:val="008F0AE5"/>
    <w:rsid w:val="008F0CCC"/>
    <w:rsid w:val="008F1662"/>
    <w:rsid w:val="008F17FF"/>
    <w:rsid w:val="008F194B"/>
    <w:rsid w:val="008F1D6A"/>
    <w:rsid w:val="008F1DD0"/>
    <w:rsid w:val="008F219D"/>
    <w:rsid w:val="008F227A"/>
    <w:rsid w:val="008F27B8"/>
    <w:rsid w:val="008F2CC8"/>
    <w:rsid w:val="008F2D88"/>
    <w:rsid w:val="008F3380"/>
    <w:rsid w:val="008F3668"/>
    <w:rsid w:val="008F37E1"/>
    <w:rsid w:val="008F3805"/>
    <w:rsid w:val="008F3907"/>
    <w:rsid w:val="008F3C60"/>
    <w:rsid w:val="008F3EBA"/>
    <w:rsid w:val="008F4210"/>
    <w:rsid w:val="008F4C87"/>
    <w:rsid w:val="008F4CEF"/>
    <w:rsid w:val="008F4DF8"/>
    <w:rsid w:val="008F52B9"/>
    <w:rsid w:val="008F59A5"/>
    <w:rsid w:val="008F5E7E"/>
    <w:rsid w:val="008F60FC"/>
    <w:rsid w:val="008F61DF"/>
    <w:rsid w:val="008F6206"/>
    <w:rsid w:val="008F631B"/>
    <w:rsid w:val="008F6D38"/>
    <w:rsid w:val="008F73AF"/>
    <w:rsid w:val="008F75B8"/>
    <w:rsid w:val="008F7630"/>
    <w:rsid w:val="008F7707"/>
    <w:rsid w:val="008F7EB8"/>
    <w:rsid w:val="00900236"/>
    <w:rsid w:val="0090026B"/>
    <w:rsid w:val="00900287"/>
    <w:rsid w:val="009002B6"/>
    <w:rsid w:val="00900AB9"/>
    <w:rsid w:val="00900C33"/>
    <w:rsid w:val="0090166F"/>
    <w:rsid w:val="00901A2E"/>
    <w:rsid w:val="00901A8D"/>
    <w:rsid w:val="00901F25"/>
    <w:rsid w:val="00902073"/>
    <w:rsid w:val="009020B3"/>
    <w:rsid w:val="009020C4"/>
    <w:rsid w:val="00902252"/>
    <w:rsid w:val="009023A9"/>
    <w:rsid w:val="00902464"/>
    <w:rsid w:val="0090273F"/>
    <w:rsid w:val="00902993"/>
    <w:rsid w:val="00902A91"/>
    <w:rsid w:val="00902CFE"/>
    <w:rsid w:val="00902F8C"/>
    <w:rsid w:val="009030C1"/>
    <w:rsid w:val="00903259"/>
    <w:rsid w:val="00903437"/>
    <w:rsid w:val="009036E6"/>
    <w:rsid w:val="0090437C"/>
    <w:rsid w:val="009047D0"/>
    <w:rsid w:val="009050D9"/>
    <w:rsid w:val="009052B9"/>
    <w:rsid w:val="009053B5"/>
    <w:rsid w:val="0090576D"/>
    <w:rsid w:val="009059D6"/>
    <w:rsid w:val="00905D02"/>
    <w:rsid w:val="009060A4"/>
    <w:rsid w:val="009062B2"/>
    <w:rsid w:val="009063A5"/>
    <w:rsid w:val="009066F3"/>
    <w:rsid w:val="00906B9A"/>
    <w:rsid w:val="00906DFE"/>
    <w:rsid w:val="0090709F"/>
    <w:rsid w:val="00907251"/>
    <w:rsid w:val="009072C6"/>
    <w:rsid w:val="00907563"/>
    <w:rsid w:val="009075A5"/>
    <w:rsid w:val="00907901"/>
    <w:rsid w:val="00907960"/>
    <w:rsid w:val="00907A09"/>
    <w:rsid w:val="00910060"/>
    <w:rsid w:val="0091008A"/>
    <w:rsid w:val="0091010D"/>
    <w:rsid w:val="0091044A"/>
    <w:rsid w:val="0091063A"/>
    <w:rsid w:val="0091117D"/>
    <w:rsid w:val="0091119D"/>
    <w:rsid w:val="009112CE"/>
    <w:rsid w:val="0091153F"/>
    <w:rsid w:val="009117D6"/>
    <w:rsid w:val="0091191C"/>
    <w:rsid w:val="00911ED6"/>
    <w:rsid w:val="00912162"/>
    <w:rsid w:val="0091255D"/>
    <w:rsid w:val="0091263B"/>
    <w:rsid w:val="00912DA4"/>
    <w:rsid w:val="00912DE0"/>
    <w:rsid w:val="0091387A"/>
    <w:rsid w:val="00913C79"/>
    <w:rsid w:val="0091476D"/>
    <w:rsid w:val="0091483D"/>
    <w:rsid w:val="00914D6E"/>
    <w:rsid w:val="00914ECD"/>
    <w:rsid w:val="00914F7E"/>
    <w:rsid w:val="009159E4"/>
    <w:rsid w:val="00915AED"/>
    <w:rsid w:val="00915B26"/>
    <w:rsid w:val="00915E6E"/>
    <w:rsid w:val="00915FF1"/>
    <w:rsid w:val="0091607C"/>
    <w:rsid w:val="009160F7"/>
    <w:rsid w:val="00916634"/>
    <w:rsid w:val="00916D84"/>
    <w:rsid w:val="00916E8E"/>
    <w:rsid w:val="0091710E"/>
    <w:rsid w:val="009177FD"/>
    <w:rsid w:val="00917825"/>
    <w:rsid w:val="00917A1C"/>
    <w:rsid w:val="00917D26"/>
    <w:rsid w:val="00920176"/>
    <w:rsid w:val="009201E0"/>
    <w:rsid w:val="0092075E"/>
    <w:rsid w:val="00920918"/>
    <w:rsid w:val="00920E6D"/>
    <w:rsid w:val="009215B5"/>
    <w:rsid w:val="00921A66"/>
    <w:rsid w:val="00921BF4"/>
    <w:rsid w:val="009224F6"/>
    <w:rsid w:val="00922793"/>
    <w:rsid w:val="00922F2C"/>
    <w:rsid w:val="009235CF"/>
    <w:rsid w:val="0092374B"/>
    <w:rsid w:val="00923765"/>
    <w:rsid w:val="009238D8"/>
    <w:rsid w:val="00923E6A"/>
    <w:rsid w:val="00923EA7"/>
    <w:rsid w:val="009241FA"/>
    <w:rsid w:val="0092420B"/>
    <w:rsid w:val="00924685"/>
    <w:rsid w:val="00924B79"/>
    <w:rsid w:val="00924C99"/>
    <w:rsid w:val="0092510B"/>
    <w:rsid w:val="009251B2"/>
    <w:rsid w:val="009253F6"/>
    <w:rsid w:val="009257A6"/>
    <w:rsid w:val="009259BD"/>
    <w:rsid w:val="00925D28"/>
    <w:rsid w:val="0092600C"/>
    <w:rsid w:val="00926B70"/>
    <w:rsid w:val="00926D54"/>
    <w:rsid w:val="00926D64"/>
    <w:rsid w:val="009271C8"/>
    <w:rsid w:val="00927665"/>
    <w:rsid w:val="00927923"/>
    <w:rsid w:val="00927BBE"/>
    <w:rsid w:val="00927FC5"/>
    <w:rsid w:val="00930052"/>
    <w:rsid w:val="00930257"/>
    <w:rsid w:val="00930C66"/>
    <w:rsid w:val="00930CC2"/>
    <w:rsid w:val="00930DDE"/>
    <w:rsid w:val="009311C6"/>
    <w:rsid w:val="0093123B"/>
    <w:rsid w:val="00931901"/>
    <w:rsid w:val="00931BE7"/>
    <w:rsid w:val="00931EDB"/>
    <w:rsid w:val="00932228"/>
    <w:rsid w:val="0093241B"/>
    <w:rsid w:val="00932433"/>
    <w:rsid w:val="009326EA"/>
    <w:rsid w:val="00932982"/>
    <w:rsid w:val="00932E64"/>
    <w:rsid w:val="00933045"/>
    <w:rsid w:val="0093320B"/>
    <w:rsid w:val="00933659"/>
    <w:rsid w:val="00933833"/>
    <w:rsid w:val="00933AF7"/>
    <w:rsid w:val="00933F27"/>
    <w:rsid w:val="00934271"/>
    <w:rsid w:val="009343CD"/>
    <w:rsid w:val="00934C6B"/>
    <w:rsid w:val="009352C6"/>
    <w:rsid w:val="00935593"/>
    <w:rsid w:val="009357FB"/>
    <w:rsid w:val="0093588F"/>
    <w:rsid w:val="00935FEB"/>
    <w:rsid w:val="009367DA"/>
    <w:rsid w:val="009368F3"/>
    <w:rsid w:val="009369BD"/>
    <w:rsid w:val="00936C09"/>
    <w:rsid w:val="00936D77"/>
    <w:rsid w:val="00936DDD"/>
    <w:rsid w:val="00937347"/>
    <w:rsid w:val="00937487"/>
    <w:rsid w:val="009377F1"/>
    <w:rsid w:val="00937A05"/>
    <w:rsid w:val="00937A1C"/>
    <w:rsid w:val="0094018B"/>
    <w:rsid w:val="009401D8"/>
    <w:rsid w:val="009403D3"/>
    <w:rsid w:val="00940ECF"/>
    <w:rsid w:val="00941249"/>
    <w:rsid w:val="00941455"/>
    <w:rsid w:val="009416A3"/>
    <w:rsid w:val="00941CB1"/>
    <w:rsid w:val="00941DAD"/>
    <w:rsid w:val="00941EB9"/>
    <w:rsid w:val="00941F11"/>
    <w:rsid w:val="00941F85"/>
    <w:rsid w:val="00941FA5"/>
    <w:rsid w:val="00941FA7"/>
    <w:rsid w:val="009420ED"/>
    <w:rsid w:val="00942491"/>
    <w:rsid w:val="009424D5"/>
    <w:rsid w:val="00942793"/>
    <w:rsid w:val="00942A96"/>
    <w:rsid w:val="00942C1B"/>
    <w:rsid w:val="00942CDB"/>
    <w:rsid w:val="00942F74"/>
    <w:rsid w:val="00942FAD"/>
    <w:rsid w:val="0094381A"/>
    <w:rsid w:val="009439A7"/>
    <w:rsid w:val="00943DFC"/>
    <w:rsid w:val="00943E0E"/>
    <w:rsid w:val="00943ED6"/>
    <w:rsid w:val="00943FCA"/>
    <w:rsid w:val="00944254"/>
    <w:rsid w:val="009442BF"/>
    <w:rsid w:val="00944C16"/>
    <w:rsid w:val="009451ED"/>
    <w:rsid w:val="009456D5"/>
    <w:rsid w:val="0094571A"/>
    <w:rsid w:val="009458F1"/>
    <w:rsid w:val="00945A5F"/>
    <w:rsid w:val="00945E40"/>
    <w:rsid w:val="00945E9A"/>
    <w:rsid w:val="00946013"/>
    <w:rsid w:val="009460C6"/>
    <w:rsid w:val="0094637B"/>
    <w:rsid w:val="00946573"/>
    <w:rsid w:val="0094693D"/>
    <w:rsid w:val="00946ADB"/>
    <w:rsid w:val="00946F40"/>
    <w:rsid w:val="009470E7"/>
    <w:rsid w:val="009472F9"/>
    <w:rsid w:val="009473CF"/>
    <w:rsid w:val="00947E2A"/>
    <w:rsid w:val="0095000C"/>
    <w:rsid w:val="009501E7"/>
    <w:rsid w:val="0095062F"/>
    <w:rsid w:val="0095073F"/>
    <w:rsid w:val="009507E7"/>
    <w:rsid w:val="00950F66"/>
    <w:rsid w:val="009513AF"/>
    <w:rsid w:val="00951A07"/>
    <w:rsid w:val="0095225C"/>
    <w:rsid w:val="00952868"/>
    <w:rsid w:val="00952882"/>
    <w:rsid w:val="00952EE9"/>
    <w:rsid w:val="0095458C"/>
    <w:rsid w:val="0095469C"/>
    <w:rsid w:val="00954C01"/>
    <w:rsid w:val="00954C97"/>
    <w:rsid w:val="0095503A"/>
    <w:rsid w:val="00955136"/>
    <w:rsid w:val="009551C0"/>
    <w:rsid w:val="0095524F"/>
    <w:rsid w:val="00955620"/>
    <w:rsid w:val="00955690"/>
    <w:rsid w:val="00955C02"/>
    <w:rsid w:val="00955DB6"/>
    <w:rsid w:val="00956706"/>
    <w:rsid w:val="00956BFD"/>
    <w:rsid w:val="00956F69"/>
    <w:rsid w:val="00957087"/>
    <w:rsid w:val="009570DB"/>
    <w:rsid w:val="00957226"/>
    <w:rsid w:val="00957446"/>
    <w:rsid w:val="00957550"/>
    <w:rsid w:val="009576D9"/>
    <w:rsid w:val="00957AF8"/>
    <w:rsid w:val="00957D95"/>
    <w:rsid w:val="009602AE"/>
    <w:rsid w:val="009603CB"/>
    <w:rsid w:val="00960863"/>
    <w:rsid w:val="00960D41"/>
    <w:rsid w:val="00960EC0"/>
    <w:rsid w:val="00960ECD"/>
    <w:rsid w:val="00961202"/>
    <w:rsid w:val="00961416"/>
    <w:rsid w:val="00961530"/>
    <w:rsid w:val="00961985"/>
    <w:rsid w:val="00961BDE"/>
    <w:rsid w:val="00961C55"/>
    <w:rsid w:val="00961D85"/>
    <w:rsid w:val="00962140"/>
    <w:rsid w:val="009626C5"/>
    <w:rsid w:val="0096329D"/>
    <w:rsid w:val="009633B2"/>
    <w:rsid w:val="009635A3"/>
    <w:rsid w:val="009635A4"/>
    <w:rsid w:val="00963785"/>
    <w:rsid w:val="00963EE9"/>
    <w:rsid w:val="0096400D"/>
    <w:rsid w:val="00964492"/>
    <w:rsid w:val="00964D82"/>
    <w:rsid w:val="009652BF"/>
    <w:rsid w:val="0096575F"/>
    <w:rsid w:val="00965E1E"/>
    <w:rsid w:val="009661A6"/>
    <w:rsid w:val="009662EE"/>
    <w:rsid w:val="00966577"/>
    <w:rsid w:val="009668B9"/>
    <w:rsid w:val="00966B7A"/>
    <w:rsid w:val="00967164"/>
    <w:rsid w:val="00967486"/>
    <w:rsid w:val="009675B6"/>
    <w:rsid w:val="00967817"/>
    <w:rsid w:val="009679F8"/>
    <w:rsid w:val="00967E59"/>
    <w:rsid w:val="009702FD"/>
    <w:rsid w:val="00970694"/>
    <w:rsid w:val="00970DD7"/>
    <w:rsid w:val="00971256"/>
    <w:rsid w:val="00971307"/>
    <w:rsid w:val="0097158D"/>
    <w:rsid w:val="009717D6"/>
    <w:rsid w:val="00971DEE"/>
    <w:rsid w:val="00972386"/>
    <w:rsid w:val="00973767"/>
    <w:rsid w:val="009737E0"/>
    <w:rsid w:val="00973915"/>
    <w:rsid w:val="0097396B"/>
    <w:rsid w:val="00973F38"/>
    <w:rsid w:val="00974468"/>
    <w:rsid w:val="0097492E"/>
    <w:rsid w:val="00974A5B"/>
    <w:rsid w:val="00974B04"/>
    <w:rsid w:val="00974EE1"/>
    <w:rsid w:val="009753A2"/>
    <w:rsid w:val="0097586F"/>
    <w:rsid w:val="00975928"/>
    <w:rsid w:val="00975A0A"/>
    <w:rsid w:val="00975F84"/>
    <w:rsid w:val="009760BD"/>
    <w:rsid w:val="009762D0"/>
    <w:rsid w:val="0097666E"/>
    <w:rsid w:val="00976851"/>
    <w:rsid w:val="009768DF"/>
    <w:rsid w:val="009768EA"/>
    <w:rsid w:val="009769AC"/>
    <w:rsid w:val="00976AA6"/>
    <w:rsid w:val="00976C4C"/>
    <w:rsid w:val="00977C00"/>
    <w:rsid w:val="009801BF"/>
    <w:rsid w:val="00980378"/>
    <w:rsid w:val="00980ABF"/>
    <w:rsid w:val="00980CB5"/>
    <w:rsid w:val="00980EBB"/>
    <w:rsid w:val="009810E5"/>
    <w:rsid w:val="0098126B"/>
    <w:rsid w:val="00981B85"/>
    <w:rsid w:val="00981FD0"/>
    <w:rsid w:val="00982578"/>
    <w:rsid w:val="009826FB"/>
    <w:rsid w:val="009828C0"/>
    <w:rsid w:val="009828E9"/>
    <w:rsid w:val="00982E87"/>
    <w:rsid w:val="009832C8"/>
    <w:rsid w:val="009837B1"/>
    <w:rsid w:val="00983A59"/>
    <w:rsid w:val="00983AD4"/>
    <w:rsid w:val="00983C77"/>
    <w:rsid w:val="00983D9D"/>
    <w:rsid w:val="0098462C"/>
    <w:rsid w:val="0098467E"/>
    <w:rsid w:val="0098495C"/>
    <w:rsid w:val="00984AE5"/>
    <w:rsid w:val="00984C5A"/>
    <w:rsid w:val="009853AA"/>
    <w:rsid w:val="00985885"/>
    <w:rsid w:val="009858CB"/>
    <w:rsid w:val="00985CB0"/>
    <w:rsid w:val="00985E34"/>
    <w:rsid w:val="00986074"/>
    <w:rsid w:val="0098608F"/>
    <w:rsid w:val="00986225"/>
    <w:rsid w:val="009863D8"/>
    <w:rsid w:val="0098682E"/>
    <w:rsid w:val="00986AAE"/>
    <w:rsid w:val="0098724C"/>
    <w:rsid w:val="00987289"/>
    <w:rsid w:val="00987A11"/>
    <w:rsid w:val="00987BC6"/>
    <w:rsid w:val="00987D0D"/>
    <w:rsid w:val="00990089"/>
    <w:rsid w:val="009900FC"/>
    <w:rsid w:val="00990936"/>
    <w:rsid w:val="00990C52"/>
    <w:rsid w:val="00991517"/>
    <w:rsid w:val="0099169D"/>
    <w:rsid w:val="00991EFA"/>
    <w:rsid w:val="0099223A"/>
    <w:rsid w:val="009929A4"/>
    <w:rsid w:val="00992E2D"/>
    <w:rsid w:val="00993903"/>
    <w:rsid w:val="0099394D"/>
    <w:rsid w:val="00994186"/>
    <w:rsid w:val="009941C0"/>
    <w:rsid w:val="009941F2"/>
    <w:rsid w:val="00994791"/>
    <w:rsid w:val="009947F3"/>
    <w:rsid w:val="009948E7"/>
    <w:rsid w:val="00994E10"/>
    <w:rsid w:val="009953EE"/>
    <w:rsid w:val="00995596"/>
    <w:rsid w:val="009958E5"/>
    <w:rsid w:val="00995CE6"/>
    <w:rsid w:val="00996250"/>
    <w:rsid w:val="009967A7"/>
    <w:rsid w:val="009967E0"/>
    <w:rsid w:val="009968CF"/>
    <w:rsid w:val="00996A62"/>
    <w:rsid w:val="009971FB"/>
    <w:rsid w:val="00997636"/>
    <w:rsid w:val="0099777F"/>
    <w:rsid w:val="009977DE"/>
    <w:rsid w:val="00997FDF"/>
    <w:rsid w:val="009A0515"/>
    <w:rsid w:val="009A06A7"/>
    <w:rsid w:val="009A0AA9"/>
    <w:rsid w:val="009A0B8E"/>
    <w:rsid w:val="009A18D6"/>
    <w:rsid w:val="009A2088"/>
    <w:rsid w:val="009A2154"/>
    <w:rsid w:val="009A22A3"/>
    <w:rsid w:val="009A24F9"/>
    <w:rsid w:val="009A291E"/>
    <w:rsid w:val="009A2B32"/>
    <w:rsid w:val="009A2EC4"/>
    <w:rsid w:val="009A33D8"/>
    <w:rsid w:val="009A38B0"/>
    <w:rsid w:val="009A390A"/>
    <w:rsid w:val="009A410C"/>
    <w:rsid w:val="009A4566"/>
    <w:rsid w:val="009A46ED"/>
    <w:rsid w:val="009A476A"/>
    <w:rsid w:val="009A4811"/>
    <w:rsid w:val="009A484A"/>
    <w:rsid w:val="009A4C66"/>
    <w:rsid w:val="009A4D3C"/>
    <w:rsid w:val="009A4DDD"/>
    <w:rsid w:val="009A5402"/>
    <w:rsid w:val="009A5D26"/>
    <w:rsid w:val="009A5EF7"/>
    <w:rsid w:val="009A6415"/>
    <w:rsid w:val="009A68F4"/>
    <w:rsid w:val="009A6A10"/>
    <w:rsid w:val="009A6DF2"/>
    <w:rsid w:val="009B1805"/>
    <w:rsid w:val="009B1BC0"/>
    <w:rsid w:val="009B210A"/>
    <w:rsid w:val="009B2293"/>
    <w:rsid w:val="009B23A0"/>
    <w:rsid w:val="009B38F7"/>
    <w:rsid w:val="009B3C3E"/>
    <w:rsid w:val="009B400E"/>
    <w:rsid w:val="009B46C6"/>
    <w:rsid w:val="009B4C2D"/>
    <w:rsid w:val="009B4F58"/>
    <w:rsid w:val="009B50E2"/>
    <w:rsid w:val="009B57FE"/>
    <w:rsid w:val="009B5A88"/>
    <w:rsid w:val="009B5AF3"/>
    <w:rsid w:val="009B5CCC"/>
    <w:rsid w:val="009B5E5D"/>
    <w:rsid w:val="009B615E"/>
    <w:rsid w:val="009B6EEF"/>
    <w:rsid w:val="009B7204"/>
    <w:rsid w:val="009B7525"/>
    <w:rsid w:val="009B775D"/>
    <w:rsid w:val="009B777D"/>
    <w:rsid w:val="009B77E6"/>
    <w:rsid w:val="009B7D0C"/>
    <w:rsid w:val="009B7DF6"/>
    <w:rsid w:val="009C057C"/>
    <w:rsid w:val="009C0609"/>
    <w:rsid w:val="009C06A1"/>
    <w:rsid w:val="009C07E3"/>
    <w:rsid w:val="009C0EE4"/>
    <w:rsid w:val="009C1006"/>
    <w:rsid w:val="009C1069"/>
    <w:rsid w:val="009C1236"/>
    <w:rsid w:val="009C1971"/>
    <w:rsid w:val="009C1B5E"/>
    <w:rsid w:val="009C1BDD"/>
    <w:rsid w:val="009C1F54"/>
    <w:rsid w:val="009C2B5E"/>
    <w:rsid w:val="009C2C4D"/>
    <w:rsid w:val="009C2CF4"/>
    <w:rsid w:val="009C30B5"/>
    <w:rsid w:val="009C32F9"/>
    <w:rsid w:val="009C331D"/>
    <w:rsid w:val="009C3886"/>
    <w:rsid w:val="009C3D73"/>
    <w:rsid w:val="009C3DC7"/>
    <w:rsid w:val="009C3F2A"/>
    <w:rsid w:val="009C3FE3"/>
    <w:rsid w:val="009C4061"/>
    <w:rsid w:val="009C452D"/>
    <w:rsid w:val="009C46EC"/>
    <w:rsid w:val="009C47A9"/>
    <w:rsid w:val="009C4891"/>
    <w:rsid w:val="009C4C41"/>
    <w:rsid w:val="009C4D4A"/>
    <w:rsid w:val="009C4E91"/>
    <w:rsid w:val="009C5107"/>
    <w:rsid w:val="009C5BD0"/>
    <w:rsid w:val="009C5C2F"/>
    <w:rsid w:val="009C652B"/>
    <w:rsid w:val="009C67BD"/>
    <w:rsid w:val="009C6A22"/>
    <w:rsid w:val="009D026E"/>
    <w:rsid w:val="009D02A1"/>
    <w:rsid w:val="009D0370"/>
    <w:rsid w:val="009D081A"/>
    <w:rsid w:val="009D0E8A"/>
    <w:rsid w:val="009D0FD4"/>
    <w:rsid w:val="009D10CD"/>
    <w:rsid w:val="009D13BB"/>
    <w:rsid w:val="009D16D0"/>
    <w:rsid w:val="009D1AF9"/>
    <w:rsid w:val="009D1C16"/>
    <w:rsid w:val="009D1CB1"/>
    <w:rsid w:val="009D1F1E"/>
    <w:rsid w:val="009D279C"/>
    <w:rsid w:val="009D2F04"/>
    <w:rsid w:val="009D3360"/>
    <w:rsid w:val="009D35BA"/>
    <w:rsid w:val="009D38A5"/>
    <w:rsid w:val="009D43A4"/>
    <w:rsid w:val="009D44C4"/>
    <w:rsid w:val="009D4B04"/>
    <w:rsid w:val="009D4D92"/>
    <w:rsid w:val="009D5129"/>
    <w:rsid w:val="009D56AE"/>
    <w:rsid w:val="009D64C3"/>
    <w:rsid w:val="009D6E52"/>
    <w:rsid w:val="009D6F5A"/>
    <w:rsid w:val="009D7480"/>
    <w:rsid w:val="009D751D"/>
    <w:rsid w:val="009D7551"/>
    <w:rsid w:val="009D76F8"/>
    <w:rsid w:val="009D77EE"/>
    <w:rsid w:val="009D78D5"/>
    <w:rsid w:val="009D798C"/>
    <w:rsid w:val="009D7B45"/>
    <w:rsid w:val="009D7BE1"/>
    <w:rsid w:val="009D7BE7"/>
    <w:rsid w:val="009E0EF8"/>
    <w:rsid w:val="009E105C"/>
    <w:rsid w:val="009E15C3"/>
    <w:rsid w:val="009E19F6"/>
    <w:rsid w:val="009E1E8B"/>
    <w:rsid w:val="009E1F07"/>
    <w:rsid w:val="009E2684"/>
    <w:rsid w:val="009E2BF9"/>
    <w:rsid w:val="009E2FB8"/>
    <w:rsid w:val="009E3613"/>
    <w:rsid w:val="009E3FC1"/>
    <w:rsid w:val="009E3FDB"/>
    <w:rsid w:val="009E4341"/>
    <w:rsid w:val="009E4567"/>
    <w:rsid w:val="009E5068"/>
    <w:rsid w:val="009E519A"/>
    <w:rsid w:val="009E55D3"/>
    <w:rsid w:val="009E5CDB"/>
    <w:rsid w:val="009E6110"/>
    <w:rsid w:val="009E6680"/>
    <w:rsid w:val="009E6908"/>
    <w:rsid w:val="009E71C5"/>
    <w:rsid w:val="009F0532"/>
    <w:rsid w:val="009F0601"/>
    <w:rsid w:val="009F0A7A"/>
    <w:rsid w:val="009F0DA4"/>
    <w:rsid w:val="009F0E4D"/>
    <w:rsid w:val="009F1058"/>
    <w:rsid w:val="009F1929"/>
    <w:rsid w:val="009F1A34"/>
    <w:rsid w:val="009F1C64"/>
    <w:rsid w:val="009F2540"/>
    <w:rsid w:val="009F29F2"/>
    <w:rsid w:val="009F3212"/>
    <w:rsid w:val="009F340E"/>
    <w:rsid w:val="009F37B8"/>
    <w:rsid w:val="009F394C"/>
    <w:rsid w:val="009F4401"/>
    <w:rsid w:val="009F488A"/>
    <w:rsid w:val="009F536A"/>
    <w:rsid w:val="009F5702"/>
    <w:rsid w:val="009F5704"/>
    <w:rsid w:val="009F5C72"/>
    <w:rsid w:val="009F5EB5"/>
    <w:rsid w:val="009F61CF"/>
    <w:rsid w:val="009F6287"/>
    <w:rsid w:val="009F635A"/>
    <w:rsid w:val="009F6392"/>
    <w:rsid w:val="009F64BF"/>
    <w:rsid w:val="009F657A"/>
    <w:rsid w:val="009F6608"/>
    <w:rsid w:val="009F66C3"/>
    <w:rsid w:val="009F683D"/>
    <w:rsid w:val="009F6C58"/>
    <w:rsid w:val="009F7494"/>
    <w:rsid w:val="009F7A99"/>
    <w:rsid w:val="00A002F2"/>
    <w:rsid w:val="00A00435"/>
    <w:rsid w:val="00A006D3"/>
    <w:rsid w:val="00A00713"/>
    <w:rsid w:val="00A00845"/>
    <w:rsid w:val="00A00E5B"/>
    <w:rsid w:val="00A01014"/>
    <w:rsid w:val="00A010A9"/>
    <w:rsid w:val="00A0125D"/>
    <w:rsid w:val="00A015EC"/>
    <w:rsid w:val="00A01912"/>
    <w:rsid w:val="00A01A12"/>
    <w:rsid w:val="00A02063"/>
    <w:rsid w:val="00A02075"/>
    <w:rsid w:val="00A0229E"/>
    <w:rsid w:val="00A02506"/>
    <w:rsid w:val="00A027DF"/>
    <w:rsid w:val="00A029D9"/>
    <w:rsid w:val="00A02D35"/>
    <w:rsid w:val="00A038F9"/>
    <w:rsid w:val="00A03BCF"/>
    <w:rsid w:val="00A03D12"/>
    <w:rsid w:val="00A0469B"/>
    <w:rsid w:val="00A0488E"/>
    <w:rsid w:val="00A0489F"/>
    <w:rsid w:val="00A049D9"/>
    <w:rsid w:val="00A049E7"/>
    <w:rsid w:val="00A05212"/>
    <w:rsid w:val="00A05391"/>
    <w:rsid w:val="00A05414"/>
    <w:rsid w:val="00A05D29"/>
    <w:rsid w:val="00A06484"/>
    <w:rsid w:val="00A068F1"/>
    <w:rsid w:val="00A06934"/>
    <w:rsid w:val="00A06EBC"/>
    <w:rsid w:val="00A072B5"/>
    <w:rsid w:val="00A0783F"/>
    <w:rsid w:val="00A07909"/>
    <w:rsid w:val="00A07EDC"/>
    <w:rsid w:val="00A07F16"/>
    <w:rsid w:val="00A07F2D"/>
    <w:rsid w:val="00A10770"/>
    <w:rsid w:val="00A10959"/>
    <w:rsid w:val="00A1100E"/>
    <w:rsid w:val="00A11410"/>
    <w:rsid w:val="00A11AC0"/>
    <w:rsid w:val="00A11BD2"/>
    <w:rsid w:val="00A12084"/>
    <w:rsid w:val="00A12151"/>
    <w:rsid w:val="00A121D1"/>
    <w:rsid w:val="00A123FB"/>
    <w:rsid w:val="00A12D1A"/>
    <w:rsid w:val="00A12EE4"/>
    <w:rsid w:val="00A12F27"/>
    <w:rsid w:val="00A13133"/>
    <w:rsid w:val="00A13266"/>
    <w:rsid w:val="00A1342F"/>
    <w:rsid w:val="00A13DDE"/>
    <w:rsid w:val="00A13E86"/>
    <w:rsid w:val="00A13F62"/>
    <w:rsid w:val="00A140D1"/>
    <w:rsid w:val="00A144B7"/>
    <w:rsid w:val="00A144DC"/>
    <w:rsid w:val="00A147D5"/>
    <w:rsid w:val="00A14A5E"/>
    <w:rsid w:val="00A14B28"/>
    <w:rsid w:val="00A14B93"/>
    <w:rsid w:val="00A14DA5"/>
    <w:rsid w:val="00A1554A"/>
    <w:rsid w:val="00A157C0"/>
    <w:rsid w:val="00A1589F"/>
    <w:rsid w:val="00A165A4"/>
    <w:rsid w:val="00A17120"/>
    <w:rsid w:val="00A1714F"/>
    <w:rsid w:val="00A173E2"/>
    <w:rsid w:val="00A175EA"/>
    <w:rsid w:val="00A1763C"/>
    <w:rsid w:val="00A176CF"/>
    <w:rsid w:val="00A176D7"/>
    <w:rsid w:val="00A17C97"/>
    <w:rsid w:val="00A17E98"/>
    <w:rsid w:val="00A2019B"/>
    <w:rsid w:val="00A203E7"/>
    <w:rsid w:val="00A205F9"/>
    <w:rsid w:val="00A21290"/>
    <w:rsid w:val="00A21550"/>
    <w:rsid w:val="00A21AB1"/>
    <w:rsid w:val="00A21C8A"/>
    <w:rsid w:val="00A22135"/>
    <w:rsid w:val="00A2242B"/>
    <w:rsid w:val="00A22439"/>
    <w:rsid w:val="00A227C6"/>
    <w:rsid w:val="00A228B8"/>
    <w:rsid w:val="00A228D6"/>
    <w:rsid w:val="00A22A8B"/>
    <w:rsid w:val="00A22F3F"/>
    <w:rsid w:val="00A23349"/>
    <w:rsid w:val="00A234B0"/>
    <w:rsid w:val="00A2363A"/>
    <w:rsid w:val="00A23733"/>
    <w:rsid w:val="00A237F4"/>
    <w:rsid w:val="00A2396C"/>
    <w:rsid w:val="00A23DCC"/>
    <w:rsid w:val="00A24397"/>
    <w:rsid w:val="00A2497A"/>
    <w:rsid w:val="00A24A35"/>
    <w:rsid w:val="00A24AE1"/>
    <w:rsid w:val="00A24E91"/>
    <w:rsid w:val="00A25013"/>
    <w:rsid w:val="00A251AD"/>
    <w:rsid w:val="00A254FC"/>
    <w:rsid w:val="00A25543"/>
    <w:rsid w:val="00A25BE4"/>
    <w:rsid w:val="00A25E8A"/>
    <w:rsid w:val="00A261EB"/>
    <w:rsid w:val="00A26304"/>
    <w:rsid w:val="00A263B8"/>
    <w:rsid w:val="00A26566"/>
    <w:rsid w:val="00A2693B"/>
    <w:rsid w:val="00A26DDD"/>
    <w:rsid w:val="00A26FFF"/>
    <w:rsid w:val="00A27336"/>
    <w:rsid w:val="00A27E1D"/>
    <w:rsid w:val="00A301A4"/>
    <w:rsid w:val="00A30CDA"/>
    <w:rsid w:val="00A31245"/>
    <w:rsid w:val="00A31344"/>
    <w:rsid w:val="00A313A7"/>
    <w:rsid w:val="00A31465"/>
    <w:rsid w:val="00A3157B"/>
    <w:rsid w:val="00A31B0C"/>
    <w:rsid w:val="00A31BCA"/>
    <w:rsid w:val="00A3298B"/>
    <w:rsid w:val="00A32CA0"/>
    <w:rsid w:val="00A32DBC"/>
    <w:rsid w:val="00A33364"/>
    <w:rsid w:val="00A3345C"/>
    <w:rsid w:val="00A335F2"/>
    <w:rsid w:val="00A3364B"/>
    <w:rsid w:val="00A337FD"/>
    <w:rsid w:val="00A33A9D"/>
    <w:rsid w:val="00A33C98"/>
    <w:rsid w:val="00A34359"/>
    <w:rsid w:val="00A343CE"/>
    <w:rsid w:val="00A3457F"/>
    <w:rsid w:val="00A34692"/>
    <w:rsid w:val="00A346EC"/>
    <w:rsid w:val="00A34CE0"/>
    <w:rsid w:val="00A34D1B"/>
    <w:rsid w:val="00A34D7A"/>
    <w:rsid w:val="00A35079"/>
    <w:rsid w:val="00A351D7"/>
    <w:rsid w:val="00A35365"/>
    <w:rsid w:val="00A358BE"/>
    <w:rsid w:val="00A36BAD"/>
    <w:rsid w:val="00A372A1"/>
    <w:rsid w:val="00A372EF"/>
    <w:rsid w:val="00A3756C"/>
    <w:rsid w:val="00A375B1"/>
    <w:rsid w:val="00A375EC"/>
    <w:rsid w:val="00A379D1"/>
    <w:rsid w:val="00A37C29"/>
    <w:rsid w:val="00A41203"/>
    <w:rsid w:val="00A41829"/>
    <w:rsid w:val="00A419D6"/>
    <w:rsid w:val="00A420EC"/>
    <w:rsid w:val="00A424A3"/>
    <w:rsid w:val="00A42599"/>
    <w:rsid w:val="00A428DF"/>
    <w:rsid w:val="00A42BEB"/>
    <w:rsid w:val="00A42FCE"/>
    <w:rsid w:val="00A4359D"/>
    <w:rsid w:val="00A43761"/>
    <w:rsid w:val="00A437AC"/>
    <w:rsid w:val="00A43C3B"/>
    <w:rsid w:val="00A44367"/>
    <w:rsid w:val="00A44A1E"/>
    <w:rsid w:val="00A450F7"/>
    <w:rsid w:val="00A451E1"/>
    <w:rsid w:val="00A4526C"/>
    <w:rsid w:val="00A46033"/>
    <w:rsid w:val="00A46769"/>
    <w:rsid w:val="00A46A1B"/>
    <w:rsid w:val="00A46A9C"/>
    <w:rsid w:val="00A46B6E"/>
    <w:rsid w:val="00A46E81"/>
    <w:rsid w:val="00A46EE1"/>
    <w:rsid w:val="00A47021"/>
    <w:rsid w:val="00A474F4"/>
    <w:rsid w:val="00A476A4"/>
    <w:rsid w:val="00A476C2"/>
    <w:rsid w:val="00A479A7"/>
    <w:rsid w:val="00A47FBB"/>
    <w:rsid w:val="00A5011E"/>
    <w:rsid w:val="00A50226"/>
    <w:rsid w:val="00A502CB"/>
    <w:rsid w:val="00A5049D"/>
    <w:rsid w:val="00A50519"/>
    <w:rsid w:val="00A50774"/>
    <w:rsid w:val="00A508F8"/>
    <w:rsid w:val="00A509D9"/>
    <w:rsid w:val="00A50B8C"/>
    <w:rsid w:val="00A50D98"/>
    <w:rsid w:val="00A50DAD"/>
    <w:rsid w:val="00A50FA3"/>
    <w:rsid w:val="00A5173E"/>
    <w:rsid w:val="00A51A48"/>
    <w:rsid w:val="00A521A7"/>
    <w:rsid w:val="00A5278A"/>
    <w:rsid w:val="00A5284F"/>
    <w:rsid w:val="00A530C1"/>
    <w:rsid w:val="00A5323B"/>
    <w:rsid w:val="00A53316"/>
    <w:rsid w:val="00A53577"/>
    <w:rsid w:val="00A53716"/>
    <w:rsid w:val="00A537C6"/>
    <w:rsid w:val="00A537F5"/>
    <w:rsid w:val="00A5380C"/>
    <w:rsid w:val="00A53A2A"/>
    <w:rsid w:val="00A5429F"/>
    <w:rsid w:val="00A5478A"/>
    <w:rsid w:val="00A54B26"/>
    <w:rsid w:val="00A55493"/>
    <w:rsid w:val="00A55A06"/>
    <w:rsid w:val="00A55A36"/>
    <w:rsid w:val="00A55FB0"/>
    <w:rsid w:val="00A563D1"/>
    <w:rsid w:val="00A5640B"/>
    <w:rsid w:val="00A56690"/>
    <w:rsid w:val="00A56807"/>
    <w:rsid w:val="00A56833"/>
    <w:rsid w:val="00A5693C"/>
    <w:rsid w:val="00A56B5C"/>
    <w:rsid w:val="00A56BA4"/>
    <w:rsid w:val="00A56BCB"/>
    <w:rsid w:val="00A57537"/>
    <w:rsid w:val="00A57DB2"/>
    <w:rsid w:val="00A60B7F"/>
    <w:rsid w:val="00A611E1"/>
    <w:rsid w:val="00A61735"/>
    <w:rsid w:val="00A61A71"/>
    <w:rsid w:val="00A61C64"/>
    <w:rsid w:val="00A61EA9"/>
    <w:rsid w:val="00A61FA2"/>
    <w:rsid w:val="00A623A4"/>
    <w:rsid w:val="00A62DAF"/>
    <w:rsid w:val="00A62E08"/>
    <w:rsid w:val="00A62EE0"/>
    <w:rsid w:val="00A634DF"/>
    <w:rsid w:val="00A638F3"/>
    <w:rsid w:val="00A6395A"/>
    <w:rsid w:val="00A63A5F"/>
    <w:rsid w:val="00A63B0A"/>
    <w:rsid w:val="00A63B5D"/>
    <w:rsid w:val="00A63B66"/>
    <w:rsid w:val="00A63B99"/>
    <w:rsid w:val="00A63D4F"/>
    <w:rsid w:val="00A63DC3"/>
    <w:rsid w:val="00A647BA"/>
    <w:rsid w:val="00A64863"/>
    <w:rsid w:val="00A64A69"/>
    <w:rsid w:val="00A65008"/>
    <w:rsid w:val="00A65086"/>
    <w:rsid w:val="00A6575E"/>
    <w:rsid w:val="00A65A73"/>
    <w:rsid w:val="00A65D95"/>
    <w:rsid w:val="00A65F57"/>
    <w:rsid w:val="00A65F66"/>
    <w:rsid w:val="00A65F86"/>
    <w:rsid w:val="00A663EE"/>
    <w:rsid w:val="00A66536"/>
    <w:rsid w:val="00A66640"/>
    <w:rsid w:val="00A66C57"/>
    <w:rsid w:val="00A66D84"/>
    <w:rsid w:val="00A671EC"/>
    <w:rsid w:val="00A67379"/>
    <w:rsid w:val="00A6744E"/>
    <w:rsid w:val="00A677AD"/>
    <w:rsid w:val="00A67973"/>
    <w:rsid w:val="00A67D5F"/>
    <w:rsid w:val="00A67E6F"/>
    <w:rsid w:val="00A70203"/>
    <w:rsid w:val="00A705F5"/>
    <w:rsid w:val="00A70B69"/>
    <w:rsid w:val="00A70C1C"/>
    <w:rsid w:val="00A70C89"/>
    <w:rsid w:val="00A71151"/>
    <w:rsid w:val="00A72123"/>
    <w:rsid w:val="00A722CC"/>
    <w:rsid w:val="00A725B0"/>
    <w:rsid w:val="00A726DA"/>
    <w:rsid w:val="00A727A8"/>
    <w:rsid w:val="00A728AB"/>
    <w:rsid w:val="00A728C6"/>
    <w:rsid w:val="00A7319D"/>
    <w:rsid w:val="00A7350C"/>
    <w:rsid w:val="00A736A0"/>
    <w:rsid w:val="00A736A9"/>
    <w:rsid w:val="00A736AD"/>
    <w:rsid w:val="00A73C98"/>
    <w:rsid w:val="00A74039"/>
    <w:rsid w:val="00A741BA"/>
    <w:rsid w:val="00A74550"/>
    <w:rsid w:val="00A74652"/>
    <w:rsid w:val="00A747D2"/>
    <w:rsid w:val="00A749F6"/>
    <w:rsid w:val="00A74F41"/>
    <w:rsid w:val="00A750FD"/>
    <w:rsid w:val="00A757AF"/>
    <w:rsid w:val="00A75E93"/>
    <w:rsid w:val="00A765D6"/>
    <w:rsid w:val="00A76796"/>
    <w:rsid w:val="00A768E5"/>
    <w:rsid w:val="00A77157"/>
    <w:rsid w:val="00A77A13"/>
    <w:rsid w:val="00A77B3E"/>
    <w:rsid w:val="00A77B5B"/>
    <w:rsid w:val="00A77EB7"/>
    <w:rsid w:val="00A8022D"/>
    <w:rsid w:val="00A80CDB"/>
    <w:rsid w:val="00A80CF8"/>
    <w:rsid w:val="00A81495"/>
    <w:rsid w:val="00A8183C"/>
    <w:rsid w:val="00A819EB"/>
    <w:rsid w:val="00A82A0D"/>
    <w:rsid w:val="00A82AC9"/>
    <w:rsid w:val="00A82B92"/>
    <w:rsid w:val="00A82D24"/>
    <w:rsid w:val="00A83074"/>
    <w:rsid w:val="00A834D5"/>
    <w:rsid w:val="00A8362A"/>
    <w:rsid w:val="00A838E7"/>
    <w:rsid w:val="00A83EC8"/>
    <w:rsid w:val="00A840CA"/>
    <w:rsid w:val="00A8454D"/>
    <w:rsid w:val="00A8466A"/>
    <w:rsid w:val="00A84BCB"/>
    <w:rsid w:val="00A84E60"/>
    <w:rsid w:val="00A84EE2"/>
    <w:rsid w:val="00A855DF"/>
    <w:rsid w:val="00A8560A"/>
    <w:rsid w:val="00A85AC8"/>
    <w:rsid w:val="00A85C95"/>
    <w:rsid w:val="00A85DE1"/>
    <w:rsid w:val="00A85FEB"/>
    <w:rsid w:val="00A86733"/>
    <w:rsid w:val="00A86A95"/>
    <w:rsid w:val="00A86CCB"/>
    <w:rsid w:val="00A86E92"/>
    <w:rsid w:val="00A870BC"/>
    <w:rsid w:val="00A8745B"/>
    <w:rsid w:val="00A8789E"/>
    <w:rsid w:val="00A878D0"/>
    <w:rsid w:val="00A87CAA"/>
    <w:rsid w:val="00A87F50"/>
    <w:rsid w:val="00A902E4"/>
    <w:rsid w:val="00A9062D"/>
    <w:rsid w:val="00A90877"/>
    <w:rsid w:val="00A90896"/>
    <w:rsid w:val="00A90C2E"/>
    <w:rsid w:val="00A90E29"/>
    <w:rsid w:val="00A90EC4"/>
    <w:rsid w:val="00A912B7"/>
    <w:rsid w:val="00A91440"/>
    <w:rsid w:val="00A914E9"/>
    <w:rsid w:val="00A91B58"/>
    <w:rsid w:val="00A91D3C"/>
    <w:rsid w:val="00A92245"/>
    <w:rsid w:val="00A92248"/>
    <w:rsid w:val="00A926AD"/>
    <w:rsid w:val="00A929FA"/>
    <w:rsid w:val="00A92AC7"/>
    <w:rsid w:val="00A92D70"/>
    <w:rsid w:val="00A932CC"/>
    <w:rsid w:val="00A9347C"/>
    <w:rsid w:val="00A93685"/>
    <w:rsid w:val="00A936C1"/>
    <w:rsid w:val="00A9371B"/>
    <w:rsid w:val="00A939E0"/>
    <w:rsid w:val="00A93D6C"/>
    <w:rsid w:val="00A93E03"/>
    <w:rsid w:val="00A93E4D"/>
    <w:rsid w:val="00A93FF1"/>
    <w:rsid w:val="00A93FFF"/>
    <w:rsid w:val="00A94151"/>
    <w:rsid w:val="00A942E7"/>
    <w:rsid w:val="00A94747"/>
    <w:rsid w:val="00A94DEE"/>
    <w:rsid w:val="00A95197"/>
    <w:rsid w:val="00A952F2"/>
    <w:rsid w:val="00A95425"/>
    <w:rsid w:val="00A95852"/>
    <w:rsid w:val="00A95914"/>
    <w:rsid w:val="00A95923"/>
    <w:rsid w:val="00A959EC"/>
    <w:rsid w:val="00A95ABE"/>
    <w:rsid w:val="00A95ECD"/>
    <w:rsid w:val="00A9610E"/>
    <w:rsid w:val="00A96AAE"/>
    <w:rsid w:val="00A96FBC"/>
    <w:rsid w:val="00A974EB"/>
    <w:rsid w:val="00A97569"/>
    <w:rsid w:val="00A97784"/>
    <w:rsid w:val="00A9786D"/>
    <w:rsid w:val="00A97F4A"/>
    <w:rsid w:val="00A97F74"/>
    <w:rsid w:val="00A97FF1"/>
    <w:rsid w:val="00AA09EC"/>
    <w:rsid w:val="00AA116A"/>
    <w:rsid w:val="00AA150D"/>
    <w:rsid w:val="00AA15BF"/>
    <w:rsid w:val="00AA183E"/>
    <w:rsid w:val="00AA1D01"/>
    <w:rsid w:val="00AA21A1"/>
    <w:rsid w:val="00AA21AB"/>
    <w:rsid w:val="00AA2203"/>
    <w:rsid w:val="00AA23EC"/>
    <w:rsid w:val="00AA257D"/>
    <w:rsid w:val="00AA26B4"/>
    <w:rsid w:val="00AA27F6"/>
    <w:rsid w:val="00AA2B97"/>
    <w:rsid w:val="00AA2C4C"/>
    <w:rsid w:val="00AA2DED"/>
    <w:rsid w:val="00AA2E22"/>
    <w:rsid w:val="00AA3738"/>
    <w:rsid w:val="00AA3981"/>
    <w:rsid w:val="00AA3B14"/>
    <w:rsid w:val="00AA3ECF"/>
    <w:rsid w:val="00AA4129"/>
    <w:rsid w:val="00AA42DB"/>
    <w:rsid w:val="00AA45FB"/>
    <w:rsid w:val="00AA4745"/>
    <w:rsid w:val="00AA4A23"/>
    <w:rsid w:val="00AA4CA2"/>
    <w:rsid w:val="00AA4D20"/>
    <w:rsid w:val="00AA5198"/>
    <w:rsid w:val="00AA5252"/>
    <w:rsid w:val="00AA5348"/>
    <w:rsid w:val="00AA611B"/>
    <w:rsid w:val="00AA6145"/>
    <w:rsid w:val="00AA6359"/>
    <w:rsid w:val="00AA67BE"/>
    <w:rsid w:val="00AA6A61"/>
    <w:rsid w:val="00AA6A79"/>
    <w:rsid w:val="00AA6B72"/>
    <w:rsid w:val="00AA6FE0"/>
    <w:rsid w:val="00AA7A4C"/>
    <w:rsid w:val="00AA7AB8"/>
    <w:rsid w:val="00AA7EC7"/>
    <w:rsid w:val="00AB0193"/>
    <w:rsid w:val="00AB019D"/>
    <w:rsid w:val="00AB020A"/>
    <w:rsid w:val="00AB04A9"/>
    <w:rsid w:val="00AB0748"/>
    <w:rsid w:val="00AB0A2C"/>
    <w:rsid w:val="00AB0BE6"/>
    <w:rsid w:val="00AB1138"/>
    <w:rsid w:val="00AB1254"/>
    <w:rsid w:val="00AB149E"/>
    <w:rsid w:val="00AB15D7"/>
    <w:rsid w:val="00AB17C7"/>
    <w:rsid w:val="00AB1892"/>
    <w:rsid w:val="00AB1C87"/>
    <w:rsid w:val="00AB248A"/>
    <w:rsid w:val="00AB27F3"/>
    <w:rsid w:val="00AB307B"/>
    <w:rsid w:val="00AB3E1F"/>
    <w:rsid w:val="00AB46A3"/>
    <w:rsid w:val="00AB46EF"/>
    <w:rsid w:val="00AB4704"/>
    <w:rsid w:val="00AB47F4"/>
    <w:rsid w:val="00AB4F55"/>
    <w:rsid w:val="00AB5101"/>
    <w:rsid w:val="00AB52D5"/>
    <w:rsid w:val="00AB5E09"/>
    <w:rsid w:val="00AB64D9"/>
    <w:rsid w:val="00AB651B"/>
    <w:rsid w:val="00AB6520"/>
    <w:rsid w:val="00AB6694"/>
    <w:rsid w:val="00AB676D"/>
    <w:rsid w:val="00AB7634"/>
    <w:rsid w:val="00AB76FA"/>
    <w:rsid w:val="00AB78A1"/>
    <w:rsid w:val="00AB7B52"/>
    <w:rsid w:val="00AB7BDC"/>
    <w:rsid w:val="00AB7D40"/>
    <w:rsid w:val="00AB7EF1"/>
    <w:rsid w:val="00AC01E5"/>
    <w:rsid w:val="00AC085C"/>
    <w:rsid w:val="00AC0865"/>
    <w:rsid w:val="00AC0C04"/>
    <w:rsid w:val="00AC0E81"/>
    <w:rsid w:val="00AC0F28"/>
    <w:rsid w:val="00AC10AF"/>
    <w:rsid w:val="00AC1170"/>
    <w:rsid w:val="00AC118F"/>
    <w:rsid w:val="00AC1501"/>
    <w:rsid w:val="00AC1651"/>
    <w:rsid w:val="00AC1669"/>
    <w:rsid w:val="00AC16FC"/>
    <w:rsid w:val="00AC1C0B"/>
    <w:rsid w:val="00AC20DE"/>
    <w:rsid w:val="00AC24B8"/>
    <w:rsid w:val="00AC2A5C"/>
    <w:rsid w:val="00AC2AAE"/>
    <w:rsid w:val="00AC2D6D"/>
    <w:rsid w:val="00AC2F3F"/>
    <w:rsid w:val="00AC3251"/>
    <w:rsid w:val="00AC3880"/>
    <w:rsid w:val="00AC3936"/>
    <w:rsid w:val="00AC3A28"/>
    <w:rsid w:val="00AC423C"/>
    <w:rsid w:val="00AC4374"/>
    <w:rsid w:val="00AC4443"/>
    <w:rsid w:val="00AC478E"/>
    <w:rsid w:val="00AC4E96"/>
    <w:rsid w:val="00AC522C"/>
    <w:rsid w:val="00AC5508"/>
    <w:rsid w:val="00AC57E5"/>
    <w:rsid w:val="00AC5953"/>
    <w:rsid w:val="00AC5B08"/>
    <w:rsid w:val="00AC5B41"/>
    <w:rsid w:val="00AC5C2E"/>
    <w:rsid w:val="00AC6608"/>
    <w:rsid w:val="00AC683C"/>
    <w:rsid w:val="00AC699B"/>
    <w:rsid w:val="00AC6AE2"/>
    <w:rsid w:val="00AC6AED"/>
    <w:rsid w:val="00AC6D86"/>
    <w:rsid w:val="00AC6F19"/>
    <w:rsid w:val="00AC700D"/>
    <w:rsid w:val="00AC7717"/>
    <w:rsid w:val="00AC787C"/>
    <w:rsid w:val="00AC7EDB"/>
    <w:rsid w:val="00AC7F16"/>
    <w:rsid w:val="00AD0207"/>
    <w:rsid w:val="00AD0988"/>
    <w:rsid w:val="00AD0CC5"/>
    <w:rsid w:val="00AD0E04"/>
    <w:rsid w:val="00AD1091"/>
    <w:rsid w:val="00AD11A5"/>
    <w:rsid w:val="00AD136F"/>
    <w:rsid w:val="00AD25A0"/>
    <w:rsid w:val="00AD28A2"/>
    <w:rsid w:val="00AD28E6"/>
    <w:rsid w:val="00AD2A20"/>
    <w:rsid w:val="00AD2CD9"/>
    <w:rsid w:val="00AD2D03"/>
    <w:rsid w:val="00AD2D60"/>
    <w:rsid w:val="00AD2E11"/>
    <w:rsid w:val="00AD2E60"/>
    <w:rsid w:val="00AD4084"/>
    <w:rsid w:val="00AD45E6"/>
    <w:rsid w:val="00AD47C3"/>
    <w:rsid w:val="00AD5044"/>
    <w:rsid w:val="00AD50FB"/>
    <w:rsid w:val="00AD5572"/>
    <w:rsid w:val="00AD5C92"/>
    <w:rsid w:val="00AD64C2"/>
    <w:rsid w:val="00AD654C"/>
    <w:rsid w:val="00AD6A22"/>
    <w:rsid w:val="00AD6C44"/>
    <w:rsid w:val="00AD700C"/>
    <w:rsid w:val="00AD7075"/>
    <w:rsid w:val="00AD72FD"/>
    <w:rsid w:val="00AD74DB"/>
    <w:rsid w:val="00AD76B8"/>
    <w:rsid w:val="00AD7C1F"/>
    <w:rsid w:val="00AD7D52"/>
    <w:rsid w:val="00AD7F1C"/>
    <w:rsid w:val="00AE033B"/>
    <w:rsid w:val="00AE06F2"/>
    <w:rsid w:val="00AE08EA"/>
    <w:rsid w:val="00AE0C76"/>
    <w:rsid w:val="00AE1362"/>
    <w:rsid w:val="00AE168F"/>
    <w:rsid w:val="00AE16D7"/>
    <w:rsid w:val="00AE192D"/>
    <w:rsid w:val="00AE1BB8"/>
    <w:rsid w:val="00AE1DE5"/>
    <w:rsid w:val="00AE22EE"/>
    <w:rsid w:val="00AE234B"/>
    <w:rsid w:val="00AE2AE1"/>
    <w:rsid w:val="00AE2CF2"/>
    <w:rsid w:val="00AE31F0"/>
    <w:rsid w:val="00AE3445"/>
    <w:rsid w:val="00AE35A8"/>
    <w:rsid w:val="00AE3B3F"/>
    <w:rsid w:val="00AE3B6E"/>
    <w:rsid w:val="00AE3E51"/>
    <w:rsid w:val="00AE4073"/>
    <w:rsid w:val="00AE41CD"/>
    <w:rsid w:val="00AE4240"/>
    <w:rsid w:val="00AE4354"/>
    <w:rsid w:val="00AE43AA"/>
    <w:rsid w:val="00AE45AD"/>
    <w:rsid w:val="00AE4B3D"/>
    <w:rsid w:val="00AE4BCA"/>
    <w:rsid w:val="00AE4C3A"/>
    <w:rsid w:val="00AE536E"/>
    <w:rsid w:val="00AE5E46"/>
    <w:rsid w:val="00AE5F15"/>
    <w:rsid w:val="00AE6092"/>
    <w:rsid w:val="00AE6AF4"/>
    <w:rsid w:val="00AE6BCC"/>
    <w:rsid w:val="00AE6D90"/>
    <w:rsid w:val="00AE6E2C"/>
    <w:rsid w:val="00AE70A3"/>
    <w:rsid w:val="00AE7348"/>
    <w:rsid w:val="00AE73DB"/>
    <w:rsid w:val="00AE7622"/>
    <w:rsid w:val="00AE7BA3"/>
    <w:rsid w:val="00AE7BA9"/>
    <w:rsid w:val="00AE7EE3"/>
    <w:rsid w:val="00AE7FC9"/>
    <w:rsid w:val="00AF0455"/>
    <w:rsid w:val="00AF0641"/>
    <w:rsid w:val="00AF0897"/>
    <w:rsid w:val="00AF0A6C"/>
    <w:rsid w:val="00AF0B60"/>
    <w:rsid w:val="00AF0FD1"/>
    <w:rsid w:val="00AF112A"/>
    <w:rsid w:val="00AF17A3"/>
    <w:rsid w:val="00AF1C98"/>
    <w:rsid w:val="00AF2158"/>
    <w:rsid w:val="00AF276A"/>
    <w:rsid w:val="00AF2BA8"/>
    <w:rsid w:val="00AF2E47"/>
    <w:rsid w:val="00AF33A6"/>
    <w:rsid w:val="00AF33B4"/>
    <w:rsid w:val="00AF353F"/>
    <w:rsid w:val="00AF3653"/>
    <w:rsid w:val="00AF3713"/>
    <w:rsid w:val="00AF3767"/>
    <w:rsid w:val="00AF3A1C"/>
    <w:rsid w:val="00AF3A61"/>
    <w:rsid w:val="00AF3C9E"/>
    <w:rsid w:val="00AF4499"/>
    <w:rsid w:val="00AF46CA"/>
    <w:rsid w:val="00AF46E7"/>
    <w:rsid w:val="00AF5080"/>
    <w:rsid w:val="00AF52EE"/>
    <w:rsid w:val="00AF590C"/>
    <w:rsid w:val="00AF59BF"/>
    <w:rsid w:val="00AF6684"/>
    <w:rsid w:val="00AF6841"/>
    <w:rsid w:val="00AF7073"/>
    <w:rsid w:val="00AF7136"/>
    <w:rsid w:val="00AF7355"/>
    <w:rsid w:val="00AF739D"/>
    <w:rsid w:val="00AF75B0"/>
    <w:rsid w:val="00AF7A4E"/>
    <w:rsid w:val="00AF7AF6"/>
    <w:rsid w:val="00AF7C40"/>
    <w:rsid w:val="00AF7FB4"/>
    <w:rsid w:val="00B0015A"/>
    <w:rsid w:val="00B00406"/>
    <w:rsid w:val="00B0086C"/>
    <w:rsid w:val="00B00AB6"/>
    <w:rsid w:val="00B00F0B"/>
    <w:rsid w:val="00B00F5B"/>
    <w:rsid w:val="00B016CE"/>
    <w:rsid w:val="00B0184A"/>
    <w:rsid w:val="00B0190A"/>
    <w:rsid w:val="00B01A33"/>
    <w:rsid w:val="00B02208"/>
    <w:rsid w:val="00B0241F"/>
    <w:rsid w:val="00B025B4"/>
    <w:rsid w:val="00B02AA1"/>
    <w:rsid w:val="00B02BBD"/>
    <w:rsid w:val="00B02C51"/>
    <w:rsid w:val="00B03502"/>
    <w:rsid w:val="00B035D0"/>
    <w:rsid w:val="00B03780"/>
    <w:rsid w:val="00B0398B"/>
    <w:rsid w:val="00B03CB1"/>
    <w:rsid w:val="00B03E71"/>
    <w:rsid w:val="00B04115"/>
    <w:rsid w:val="00B0447E"/>
    <w:rsid w:val="00B04588"/>
    <w:rsid w:val="00B04B93"/>
    <w:rsid w:val="00B04CD7"/>
    <w:rsid w:val="00B050EC"/>
    <w:rsid w:val="00B05313"/>
    <w:rsid w:val="00B053C4"/>
    <w:rsid w:val="00B05515"/>
    <w:rsid w:val="00B069F7"/>
    <w:rsid w:val="00B06CE1"/>
    <w:rsid w:val="00B073F5"/>
    <w:rsid w:val="00B077C7"/>
    <w:rsid w:val="00B07E31"/>
    <w:rsid w:val="00B106D2"/>
    <w:rsid w:val="00B10EA4"/>
    <w:rsid w:val="00B111CE"/>
    <w:rsid w:val="00B114B9"/>
    <w:rsid w:val="00B115F7"/>
    <w:rsid w:val="00B11BE1"/>
    <w:rsid w:val="00B11F5B"/>
    <w:rsid w:val="00B120C0"/>
    <w:rsid w:val="00B125EC"/>
    <w:rsid w:val="00B12801"/>
    <w:rsid w:val="00B12F48"/>
    <w:rsid w:val="00B131CD"/>
    <w:rsid w:val="00B1378A"/>
    <w:rsid w:val="00B1478B"/>
    <w:rsid w:val="00B1485E"/>
    <w:rsid w:val="00B14873"/>
    <w:rsid w:val="00B14B0D"/>
    <w:rsid w:val="00B14E82"/>
    <w:rsid w:val="00B15151"/>
    <w:rsid w:val="00B15569"/>
    <w:rsid w:val="00B1584F"/>
    <w:rsid w:val="00B15938"/>
    <w:rsid w:val="00B15AD4"/>
    <w:rsid w:val="00B16211"/>
    <w:rsid w:val="00B162CC"/>
    <w:rsid w:val="00B16BE8"/>
    <w:rsid w:val="00B16DC4"/>
    <w:rsid w:val="00B1729B"/>
    <w:rsid w:val="00B1765A"/>
    <w:rsid w:val="00B17929"/>
    <w:rsid w:val="00B17B15"/>
    <w:rsid w:val="00B17BA2"/>
    <w:rsid w:val="00B17DA8"/>
    <w:rsid w:val="00B206BB"/>
    <w:rsid w:val="00B2096F"/>
    <w:rsid w:val="00B209B9"/>
    <w:rsid w:val="00B21388"/>
    <w:rsid w:val="00B218C6"/>
    <w:rsid w:val="00B21B8E"/>
    <w:rsid w:val="00B22130"/>
    <w:rsid w:val="00B226B3"/>
    <w:rsid w:val="00B226B8"/>
    <w:rsid w:val="00B2276C"/>
    <w:rsid w:val="00B227B0"/>
    <w:rsid w:val="00B22961"/>
    <w:rsid w:val="00B22FE8"/>
    <w:rsid w:val="00B23369"/>
    <w:rsid w:val="00B237F6"/>
    <w:rsid w:val="00B24057"/>
    <w:rsid w:val="00B24088"/>
    <w:rsid w:val="00B24146"/>
    <w:rsid w:val="00B24401"/>
    <w:rsid w:val="00B24C58"/>
    <w:rsid w:val="00B2577A"/>
    <w:rsid w:val="00B26C36"/>
    <w:rsid w:val="00B26D25"/>
    <w:rsid w:val="00B26E8F"/>
    <w:rsid w:val="00B276BE"/>
    <w:rsid w:val="00B27C96"/>
    <w:rsid w:val="00B27ED3"/>
    <w:rsid w:val="00B302EF"/>
    <w:rsid w:val="00B30A04"/>
    <w:rsid w:val="00B30EAE"/>
    <w:rsid w:val="00B30F92"/>
    <w:rsid w:val="00B311EE"/>
    <w:rsid w:val="00B31290"/>
    <w:rsid w:val="00B3216F"/>
    <w:rsid w:val="00B32628"/>
    <w:rsid w:val="00B327A5"/>
    <w:rsid w:val="00B32967"/>
    <w:rsid w:val="00B32A74"/>
    <w:rsid w:val="00B32D94"/>
    <w:rsid w:val="00B3312B"/>
    <w:rsid w:val="00B331F3"/>
    <w:rsid w:val="00B333A4"/>
    <w:rsid w:val="00B33444"/>
    <w:rsid w:val="00B3365D"/>
    <w:rsid w:val="00B34249"/>
    <w:rsid w:val="00B347ED"/>
    <w:rsid w:val="00B3490E"/>
    <w:rsid w:val="00B34C8C"/>
    <w:rsid w:val="00B34D5D"/>
    <w:rsid w:val="00B34F69"/>
    <w:rsid w:val="00B3537D"/>
    <w:rsid w:val="00B35540"/>
    <w:rsid w:val="00B3560A"/>
    <w:rsid w:val="00B3560D"/>
    <w:rsid w:val="00B35688"/>
    <w:rsid w:val="00B35791"/>
    <w:rsid w:val="00B35991"/>
    <w:rsid w:val="00B35C35"/>
    <w:rsid w:val="00B35D06"/>
    <w:rsid w:val="00B360A3"/>
    <w:rsid w:val="00B36726"/>
    <w:rsid w:val="00B36793"/>
    <w:rsid w:val="00B3691B"/>
    <w:rsid w:val="00B369EA"/>
    <w:rsid w:val="00B36BDA"/>
    <w:rsid w:val="00B36E77"/>
    <w:rsid w:val="00B3721D"/>
    <w:rsid w:val="00B372A0"/>
    <w:rsid w:val="00B37414"/>
    <w:rsid w:val="00B3746F"/>
    <w:rsid w:val="00B37657"/>
    <w:rsid w:val="00B37915"/>
    <w:rsid w:val="00B37BC9"/>
    <w:rsid w:val="00B37EEF"/>
    <w:rsid w:val="00B4040A"/>
    <w:rsid w:val="00B40862"/>
    <w:rsid w:val="00B40AAC"/>
    <w:rsid w:val="00B40B1D"/>
    <w:rsid w:val="00B40CB7"/>
    <w:rsid w:val="00B40D8A"/>
    <w:rsid w:val="00B41713"/>
    <w:rsid w:val="00B41B25"/>
    <w:rsid w:val="00B41BF5"/>
    <w:rsid w:val="00B41CBA"/>
    <w:rsid w:val="00B423FE"/>
    <w:rsid w:val="00B42CBA"/>
    <w:rsid w:val="00B430E7"/>
    <w:rsid w:val="00B4319A"/>
    <w:rsid w:val="00B4322E"/>
    <w:rsid w:val="00B43325"/>
    <w:rsid w:val="00B435F3"/>
    <w:rsid w:val="00B4385A"/>
    <w:rsid w:val="00B43EC5"/>
    <w:rsid w:val="00B443D8"/>
    <w:rsid w:val="00B44572"/>
    <w:rsid w:val="00B447E1"/>
    <w:rsid w:val="00B44919"/>
    <w:rsid w:val="00B44955"/>
    <w:rsid w:val="00B450A8"/>
    <w:rsid w:val="00B45245"/>
    <w:rsid w:val="00B452B0"/>
    <w:rsid w:val="00B45C60"/>
    <w:rsid w:val="00B45F7D"/>
    <w:rsid w:val="00B463AD"/>
    <w:rsid w:val="00B4708A"/>
    <w:rsid w:val="00B47379"/>
    <w:rsid w:val="00B474CE"/>
    <w:rsid w:val="00B476EB"/>
    <w:rsid w:val="00B477A8"/>
    <w:rsid w:val="00B47DA4"/>
    <w:rsid w:val="00B505E5"/>
    <w:rsid w:val="00B50731"/>
    <w:rsid w:val="00B50931"/>
    <w:rsid w:val="00B51288"/>
    <w:rsid w:val="00B513BD"/>
    <w:rsid w:val="00B516D9"/>
    <w:rsid w:val="00B51838"/>
    <w:rsid w:val="00B51BDD"/>
    <w:rsid w:val="00B51BF1"/>
    <w:rsid w:val="00B5212E"/>
    <w:rsid w:val="00B52143"/>
    <w:rsid w:val="00B521DF"/>
    <w:rsid w:val="00B528A2"/>
    <w:rsid w:val="00B5291D"/>
    <w:rsid w:val="00B52992"/>
    <w:rsid w:val="00B52B02"/>
    <w:rsid w:val="00B52D70"/>
    <w:rsid w:val="00B52D8A"/>
    <w:rsid w:val="00B53000"/>
    <w:rsid w:val="00B533E2"/>
    <w:rsid w:val="00B53B14"/>
    <w:rsid w:val="00B54457"/>
    <w:rsid w:val="00B54549"/>
    <w:rsid w:val="00B545DA"/>
    <w:rsid w:val="00B54928"/>
    <w:rsid w:val="00B54F71"/>
    <w:rsid w:val="00B55184"/>
    <w:rsid w:val="00B55373"/>
    <w:rsid w:val="00B5545A"/>
    <w:rsid w:val="00B556BF"/>
    <w:rsid w:val="00B5596D"/>
    <w:rsid w:val="00B559A3"/>
    <w:rsid w:val="00B55DCA"/>
    <w:rsid w:val="00B55E03"/>
    <w:rsid w:val="00B57078"/>
    <w:rsid w:val="00B5755E"/>
    <w:rsid w:val="00B575F0"/>
    <w:rsid w:val="00B577A0"/>
    <w:rsid w:val="00B57CA8"/>
    <w:rsid w:val="00B57D1A"/>
    <w:rsid w:val="00B605E1"/>
    <w:rsid w:val="00B60A4A"/>
    <w:rsid w:val="00B61032"/>
    <w:rsid w:val="00B611BE"/>
    <w:rsid w:val="00B614C2"/>
    <w:rsid w:val="00B61754"/>
    <w:rsid w:val="00B61BD9"/>
    <w:rsid w:val="00B6205B"/>
    <w:rsid w:val="00B6276B"/>
    <w:rsid w:val="00B62A60"/>
    <w:rsid w:val="00B63513"/>
    <w:rsid w:val="00B63627"/>
    <w:rsid w:val="00B63849"/>
    <w:rsid w:val="00B6389F"/>
    <w:rsid w:val="00B63B82"/>
    <w:rsid w:val="00B63E2B"/>
    <w:rsid w:val="00B63FBA"/>
    <w:rsid w:val="00B646ED"/>
    <w:rsid w:val="00B64840"/>
    <w:rsid w:val="00B64A91"/>
    <w:rsid w:val="00B64AB3"/>
    <w:rsid w:val="00B651CB"/>
    <w:rsid w:val="00B651ED"/>
    <w:rsid w:val="00B65253"/>
    <w:rsid w:val="00B65487"/>
    <w:rsid w:val="00B65581"/>
    <w:rsid w:val="00B655D9"/>
    <w:rsid w:val="00B658EC"/>
    <w:rsid w:val="00B65B0A"/>
    <w:rsid w:val="00B65D8F"/>
    <w:rsid w:val="00B65E63"/>
    <w:rsid w:val="00B65ECD"/>
    <w:rsid w:val="00B65F14"/>
    <w:rsid w:val="00B660B9"/>
    <w:rsid w:val="00B662A5"/>
    <w:rsid w:val="00B66C12"/>
    <w:rsid w:val="00B66C98"/>
    <w:rsid w:val="00B66DD3"/>
    <w:rsid w:val="00B67174"/>
    <w:rsid w:val="00B672CC"/>
    <w:rsid w:val="00B6734D"/>
    <w:rsid w:val="00B6746D"/>
    <w:rsid w:val="00B67644"/>
    <w:rsid w:val="00B6776F"/>
    <w:rsid w:val="00B677B5"/>
    <w:rsid w:val="00B67D42"/>
    <w:rsid w:val="00B703DD"/>
    <w:rsid w:val="00B70599"/>
    <w:rsid w:val="00B7082A"/>
    <w:rsid w:val="00B70CDF"/>
    <w:rsid w:val="00B70D88"/>
    <w:rsid w:val="00B72860"/>
    <w:rsid w:val="00B72EE3"/>
    <w:rsid w:val="00B7313C"/>
    <w:rsid w:val="00B733CD"/>
    <w:rsid w:val="00B73576"/>
    <w:rsid w:val="00B73C84"/>
    <w:rsid w:val="00B73E67"/>
    <w:rsid w:val="00B73F31"/>
    <w:rsid w:val="00B74324"/>
    <w:rsid w:val="00B7434A"/>
    <w:rsid w:val="00B74376"/>
    <w:rsid w:val="00B74483"/>
    <w:rsid w:val="00B74849"/>
    <w:rsid w:val="00B75428"/>
    <w:rsid w:val="00B76604"/>
    <w:rsid w:val="00B766F6"/>
    <w:rsid w:val="00B76828"/>
    <w:rsid w:val="00B768D0"/>
    <w:rsid w:val="00B76F2E"/>
    <w:rsid w:val="00B80222"/>
    <w:rsid w:val="00B8079E"/>
    <w:rsid w:val="00B810D5"/>
    <w:rsid w:val="00B81225"/>
    <w:rsid w:val="00B81391"/>
    <w:rsid w:val="00B81685"/>
    <w:rsid w:val="00B81FAC"/>
    <w:rsid w:val="00B820B5"/>
    <w:rsid w:val="00B821FE"/>
    <w:rsid w:val="00B8233E"/>
    <w:rsid w:val="00B826E1"/>
    <w:rsid w:val="00B828EF"/>
    <w:rsid w:val="00B82A81"/>
    <w:rsid w:val="00B82AE6"/>
    <w:rsid w:val="00B82B7C"/>
    <w:rsid w:val="00B834BB"/>
    <w:rsid w:val="00B83564"/>
    <w:rsid w:val="00B83870"/>
    <w:rsid w:val="00B83DF5"/>
    <w:rsid w:val="00B8401C"/>
    <w:rsid w:val="00B84210"/>
    <w:rsid w:val="00B84312"/>
    <w:rsid w:val="00B8462B"/>
    <w:rsid w:val="00B849A4"/>
    <w:rsid w:val="00B84E64"/>
    <w:rsid w:val="00B84E87"/>
    <w:rsid w:val="00B85097"/>
    <w:rsid w:val="00B8531D"/>
    <w:rsid w:val="00B856E1"/>
    <w:rsid w:val="00B85BC2"/>
    <w:rsid w:val="00B85C0A"/>
    <w:rsid w:val="00B85E20"/>
    <w:rsid w:val="00B86208"/>
    <w:rsid w:val="00B863DA"/>
    <w:rsid w:val="00B8675B"/>
    <w:rsid w:val="00B86ABC"/>
    <w:rsid w:val="00B871B0"/>
    <w:rsid w:val="00B874CB"/>
    <w:rsid w:val="00B876BB"/>
    <w:rsid w:val="00B87717"/>
    <w:rsid w:val="00B87ABF"/>
    <w:rsid w:val="00B87C4B"/>
    <w:rsid w:val="00B9029D"/>
    <w:rsid w:val="00B90593"/>
    <w:rsid w:val="00B907B1"/>
    <w:rsid w:val="00B90849"/>
    <w:rsid w:val="00B90B50"/>
    <w:rsid w:val="00B90F5F"/>
    <w:rsid w:val="00B912B7"/>
    <w:rsid w:val="00B91995"/>
    <w:rsid w:val="00B91A3A"/>
    <w:rsid w:val="00B91C7D"/>
    <w:rsid w:val="00B91E0F"/>
    <w:rsid w:val="00B91EC3"/>
    <w:rsid w:val="00B921E4"/>
    <w:rsid w:val="00B927A3"/>
    <w:rsid w:val="00B927F5"/>
    <w:rsid w:val="00B928D5"/>
    <w:rsid w:val="00B92D2D"/>
    <w:rsid w:val="00B92F52"/>
    <w:rsid w:val="00B93763"/>
    <w:rsid w:val="00B93ADF"/>
    <w:rsid w:val="00B93F35"/>
    <w:rsid w:val="00B93FD4"/>
    <w:rsid w:val="00B94297"/>
    <w:rsid w:val="00B94CB6"/>
    <w:rsid w:val="00B94D66"/>
    <w:rsid w:val="00B951F2"/>
    <w:rsid w:val="00B9591D"/>
    <w:rsid w:val="00B95A79"/>
    <w:rsid w:val="00B9602A"/>
    <w:rsid w:val="00B9611F"/>
    <w:rsid w:val="00B963E1"/>
    <w:rsid w:val="00B965F4"/>
    <w:rsid w:val="00B967F3"/>
    <w:rsid w:val="00B96A25"/>
    <w:rsid w:val="00B96C99"/>
    <w:rsid w:val="00B97633"/>
    <w:rsid w:val="00B977C5"/>
    <w:rsid w:val="00B97A97"/>
    <w:rsid w:val="00B97F63"/>
    <w:rsid w:val="00BA0767"/>
    <w:rsid w:val="00BA0AC5"/>
    <w:rsid w:val="00BA115B"/>
    <w:rsid w:val="00BA123D"/>
    <w:rsid w:val="00BA12FF"/>
    <w:rsid w:val="00BA18A9"/>
    <w:rsid w:val="00BA1D57"/>
    <w:rsid w:val="00BA2268"/>
    <w:rsid w:val="00BA2535"/>
    <w:rsid w:val="00BA29BE"/>
    <w:rsid w:val="00BA2C33"/>
    <w:rsid w:val="00BA2E36"/>
    <w:rsid w:val="00BA3107"/>
    <w:rsid w:val="00BA333C"/>
    <w:rsid w:val="00BA33D9"/>
    <w:rsid w:val="00BA34A3"/>
    <w:rsid w:val="00BA34B9"/>
    <w:rsid w:val="00BA358B"/>
    <w:rsid w:val="00BA3BC7"/>
    <w:rsid w:val="00BA3F56"/>
    <w:rsid w:val="00BA4FEA"/>
    <w:rsid w:val="00BA5099"/>
    <w:rsid w:val="00BA556B"/>
    <w:rsid w:val="00BA57FD"/>
    <w:rsid w:val="00BA588A"/>
    <w:rsid w:val="00BA59C2"/>
    <w:rsid w:val="00BA5C3C"/>
    <w:rsid w:val="00BA5D96"/>
    <w:rsid w:val="00BA609A"/>
    <w:rsid w:val="00BA60EA"/>
    <w:rsid w:val="00BA648C"/>
    <w:rsid w:val="00BA6742"/>
    <w:rsid w:val="00BA6BE8"/>
    <w:rsid w:val="00BA708C"/>
    <w:rsid w:val="00BA7371"/>
    <w:rsid w:val="00BA73F9"/>
    <w:rsid w:val="00BA74F3"/>
    <w:rsid w:val="00BA7524"/>
    <w:rsid w:val="00BA7CA0"/>
    <w:rsid w:val="00BA7E3D"/>
    <w:rsid w:val="00BA7E5F"/>
    <w:rsid w:val="00BA7FA3"/>
    <w:rsid w:val="00BB0247"/>
    <w:rsid w:val="00BB0997"/>
    <w:rsid w:val="00BB0B39"/>
    <w:rsid w:val="00BB0DEB"/>
    <w:rsid w:val="00BB103E"/>
    <w:rsid w:val="00BB10E4"/>
    <w:rsid w:val="00BB122C"/>
    <w:rsid w:val="00BB127B"/>
    <w:rsid w:val="00BB13D8"/>
    <w:rsid w:val="00BB14C8"/>
    <w:rsid w:val="00BB1775"/>
    <w:rsid w:val="00BB1EA9"/>
    <w:rsid w:val="00BB2364"/>
    <w:rsid w:val="00BB23F6"/>
    <w:rsid w:val="00BB2B34"/>
    <w:rsid w:val="00BB2B9F"/>
    <w:rsid w:val="00BB2EF3"/>
    <w:rsid w:val="00BB2FA5"/>
    <w:rsid w:val="00BB30CC"/>
    <w:rsid w:val="00BB38C2"/>
    <w:rsid w:val="00BB3A85"/>
    <w:rsid w:val="00BB451B"/>
    <w:rsid w:val="00BB4565"/>
    <w:rsid w:val="00BB5044"/>
    <w:rsid w:val="00BB515B"/>
    <w:rsid w:val="00BB536A"/>
    <w:rsid w:val="00BB5514"/>
    <w:rsid w:val="00BB58F0"/>
    <w:rsid w:val="00BB616E"/>
    <w:rsid w:val="00BB66EC"/>
    <w:rsid w:val="00BB686B"/>
    <w:rsid w:val="00BB69E1"/>
    <w:rsid w:val="00BB7671"/>
    <w:rsid w:val="00BB7CA2"/>
    <w:rsid w:val="00BB7F1B"/>
    <w:rsid w:val="00BC0253"/>
    <w:rsid w:val="00BC0268"/>
    <w:rsid w:val="00BC0358"/>
    <w:rsid w:val="00BC059E"/>
    <w:rsid w:val="00BC0EF4"/>
    <w:rsid w:val="00BC1179"/>
    <w:rsid w:val="00BC17C9"/>
    <w:rsid w:val="00BC2281"/>
    <w:rsid w:val="00BC23E5"/>
    <w:rsid w:val="00BC2778"/>
    <w:rsid w:val="00BC3247"/>
    <w:rsid w:val="00BC3811"/>
    <w:rsid w:val="00BC3839"/>
    <w:rsid w:val="00BC40AC"/>
    <w:rsid w:val="00BC411C"/>
    <w:rsid w:val="00BC43F0"/>
    <w:rsid w:val="00BC458A"/>
    <w:rsid w:val="00BC45BE"/>
    <w:rsid w:val="00BC4834"/>
    <w:rsid w:val="00BC4872"/>
    <w:rsid w:val="00BC4D39"/>
    <w:rsid w:val="00BC4FB3"/>
    <w:rsid w:val="00BC555E"/>
    <w:rsid w:val="00BC5A6C"/>
    <w:rsid w:val="00BC6450"/>
    <w:rsid w:val="00BC674D"/>
    <w:rsid w:val="00BC6B5B"/>
    <w:rsid w:val="00BC6C21"/>
    <w:rsid w:val="00BC6D0B"/>
    <w:rsid w:val="00BC6E28"/>
    <w:rsid w:val="00BC6E8B"/>
    <w:rsid w:val="00BC713F"/>
    <w:rsid w:val="00BC74D6"/>
    <w:rsid w:val="00BC756F"/>
    <w:rsid w:val="00BC79FD"/>
    <w:rsid w:val="00BC7ED8"/>
    <w:rsid w:val="00BD00C7"/>
    <w:rsid w:val="00BD0396"/>
    <w:rsid w:val="00BD0432"/>
    <w:rsid w:val="00BD09F2"/>
    <w:rsid w:val="00BD0AD2"/>
    <w:rsid w:val="00BD0D7A"/>
    <w:rsid w:val="00BD0F20"/>
    <w:rsid w:val="00BD0F4E"/>
    <w:rsid w:val="00BD1412"/>
    <w:rsid w:val="00BD16DB"/>
    <w:rsid w:val="00BD22D9"/>
    <w:rsid w:val="00BD2702"/>
    <w:rsid w:val="00BD2B12"/>
    <w:rsid w:val="00BD2B93"/>
    <w:rsid w:val="00BD2C29"/>
    <w:rsid w:val="00BD2E78"/>
    <w:rsid w:val="00BD3055"/>
    <w:rsid w:val="00BD31F7"/>
    <w:rsid w:val="00BD33CF"/>
    <w:rsid w:val="00BD3469"/>
    <w:rsid w:val="00BD34C4"/>
    <w:rsid w:val="00BD3603"/>
    <w:rsid w:val="00BD36E0"/>
    <w:rsid w:val="00BD3BB4"/>
    <w:rsid w:val="00BD3DAF"/>
    <w:rsid w:val="00BD3DC4"/>
    <w:rsid w:val="00BD3E83"/>
    <w:rsid w:val="00BD3EC9"/>
    <w:rsid w:val="00BD4646"/>
    <w:rsid w:val="00BD47DC"/>
    <w:rsid w:val="00BD49BB"/>
    <w:rsid w:val="00BD50D0"/>
    <w:rsid w:val="00BD524A"/>
    <w:rsid w:val="00BD53DC"/>
    <w:rsid w:val="00BD553F"/>
    <w:rsid w:val="00BD5A39"/>
    <w:rsid w:val="00BD5CC1"/>
    <w:rsid w:val="00BD5F8B"/>
    <w:rsid w:val="00BD6371"/>
    <w:rsid w:val="00BD69D9"/>
    <w:rsid w:val="00BD6EA5"/>
    <w:rsid w:val="00BD70D5"/>
    <w:rsid w:val="00BD737A"/>
    <w:rsid w:val="00BD7884"/>
    <w:rsid w:val="00BE01C6"/>
    <w:rsid w:val="00BE0595"/>
    <w:rsid w:val="00BE073C"/>
    <w:rsid w:val="00BE076A"/>
    <w:rsid w:val="00BE092E"/>
    <w:rsid w:val="00BE0CB7"/>
    <w:rsid w:val="00BE1AEE"/>
    <w:rsid w:val="00BE213B"/>
    <w:rsid w:val="00BE2C97"/>
    <w:rsid w:val="00BE3926"/>
    <w:rsid w:val="00BE3B15"/>
    <w:rsid w:val="00BE3E5C"/>
    <w:rsid w:val="00BE46D4"/>
    <w:rsid w:val="00BE48CE"/>
    <w:rsid w:val="00BE54E5"/>
    <w:rsid w:val="00BE5E8D"/>
    <w:rsid w:val="00BE6122"/>
    <w:rsid w:val="00BE6357"/>
    <w:rsid w:val="00BE647A"/>
    <w:rsid w:val="00BE676C"/>
    <w:rsid w:val="00BE6B11"/>
    <w:rsid w:val="00BE6C64"/>
    <w:rsid w:val="00BE70DF"/>
    <w:rsid w:val="00BE7115"/>
    <w:rsid w:val="00BF0250"/>
    <w:rsid w:val="00BF05D4"/>
    <w:rsid w:val="00BF070E"/>
    <w:rsid w:val="00BF0828"/>
    <w:rsid w:val="00BF09EB"/>
    <w:rsid w:val="00BF0BDA"/>
    <w:rsid w:val="00BF0DB3"/>
    <w:rsid w:val="00BF0F89"/>
    <w:rsid w:val="00BF1094"/>
    <w:rsid w:val="00BF12F0"/>
    <w:rsid w:val="00BF13A9"/>
    <w:rsid w:val="00BF140D"/>
    <w:rsid w:val="00BF14B6"/>
    <w:rsid w:val="00BF186D"/>
    <w:rsid w:val="00BF1E71"/>
    <w:rsid w:val="00BF22B7"/>
    <w:rsid w:val="00BF28FE"/>
    <w:rsid w:val="00BF2E4F"/>
    <w:rsid w:val="00BF2ECD"/>
    <w:rsid w:val="00BF315E"/>
    <w:rsid w:val="00BF32F1"/>
    <w:rsid w:val="00BF3623"/>
    <w:rsid w:val="00BF377F"/>
    <w:rsid w:val="00BF38A7"/>
    <w:rsid w:val="00BF3E74"/>
    <w:rsid w:val="00BF3EC2"/>
    <w:rsid w:val="00BF4088"/>
    <w:rsid w:val="00BF4392"/>
    <w:rsid w:val="00BF44AF"/>
    <w:rsid w:val="00BF4FA7"/>
    <w:rsid w:val="00BF5D6C"/>
    <w:rsid w:val="00BF5F6A"/>
    <w:rsid w:val="00BF63E9"/>
    <w:rsid w:val="00BF6D2C"/>
    <w:rsid w:val="00BF6E0B"/>
    <w:rsid w:val="00BF6E93"/>
    <w:rsid w:val="00BF726D"/>
    <w:rsid w:val="00BF781A"/>
    <w:rsid w:val="00BF7C0A"/>
    <w:rsid w:val="00BF7E84"/>
    <w:rsid w:val="00BF7FE0"/>
    <w:rsid w:val="00C0003F"/>
    <w:rsid w:val="00C002B5"/>
    <w:rsid w:val="00C00550"/>
    <w:rsid w:val="00C0055D"/>
    <w:rsid w:val="00C00562"/>
    <w:rsid w:val="00C00730"/>
    <w:rsid w:val="00C00903"/>
    <w:rsid w:val="00C00D83"/>
    <w:rsid w:val="00C01054"/>
    <w:rsid w:val="00C0126C"/>
    <w:rsid w:val="00C01381"/>
    <w:rsid w:val="00C02143"/>
    <w:rsid w:val="00C0254D"/>
    <w:rsid w:val="00C0271A"/>
    <w:rsid w:val="00C02AE2"/>
    <w:rsid w:val="00C02CB0"/>
    <w:rsid w:val="00C02D24"/>
    <w:rsid w:val="00C02DC0"/>
    <w:rsid w:val="00C03180"/>
    <w:rsid w:val="00C03413"/>
    <w:rsid w:val="00C0377C"/>
    <w:rsid w:val="00C03F38"/>
    <w:rsid w:val="00C040C4"/>
    <w:rsid w:val="00C04ADB"/>
    <w:rsid w:val="00C04C85"/>
    <w:rsid w:val="00C04DE9"/>
    <w:rsid w:val="00C04F03"/>
    <w:rsid w:val="00C04FEF"/>
    <w:rsid w:val="00C05027"/>
    <w:rsid w:val="00C054A6"/>
    <w:rsid w:val="00C05DC1"/>
    <w:rsid w:val="00C068C3"/>
    <w:rsid w:val="00C0691F"/>
    <w:rsid w:val="00C06997"/>
    <w:rsid w:val="00C07218"/>
    <w:rsid w:val="00C0730E"/>
    <w:rsid w:val="00C0732F"/>
    <w:rsid w:val="00C07398"/>
    <w:rsid w:val="00C073B0"/>
    <w:rsid w:val="00C074A7"/>
    <w:rsid w:val="00C079AC"/>
    <w:rsid w:val="00C07F10"/>
    <w:rsid w:val="00C1037F"/>
    <w:rsid w:val="00C104D9"/>
    <w:rsid w:val="00C10971"/>
    <w:rsid w:val="00C10CD1"/>
    <w:rsid w:val="00C10FCE"/>
    <w:rsid w:val="00C114AC"/>
    <w:rsid w:val="00C11530"/>
    <w:rsid w:val="00C11649"/>
    <w:rsid w:val="00C11716"/>
    <w:rsid w:val="00C117E9"/>
    <w:rsid w:val="00C11E29"/>
    <w:rsid w:val="00C11EAE"/>
    <w:rsid w:val="00C11ECA"/>
    <w:rsid w:val="00C12587"/>
    <w:rsid w:val="00C128F9"/>
    <w:rsid w:val="00C12C76"/>
    <w:rsid w:val="00C12DAF"/>
    <w:rsid w:val="00C131BB"/>
    <w:rsid w:val="00C13356"/>
    <w:rsid w:val="00C1353D"/>
    <w:rsid w:val="00C13820"/>
    <w:rsid w:val="00C1384B"/>
    <w:rsid w:val="00C14193"/>
    <w:rsid w:val="00C141AB"/>
    <w:rsid w:val="00C14A90"/>
    <w:rsid w:val="00C14DF1"/>
    <w:rsid w:val="00C15E40"/>
    <w:rsid w:val="00C15F1C"/>
    <w:rsid w:val="00C160BA"/>
    <w:rsid w:val="00C1631B"/>
    <w:rsid w:val="00C164C1"/>
    <w:rsid w:val="00C169A8"/>
    <w:rsid w:val="00C16ED3"/>
    <w:rsid w:val="00C17220"/>
    <w:rsid w:val="00C17489"/>
    <w:rsid w:val="00C175CB"/>
    <w:rsid w:val="00C17C6A"/>
    <w:rsid w:val="00C17C6C"/>
    <w:rsid w:val="00C20369"/>
    <w:rsid w:val="00C207E3"/>
    <w:rsid w:val="00C20A76"/>
    <w:rsid w:val="00C20DFE"/>
    <w:rsid w:val="00C20F29"/>
    <w:rsid w:val="00C20F6D"/>
    <w:rsid w:val="00C21078"/>
    <w:rsid w:val="00C215E4"/>
    <w:rsid w:val="00C217B5"/>
    <w:rsid w:val="00C21DB6"/>
    <w:rsid w:val="00C21E2F"/>
    <w:rsid w:val="00C22726"/>
    <w:rsid w:val="00C22926"/>
    <w:rsid w:val="00C22CEF"/>
    <w:rsid w:val="00C22D62"/>
    <w:rsid w:val="00C22E87"/>
    <w:rsid w:val="00C236ED"/>
    <w:rsid w:val="00C237A7"/>
    <w:rsid w:val="00C23982"/>
    <w:rsid w:val="00C24110"/>
    <w:rsid w:val="00C24206"/>
    <w:rsid w:val="00C2444F"/>
    <w:rsid w:val="00C25258"/>
    <w:rsid w:val="00C2526D"/>
    <w:rsid w:val="00C25E6D"/>
    <w:rsid w:val="00C25EDE"/>
    <w:rsid w:val="00C25FEC"/>
    <w:rsid w:val="00C262AB"/>
    <w:rsid w:val="00C2643F"/>
    <w:rsid w:val="00C2655D"/>
    <w:rsid w:val="00C26583"/>
    <w:rsid w:val="00C26636"/>
    <w:rsid w:val="00C26642"/>
    <w:rsid w:val="00C26843"/>
    <w:rsid w:val="00C26922"/>
    <w:rsid w:val="00C2708F"/>
    <w:rsid w:val="00C270D2"/>
    <w:rsid w:val="00C279E4"/>
    <w:rsid w:val="00C27D2B"/>
    <w:rsid w:val="00C27FE9"/>
    <w:rsid w:val="00C30389"/>
    <w:rsid w:val="00C30671"/>
    <w:rsid w:val="00C30C32"/>
    <w:rsid w:val="00C30FF2"/>
    <w:rsid w:val="00C3103A"/>
    <w:rsid w:val="00C31559"/>
    <w:rsid w:val="00C31626"/>
    <w:rsid w:val="00C31644"/>
    <w:rsid w:val="00C31726"/>
    <w:rsid w:val="00C31982"/>
    <w:rsid w:val="00C32047"/>
    <w:rsid w:val="00C320E3"/>
    <w:rsid w:val="00C32752"/>
    <w:rsid w:val="00C32821"/>
    <w:rsid w:val="00C32904"/>
    <w:rsid w:val="00C32F18"/>
    <w:rsid w:val="00C330AD"/>
    <w:rsid w:val="00C33318"/>
    <w:rsid w:val="00C33406"/>
    <w:rsid w:val="00C34058"/>
    <w:rsid w:val="00C3413C"/>
    <w:rsid w:val="00C345E2"/>
    <w:rsid w:val="00C34630"/>
    <w:rsid w:val="00C3483E"/>
    <w:rsid w:val="00C34A27"/>
    <w:rsid w:val="00C34C52"/>
    <w:rsid w:val="00C34E67"/>
    <w:rsid w:val="00C34F63"/>
    <w:rsid w:val="00C35085"/>
    <w:rsid w:val="00C355C5"/>
    <w:rsid w:val="00C35EE2"/>
    <w:rsid w:val="00C360F5"/>
    <w:rsid w:val="00C36454"/>
    <w:rsid w:val="00C36620"/>
    <w:rsid w:val="00C3669B"/>
    <w:rsid w:val="00C366FF"/>
    <w:rsid w:val="00C367ED"/>
    <w:rsid w:val="00C36B85"/>
    <w:rsid w:val="00C36CEB"/>
    <w:rsid w:val="00C370F9"/>
    <w:rsid w:val="00C37543"/>
    <w:rsid w:val="00C37934"/>
    <w:rsid w:val="00C37D62"/>
    <w:rsid w:val="00C37E27"/>
    <w:rsid w:val="00C40043"/>
    <w:rsid w:val="00C40422"/>
    <w:rsid w:val="00C4048A"/>
    <w:rsid w:val="00C405D1"/>
    <w:rsid w:val="00C40BFC"/>
    <w:rsid w:val="00C40C83"/>
    <w:rsid w:val="00C40E74"/>
    <w:rsid w:val="00C40F39"/>
    <w:rsid w:val="00C4124B"/>
    <w:rsid w:val="00C42480"/>
    <w:rsid w:val="00C4291F"/>
    <w:rsid w:val="00C42B9D"/>
    <w:rsid w:val="00C43390"/>
    <w:rsid w:val="00C43D81"/>
    <w:rsid w:val="00C43FE8"/>
    <w:rsid w:val="00C44538"/>
    <w:rsid w:val="00C44594"/>
    <w:rsid w:val="00C4485C"/>
    <w:rsid w:val="00C44B02"/>
    <w:rsid w:val="00C44C2D"/>
    <w:rsid w:val="00C4560D"/>
    <w:rsid w:val="00C45DDD"/>
    <w:rsid w:val="00C46149"/>
    <w:rsid w:val="00C468B7"/>
    <w:rsid w:val="00C46A1F"/>
    <w:rsid w:val="00C46A44"/>
    <w:rsid w:val="00C46D63"/>
    <w:rsid w:val="00C47289"/>
    <w:rsid w:val="00C478D6"/>
    <w:rsid w:val="00C47B23"/>
    <w:rsid w:val="00C500FE"/>
    <w:rsid w:val="00C5057B"/>
    <w:rsid w:val="00C50639"/>
    <w:rsid w:val="00C5071F"/>
    <w:rsid w:val="00C51375"/>
    <w:rsid w:val="00C51592"/>
    <w:rsid w:val="00C5213A"/>
    <w:rsid w:val="00C522AD"/>
    <w:rsid w:val="00C522E7"/>
    <w:rsid w:val="00C52E6F"/>
    <w:rsid w:val="00C5352C"/>
    <w:rsid w:val="00C53943"/>
    <w:rsid w:val="00C53A21"/>
    <w:rsid w:val="00C53B7B"/>
    <w:rsid w:val="00C53BC0"/>
    <w:rsid w:val="00C544A0"/>
    <w:rsid w:val="00C5525A"/>
    <w:rsid w:val="00C5576F"/>
    <w:rsid w:val="00C55A3C"/>
    <w:rsid w:val="00C55A7D"/>
    <w:rsid w:val="00C55A7F"/>
    <w:rsid w:val="00C563AA"/>
    <w:rsid w:val="00C56410"/>
    <w:rsid w:val="00C5643C"/>
    <w:rsid w:val="00C56773"/>
    <w:rsid w:val="00C56E3A"/>
    <w:rsid w:val="00C57151"/>
    <w:rsid w:val="00C5788E"/>
    <w:rsid w:val="00C578D7"/>
    <w:rsid w:val="00C57D6A"/>
    <w:rsid w:val="00C57DA9"/>
    <w:rsid w:val="00C57E79"/>
    <w:rsid w:val="00C6086B"/>
    <w:rsid w:val="00C60B38"/>
    <w:rsid w:val="00C6105D"/>
    <w:rsid w:val="00C61736"/>
    <w:rsid w:val="00C61764"/>
    <w:rsid w:val="00C61ACB"/>
    <w:rsid w:val="00C61CC0"/>
    <w:rsid w:val="00C61E3F"/>
    <w:rsid w:val="00C62F30"/>
    <w:rsid w:val="00C63BBD"/>
    <w:rsid w:val="00C63E80"/>
    <w:rsid w:val="00C63EC1"/>
    <w:rsid w:val="00C6415D"/>
    <w:rsid w:val="00C646BE"/>
    <w:rsid w:val="00C64A26"/>
    <w:rsid w:val="00C6509A"/>
    <w:rsid w:val="00C6517F"/>
    <w:rsid w:val="00C6527F"/>
    <w:rsid w:val="00C65819"/>
    <w:rsid w:val="00C6589E"/>
    <w:rsid w:val="00C659DF"/>
    <w:rsid w:val="00C65A49"/>
    <w:rsid w:val="00C6605D"/>
    <w:rsid w:val="00C664EC"/>
    <w:rsid w:val="00C6669E"/>
    <w:rsid w:val="00C666E2"/>
    <w:rsid w:val="00C6694E"/>
    <w:rsid w:val="00C66A0D"/>
    <w:rsid w:val="00C66A99"/>
    <w:rsid w:val="00C66B8D"/>
    <w:rsid w:val="00C671B9"/>
    <w:rsid w:val="00C674C4"/>
    <w:rsid w:val="00C67737"/>
    <w:rsid w:val="00C67862"/>
    <w:rsid w:val="00C6799B"/>
    <w:rsid w:val="00C67E10"/>
    <w:rsid w:val="00C67E80"/>
    <w:rsid w:val="00C70143"/>
    <w:rsid w:val="00C70387"/>
    <w:rsid w:val="00C7039B"/>
    <w:rsid w:val="00C7079F"/>
    <w:rsid w:val="00C70B9B"/>
    <w:rsid w:val="00C70E28"/>
    <w:rsid w:val="00C70FCB"/>
    <w:rsid w:val="00C719BA"/>
    <w:rsid w:val="00C71AA6"/>
    <w:rsid w:val="00C71B78"/>
    <w:rsid w:val="00C71FAA"/>
    <w:rsid w:val="00C72071"/>
    <w:rsid w:val="00C72595"/>
    <w:rsid w:val="00C72780"/>
    <w:rsid w:val="00C732B2"/>
    <w:rsid w:val="00C7374D"/>
    <w:rsid w:val="00C738AA"/>
    <w:rsid w:val="00C73A15"/>
    <w:rsid w:val="00C74041"/>
    <w:rsid w:val="00C7488E"/>
    <w:rsid w:val="00C74A3C"/>
    <w:rsid w:val="00C74EEA"/>
    <w:rsid w:val="00C764DC"/>
    <w:rsid w:val="00C765DB"/>
    <w:rsid w:val="00C76A0C"/>
    <w:rsid w:val="00C76F8A"/>
    <w:rsid w:val="00C77074"/>
    <w:rsid w:val="00C779AE"/>
    <w:rsid w:val="00C77D50"/>
    <w:rsid w:val="00C77E44"/>
    <w:rsid w:val="00C8063F"/>
    <w:rsid w:val="00C8081A"/>
    <w:rsid w:val="00C82169"/>
    <w:rsid w:val="00C821F4"/>
    <w:rsid w:val="00C829A7"/>
    <w:rsid w:val="00C82D65"/>
    <w:rsid w:val="00C82DDF"/>
    <w:rsid w:val="00C835D1"/>
    <w:rsid w:val="00C8374C"/>
    <w:rsid w:val="00C8384D"/>
    <w:rsid w:val="00C83964"/>
    <w:rsid w:val="00C83A6A"/>
    <w:rsid w:val="00C83FDF"/>
    <w:rsid w:val="00C842F2"/>
    <w:rsid w:val="00C84425"/>
    <w:rsid w:val="00C84D22"/>
    <w:rsid w:val="00C84EAE"/>
    <w:rsid w:val="00C84EFD"/>
    <w:rsid w:val="00C8512A"/>
    <w:rsid w:val="00C85875"/>
    <w:rsid w:val="00C85C0C"/>
    <w:rsid w:val="00C869E4"/>
    <w:rsid w:val="00C86D66"/>
    <w:rsid w:val="00C8727E"/>
    <w:rsid w:val="00C875B1"/>
    <w:rsid w:val="00C87920"/>
    <w:rsid w:val="00C8797A"/>
    <w:rsid w:val="00C90088"/>
    <w:rsid w:val="00C90522"/>
    <w:rsid w:val="00C90628"/>
    <w:rsid w:val="00C90808"/>
    <w:rsid w:val="00C90B65"/>
    <w:rsid w:val="00C90CBB"/>
    <w:rsid w:val="00C90EFA"/>
    <w:rsid w:val="00C90FEE"/>
    <w:rsid w:val="00C911BC"/>
    <w:rsid w:val="00C91917"/>
    <w:rsid w:val="00C91926"/>
    <w:rsid w:val="00C9195F"/>
    <w:rsid w:val="00C919B7"/>
    <w:rsid w:val="00C91D35"/>
    <w:rsid w:val="00C921B9"/>
    <w:rsid w:val="00C92258"/>
    <w:rsid w:val="00C9263A"/>
    <w:rsid w:val="00C92B44"/>
    <w:rsid w:val="00C9378C"/>
    <w:rsid w:val="00C938B1"/>
    <w:rsid w:val="00C938D1"/>
    <w:rsid w:val="00C93F7F"/>
    <w:rsid w:val="00C93FD7"/>
    <w:rsid w:val="00C9448C"/>
    <w:rsid w:val="00C947F1"/>
    <w:rsid w:val="00C94A4F"/>
    <w:rsid w:val="00C94DB3"/>
    <w:rsid w:val="00C9506D"/>
    <w:rsid w:val="00C95564"/>
    <w:rsid w:val="00C956A6"/>
    <w:rsid w:val="00C95D39"/>
    <w:rsid w:val="00C95ED4"/>
    <w:rsid w:val="00C95EF0"/>
    <w:rsid w:val="00C95F6D"/>
    <w:rsid w:val="00C96461"/>
    <w:rsid w:val="00C966B4"/>
    <w:rsid w:val="00C96914"/>
    <w:rsid w:val="00C96C0D"/>
    <w:rsid w:val="00C96C74"/>
    <w:rsid w:val="00C97419"/>
    <w:rsid w:val="00C97A3F"/>
    <w:rsid w:val="00C97A59"/>
    <w:rsid w:val="00C97B86"/>
    <w:rsid w:val="00C97F93"/>
    <w:rsid w:val="00CA02FC"/>
    <w:rsid w:val="00CA051B"/>
    <w:rsid w:val="00CA0AB8"/>
    <w:rsid w:val="00CA0B52"/>
    <w:rsid w:val="00CA1472"/>
    <w:rsid w:val="00CA15ED"/>
    <w:rsid w:val="00CA1910"/>
    <w:rsid w:val="00CA1C8F"/>
    <w:rsid w:val="00CA225C"/>
    <w:rsid w:val="00CA2310"/>
    <w:rsid w:val="00CA2A55"/>
    <w:rsid w:val="00CA2BBC"/>
    <w:rsid w:val="00CA2E89"/>
    <w:rsid w:val="00CA2FD3"/>
    <w:rsid w:val="00CA335F"/>
    <w:rsid w:val="00CA3535"/>
    <w:rsid w:val="00CA353C"/>
    <w:rsid w:val="00CA439B"/>
    <w:rsid w:val="00CA4D08"/>
    <w:rsid w:val="00CA4EE7"/>
    <w:rsid w:val="00CA4FEB"/>
    <w:rsid w:val="00CA504B"/>
    <w:rsid w:val="00CA50A7"/>
    <w:rsid w:val="00CA57FE"/>
    <w:rsid w:val="00CA5EC8"/>
    <w:rsid w:val="00CA60DC"/>
    <w:rsid w:val="00CA6448"/>
    <w:rsid w:val="00CA64DE"/>
    <w:rsid w:val="00CA657C"/>
    <w:rsid w:val="00CA6C55"/>
    <w:rsid w:val="00CA7142"/>
    <w:rsid w:val="00CA7451"/>
    <w:rsid w:val="00CA76CE"/>
    <w:rsid w:val="00CA7B01"/>
    <w:rsid w:val="00CA7B2E"/>
    <w:rsid w:val="00CA7C73"/>
    <w:rsid w:val="00CA7DAA"/>
    <w:rsid w:val="00CA7DFF"/>
    <w:rsid w:val="00CB0196"/>
    <w:rsid w:val="00CB0430"/>
    <w:rsid w:val="00CB101D"/>
    <w:rsid w:val="00CB12E8"/>
    <w:rsid w:val="00CB1329"/>
    <w:rsid w:val="00CB1690"/>
    <w:rsid w:val="00CB1907"/>
    <w:rsid w:val="00CB1C5B"/>
    <w:rsid w:val="00CB2146"/>
    <w:rsid w:val="00CB225B"/>
    <w:rsid w:val="00CB22CD"/>
    <w:rsid w:val="00CB2AD8"/>
    <w:rsid w:val="00CB2F37"/>
    <w:rsid w:val="00CB3109"/>
    <w:rsid w:val="00CB31E7"/>
    <w:rsid w:val="00CB3A9C"/>
    <w:rsid w:val="00CB4053"/>
    <w:rsid w:val="00CB40CE"/>
    <w:rsid w:val="00CB4576"/>
    <w:rsid w:val="00CB4CFD"/>
    <w:rsid w:val="00CB4DA9"/>
    <w:rsid w:val="00CB4F04"/>
    <w:rsid w:val="00CB54E5"/>
    <w:rsid w:val="00CB5578"/>
    <w:rsid w:val="00CB56DB"/>
    <w:rsid w:val="00CB56E8"/>
    <w:rsid w:val="00CB5D40"/>
    <w:rsid w:val="00CB5E7C"/>
    <w:rsid w:val="00CB64A3"/>
    <w:rsid w:val="00CB677E"/>
    <w:rsid w:val="00CB6850"/>
    <w:rsid w:val="00CB6874"/>
    <w:rsid w:val="00CB69C6"/>
    <w:rsid w:val="00CB7067"/>
    <w:rsid w:val="00CB748B"/>
    <w:rsid w:val="00CB7593"/>
    <w:rsid w:val="00CB75CB"/>
    <w:rsid w:val="00CB7DC1"/>
    <w:rsid w:val="00CC03CA"/>
    <w:rsid w:val="00CC0722"/>
    <w:rsid w:val="00CC0740"/>
    <w:rsid w:val="00CC08F9"/>
    <w:rsid w:val="00CC093A"/>
    <w:rsid w:val="00CC0C25"/>
    <w:rsid w:val="00CC1153"/>
    <w:rsid w:val="00CC14F4"/>
    <w:rsid w:val="00CC17FA"/>
    <w:rsid w:val="00CC1982"/>
    <w:rsid w:val="00CC1FC7"/>
    <w:rsid w:val="00CC248F"/>
    <w:rsid w:val="00CC27BA"/>
    <w:rsid w:val="00CC34BD"/>
    <w:rsid w:val="00CC396C"/>
    <w:rsid w:val="00CC3EB2"/>
    <w:rsid w:val="00CC3EE0"/>
    <w:rsid w:val="00CC4057"/>
    <w:rsid w:val="00CC4838"/>
    <w:rsid w:val="00CC4D48"/>
    <w:rsid w:val="00CC522F"/>
    <w:rsid w:val="00CC5480"/>
    <w:rsid w:val="00CC5A24"/>
    <w:rsid w:val="00CC5D00"/>
    <w:rsid w:val="00CC5D5A"/>
    <w:rsid w:val="00CC5F1D"/>
    <w:rsid w:val="00CC604B"/>
    <w:rsid w:val="00CC61A7"/>
    <w:rsid w:val="00CC6225"/>
    <w:rsid w:val="00CC6409"/>
    <w:rsid w:val="00CC6691"/>
    <w:rsid w:val="00CC6CBE"/>
    <w:rsid w:val="00CC6D10"/>
    <w:rsid w:val="00CC6E4B"/>
    <w:rsid w:val="00CC7160"/>
    <w:rsid w:val="00CC71A9"/>
    <w:rsid w:val="00CC7437"/>
    <w:rsid w:val="00CC78E1"/>
    <w:rsid w:val="00CC792F"/>
    <w:rsid w:val="00CC7A3C"/>
    <w:rsid w:val="00CC7A49"/>
    <w:rsid w:val="00CC7D52"/>
    <w:rsid w:val="00CC7D65"/>
    <w:rsid w:val="00CC7D9B"/>
    <w:rsid w:val="00CC7EDF"/>
    <w:rsid w:val="00CC7F63"/>
    <w:rsid w:val="00CC7FDA"/>
    <w:rsid w:val="00CD0039"/>
    <w:rsid w:val="00CD03D9"/>
    <w:rsid w:val="00CD0A29"/>
    <w:rsid w:val="00CD0B78"/>
    <w:rsid w:val="00CD0CCE"/>
    <w:rsid w:val="00CD0EBD"/>
    <w:rsid w:val="00CD11D3"/>
    <w:rsid w:val="00CD1F24"/>
    <w:rsid w:val="00CD218B"/>
    <w:rsid w:val="00CD28CF"/>
    <w:rsid w:val="00CD32B8"/>
    <w:rsid w:val="00CD395C"/>
    <w:rsid w:val="00CD3AD6"/>
    <w:rsid w:val="00CD400B"/>
    <w:rsid w:val="00CD43BC"/>
    <w:rsid w:val="00CD5026"/>
    <w:rsid w:val="00CD517D"/>
    <w:rsid w:val="00CD5A7F"/>
    <w:rsid w:val="00CD5C10"/>
    <w:rsid w:val="00CD5F59"/>
    <w:rsid w:val="00CD610F"/>
    <w:rsid w:val="00CD63D3"/>
    <w:rsid w:val="00CD6463"/>
    <w:rsid w:val="00CD656E"/>
    <w:rsid w:val="00CD66AB"/>
    <w:rsid w:val="00CD66BC"/>
    <w:rsid w:val="00CD67AA"/>
    <w:rsid w:val="00CD6B09"/>
    <w:rsid w:val="00CD6B52"/>
    <w:rsid w:val="00CD6E52"/>
    <w:rsid w:val="00CD6E6F"/>
    <w:rsid w:val="00CD7122"/>
    <w:rsid w:val="00CD7393"/>
    <w:rsid w:val="00CD7416"/>
    <w:rsid w:val="00CE020E"/>
    <w:rsid w:val="00CE0602"/>
    <w:rsid w:val="00CE108B"/>
    <w:rsid w:val="00CE148B"/>
    <w:rsid w:val="00CE16E2"/>
    <w:rsid w:val="00CE172E"/>
    <w:rsid w:val="00CE185D"/>
    <w:rsid w:val="00CE1F83"/>
    <w:rsid w:val="00CE1FA7"/>
    <w:rsid w:val="00CE22EA"/>
    <w:rsid w:val="00CE239B"/>
    <w:rsid w:val="00CE239D"/>
    <w:rsid w:val="00CE2558"/>
    <w:rsid w:val="00CE2BF1"/>
    <w:rsid w:val="00CE2C07"/>
    <w:rsid w:val="00CE3D23"/>
    <w:rsid w:val="00CE41D0"/>
    <w:rsid w:val="00CE4250"/>
    <w:rsid w:val="00CE45F2"/>
    <w:rsid w:val="00CE46DB"/>
    <w:rsid w:val="00CE46E9"/>
    <w:rsid w:val="00CE4884"/>
    <w:rsid w:val="00CE4CF0"/>
    <w:rsid w:val="00CE52C5"/>
    <w:rsid w:val="00CE5556"/>
    <w:rsid w:val="00CE557F"/>
    <w:rsid w:val="00CE5CC7"/>
    <w:rsid w:val="00CE6064"/>
    <w:rsid w:val="00CE64B1"/>
    <w:rsid w:val="00CE6747"/>
    <w:rsid w:val="00CE75F7"/>
    <w:rsid w:val="00CE795E"/>
    <w:rsid w:val="00CE79C2"/>
    <w:rsid w:val="00CE7B93"/>
    <w:rsid w:val="00CE7BB0"/>
    <w:rsid w:val="00CE7D6B"/>
    <w:rsid w:val="00CF01B1"/>
    <w:rsid w:val="00CF07D8"/>
    <w:rsid w:val="00CF150C"/>
    <w:rsid w:val="00CF16B5"/>
    <w:rsid w:val="00CF1869"/>
    <w:rsid w:val="00CF1AA7"/>
    <w:rsid w:val="00CF1C9D"/>
    <w:rsid w:val="00CF1D39"/>
    <w:rsid w:val="00CF2088"/>
    <w:rsid w:val="00CF20D6"/>
    <w:rsid w:val="00CF21E2"/>
    <w:rsid w:val="00CF2ED3"/>
    <w:rsid w:val="00CF362D"/>
    <w:rsid w:val="00CF3A0B"/>
    <w:rsid w:val="00CF3A3E"/>
    <w:rsid w:val="00CF4197"/>
    <w:rsid w:val="00CF420A"/>
    <w:rsid w:val="00CF4797"/>
    <w:rsid w:val="00CF48DE"/>
    <w:rsid w:val="00CF4C04"/>
    <w:rsid w:val="00CF4ED2"/>
    <w:rsid w:val="00CF4F52"/>
    <w:rsid w:val="00CF5412"/>
    <w:rsid w:val="00CF5B72"/>
    <w:rsid w:val="00CF615C"/>
    <w:rsid w:val="00CF61D2"/>
    <w:rsid w:val="00CF6386"/>
    <w:rsid w:val="00CF646C"/>
    <w:rsid w:val="00CF64FC"/>
    <w:rsid w:val="00CF6747"/>
    <w:rsid w:val="00CF6B92"/>
    <w:rsid w:val="00CF6C9B"/>
    <w:rsid w:val="00CF73A1"/>
    <w:rsid w:val="00D00507"/>
    <w:rsid w:val="00D00B0B"/>
    <w:rsid w:val="00D00D61"/>
    <w:rsid w:val="00D00F7A"/>
    <w:rsid w:val="00D01261"/>
    <w:rsid w:val="00D014AB"/>
    <w:rsid w:val="00D01A08"/>
    <w:rsid w:val="00D02093"/>
    <w:rsid w:val="00D02259"/>
    <w:rsid w:val="00D025FE"/>
    <w:rsid w:val="00D026D8"/>
    <w:rsid w:val="00D02762"/>
    <w:rsid w:val="00D0291A"/>
    <w:rsid w:val="00D029A7"/>
    <w:rsid w:val="00D029E7"/>
    <w:rsid w:val="00D02D97"/>
    <w:rsid w:val="00D035F6"/>
    <w:rsid w:val="00D03826"/>
    <w:rsid w:val="00D03846"/>
    <w:rsid w:val="00D03913"/>
    <w:rsid w:val="00D03B89"/>
    <w:rsid w:val="00D04C47"/>
    <w:rsid w:val="00D058D5"/>
    <w:rsid w:val="00D05A2F"/>
    <w:rsid w:val="00D05B2F"/>
    <w:rsid w:val="00D05D52"/>
    <w:rsid w:val="00D05EE0"/>
    <w:rsid w:val="00D0605A"/>
    <w:rsid w:val="00D062A1"/>
    <w:rsid w:val="00D062AE"/>
    <w:rsid w:val="00D0674A"/>
    <w:rsid w:val="00D06A35"/>
    <w:rsid w:val="00D06CF5"/>
    <w:rsid w:val="00D06F2C"/>
    <w:rsid w:val="00D06F41"/>
    <w:rsid w:val="00D07079"/>
    <w:rsid w:val="00D07682"/>
    <w:rsid w:val="00D0781F"/>
    <w:rsid w:val="00D07E63"/>
    <w:rsid w:val="00D07EC7"/>
    <w:rsid w:val="00D102CA"/>
    <w:rsid w:val="00D10D34"/>
    <w:rsid w:val="00D10FAA"/>
    <w:rsid w:val="00D11253"/>
    <w:rsid w:val="00D11437"/>
    <w:rsid w:val="00D1143D"/>
    <w:rsid w:val="00D11617"/>
    <w:rsid w:val="00D116BA"/>
    <w:rsid w:val="00D122B1"/>
    <w:rsid w:val="00D1273A"/>
    <w:rsid w:val="00D127DA"/>
    <w:rsid w:val="00D12CE7"/>
    <w:rsid w:val="00D12F5A"/>
    <w:rsid w:val="00D12F74"/>
    <w:rsid w:val="00D13024"/>
    <w:rsid w:val="00D137BF"/>
    <w:rsid w:val="00D13AB8"/>
    <w:rsid w:val="00D13AC2"/>
    <w:rsid w:val="00D13E8C"/>
    <w:rsid w:val="00D13FB9"/>
    <w:rsid w:val="00D14268"/>
    <w:rsid w:val="00D1475D"/>
    <w:rsid w:val="00D14B93"/>
    <w:rsid w:val="00D14F26"/>
    <w:rsid w:val="00D151B3"/>
    <w:rsid w:val="00D151D8"/>
    <w:rsid w:val="00D15EAA"/>
    <w:rsid w:val="00D16145"/>
    <w:rsid w:val="00D16CB7"/>
    <w:rsid w:val="00D16DAA"/>
    <w:rsid w:val="00D16DFE"/>
    <w:rsid w:val="00D16E71"/>
    <w:rsid w:val="00D170C4"/>
    <w:rsid w:val="00D1786E"/>
    <w:rsid w:val="00D178B2"/>
    <w:rsid w:val="00D17DDD"/>
    <w:rsid w:val="00D2019C"/>
    <w:rsid w:val="00D2021E"/>
    <w:rsid w:val="00D20C49"/>
    <w:rsid w:val="00D20FB1"/>
    <w:rsid w:val="00D212A4"/>
    <w:rsid w:val="00D21AC4"/>
    <w:rsid w:val="00D22430"/>
    <w:rsid w:val="00D22788"/>
    <w:rsid w:val="00D227C4"/>
    <w:rsid w:val="00D2298B"/>
    <w:rsid w:val="00D22AE9"/>
    <w:rsid w:val="00D22C3C"/>
    <w:rsid w:val="00D22F71"/>
    <w:rsid w:val="00D22FC3"/>
    <w:rsid w:val="00D22FEC"/>
    <w:rsid w:val="00D23037"/>
    <w:rsid w:val="00D234BF"/>
    <w:rsid w:val="00D23893"/>
    <w:rsid w:val="00D23BE5"/>
    <w:rsid w:val="00D241C3"/>
    <w:rsid w:val="00D241D1"/>
    <w:rsid w:val="00D2447D"/>
    <w:rsid w:val="00D24643"/>
    <w:rsid w:val="00D248D4"/>
    <w:rsid w:val="00D24901"/>
    <w:rsid w:val="00D249B3"/>
    <w:rsid w:val="00D250FF"/>
    <w:rsid w:val="00D25274"/>
    <w:rsid w:val="00D254AB"/>
    <w:rsid w:val="00D2550E"/>
    <w:rsid w:val="00D2570F"/>
    <w:rsid w:val="00D2582B"/>
    <w:rsid w:val="00D25BE3"/>
    <w:rsid w:val="00D25D69"/>
    <w:rsid w:val="00D26039"/>
    <w:rsid w:val="00D26068"/>
    <w:rsid w:val="00D260A9"/>
    <w:rsid w:val="00D26112"/>
    <w:rsid w:val="00D2661E"/>
    <w:rsid w:val="00D26D7F"/>
    <w:rsid w:val="00D26F52"/>
    <w:rsid w:val="00D270EE"/>
    <w:rsid w:val="00D2717A"/>
    <w:rsid w:val="00D27183"/>
    <w:rsid w:val="00D27350"/>
    <w:rsid w:val="00D2753D"/>
    <w:rsid w:val="00D278ED"/>
    <w:rsid w:val="00D3042D"/>
    <w:rsid w:val="00D307EC"/>
    <w:rsid w:val="00D30B2D"/>
    <w:rsid w:val="00D3103D"/>
    <w:rsid w:val="00D310C6"/>
    <w:rsid w:val="00D31119"/>
    <w:rsid w:val="00D31BF8"/>
    <w:rsid w:val="00D32272"/>
    <w:rsid w:val="00D32309"/>
    <w:rsid w:val="00D32F5B"/>
    <w:rsid w:val="00D32F8A"/>
    <w:rsid w:val="00D3381F"/>
    <w:rsid w:val="00D33A46"/>
    <w:rsid w:val="00D33B27"/>
    <w:rsid w:val="00D340DB"/>
    <w:rsid w:val="00D344B4"/>
    <w:rsid w:val="00D34710"/>
    <w:rsid w:val="00D34965"/>
    <w:rsid w:val="00D34AC8"/>
    <w:rsid w:val="00D3563C"/>
    <w:rsid w:val="00D359AD"/>
    <w:rsid w:val="00D35F3C"/>
    <w:rsid w:val="00D35F91"/>
    <w:rsid w:val="00D3616C"/>
    <w:rsid w:val="00D36A46"/>
    <w:rsid w:val="00D36C3D"/>
    <w:rsid w:val="00D36EE9"/>
    <w:rsid w:val="00D37018"/>
    <w:rsid w:val="00D3707E"/>
    <w:rsid w:val="00D37C92"/>
    <w:rsid w:val="00D37D6F"/>
    <w:rsid w:val="00D4035E"/>
    <w:rsid w:val="00D40B5C"/>
    <w:rsid w:val="00D40C7E"/>
    <w:rsid w:val="00D40CFC"/>
    <w:rsid w:val="00D412AD"/>
    <w:rsid w:val="00D41309"/>
    <w:rsid w:val="00D41D50"/>
    <w:rsid w:val="00D41FAC"/>
    <w:rsid w:val="00D42085"/>
    <w:rsid w:val="00D4221B"/>
    <w:rsid w:val="00D4252E"/>
    <w:rsid w:val="00D427B6"/>
    <w:rsid w:val="00D438C6"/>
    <w:rsid w:val="00D43A36"/>
    <w:rsid w:val="00D43A80"/>
    <w:rsid w:val="00D43D2F"/>
    <w:rsid w:val="00D43F18"/>
    <w:rsid w:val="00D440A9"/>
    <w:rsid w:val="00D4414C"/>
    <w:rsid w:val="00D444C7"/>
    <w:rsid w:val="00D44A4F"/>
    <w:rsid w:val="00D44D6B"/>
    <w:rsid w:val="00D45166"/>
    <w:rsid w:val="00D45580"/>
    <w:rsid w:val="00D45E55"/>
    <w:rsid w:val="00D4633C"/>
    <w:rsid w:val="00D46C8A"/>
    <w:rsid w:val="00D46D8C"/>
    <w:rsid w:val="00D46EBC"/>
    <w:rsid w:val="00D46F86"/>
    <w:rsid w:val="00D4761A"/>
    <w:rsid w:val="00D479BD"/>
    <w:rsid w:val="00D479EF"/>
    <w:rsid w:val="00D47A1D"/>
    <w:rsid w:val="00D47B98"/>
    <w:rsid w:val="00D47E1B"/>
    <w:rsid w:val="00D50259"/>
    <w:rsid w:val="00D505FB"/>
    <w:rsid w:val="00D509F0"/>
    <w:rsid w:val="00D50A67"/>
    <w:rsid w:val="00D50D66"/>
    <w:rsid w:val="00D50F17"/>
    <w:rsid w:val="00D519CB"/>
    <w:rsid w:val="00D51BC5"/>
    <w:rsid w:val="00D524AC"/>
    <w:rsid w:val="00D5251E"/>
    <w:rsid w:val="00D52758"/>
    <w:rsid w:val="00D5285C"/>
    <w:rsid w:val="00D52B5F"/>
    <w:rsid w:val="00D53218"/>
    <w:rsid w:val="00D5336C"/>
    <w:rsid w:val="00D53B77"/>
    <w:rsid w:val="00D53BC3"/>
    <w:rsid w:val="00D53BD8"/>
    <w:rsid w:val="00D53C0C"/>
    <w:rsid w:val="00D53E92"/>
    <w:rsid w:val="00D5427E"/>
    <w:rsid w:val="00D542CF"/>
    <w:rsid w:val="00D543FB"/>
    <w:rsid w:val="00D5478F"/>
    <w:rsid w:val="00D54C00"/>
    <w:rsid w:val="00D54C48"/>
    <w:rsid w:val="00D54EBF"/>
    <w:rsid w:val="00D55326"/>
    <w:rsid w:val="00D55A89"/>
    <w:rsid w:val="00D55BB3"/>
    <w:rsid w:val="00D55C18"/>
    <w:rsid w:val="00D561B8"/>
    <w:rsid w:val="00D56222"/>
    <w:rsid w:val="00D569EE"/>
    <w:rsid w:val="00D570E8"/>
    <w:rsid w:val="00D577E3"/>
    <w:rsid w:val="00D57F17"/>
    <w:rsid w:val="00D57F46"/>
    <w:rsid w:val="00D60014"/>
    <w:rsid w:val="00D60107"/>
    <w:rsid w:val="00D60264"/>
    <w:rsid w:val="00D60567"/>
    <w:rsid w:val="00D60ACA"/>
    <w:rsid w:val="00D60ACD"/>
    <w:rsid w:val="00D60CD9"/>
    <w:rsid w:val="00D60E87"/>
    <w:rsid w:val="00D61050"/>
    <w:rsid w:val="00D6114C"/>
    <w:rsid w:val="00D611F4"/>
    <w:rsid w:val="00D611F9"/>
    <w:rsid w:val="00D61339"/>
    <w:rsid w:val="00D61533"/>
    <w:rsid w:val="00D618AC"/>
    <w:rsid w:val="00D618AE"/>
    <w:rsid w:val="00D618DA"/>
    <w:rsid w:val="00D61A0B"/>
    <w:rsid w:val="00D621F6"/>
    <w:rsid w:val="00D62426"/>
    <w:rsid w:val="00D62463"/>
    <w:rsid w:val="00D624C3"/>
    <w:rsid w:val="00D627C4"/>
    <w:rsid w:val="00D62B21"/>
    <w:rsid w:val="00D62CFA"/>
    <w:rsid w:val="00D62EEA"/>
    <w:rsid w:val="00D6320C"/>
    <w:rsid w:val="00D6321D"/>
    <w:rsid w:val="00D63283"/>
    <w:rsid w:val="00D632CD"/>
    <w:rsid w:val="00D634FB"/>
    <w:rsid w:val="00D63513"/>
    <w:rsid w:val="00D63C0B"/>
    <w:rsid w:val="00D641A7"/>
    <w:rsid w:val="00D64472"/>
    <w:rsid w:val="00D64A2C"/>
    <w:rsid w:val="00D64A46"/>
    <w:rsid w:val="00D65316"/>
    <w:rsid w:val="00D66580"/>
    <w:rsid w:val="00D669B0"/>
    <w:rsid w:val="00D66C67"/>
    <w:rsid w:val="00D66E73"/>
    <w:rsid w:val="00D66EF2"/>
    <w:rsid w:val="00D671CD"/>
    <w:rsid w:val="00D67442"/>
    <w:rsid w:val="00D6758C"/>
    <w:rsid w:val="00D677CA"/>
    <w:rsid w:val="00D67856"/>
    <w:rsid w:val="00D705A7"/>
    <w:rsid w:val="00D70D17"/>
    <w:rsid w:val="00D70E1A"/>
    <w:rsid w:val="00D70EAE"/>
    <w:rsid w:val="00D711DE"/>
    <w:rsid w:val="00D71916"/>
    <w:rsid w:val="00D719E6"/>
    <w:rsid w:val="00D71D03"/>
    <w:rsid w:val="00D71D71"/>
    <w:rsid w:val="00D72138"/>
    <w:rsid w:val="00D721E1"/>
    <w:rsid w:val="00D7272A"/>
    <w:rsid w:val="00D729D0"/>
    <w:rsid w:val="00D7340F"/>
    <w:rsid w:val="00D73639"/>
    <w:rsid w:val="00D73CF5"/>
    <w:rsid w:val="00D73F88"/>
    <w:rsid w:val="00D740B4"/>
    <w:rsid w:val="00D74194"/>
    <w:rsid w:val="00D741D9"/>
    <w:rsid w:val="00D74595"/>
    <w:rsid w:val="00D745D1"/>
    <w:rsid w:val="00D746F6"/>
    <w:rsid w:val="00D74788"/>
    <w:rsid w:val="00D74D74"/>
    <w:rsid w:val="00D74EBE"/>
    <w:rsid w:val="00D7503A"/>
    <w:rsid w:val="00D752D9"/>
    <w:rsid w:val="00D75A16"/>
    <w:rsid w:val="00D766DB"/>
    <w:rsid w:val="00D76EC5"/>
    <w:rsid w:val="00D770CA"/>
    <w:rsid w:val="00D772BF"/>
    <w:rsid w:val="00D77385"/>
    <w:rsid w:val="00D7794C"/>
    <w:rsid w:val="00D77A4F"/>
    <w:rsid w:val="00D77DEE"/>
    <w:rsid w:val="00D77EA8"/>
    <w:rsid w:val="00D77F8D"/>
    <w:rsid w:val="00D8002F"/>
    <w:rsid w:val="00D801AA"/>
    <w:rsid w:val="00D80776"/>
    <w:rsid w:val="00D80870"/>
    <w:rsid w:val="00D80972"/>
    <w:rsid w:val="00D80C4D"/>
    <w:rsid w:val="00D80FC1"/>
    <w:rsid w:val="00D81181"/>
    <w:rsid w:val="00D817C6"/>
    <w:rsid w:val="00D81A67"/>
    <w:rsid w:val="00D81AE9"/>
    <w:rsid w:val="00D81E3C"/>
    <w:rsid w:val="00D81EF9"/>
    <w:rsid w:val="00D8247C"/>
    <w:rsid w:val="00D826F9"/>
    <w:rsid w:val="00D82FE2"/>
    <w:rsid w:val="00D830D0"/>
    <w:rsid w:val="00D83578"/>
    <w:rsid w:val="00D83663"/>
    <w:rsid w:val="00D83B23"/>
    <w:rsid w:val="00D83C0B"/>
    <w:rsid w:val="00D83D82"/>
    <w:rsid w:val="00D84411"/>
    <w:rsid w:val="00D84672"/>
    <w:rsid w:val="00D849FE"/>
    <w:rsid w:val="00D84C5D"/>
    <w:rsid w:val="00D8511A"/>
    <w:rsid w:val="00D858E4"/>
    <w:rsid w:val="00D85E60"/>
    <w:rsid w:val="00D8644B"/>
    <w:rsid w:val="00D86500"/>
    <w:rsid w:val="00D86676"/>
    <w:rsid w:val="00D86C45"/>
    <w:rsid w:val="00D86CA1"/>
    <w:rsid w:val="00D86D55"/>
    <w:rsid w:val="00D86EC2"/>
    <w:rsid w:val="00D8735D"/>
    <w:rsid w:val="00D875DB"/>
    <w:rsid w:val="00D877ED"/>
    <w:rsid w:val="00D87B8C"/>
    <w:rsid w:val="00D87CD7"/>
    <w:rsid w:val="00D87EE7"/>
    <w:rsid w:val="00D9002B"/>
    <w:rsid w:val="00D90420"/>
    <w:rsid w:val="00D90922"/>
    <w:rsid w:val="00D90E60"/>
    <w:rsid w:val="00D9105E"/>
    <w:rsid w:val="00D913E9"/>
    <w:rsid w:val="00D91B24"/>
    <w:rsid w:val="00D91D0E"/>
    <w:rsid w:val="00D92558"/>
    <w:rsid w:val="00D92584"/>
    <w:rsid w:val="00D92B00"/>
    <w:rsid w:val="00D92E13"/>
    <w:rsid w:val="00D933DF"/>
    <w:rsid w:val="00D93506"/>
    <w:rsid w:val="00D93A32"/>
    <w:rsid w:val="00D93BF3"/>
    <w:rsid w:val="00D940C5"/>
    <w:rsid w:val="00D9486F"/>
    <w:rsid w:val="00D94AC6"/>
    <w:rsid w:val="00D94B0E"/>
    <w:rsid w:val="00D94CFF"/>
    <w:rsid w:val="00D94D41"/>
    <w:rsid w:val="00D94DC0"/>
    <w:rsid w:val="00D94E87"/>
    <w:rsid w:val="00D95465"/>
    <w:rsid w:val="00D95BF8"/>
    <w:rsid w:val="00D95CC7"/>
    <w:rsid w:val="00D95F1F"/>
    <w:rsid w:val="00D960A3"/>
    <w:rsid w:val="00D960C7"/>
    <w:rsid w:val="00D9632A"/>
    <w:rsid w:val="00D96685"/>
    <w:rsid w:val="00D96BAE"/>
    <w:rsid w:val="00D96CA6"/>
    <w:rsid w:val="00D96D46"/>
    <w:rsid w:val="00D97581"/>
    <w:rsid w:val="00D97AEC"/>
    <w:rsid w:val="00DA0265"/>
    <w:rsid w:val="00DA0289"/>
    <w:rsid w:val="00DA0744"/>
    <w:rsid w:val="00DA0B27"/>
    <w:rsid w:val="00DA0E2D"/>
    <w:rsid w:val="00DA1257"/>
    <w:rsid w:val="00DA1929"/>
    <w:rsid w:val="00DA1F44"/>
    <w:rsid w:val="00DA28D6"/>
    <w:rsid w:val="00DA2A9B"/>
    <w:rsid w:val="00DA2E72"/>
    <w:rsid w:val="00DA3385"/>
    <w:rsid w:val="00DA35F8"/>
    <w:rsid w:val="00DA360B"/>
    <w:rsid w:val="00DA3AC7"/>
    <w:rsid w:val="00DA435D"/>
    <w:rsid w:val="00DA4539"/>
    <w:rsid w:val="00DA4585"/>
    <w:rsid w:val="00DA4B02"/>
    <w:rsid w:val="00DA4B82"/>
    <w:rsid w:val="00DA5213"/>
    <w:rsid w:val="00DA585A"/>
    <w:rsid w:val="00DA5959"/>
    <w:rsid w:val="00DA5C6F"/>
    <w:rsid w:val="00DA67B6"/>
    <w:rsid w:val="00DA68CB"/>
    <w:rsid w:val="00DA6948"/>
    <w:rsid w:val="00DA6EFD"/>
    <w:rsid w:val="00DA7186"/>
    <w:rsid w:val="00DA79E4"/>
    <w:rsid w:val="00DA7FBE"/>
    <w:rsid w:val="00DB0361"/>
    <w:rsid w:val="00DB0506"/>
    <w:rsid w:val="00DB060F"/>
    <w:rsid w:val="00DB085E"/>
    <w:rsid w:val="00DB08CD"/>
    <w:rsid w:val="00DB0A97"/>
    <w:rsid w:val="00DB12E4"/>
    <w:rsid w:val="00DB16E6"/>
    <w:rsid w:val="00DB18E5"/>
    <w:rsid w:val="00DB290B"/>
    <w:rsid w:val="00DB2BCD"/>
    <w:rsid w:val="00DB2C49"/>
    <w:rsid w:val="00DB2D79"/>
    <w:rsid w:val="00DB319A"/>
    <w:rsid w:val="00DB31A6"/>
    <w:rsid w:val="00DB3B90"/>
    <w:rsid w:val="00DB4606"/>
    <w:rsid w:val="00DB4C1A"/>
    <w:rsid w:val="00DB4E28"/>
    <w:rsid w:val="00DB5991"/>
    <w:rsid w:val="00DB5A8C"/>
    <w:rsid w:val="00DB5B09"/>
    <w:rsid w:val="00DB5C5E"/>
    <w:rsid w:val="00DB5D2F"/>
    <w:rsid w:val="00DB60B4"/>
    <w:rsid w:val="00DB6148"/>
    <w:rsid w:val="00DB65B9"/>
    <w:rsid w:val="00DB675F"/>
    <w:rsid w:val="00DB73D3"/>
    <w:rsid w:val="00DB7653"/>
    <w:rsid w:val="00DB78E4"/>
    <w:rsid w:val="00DB7C10"/>
    <w:rsid w:val="00DB7C67"/>
    <w:rsid w:val="00DC0AAE"/>
    <w:rsid w:val="00DC0D4B"/>
    <w:rsid w:val="00DC1484"/>
    <w:rsid w:val="00DC14E4"/>
    <w:rsid w:val="00DC180A"/>
    <w:rsid w:val="00DC1851"/>
    <w:rsid w:val="00DC1982"/>
    <w:rsid w:val="00DC1CD8"/>
    <w:rsid w:val="00DC1EDC"/>
    <w:rsid w:val="00DC280B"/>
    <w:rsid w:val="00DC2830"/>
    <w:rsid w:val="00DC298F"/>
    <w:rsid w:val="00DC2DD8"/>
    <w:rsid w:val="00DC2F75"/>
    <w:rsid w:val="00DC2FB7"/>
    <w:rsid w:val="00DC409D"/>
    <w:rsid w:val="00DC409F"/>
    <w:rsid w:val="00DC40A1"/>
    <w:rsid w:val="00DC42F3"/>
    <w:rsid w:val="00DC444F"/>
    <w:rsid w:val="00DC45F3"/>
    <w:rsid w:val="00DC47CF"/>
    <w:rsid w:val="00DC4866"/>
    <w:rsid w:val="00DC4A85"/>
    <w:rsid w:val="00DC4CFF"/>
    <w:rsid w:val="00DC4E99"/>
    <w:rsid w:val="00DC4F84"/>
    <w:rsid w:val="00DC520F"/>
    <w:rsid w:val="00DC52FD"/>
    <w:rsid w:val="00DC5457"/>
    <w:rsid w:val="00DC5542"/>
    <w:rsid w:val="00DC5908"/>
    <w:rsid w:val="00DC5938"/>
    <w:rsid w:val="00DC5C26"/>
    <w:rsid w:val="00DC5CD0"/>
    <w:rsid w:val="00DC5FA8"/>
    <w:rsid w:val="00DC629D"/>
    <w:rsid w:val="00DC65C7"/>
    <w:rsid w:val="00DC6A82"/>
    <w:rsid w:val="00DC6AA2"/>
    <w:rsid w:val="00DC6BC1"/>
    <w:rsid w:val="00DC6F5A"/>
    <w:rsid w:val="00DC6FED"/>
    <w:rsid w:val="00DC7E78"/>
    <w:rsid w:val="00DC7EDE"/>
    <w:rsid w:val="00DC7FA4"/>
    <w:rsid w:val="00DD0386"/>
    <w:rsid w:val="00DD05BC"/>
    <w:rsid w:val="00DD0951"/>
    <w:rsid w:val="00DD0DF2"/>
    <w:rsid w:val="00DD1365"/>
    <w:rsid w:val="00DD1456"/>
    <w:rsid w:val="00DD1A7F"/>
    <w:rsid w:val="00DD2313"/>
    <w:rsid w:val="00DD281F"/>
    <w:rsid w:val="00DD28DD"/>
    <w:rsid w:val="00DD2B05"/>
    <w:rsid w:val="00DD2E0F"/>
    <w:rsid w:val="00DD39A4"/>
    <w:rsid w:val="00DD4384"/>
    <w:rsid w:val="00DD44A5"/>
    <w:rsid w:val="00DD48FA"/>
    <w:rsid w:val="00DD49F0"/>
    <w:rsid w:val="00DD50CC"/>
    <w:rsid w:val="00DD53A7"/>
    <w:rsid w:val="00DD55A3"/>
    <w:rsid w:val="00DD5646"/>
    <w:rsid w:val="00DD5672"/>
    <w:rsid w:val="00DD5915"/>
    <w:rsid w:val="00DD59E7"/>
    <w:rsid w:val="00DD5D55"/>
    <w:rsid w:val="00DD6097"/>
    <w:rsid w:val="00DD6B44"/>
    <w:rsid w:val="00DD7276"/>
    <w:rsid w:val="00DD74FE"/>
    <w:rsid w:val="00DD7596"/>
    <w:rsid w:val="00DD7723"/>
    <w:rsid w:val="00DD77E8"/>
    <w:rsid w:val="00DD780C"/>
    <w:rsid w:val="00DD7A9F"/>
    <w:rsid w:val="00DD7C6A"/>
    <w:rsid w:val="00DD7F3E"/>
    <w:rsid w:val="00DE01F1"/>
    <w:rsid w:val="00DE054B"/>
    <w:rsid w:val="00DE059B"/>
    <w:rsid w:val="00DE074F"/>
    <w:rsid w:val="00DE097D"/>
    <w:rsid w:val="00DE0989"/>
    <w:rsid w:val="00DE0DEC"/>
    <w:rsid w:val="00DE0F5C"/>
    <w:rsid w:val="00DE110D"/>
    <w:rsid w:val="00DE1538"/>
    <w:rsid w:val="00DE1550"/>
    <w:rsid w:val="00DE1E80"/>
    <w:rsid w:val="00DE2580"/>
    <w:rsid w:val="00DE276E"/>
    <w:rsid w:val="00DE2AFD"/>
    <w:rsid w:val="00DE303C"/>
    <w:rsid w:val="00DE3165"/>
    <w:rsid w:val="00DE3507"/>
    <w:rsid w:val="00DE35CD"/>
    <w:rsid w:val="00DE38F0"/>
    <w:rsid w:val="00DE3D38"/>
    <w:rsid w:val="00DE3EB4"/>
    <w:rsid w:val="00DE3FDE"/>
    <w:rsid w:val="00DE4AE1"/>
    <w:rsid w:val="00DE4C7C"/>
    <w:rsid w:val="00DE4E5F"/>
    <w:rsid w:val="00DE4E64"/>
    <w:rsid w:val="00DE4FA0"/>
    <w:rsid w:val="00DE4FFE"/>
    <w:rsid w:val="00DE50E6"/>
    <w:rsid w:val="00DE5245"/>
    <w:rsid w:val="00DE5337"/>
    <w:rsid w:val="00DE5990"/>
    <w:rsid w:val="00DE59CD"/>
    <w:rsid w:val="00DE5C25"/>
    <w:rsid w:val="00DE5DA6"/>
    <w:rsid w:val="00DE5EE3"/>
    <w:rsid w:val="00DE611A"/>
    <w:rsid w:val="00DE658E"/>
    <w:rsid w:val="00DE6CE0"/>
    <w:rsid w:val="00DE6D5E"/>
    <w:rsid w:val="00DE6ED1"/>
    <w:rsid w:val="00DE6F20"/>
    <w:rsid w:val="00DE7093"/>
    <w:rsid w:val="00DE7136"/>
    <w:rsid w:val="00DE74F0"/>
    <w:rsid w:val="00DE78A5"/>
    <w:rsid w:val="00DE796A"/>
    <w:rsid w:val="00DE7C0C"/>
    <w:rsid w:val="00DE7C22"/>
    <w:rsid w:val="00DE7FA4"/>
    <w:rsid w:val="00DF009B"/>
    <w:rsid w:val="00DF070C"/>
    <w:rsid w:val="00DF0760"/>
    <w:rsid w:val="00DF0800"/>
    <w:rsid w:val="00DF097C"/>
    <w:rsid w:val="00DF1217"/>
    <w:rsid w:val="00DF1768"/>
    <w:rsid w:val="00DF1BB2"/>
    <w:rsid w:val="00DF1E62"/>
    <w:rsid w:val="00DF2853"/>
    <w:rsid w:val="00DF2CB9"/>
    <w:rsid w:val="00DF2DEB"/>
    <w:rsid w:val="00DF3086"/>
    <w:rsid w:val="00DF3E41"/>
    <w:rsid w:val="00DF3E87"/>
    <w:rsid w:val="00DF4308"/>
    <w:rsid w:val="00DF4F46"/>
    <w:rsid w:val="00DF55BD"/>
    <w:rsid w:val="00DF5AC8"/>
    <w:rsid w:val="00DF5DBA"/>
    <w:rsid w:val="00DF623F"/>
    <w:rsid w:val="00DF68C7"/>
    <w:rsid w:val="00DF6990"/>
    <w:rsid w:val="00DF6C64"/>
    <w:rsid w:val="00DF6CFA"/>
    <w:rsid w:val="00DF70F8"/>
    <w:rsid w:val="00E004D0"/>
    <w:rsid w:val="00E005FE"/>
    <w:rsid w:val="00E00624"/>
    <w:rsid w:val="00E00671"/>
    <w:rsid w:val="00E00C01"/>
    <w:rsid w:val="00E00E56"/>
    <w:rsid w:val="00E00EE0"/>
    <w:rsid w:val="00E01279"/>
    <w:rsid w:val="00E0151C"/>
    <w:rsid w:val="00E01643"/>
    <w:rsid w:val="00E01765"/>
    <w:rsid w:val="00E01DDB"/>
    <w:rsid w:val="00E02072"/>
    <w:rsid w:val="00E021D5"/>
    <w:rsid w:val="00E022EE"/>
    <w:rsid w:val="00E024B7"/>
    <w:rsid w:val="00E026FD"/>
    <w:rsid w:val="00E02BC2"/>
    <w:rsid w:val="00E02C10"/>
    <w:rsid w:val="00E02F49"/>
    <w:rsid w:val="00E0335A"/>
    <w:rsid w:val="00E03DAF"/>
    <w:rsid w:val="00E03F44"/>
    <w:rsid w:val="00E03FDB"/>
    <w:rsid w:val="00E0420A"/>
    <w:rsid w:val="00E0451E"/>
    <w:rsid w:val="00E04559"/>
    <w:rsid w:val="00E0461F"/>
    <w:rsid w:val="00E048B8"/>
    <w:rsid w:val="00E0516C"/>
    <w:rsid w:val="00E0528A"/>
    <w:rsid w:val="00E05376"/>
    <w:rsid w:val="00E0584C"/>
    <w:rsid w:val="00E05D34"/>
    <w:rsid w:val="00E05DD1"/>
    <w:rsid w:val="00E05F75"/>
    <w:rsid w:val="00E06053"/>
    <w:rsid w:val="00E069A7"/>
    <w:rsid w:val="00E06D73"/>
    <w:rsid w:val="00E07159"/>
    <w:rsid w:val="00E072D1"/>
    <w:rsid w:val="00E07AC8"/>
    <w:rsid w:val="00E07AD3"/>
    <w:rsid w:val="00E07B55"/>
    <w:rsid w:val="00E10444"/>
    <w:rsid w:val="00E10454"/>
    <w:rsid w:val="00E10685"/>
    <w:rsid w:val="00E108A9"/>
    <w:rsid w:val="00E108BB"/>
    <w:rsid w:val="00E10989"/>
    <w:rsid w:val="00E1108E"/>
    <w:rsid w:val="00E1174B"/>
    <w:rsid w:val="00E11AE8"/>
    <w:rsid w:val="00E126E2"/>
    <w:rsid w:val="00E12E69"/>
    <w:rsid w:val="00E13810"/>
    <w:rsid w:val="00E13B15"/>
    <w:rsid w:val="00E147B1"/>
    <w:rsid w:val="00E147F0"/>
    <w:rsid w:val="00E14A6D"/>
    <w:rsid w:val="00E14B17"/>
    <w:rsid w:val="00E14C26"/>
    <w:rsid w:val="00E1535D"/>
    <w:rsid w:val="00E15D58"/>
    <w:rsid w:val="00E160E9"/>
    <w:rsid w:val="00E1626C"/>
    <w:rsid w:val="00E16290"/>
    <w:rsid w:val="00E1633F"/>
    <w:rsid w:val="00E168B8"/>
    <w:rsid w:val="00E16AF0"/>
    <w:rsid w:val="00E16D06"/>
    <w:rsid w:val="00E16E79"/>
    <w:rsid w:val="00E173B4"/>
    <w:rsid w:val="00E17865"/>
    <w:rsid w:val="00E20725"/>
    <w:rsid w:val="00E20B65"/>
    <w:rsid w:val="00E20C0D"/>
    <w:rsid w:val="00E20DF7"/>
    <w:rsid w:val="00E20E7C"/>
    <w:rsid w:val="00E20F07"/>
    <w:rsid w:val="00E211E6"/>
    <w:rsid w:val="00E214CB"/>
    <w:rsid w:val="00E214F1"/>
    <w:rsid w:val="00E21698"/>
    <w:rsid w:val="00E218EA"/>
    <w:rsid w:val="00E21A1A"/>
    <w:rsid w:val="00E21A1E"/>
    <w:rsid w:val="00E21B6A"/>
    <w:rsid w:val="00E21D46"/>
    <w:rsid w:val="00E22226"/>
    <w:rsid w:val="00E2230E"/>
    <w:rsid w:val="00E2295A"/>
    <w:rsid w:val="00E22D5A"/>
    <w:rsid w:val="00E22D98"/>
    <w:rsid w:val="00E22FC0"/>
    <w:rsid w:val="00E23188"/>
    <w:rsid w:val="00E23468"/>
    <w:rsid w:val="00E237AD"/>
    <w:rsid w:val="00E23930"/>
    <w:rsid w:val="00E23D49"/>
    <w:rsid w:val="00E23D6D"/>
    <w:rsid w:val="00E24202"/>
    <w:rsid w:val="00E24633"/>
    <w:rsid w:val="00E24BCE"/>
    <w:rsid w:val="00E24DDA"/>
    <w:rsid w:val="00E24F01"/>
    <w:rsid w:val="00E24F0C"/>
    <w:rsid w:val="00E259DF"/>
    <w:rsid w:val="00E25E07"/>
    <w:rsid w:val="00E25F9A"/>
    <w:rsid w:val="00E2640F"/>
    <w:rsid w:val="00E26F37"/>
    <w:rsid w:val="00E26FF0"/>
    <w:rsid w:val="00E26FF9"/>
    <w:rsid w:val="00E274E4"/>
    <w:rsid w:val="00E27B31"/>
    <w:rsid w:val="00E27E13"/>
    <w:rsid w:val="00E30058"/>
    <w:rsid w:val="00E301EE"/>
    <w:rsid w:val="00E303F9"/>
    <w:rsid w:val="00E30580"/>
    <w:rsid w:val="00E30665"/>
    <w:rsid w:val="00E30922"/>
    <w:rsid w:val="00E30C22"/>
    <w:rsid w:val="00E30F22"/>
    <w:rsid w:val="00E31250"/>
    <w:rsid w:val="00E312DC"/>
    <w:rsid w:val="00E31C74"/>
    <w:rsid w:val="00E31CFC"/>
    <w:rsid w:val="00E31E01"/>
    <w:rsid w:val="00E31FFE"/>
    <w:rsid w:val="00E3240B"/>
    <w:rsid w:val="00E32689"/>
    <w:rsid w:val="00E32A65"/>
    <w:rsid w:val="00E32B9F"/>
    <w:rsid w:val="00E32C24"/>
    <w:rsid w:val="00E33017"/>
    <w:rsid w:val="00E330F0"/>
    <w:rsid w:val="00E3340B"/>
    <w:rsid w:val="00E33F33"/>
    <w:rsid w:val="00E340E8"/>
    <w:rsid w:val="00E34611"/>
    <w:rsid w:val="00E347ED"/>
    <w:rsid w:val="00E34CA0"/>
    <w:rsid w:val="00E366CA"/>
    <w:rsid w:val="00E36CD1"/>
    <w:rsid w:val="00E37082"/>
    <w:rsid w:val="00E37904"/>
    <w:rsid w:val="00E37999"/>
    <w:rsid w:val="00E379E3"/>
    <w:rsid w:val="00E37A43"/>
    <w:rsid w:val="00E37AB1"/>
    <w:rsid w:val="00E4013C"/>
    <w:rsid w:val="00E404C8"/>
    <w:rsid w:val="00E40539"/>
    <w:rsid w:val="00E405F4"/>
    <w:rsid w:val="00E40649"/>
    <w:rsid w:val="00E407E3"/>
    <w:rsid w:val="00E40B1C"/>
    <w:rsid w:val="00E40DC9"/>
    <w:rsid w:val="00E41037"/>
    <w:rsid w:val="00E410AA"/>
    <w:rsid w:val="00E410CF"/>
    <w:rsid w:val="00E410FA"/>
    <w:rsid w:val="00E415F2"/>
    <w:rsid w:val="00E41FCE"/>
    <w:rsid w:val="00E42305"/>
    <w:rsid w:val="00E424B5"/>
    <w:rsid w:val="00E42FB9"/>
    <w:rsid w:val="00E43067"/>
    <w:rsid w:val="00E430FE"/>
    <w:rsid w:val="00E436B8"/>
    <w:rsid w:val="00E437E4"/>
    <w:rsid w:val="00E43AB8"/>
    <w:rsid w:val="00E43CA5"/>
    <w:rsid w:val="00E4457F"/>
    <w:rsid w:val="00E44639"/>
    <w:rsid w:val="00E446F2"/>
    <w:rsid w:val="00E4492C"/>
    <w:rsid w:val="00E44D92"/>
    <w:rsid w:val="00E453C8"/>
    <w:rsid w:val="00E45471"/>
    <w:rsid w:val="00E4557C"/>
    <w:rsid w:val="00E45612"/>
    <w:rsid w:val="00E456EA"/>
    <w:rsid w:val="00E45C7F"/>
    <w:rsid w:val="00E45D67"/>
    <w:rsid w:val="00E45F09"/>
    <w:rsid w:val="00E4640E"/>
    <w:rsid w:val="00E465DF"/>
    <w:rsid w:val="00E4672D"/>
    <w:rsid w:val="00E46F81"/>
    <w:rsid w:val="00E4762A"/>
    <w:rsid w:val="00E47703"/>
    <w:rsid w:val="00E4787B"/>
    <w:rsid w:val="00E47E7C"/>
    <w:rsid w:val="00E50631"/>
    <w:rsid w:val="00E507D8"/>
    <w:rsid w:val="00E50902"/>
    <w:rsid w:val="00E509DD"/>
    <w:rsid w:val="00E50F37"/>
    <w:rsid w:val="00E50FBD"/>
    <w:rsid w:val="00E51DD6"/>
    <w:rsid w:val="00E51E2B"/>
    <w:rsid w:val="00E51EFE"/>
    <w:rsid w:val="00E51F7C"/>
    <w:rsid w:val="00E51FD2"/>
    <w:rsid w:val="00E524C6"/>
    <w:rsid w:val="00E52522"/>
    <w:rsid w:val="00E526F6"/>
    <w:rsid w:val="00E52975"/>
    <w:rsid w:val="00E52EE9"/>
    <w:rsid w:val="00E530EB"/>
    <w:rsid w:val="00E53459"/>
    <w:rsid w:val="00E53955"/>
    <w:rsid w:val="00E53B4E"/>
    <w:rsid w:val="00E53F9E"/>
    <w:rsid w:val="00E54148"/>
    <w:rsid w:val="00E54170"/>
    <w:rsid w:val="00E54898"/>
    <w:rsid w:val="00E5491D"/>
    <w:rsid w:val="00E54BAC"/>
    <w:rsid w:val="00E54FCF"/>
    <w:rsid w:val="00E55323"/>
    <w:rsid w:val="00E553A6"/>
    <w:rsid w:val="00E5541D"/>
    <w:rsid w:val="00E555C9"/>
    <w:rsid w:val="00E55AB9"/>
    <w:rsid w:val="00E561FE"/>
    <w:rsid w:val="00E562C5"/>
    <w:rsid w:val="00E56B9D"/>
    <w:rsid w:val="00E56EAA"/>
    <w:rsid w:val="00E56F16"/>
    <w:rsid w:val="00E57134"/>
    <w:rsid w:val="00E572AA"/>
    <w:rsid w:val="00E5770C"/>
    <w:rsid w:val="00E57962"/>
    <w:rsid w:val="00E57F83"/>
    <w:rsid w:val="00E601AF"/>
    <w:rsid w:val="00E602EC"/>
    <w:rsid w:val="00E60416"/>
    <w:rsid w:val="00E608BA"/>
    <w:rsid w:val="00E60923"/>
    <w:rsid w:val="00E60B6D"/>
    <w:rsid w:val="00E60C4F"/>
    <w:rsid w:val="00E60F1B"/>
    <w:rsid w:val="00E61131"/>
    <w:rsid w:val="00E61221"/>
    <w:rsid w:val="00E614AD"/>
    <w:rsid w:val="00E6163F"/>
    <w:rsid w:val="00E61729"/>
    <w:rsid w:val="00E61F31"/>
    <w:rsid w:val="00E61FC4"/>
    <w:rsid w:val="00E620F4"/>
    <w:rsid w:val="00E622F6"/>
    <w:rsid w:val="00E62376"/>
    <w:rsid w:val="00E62991"/>
    <w:rsid w:val="00E629B4"/>
    <w:rsid w:val="00E62B1F"/>
    <w:rsid w:val="00E62B9E"/>
    <w:rsid w:val="00E633DC"/>
    <w:rsid w:val="00E633F4"/>
    <w:rsid w:val="00E63851"/>
    <w:rsid w:val="00E63ED6"/>
    <w:rsid w:val="00E6466A"/>
    <w:rsid w:val="00E64703"/>
    <w:rsid w:val="00E6517F"/>
    <w:rsid w:val="00E65200"/>
    <w:rsid w:val="00E656B6"/>
    <w:rsid w:val="00E657ED"/>
    <w:rsid w:val="00E65911"/>
    <w:rsid w:val="00E65B1C"/>
    <w:rsid w:val="00E65F42"/>
    <w:rsid w:val="00E66176"/>
    <w:rsid w:val="00E66574"/>
    <w:rsid w:val="00E66728"/>
    <w:rsid w:val="00E66824"/>
    <w:rsid w:val="00E66931"/>
    <w:rsid w:val="00E6698F"/>
    <w:rsid w:val="00E669FF"/>
    <w:rsid w:val="00E66B05"/>
    <w:rsid w:val="00E66E24"/>
    <w:rsid w:val="00E66FF5"/>
    <w:rsid w:val="00E670A4"/>
    <w:rsid w:val="00E67155"/>
    <w:rsid w:val="00E6787C"/>
    <w:rsid w:val="00E67FBE"/>
    <w:rsid w:val="00E704BC"/>
    <w:rsid w:val="00E70671"/>
    <w:rsid w:val="00E708B8"/>
    <w:rsid w:val="00E708B9"/>
    <w:rsid w:val="00E7090F"/>
    <w:rsid w:val="00E70F19"/>
    <w:rsid w:val="00E711AA"/>
    <w:rsid w:val="00E71A0B"/>
    <w:rsid w:val="00E71A6D"/>
    <w:rsid w:val="00E71D42"/>
    <w:rsid w:val="00E720BD"/>
    <w:rsid w:val="00E72333"/>
    <w:rsid w:val="00E7248F"/>
    <w:rsid w:val="00E73447"/>
    <w:rsid w:val="00E73D15"/>
    <w:rsid w:val="00E73E61"/>
    <w:rsid w:val="00E73F06"/>
    <w:rsid w:val="00E74044"/>
    <w:rsid w:val="00E74434"/>
    <w:rsid w:val="00E746EE"/>
    <w:rsid w:val="00E74DF0"/>
    <w:rsid w:val="00E75A23"/>
    <w:rsid w:val="00E75E5D"/>
    <w:rsid w:val="00E75F9E"/>
    <w:rsid w:val="00E765D6"/>
    <w:rsid w:val="00E7674A"/>
    <w:rsid w:val="00E76CE5"/>
    <w:rsid w:val="00E76E7F"/>
    <w:rsid w:val="00E76F82"/>
    <w:rsid w:val="00E77306"/>
    <w:rsid w:val="00E77550"/>
    <w:rsid w:val="00E7779D"/>
    <w:rsid w:val="00E777C6"/>
    <w:rsid w:val="00E7794E"/>
    <w:rsid w:val="00E7797D"/>
    <w:rsid w:val="00E77B4C"/>
    <w:rsid w:val="00E77C2E"/>
    <w:rsid w:val="00E801C6"/>
    <w:rsid w:val="00E80477"/>
    <w:rsid w:val="00E808B5"/>
    <w:rsid w:val="00E80D45"/>
    <w:rsid w:val="00E81A68"/>
    <w:rsid w:val="00E81E96"/>
    <w:rsid w:val="00E81F33"/>
    <w:rsid w:val="00E82088"/>
    <w:rsid w:val="00E82255"/>
    <w:rsid w:val="00E8238C"/>
    <w:rsid w:val="00E83196"/>
    <w:rsid w:val="00E83320"/>
    <w:rsid w:val="00E83659"/>
    <w:rsid w:val="00E83777"/>
    <w:rsid w:val="00E83C4F"/>
    <w:rsid w:val="00E83C88"/>
    <w:rsid w:val="00E83D1F"/>
    <w:rsid w:val="00E83E28"/>
    <w:rsid w:val="00E84306"/>
    <w:rsid w:val="00E846D8"/>
    <w:rsid w:val="00E846E2"/>
    <w:rsid w:val="00E84745"/>
    <w:rsid w:val="00E84A2E"/>
    <w:rsid w:val="00E84B93"/>
    <w:rsid w:val="00E84CD2"/>
    <w:rsid w:val="00E84CF8"/>
    <w:rsid w:val="00E84E53"/>
    <w:rsid w:val="00E84F0D"/>
    <w:rsid w:val="00E8511F"/>
    <w:rsid w:val="00E85281"/>
    <w:rsid w:val="00E853CA"/>
    <w:rsid w:val="00E85604"/>
    <w:rsid w:val="00E85926"/>
    <w:rsid w:val="00E85A11"/>
    <w:rsid w:val="00E85B99"/>
    <w:rsid w:val="00E864AC"/>
    <w:rsid w:val="00E865F6"/>
    <w:rsid w:val="00E86663"/>
    <w:rsid w:val="00E8666D"/>
    <w:rsid w:val="00E86B2E"/>
    <w:rsid w:val="00E86CEF"/>
    <w:rsid w:val="00E86FCD"/>
    <w:rsid w:val="00E8716E"/>
    <w:rsid w:val="00E903C5"/>
    <w:rsid w:val="00E904C1"/>
    <w:rsid w:val="00E904FC"/>
    <w:rsid w:val="00E914FE"/>
    <w:rsid w:val="00E915B5"/>
    <w:rsid w:val="00E91AF8"/>
    <w:rsid w:val="00E91DD5"/>
    <w:rsid w:val="00E92300"/>
    <w:rsid w:val="00E92C25"/>
    <w:rsid w:val="00E92C7B"/>
    <w:rsid w:val="00E92E78"/>
    <w:rsid w:val="00E93619"/>
    <w:rsid w:val="00E9384F"/>
    <w:rsid w:val="00E93A83"/>
    <w:rsid w:val="00E93D22"/>
    <w:rsid w:val="00E942BC"/>
    <w:rsid w:val="00E95067"/>
    <w:rsid w:val="00E95359"/>
    <w:rsid w:val="00E953F0"/>
    <w:rsid w:val="00E95D2B"/>
    <w:rsid w:val="00E96366"/>
    <w:rsid w:val="00E9695E"/>
    <w:rsid w:val="00E96FE8"/>
    <w:rsid w:val="00E97163"/>
    <w:rsid w:val="00E974E0"/>
    <w:rsid w:val="00E97941"/>
    <w:rsid w:val="00EA0184"/>
    <w:rsid w:val="00EA03C5"/>
    <w:rsid w:val="00EA04FC"/>
    <w:rsid w:val="00EA08FF"/>
    <w:rsid w:val="00EA0B7A"/>
    <w:rsid w:val="00EA0C37"/>
    <w:rsid w:val="00EA0C3B"/>
    <w:rsid w:val="00EA0F1A"/>
    <w:rsid w:val="00EA128F"/>
    <w:rsid w:val="00EA190D"/>
    <w:rsid w:val="00EA1CEB"/>
    <w:rsid w:val="00EA2419"/>
    <w:rsid w:val="00EA2421"/>
    <w:rsid w:val="00EA2433"/>
    <w:rsid w:val="00EA27F4"/>
    <w:rsid w:val="00EA2965"/>
    <w:rsid w:val="00EA2C79"/>
    <w:rsid w:val="00EA2E73"/>
    <w:rsid w:val="00EA3854"/>
    <w:rsid w:val="00EA3956"/>
    <w:rsid w:val="00EA3DE9"/>
    <w:rsid w:val="00EA3FB5"/>
    <w:rsid w:val="00EA4E90"/>
    <w:rsid w:val="00EA524E"/>
    <w:rsid w:val="00EA56AA"/>
    <w:rsid w:val="00EA5BE5"/>
    <w:rsid w:val="00EA6188"/>
    <w:rsid w:val="00EA6208"/>
    <w:rsid w:val="00EA627A"/>
    <w:rsid w:val="00EA62B4"/>
    <w:rsid w:val="00EA658B"/>
    <w:rsid w:val="00EA6B57"/>
    <w:rsid w:val="00EA6F49"/>
    <w:rsid w:val="00EA75A5"/>
    <w:rsid w:val="00EA77F8"/>
    <w:rsid w:val="00EA7A23"/>
    <w:rsid w:val="00EA7BAD"/>
    <w:rsid w:val="00EA7D48"/>
    <w:rsid w:val="00EB00D8"/>
    <w:rsid w:val="00EB09C4"/>
    <w:rsid w:val="00EB0E56"/>
    <w:rsid w:val="00EB0F7E"/>
    <w:rsid w:val="00EB1054"/>
    <w:rsid w:val="00EB10F0"/>
    <w:rsid w:val="00EB1358"/>
    <w:rsid w:val="00EB14D7"/>
    <w:rsid w:val="00EB15D3"/>
    <w:rsid w:val="00EB19CD"/>
    <w:rsid w:val="00EB1A94"/>
    <w:rsid w:val="00EB20A6"/>
    <w:rsid w:val="00EB210A"/>
    <w:rsid w:val="00EB2201"/>
    <w:rsid w:val="00EB23E5"/>
    <w:rsid w:val="00EB245B"/>
    <w:rsid w:val="00EB2688"/>
    <w:rsid w:val="00EB2858"/>
    <w:rsid w:val="00EB2CDC"/>
    <w:rsid w:val="00EB3167"/>
    <w:rsid w:val="00EB36AF"/>
    <w:rsid w:val="00EB3A00"/>
    <w:rsid w:val="00EB3B01"/>
    <w:rsid w:val="00EB3CCD"/>
    <w:rsid w:val="00EB3F82"/>
    <w:rsid w:val="00EB409B"/>
    <w:rsid w:val="00EB41DF"/>
    <w:rsid w:val="00EB4B2E"/>
    <w:rsid w:val="00EB4B6A"/>
    <w:rsid w:val="00EB4ECE"/>
    <w:rsid w:val="00EB5472"/>
    <w:rsid w:val="00EB57ED"/>
    <w:rsid w:val="00EB5F21"/>
    <w:rsid w:val="00EB5FE7"/>
    <w:rsid w:val="00EB6575"/>
    <w:rsid w:val="00EB6672"/>
    <w:rsid w:val="00EB7657"/>
    <w:rsid w:val="00EB7841"/>
    <w:rsid w:val="00EB792D"/>
    <w:rsid w:val="00EB7933"/>
    <w:rsid w:val="00EB799C"/>
    <w:rsid w:val="00EB7B21"/>
    <w:rsid w:val="00EB7E14"/>
    <w:rsid w:val="00EC01A0"/>
    <w:rsid w:val="00EC0298"/>
    <w:rsid w:val="00EC02A3"/>
    <w:rsid w:val="00EC02B6"/>
    <w:rsid w:val="00EC0370"/>
    <w:rsid w:val="00EC0535"/>
    <w:rsid w:val="00EC0749"/>
    <w:rsid w:val="00EC07D1"/>
    <w:rsid w:val="00EC08A1"/>
    <w:rsid w:val="00EC0B52"/>
    <w:rsid w:val="00EC111E"/>
    <w:rsid w:val="00EC183F"/>
    <w:rsid w:val="00EC1D34"/>
    <w:rsid w:val="00EC1FE9"/>
    <w:rsid w:val="00EC224C"/>
    <w:rsid w:val="00EC2444"/>
    <w:rsid w:val="00EC27BA"/>
    <w:rsid w:val="00EC2C67"/>
    <w:rsid w:val="00EC2E05"/>
    <w:rsid w:val="00EC2EE9"/>
    <w:rsid w:val="00EC318D"/>
    <w:rsid w:val="00EC35F3"/>
    <w:rsid w:val="00EC3E78"/>
    <w:rsid w:val="00EC43E4"/>
    <w:rsid w:val="00EC47B5"/>
    <w:rsid w:val="00EC4813"/>
    <w:rsid w:val="00EC48FB"/>
    <w:rsid w:val="00EC4A5B"/>
    <w:rsid w:val="00EC4E65"/>
    <w:rsid w:val="00EC5214"/>
    <w:rsid w:val="00EC5406"/>
    <w:rsid w:val="00EC54B8"/>
    <w:rsid w:val="00EC5569"/>
    <w:rsid w:val="00EC5581"/>
    <w:rsid w:val="00EC58F4"/>
    <w:rsid w:val="00EC5C45"/>
    <w:rsid w:val="00EC5FDD"/>
    <w:rsid w:val="00EC6E78"/>
    <w:rsid w:val="00EC6FCF"/>
    <w:rsid w:val="00EC725D"/>
    <w:rsid w:val="00EC770F"/>
    <w:rsid w:val="00EC7A64"/>
    <w:rsid w:val="00EC7AF7"/>
    <w:rsid w:val="00EC7CAE"/>
    <w:rsid w:val="00EC7CDD"/>
    <w:rsid w:val="00EC7FE1"/>
    <w:rsid w:val="00ED0152"/>
    <w:rsid w:val="00ED015E"/>
    <w:rsid w:val="00ED028E"/>
    <w:rsid w:val="00ED0675"/>
    <w:rsid w:val="00ED06C3"/>
    <w:rsid w:val="00ED09F9"/>
    <w:rsid w:val="00ED0AF6"/>
    <w:rsid w:val="00ED0B43"/>
    <w:rsid w:val="00ED0C80"/>
    <w:rsid w:val="00ED0D2B"/>
    <w:rsid w:val="00ED1C13"/>
    <w:rsid w:val="00ED20C2"/>
    <w:rsid w:val="00ED235B"/>
    <w:rsid w:val="00ED2677"/>
    <w:rsid w:val="00ED2A12"/>
    <w:rsid w:val="00ED2B8E"/>
    <w:rsid w:val="00ED2BA6"/>
    <w:rsid w:val="00ED2E47"/>
    <w:rsid w:val="00ED2F95"/>
    <w:rsid w:val="00ED2FAA"/>
    <w:rsid w:val="00ED3113"/>
    <w:rsid w:val="00ED3190"/>
    <w:rsid w:val="00ED31B1"/>
    <w:rsid w:val="00ED3828"/>
    <w:rsid w:val="00ED3BB9"/>
    <w:rsid w:val="00ED3C40"/>
    <w:rsid w:val="00ED3FF1"/>
    <w:rsid w:val="00ED4145"/>
    <w:rsid w:val="00ED44B5"/>
    <w:rsid w:val="00ED47B6"/>
    <w:rsid w:val="00ED523D"/>
    <w:rsid w:val="00ED5290"/>
    <w:rsid w:val="00ED580B"/>
    <w:rsid w:val="00ED592F"/>
    <w:rsid w:val="00ED5CDC"/>
    <w:rsid w:val="00ED63A7"/>
    <w:rsid w:val="00ED65E1"/>
    <w:rsid w:val="00ED67DE"/>
    <w:rsid w:val="00ED6801"/>
    <w:rsid w:val="00ED6B07"/>
    <w:rsid w:val="00ED724A"/>
    <w:rsid w:val="00ED7590"/>
    <w:rsid w:val="00ED7A21"/>
    <w:rsid w:val="00ED7EC2"/>
    <w:rsid w:val="00EE01C4"/>
    <w:rsid w:val="00EE0537"/>
    <w:rsid w:val="00EE05A8"/>
    <w:rsid w:val="00EE0FBA"/>
    <w:rsid w:val="00EE11BB"/>
    <w:rsid w:val="00EE1744"/>
    <w:rsid w:val="00EE1B60"/>
    <w:rsid w:val="00EE1C59"/>
    <w:rsid w:val="00EE2009"/>
    <w:rsid w:val="00EE210A"/>
    <w:rsid w:val="00EE25BE"/>
    <w:rsid w:val="00EE2835"/>
    <w:rsid w:val="00EE2BC6"/>
    <w:rsid w:val="00EE2D46"/>
    <w:rsid w:val="00EE328F"/>
    <w:rsid w:val="00EE3849"/>
    <w:rsid w:val="00EE3B7C"/>
    <w:rsid w:val="00EE4003"/>
    <w:rsid w:val="00EE4169"/>
    <w:rsid w:val="00EE42A3"/>
    <w:rsid w:val="00EE47B0"/>
    <w:rsid w:val="00EE4BFE"/>
    <w:rsid w:val="00EE4E82"/>
    <w:rsid w:val="00EE5189"/>
    <w:rsid w:val="00EE5298"/>
    <w:rsid w:val="00EE52CF"/>
    <w:rsid w:val="00EE53B3"/>
    <w:rsid w:val="00EE53E1"/>
    <w:rsid w:val="00EE591A"/>
    <w:rsid w:val="00EE59AD"/>
    <w:rsid w:val="00EE5C22"/>
    <w:rsid w:val="00EE6194"/>
    <w:rsid w:val="00EE642A"/>
    <w:rsid w:val="00EE647E"/>
    <w:rsid w:val="00EE6876"/>
    <w:rsid w:val="00EE6890"/>
    <w:rsid w:val="00EE6D55"/>
    <w:rsid w:val="00EE6E7B"/>
    <w:rsid w:val="00EE7721"/>
    <w:rsid w:val="00EE7B2D"/>
    <w:rsid w:val="00EE7CC4"/>
    <w:rsid w:val="00EF0036"/>
    <w:rsid w:val="00EF0188"/>
    <w:rsid w:val="00EF0305"/>
    <w:rsid w:val="00EF08F2"/>
    <w:rsid w:val="00EF0A11"/>
    <w:rsid w:val="00EF0F3F"/>
    <w:rsid w:val="00EF120A"/>
    <w:rsid w:val="00EF1235"/>
    <w:rsid w:val="00EF1283"/>
    <w:rsid w:val="00EF152E"/>
    <w:rsid w:val="00EF1A23"/>
    <w:rsid w:val="00EF1E95"/>
    <w:rsid w:val="00EF1FA9"/>
    <w:rsid w:val="00EF2403"/>
    <w:rsid w:val="00EF293B"/>
    <w:rsid w:val="00EF2FCF"/>
    <w:rsid w:val="00EF3559"/>
    <w:rsid w:val="00EF3B93"/>
    <w:rsid w:val="00EF3CB5"/>
    <w:rsid w:val="00EF3EF0"/>
    <w:rsid w:val="00EF3F99"/>
    <w:rsid w:val="00EF4ACA"/>
    <w:rsid w:val="00EF4AD4"/>
    <w:rsid w:val="00EF58F2"/>
    <w:rsid w:val="00EF5D6A"/>
    <w:rsid w:val="00EF5E6D"/>
    <w:rsid w:val="00EF5F82"/>
    <w:rsid w:val="00EF615A"/>
    <w:rsid w:val="00EF66B0"/>
    <w:rsid w:val="00EF6B90"/>
    <w:rsid w:val="00EF6BF9"/>
    <w:rsid w:val="00EF6CA5"/>
    <w:rsid w:val="00EF7443"/>
    <w:rsid w:val="00EF754A"/>
    <w:rsid w:val="00EF7607"/>
    <w:rsid w:val="00EF7A59"/>
    <w:rsid w:val="00F00C18"/>
    <w:rsid w:val="00F00CC0"/>
    <w:rsid w:val="00F01532"/>
    <w:rsid w:val="00F01627"/>
    <w:rsid w:val="00F019E1"/>
    <w:rsid w:val="00F02AA7"/>
    <w:rsid w:val="00F0383D"/>
    <w:rsid w:val="00F045AE"/>
    <w:rsid w:val="00F0470F"/>
    <w:rsid w:val="00F04995"/>
    <w:rsid w:val="00F049D9"/>
    <w:rsid w:val="00F04B80"/>
    <w:rsid w:val="00F04F57"/>
    <w:rsid w:val="00F051DF"/>
    <w:rsid w:val="00F054FD"/>
    <w:rsid w:val="00F0568A"/>
    <w:rsid w:val="00F060B4"/>
    <w:rsid w:val="00F06861"/>
    <w:rsid w:val="00F06936"/>
    <w:rsid w:val="00F06994"/>
    <w:rsid w:val="00F06D69"/>
    <w:rsid w:val="00F06F34"/>
    <w:rsid w:val="00F07133"/>
    <w:rsid w:val="00F07434"/>
    <w:rsid w:val="00F07444"/>
    <w:rsid w:val="00F07A52"/>
    <w:rsid w:val="00F07C6A"/>
    <w:rsid w:val="00F07F52"/>
    <w:rsid w:val="00F102CE"/>
    <w:rsid w:val="00F103C2"/>
    <w:rsid w:val="00F103D9"/>
    <w:rsid w:val="00F10AC1"/>
    <w:rsid w:val="00F10DC3"/>
    <w:rsid w:val="00F11036"/>
    <w:rsid w:val="00F11449"/>
    <w:rsid w:val="00F116BF"/>
    <w:rsid w:val="00F118A8"/>
    <w:rsid w:val="00F11B70"/>
    <w:rsid w:val="00F11E30"/>
    <w:rsid w:val="00F12339"/>
    <w:rsid w:val="00F1384C"/>
    <w:rsid w:val="00F13E16"/>
    <w:rsid w:val="00F14174"/>
    <w:rsid w:val="00F1430F"/>
    <w:rsid w:val="00F147FB"/>
    <w:rsid w:val="00F14919"/>
    <w:rsid w:val="00F14FAC"/>
    <w:rsid w:val="00F15505"/>
    <w:rsid w:val="00F157B2"/>
    <w:rsid w:val="00F15CA8"/>
    <w:rsid w:val="00F16194"/>
    <w:rsid w:val="00F16311"/>
    <w:rsid w:val="00F163AA"/>
    <w:rsid w:val="00F16A84"/>
    <w:rsid w:val="00F16C88"/>
    <w:rsid w:val="00F16EA3"/>
    <w:rsid w:val="00F16EA8"/>
    <w:rsid w:val="00F17512"/>
    <w:rsid w:val="00F175B6"/>
    <w:rsid w:val="00F176F4"/>
    <w:rsid w:val="00F178B1"/>
    <w:rsid w:val="00F17CFA"/>
    <w:rsid w:val="00F17DBA"/>
    <w:rsid w:val="00F2062A"/>
    <w:rsid w:val="00F208ED"/>
    <w:rsid w:val="00F20B2B"/>
    <w:rsid w:val="00F2158B"/>
    <w:rsid w:val="00F21975"/>
    <w:rsid w:val="00F21A44"/>
    <w:rsid w:val="00F21CDA"/>
    <w:rsid w:val="00F222A7"/>
    <w:rsid w:val="00F22578"/>
    <w:rsid w:val="00F22579"/>
    <w:rsid w:val="00F2257C"/>
    <w:rsid w:val="00F2262B"/>
    <w:rsid w:val="00F2268E"/>
    <w:rsid w:val="00F22980"/>
    <w:rsid w:val="00F22A49"/>
    <w:rsid w:val="00F22C03"/>
    <w:rsid w:val="00F22EC0"/>
    <w:rsid w:val="00F22F6D"/>
    <w:rsid w:val="00F23106"/>
    <w:rsid w:val="00F2310F"/>
    <w:rsid w:val="00F233CD"/>
    <w:rsid w:val="00F23AAA"/>
    <w:rsid w:val="00F23EC8"/>
    <w:rsid w:val="00F242E5"/>
    <w:rsid w:val="00F24657"/>
    <w:rsid w:val="00F246E9"/>
    <w:rsid w:val="00F24789"/>
    <w:rsid w:val="00F2503C"/>
    <w:rsid w:val="00F2506A"/>
    <w:rsid w:val="00F259B0"/>
    <w:rsid w:val="00F25CA5"/>
    <w:rsid w:val="00F25D52"/>
    <w:rsid w:val="00F2603D"/>
    <w:rsid w:val="00F26271"/>
    <w:rsid w:val="00F2650B"/>
    <w:rsid w:val="00F266B9"/>
    <w:rsid w:val="00F26994"/>
    <w:rsid w:val="00F26D36"/>
    <w:rsid w:val="00F26E7F"/>
    <w:rsid w:val="00F27679"/>
    <w:rsid w:val="00F279B2"/>
    <w:rsid w:val="00F30116"/>
    <w:rsid w:val="00F305FA"/>
    <w:rsid w:val="00F307AF"/>
    <w:rsid w:val="00F30B03"/>
    <w:rsid w:val="00F30B4B"/>
    <w:rsid w:val="00F30ECE"/>
    <w:rsid w:val="00F31795"/>
    <w:rsid w:val="00F31D3F"/>
    <w:rsid w:val="00F325B8"/>
    <w:rsid w:val="00F32D97"/>
    <w:rsid w:val="00F32E6D"/>
    <w:rsid w:val="00F3376E"/>
    <w:rsid w:val="00F339AE"/>
    <w:rsid w:val="00F339C3"/>
    <w:rsid w:val="00F33A2A"/>
    <w:rsid w:val="00F33DD7"/>
    <w:rsid w:val="00F33FB0"/>
    <w:rsid w:val="00F33FBA"/>
    <w:rsid w:val="00F34510"/>
    <w:rsid w:val="00F34BE3"/>
    <w:rsid w:val="00F352F2"/>
    <w:rsid w:val="00F358CA"/>
    <w:rsid w:val="00F35DD6"/>
    <w:rsid w:val="00F35EEB"/>
    <w:rsid w:val="00F36052"/>
    <w:rsid w:val="00F36282"/>
    <w:rsid w:val="00F362FA"/>
    <w:rsid w:val="00F3640C"/>
    <w:rsid w:val="00F366A4"/>
    <w:rsid w:val="00F3693F"/>
    <w:rsid w:val="00F36BF8"/>
    <w:rsid w:val="00F36F1D"/>
    <w:rsid w:val="00F37698"/>
    <w:rsid w:val="00F377A8"/>
    <w:rsid w:val="00F37DFB"/>
    <w:rsid w:val="00F40531"/>
    <w:rsid w:val="00F40A28"/>
    <w:rsid w:val="00F40B3A"/>
    <w:rsid w:val="00F40DC3"/>
    <w:rsid w:val="00F40F2D"/>
    <w:rsid w:val="00F40FE3"/>
    <w:rsid w:val="00F41043"/>
    <w:rsid w:val="00F41160"/>
    <w:rsid w:val="00F417BC"/>
    <w:rsid w:val="00F41A34"/>
    <w:rsid w:val="00F41BA4"/>
    <w:rsid w:val="00F41DC9"/>
    <w:rsid w:val="00F42A1E"/>
    <w:rsid w:val="00F43922"/>
    <w:rsid w:val="00F43936"/>
    <w:rsid w:val="00F43D7F"/>
    <w:rsid w:val="00F44397"/>
    <w:rsid w:val="00F443CE"/>
    <w:rsid w:val="00F4444B"/>
    <w:rsid w:val="00F44714"/>
    <w:rsid w:val="00F44FA9"/>
    <w:rsid w:val="00F4549B"/>
    <w:rsid w:val="00F4553F"/>
    <w:rsid w:val="00F461DE"/>
    <w:rsid w:val="00F46201"/>
    <w:rsid w:val="00F464EB"/>
    <w:rsid w:val="00F46A98"/>
    <w:rsid w:val="00F46C18"/>
    <w:rsid w:val="00F47037"/>
    <w:rsid w:val="00F472CA"/>
    <w:rsid w:val="00F47506"/>
    <w:rsid w:val="00F47663"/>
    <w:rsid w:val="00F47775"/>
    <w:rsid w:val="00F47900"/>
    <w:rsid w:val="00F47B89"/>
    <w:rsid w:val="00F47CFA"/>
    <w:rsid w:val="00F5019C"/>
    <w:rsid w:val="00F50291"/>
    <w:rsid w:val="00F50315"/>
    <w:rsid w:val="00F503D5"/>
    <w:rsid w:val="00F50607"/>
    <w:rsid w:val="00F50942"/>
    <w:rsid w:val="00F509C2"/>
    <w:rsid w:val="00F50ADC"/>
    <w:rsid w:val="00F50F67"/>
    <w:rsid w:val="00F51614"/>
    <w:rsid w:val="00F51677"/>
    <w:rsid w:val="00F5173A"/>
    <w:rsid w:val="00F5189E"/>
    <w:rsid w:val="00F519C4"/>
    <w:rsid w:val="00F51B80"/>
    <w:rsid w:val="00F52203"/>
    <w:rsid w:val="00F52A65"/>
    <w:rsid w:val="00F52B92"/>
    <w:rsid w:val="00F52C6C"/>
    <w:rsid w:val="00F52CD5"/>
    <w:rsid w:val="00F53F11"/>
    <w:rsid w:val="00F543F0"/>
    <w:rsid w:val="00F545D1"/>
    <w:rsid w:val="00F54900"/>
    <w:rsid w:val="00F55555"/>
    <w:rsid w:val="00F5587E"/>
    <w:rsid w:val="00F564EA"/>
    <w:rsid w:val="00F566A0"/>
    <w:rsid w:val="00F567AB"/>
    <w:rsid w:val="00F56C66"/>
    <w:rsid w:val="00F56ECC"/>
    <w:rsid w:val="00F56F78"/>
    <w:rsid w:val="00F5700D"/>
    <w:rsid w:val="00F573C5"/>
    <w:rsid w:val="00F573CA"/>
    <w:rsid w:val="00F577D9"/>
    <w:rsid w:val="00F57E54"/>
    <w:rsid w:val="00F60033"/>
    <w:rsid w:val="00F607F8"/>
    <w:rsid w:val="00F60832"/>
    <w:rsid w:val="00F60C98"/>
    <w:rsid w:val="00F60E4E"/>
    <w:rsid w:val="00F6144E"/>
    <w:rsid w:val="00F6174F"/>
    <w:rsid w:val="00F62021"/>
    <w:rsid w:val="00F623D7"/>
    <w:rsid w:val="00F623F6"/>
    <w:rsid w:val="00F62918"/>
    <w:rsid w:val="00F62BDB"/>
    <w:rsid w:val="00F62EE4"/>
    <w:rsid w:val="00F630C1"/>
    <w:rsid w:val="00F631AF"/>
    <w:rsid w:val="00F631CC"/>
    <w:rsid w:val="00F631E5"/>
    <w:rsid w:val="00F63284"/>
    <w:rsid w:val="00F634A6"/>
    <w:rsid w:val="00F635F9"/>
    <w:rsid w:val="00F6368A"/>
    <w:rsid w:val="00F6380A"/>
    <w:rsid w:val="00F63883"/>
    <w:rsid w:val="00F638D4"/>
    <w:rsid w:val="00F64493"/>
    <w:rsid w:val="00F646FD"/>
    <w:rsid w:val="00F647AF"/>
    <w:rsid w:val="00F649C9"/>
    <w:rsid w:val="00F64BB0"/>
    <w:rsid w:val="00F64DB0"/>
    <w:rsid w:val="00F64E7A"/>
    <w:rsid w:val="00F64EA2"/>
    <w:rsid w:val="00F64FB1"/>
    <w:rsid w:val="00F651DB"/>
    <w:rsid w:val="00F65436"/>
    <w:rsid w:val="00F65713"/>
    <w:rsid w:val="00F658A0"/>
    <w:rsid w:val="00F658AF"/>
    <w:rsid w:val="00F658D1"/>
    <w:rsid w:val="00F65D74"/>
    <w:rsid w:val="00F65ED3"/>
    <w:rsid w:val="00F65F96"/>
    <w:rsid w:val="00F662B8"/>
    <w:rsid w:val="00F664F1"/>
    <w:rsid w:val="00F666C8"/>
    <w:rsid w:val="00F66770"/>
    <w:rsid w:val="00F66824"/>
    <w:rsid w:val="00F669F9"/>
    <w:rsid w:val="00F66CA2"/>
    <w:rsid w:val="00F6710A"/>
    <w:rsid w:val="00F67284"/>
    <w:rsid w:val="00F678EB"/>
    <w:rsid w:val="00F67B89"/>
    <w:rsid w:val="00F70728"/>
    <w:rsid w:val="00F70B39"/>
    <w:rsid w:val="00F70BA0"/>
    <w:rsid w:val="00F70C75"/>
    <w:rsid w:val="00F719B7"/>
    <w:rsid w:val="00F71C08"/>
    <w:rsid w:val="00F7223C"/>
    <w:rsid w:val="00F7224B"/>
    <w:rsid w:val="00F72259"/>
    <w:rsid w:val="00F725D0"/>
    <w:rsid w:val="00F72638"/>
    <w:rsid w:val="00F726E1"/>
    <w:rsid w:val="00F72BF9"/>
    <w:rsid w:val="00F72D72"/>
    <w:rsid w:val="00F73545"/>
    <w:rsid w:val="00F738BE"/>
    <w:rsid w:val="00F73A31"/>
    <w:rsid w:val="00F74704"/>
    <w:rsid w:val="00F74ADD"/>
    <w:rsid w:val="00F74C40"/>
    <w:rsid w:val="00F74CC3"/>
    <w:rsid w:val="00F75353"/>
    <w:rsid w:val="00F75D03"/>
    <w:rsid w:val="00F75D1D"/>
    <w:rsid w:val="00F75DED"/>
    <w:rsid w:val="00F768F1"/>
    <w:rsid w:val="00F76C66"/>
    <w:rsid w:val="00F76D75"/>
    <w:rsid w:val="00F77313"/>
    <w:rsid w:val="00F777E1"/>
    <w:rsid w:val="00F77959"/>
    <w:rsid w:val="00F779A6"/>
    <w:rsid w:val="00F77A74"/>
    <w:rsid w:val="00F77E8A"/>
    <w:rsid w:val="00F8005A"/>
    <w:rsid w:val="00F80256"/>
    <w:rsid w:val="00F808CB"/>
    <w:rsid w:val="00F80B66"/>
    <w:rsid w:val="00F80FB8"/>
    <w:rsid w:val="00F80FD3"/>
    <w:rsid w:val="00F80FF4"/>
    <w:rsid w:val="00F8103A"/>
    <w:rsid w:val="00F813A8"/>
    <w:rsid w:val="00F81438"/>
    <w:rsid w:val="00F81481"/>
    <w:rsid w:val="00F814CF"/>
    <w:rsid w:val="00F81553"/>
    <w:rsid w:val="00F81654"/>
    <w:rsid w:val="00F8201E"/>
    <w:rsid w:val="00F8268B"/>
    <w:rsid w:val="00F8287D"/>
    <w:rsid w:val="00F82C81"/>
    <w:rsid w:val="00F82E94"/>
    <w:rsid w:val="00F83710"/>
    <w:rsid w:val="00F837DC"/>
    <w:rsid w:val="00F84746"/>
    <w:rsid w:val="00F84769"/>
    <w:rsid w:val="00F84833"/>
    <w:rsid w:val="00F84F72"/>
    <w:rsid w:val="00F84FAF"/>
    <w:rsid w:val="00F85022"/>
    <w:rsid w:val="00F853E2"/>
    <w:rsid w:val="00F85885"/>
    <w:rsid w:val="00F8590C"/>
    <w:rsid w:val="00F85D12"/>
    <w:rsid w:val="00F85EED"/>
    <w:rsid w:val="00F86092"/>
    <w:rsid w:val="00F867FF"/>
    <w:rsid w:val="00F86831"/>
    <w:rsid w:val="00F8684F"/>
    <w:rsid w:val="00F86E86"/>
    <w:rsid w:val="00F8717C"/>
    <w:rsid w:val="00F878D4"/>
    <w:rsid w:val="00F878DB"/>
    <w:rsid w:val="00F87ACB"/>
    <w:rsid w:val="00F87D27"/>
    <w:rsid w:val="00F90109"/>
    <w:rsid w:val="00F90208"/>
    <w:rsid w:val="00F90411"/>
    <w:rsid w:val="00F90C5E"/>
    <w:rsid w:val="00F90DAB"/>
    <w:rsid w:val="00F90DF1"/>
    <w:rsid w:val="00F910E9"/>
    <w:rsid w:val="00F916AC"/>
    <w:rsid w:val="00F916B6"/>
    <w:rsid w:val="00F918FA"/>
    <w:rsid w:val="00F91B1A"/>
    <w:rsid w:val="00F91B3E"/>
    <w:rsid w:val="00F91D62"/>
    <w:rsid w:val="00F91E65"/>
    <w:rsid w:val="00F925D7"/>
    <w:rsid w:val="00F9270F"/>
    <w:rsid w:val="00F9290D"/>
    <w:rsid w:val="00F93336"/>
    <w:rsid w:val="00F9357F"/>
    <w:rsid w:val="00F937DB"/>
    <w:rsid w:val="00F94226"/>
    <w:rsid w:val="00F94906"/>
    <w:rsid w:val="00F94F98"/>
    <w:rsid w:val="00F9515A"/>
    <w:rsid w:val="00F95710"/>
    <w:rsid w:val="00F9595D"/>
    <w:rsid w:val="00F95A2B"/>
    <w:rsid w:val="00F9610C"/>
    <w:rsid w:val="00F961C7"/>
    <w:rsid w:val="00F9646F"/>
    <w:rsid w:val="00F969B2"/>
    <w:rsid w:val="00F969E1"/>
    <w:rsid w:val="00F96A74"/>
    <w:rsid w:val="00F96DF0"/>
    <w:rsid w:val="00F9721E"/>
    <w:rsid w:val="00F973FD"/>
    <w:rsid w:val="00F97417"/>
    <w:rsid w:val="00F97AD4"/>
    <w:rsid w:val="00F97D27"/>
    <w:rsid w:val="00FA080A"/>
    <w:rsid w:val="00FA0D64"/>
    <w:rsid w:val="00FA0F8B"/>
    <w:rsid w:val="00FA11CE"/>
    <w:rsid w:val="00FA122B"/>
    <w:rsid w:val="00FA124A"/>
    <w:rsid w:val="00FA130C"/>
    <w:rsid w:val="00FA1364"/>
    <w:rsid w:val="00FA1438"/>
    <w:rsid w:val="00FA1545"/>
    <w:rsid w:val="00FA19C0"/>
    <w:rsid w:val="00FA1C51"/>
    <w:rsid w:val="00FA1D2B"/>
    <w:rsid w:val="00FA1FCA"/>
    <w:rsid w:val="00FA2880"/>
    <w:rsid w:val="00FA28E6"/>
    <w:rsid w:val="00FA295E"/>
    <w:rsid w:val="00FA2CAA"/>
    <w:rsid w:val="00FA3099"/>
    <w:rsid w:val="00FA40C8"/>
    <w:rsid w:val="00FA465E"/>
    <w:rsid w:val="00FA46BC"/>
    <w:rsid w:val="00FA4870"/>
    <w:rsid w:val="00FA498F"/>
    <w:rsid w:val="00FA4A18"/>
    <w:rsid w:val="00FA54E7"/>
    <w:rsid w:val="00FA561F"/>
    <w:rsid w:val="00FA579D"/>
    <w:rsid w:val="00FA5985"/>
    <w:rsid w:val="00FA5BE3"/>
    <w:rsid w:val="00FA5D9B"/>
    <w:rsid w:val="00FA6128"/>
    <w:rsid w:val="00FA616B"/>
    <w:rsid w:val="00FA61CC"/>
    <w:rsid w:val="00FA631F"/>
    <w:rsid w:val="00FA6349"/>
    <w:rsid w:val="00FA646B"/>
    <w:rsid w:val="00FA6C15"/>
    <w:rsid w:val="00FA6CE1"/>
    <w:rsid w:val="00FA7E0C"/>
    <w:rsid w:val="00FA7FDE"/>
    <w:rsid w:val="00FB0071"/>
    <w:rsid w:val="00FB0176"/>
    <w:rsid w:val="00FB06A8"/>
    <w:rsid w:val="00FB09F4"/>
    <w:rsid w:val="00FB15F3"/>
    <w:rsid w:val="00FB1964"/>
    <w:rsid w:val="00FB2257"/>
    <w:rsid w:val="00FB277F"/>
    <w:rsid w:val="00FB285E"/>
    <w:rsid w:val="00FB2BFA"/>
    <w:rsid w:val="00FB2E79"/>
    <w:rsid w:val="00FB2EB7"/>
    <w:rsid w:val="00FB2F8F"/>
    <w:rsid w:val="00FB303D"/>
    <w:rsid w:val="00FB3131"/>
    <w:rsid w:val="00FB34F1"/>
    <w:rsid w:val="00FB361A"/>
    <w:rsid w:val="00FB3DB8"/>
    <w:rsid w:val="00FB4001"/>
    <w:rsid w:val="00FB433F"/>
    <w:rsid w:val="00FB4420"/>
    <w:rsid w:val="00FB454D"/>
    <w:rsid w:val="00FB4762"/>
    <w:rsid w:val="00FB49E9"/>
    <w:rsid w:val="00FB4BA5"/>
    <w:rsid w:val="00FB4D04"/>
    <w:rsid w:val="00FB4DE5"/>
    <w:rsid w:val="00FB4E58"/>
    <w:rsid w:val="00FB5361"/>
    <w:rsid w:val="00FB548D"/>
    <w:rsid w:val="00FB5B9F"/>
    <w:rsid w:val="00FB5C06"/>
    <w:rsid w:val="00FB60CD"/>
    <w:rsid w:val="00FB60F7"/>
    <w:rsid w:val="00FB6256"/>
    <w:rsid w:val="00FB6AE5"/>
    <w:rsid w:val="00FB6B6C"/>
    <w:rsid w:val="00FB6D52"/>
    <w:rsid w:val="00FB738C"/>
    <w:rsid w:val="00FB7391"/>
    <w:rsid w:val="00FB77B3"/>
    <w:rsid w:val="00FB7985"/>
    <w:rsid w:val="00FB7C71"/>
    <w:rsid w:val="00FB7FB9"/>
    <w:rsid w:val="00FC0055"/>
    <w:rsid w:val="00FC0955"/>
    <w:rsid w:val="00FC0B6B"/>
    <w:rsid w:val="00FC10B7"/>
    <w:rsid w:val="00FC1373"/>
    <w:rsid w:val="00FC137A"/>
    <w:rsid w:val="00FC1585"/>
    <w:rsid w:val="00FC15E2"/>
    <w:rsid w:val="00FC1707"/>
    <w:rsid w:val="00FC1DEF"/>
    <w:rsid w:val="00FC1F39"/>
    <w:rsid w:val="00FC2C01"/>
    <w:rsid w:val="00FC2C6F"/>
    <w:rsid w:val="00FC364F"/>
    <w:rsid w:val="00FC3EB0"/>
    <w:rsid w:val="00FC404A"/>
    <w:rsid w:val="00FC4100"/>
    <w:rsid w:val="00FC4936"/>
    <w:rsid w:val="00FC49B4"/>
    <w:rsid w:val="00FC49FA"/>
    <w:rsid w:val="00FC4DE7"/>
    <w:rsid w:val="00FC4E69"/>
    <w:rsid w:val="00FC4F08"/>
    <w:rsid w:val="00FC518D"/>
    <w:rsid w:val="00FC51EE"/>
    <w:rsid w:val="00FC5572"/>
    <w:rsid w:val="00FC6038"/>
    <w:rsid w:val="00FC666D"/>
    <w:rsid w:val="00FC6F8C"/>
    <w:rsid w:val="00FC6FD1"/>
    <w:rsid w:val="00FC711B"/>
    <w:rsid w:val="00FC7170"/>
    <w:rsid w:val="00FC7257"/>
    <w:rsid w:val="00FC73BA"/>
    <w:rsid w:val="00FC7E65"/>
    <w:rsid w:val="00FD04CC"/>
    <w:rsid w:val="00FD04E1"/>
    <w:rsid w:val="00FD1012"/>
    <w:rsid w:val="00FD1511"/>
    <w:rsid w:val="00FD1517"/>
    <w:rsid w:val="00FD1573"/>
    <w:rsid w:val="00FD1A9F"/>
    <w:rsid w:val="00FD1AA6"/>
    <w:rsid w:val="00FD1EC9"/>
    <w:rsid w:val="00FD1FE5"/>
    <w:rsid w:val="00FD270E"/>
    <w:rsid w:val="00FD29C5"/>
    <w:rsid w:val="00FD2EFC"/>
    <w:rsid w:val="00FD3550"/>
    <w:rsid w:val="00FD35E8"/>
    <w:rsid w:val="00FD369A"/>
    <w:rsid w:val="00FD3AB7"/>
    <w:rsid w:val="00FD3B3A"/>
    <w:rsid w:val="00FD3D2D"/>
    <w:rsid w:val="00FD3D7D"/>
    <w:rsid w:val="00FD41F9"/>
    <w:rsid w:val="00FD44B2"/>
    <w:rsid w:val="00FD451D"/>
    <w:rsid w:val="00FD4668"/>
    <w:rsid w:val="00FD46FE"/>
    <w:rsid w:val="00FD472B"/>
    <w:rsid w:val="00FD4A47"/>
    <w:rsid w:val="00FD4C14"/>
    <w:rsid w:val="00FD4C9C"/>
    <w:rsid w:val="00FD4F09"/>
    <w:rsid w:val="00FD5117"/>
    <w:rsid w:val="00FD52C7"/>
    <w:rsid w:val="00FD5343"/>
    <w:rsid w:val="00FD5454"/>
    <w:rsid w:val="00FD6147"/>
    <w:rsid w:val="00FD62B3"/>
    <w:rsid w:val="00FD65DE"/>
    <w:rsid w:val="00FD677B"/>
    <w:rsid w:val="00FD6DC7"/>
    <w:rsid w:val="00FD6DFC"/>
    <w:rsid w:val="00FD7E04"/>
    <w:rsid w:val="00FD7E5A"/>
    <w:rsid w:val="00FE0060"/>
    <w:rsid w:val="00FE0178"/>
    <w:rsid w:val="00FE0974"/>
    <w:rsid w:val="00FE0DC5"/>
    <w:rsid w:val="00FE12D6"/>
    <w:rsid w:val="00FE13C7"/>
    <w:rsid w:val="00FE1548"/>
    <w:rsid w:val="00FE1706"/>
    <w:rsid w:val="00FE1BDF"/>
    <w:rsid w:val="00FE2057"/>
    <w:rsid w:val="00FE2585"/>
    <w:rsid w:val="00FE2C05"/>
    <w:rsid w:val="00FE2FC7"/>
    <w:rsid w:val="00FE301F"/>
    <w:rsid w:val="00FE3468"/>
    <w:rsid w:val="00FE3946"/>
    <w:rsid w:val="00FE399F"/>
    <w:rsid w:val="00FE3E38"/>
    <w:rsid w:val="00FE4027"/>
    <w:rsid w:val="00FE4AED"/>
    <w:rsid w:val="00FE4B06"/>
    <w:rsid w:val="00FE4CA0"/>
    <w:rsid w:val="00FE4E2E"/>
    <w:rsid w:val="00FE4E79"/>
    <w:rsid w:val="00FE5001"/>
    <w:rsid w:val="00FE523B"/>
    <w:rsid w:val="00FE5703"/>
    <w:rsid w:val="00FE5EC8"/>
    <w:rsid w:val="00FE6393"/>
    <w:rsid w:val="00FE649B"/>
    <w:rsid w:val="00FE693C"/>
    <w:rsid w:val="00FE69EC"/>
    <w:rsid w:val="00FE6C41"/>
    <w:rsid w:val="00FE6C80"/>
    <w:rsid w:val="00FE7354"/>
    <w:rsid w:val="00FE7427"/>
    <w:rsid w:val="00FE74A1"/>
    <w:rsid w:val="00FE75A9"/>
    <w:rsid w:val="00FE7C6E"/>
    <w:rsid w:val="00FE7ECF"/>
    <w:rsid w:val="00FF03A8"/>
    <w:rsid w:val="00FF11FF"/>
    <w:rsid w:val="00FF1366"/>
    <w:rsid w:val="00FF1528"/>
    <w:rsid w:val="00FF16D4"/>
    <w:rsid w:val="00FF17D8"/>
    <w:rsid w:val="00FF17F0"/>
    <w:rsid w:val="00FF185A"/>
    <w:rsid w:val="00FF1926"/>
    <w:rsid w:val="00FF1A66"/>
    <w:rsid w:val="00FF1EB9"/>
    <w:rsid w:val="00FF1F79"/>
    <w:rsid w:val="00FF24F0"/>
    <w:rsid w:val="00FF26A0"/>
    <w:rsid w:val="00FF288C"/>
    <w:rsid w:val="00FF2956"/>
    <w:rsid w:val="00FF327C"/>
    <w:rsid w:val="00FF3313"/>
    <w:rsid w:val="00FF3A2C"/>
    <w:rsid w:val="00FF3C0E"/>
    <w:rsid w:val="00FF3CA8"/>
    <w:rsid w:val="00FF481D"/>
    <w:rsid w:val="00FF4A36"/>
    <w:rsid w:val="00FF4A78"/>
    <w:rsid w:val="00FF4C2C"/>
    <w:rsid w:val="00FF4C76"/>
    <w:rsid w:val="00FF4DD0"/>
    <w:rsid w:val="00FF5972"/>
    <w:rsid w:val="00FF5FD1"/>
    <w:rsid w:val="00FF5FDF"/>
    <w:rsid w:val="00FF6192"/>
    <w:rsid w:val="00FF634D"/>
    <w:rsid w:val="00FF64B0"/>
    <w:rsid w:val="00FF64F1"/>
    <w:rsid w:val="00FF6589"/>
    <w:rsid w:val="00FF6722"/>
    <w:rsid w:val="00FF6A5C"/>
    <w:rsid w:val="00FF6FF7"/>
    <w:rsid w:val="00FF73C6"/>
    <w:rsid w:val="00FF75A9"/>
    <w:rsid w:val="00FF7C86"/>
    <w:rsid w:val="00FF7ECE"/>
    <w:rsid w:val="32E1A177"/>
    <w:rsid w:val="35287DE1"/>
    <w:rsid w:val="36C8B642"/>
    <w:rsid w:val="3710371C"/>
    <w:rsid w:val="407E30A0"/>
    <w:rsid w:val="6393D284"/>
    <w:rsid w:val="679CC04D"/>
    <w:rsid w:val="7A4FC367"/>
  </w:rsids>
  <m:mathPr>
    <m:mathFont m:val="Cambria Math"/>
    <m:brkBin m:val="before"/>
    <m:brkBinSub m:val="--"/>
    <m:smallFrac m:val="0"/>
    <m:dispDef/>
    <m:lMargin m:val="0"/>
    <m:rMargin m:val="0"/>
    <m:defJc m:val="centerGroup"/>
    <m:wrapIndent m:val="1440"/>
    <m:intLim m:val="subSup"/>
    <m:naryLim m:val="undOvr"/>
  </m:mathPr>
  <w:themeFontLang w:val="en-GB"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723BA4A"/>
  <w15:docId w15:val="{8F1C6DCF-5B40-4CC0-897F-AEA7D6A163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iPriority="99"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Bullet"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qFormat="1"/>
    <w:lsdException w:name="List Bullet 5" w:semiHidden="1" w:unhideWhenUsed="1" w:qFormat="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463CF3"/>
    <w:rPr>
      <w:sz w:val="24"/>
      <w:szCs w:val="24"/>
    </w:rPr>
  </w:style>
  <w:style w:type="paragraph" w:styleId="Heading1">
    <w:name w:val="heading 1"/>
    <w:next w:val="Paragraph"/>
    <w:link w:val="Heading1Char"/>
    <w:uiPriority w:val="9"/>
    <w:qFormat/>
    <w:rsid w:val="006A16BC"/>
    <w:pPr>
      <w:keepNext/>
      <w:keepLines/>
      <w:numPr>
        <w:numId w:val="37"/>
      </w:numPr>
      <w:spacing w:before="60" w:after="240"/>
      <w:outlineLvl w:val="0"/>
    </w:pPr>
    <w:rPr>
      <w:rFonts w:eastAsia="MS Gothic" w:cs="Arial"/>
      <w:b/>
      <w:bCs/>
      <w:caps/>
      <w:kern w:val="32"/>
      <w:sz w:val="24"/>
      <w:szCs w:val="28"/>
    </w:rPr>
  </w:style>
  <w:style w:type="paragraph" w:styleId="Heading2">
    <w:name w:val="heading 2"/>
    <w:next w:val="Paragraph"/>
    <w:link w:val="Heading2Char"/>
    <w:uiPriority w:val="9"/>
    <w:qFormat/>
    <w:rsid w:val="006A16BC"/>
    <w:pPr>
      <w:keepNext/>
      <w:keepLines/>
      <w:numPr>
        <w:ilvl w:val="1"/>
        <w:numId w:val="37"/>
      </w:numPr>
      <w:tabs>
        <w:tab w:val="left" w:pos="720"/>
      </w:tabs>
      <w:spacing w:before="60" w:after="240"/>
      <w:outlineLvl w:val="1"/>
    </w:pPr>
    <w:rPr>
      <w:rFonts w:eastAsia="MS Gothic" w:cs="Arial"/>
      <w:b/>
      <w:bCs/>
      <w:iCs/>
      <w:sz w:val="24"/>
      <w:szCs w:val="26"/>
    </w:rPr>
  </w:style>
  <w:style w:type="paragraph" w:styleId="Heading3">
    <w:name w:val="heading 3"/>
    <w:next w:val="Paragraph"/>
    <w:link w:val="Heading3Char"/>
    <w:uiPriority w:val="9"/>
    <w:qFormat/>
    <w:rsid w:val="006A16BC"/>
    <w:pPr>
      <w:keepNext/>
      <w:keepLines/>
      <w:numPr>
        <w:ilvl w:val="2"/>
        <w:numId w:val="37"/>
      </w:numPr>
      <w:tabs>
        <w:tab w:val="left" w:pos="960"/>
      </w:tabs>
      <w:spacing w:before="60" w:after="240"/>
      <w:outlineLvl w:val="2"/>
    </w:pPr>
    <w:rPr>
      <w:rFonts w:eastAsia="MS Gothic" w:cs="Arial"/>
      <w:b/>
      <w:bCs/>
      <w:sz w:val="24"/>
      <w:szCs w:val="24"/>
    </w:rPr>
  </w:style>
  <w:style w:type="paragraph" w:styleId="Heading4">
    <w:name w:val="heading 4"/>
    <w:next w:val="Paragraph"/>
    <w:link w:val="Heading4Char"/>
    <w:uiPriority w:val="9"/>
    <w:qFormat/>
    <w:rsid w:val="006A16BC"/>
    <w:pPr>
      <w:keepNext/>
      <w:keepLines/>
      <w:numPr>
        <w:ilvl w:val="3"/>
        <w:numId w:val="37"/>
      </w:numPr>
      <w:tabs>
        <w:tab w:val="left" w:pos="1200"/>
      </w:tabs>
      <w:spacing w:before="60" w:after="240"/>
      <w:outlineLvl w:val="3"/>
    </w:pPr>
    <w:rPr>
      <w:rFonts w:eastAsia="MS Gothic"/>
      <w:b/>
      <w:bCs/>
      <w:sz w:val="24"/>
      <w:szCs w:val="22"/>
    </w:rPr>
  </w:style>
  <w:style w:type="paragraph" w:styleId="Heading5">
    <w:name w:val="heading 5"/>
    <w:next w:val="Paragraph"/>
    <w:link w:val="Heading5Char"/>
    <w:uiPriority w:val="9"/>
    <w:qFormat/>
    <w:rsid w:val="006A16BC"/>
    <w:pPr>
      <w:keepNext/>
      <w:keepLines/>
      <w:numPr>
        <w:ilvl w:val="4"/>
        <w:numId w:val="37"/>
      </w:numPr>
      <w:tabs>
        <w:tab w:val="left" w:pos="1440"/>
      </w:tabs>
      <w:spacing w:before="60" w:after="240"/>
      <w:outlineLvl w:val="4"/>
    </w:pPr>
    <w:rPr>
      <w:rFonts w:eastAsia="MS Gothic" w:cs="Arial"/>
      <w:b/>
      <w:bCs/>
      <w:iCs/>
      <w:sz w:val="24"/>
      <w:szCs w:val="22"/>
    </w:rPr>
  </w:style>
  <w:style w:type="paragraph" w:styleId="Heading6">
    <w:name w:val="heading 6"/>
    <w:next w:val="Paragraph"/>
    <w:link w:val="Heading6Char"/>
    <w:uiPriority w:val="9"/>
    <w:qFormat/>
    <w:rsid w:val="006A16BC"/>
    <w:pPr>
      <w:keepNext/>
      <w:keepLines/>
      <w:numPr>
        <w:ilvl w:val="5"/>
        <w:numId w:val="37"/>
      </w:numPr>
      <w:tabs>
        <w:tab w:val="left" w:pos="1680"/>
      </w:tabs>
      <w:spacing w:before="60" w:after="240"/>
      <w:outlineLvl w:val="5"/>
    </w:pPr>
    <w:rPr>
      <w:rFonts w:eastAsia="MS Gothic" w:cs="Arial"/>
      <w:b/>
      <w:bCs/>
      <w:sz w:val="24"/>
      <w:szCs w:val="22"/>
    </w:rPr>
  </w:style>
  <w:style w:type="paragraph" w:styleId="Heading7">
    <w:name w:val="heading 7"/>
    <w:next w:val="Paragraph"/>
    <w:link w:val="Heading7Char"/>
    <w:qFormat/>
    <w:rsid w:val="006A16BC"/>
    <w:pPr>
      <w:keepNext/>
      <w:keepLines/>
      <w:numPr>
        <w:ilvl w:val="6"/>
        <w:numId w:val="37"/>
      </w:numPr>
      <w:tabs>
        <w:tab w:val="left" w:pos="1920"/>
      </w:tabs>
      <w:spacing w:before="60" w:after="240"/>
      <w:outlineLvl w:val="6"/>
    </w:pPr>
    <w:rPr>
      <w:rFonts w:eastAsia="MS Gothic" w:cs="Arial"/>
      <w:b/>
      <w:sz w:val="24"/>
      <w:szCs w:val="24"/>
    </w:rPr>
  </w:style>
  <w:style w:type="paragraph" w:styleId="Heading8">
    <w:name w:val="heading 8"/>
    <w:next w:val="Paragraph"/>
    <w:link w:val="Heading8Char"/>
    <w:qFormat/>
    <w:rsid w:val="006A16BC"/>
    <w:pPr>
      <w:keepNext/>
      <w:keepLines/>
      <w:numPr>
        <w:ilvl w:val="7"/>
        <w:numId w:val="37"/>
      </w:numPr>
      <w:tabs>
        <w:tab w:val="left" w:pos="2160"/>
      </w:tabs>
      <w:spacing w:before="60" w:after="240"/>
      <w:outlineLvl w:val="7"/>
    </w:pPr>
    <w:rPr>
      <w:rFonts w:eastAsia="MS Gothic" w:cs="Arial"/>
      <w:b/>
      <w:iCs/>
      <w:sz w:val="24"/>
      <w:szCs w:val="24"/>
    </w:rPr>
  </w:style>
  <w:style w:type="paragraph" w:styleId="Heading9">
    <w:name w:val="heading 9"/>
    <w:next w:val="Paragraph"/>
    <w:link w:val="Heading9Char"/>
    <w:qFormat/>
    <w:rsid w:val="006A16BC"/>
    <w:pPr>
      <w:keepNext/>
      <w:keepLines/>
      <w:numPr>
        <w:ilvl w:val="8"/>
        <w:numId w:val="37"/>
      </w:numPr>
      <w:tabs>
        <w:tab w:val="left" w:pos="2400"/>
      </w:tabs>
      <w:spacing w:before="60" w:after="240"/>
      <w:outlineLvl w:val="8"/>
    </w:pPr>
    <w:rPr>
      <w:rFonts w:eastAsia="MS Gothic" w:cs="Arial"/>
      <w:b/>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link w:val="HeaderChar"/>
    <w:rsid w:val="006A16BC"/>
    <w:pPr>
      <w:tabs>
        <w:tab w:val="center" w:pos="4507"/>
        <w:tab w:val="right" w:pos="9000"/>
      </w:tabs>
    </w:pPr>
    <w:rPr>
      <w:rFonts w:eastAsia="MS Gothic"/>
      <w:caps/>
      <w:sz w:val="16"/>
    </w:rPr>
  </w:style>
  <w:style w:type="character" w:customStyle="1" w:styleId="HeaderChar">
    <w:name w:val="Header Char"/>
    <w:basedOn w:val="DefaultParagraphFont"/>
    <w:link w:val="Header"/>
    <w:rsid w:val="00244B2A"/>
    <w:rPr>
      <w:rFonts w:eastAsia="MS Gothic"/>
      <w:caps/>
      <w:sz w:val="16"/>
    </w:rPr>
  </w:style>
  <w:style w:type="paragraph" w:styleId="Footer">
    <w:name w:val="footer"/>
    <w:basedOn w:val="Header"/>
    <w:link w:val="FooterChar"/>
    <w:rsid w:val="006A16BC"/>
    <w:rPr>
      <w:caps w:val="0"/>
    </w:rPr>
  </w:style>
  <w:style w:type="character" w:customStyle="1" w:styleId="FooterChar">
    <w:name w:val="Footer Char"/>
    <w:link w:val="Footer"/>
    <w:rsid w:val="006A16BC"/>
    <w:rPr>
      <w:rFonts w:eastAsia="MS Gothic"/>
      <w:sz w:val="16"/>
    </w:rPr>
  </w:style>
  <w:style w:type="character" w:customStyle="1" w:styleId="Heading1Char">
    <w:name w:val="Heading 1 Char"/>
    <w:link w:val="Heading1"/>
    <w:uiPriority w:val="9"/>
    <w:rsid w:val="00244B2A"/>
    <w:rPr>
      <w:rFonts w:eastAsia="MS Gothic" w:cs="Arial"/>
      <w:b/>
      <w:bCs/>
      <w:caps/>
      <w:kern w:val="32"/>
      <w:sz w:val="24"/>
      <w:szCs w:val="28"/>
    </w:rPr>
  </w:style>
  <w:style w:type="character" w:customStyle="1" w:styleId="Heading2Char">
    <w:name w:val="Heading 2 Char"/>
    <w:basedOn w:val="DefaultParagraphFont"/>
    <w:link w:val="Heading2"/>
    <w:uiPriority w:val="9"/>
    <w:rsid w:val="00244B2A"/>
    <w:rPr>
      <w:rFonts w:eastAsia="MS Gothic" w:cs="Arial"/>
      <w:b/>
      <w:bCs/>
      <w:iCs/>
      <w:sz w:val="24"/>
      <w:szCs w:val="26"/>
    </w:rPr>
  </w:style>
  <w:style w:type="character" w:customStyle="1" w:styleId="Heading3Char">
    <w:name w:val="Heading 3 Char"/>
    <w:basedOn w:val="DefaultParagraphFont"/>
    <w:link w:val="Heading3"/>
    <w:uiPriority w:val="9"/>
    <w:rsid w:val="00537D6F"/>
    <w:rPr>
      <w:rFonts w:eastAsia="MS Gothic" w:cs="Arial"/>
      <w:b/>
      <w:bCs/>
      <w:sz w:val="24"/>
      <w:szCs w:val="24"/>
    </w:rPr>
  </w:style>
  <w:style w:type="character" w:customStyle="1" w:styleId="Heading4Char">
    <w:name w:val="Heading 4 Char"/>
    <w:basedOn w:val="DefaultParagraphFont"/>
    <w:link w:val="Heading4"/>
    <w:uiPriority w:val="9"/>
    <w:rsid w:val="00EA524E"/>
    <w:rPr>
      <w:rFonts w:eastAsia="MS Gothic"/>
      <w:b/>
      <w:bCs/>
      <w:sz w:val="24"/>
      <w:szCs w:val="22"/>
    </w:rPr>
  </w:style>
  <w:style w:type="character" w:customStyle="1" w:styleId="Heading5Char">
    <w:name w:val="Heading 5 Char"/>
    <w:basedOn w:val="DefaultParagraphFont"/>
    <w:link w:val="Heading5"/>
    <w:uiPriority w:val="9"/>
    <w:rsid w:val="00244B2A"/>
    <w:rPr>
      <w:rFonts w:eastAsia="MS Gothic" w:cs="Arial"/>
      <w:b/>
      <w:bCs/>
      <w:iCs/>
      <w:sz w:val="24"/>
      <w:szCs w:val="22"/>
    </w:rPr>
  </w:style>
  <w:style w:type="character" w:customStyle="1" w:styleId="Heading6Char">
    <w:name w:val="Heading 6 Char"/>
    <w:basedOn w:val="DefaultParagraphFont"/>
    <w:link w:val="Heading6"/>
    <w:uiPriority w:val="9"/>
    <w:rsid w:val="00244B2A"/>
    <w:rPr>
      <w:rFonts w:eastAsia="MS Gothic" w:cs="Arial"/>
      <w:b/>
      <w:bCs/>
      <w:sz w:val="24"/>
      <w:szCs w:val="22"/>
    </w:rPr>
  </w:style>
  <w:style w:type="character" w:customStyle="1" w:styleId="Heading7Char">
    <w:name w:val="Heading 7 Char"/>
    <w:basedOn w:val="DefaultParagraphFont"/>
    <w:link w:val="Heading7"/>
    <w:rsid w:val="00244B2A"/>
    <w:rPr>
      <w:rFonts w:eastAsia="MS Gothic" w:cs="Arial"/>
      <w:b/>
      <w:sz w:val="24"/>
      <w:szCs w:val="24"/>
    </w:rPr>
  </w:style>
  <w:style w:type="character" w:customStyle="1" w:styleId="Heading8Char">
    <w:name w:val="Heading 8 Char"/>
    <w:basedOn w:val="DefaultParagraphFont"/>
    <w:link w:val="Heading8"/>
    <w:rsid w:val="00244B2A"/>
    <w:rPr>
      <w:rFonts w:eastAsia="MS Gothic" w:cs="Arial"/>
      <w:b/>
      <w:iCs/>
      <w:sz w:val="24"/>
      <w:szCs w:val="24"/>
    </w:rPr>
  </w:style>
  <w:style w:type="character" w:customStyle="1" w:styleId="Heading9Char">
    <w:name w:val="Heading 9 Char"/>
    <w:basedOn w:val="DefaultParagraphFont"/>
    <w:link w:val="Heading9"/>
    <w:rsid w:val="00244B2A"/>
    <w:rPr>
      <w:rFonts w:eastAsia="MS Gothic" w:cs="Arial"/>
      <w:b/>
      <w:sz w:val="24"/>
      <w:szCs w:val="24"/>
    </w:rPr>
  </w:style>
  <w:style w:type="character" w:customStyle="1" w:styleId="SuggestedOptional">
    <w:name w:val="Suggested Optional"/>
    <w:qFormat/>
    <w:rsid w:val="006A16BC"/>
    <w:rPr>
      <w:vanish w:val="0"/>
      <w:color w:val="0000FF"/>
    </w:rPr>
  </w:style>
  <w:style w:type="character" w:customStyle="1" w:styleId="Instructions">
    <w:name w:val="Instructions"/>
    <w:rsid w:val="006A16BC"/>
    <w:rPr>
      <w:rFonts w:ascii="Verdana" w:hAnsi="Verdana"/>
      <w:vanish/>
      <w:color w:val="008000"/>
    </w:rPr>
  </w:style>
  <w:style w:type="paragraph" w:styleId="Title">
    <w:name w:val="Title"/>
    <w:link w:val="TitleChar"/>
    <w:qFormat/>
    <w:rsid w:val="006A16BC"/>
    <w:pPr>
      <w:spacing w:before="240" w:after="240"/>
      <w:jc w:val="center"/>
    </w:pPr>
    <w:rPr>
      <w:rFonts w:eastAsia="MS Gothic" w:cs="Arial"/>
      <w:b/>
      <w:bCs/>
      <w:caps/>
      <w:kern w:val="28"/>
      <w:sz w:val="24"/>
      <w:szCs w:val="32"/>
    </w:rPr>
  </w:style>
  <w:style w:type="character" w:customStyle="1" w:styleId="TitleChar">
    <w:name w:val="Title Char"/>
    <w:basedOn w:val="DefaultParagraphFont"/>
    <w:link w:val="Title"/>
    <w:rsid w:val="00244B2A"/>
    <w:rPr>
      <w:rFonts w:eastAsia="MS Gothic" w:cs="Arial"/>
      <w:b/>
      <w:bCs/>
      <w:caps/>
      <w:kern w:val="28"/>
      <w:sz w:val="24"/>
      <w:szCs w:val="32"/>
    </w:rPr>
  </w:style>
  <w:style w:type="paragraph" w:styleId="TOC1">
    <w:name w:val="toc 1"/>
    <w:next w:val="Paragraph"/>
    <w:uiPriority w:val="39"/>
    <w:rsid w:val="006A16BC"/>
    <w:pPr>
      <w:tabs>
        <w:tab w:val="left" w:pos="480"/>
        <w:tab w:val="right" w:leader="dot" w:pos="9000"/>
      </w:tabs>
      <w:spacing w:before="60"/>
      <w:ind w:left="480" w:right="360" w:hanging="480"/>
    </w:pPr>
    <w:rPr>
      <w:rFonts w:eastAsia="MS Gothic"/>
      <w:b/>
      <w:caps/>
      <w:sz w:val="24"/>
    </w:rPr>
  </w:style>
  <w:style w:type="paragraph" w:customStyle="1" w:styleId="Heading1NoTOC">
    <w:name w:val="Heading 1 No TOC"/>
    <w:next w:val="Paragraph"/>
    <w:rsid w:val="006A16BC"/>
    <w:pPr>
      <w:keepNext/>
      <w:keepLines/>
      <w:spacing w:before="60" w:after="240"/>
    </w:pPr>
    <w:rPr>
      <w:rFonts w:cs="Arial"/>
      <w:b/>
      <w:bCs/>
      <w:caps/>
      <w:kern w:val="32"/>
      <w:sz w:val="24"/>
      <w:szCs w:val="48"/>
    </w:rPr>
  </w:style>
  <w:style w:type="paragraph" w:customStyle="1" w:styleId="Heading1Unnumbered">
    <w:name w:val="Heading 1 Unnumbered"/>
    <w:basedOn w:val="Heading1"/>
    <w:next w:val="Paragraph"/>
    <w:rsid w:val="006A16BC"/>
    <w:pPr>
      <w:numPr>
        <w:numId w:val="0"/>
      </w:numPr>
    </w:pPr>
    <w:rPr>
      <w:szCs w:val="48"/>
    </w:rPr>
  </w:style>
  <w:style w:type="paragraph" w:styleId="ListNumber2">
    <w:name w:val="List Number 2"/>
    <w:rsid w:val="006A16BC"/>
    <w:pPr>
      <w:keepLines/>
      <w:numPr>
        <w:numId w:val="49"/>
      </w:numPr>
      <w:spacing w:before="60"/>
    </w:pPr>
    <w:rPr>
      <w:rFonts w:eastAsia="MS Gothic"/>
      <w:sz w:val="24"/>
      <w:szCs w:val="24"/>
    </w:rPr>
  </w:style>
  <w:style w:type="paragraph" w:styleId="ListNumber3">
    <w:name w:val="List Number 3"/>
    <w:rsid w:val="006A16BC"/>
    <w:pPr>
      <w:keepLines/>
      <w:numPr>
        <w:numId w:val="51"/>
      </w:numPr>
      <w:spacing w:before="60"/>
    </w:pPr>
    <w:rPr>
      <w:rFonts w:eastAsia="MS Gothic"/>
      <w:sz w:val="24"/>
      <w:szCs w:val="24"/>
    </w:rPr>
  </w:style>
  <w:style w:type="paragraph" w:styleId="TOC2">
    <w:name w:val="toc 2"/>
    <w:basedOn w:val="TOC1"/>
    <w:next w:val="Paragraph"/>
    <w:uiPriority w:val="39"/>
    <w:rsid w:val="006A16BC"/>
    <w:pPr>
      <w:tabs>
        <w:tab w:val="clear" w:pos="480"/>
        <w:tab w:val="left" w:pos="1080"/>
      </w:tabs>
      <w:ind w:left="1080" w:hanging="720"/>
    </w:pPr>
    <w:rPr>
      <w:caps w:val="0"/>
      <w:szCs w:val="24"/>
    </w:rPr>
  </w:style>
  <w:style w:type="paragraph" w:styleId="TOC3">
    <w:name w:val="toc 3"/>
    <w:basedOn w:val="TOC1"/>
    <w:next w:val="Paragraph"/>
    <w:uiPriority w:val="39"/>
    <w:rsid w:val="006A16BC"/>
    <w:pPr>
      <w:tabs>
        <w:tab w:val="clear" w:pos="480"/>
        <w:tab w:val="left" w:pos="1680"/>
      </w:tabs>
      <w:ind w:left="1680" w:hanging="960"/>
    </w:pPr>
    <w:rPr>
      <w:b w:val="0"/>
      <w:caps w:val="0"/>
      <w:szCs w:val="24"/>
    </w:rPr>
  </w:style>
  <w:style w:type="paragraph" w:styleId="TOC4">
    <w:name w:val="toc 4"/>
    <w:basedOn w:val="Normal"/>
    <w:next w:val="Normal"/>
    <w:uiPriority w:val="39"/>
    <w:rsid w:val="006A16BC"/>
    <w:pPr>
      <w:tabs>
        <w:tab w:val="left" w:pos="2280"/>
        <w:tab w:val="right" w:leader="dot" w:pos="9000"/>
      </w:tabs>
      <w:spacing w:before="60"/>
      <w:ind w:left="2280" w:right="360" w:hanging="1200"/>
    </w:pPr>
    <w:rPr>
      <w:rFonts w:eastAsia="MS Gothic"/>
    </w:rPr>
  </w:style>
  <w:style w:type="paragraph" w:styleId="TOC5">
    <w:name w:val="toc 5"/>
    <w:basedOn w:val="Normal"/>
    <w:next w:val="Normal"/>
    <w:uiPriority w:val="39"/>
    <w:rsid w:val="006A16BC"/>
    <w:pPr>
      <w:tabs>
        <w:tab w:val="left" w:pos="2880"/>
        <w:tab w:val="right" w:leader="dot" w:pos="9000"/>
      </w:tabs>
      <w:spacing w:before="60"/>
      <w:ind w:left="2880" w:right="360" w:hanging="1440"/>
    </w:pPr>
    <w:rPr>
      <w:rFonts w:eastAsia="MS Gothic"/>
    </w:rPr>
  </w:style>
  <w:style w:type="paragraph" w:styleId="TOC6">
    <w:name w:val="toc 6"/>
    <w:basedOn w:val="Normal"/>
    <w:next w:val="Normal"/>
    <w:uiPriority w:val="39"/>
    <w:rsid w:val="006A16BC"/>
    <w:pPr>
      <w:tabs>
        <w:tab w:val="left" w:pos="3480"/>
        <w:tab w:val="right" w:leader="dot" w:pos="9000"/>
      </w:tabs>
      <w:spacing w:before="60"/>
      <w:ind w:left="3480" w:right="360" w:hanging="1680"/>
    </w:pPr>
    <w:rPr>
      <w:rFonts w:eastAsia="MS Gothic"/>
    </w:rPr>
  </w:style>
  <w:style w:type="paragraph" w:styleId="TOC7">
    <w:name w:val="toc 7"/>
    <w:basedOn w:val="Normal"/>
    <w:next w:val="Normal"/>
    <w:uiPriority w:val="39"/>
    <w:rsid w:val="006A16BC"/>
    <w:pPr>
      <w:tabs>
        <w:tab w:val="left" w:pos="4080"/>
        <w:tab w:val="right" w:leader="dot" w:pos="9000"/>
      </w:tabs>
      <w:spacing w:before="60"/>
      <w:ind w:left="4080" w:right="360" w:hanging="1920"/>
    </w:pPr>
    <w:rPr>
      <w:rFonts w:ascii="Arial" w:eastAsia="MS Gothic"/>
    </w:rPr>
  </w:style>
  <w:style w:type="paragraph" w:styleId="TOC8">
    <w:name w:val="toc 8"/>
    <w:basedOn w:val="Normal"/>
    <w:next w:val="Normal"/>
    <w:uiPriority w:val="39"/>
    <w:rsid w:val="006A16BC"/>
    <w:pPr>
      <w:tabs>
        <w:tab w:val="left" w:pos="4680"/>
        <w:tab w:val="right" w:leader="dot" w:pos="9000"/>
      </w:tabs>
      <w:spacing w:before="60"/>
      <w:ind w:left="4680" w:right="360" w:hanging="2160"/>
    </w:pPr>
    <w:rPr>
      <w:rFonts w:ascii="Arial" w:eastAsia="MS Gothic"/>
    </w:rPr>
  </w:style>
  <w:style w:type="paragraph" w:styleId="TOC9">
    <w:name w:val="toc 9"/>
    <w:basedOn w:val="Normal"/>
    <w:next w:val="Normal"/>
    <w:uiPriority w:val="39"/>
    <w:rsid w:val="006A16BC"/>
    <w:pPr>
      <w:tabs>
        <w:tab w:val="left" w:pos="5280"/>
        <w:tab w:val="right" w:leader="dot" w:pos="9000"/>
      </w:tabs>
      <w:spacing w:before="60"/>
      <w:ind w:left="5280" w:right="360" w:hanging="2400"/>
    </w:pPr>
    <w:rPr>
      <w:rFonts w:ascii="Arial" w:eastAsia="MS Gothic"/>
    </w:rPr>
  </w:style>
  <w:style w:type="character" w:styleId="PageNumber">
    <w:name w:val="page number"/>
    <w:rsid w:val="006A16BC"/>
  </w:style>
  <w:style w:type="paragraph" w:styleId="Caption">
    <w:name w:val="caption"/>
    <w:next w:val="Paragraph"/>
    <w:link w:val="CaptionChar"/>
    <w:qFormat/>
    <w:rsid w:val="006A16BC"/>
    <w:pPr>
      <w:keepNext/>
      <w:keepLines/>
      <w:spacing w:before="120" w:after="120"/>
      <w:jc w:val="center"/>
    </w:pPr>
    <w:rPr>
      <w:bCs/>
      <w:sz w:val="24"/>
    </w:rPr>
  </w:style>
  <w:style w:type="paragraph" w:customStyle="1" w:styleId="TOCTitle">
    <w:name w:val="TOC Title"/>
    <w:basedOn w:val="Title"/>
    <w:next w:val="TOC1"/>
    <w:rsid w:val="006A16BC"/>
    <w:pPr>
      <w:keepLines/>
      <w:pageBreakBefore/>
    </w:pPr>
    <w:rPr>
      <w:caps w:val="0"/>
      <w:szCs w:val="28"/>
    </w:rPr>
  </w:style>
  <w:style w:type="character" w:styleId="Hyperlink">
    <w:name w:val="Hyperlink"/>
    <w:uiPriority w:val="99"/>
    <w:rsid w:val="003D2D5E"/>
    <w:rPr>
      <w:rFonts w:ascii="Times New Roman" w:hAnsi="Times New Roman"/>
      <w:color w:val="auto"/>
      <w:sz w:val="24"/>
      <w:u w:val="none"/>
    </w:rPr>
  </w:style>
  <w:style w:type="paragraph" w:styleId="ListBullet">
    <w:name w:val="List Bullet"/>
    <w:qFormat/>
    <w:rsid w:val="006A16BC"/>
    <w:pPr>
      <w:keepLines/>
      <w:numPr>
        <w:numId w:val="38"/>
      </w:numPr>
      <w:spacing w:before="60"/>
    </w:pPr>
    <w:rPr>
      <w:rFonts w:eastAsia="MS Gothic"/>
      <w:sz w:val="24"/>
    </w:rPr>
  </w:style>
  <w:style w:type="paragraph" w:styleId="ListNumber">
    <w:name w:val="List Number"/>
    <w:rsid w:val="006A16BC"/>
    <w:pPr>
      <w:keepLines/>
      <w:numPr>
        <w:numId w:val="48"/>
      </w:numPr>
      <w:spacing w:before="60"/>
    </w:pPr>
    <w:rPr>
      <w:rFonts w:eastAsia="MS Gothic"/>
      <w:sz w:val="24"/>
      <w:szCs w:val="24"/>
    </w:rPr>
  </w:style>
  <w:style w:type="character" w:styleId="EndnoteReference">
    <w:name w:val="endnote reference"/>
    <w:semiHidden/>
    <w:rsid w:val="006A16BC"/>
    <w:rPr>
      <w:vertAlign w:val="superscript"/>
    </w:rPr>
  </w:style>
  <w:style w:type="paragraph" w:styleId="EndnoteText">
    <w:name w:val="endnote text"/>
    <w:basedOn w:val="Normal"/>
    <w:link w:val="EndnoteTextChar"/>
    <w:rsid w:val="006A16BC"/>
    <w:pPr>
      <w:spacing w:before="60"/>
    </w:pPr>
    <w:rPr>
      <w:sz w:val="20"/>
      <w:szCs w:val="20"/>
    </w:rPr>
  </w:style>
  <w:style w:type="character" w:customStyle="1" w:styleId="EndnoteTextChar">
    <w:name w:val="Endnote Text Char"/>
    <w:basedOn w:val="DefaultParagraphFont"/>
    <w:link w:val="EndnoteText"/>
    <w:rsid w:val="0076635C"/>
  </w:style>
  <w:style w:type="paragraph" w:styleId="BalloonText">
    <w:name w:val="Balloon Text"/>
    <w:basedOn w:val="Normal"/>
    <w:link w:val="BalloonTextChar"/>
    <w:rsid w:val="006A16BC"/>
    <w:rPr>
      <w:rFonts w:ascii="Arial Narrow" w:hAnsi="Arial Narrow" w:cs="Tahoma"/>
      <w:sz w:val="18"/>
      <w:szCs w:val="16"/>
    </w:rPr>
  </w:style>
  <w:style w:type="character" w:customStyle="1" w:styleId="BalloonTextChar">
    <w:name w:val="Balloon Text Char"/>
    <w:basedOn w:val="DefaultParagraphFont"/>
    <w:link w:val="BalloonText"/>
    <w:rsid w:val="0076635C"/>
    <w:rPr>
      <w:rFonts w:ascii="Arial Narrow" w:hAnsi="Arial Narrow" w:cs="Tahoma"/>
      <w:sz w:val="18"/>
      <w:szCs w:val="16"/>
    </w:rPr>
  </w:style>
  <w:style w:type="paragraph" w:styleId="BodyText">
    <w:name w:val="Body Text"/>
    <w:basedOn w:val="Normal"/>
    <w:link w:val="BodyTextChar"/>
    <w:rsid w:val="006A16BC"/>
    <w:pPr>
      <w:spacing w:after="120"/>
    </w:pPr>
  </w:style>
  <w:style w:type="character" w:customStyle="1" w:styleId="BodyTextChar">
    <w:name w:val="Body Text Char"/>
    <w:link w:val="BodyText"/>
    <w:rsid w:val="006A16BC"/>
    <w:rPr>
      <w:sz w:val="24"/>
      <w:szCs w:val="24"/>
    </w:rPr>
  </w:style>
  <w:style w:type="paragraph" w:styleId="BodyText2">
    <w:name w:val="Body Text 2"/>
    <w:basedOn w:val="Normal"/>
    <w:link w:val="BodyText2Char"/>
    <w:semiHidden/>
    <w:rsid w:val="006A16BC"/>
    <w:pPr>
      <w:spacing w:after="120" w:line="480" w:lineRule="auto"/>
    </w:pPr>
  </w:style>
  <w:style w:type="character" w:customStyle="1" w:styleId="BodyText2Char">
    <w:name w:val="Body Text 2 Char"/>
    <w:link w:val="BodyText2"/>
    <w:semiHidden/>
    <w:rsid w:val="006A16BC"/>
    <w:rPr>
      <w:sz w:val="24"/>
      <w:szCs w:val="24"/>
    </w:rPr>
  </w:style>
  <w:style w:type="paragraph" w:styleId="BodyText3">
    <w:name w:val="Body Text 3"/>
    <w:basedOn w:val="Normal"/>
    <w:link w:val="BodyText3Char"/>
    <w:semiHidden/>
    <w:rsid w:val="006A16BC"/>
    <w:pPr>
      <w:spacing w:after="120"/>
    </w:pPr>
    <w:rPr>
      <w:sz w:val="16"/>
      <w:szCs w:val="16"/>
    </w:rPr>
  </w:style>
  <w:style w:type="character" w:customStyle="1" w:styleId="BodyText3Char">
    <w:name w:val="Body Text 3 Char"/>
    <w:link w:val="BodyText3"/>
    <w:semiHidden/>
    <w:rsid w:val="006A16BC"/>
    <w:rPr>
      <w:sz w:val="16"/>
      <w:szCs w:val="16"/>
    </w:rPr>
  </w:style>
  <w:style w:type="paragraph" w:styleId="BodyTextFirstIndent">
    <w:name w:val="Body Text First Indent"/>
    <w:basedOn w:val="BodyText"/>
    <w:link w:val="BodyTextFirstIndentChar"/>
    <w:semiHidden/>
    <w:rsid w:val="006A16BC"/>
    <w:pPr>
      <w:ind w:firstLine="210"/>
    </w:pPr>
  </w:style>
  <w:style w:type="character" w:customStyle="1" w:styleId="BodyTextFirstIndentChar">
    <w:name w:val="Body Text First Indent Char"/>
    <w:link w:val="BodyTextFirstIndent"/>
    <w:semiHidden/>
    <w:rsid w:val="006A16BC"/>
    <w:rPr>
      <w:sz w:val="24"/>
      <w:szCs w:val="24"/>
    </w:rPr>
  </w:style>
  <w:style w:type="paragraph" w:styleId="BodyTextIndent">
    <w:name w:val="Body Text Indent"/>
    <w:basedOn w:val="Normal"/>
    <w:link w:val="BodyTextIndentChar"/>
    <w:semiHidden/>
    <w:rsid w:val="006A16BC"/>
    <w:pPr>
      <w:spacing w:after="120"/>
      <w:ind w:left="360"/>
    </w:pPr>
  </w:style>
  <w:style w:type="character" w:customStyle="1" w:styleId="BodyTextIndentChar">
    <w:name w:val="Body Text Indent Char"/>
    <w:link w:val="BodyTextIndent"/>
    <w:semiHidden/>
    <w:rsid w:val="006A16BC"/>
    <w:rPr>
      <w:sz w:val="24"/>
      <w:szCs w:val="24"/>
    </w:rPr>
  </w:style>
  <w:style w:type="paragraph" w:styleId="BodyTextFirstIndent2">
    <w:name w:val="Body Text First Indent 2"/>
    <w:basedOn w:val="BodyTextIndent"/>
    <w:link w:val="BodyTextFirstIndent2Char"/>
    <w:semiHidden/>
    <w:rsid w:val="006A16BC"/>
    <w:pPr>
      <w:ind w:firstLine="210"/>
    </w:pPr>
  </w:style>
  <w:style w:type="character" w:customStyle="1" w:styleId="BodyTextFirstIndent2Char">
    <w:name w:val="Body Text First Indent 2 Char"/>
    <w:link w:val="BodyTextFirstIndent2"/>
    <w:semiHidden/>
    <w:rsid w:val="006A16BC"/>
    <w:rPr>
      <w:sz w:val="24"/>
      <w:szCs w:val="24"/>
    </w:rPr>
  </w:style>
  <w:style w:type="paragraph" w:styleId="BodyTextIndent2">
    <w:name w:val="Body Text Indent 2"/>
    <w:basedOn w:val="Normal"/>
    <w:link w:val="BodyTextIndent2Char"/>
    <w:semiHidden/>
    <w:rsid w:val="006A16BC"/>
    <w:pPr>
      <w:spacing w:after="120" w:line="480" w:lineRule="auto"/>
      <w:ind w:left="360"/>
    </w:pPr>
  </w:style>
  <w:style w:type="character" w:customStyle="1" w:styleId="BodyTextIndent2Char">
    <w:name w:val="Body Text Indent 2 Char"/>
    <w:link w:val="BodyTextIndent2"/>
    <w:semiHidden/>
    <w:rsid w:val="006A16BC"/>
    <w:rPr>
      <w:sz w:val="24"/>
      <w:szCs w:val="24"/>
    </w:rPr>
  </w:style>
  <w:style w:type="paragraph" w:styleId="BodyTextIndent3">
    <w:name w:val="Body Text Indent 3"/>
    <w:basedOn w:val="Normal"/>
    <w:link w:val="BodyTextIndent3Char"/>
    <w:semiHidden/>
    <w:rsid w:val="006A16BC"/>
    <w:pPr>
      <w:spacing w:after="120"/>
      <w:ind w:left="360"/>
    </w:pPr>
    <w:rPr>
      <w:sz w:val="16"/>
      <w:szCs w:val="16"/>
    </w:rPr>
  </w:style>
  <w:style w:type="character" w:customStyle="1" w:styleId="BodyTextIndent3Char">
    <w:name w:val="Body Text Indent 3 Char"/>
    <w:link w:val="BodyTextIndent3"/>
    <w:semiHidden/>
    <w:rsid w:val="006A16BC"/>
    <w:rPr>
      <w:sz w:val="16"/>
      <w:szCs w:val="16"/>
    </w:rPr>
  </w:style>
  <w:style w:type="paragraph" w:styleId="Closing">
    <w:name w:val="Closing"/>
    <w:basedOn w:val="Normal"/>
    <w:link w:val="ClosingChar"/>
    <w:semiHidden/>
    <w:rsid w:val="006A16BC"/>
    <w:pPr>
      <w:ind w:left="4320"/>
    </w:pPr>
  </w:style>
  <w:style w:type="character" w:customStyle="1" w:styleId="ClosingChar">
    <w:name w:val="Closing Char"/>
    <w:link w:val="Closing"/>
    <w:semiHidden/>
    <w:rsid w:val="006A16BC"/>
    <w:rPr>
      <w:sz w:val="24"/>
      <w:szCs w:val="24"/>
    </w:rPr>
  </w:style>
  <w:style w:type="character" w:styleId="CommentReference">
    <w:name w:val="annotation reference"/>
    <w:rsid w:val="006A16BC"/>
    <w:rPr>
      <w:sz w:val="16"/>
      <w:szCs w:val="16"/>
    </w:rPr>
  </w:style>
  <w:style w:type="paragraph" w:styleId="CommentText">
    <w:name w:val="annotation text"/>
    <w:aliases w:val="Annotationtext,Comment Text Char Char,Comment Text Char Char Char Char,Comment Text Char Char1,Comment Text Char1 Char Char"/>
    <w:basedOn w:val="Normal"/>
    <w:link w:val="CommentTextChar"/>
    <w:rsid w:val="006A16BC"/>
    <w:rPr>
      <w:sz w:val="20"/>
      <w:szCs w:val="20"/>
    </w:rPr>
  </w:style>
  <w:style w:type="character" w:customStyle="1" w:styleId="CommentTextChar">
    <w:name w:val="Comment Text Char"/>
    <w:aliases w:val="Annotationtext Char,Comment Text Char Char Char,Comment Text Char Char Char Char Char,Comment Text Char Char1 Char,Comment Text Char1 Char Char Char"/>
    <w:basedOn w:val="DefaultParagraphFont"/>
    <w:link w:val="CommentText"/>
    <w:rsid w:val="0076635C"/>
  </w:style>
  <w:style w:type="paragraph" w:styleId="CommentSubject">
    <w:name w:val="annotation subject"/>
    <w:basedOn w:val="CommentText"/>
    <w:next w:val="CommentText"/>
    <w:link w:val="CommentSubjectChar"/>
    <w:rsid w:val="006A16BC"/>
    <w:rPr>
      <w:b/>
      <w:bCs/>
    </w:rPr>
  </w:style>
  <w:style w:type="character" w:customStyle="1" w:styleId="CommentSubjectChar">
    <w:name w:val="Comment Subject Char"/>
    <w:basedOn w:val="CommentTextChar"/>
    <w:link w:val="CommentSubject"/>
    <w:rsid w:val="0076635C"/>
    <w:rPr>
      <w:b/>
      <w:bCs/>
    </w:rPr>
  </w:style>
  <w:style w:type="paragraph" w:styleId="Date">
    <w:name w:val="Date"/>
    <w:basedOn w:val="Normal"/>
    <w:next w:val="Normal"/>
    <w:link w:val="DateChar"/>
    <w:semiHidden/>
    <w:rsid w:val="006A16BC"/>
  </w:style>
  <w:style w:type="character" w:customStyle="1" w:styleId="DateChar">
    <w:name w:val="Date Char"/>
    <w:link w:val="Date"/>
    <w:semiHidden/>
    <w:rsid w:val="006A16BC"/>
    <w:rPr>
      <w:sz w:val="24"/>
      <w:szCs w:val="24"/>
    </w:rPr>
  </w:style>
  <w:style w:type="paragraph" w:styleId="DocumentMap">
    <w:name w:val="Document Map"/>
    <w:basedOn w:val="Normal"/>
    <w:link w:val="DocumentMapChar"/>
    <w:rsid w:val="006A16BC"/>
    <w:pPr>
      <w:shd w:val="clear" w:color="auto" w:fill="000080"/>
    </w:pPr>
    <w:rPr>
      <w:rFonts w:ascii="Tahoma" w:hAnsi="Tahoma" w:cs="Tahoma"/>
    </w:rPr>
  </w:style>
  <w:style w:type="character" w:customStyle="1" w:styleId="DocumentMapChar">
    <w:name w:val="Document Map Char"/>
    <w:basedOn w:val="DefaultParagraphFont"/>
    <w:link w:val="DocumentMap"/>
    <w:rsid w:val="0076635C"/>
    <w:rPr>
      <w:rFonts w:ascii="Tahoma" w:hAnsi="Tahoma" w:cs="Tahoma"/>
      <w:sz w:val="24"/>
      <w:szCs w:val="24"/>
      <w:shd w:val="clear" w:color="auto" w:fill="000080"/>
    </w:rPr>
  </w:style>
  <w:style w:type="paragraph" w:styleId="E-mailSignature">
    <w:name w:val="E-mail Signature"/>
    <w:basedOn w:val="Normal"/>
    <w:link w:val="E-mailSignatureChar"/>
    <w:semiHidden/>
    <w:rsid w:val="006A16BC"/>
  </w:style>
  <w:style w:type="character" w:customStyle="1" w:styleId="E-mailSignatureChar">
    <w:name w:val="E-mail Signature Char"/>
    <w:link w:val="E-mailSignature"/>
    <w:semiHidden/>
    <w:rsid w:val="006A16BC"/>
    <w:rPr>
      <w:sz w:val="24"/>
      <w:szCs w:val="24"/>
    </w:rPr>
  </w:style>
  <w:style w:type="character" w:styleId="Emphasis">
    <w:name w:val="Emphasis"/>
    <w:qFormat/>
    <w:rsid w:val="006A16BC"/>
    <w:rPr>
      <w:rFonts w:ascii="Times New Roman" w:hAnsi="Times New Roman"/>
      <w:i/>
      <w:iCs/>
      <w:sz w:val="24"/>
    </w:rPr>
  </w:style>
  <w:style w:type="paragraph" w:styleId="EnvelopeAddress">
    <w:name w:val="envelope address"/>
    <w:basedOn w:val="Normal"/>
    <w:semiHidden/>
    <w:rsid w:val="006A16BC"/>
    <w:pPr>
      <w:framePr w:w="7920" w:h="1980" w:hRule="exact" w:hSpace="180" w:wrap="auto" w:hAnchor="page" w:xAlign="center" w:yAlign="bottom"/>
      <w:ind w:left="2880"/>
    </w:pPr>
    <w:rPr>
      <w:rFonts w:ascii="Arial" w:hAnsi="Arial" w:cs="Arial"/>
    </w:rPr>
  </w:style>
  <w:style w:type="paragraph" w:styleId="EnvelopeReturn">
    <w:name w:val="envelope return"/>
    <w:basedOn w:val="Normal"/>
    <w:semiHidden/>
    <w:rsid w:val="006A16BC"/>
    <w:rPr>
      <w:rFonts w:ascii="Arial" w:hAnsi="Arial" w:cs="Arial"/>
      <w:sz w:val="20"/>
      <w:szCs w:val="20"/>
    </w:rPr>
  </w:style>
  <w:style w:type="character" w:styleId="FollowedHyperlink">
    <w:name w:val="FollowedHyperlink"/>
    <w:rsid w:val="006A16BC"/>
    <w:rPr>
      <w:color w:val="800080"/>
      <w:u w:val="single"/>
    </w:rPr>
  </w:style>
  <w:style w:type="character" w:styleId="FootnoteReference">
    <w:name w:val="footnote reference"/>
    <w:semiHidden/>
    <w:rsid w:val="006A16BC"/>
    <w:rPr>
      <w:vertAlign w:val="superscript"/>
    </w:rPr>
  </w:style>
  <w:style w:type="paragraph" w:styleId="FootnoteText">
    <w:name w:val="footnote text"/>
    <w:link w:val="FootnoteTextChar"/>
    <w:rsid w:val="006A16BC"/>
    <w:pPr>
      <w:spacing w:before="60"/>
      <w:ind w:left="360" w:hanging="360"/>
    </w:pPr>
    <w:rPr>
      <w:rFonts w:ascii="Arial" w:eastAsia="MS Mincho" w:hAnsi="Arial"/>
    </w:rPr>
  </w:style>
  <w:style w:type="character" w:customStyle="1" w:styleId="FootnoteTextChar">
    <w:name w:val="Footnote Text Char"/>
    <w:basedOn w:val="DefaultParagraphFont"/>
    <w:link w:val="FootnoteText"/>
    <w:rsid w:val="0076635C"/>
    <w:rPr>
      <w:rFonts w:ascii="Arial" w:eastAsia="MS Mincho" w:hAnsi="Arial"/>
    </w:rPr>
  </w:style>
  <w:style w:type="character" w:styleId="HTMLAcronym">
    <w:name w:val="HTML Acronym"/>
    <w:semiHidden/>
    <w:rsid w:val="006A16BC"/>
  </w:style>
  <w:style w:type="paragraph" w:styleId="HTMLAddress">
    <w:name w:val="HTML Address"/>
    <w:basedOn w:val="Normal"/>
    <w:link w:val="HTMLAddressChar"/>
    <w:semiHidden/>
    <w:rsid w:val="006A16BC"/>
    <w:rPr>
      <w:i/>
      <w:iCs/>
    </w:rPr>
  </w:style>
  <w:style w:type="character" w:customStyle="1" w:styleId="HTMLAddressChar">
    <w:name w:val="HTML Address Char"/>
    <w:link w:val="HTMLAddress"/>
    <w:semiHidden/>
    <w:rsid w:val="006A16BC"/>
    <w:rPr>
      <w:i/>
      <w:iCs/>
      <w:sz w:val="24"/>
      <w:szCs w:val="24"/>
    </w:rPr>
  </w:style>
  <w:style w:type="character" w:styleId="HTMLCite">
    <w:name w:val="HTML Cite"/>
    <w:semiHidden/>
    <w:rsid w:val="006A16BC"/>
    <w:rPr>
      <w:i/>
      <w:iCs/>
    </w:rPr>
  </w:style>
  <w:style w:type="character" w:styleId="HTMLCode">
    <w:name w:val="HTML Code"/>
    <w:semiHidden/>
    <w:rsid w:val="006A16BC"/>
    <w:rPr>
      <w:rFonts w:ascii="Courier New" w:hAnsi="Courier New" w:cs="Courier New"/>
      <w:sz w:val="20"/>
      <w:szCs w:val="20"/>
    </w:rPr>
  </w:style>
  <w:style w:type="character" w:styleId="HTMLDefinition">
    <w:name w:val="HTML Definition"/>
    <w:semiHidden/>
    <w:rsid w:val="006A16BC"/>
    <w:rPr>
      <w:i/>
      <w:iCs/>
    </w:rPr>
  </w:style>
  <w:style w:type="character" w:styleId="HTMLKeyboard">
    <w:name w:val="HTML Keyboard"/>
    <w:semiHidden/>
    <w:rsid w:val="006A16BC"/>
    <w:rPr>
      <w:rFonts w:ascii="Courier New" w:hAnsi="Courier New" w:cs="Courier New"/>
      <w:sz w:val="20"/>
      <w:szCs w:val="20"/>
    </w:rPr>
  </w:style>
  <w:style w:type="paragraph" w:styleId="HTMLPreformatted">
    <w:name w:val="HTML Preformatted"/>
    <w:basedOn w:val="Normal"/>
    <w:link w:val="HTMLPreformattedChar"/>
    <w:semiHidden/>
    <w:rsid w:val="006A16BC"/>
    <w:rPr>
      <w:rFonts w:ascii="Courier New" w:hAnsi="Courier New" w:cs="Courier New"/>
      <w:sz w:val="20"/>
      <w:szCs w:val="20"/>
    </w:rPr>
  </w:style>
  <w:style w:type="character" w:customStyle="1" w:styleId="HTMLPreformattedChar">
    <w:name w:val="HTML Preformatted Char"/>
    <w:link w:val="HTMLPreformatted"/>
    <w:semiHidden/>
    <w:rsid w:val="006A16BC"/>
    <w:rPr>
      <w:rFonts w:ascii="Courier New" w:hAnsi="Courier New" w:cs="Courier New"/>
    </w:rPr>
  </w:style>
  <w:style w:type="character" w:styleId="HTMLSample">
    <w:name w:val="HTML Sample"/>
    <w:semiHidden/>
    <w:rsid w:val="006A16BC"/>
    <w:rPr>
      <w:rFonts w:ascii="Courier New" w:hAnsi="Courier New" w:cs="Courier New"/>
    </w:rPr>
  </w:style>
  <w:style w:type="character" w:styleId="HTMLTypewriter">
    <w:name w:val="HTML Typewriter"/>
    <w:rsid w:val="006A16BC"/>
    <w:rPr>
      <w:rFonts w:ascii="Courier New" w:hAnsi="Courier New" w:cs="Courier New"/>
      <w:sz w:val="20"/>
      <w:szCs w:val="20"/>
    </w:rPr>
  </w:style>
  <w:style w:type="character" w:styleId="HTMLVariable">
    <w:name w:val="HTML Variable"/>
    <w:semiHidden/>
    <w:rsid w:val="006A16BC"/>
    <w:rPr>
      <w:i/>
      <w:iCs/>
    </w:rPr>
  </w:style>
  <w:style w:type="paragraph" w:styleId="Index1">
    <w:name w:val="index 1"/>
    <w:basedOn w:val="Normal"/>
    <w:next w:val="Normal"/>
    <w:semiHidden/>
    <w:rsid w:val="006A16BC"/>
    <w:pPr>
      <w:ind w:left="240" w:hanging="240"/>
    </w:pPr>
  </w:style>
  <w:style w:type="paragraph" w:styleId="Index2">
    <w:name w:val="index 2"/>
    <w:basedOn w:val="Normal"/>
    <w:next w:val="Normal"/>
    <w:semiHidden/>
    <w:rsid w:val="006A16BC"/>
    <w:pPr>
      <w:ind w:left="480" w:hanging="240"/>
    </w:pPr>
  </w:style>
  <w:style w:type="paragraph" w:styleId="Index3">
    <w:name w:val="index 3"/>
    <w:basedOn w:val="Normal"/>
    <w:next w:val="Normal"/>
    <w:semiHidden/>
    <w:rsid w:val="006A16BC"/>
    <w:pPr>
      <w:ind w:left="720" w:hanging="240"/>
    </w:pPr>
  </w:style>
  <w:style w:type="paragraph" w:styleId="Index4">
    <w:name w:val="index 4"/>
    <w:basedOn w:val="Normal"/>
    <w:next w:val="Normal"/>
    <w:semiHidden/>
    <w:rsid w:val="006A16BC"/>
    <w:pPr>
      <w:ind w:left="960" w:hanging="240"/>
    </w:pPr>
  </w:style>
  <w:style w:type="paragraph" w:styleId="Index5">
    <w:name w:val="index 5"/>
    <w:basedOn w:val="Normal"/>
    <w:next w:val="Normal"/>
    <w:semiHidden/>
    <w:rsid w:val="006A16BC"/>
    <w:pPr>
      <w:ind w:left="1200" w:hanging="240"/>
    </w:pPr>
  </w:style>
  <w:style w:type="paragraph" w:styleId="Index6">
    <w:name w:val="index 6"/>
    <w:basedOn w:val="Normal"/>
    <w:next w:val="Normal"/>
    <w:semiHidden/>
    <w:rsid w:val="006A16BC"/>
    <w:pPr>
      <w:ind w:left="1440" w:hanging="240"/>
    </w:pPr>
  </w:style>
  <w:style w:type="paragraph" w:styleId="Index7">
    <w:name w:val="index 7"/>
    <w:basedOn w:val="Normal"/>
    <w:next w:val="Normal"/>
    <w:semiHidden/>
    <w:rsid w:val="006A16BC"/>
    <w:pPr>
      <w:ind w:left="1680" w:hanging="240"/>
    </w:pPr>
  </w:style>
  <w:style w:type="paragraph" w:styleId="Index8">
    <w:name w:val="index 8"/>
    <w:basedOn w:val="Normal"/>
    <w:next w:val="Normal"/>
    <w:semiHidden/>
    <w:rsid w:val="006A16BC"/>
    <w:pPr>
      <w:ind w:left="1920" w:hanging="240"/>
    </w:pPr>
  </w:style>
  <w:style w:type="paragraph" w:styleId="Index9">
    <w:name w:val="index 9"/>
    <w:basedOn w:val="Normal"/>
    <w:next w:val="Normal"/>
    <w:semiHidden/>
    <w:rsid w:val="006A16BC"/>
    <w:pPr>
      <w:ind w:left="2160" w:hanging="240"/>
    </w:pPr>
  </w:style>
  <w:style w:type="paragraph" w:styleId="IndexHeading">
    <w:name w:val="index heading"/>
    <w:basedOn w:val="Normal"/>
    <w:next w:val="Index1"/>
    <w:semiHidden/>
    <w:rsid w:val="006A16BC"/>
    <w:rPr>
      <w:rFonts w:ascii="Arial" w:hAnsi="Arial" w:cs="Arial"/>
      <w:b/>
      <w:bCs/>
    </w:rPr>
  </w:style>
  <w:style w:type="character" w:styleId="LineNumber">
    <w:name w:val="line number"/>
    <w:semiHidden/>
    <w:rsid w:val="006A16BC"/>
  </w:style>
  <w:style w:type="paragraph" w:styleId="List">
    <w:name w:val="List"/>
    <w:basedOn w:val="Normal"/>
    <w:rsid w:val="006A16BC"/>
    <w:pPr>
      <w:ind w:left="360" w:hanging="360"/>
    </w:pPr>
  </w:style>
  <w:style w:type="paragraph" w:styleId="List2">
    <w:name w:val="List 2"/>
    <w:basedOn w:val="Normal"/>
    <w:rsid w:val="006A16BC"/>
    <w:pPr>
      <w:ind w:left="720" w:hanging="360"/>
    </w:pPr>
  </w:style>
  <w:style w:type="paragraph" w:styleId="List3">
    <w:name w:val="List 3"/>
    <w:basedOn w:val="Normal"/>
    <w:semiHidden/>
    <w:rsid w:val="006A16BC"/>
    <w:pPr>
      <w:ind w:left="1080" w:hanging="360"/>
    </w:pPr>
  </w:style>
  <w:style w:type="paragraph" w:styleId="List4">
    <w:name w:val="List 4"/>
    <w:basedOn w:val="Normal"/>
    <w:semiHidden/>
    <w:rsid w:val="006A16BC"/>
    <w:pPr>
      <w:ind w:left="1440" w:hanging="360"/>
    </w:pPr>
  </w:style>
  <w:style w:type="paragraph" w:styleId="List5">
    <w:name w:val="List 5"/>
    <w:basedOn w:val="Normal"/>
    <w:semiHidden/>
    <w:rsid w:val="006A16BC"/>
    <w:pPr>
      <w:ind w:left="1800" w:hanging="360"/>
    </w:pPr>
  </w:style>
  <w:style w:type="paragraph" w:styleId="ListBullet2">
    <w:name w:val="List Bullet 2"/>
    <w:rsid w:val="006A16BC"/>
    <w:pPr>
      <w:keepLines/>
      <w:tabs>
        <w:tab w:val="num" w:pos="720"/>
      </w:tabs>
      <w:spacing w:before="60"/>
      <w:ind w:left="720" w:hanging="360"/>
    </w:pPr>
    <w:rPr>
      <w:rFonts w:eastAsia="MS Gothic"/>
      <w:sz w:val="24"/>
      <w:szCs w:val="24"/>
    </w:rPr>
  </w:style>
  <w:style w:type="paragraph" w:styleId="ListBullet3">
    <w:name w:val="List Bullet 3"/>
    <w:basedOn w:val="Normal"/>
    <w:rsid w:val="006A16BC"/>
    <w:pPr>
      <w:keepLines/>
      <w:numPr>
        <w:numId w:val="39"/>
      </w:numPr>
      <w:spacing w:before="60"/>
    </w:pPr>
    <w:rPr>
      <w:rFonts w:eastAsia="MS Gothic"/>
    </w:rPr>
  </w:style>
  <w:style w:type="paragraph" w:styleId="ListBullet4">
    <w:name w:val="List Bullet 4"/>
    <w:qFormat/>
    <w:rsid w:val="006A16BC"/>
    <w:pPr>
      <w:widowControl w:val="0"/>
      <w:numPr>
        <w:numId w:val="40"/>
      </w:numPr>
      <w:spacing w:before="60"/>
    </w:pPr>
    <w:rPr>
      <w:sz w:val="24"/>
      <w:szCs w:val="24"/>
    </w:rPr>
  </w:style>
  <w:style w:type="paragraph" w:styleId="ListBullet5">
    <w:name w:val="List Bullet 5"/>
    <w:qFormat/>
    <w:rsid w:val="006A16BC"/>
    <w:pPr>
      <w:widowControl w:val="0"/>
      <w:numPr>
        <w:numId w:val="41"/>
      </w:numPr>
      <w:spacing w:before="60"/>
    </w:pPr>
    <w:rPr>
      <w:sz w:val="24"/>
      <w:szCs w:val="24"/>
    </w:rPr>
  </w:style>
  <w:style w:type="paragraph" w:styleId="ListContinue">
    <w:name w:val="List Continue"/>
    <w:basedOn w:val="Normal"/>
    <w:rsid w:val="006A16BC"/>
    <w:pPr>
      <w:spacing w:after="120"/>
      <w:ind w:left="360"/>
    </w:pPr>
  </w:style>
  <w:style w:type="paragraph" w:styleId="ListContinue2">
    <w:name w:val="List Continue 2"/>
    <w:basedOn w:val="Normal"/>
    <w:rsid w:val="006A16BC"/>
    <w:pPr>
      <w:spacing w:after="120"/>
      <w:ind w:left="720"/>
    </w:pPr>
  </w:style>
  <w:style w:type="paragraph" w:styleId="ListContinue3">
    <w:name w:val="List Continue 3"/>
    <w:basedOn w:val="Normal"/>
    <w:rsid w:val="006A16BC"/>
    <w:pPr>
      <w:spacing w:after="120"/>
      <w:ind w:left="1080"/>
    </w:pPr>
  </w:style>
  <w:style w:type="paragraph" w:styleId="ListContinue4">
    <w:name w:val="List Continue 4"/>
    <w:basedOn w:val="Normal"/>
    <w:rsid w:val="006A16BC"/>
    <w:pPr>
      <w:spacing w:after="120"/>
      <w:ind w:left="1440"/>
    </w:pPr>
  </w:style>
  <w:style w:type="paragraph" w:styleId="ListContinue5">
    <w:name w:val="List Continue 5"/>
    <w:basedOn w:val="Normal"/>
    <w:rsid w:val="006A16BC"/>
    <w:pPr>
      <w:spacing w:after="120"/>
      <w:ind w:left="1800"/>
    </w:pPr>
  </w:style>
  <w:style w:type="paragraph" w:styleId="ListNumber4">
    <w:name w:val="List Number 4"/>
    <w:rsid w:val="006A16BC"/>
    <w:pPr>
      <w:numPr>
        <w:numId w:val="53"/>
      </w:numPr>
      <w:tabs>
        <w:tab w:val="num" w:pos="1440"/>
      </w:tabs>
      <w:spacing w:before="60"/>
    </w:pPr>
    <w:rPr>
      <w:sz w:val="24"/>
      <w:szCs w:val="24"/>
    </w:rPr>
  </w:style>
  <w:style w:type="paragraph" w:styleId="ListNumber5">
    <w:name w:val="List Number 5"/>
    <w:rsid w:val="006A16BC"/>
    <w:pPr>
      <w:numPr>
        <w:numId w:val="55"/>
      </w:numPr>
      <w:tabs>
        <w:tab w:val="num" w:pos="1800"/>
      </w:tabs>
      <w:spacing w:before="60"/>
    </w:pPr>
    <w:rPr>
      <w:sz w:val="24"/>
      <w:szCs w:val="24"/>
    </w:rPr>
  </w:style>
  <w:style w:type="paragraph" w:styleId="MacroText">
    <w:name w:val="macro"/>
    <w:link w:val="MacroTextChar"/>
    <w:semiHidden/>
    <w:rsid w:val="006A16BC"/>
    <w:pPr>
      <w:tabs>
        <w:tab w:val="left" w:pos="480"/>
        <w:tab w:val="left" w:pos="960"/>
        <w:tab w:val="left" w:pos="1440"/>
        <w:tab w:val="left" w:pos="1920"/>
        <w:tab w:val="left" w:pos="2400"/>
        <w:tab w:val="left" w:pos="2880"/>
        <w:tab w:val="left" w:pos="3360"/>
        <w:tab w:val="left" w:pos="3840"/>
        <w:tab w:val="left" w:pos="4320"/>
      </w:tabs>
    </w:pPr>
    <w:rPr>
      <w:rFonts w:ascii="Courier New" w:hAnsi="Courier New" w:cs="Courier New"/>
    </w:rPr>
  </w:style>
  <w:style w:type="character" w:styleId="PlaceholderText">
    <w:name w:val="Placeholder Text"/>
    <w:uiPriority w:val="99"/>
    <w:semiHidden/>
    <w:rsid w:val="006A16BC"/>
    <w:rPr>
      <w:color w:val="808080"/>
    </w:rPr>
  </w:style>
  <w:style w:type="paragraph" w:styleId="TOCHeading">
    <w:name w:val="TOC Heading"/>
    <w:basedOn w:val="TOCTitle"/>
    <w:next w:val="Normal"/>
    <w:uiPriority w:val="39"/>
    <w:unhideWhenUsed/>
    <w:qFormat/>
    <w:rsid w:val="006A16BC"/>
    <w:pPr>
      <w:spacing w:before="480" w:after="0" w:line="276" w:lineRule="auto"/>
    </w:pPr>
    <w:rPr>
      <w:rFonts w:ascii="Cambria" w:eastAsia="Malgun Gothic" w:hAnsi="Cambria" w:cs="Times New Roman"/>
      <w:caps/>
      <w:color w:val="000000"/>
      <w:kern w:val="0"/>
    </w:rPr>
  </w:style>
  <w:style w:type="character" w:customStyle="1" w:styleId="MacroTextChar">
    <w:name w:val="Macro Text Char"/>
    <w:basedOn w:val="DefaultParagraphFont"/>
    <w:link w:val="MacroText"/>
    <w:semiHidden/>
    <w:rsid w:val="0076635C"/>
    <w:rPr>
      <w:rFonts w:ascii="Courier New" w:hAnsi="Courier New" w:cs="Courier New"/>
    </w:rPr>
  </w:style>
  <w:style w:type="paragraph" w:styleId="MessageHeader">
    <w:name w:val="Message Header"/>
    <w:basedOn w:val="Normal"/>
    <w:link w:val="MessageHeaderChar"/>
    <w:rsid w:val="006A16BC"/>
    <w:pPr>
      <w:pBdr>
        <w:top w:val="single" w:sz="6" w:space="1" w:color="auto"/>
        <w:left w:val="single" w:sz="6" w:space="1" w:color="auto"/>
        <w:bottom w:val="single" w:sz="6" w:space="1" w:color="auto"/>
        <w:right w:val="single" w:sz="6" w:space="1" w:color="auto"/>
      </w:pBdr>
      <w:shd w:val="pct20" w:color="auto" w:fill="auto"/>
      <w:ind w:left="1080" w:hanging="1080"/>
    </w:pPr>
    <w:rPr>
      <w:rFonts w:ascii="Arial" w:hAnsi="Arial" w:cs="Arial"/>
    </w:rPr>
  </w:style>
  <w:style w:type="character" w:customStyle="1" w:styleId="MessageHeaderChar">
    <w:name w:val="Message Header Char"/>
    <w:link w:val="MessageHeader"/>
    <w:rsid w:val="006A16BC"/>
    <w:rPr>
      <w:rFonts w:ascii="Arial" w:hAnsi="Arial" w:cs="Arial"/>
      <w:sz w:val="24"/>
      <w:szCs w:val="24"/>
      <w:shd w:val="pct20" w:color="auto" w:fill="auto"/>
    </w:rPr>
  </w:style>
  <w:style w:type="paragraph" w:styleId="NormalWeb">
    <w:name w:val="Normal (Web)"/>
    <w:basedOn w:val="Normal"/>
    <w:rsid w:val="006A16BC"/>
  </w:style>
  <w:style w:type="paragraph" w:styleId="NormalIndent">
    <w:name w:val="Normal Indent"/>
    <w:basedOn w:val="Normal"/>
    <w:rsid w:val="006A16BC"/>
    <w:pPr>
      <w:ind w:left="720"/>
    </w:pPr>
  </w:style>
  <w:style w:type="paragraph" w:styleId="NoteHeading">
    <w:name w:val="Note Heading"/>
    <w:basedOn w:val="Normal"/>
    <w:next w:val="Normal"/>
    <w:link w:val="NoteHeadingChar"/>
    <w:semiHidden/>
    <w:rsid w:val="006A16BC"/>
  </w:style>
  <w:style w:type="character" w:customStyle="1" w:styleId="NoteHeadingChar">
    <w:name w:val="Note Heading Char"/>
    <w:basedOn w:val="DefaultParagraphFont"/>
    <w:link w:val="NoteHeading"/>
    <w:semiHidden/>
    <w:rsid w:val="0076635C"/>
    <w:rPr>
      <w:sz w:val="24"/>
      <w:szCs w:val="24"/>
    </w:rPr>
  </w:style>
  <w:style w:type="paragraph" w:styleId="PlainText">
    <w:name w:val="Plain Text"/>
    <w:basedOn w:val="Normal"/>
    <w:link w:val="PlainTextChar"/>
    <w:semiHidden/>
    <w:rsid w:val="006A16BC"/>
    <w:rPr>
      <w:rFonts w:ascii="Courier New" w:hAnsi="Courier New" w:cs="Courier New"/>
      <w:sz w:val="20"/>
      <w:szCs w:val="20"/>
    </w:rPr>
  </w:style>
  <w:style w:type="character" w:customStyle="1" w:styleId="PlainTextChar">
    <w:name w:val="Plain Text Char"/>
    <w:link w:val="PlainText"/>
    <w:semiHidden/>
    <w:rsid w:val="006A16BC"/>
    <w:rPr>
      <w:rFonts w:ascii="Courier New" w:hAnsi="Courier New" w:cs="Courier New"/>
    </w:rPr>
  </w:style>
  <w:style w:type="paragraph" w:styleId="Salutation">
    <w:name w:val="Salutation"/>
    <w:basedOn w:val="Normal"/>
    <w:next w:val="Normal"/>
    <w:link w:val="SalutationChar"/>
    <w:semiHidden/>
    <w:rsid w:val="006A16BC"/>
  </w:style>
  <w:style w:type="character" w:customStyle="1" w:styleId="SalutationChar">
    <w:name w:val="Salutation Char"/>
    <w:link w:val="Salutation"/>
    <w:semiHidden/>
    <w:rsid w:val="006A16BC"/>
    <w:rPr>
      <w:sz w:val="24"/>
      <w:szCs w:val="24"/>
    </w:rPr>
  </w:style>
  <w:style w:type="paragraph" w:styleId="Signature">
    <w:name w:val="Signature"/>
    <w:basedOn w:val="Normal"/>
    <w:link w:val="SignatureChar"/>
    <w:semiHidden/>
    <w:rsid w:val="006A16BC"/>
    <w:pPr>
      <w:ind w:left="4320"/>
    </w:pPr>
  </w:style>
  <w:style w:type="character" w:customStyle="1" w:styleId="SignatureChar">
    <w:name w:val="Signature Char"/>
    <w:link w:val="Signature"/>
    <w:semiHidden/>
    <w:rsid w:val="006A16BC"/>
    <w:rPr>
      <w:sz w:val="24"/>
      <w:szCs w:val="24"/>
    </w:rPr>
  </w:style>
  <w:style w:type="character" w:styleId="Strong">
    <w:name w:val="Strong"/>
    <w:qFormat/>
    <w:rsid w:val="006A16BC"/>
    <w:rPr>
      <w:rFonts w:ascii="Times New Roman" w:hAnsi="Times New Roman"/>
      <w:b/>
      <w:bCs/>
      <w:sz w:val="24"/>
    </w:rPr>
  </w:style>
  <w:style w:type="paragraph" w:styleId="Subtitle">
    <w:name w:val="Subtitle"/>
    <w:basedOn w:val="Normal"/>
    <w:link w:val="SubtitleChar"/>
    <w:qFormat/>
    <w:rsid w:val="006A16BC"/>
    <w:pPr>
      <w:spacing w:after="60"/>
      <w:jc w:val="center"/>
      <w:outlineLvl w:val="1"/>
    </w:pPr>
    <w:rPr>
      <w:rFonts w:cs="Arial"/>
    </w:rPr>
  </w:style>
  <w:style w:type="paragraph" w:styleId="Revision">
    <w:name w:val="Revision"/>
    <w:hidden/>
    <w:uiPriority w:val="99"/>
    <w:semiHidden/>
    <w:rsid w:val="00244B2A"/>
    <w:rPr>
      <w:rFonts w:eastAsiaTheme="minorHAnsi"/>
      <w:sz w:val="24"/>
      <w:szCs w:val="24"/>
    </w:rPr>
  </w:style>
  <w:style w:type="character" w:customStyle="1" w:styleId="SubtitleChar">
    <w:name w:val="Subtitle Char"/>
    <w:link w:val="Subtitle"/>
    <w:rsid w:val="006A16BC"/>
    <w:rPr>
      <w:rFonts w:cs="Arial"/>
      <w:sz w:val="24"/>
      <w:szCs w:val="24"/>
    </w:rPr>
  </w:style>
  <w:style w:type="paragraph" w:styleId="TableofAuthorities">
    <w:name w:val="table of authorities"/>
    <w:basedOn w:val="Normal"/>
    <w:next w:val="Normal"/>
    <w:rsid w:val="006A16BC"/>
    <w:pPr>
      <w:ind w:left="240" w:hanging="240"/>
    </w:pPr>
  </w:style>
  <w:style w:type="paragraph" w:customStyle="1" w:styleId="Paragraph">
    <w:name w:val="Paragraph"/>
    <w:aliases w:val="p,tblTxt"/>
    <w:link w:val="ParagraphChar"/>
    <w:qFormat/>
    <w:rsid w:val="006A16BC"/>
    <w:pPr>
      <w:spacing w:before="60" w:after="240"/>
    </w:pPr>
    <w:rPr>
      <w:rFonts w:eastAsia="MS Gothic"/>
      <w:sz w:val="24"/>
      <w:szCs w:val="24"/>
    </w:rPr>
  </w:style>
  <w:style w:type="paragraph" w:styleId="TableofFigures">
    <w:name w:val="table of figures"/>
    <w:basedOn w:val="Normal"/>
    <w:next w:val="Normal"/>
    <w:uiPriority w:val="99"/>
    <w:rsid w:val="006A16BC"/>
    <w:pPr>
      <w:tabs>
        <w:tab w:val="left" w:pos="720"/>
        <w:tab w:val="right" w:leader="dot" w:pos="9000"/>
      </w:tabs>
      <w:spacing w:before="60"/>
      <w:ind w:left="1440" w:right="360" w:hanging="1080"/>
    </w:pPr>
    <w:rPr>
      <w:rFonts w:eastAsia="MS Gothic"/>
    </w:rPr>
  </w:style>
  <w:style w:type="paragraph" w:styleId="TOAHeading">
    <w:name w:val="toa heading"/>
    <w:basedOn w:val="Normal"/>
    <w:next w:val="Normal"/>
    <w:rsid w:val="006A16BC"/>
    <w:pPr>
      <w:spacing w:before="120"/>
    </w:pPr>
    <w:rPr>
      <w:rFonts w:ascii="Arial" w:hAnsi="Arial" w:cs="Arial"/>
      <w:b/>
      <w:bCs/>
    </w:rPr>
  </w:style>
  <w:style w:type="table" w:styleId="TableGrid">
    <w:name w:val="Table Grid"/>
    <w:basedOn w:val="TableNormal"/>
    <w:uiPriority w:val="59"/>
    <w:rsid w:val="006A16BC"/>
    <w:rPr>
      <w:sz w:val="24"/>
      <w:lang w:eastAsia="ja-J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3Deffects1">
    <w:name w:val="Table 3D effects 1"/>
    <w:basedOn w:val="TableNormal"/>
    <w:semiHidden/>
    <w:rsid w:val="006A16BC"/>
    <w:rPr>
      <w:lang w:eastAsia="ja-JP"/>
    </w:r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semiHidden/>
    <w:rsid w:val="006A16BC"/>
    <w:rPr>
      <w:lang w:eastAsia="ja-JP"/>
    </w:r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semiHidden/>
    <w:rsid w:val="006A16BC"/>
    <w:rPr>
      <w:lang w:eastAsia="ja-JP"/>
    </w:r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semiHidden/>
    <w:rsid w:val="006A16BC"/>
    <w:rPr>
      <w:lang w:eastAsia="ja-JP"/>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semiHidden/>
    <w:rsid w:val="006A16BC"/>
    <w:rPr>
      <w:lang w:eastAsia="ja-JP"/>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semiHidden/>
    <w:rsid w:val="006A16BC"/>
    <w:rPr>
      <w:color w:val="000080"/>
      <w:lang w:eastAsia="ja-JP"/>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semiHidden/>
    <w:rsid w:val="006A16BC"/>
    <w:rPr>
      <w:lang w:eastAsia="ja-JP"/>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semiHidden/>
    <w:rsid w:val="006A16BC"/>
    <w:rPr>
      <w:color w:val="FFFFFF"/>
      <w:lang w:eastAsia="ja-JP"/>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semiHidden/>
    <w:rsid w:val="006A16BC"/>
    <w:rPr>
      <w:lang w:eastAsia="ja-JP"/>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semiHidden/>
    <w:rsid w:val="006A16BC"/>
    <w:rPr>
      <w:lang w:eastAsia="ja-JP"/>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semiHidden/>
    <w:rsid w:val="006A16BC"/>
    <w:rPr>
      <w:b/>
      <w:bCs/>
      <w:lang w:eastAsia="ja-JP"/>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semiHidden/>
    <w:rsid w:val="006A16BC"/>
    <w:rPr>
      <w:b/>
      <w:bCs/>
      <w:lang w:eastAsia="ja-JP"/>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semiHidden/>
    <w:rsid w:val="006A16BC"/>
    <w:rPr>
      <w:b/>
      <w:bCs/>
      <w:lang w:eastAsia="ja-JP"/>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semiHidden/>
    <w:rsid w:val="006A16BC"/>
    <w:rPr>
      <w:lang w:eastAsia="ja-JP"/>
    </w:r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semiHidden/>
    <w:rsid w:val="006A16BC"/>
    <w:rPr>
      <w:lang w:eastAsia="ja-JP"/>
    </w:r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semiHidden/>
    <w:rsid w:val="006A16BC"/>
    <w:rPr>
      <w:lang w:eastAsia="ja-JP"/>
    </w:r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semiHidden/>
    <w:rsid w:val="006A16BC"/>
    <w:rPr>
      <w:lang w:eastAsia="ja-JP"/>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1">
    <w:name w:val="Table Grid 1"/>
    <w:basedOn w:val="TableNormal"/>
    <w:semiHidden/>
    <w:rsid w:val="006A16BC"/>
    <w:rPr>
      <w:lang w:eastAsia="ja-JP"/>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semiHidden/>
    <w:rsid w:val="006A16BC"/>
    <w:rPr>
      <w:lang w:eastAsia="ja-JP"/>
    </w:r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semiHidden/>
    <w:rsid w:val="006A16BC"/>
    <w:rPr>
      <w:lang w:eastAsia="ja-JP"/>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semiHidden/>
    <w:rsid w:val="006A16BC"/>
    <w:rPr>
      <w:lang w:eastAsia="ja-JP"/>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semiHidden/>
    <w:rsid w:val="006A16BC"/>
    <w:rPr>
      <w:lang w:eastAsia="ja-JP"/>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semiHidden/>
    <w:rsid w:val="006A16BC"/>
    <w:rPr>
      <w:lang w:eastAsia="ja-JP"/>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semiHidden/>
    <w:rsid w:val="006A16BC"/>
    <w:rPr>
      <w:b/>
      <w:bCs/>
      <w:lang w:eastAsia="ja-JP"/>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semiHidden/>
    <w:rsid w:val="006A16BC"/>
    <w:rPr>
      <w:lang w:eastAsia="ja-JP"/>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List1">
    <w:name w:val="Table List 1"/>
    <w:basedOn w:val="TableNormal"/>
    <w:semiHidden/>
    <w:rsid w:val="006A16BC"/>
    <w:rPr>
      <w:lang w:eastAsia="ja-JP"/>
    </w:r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semiHidden/>
    <w:rsid w:val="006A16BC"/>
    <w:rPr>
      <w:lang w:eastAsia="ja-JP"/>
    </w:r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semiHidden/>
    <w:rsid w:val="006A16BC"/>
    <w:rPr>
      <w:lang w:eastAsia="ja-JP"/>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semiHidden/>
    <w:rsid w:val="006A16BC"/>
    <w:rPr>
      <w:lang w:eastAsia="ja-JP"/>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rsid w:val="006A16BC"/>
    <w:rPr>
      <w:lang w:eastAsia="ja-JP"/>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semiHidden/>
    <w:rsid w:val="006A16BC"/>
    <w:rPr>
      <w:lang w:eastAsia="ja-JP"/>
    </w:r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semiHidden/>
    <w:rsid w:val="006A16BC"/>
    <w:rPr>
      <w:lang w:eastAsia="ja-JP"/>
    </w:r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semiHidden/>
    <w:rsid w:val="006A16BC"/>
    <w:rPr>
      <w:lang w:eastAsia="ja-JP"/>
    </w:r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TableProfessional">
    <w:name w:val="Table Professional"/>
    <w:basedOn w:val="TableNormal"/>
    <w:semiHidden/>
    <w:rsid w:val="006A16BC"/>
    <w:rPr>
      <w:lang w:eastAsia="ja-JP"/>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semiHidden/>
    <w:rsid w:val="006A16BC"/>
    <w:rPr>
      <w:lang w:eastAsia="ja-JP"/>
    </w:r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semiHidden/>
    <w:rsid w:val="006A16BC"/>
    <w:rPr>
      <w:lang w:eastAsia="ja-JP"/>
    </w:rP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semiHidden/>
    <w:rsid w:val="006A16BC"/>
    <w:rPr>
      <w:lang w:eastAsia="ja-JP"/>
    </w:r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semiHidden/>
    <w:rsid w:val="006A16BC"/>
    <w:rPr>
      <w:lang w:eastAsia="ja-JP"/>
    </w:rPr>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semiHidden/>
    <w:rsid w:val="006A16BC"/>
    <w:rPr>
      <w:lang w:eastAsia="ja-JP"/>
    </w:rPr>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semiHidden/>
    <w:rsid w:val="006A16BC"/>
    <w:rPr>
      <w:lang w:eastAsia="ja-J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semiHidden/>
    <w:rsid w:val="006A16BC"/>
    <w:rPr>
      <w:lang w:eastAsia="ja-JP"/>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semiHidden/>
    <w:rsid w:val="006A16BC"/>
    <w:rPr>
      <w:lang w:eastAsia="ja-JP"/>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semiHidden/>
    <w:rsid w:val="006A16BC"/>
    <w:rPr>
      <w:lang w:eastAsia="ja-JP"/>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numbering" w:styleId="111111">
    <w:name w:val="Outline List 2"/>
    <w:basedOn w:val="NoList"/>
    <w:rsid w:val="006A16BC"/>
    <w:pPr>
      <w:numPr>
        <w:numId w:val="1"/>
      </w:numPr>
    </w:pPr>
  </w:style>
  <w:style w:type="paragraph" w:styleId="BlockText">
    <w:name w:val="Block Text"/>
    <w:basedOn w:val="Normal"/>
    <w:rsid w:val="006A16BC"/>
    <w:pPr>
      <w:spacing w:after="120"/>
      <w:ind w:left="1440" w:right="1440"/>
    </w:pPr>
  </w:style>
  <w:style w:type="numbering" w:styleId="1ai">
    <w:name w:val="Outline List 1"/>
    <w:basedOn w:val="NoList"/>
    <w:rsid w:val="006A16BC"/>
    <w:pPr>
      <w:numPr>
        <w:numId w:val="2"/>
      </w:numPr>
    </w:pPr>
  </w:style>
  <w:style w:type="numbering" w:styleId="ArticleSection">
    <w:name w:val="Outline List 3"/>
    <w:basedOn w:val="NoList"/>
    <w:rsid w:val="006A16BC"/>
    <w:pPr>
      <w:numPr>
        <w:numId w:val="3"/>
      </w:numPr>
    </w:pPr>
  </w:style>
  <w:style w:type="character" w:customStyle="1" w:styleId="ParagraphChar">
    <w:name w:val="Paragraph Char"/>
    <w:aliases w:val="tblTxt Char"/>
    <w:link w:val="Paragraph"/>
    <w:qFormat/>
    <w:rsid w:val="006A16BC"/>
    <w:rPr>
      <w:rFonts w:eastAsia="MS Gothic"/>
      <w:sz w:val="24"/>
      <w:szCs w:val="24"/>
    </w:rPr>
  </w:style>
  <w:style w:type="character" w:styleId="UnresolvedMention">
    <w:name w:val="Unresolved Mention"/>
    <w:basedOn w:val="DefaultParagraphFont"/>
    <w:uiPriority w:val="99"/>
    <w:unhideWhenUsed/>
    <w:rsid w:val="009661A6"/>
    <w:rPr>
      <w:color w:val="605E5C"/>
      <w:shd w:val="clear" w:color="auto" w:fill="E1DFDD"/>
    </w:rPr>
  </w:style>
  <w:style w:type="table" w:styleId="ListTable7Colorful-Accent2">
    <w:name w:val="List Table 7 Colorful Accent 2"/>
    <w:basedOn w:val="TableNormal"/>
    <w:uiPriority w:val="52"/>
    <w:rsid w:val="00791C66"/>
    <w:rPr>
      <w:color w:val="C4591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C0504D"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C0504D"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C0504D"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C0504D" w:themeColor="accent2"/>
        </w:tcBorders>
        <w:shd w:val="clear" w:color="auto" w:fill="FFFFFF" w:themeFill="background1"/>
      </w:tcPr>
    </w:tblStylePr>
    <w:tblStylePr w:type="band1Vert">
      <w:tblPr/>
      <w:tcPr>
        <w:shd w:val="clear" w:color="auto" w:fill="F2DBDB" w:themeFill="accent2" w:themeFillTint="33"/>
      </w:tcPr>
    </w:tblStylePr>
    <w:tblStylePr w:type="band1Horz">
      <w:tblPr/>
      <w:tcPr>
        <w:shd w:val="clear" w:color="auto" w:fill="F2DBDB"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5Dark-Accent6">
    <w:name w:val="List Table 5 Dark Accent 6"/>
    <w:basedOn w:val="TableNormal"/>
    <w:uiPriority w:val="50"/>
    <w:rsid w:val="00791C66"/>
    <w:rPr>
      <w:color w:val="FFFFFF"/>
    </w:rPr>
    <w:tblPr>
      <w:tblStyleRowBandSize w:val="1"/>
      <w:tblStyleColBandSize w:val="1"/>
      <w:tblBorders>
        <w:top w:val="single" w:sz="24" w:space="0" w:color="F79646" w:themeColor="accent6"/>
        <w:left w:val="single" w:sz="24" w:space="0" w:color="F79646" w:themeColor="accent6"/>
        <w:bottom w:val="single" w:sz="24" w:space="0" w:color="F79646" w:themeColor="accent6"/>
        <w:right w:val="single" w:sz="24" w:space="0" w:color="F79646" w:themeColor="accent6"/>
      </w:tblBorders>
    </w:tblPr>
    <w:tcPr>
      <w:shd w:val="clear" w:color="auto" w:fill="F79646"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1">
    <w:name w:val="List Table 5 Dark Accent 1"/>
    <w:basedOn w:val="TableNormal"/>
    <w:uiPriority w:val="50"/>
    <w:rsid w:val="00791C66"/>
    <w:rPr>
      <w:color w:val="FFFFFF"/>
    </w:rPr>
    <w:tblPr>
      <w:tblStyleRowBandSize w:val="1"/>
      <w:tblStyleColBandSize w:val="1"/>
      <w:tblBorders>
        <w:top w:val="single" w:sz="24" w:space="0" w:color="4F81BD" w:themeColor="accent1"/>
        <w:left w:val="single" w:sz="24" w:space="0" w:color="4F81BD" w:themeColor="accent1"/>
        <w:bottom w:val="single" w:sz="24" w:space="0" w:color="4F81BD" w:themeColor="accent1"/>
        <w:right w:val="single" w:sz="24" w:space="0" w:color="4F81BD" w:themeColor="accent1"/>
      </w:tblBorders>
    </w:tblPr>
    <w:tcPr>
      <w:shd w:val="clear" w:color="auto" w:fill="4F81BD"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7Colorful">
    <w:name w:val="List Table 7 Colorful"/>
    <w:basedOn w:val="TableNormal"/>
    <w:uiPriority w:val="52"/>
    <w:rsid w:val="00791C66"/>
    <w:rPr>
      <w:color w:val="000000"/>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6Colorful-Accent2">
    <w:name w:val="List Table 6 Colorful Accent 2"/>
    <w:basedOn w:val="TableNormal"/>
    <w:uiPriority w:val="51"/>
    <w:rsid w:val="00791C66"/>
    <w:rPr>
      <w:color w:val="C45911"/>
    </w:rPr>
    <w:tblPr>
      <w:tblStyleRowBandSize w:val="1"/>
      <w:tblStyleColBandSize w:val="1"/>
      <w:tblBorders>
        <w:top w:val="single" w:sz="4" w:space="0" w:color="C0504D" w:themeColor="accent2"/>
        <w:bottom w:val="single" w:sz="4" w:space="0" w:color="C0504D" w:themeColor="accent2"/>
      </w:tblBorders>
    </w:tblPr>
    <w:tblStylePr w:type="firstRow">
      <w:rPr>
        <w:b/>
        <w:bCs/>
      </w:rPr>
      <w:tblPr/>
      <w:tcPr>
        <w:tcBorders>
          <w:bottom w:val="single" w:sz="4" w:space="0" w:color="C0504D" w:themeColor="accent2"/>
        </w:tcBorders>
      </w:tcPr>
    </w:tblStylePr>
    <w:tblStylePr w:type="lastRow">
      <w:rPr>
        <w:b/>
        <w:bCs/>
      </w:rPr>
      <w:tblPr/>
      <w:tcPr>
        <w:tcBorders>
          <w:top w:val="double" w:sz="4" w:space="0" w:color="C0504D" w:themeColor="accent2"/>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paragraph" w:customStyle="1" w:styleId="ListEnd">
    <w:name w:val="List End"/>
    <w:next w:val="Paragraph"/>
    <w:rsid w:val="006A16BC"/>
    <w:rPr>
      <w:sz w:val="24"/>
    </w:rPr>
  </w:style>
  <w:style w:type="paragraph" w:customStyle="1" w:styleId="ParagraphBold">
    <w:name w:val="Paragraph Bold"/>
    <w:next w:val="Paragraph"/>
    <w:qFormat/>
    <w:rsid w:val="006A16BC"/>
    <w:pPr>
      <w:spacing w:before="60" w:after="240"/>
    </w:pPr>
    <w:rPr>
      <w:rFonts w:eastAsia="MS Gothic"/>
      <w:b/>
      <w:sz w:val="24"/>
      <w:szCs w:val="24"/>
    </w:rPr>
  </w:style>
  <w:style w:type="paragraph" w:customStyle="1" w:styleId="TableCellLeft10pt">
    <w:name w:val="Table Cell Left 10 pt"/>
    <w:qFormat/>
    <w:rsid w:val="006A16BC"/>
    <w:pPr>
      <w:keepLines/>
      <w:spacing w:line="240" w:lineRule="exact"/>
    </w:pPr>
    <w:rPr>
      <w:rFonts w:eastAsia="MS Gothic"/>
      <w:szCs w:val="24"/>
    </w:rPr>
  </w:style>
  <w:style w:type="paragraph" w:customStyle="1" w:styleId="TableCenter">
    <w:name w:val="Table Center"/>
    <w:rsid w:val="006A16BC"/>
    <w:pPr>
      <w:spacing w:before="60" w:after="60"/>
      <w:jc w:val="center"/>
    </w:pPr>
    <w:rPr>
      <w:rFonts w:eastAsia="MS Gothic"/>
      <w:sz w:val="24"/>
      <w:szCs w:val="24"/>
    </w:rPr>
  </w:style>
  <w:style w:type="paragraph" w:customStyle="1" w:styleId="TableHead">
    <w:name w:val="Table Head"/>
    <w:basedOn w:val="TableCenter"/>
    <w:rsid w:val="006A16BC"/>
    <w:rPr>
      <w:b/>
      <w:szCs w:val="48"/>
    </w:rPr>
  </w:style>
  <w:style w:type="paragraph" w:customStyle="1" w:styleId="TableLeft">
    <w:name w:val="Table Left"/>
    <w:link w:val="TableLeftChar"/>
    <w:rsid w:val="006A16BC"/>
    <w:pPr>
      <w:spacing w:before="60" w:after="60"/>
    </w:pPr>
    <w:rPr>
      <w:rFonts w:eastAsia="MS Gothic" w:cs="Arial"/>
      <w:bCs/>
      <w:sz w:val="24"/>
      <w:szCs w:val="24"/>
    </w:rPr>
  </w:style>
  <w:style w:type="paragraph" w:customStyle="1" w:styleId="TableRowHead">
    <w:name w:val="Table Row Head"/>
    <w:semiHidden/>
    <w:rsid w:val="006A16BC"/>
    <w:pPr>
      <w:tabs>
        <w:tab w:val="left" w:pos="360"/>
      </w:tabs>
    </w:pPr>
    <w:rPr>
      <w:rFonts w:cs="Arial"/>
      <w:sz w:val="24"/>
    </w:rPr>
  </w:style>
  <w:style w:type="paragraph" w:customStyle="1" w:styleId="TableText">
    <w:name w:val="Table Text"/>
    <w:link w:val="TableTextChar1"/>
    <w:rsid w:val="006A16BC"/>
    <w:pPr>
      <w:spacing w:after="60"/>
      <w:jc w:val="center"/>
    </w:pPr>
    <w:rPr>
      <w:sz w:val="24"/>
    </w:rPr>
  </w:style>
  <w:style w:type="paragraph" w:customStyle="1" w:styleId="Approval">
    <w:name w:val="Approval"/>
    <w:rsid w:val="006A16BC"/>
    <w:pPr>
      <w:tabs>
        <w:tab w:val="left" w:pos="1080"/>
        <w:tab w:val="left" w:pos="5040"/>
        <w:tab w:val="left" w:pos="5760"/>
        <w:tab w:val="left" w:pos="6480"/>
        <w:tab w:val="left" w:pos="8640"/>
      </w:tabs>
    </w:pPr>
    <w:rPr>
      <w:rFonts w:eastAsia="MS Gothic"/>
      <w:sz w:val="24"/>
      <w:szCs w:val="24"/>
    </w:rPr>
  </w:style>
  <w:style w:type="paragraph" w:customStyle="1" w:styleId="Figure">
    <w:name w:val="Figure"/>
    <w:next w:val="Paragraph"/>
    <w:rsid w:val="006A16BC"/>
    <w:pPr>
      <w:keepLines/>
      <w:spacing w:before="60" w:after="120"/>
      <w:jc w:val="center"/>
    </w:pPr>
    <w:rPr>
      <w:rFonts w:eastAsia="MS Gothic"/>
      <w:sz w:val="24"/>
    </w:rPr>
  </w:style>
  <w:style w:type="paragraph" w:customStyle="1" w:styleId="Confidentiality">
    <w:name w:val="Confidentiality"/>
    <w:rsid w:val="006A16BC"/>
    <w:pPr>
      <w:spacing w:before="60"/>
      <w:ind w:left="720" w:right="720"/>
    </w:pPr>
    <w:rPr>
      <w:rFonts w:eastAsia="MS Gothic"/>
      <w:b/>
      <w:caps/>
      <w:sz w:val="24"/>
    </w:rPr>
  </w:style>
  <w:style w:type="paragraph" w:customStyle="1" w:styleId="TableFixedWidth">
    <w:name w:val="Table Fixed Width"/>
    <w:rsid w:val="006A16BC"/>
    <w:pPr>
      <w:spacing w:before="60"/>
    </w:pPr>
    <w:rPr>
      <w:sz w:val="24"/>
    </w:rPr>
  </w:style>
  <w:style w:type="paragraph" w:customStyle="1" w:styleId="Heading2NoTOC">
    <w:name w:val="Heading 2 No TOC"/>
    <w:basedOn w:val="Heading2"/>
    <w:next w:val="Paragraph"/>
    <w:rsid w:val="006A16BC"/>
    <w:pPr>
      <w:numPr>
        <w:ilvl w:val="0"/>
        <w:numId w:val="0"/>
      </w:numPr>
      <w:outlineLvl w:val="9"/>
    </w:pPr>
  </w:style>
  <w:style w:type="paragraph" w:customStyle="1" w:styleId="References">
    <w:name w:val="References"/>
    <w:rsid w:val="006A16BC"/>
    <w:pPr>
      <w:keepLines/>
      <w:numPr>
        <w:numId w:val="58"/>
      </w:numPr>
      <w:spacing w:before="60" w:after="240"/>
    </w:pPr>
    <w:rPr>
      <w:rFonts w:eastAsia="MS Gothic" w:cs="Arial"/>
      <w:bCs/>
      <w:kern w:val="32"/>
      <w:sz w:val="24"/>
      <w:szCs w:val="24"/>
    </w:rPr>
  </w:style>
  <w:style w:type="paragraph" w:customStyle="1" w:styleId="TableFootnote">
    <w:name w:val="Table Footnote"/>
    <w:link w:val="TableFootnoteChar"/>
    <w:rsid w:val="003E0B1C"/>
    <w:pPr>
      <w:keepLines/>
      <w:spacing w:before="40" w:after="40"/>
      <w:ind w:left="360"/>
    </w:pPr>
    <w:rPr>
      <w:rFonts w:eastAsia="MS Gothic"/>
      <w:sz w:val="24"/>
      <w:lang w:eastAsia="ja-JP"/>
    </w:rPr>
  </w:style>
  <w:style w:type="paragraph" w:customStyle="1" w:styleId="TableFootnoteLetter">
    <w:name w:val="Table Footnote Letter"/>
    <w:basedOn w:val="TableFootnote"/>
    <w:rsid w:val="006A16BC"/>
    <w:pPr>
      <w:numPr>
        <w:numId w:val="59"/>
      </w:numPr>
    </w:pPr>
  </w:style>
  <w:style w:type="paragraph" w:customStyle="1" w:styleId="TableFootnoteSymbol">
    <w:name w:val="Table Footnote Symbol"/>
    <w:basedOn w:val="TableFootnote"/>
    <w:rsid w:val="006A16BC"/>
    <w:pPr>
      <w:ind w:hanging="360"/>
    </w:pPr>
    <w:rPr>
      <w:szCs w:val="48"/>
    </w:rPr>
  </w:style>
  <w:style w:type="paragraph" w:customStyle="1" w:styleId="ListLetter">
    <w:name w:val="List Letter"/>
    <w:rsid w:val="006A16BC"/>
    <w:pPr>
      <w:keepLines/>
      <w:numPr>
        <w:numId w:val="43"/>
      </w:numPr>
      <w:spacing w:before="60"/>
    </w:pPr>
    <w:rPr>
      <w:rFonts w:eastAsia="MS Gothic" w:cs="Arial"/>
      <w:bCs/>
      <w:iCs/>
      <w:sz w:val="24"/>
      <w:szCs w:val="48"/>
    </w:rPr>
  </w:style>
  <w:style w:type="paragraph" w:customStyle="1" w:styleId="ListLetter2">
    <w:name w:val="List Letter 2"/>
    <w:rsid w:val="006A16BC"/>
    <w:pPr>
      <w:keepLines/>
      <w:numPr>
        <w:numId w:val="44"/>
      </w:numPr>
      <w:spacing w:before="60"/>
    </w:pPr>
    <w:rPr>
      <w:rFonts w:eastAsia="MS Gothic" w:cs="Arial"/>
      <w:bCs/>
      <w:iCs/>
      <w:sz w:val="24"/>
      <w:szCs w:val="24"/>
    </w:rPr>
  </w:style>
  <w:style w:type="paragraph" w:customStyle="1" w:styleId="ListLetter3">
    <w:name w:val="List Letter 3"/>
    <w:rsid w:val="006A16BC"/>
    <w:pPr>
      <w:keepLines/>
      <w:numPr>
        <w:numId w:val="45"/>
      </w:numPr>
      <w:spacing w:before="60"/>
    </w:pPr>
    <w:rPr>
      <w:rFonts w:eastAsia="MS Gothic" w:cs="Arial"/>
      <w:bCs/>
      <w:iCs/>
      <w:sz w:val="24"/>
      <w:szCs w:val="48"/>
    </w:rPr>
  </w:style>
  <w:style w:type="paragraph" w:customStyle="1" w:styleId="TableTitleContinued">
    <w:name w:val="Table Title Continued"/>
    <w:rsid w:val="006A16BC"/>
    <w:pPr>
      <w:keepNext/>
      <w:keepLines/>
      <w:spacing w:before="60" w:after="120"/>
    </w:pPr>
    <w:rPr>
      <w:rFonts w:eastAsia="MS Gothic"/>
      <w:b/>
      <w:sz w:val="24"/>
      <w:szCs w:val="24"/>
    </w:rPr>
  </w:style>
  <w:style w:type="paragraph" w:customStyle="1" w:styleId="FigureEndofTextTitle">
    <w:name w:val="Figure End of Text Title"/>
    <w:next w:val="Figure"/>
    <w:rsid w:val="006A16BC"/>
    <w:pPr>
      <w:keepNext/>
      <w:keepLines/>
      <w:spacing w:before="60"/>
    </w:pPr>
    <w:rPr>
      <w:rFonts w:cs="Arial"/>
      <w:b/>
      <w:bCs/>
      <w:iCs/>
      <w:sz w:val="24"/>
      <w:szCs w:val="48"/>
    </w:rPr>
  </w:style>
  <w:style w:type="paragraph" w:customStyle="1" w:styleId="TableTitle">
    <w:name w:val="Table Title"/>
    <w:next w:val="TableHead"/>
    <w:rsid w:val="006A16BC"/>
    <w:pPr>
      <w:keepNext/>
      <w:keepLines/>
      <w:spacing w:before="60" w:after="120"/>
    </w:pPr>
    <w:rPr>
      <w:rFonts w:eastAsia="MS Gothic"/>
      <w:b/>
      <w:color w:val="000000"/>
      <w:sz w:val="24"/>
      <w:szCs w:val="24"/>
    </w:rPr>
  </w:style>
  <w:style w:type="paragraph" w:customStyle="1" w:styleId="Appendix">
    <w:name w:val="Appendix"/>
    <w:basedOn w:val="Heading2NoTOC"/>
    <w:next w:val="Paragraph"/>
    <w:rsid w:val="006A16BC"/>
    <w:pPr>
      <w:numPr>
        <w:numId w:val="35"/>
      </w:numPr>
    </w:pPr>
    <w:rPr>
      <w:bCs w:val="0"/>
      <w:snapToGrid w:val="0"/>
    </w:rPr>
  </w:style>
  <w:style w:type="paragraph" w:customStyle="1" w:styleId="FigureTitle">
    <w:name w:val="Figure Title"/>
    <w:basedOn w:val="TableTitle"/>
    <w:next w:val="Figure"/>
    <w:rsid w:val="006A16BC"/>
    <w:pPr>
      <w:spacing w:after="240"/>
    </w:pPr>
  </w:style>
  <w:style w:type="character" w:customStyle="1" w:styleId="Citation">
    <w:name w:val="Citation"/>
    <w:rsid w:val="006A16BC"/>
    <w:rPr>
      <w:rFonts w:ascii="Times New Roman" w:hAnsi="Times New Roman"/>
      <w:sz w:val="24"/>
      <w:vertAlign w:val="superscript"/>
    </w:rPr>
  </w:style>
  <w:style w:type="paragraph" w:customStyle="1" w:styleId="FooterLandscape">
    <w:name w:val="FooterLandscape"/>
    <w:basedOn w:val="HeaderLandscape"/>
    <w:rsid w:val="006A16BC"/>
    <w:pPr>
      <w:tabs>
        <w:tab w:val="clear" w:pos="6480"/>
        <w:tab w:val="clear" w:pos="12960"/>
        <w:tab w:val="center" w:pos="6307"/>
        <w:tab w:val="right" w:pos="12600"/>
      </w:tabs>
    </w:pPr>
  </w:style>
  <w:style w:type="paragraph" w:customStyle="1" w:styleId="HeaderLandscape">
    <w:name w:val="HeaderLandscape"/>
    <w:rsid w:val="006A16BC"/>
    <w:pPr>
      <w:tabs>
        <w:tab w:val="center" w:pos="6480"/>
        <w:tab w:val="right" w:pos="12960"/>
      </w:tabs>
    </w:pPr>
    <w:rPr>
      <w:rFonts w:eastAsia="MS Gothic"/>
      <w:caps/>
      <w:sz w:val="16"/>
    </w:rPr>
  </w:style>
  <w:style w:type="paragraph" w:customStyle="1" w:styleId="Heading2Unnumbered">
    <w:name w:val="Heading 2 Unnumbered"/>
    <w:basedOn w:val="Heading2"/>
    <w:next w:val="Paragraph"/>
    <w:rsid w:val="006A16BC"/>
    <w:pPr>
      <w:numPr>
        <w:ilvl w:val="0"/>
        <w:numId w:val="0"/>
      </w:numPr>
    </w:pPr>
  </w:style>
  <w:style w:type="paragraph" w:customStyle="1" w:styleId="TableEndofTextTitle">
    <w:name w:val="Table End of Text Title"/>
    <w:next w:val="TableHead"/>
    <w:rsid w:val="006A16BC"/>
    <w:pPr>
      <w:keepNext/>
      <w:keepLines/>
      <w:spacing w:before="60"/>
    </w:pPr>
    <w:rPr>
      <w:rFonts w:eastAsia="MS Gothic"/>
      <w:b/>
      <w:sz w:val="24"/>
      <w:szCs w:val="24"/>
    </w:rPr>
  </w:style>
  <w:style w:type="paragraph" w:customStyle="1" w:styleId="TOCSection">
    <w:name w:val="TOC Section"/>
    <w:basedOn w:val="TOCTitle"/>
    <w:rsid w:val="006A16BC"/>
    <w:pPr>
      <w:pageBreakBefore w:val="0"/>
      <w:tabs>
        <w:tab w:val="left" w:pos="480"/>
      </w:tabs>
      <w:spacing w:after="120"/>
      <w:jc w:val="left"/>
    </w:pPr>
  </w:style>
  <w:style w:type="character" w:customStyle="1" w:styleId="UserTips">
    <w:name w:val="User Tips"/>
    <w:rsid w:val="006A16BC"/>
    <w:rPr>
      <w:rFonts w:ascii="Times New Roman" w:hAnsi="Times New Roman"/>
      <w:i/>
      <w:color w:val="0000FF"/>
      <w:sz w:val="24"/>
    </w:rPr>
  </w:style>
  <w:style w:type="paragraph" w:customStyle="1" w:styleId="Equation">
    <w:name w:val="Equation"/>
    <w:next w:val="Paragraph"/>
    <w:rsid w:val="006A16BC"/>
    <w:pPr>
      <w:keepLines/>
      <w:spacing w:after="120"/>
      <w:jc w:val="center"/>
    </w:pPr>
    <w:rPr>
      <w:rFonts w:cs="Arial"/>
      <w:sz w:val="24"/>
      <w:szCs w:val="24"/>
    </w:rPr>
  </w:style>
  <w:style w:type="paragraph" w:customStyle="1" w:styleId="EquationTitle">
    <w:name w:val="Equation Title"/>
    <w:next w:val="Equation"/>
    <w:rsid w:val="006A16BC"/>
    <w:pPr>
      <w:keepNext/>
      <w:keepLines/>
      <w:spacing w:after="240"/>
    </w:pPr>
    <w:rPr>
      <w:rFonts w:cs="Arial"/>
      <w:b/>
      <w:color w:val="000000"/>
      <w:sz w:val="24"/>
      <w:szCs w:val="24"/>
    </w:rPr>
  </w:style>
  <w:style w:type="paragraph" w:customStyle="1" w:styleId="CaptionContinued">
    <w:name w:val="Caption Continued"/>
    <w:next w:val="Paragraph"/>
    <w:qFormat/>
    <w:rsid w:val="006A16BC"/>
    <w:pPr>
      <w:keepNext/>
      <w:keepLines/>
      <w:spacing w:before="120" w:after="120"/>
      <w:jc w:val="center"/>
    </w:pPr>
    <w:rPr>
      <w:rFonts w:cs="Arial"/>
      <w:sz w:val="24"/>
      <w:szCs w:val="24"/>
    </w:rPr>
  </w:style>
  <w:style w:type="paragraph" w:customStyle="1" w:styleId="Heading3NoTOC">
    <w:name w:val="Heading 3 No TOC"/>
    <w:basedOn w:val="Heading3"/>
    <w:next w:val="Paragraph"/>
    <w:qFormat/>
    <w:rsid w:val="00771B96"/>
    <w:pPr>
      <w:numPr>
        <w:ilvl w:val="0"/>
        <w:numId w:val="0"/>
      </w:numPr>
      <w:spacing w:before="0"/>
      <w:ind w:left="965" w:hanging="965"/>
      <w:outlineLvl w:val="9"/>
    </w:pPr>
  </w:style>
  <w:style w:type="paragraph" w:customStyle="1" w:styleId="Heading3Unnumbered">
    <w:name w:val="Heading 3 Unnumbered"/>
    <w:basedOn w:val="Heading3"/>
    <w:next w:val="Paragraph"/>
    <w:qFormat/>
    <w:rsid w:val="00771B96"/>
    <w:pPr>
      <w:numPr>
        <w:ilvl w:val="0"/>
        <w:numId w:val="0"/>
      </w:numPr>
      <w:spacing w:before="0"/>
    </w:pPr>
  </w:style>
  <w:style w:type="paragraph" w:customStyle="1" w:styleId="Heading4Unnumbered">
    <w:name w:val="Heading 4 Unnumbered"/>
    <w:basedOn w:val="Heading4"/>
    <w:next w:val="Paragraph"/>
    <w:qFormat/>
    <w:rsid w:val="00771B96"/>
    <w:pPr>
      <w:numPr>
        <w:ilvl w:val="0"/>
        <w:numId w:val="0"/>
      </w:numPr>
      <w:spacing w:before="0"/>
      <w:ind w:left="1195" w:hanging="1195"/>
    </w:pPr>
  </w:style>
  <w:style w:type="paragraph" w:customStyle="1" w:styleId="Heading5Unnumbered">
    <w:name w:val="Heading 5 Unnumbered"/>
    <w:basedOn w:val="Heading5"/>
    <w:next w:val="Paragraph"/>
    <w:qFormat/>
    <w:rsid w:val="00771B96"/>
    <w:pPr>
      <w:numPr>
        <w:ilvl w:val="0"/>
        <w:numId w:val="0"/>
      </w:numPr>
      <w:spacing w:before="0"/>
    </w:pPr>
  </w:style>
  <w:style w:type="paragraph" w:customStyle="1" w:styleId="ParagraphSingle">
    <w:name w:val="Paragraph Single"/>
    <w:next w:val="Paragraph"/>
    <w:qFormat/>
    <w:rsid w:val="00771B96"/>
    <w:pPr>
      <w:contextualSpacing/>
    </w:pPr>
    <w:rPr>
      <w:rFonts w:cs="Arial"/>
      <w:bCs/>
      <w:kern w:val="32"/>
      <w:sz w:val="24"/>
      <w:szCs w:val="14"/>
    </w:rPr>
  </w:style>
  <w:style w:type="paragraph" w:customStyle="1" w:styleId="TableTitleCenter">
    <w:name w:val="Table Title Center"/>
    <w:next w:val="ParagraphSingle"/>
    <w:qFormat/>
    <w:rsid w:val="00771B96"/>
    <w:pPr>
      <w:keepLines/>
      <w:tabs>
        <w:tab w:val="left" w:pos="1728"/>
      </w:tabs>
      <w:spacing w:after="240" w:line="280" w:lineRule="exact"/>
      <w:ind w:left="1728" w:hanging="1728"/>
      <w:jc w:val="center"/>
    </w:pPr>
    <w:rPr>
      <w:rFonts w:cs="Arial"/>
      <w:b/>
      <w:bCs/>
      <w:kern w:val="32"/>
      <w:sz w:val="24"/>
      <w:szCs w:val="14"/>
    </w:rPr>
  </w:style>
  <w:style w:type="paragraph" w:customStyle="1" w:styleId="ListHyphen">
    <w:name w:val="List Hyphen"/>
    <w:semiHidden/>
    <w:rsid w:val="006A16BC"/>
    <w:pPr>
      <w:numPr>
        <w:numId w:val="42"/>
      </w:numPr>
    </w:pPr>
    <w:rPr>
      <w:sz w:val="24"/>
    </w:rPr>
  </w:style>
  <w:style w:type="paragraph" w:customStyle="1" w:styleId="Attachment">
    <w:name w:val="Attachment"/>
    <w:basedOn w:val="Appendix"/>
    <w:next w:val="Paragraph"/>
    <w:qFormat/>
    <w:rsid w:val="006A16BC"/>
    <w:pPr>
      <w:numPr>
        <w:numId w:val="36"/>
      </w:numPr>
      <w:tabs>
        <w:tab w:val="left" w:pos="2160"/>
      </w:tabs>
    </w:pPr>
    <w:rPr>
      <w:rFonts w:cs="Times New Roman"/>
    </w:rPr>
  </w:style>
  <w:style w:type="paragraph" w:customStyle="1" w:styleId="ListLetter4">
    <w:name w:val="List Letter 4"/>
    <w:qFormat/>
    <w:rsid w:val="006A16BC"/>
    <w:pPr>
      <w:numPr>
        <w:numId w:val="46"/>
      </w:numPr>
    </w:pPr>
    <w:rPr>
      <w:rFonts w:eastAsia="MS Gothic" w:cs="Arial"/>
      <w:bCs/>
      <w:iCs/>
      <w:sz w:val="24"/>
      <w:szCs w:val="48"/>
    </w:rPr>
  </w:style>
  <w:style w:type="numbering" w:customStyle="1" w:styleId="ListLetter4b">
    <w:name w:val="List Letter 4b"/>
    <w:uiPriority w:val="99"/>
    <w:rsid w:val="006A16BC"/>
    <w:pPr>
      <w:numPr>
        <w:numId w:val="6"/>
      </w:numPr>
    </w:pPr>
  </w:style>
  <w:style w:type="paragraph" w:customStyle="1" w:styleId="ListLetter5">
    <w:name w:val="List Letter 5"/>
    <w:qFormat/>
    <w:rsid w:val="006A16BC"/>
    <w:pPr>
      <w:numPr>
        <w:numId w:val="47"/>
      </w:numPr>
      <w:tabs>
        <w:tab w:val="left" w:pos="1800"/>
      </w:tabs>
      <w:spacing w:before="60"/>
    </w:pPr>
    <w:rPr>
      <w:sz w:val="24"/>
      <w:szCs w:val="24"/>
    </w:rPr>
  </w:style>
  <w:style w:type="paragraph" w:customStyle="1" w:styleId="ListNumber4Roman">
    <w:name w:val="List Number 4 Roman"/>
    <w:qFormat/>
    <w:rsid w:val="006A16BC"/>
    <w:pPr>
      <w:numPr>
        <w:numId w:val="54"/>
      </w:numPr>
      <w:spacing w:before="60"/>
    </w:pPr>
    <w:rPr>
      <w:rFonts w:eastAsia="MS Gothic" w:cs="Arial"/>
      <w:bCs/>
      <w:sz w:val="24"/>
      <w:szCs w:val="32"/>
    </w:rPr>
  </w:style>
  <w:style w:type="paragraph" w:customStyle="1" w:styleId="ListNumberRoman">
    <w:name w:val="List Number Roman"/>
    <w:qFormat/>
    <w:rsid w:val="006A16BC"/>
    <w:pPr>
      <w:numPr>
        <w:numId w:val="57"/>
      </w:numPr>
      <w:spacing w:before="60"/>
    </w:pPr>
    <w:rPr>
      <w:sz w:val="24"/>
      <w:szCs w:val="24"/>
    </w:rPr>
  </w:style>
  <w:style w:type="paragraph" w:customStyle="1" w:styleId="ListNumber2Roman">
    <w:name w:val="List Number 2 Roman"/>
    <w:qFormat/>
    <w:rsid w:val="006A16BC"/>
    <w:pPr>
      <w:numPr>
        <w:numId w:val="50"/>
      </w:numPr>
      <w:spacing w:before="60"/>
    </w:pPr>
    <w:rPr>
      <w:sz w:val="24"/>
      <w:szCs w:val="24"/>
    </w:rPr>
  </w:style>
  <w:style w:type="numbering" w:customStyle="1" w:styleId="Style1">
    <w:name w:val="Style1"/>
    <w:uiPriority w:val="99"/>
    <w:rsid w:val="006A16BC"/>
    <w:pPr>
      <w:numPr>
        <w:numId w:val="5"/>
      </w:numPr>
    </w:pPr>
  </w:style>
  <w:style w:type="paragraph" w:customStyle="1" w:styleId="ListNumber3Roman">
    <w:name w:val="List Number 3 Roman"/>
    <w:qFormat/>
    <w:rsid w:val="006A16BC"/>
    <w:pPr>
      <w:numPr>
        <w:numId w:val="52"/>
      </w:numPr>
      <w:spacing w:before="60"/>
    </w:pPr>
    <w:rPr>
      <w:rFonts w:eastAsia="MS Gothic" w:cs="Arial"/>
      <w:bCs/>
      <w:sz w:val="24"/>
      <w:szCs w:val="32"/>
    </w:rPr>
  </w:style>
  <w:style w:type="paragraph" w:customStyle="1" w:styleId="ListNumber5Roman">
    <w:name w:val="List Number 5 Roman"/>
    <w:qFormat/>
    <w:rsid w:val="006A16BC"/>
    <w:pPr>
      <w:numPr>
        <w:numId w:val="56"/>
      </w:numPr>
      <w:spacing w:before="60"/>
    </w:pPr>
    <w:rPr>
      <w:rFonts w:eastAsia="MS Gothic" w:cs="Arial"/>
      <w:bCs/>
      <w:sz w:val="24"/>
      <w:szCs w:val="32"/>
    </w:rPr>
  </w:style>
  <w:style w:type="paragraph" w:customStyle="1" w:styleId="ParagraphBoldItalic">
    <w:name w:val="Paragraph Bold Italic"/>
    <w:next w:val="Paragraph"/>
    <w:qFormat/>
    <w:rsid w:val="006A16BC"/>
    <w:pPr>
      <w:widowControl w:val="0"/>
      <w:spacing w:before="60" w:after="240"/>
    </w:pPr>
    <w:rPr>
      <w:rFonts w:eastAsia="MS Gothic"/>
      <w:b/>
      <w:i/>
      <w:sz w:val="24"/>
      <w:szCs w:val="24"/>
    </w:rPr>
  </w:style>
  <w:style w:type="paragraph" w:customStyle="1" w:styleId="ParagraphBoldUnderline">
    <w:name w:val="Paragraph Bold Underline"/>
    <w:next w:val="Paragraph"/>
    <w:qFormat/>
    <w:rsid w:val="006A16BC"/>
    <w:pPr>
      <w:spacing w:before="60" w:after="240"/>
    </w:pPr>
    <w:rPr>
      <w:rFonts w:eastAsia="MS Gothic"/>
      <w:b/>
      <w:sz w:val="24"/>
      <w:szCs w:val="24"/>
      <w:u w:val="single"/>
    </w:rPr>
  </w:style>
  <w:style w:type="paragraph" w:customStyle="1" w:styleId="TableCellCenter10pt">
    <w:name w:val="Table Cell Center 10 pt"/>
    <w:qFormat/>
    <w:rsid w:val="006A16BC"/>
    <w:pPr>
      <w:keepLines/>
      <w:spacing w:line="240" w:lineRule="exact"/>
      <w:jc w:val="center"/>
    </w:pPr>
    <w:rPr>
      <w:rFonts w:eastAsia="MS Gothic"/>
      <w:szCs w:val="24"/>
    </w:rPr>
  </w:style>
  <w:style w:type="paragraph" w:customStyle="1" w:styleId="TableCellDecimal10pt">
    <w:name w:val="Table Cell Decimal 10 pt"/>
    <w:qFormat/>
    <w:rsid w:val="006A16BC"/>
    <w:pPr>
      <w:tabs>
        <w:tab w:val="decimal" w:pos="540"/>
      </w:tabs>
    </w:pPr>
    <w:rPr>
      <w:rFonts w:eastAsia="MS Gothic"/>
      <w:szCs w:val="24"/>
    </w:rPr>
  </w:style>
  <w:style w:type="paragraph" w:customStyle="1" w:styleId="TableColHeadingCenter10pt">
    <w:name w:val="Table Col Heading Center 10 pt"/>
    <w:qFormat/>
    <w:rsid w:val="006A16BC"/>
    <w:pPr>
      <w:keepNext/>
      <w:keepLines/>
      <w:jc w:val="center"/>
    </w:pPr>
    <w:rPr>
      <w:rFonts w:eastAsia="MS Gothic"/>
      <w:szCs w:val="24"/>
    </w:rPr>
  </w:style>
  <w:style w:type="paragraph" w:customStyle="1" w:styleId="TableColHeadingLeft10pt">
    <w:name w:val="Table Col Heading Left 10 pt"/>
    <w:qFormat/>
    <w:rsid w:val="006A16BC"/>
    <w:pPr>
      <w:keepNext/>
      <w:keepLines/>
      <w:spacing w:line="240" w:lineRule="exact"/>
    </w:pPr>
    <w:rPr>
      <w:rFonts w:eastAsia="MS Gothic"/>
      <w:szCs w:val="24"/>
    </w:rPr>
  </w:style>
  <w:style w:type="paragraph" w:customStyle="1" w:styleId="TableColHeadingRight10pt">
    <w:name w:val="Table Col Heading Right 10 pt"/>
    <w:qFormat/>
    <w:rsid w:val="006A16BC"/>
    <w:pPr>
      <w:keepNext/>
      <w:keepLines/>
      <w:jc w:val="right"/>
    </w:pPr>
    <w:rPr>
      <w:rFonts w:eastAsia="MS Gothic"/>
      <w:szCs w:val="24"/>
    </w:rPr>
  </w:style>
  <w:style w:type="paragraph" w:customStyle="1" w:styleId="TableFootnoteLetter9pt">
    <w:name w:val="Table Footnote Letter 9 pt"/>
    <w:rsid w:val="006A16BC"/>
    <w:pPr>
      <w:numPr>
        <w:numId w:val="60"/>
      </w:numPr>
    </w:pPr>
    <w:rPr>
      <w:rFonts w:eastAsia="MS Gothic"/>
      <w:sz w:val="18"/>
      <w:szCs w:val="24"/>
    </w:rPr>
  </w:style>
  <w:style w:type="paragraph" w:customStyle="1" w:styleId="TableHeadingTextCenter10pt">
    <w:name w:val="Table Heading Text Center 10 pt"/>
    <w:rsid w:val="006A16BC"/>
    <w:pPr>
      <w:jc w:val="center"/>
    </w:pPr>
    <w:rPr>
      <w:rFonts w:eastAsia="MS Gothic"/>
      <w:b/>
      <w:szCs w:val="48"/>
    </w:rPr>
  </w:style>
  <w:style w:type="paragraph" w:customStyle="1" w:styleId="TableHeadingTextLeft10pt">
    <w:name w:val="Table Heading Text Left 10 pt"/>
    <w:qFormat/>
    <w:rsid w:val="006A16BC"/>
    <w:rPr>
      <w:rFonts w:eastAsia="MS Gothic"/>
      <w:b/>
      <w:szCs w:val="48"/>
    </w:rPr>
  </w:style>
  <w:style w:type="paragraph" w:customStyle="1" w:styleId="TableListBullet10pt">
    <w:name w:val="Table List Bullet 10 pt"/>
    <w:qFormat/>
    <w:rsid w:val="006A16BC"/>
    <w:pPr>
      <w:numPr>
        <w:numId w:val="61"/>
      </w:numPr>
    </w:pPr>
    <w:rPr>
      <w:rFonts w:eastAsia="MS Gothic"/>
      <w:szCs w:val="48"/>
    </w:rPr>
  </w:style>
  <w:style w:type="paragraph" w:customStyle="1" w:styleId="TableListNumber10pt">
    <w:name w:val="Table List Number 10 pt"/>
    <w:qFormat/>
    <w:rsid w:val="006A16BC"/>
    <w:pPr>
      <w:numPr>
        <w:numId w:val="62"/>
      </w:numPr>
    </w:pPr>
    <w:rPr>
      <w:rFonts w:eastAsia="MS Gothic"/>
      <w:szCs w:val="48"/>
    </w:rPr>
  </w:style>
  <w:style w:type="paragraph" w:customStyle="1" w:styleId="TableNote9pt">
    <w:name w:val="Table Note 9 pt"/>
    <w:next w:val="Paragraph"/>
    <w:qFormat/>
    <w:rsid w:val="006A16BC"/>
    <w:pPr>
      <w:keepLines/>
      <w:widowControl w:val="0"/>
      <w:tabs>
        <w:tab w:val="left" w:pos="360"/>
      </w:tabs>
      <w:spacing w:before="20" w:after="20"/>
      <w:ind w:left="360" w:hanging="360"/>
    </w:pPr>
    <w:rPr>
      <w:rFonts w:eastAsia="MS Gothic"/>
      <w:sz w:val="18"/>
      <w:szCs w:val="48"/>
    </w:rPr>
  </w:style>
  <w:style w:type="character" w:customStyle="1" w:styleId="Instructionsnothidden">
    <w:name w:val="Instructions not hidden"/>
    <w:rsid w:val="006A16BC"/>
    <w:rPr>
      <w:rFonts w:ascii="Verdana" w:hAnsi="Verdana"/>
      <w:color w:val="008000"/>
    </w:rPr>
  </w:style>
  <w:style w:type="paragraph" w:styleId="ListParagraph">
    <w:name w:val="List Paragraph"/>
    <w:link w:val="ListParagraphChar"/>
    <w:uiPriority w:val="34"/>
    <w:qFormat/>
    <w:rsid w:val="006A16BC"/>
    <w:pPr>
      <w:ind w:left="720"/>
    </w:pPr>
    <w:rPr>
      <w:sz w:val="24"/>
      <w:szCs w:val="24"/>
    </w:rPr>
  </w:style>
  <w:style w:type="paragraph" w:customStyle="1" w:styleId="EC8DE64AD454402CADE08F251771C533">
    <w:name w:val="EC8DE64AD454402CADE08F251771C533"/>
    <w:rsid w:val="00FC0955"/>
    <w:pPr>
      <w:spacing w:before="60" w:after="240"/>
    </w:pPr>
    <w:rPr>
      <w:rFonts w:eastAsia="MS Gothic"/>
      <w:sz w:val="24"/>
      <w:szCs w:val="24"/>
    </w:rPr>
  </w:style>
  <w:style w:type="character" w:customStyle="1" w:styleId="PlaceholderText1">
    <w:name w:val="Placeholder Text1"/>
    <w:basedOn w:val="DefaultParagraphFont"/>
    <w:uiPriority w:val="99"/>
    <w:semiHidden/>
    <w:rPr>
      <w:color w:val="808080"/>
    </w:rPr>
  </w:style>
  <w:style w:type="character" w:customStyle="1" w:styleId="CaptionChar">
    <w:name w:val="Caption Char"/>
    <w:basedOn w:val="DefaultParagraphFont"/>
    <w:link w:val="Caption"/>
    <w:rsid w:val="00817756"/>
    <w:rPr>
      <w:bCs/>
      <w:sz w:val="24"/>
    </w:rPr>
  </w:style>
  <w:style w:type="paragraph" w:customStyle="1" w:styleId="TableText0">
    <w:name w:val="TableText"/>
    <w:rsid w:val="00817756"/>
    <w:pPr>
      <w:keepNext/>
    </w:pPr>
    <w:rPr>
      <w:rFonts w:eastAsia="SimSun"/>
    </w:rPr>
  </w:style>
  <w:style w:type="character" w:customStyle="1" w:styleId="TableFootnoteChar">
    <w:name w:val="Table Footnote Char"/>
    <w:link w:val="TableFootnote"/>
    <w:rsid w:val="003E0B1C"/>
    <w:rPr>
      <w:rFonts w:eastAsia="MS Gothic"/>
      <w:sz w:val="24"/>
      <w:lang w:eastAsia="ja-JP"/>
    </w:rPr>
  </w:style>
  <w:style w:type="table" w:customStyle="1" w:styleId="TableGrid60">
    <w:name w:val="Table Grid6"/>
    <w:basedOn w:val="TableNormal"/>
    <w:next w:val="TableGrid"/>
    <w:uiPriority w:val="39"/>
    <w:rsid w:val="003C3864"/>
    <w:pPr>
      <w:spacing w:before="60"/>
    </w:pPr>
    <w:rPr>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ableTextChar1">
    <w:name w:val="Table Text Char1"/>
    <w:link w:val="TableText"/>
    <w:rsid w:val="003C3864"/>
    <w:rPr>
      <w:sz w:val="24"/>
    </w:rPr>
  </w:style>
  <w:style w:type="paragraph" w:customStyle="1" w:styleId="alltext">
    <w:name w:val="alltext"/>
    <w:basedOn w:val="Normal"/>
    <w:semiHidden/>
    <w:rsid w:val="00C104D9"/>
    <w:pPr>
      <w:spacing w:before="100" w:beforeAutospacing="1" w:after="100" w:afterAutospacing="1"/>
    </w:pPr>
    <w:rPr>
      <w:rFonts w:eastAsia="SimSun"/>
    </w:rPr>
  </w:style>
  <w:style w:type="paragraph" w:customStyle="1" w:styleId="AllTextBoilerplate">
    <w:name w:val="AllText Boilerplate"/>
    <w:basedOn w:val="Normal"/>
    <w:semiHidden/>
    <w:rsid w:val="00C104D9"/>
    <w:pPr>
      <w:spacing w:after="240"/>
    </w:pPr>
    <w:rPr>
      <w:rFonts w:eastAsia="SimSun"/>
      <w:color w:val="FF0000"/>
      <w:szCs w:val="20"/>
    </w:rPr>
  </w:style>
  <w:style w:type="character" w:customStyle="1" w:styleId="msoins0">
    <w:name w:val="msoins"/>
    <w:basedOn w:val="DefaultParagraphFont"/>
    <w:semiHidden/>
    <w:rsid w:val="00C104D9"/>
  </w:style>
  <w:style w:type="paragraph" w:customStyle="1" w:styleId="ReferenceTitle">
    <w:name w:val="Reference Title"/>
    <w:basedOn w:val="Normal"/>
    <w:semiHidden/>
    <w:rsid w:val="00C104D9"/>
    <w:pPr>
      <w:tabs>
        <w:tab w:val="num" w:pos="360"/>
      </w:tabs>
      <w:spacing w:after="240"/>
      <w:ind w:left="360" w:hanging="360"/>
    </w:pPr>
    <w:rPr>
      <w:rFonts w:eastAsia="SimSun"/>
    </w:rPr>
  </w:style>
  <w:style w:type="paragraph" w:customStyle="1" w:styleId="AppendixText">
    <w:name w:val="Appendix Text"/>
    <w:basedOn w:val="Normal"/>
    <w:semiHidden/>
    <w:rsid w:val="00C104D9"/>
    <w:pPr>
      <w:spacing w:after="240"/>
    </w:pPr>
    <w:rPr>
      <w:rFonts w:eastAsia="SimSun"/>
      <w:szCs w:val="20"/>
    </w:rPr>
  </w:style>
  <w:style w:type="paragraph" w:customStyle="1" w:styleId="cellleft9">
    <w:name w:val="cell:left9"/>
    <w:basedOn w:val="Normal"/>
    <w:next w:val="Normal"/>
    <w:rsid w:val="00C104D9"/>
    <w:pPr>
      <w:spacing w:before="30" w:after="30"/>
    </w:pPr>
    <w:rPr>
      <w:rFonts w:ascii="Arial" w:eastAsia="SimSun" w:hAnsi="Arial"/>
      <w:sz w:val="18"/>
      <w:szCs w:val="20"/>
    </w:rPr>
  </w:style>
  <w:style w:type="paragraph" w:customStyle="1" w:styleId="bullet">
    <w:name w:val="bullet"/>
    <w:basedOn w:val="Normal"/>
    <w:next w:val="Normal"/>
    <w:rsid w:val="00C104D9"/>
    <w:pPr>
      <w:tabs>
        <w:tab w:val="left" w:pos="0"/>
        <w:tab w:val="num" w:pos="720"/>
        <w:tab w:val="left" w:pos="1080"/>
      </w:tabs>
      <w:spacing w:after="158"/>
      <w:ind w:left="1080" w:hanging="360"/>
    </w:pPr>
    <w:rPr>
      <w:rFonts w:ascii="Arial" w:eastAsia="SimSun" w:hAnsi="Arial"/>
      <w:szCs w:val="20"/>
    </w:rPr>
  </w:style>
  <w:style w:type="paragraph" w:customStyle="1" w:styleId="subbullet">
    <w:name w:val="subbullet"/>
    <w:basedOn w:val="Normal"/>
    <w:next w:val="Normal"/>
    <w:rsid w:val="00C104D9"/>
    <w:pPr>
      <w:tabs>
        <w:tab w:val="left" w:pos="0"/>
        <w:tab w:val="num" w:pos="720"/>
        <w:tab w:val="left" w:pos="1440"/>
      </w:tabs>
      <w:spacing w:after="158"/>
      <w:ind w:left="1440" w:hanging="360"/>
    </w:pPr>
    <w:rPr>
      <w:rFonts w:ascii="Arial" w:eastAsia="SimSun" w:hAnsi="Arial"/>
      <w:szCs w:val="20"/>
    </w:rPr>
  </w:style>
  <w:style w:type="paragraph" w:customStyle="1" w:styleId="ProtHeading3">
    <w:name w:val="Prot. Heading 3"/>
    <w:basedOn w:val="Heading3"/>
    <w:rsid w:val="00C104D9"/>
    <w:pPr>
      <w:numPr>
        <w:ilvl w:val="0"/>
        <w:numId w:val="0"/>
      </w:numPr>
      <w:tabs>
        <w:tab w:val="clear" w:pos="960"/>
      </w:tabs>
      <w:outlineLvl w:val="9"/>
    </w:pPr>
    <w:rPr>
      <w:bCs w:val="0"/>
      <w:szCs w:val="20"/>
    </w:rPr>
  </w:style>
  <w:style w:type="paragraph" w:customStyle="1" w:styleId="rpth4">
    <w:name w:val="rpt:h4"/>
    <w:basedOn w:val="Normal"/>
    <w:next w:val="Normal"/>
    <w:rsid w:val="00C104D9"/>
    <w:pPr>
      <w:keepNext/>
      <w:keepLines/>
      <w:tabs>
        <w:tab w:val="left" w:pos="0"/>
        <w:tab w:val="left" w:pos="1440"/>
      </w:tabs>
      <w:spacing w:after="720"/>
      <w:ind w:left="1440" w:hanging="1440"/>
    </w:pPr>
    <w:rPr>
      <w:rFonts w:ascii="Arial" w:eastAsia="SimSun" w:hAnsi="Arial"/>
      <w:b/>
      <w:szCs w:val="20"/>
    </w:rPr>
  </w:style>
  <w:style w:type="paragraph" w:customStyle="1" w:styleId="rpth5">
    <w:name w:val="rpt:h5"/>
    <w:basedOn w:val="Normal"/>
    <w:next w:val="Normal"/>
    <w:rsid w:val="00C104D9"/>
    <w:pPr>
      <w:keepNext/>
      <w:keepLines/>
      <w:tabs>
        <w:tab w:val="left" w:pos="0"/>
        <w:tab w:val="left" w:pos="1800"/>
      </w:tabs>
      <w:spacing w:after="720"/>
      <w:ind w:left="1800" w:hanging="1800"/>
    </w:pPr>
    <w:rPr>
      <w:rFonts w:ascii="Arial" w:eastAsia="SimSun" w:hAnsi="Arial"/>
      <w:b/>
      <w:szCs w:val="20"/>
    </w:rPr>
  </w:style>
  <w:style w:type="paragraph" w:customStyle="1" w:styleId="cellcent9">
    <w:name w:val="cell:cent9"/>
    <w:basedOn w:val="Normal"/>
    <w:next w:val="Normal"/>
    <w:rsid w:val="00C104D9"/>
    <w:pPr>
      <w:spacing w:before="30" w:after="30"/>
      <w:jc w:val="center"/>
    </w:pPr>
    <w:rPr>
      <w:rFonts w:ascii="Arial" w:eastAsia="SimSun" w:hAnsi="Arial"/>
      <w:sz w:val="18"/>
      <w:szCs w:val="20"/>
    </w:rPr>
  </w:style>
  <w:style w:type="paragraph" w:customStyle="1" w:styleId="cellright9">
    <w:name w:val="cell:right9"/>
    <w:basedOn w:val="Normal"/>
    <w:next w:val="Normal"/>
    <w:rsid w:val="00C104D9"/>
    <w:pPr>
      <w:spacing w:before="30" w:after="30"/>
      <w:jc w:val="right"/>
    </w:pPr>
    <w:rPr>
      <w:rFonts w:ascii="Arial" w:eastAsia="SimSun" w:hAnsi="Arial"/>
      <w:sz w:val="18"/>
      <w:szCs w:val="20"/>
    </w:rPr>
  </w:style>
  <w:style w:type="paragraph" w:customStyle="1" w:styleId="StyleHeading3Blue">
    <w:name w:val="Style Heading 3 + Blue"/>
    <w:basedOn w:val="Heading3"/>
    <w:next w:val="Normal"/>
    <w:rsid w:val="00C104D9"/>
    <w:pPr>
      <w:numPr>
        <w:ilvl w:val="0"/>
        <w:numId w:val="0"/>
      </w:numPr>
      <w:tabs>
        <w:tab w:val="clear" w:pos="960"/>
      </w:tabs>
    </w:pPr>
  </w:style>
  <w:style w:type="paragraph" w:customStyle="1" w:styleId="StyleTOC1Underline">
    <w:name w:val="Style TOC 1 + Underline"/>
    <w:basedOn w:val="TOC1"/>
    <w:rsid w:val="00C104D9"/>
    <w:rPr>
      <w:u w:val="single"/>
    </w:rPr>
  </w:style>
  <w:style w:type="character" w:customStyle="1" w:styleId="Style1Char">
    <w:name w:val="Style1 Char"/>
    <w:basedOn w:val="DefaultParagraphFont"/>
    <w:rsid w:val="00C104D9"/>
  </w:style>
  <w:style w:type="paragraph" w:customStyle="1" w:styleId="StyleCaptionLeft">
    <w:name w:val="Style Caption + Left"/>
    <w:basedOn w:val="Caption"/>
    <w:rsid w:val="00C104D9"/>
    <w:pPr>
      <w:keepLines w:val="0"/>
    </w:pPr>
    <w:rPr>
      <w:rFonts w:eastAsia="SimSun"/>
      <w:color w:val="000000"/>
    </w:rPr>
  </w:style>
  <w:style w:type="paragraph" w:customStyle="1" w:styleId="AETableText">
    <w:name w:val="AETableText"/>
    <w:basedOn w:val="Normal"/>
    <w:link w:val="AETableTextChar"/>
    <w:rsid w:val="00C104D9"/>
    <w:pPr>
      <w:widowControl w:val="0"/>
    </w:pPr>
    <w:rPr>
      <w:rFonts w:eastAsia="SimSun"/>
      <w:sz w:val="18"/>
      <w:szCs w:val="18"/>
    </w:rPr>
  </w:style>
  <w:style w:type="character" w:customStyle="1" w:styleId="AETableTextChar">
    <w:name w:val="AETableText Char"/>
    <w:basedOn w:val="DefaultParagraphFont"/>
    <w:link w:val="AETableText"/>
    <w:rsid w:val="00C104D9"/>
    <w:rPr>
      <w:rFonts w:eastAsia="SimSun"/>
      <w:sz w:val="18"/>
      <w:szCs w:val="18"/>
    </w:rPr>
  </w:style>
  <w:style w:type="paragraph" w:customStyle="1" w:styleId="DocTitle">
    <w:name w:val="Doc Title"/>
    <w:basedOn w:val="Normal"/>
    <w:next w:val="Normal"/>
    <w:link w:val="DocTitleChar"/>
    <w:uiPriority w:val="99"/>
    <w:rsid w:val="00C104D9"/>
    <w:pPr>
      <w:keepLines/>
      <w:spacing w:before="120" w:after="662" w:line="378" w:lineRule="exact"/>
      <w:jc w:val="center"/>
    </w:pPr>
    <w:rPr>
      <w:rFonts w:ascii="Arial" w:eastAsia="Calibri" w:hAnsi="Arial" w:cs="Cordia New"/>
      <w:b/>
      <w:sz w:val="32"/>
      <w:szCs w:val="22"/>
    </w:rPr>
  </w:style>
  <w:style w:type="character" w:customStyle="1" w:styleId="DocTitleChar">
    <w:name w:val="Doc Title Char"/>
    <w:link w:val="DocTitle"/>
    <w:uiPriority w:val="99"/>
    <w:locked/>
    <w:rsid w:val="00C104D9"/>
    <w:rPr>
      <w:rFonts w:ascii="Arial" w:eastAsia="Calibri" w:hAnsi="Arial" w:cs="Cordia New"/>
      <w:b/>
      <w:sz w:val="32"/>
      <w:szCs w:val="22"/>
    </w:rPr>
  </w:style>
  <w:style w:type="paragraph" w:customStyle="1" w:styleId="Landscapefooter">
    <w:name w:val="Landscape footer"/>
    <w:basedOn w:val="Header"/>
    <w:uiPriority w:val="99"/>
    <w:rsid w:val="00C104D9"/>
    <w:pPr>
      <w:tabs>
        <w:tab w:val="right" w:pos="12960"/>
      </w:tabs>
      <w:spacing w:before="120"/>
    </w:pPr>
  </w:style>
  <w:style w:type="paragraph" w:customStyle="1" w:styleId="Landscapeheader">
    <w:name w:val="Landscape header"/>
    <w:basedOn w:val="Footer"/>
    <w:link w:val="LandscapeheaderChar"/>
    <w:uiPriority w:val="99"/>
    <w:rsid w:val="00C104D9"/>
    <w:pPr>
      <w:tabs>
        <w:tab w:val="right" w:pos="12960"/>
      </w:tabs>
      <w:spacing w:before="120"/>
    </w:pPr>
    <w:rPr>
      <w:rFonts w:eastAsia="Calibri" w:cs="Cordia New"/>
    </w:rPr>
  </w:style>
  <w:style w:type="character" w:customStyle="1" w:styleId="LandscapeheaderChar">
    <w:name w:val="Landscape header Char"/>
    <w:link w:val="Landscapeheader"/>
    <w:uiPriority w:val="99"/>
    <w:locked/>
    <w:rsid w:val="00C104D9"/>
    <w:rPr>
      <w:rFonts w:eastAsia="Calibri" w:cs="Cordia New"/>
      <w:sz w:val="16"/>
    </w:rPr>
  </w:style>
  <w:style w:type="paragraph" w:customStyle="1" w:styleId="Reference">
    <w:name w:val="Reference"/>
    <w:basedOn w:val="Normal"/>
    <w:next w:val="Normal"/>
    <w:uiPriority w:val="99"/>
    <w:rsid w:val="00C104D9"/>
    <w:pPr>
      <w:spacing w:before="101" w:after="101" w:line="283" w:lineRule="exact"/>
      <w:ind w:left="216" w:hanging="216"/>
    </w:pPr>
    <w:rPr>
      <w:rFonts w:eastAsia="SimSun"/>
    </w:rPr>
  </w:style>
  <w:style w:type="paragraph" w:customStyle="1" w:styleId="SignLine">
    <w:name w:val="SignLine"/>
    <w:basedOn w:val="Normal"/>
    <w:next w:val="Normal"/>
    <w:uiPriority w:val="99"/>
    <w:rsid w:val="00C104D9"/>
    <w:pPr>
      <w:tabs>
        <w:tab w:val="right" w:leader="underscore" w:pos="4680"/>
        <w:tab w:val="left" w:pos="5040"/>
        <w:tab w:val="right" w:leader="underscore" w:pos="8640"/>
      </w:tabs>
      <w:spacing w:before="360" w:line="300" w:lineRule="atLeast"/>
    </w:pPr>
    <w:rPr>
      <w:rFonts w:eastAsia="SimSun"/>
      <w:sz w:val="20"/>
    </w:rPr>
  </w:style>
  <w:style w:type="paragraph" w:customStyle="1" w:styleId="SignName">
    <w:name w:val="SignName"/>
    <w:basedOn w:val="Normal"/>
    <w:next w:val="Normal"/>
    <w:uiPriority w:val="99"/>
    <w:rsid w:val="00C104D9"/>
    <w:pPr>
      <w:tabs>
        <w:tab w:val="center" w:pos="6840"/>
      </w:tabs>
      <w:spacing w:line="271" w:lineRule="exact"/>
    </w:pPr>
    <w:rPr>
      <w:rFonts w:eastAsia="SimSun"/>
    </w:rPr>
  </w:style>
  <w:style w:type="paragraph" w:customStyle="1" w:styleId="SumHeading">
    <w:name w:val="SumHeading"/>
    <w:basedOn w:val="Normal"/>
    <w:next w:val="Normal"/>
    <w:uiPriority w:val="99"/>
    <w:rsid w:val="00C104D9"/>
    <w:pPr>
      <w:spacing w:before="120"/>
    </w:pPr>
    <w:rPr>
      <w:rFonts w:ascii="Arial" w:eastAsia="Calibri" w:hAnsi="Arial" w:cs="Cordia New"/>
      <w:b/>
      <w:sz w:val="20"/>
      <w:szCs w:val="22"/>
    </w:rPr>
  </w:style>
  <w:style w:type="paragraph" w:customStyle="1" w:styleId="Synopsis">
    <w:name w:val="Synopsis"/>
    <w:basedOn w:val="Normal"/>
    <w:uiPriority w:val="99"/>
    <w:rsid w:val="00C104D9"/>
    <w:pPr>
      <w:spacing w:before="120" w:line="259" w:lineRule="atLeast"/>
      <w:ind w:left="2707" w:hanging="2707"/>
    </w:pPr>
    <w:rPr>
      <w:rFonts w:eastAsia="SimSun"/>
    </w:rPr>
  </w:style>
  <w:style w:type="paragraph" w:customStyle="1" w:styleId="SynopsisBoxA">
    <w:name w:val="Synopsis Box A"/>
    <w:basedOn w:val="Synopsis"/>
    <w:uiPriority w:val="99"/>
    <w:rsid w:val="00C104D9"/>
    <w:pPr>
      <w:pBdr>
        <w:top w:val="single" w:sz="6" w:space="1" w:color="auto"/>
        <w:left w:val="single" w:sz="6" w:space="1" w:color="auto"/>
        <w:bottom w:val="single" w:sz="6" w:space="1" w:color="auto"/>
        <w:right w:val="single" w:sz="6" w:space="1" w:color="auto"/>
      </w:pBdr>
      <w:tabs>
        <w:tab w:val="left" w:pos="2340"/>
        <w:tab w:val="left" w:pos="5400"/>
      </w:tabs>
      <w:ind w:left="0" w:firstLine="0"/>
    </w:pPr>
  </w:style>
  <w:style w:type="paragraph" w:customStyle="1" w:styleId="SynopsisBoxB">
    <w:name w:val="Synopsis Box B"/>
    <w:basedOn w:val="Synopsis"/>
    <w:uiPriority w:val="99"/>
    <w:rsid w:val="00C104D9"/>
    <w:pPr>
      <w:pBdr>
        <w:top w:val="single" w:sz="6" w:space="1" w:color="auto"/>
        <w:left w:val="single" w:sz="6" w:space="1" w:color="auto"/>
        <w:bottom w:val="single" w:sz="6" w:space="1" w:color="auto"/>
        <w:right w:val="single" w:sz="6" w:space="1" w:color="auto"/>
      </w:pBdr>
      <w:tabs>
        <w:tab w:val="left" w:pos="810"/>
        <w:tab w:val="left" w:pos="2700"/>
        <w:tab w:val="left" w:pos="3510"/>
      </w:tabs>
      <w:ind w:left="0" w:firstLine="0"/>
    </w:pPr>
    <w:rPr>
      <w:u w:val="single"/>
    </w:rPr>
  </w:style>
  <w:style w:type="paragraph" w:customStyle="1" w:styleId="SynopsisBoxC">
    <w:name w:val="Synopsis Box C"/>
    <w:basedOn w:val="Synopsis"/>
    <w:uiPriority w:val="99"/>
    <w:rsid w:val="00C104D9"/>
    <w:pPr>
      <w:pBdr>
        <w:top w:val="single" w:sz="6" w:space="1" w:color="auto"/>
        <w:left w:val="single" w:sz="6" w:space="1" w:color="auto"/>
        <w:bottom w:val="single" w:sz="6" w:space="1" w:color="auto"/>
        <w:right w:val="single" w:sz="6" w:space="1" w:color="auto"/>
      </w:pBdr>
      <w:tabs>
        <w:tab w:val="left" w:pos="990"/>
      </w:tabs>
      <w:ind w:left="0" w:firstLine="0"/>
    </w:pPr>
  </w:style>
  <w:style w:type="paragraph" w:customStyle="1" w:styleId="SynopsisSingle">
    <w:name w:val="Synopsis Single"/>
    <w:basedOn w:val="Synopsis"/>
    <w:uiPriority w:val="99"/>
    <w:rsid w:val="00C104D9"/>
  </w:style>
  <w:style w:type="paragraph" w:customStyle="1" w:styleId="SynopsisTitleLine">
    <w:name w:val="Synopsis Title Line"/>
    <w:basedOn w:val="Normal"/>
    <w:uiPriority w:val="99"/>
    <w:rsid w:val="00C104D9"/>
    <w:pPr>
      <w:spacing w:before="240" w:after="240" w:line="259" w:lineRule="atLeast"/>
      <w:jc w:val="center"/>
    </w:pPr>
    <w:rPr>
      <w:rFonts w:eastAsia="SimSun"/>
    </w:rPr>
  </w:style>
  <w:style w:type="paragraph" w:customStyle="1" w:styleId="Center">
    <w:name w:val="Center"/>
    <w:rsid w:val="00C104D9"/>
    <w:pPr>
      <w:keepLines/>
      <w:widowControl w:val="0"/>
      <w:overflowPunct w:val="0"/>
      <w:autoSpaceDE w:val="0"/>
      <w:autoSpaceDN w:val="0"/>
      <w:adjustRightInd w:val="0"/>
      <w:spacing w:before="199" w:after="576" w:line="377" w:lineRule="exact"/>
      <w:jc w:val="center"/>
      <w:textAlignment w:val="baseline"/>
    </w:pPr>
    <w:rPr>
      <w:rFonts w:ascii="Arial" w:eastAsia="SimSun" w:hAnsi="Arial"/>
      <w:b/>
      <w:sz w:val="32"/>
      <w:szCs w:val="24"/>
    </w:rPr>
  </w:style>
  <w:style w:type="paragraph" w:customStyle="1" w:styleId="NormalTop">
    <w:name w:val="Normal + Top"/>
    <w:basedOn w:val="Normal"/>
    <w:next w:val="Normal"/>
    <w:rsid w:val="00C104D9"/>
    <w:pPr>
      <w:spacing w:before="360" w:after="144" w:line="300" w:lineRule="atLeast"/>
    </w:pPr>
    <w:rPr>
      <w:rFonts w:eastAsia="SimSun"/>
    </w:rPr>
  </w:style>
  <w:style w:type="paragraph" w:customStyle="1" w:styleId="Abstract">
    <w:name w:val="Abstract"/>
    <w:rsid w:val="00C104D9"/>
    <w:pPr>
      <w:widowControl w:val="0"/>
      <w:tabs>
        <w:tab w:val="left" w:pos="2880"/>
        <w:tab w:val="left" w:pos="3960"/>
        <w:tab w:val="left" w:pos="5040"/>
        <w:tab w:val="left" w:pos="5760"/>
        <w:tab w:val="left" w:pos="6480"/>
        <w:tab w:val="left" w:pos="7200"/>
        <w:tab w:val="left" w:pos="7920"/>
        <w:tab w:val="left" w:pos="8640"/>
        <w:tab w:val="left" w:pos="9360"/>
        <w:tab w:val="left" w:pos="10080"/>
        <w:tab w:val="left" w:pos="10800"/>
      </w:tabs>
      <w:overflowPunct w:val="0"/>
      <w:autoSpaceDE w:val="0"/>
      <w:autoSpaceDN w:val="0"/>
      <w:adjustRightInd w:val="0"/>
      <w:spacing w:after="58" w:line="271" w:lineRule="atLeast"/>
      <w:textAlignment w:val="baseline"/>
    </w:pPr>
    <w:rPr>
      <w:rFonts w:eastAsia="SimSun"/>
      <w:sz w:val="24"/>
      <w:szCs w:val="24"/>
    </w:rPr>
  </w:style>
  <w:style w:type="paragraph" w:customStyle="1" w:styleId="portraitfooter">
    <w:name w:val="portrait footer"/>
    <w:basedOn w:val="Footer"/>
    <w:link w:val="portraitfooterChar"/>
    <w:rsid w:val="00C104D9"/>
    <w:pPr>
      <w:tabs>
        <w:tab w:val="right" w:pos="9360"/>
      </w:tabs>
      <w:spacing w:before="120"/>
    </w:pPr>
    <w:rPr>
      <w:rFonts w:eastAsia="Calibri" w:cs="Cordia New"/>
    </w:rPr>
  </w:style>
  <w:style w:type="character" w:customStyle="1" w:styleId="portraitfooterChar">
    <w:name w:val="portrait footer Char"/>
    <w:link w:val="portraitfooter"/>
    <w:rsid w:val="00C104D9"/>
    <w:rPr>
      <w:rFonts w:eastAsia="Calibri" w:cs="Cordia New"/>
      <w:sz w:val="16"/>
    </w:rPr>
  </w:style>
  <w:style w:type="paragraph" w:customStyle="1" w:styleId="PortraitHeader">
    <w:name w:val="Portrait Header"/>
    <w:basedOn w:val="Header"/>
    <w:link w:val="PortraitHeaderChar"/>
    <w:rsid w:val="00C104D9"/>
    <w:pPr>
      <w:tabs>
        <w:tab w:val="right" w:pos="9360"/>
      </w:tabs>
      <w:spacing w:before="120"/>
    </w:pPr>
  </w:style>
  <w:style w:type="character" w:customStyle="1" w:styleId="PortraitHeaderChar">
    <w:name w:val="Portrait Header Char"/>
    <w:link w:val="PortraitHeader"/>
    <w:rsid w:val="00C104D9"/>
    <w:rPr>
      <w:rFonts w:eastAsia="MS Gothic"/>
      <w:caps/>
      <w:sz w:val="16"/>
    </w:rPr>
  </w:style>
  <w:style w:type="paragraph" w:customStyle="1" w:styleId="NormalBlue">
    <w:name w:val="Normal + Blue"/>
    <w:basedOn w:val="Normal"/>
    <w:link w:val="NormalBlueChar"/>
    <w:rsid w:val="00C104D9"/>
    <w:pPr>
      <w:autoSpaceDE w:val="0"/>
      <w:autoSpaceDN w:val="0"/>
      <w:adjustRightInd w:val="0"/>
      <w:spacing w:before="120" w:after="240" w:line="240" w:lineRule="atLeast"/>
    </w:pPr>
    <w:rPr>
      <w:rFonts w:eastAsia="Calibri"/>
      <w:color w:val="0000FF"/>
    </w:rPr>
  </w:style>
  <w:style w:type="character" w:customStyle="1" w:styleId="NormalBlueChar">
    <w:name w:val="Normal + Blue Char"/>
    <w:link w:val="NormalBlue"/>
    <w:rsid w:val="00C104D9"/>
    <w:rPr>
      <w:rFonts w:eastAsia="Calibri"/>
      <w:color w:val="0000FF"/>
      <w:sz w:val="24"/>
      <w:szCs w:val="24"/>
    </w:rPr>
  </w:style>
  <w:style w:type="paragraph" w:customStyle="1" w:styleId="Blue">
    <w:name w:val="Blue"/>
    <w:basedOn w:val="Normal"/>
    <w:rsid w:val="00C104D9"/>
    <w:pPr>
      <w:spacing w:before="14" w:after="144" w:line="300" w:lineRule="atLeast"/>
    </w:pPr>
    <w:rPr>
      <w:rFonts w:eastAsia="MS Mincho"/>
      <w:color w:val="000000"/>
      <w:szCs w:val="20"/>
    </w:rPr>
  </w:style>
  <w:style w:type="paragraph" w:customStyle="1" w:styleId="NoNumHead2">
    <w:name w:val="NoNum:Head2"/>
    <w:basedOn w:val="Normal"/>
    <w:next w:val="Normal"/>
    <w:rsid w:val="00C104D9"/>
    <w:pPr>
      <w:keepNext/>
      <w:spacing w:before="120" w:after="240"/>
      <w:outlineLvl w:val="0"/>
    </w:pPr>
    <w:rPr>
      <w:rFonts w:ascii="Arial" w:eastAsia="SimSun" w:hAnsi="Arial" w:cs="Arial"/>
      <w:b/>
      <w:bCs/>
      <w:sz w:val="26"/>
      <w:szCs w:val="26"/>
      <w:lang w:val="en-GB"/>
    </w:rPr>
  </w:style>
  <w:style w:type="paragraph" w:customStyle="1" w:styleId="BodyText12">
    <w:name w:val="Body Text 12"/>
    <w:rsid w:val="00C104D9"/>
    <w:pPr>
      <w:spacing w:after="240" w:line="264" w:lineRule="auto"/>
      <w:jc w:val="both"/>
    </w:pPr>
    <w:rPr>
      <w:rFonts w:eastAsia="SimSun"/>
      <w:sz w:val="24"/>
    </w:rPr>
  </w:style>
  <w:style w:type="paragraph" w:customStyle="1" w:styleId="ParagraphList">
    <w:name w:val="Paragraph List"/>
    <w:basedOn w:val="Normal"/>
    <w:next w:val="Normal"/>
    <w:link w:val="ParagraphListChar"/>
    <w:rsid w:val="00C104D9"/>
    <w:pPr>
      <w:keepNext/>
      <w:spacing w:before="14" w:after="100" w:line="300" w:lineRule="atLeast"/>
    </w:pPr>
    <w:rPr>
      <w:rFonts w:ascii="Arial" w:eastAsia="SimSun" w:hAnsi="Arial"/>
      <w:lang w:eastAsia="zh-CN"/>
    </w:rPr>
  </w:style>
  <w:style w:type="character" w:customStyle="1" w:styleId="ParagraphListChar">
    <w:name w:val="Paragraph List Char"/>
    <w:basedOn w:val="DefaultParagraphFont"/>
    <w:link w:val="ParagraphList"/>
    <w:rsid w:val="00C104D9"/>
    <w:rPr>
      <w:rFonts w:ascii="Arial" w:eastAsia="SimSun" w:hAnsi="Arial"/>
      <w:sz w:val="24"/>
      <w:szCs w:val="24"/>
      <w:lang w:eastAsia="zh-CN"/>
    </w:rPr>
  </w:style>
  <w:style w:type="paragraph" w:customStyle="1" w:styleId="Bullet12-1">
    <w:name w:val="Bullet 12-1"/>
    <w:rsid w:val="00C104D9"/>
    <w:pPr>
      <w:numPr>
        <w:numId w:val="12"/>
      </w:numPr>
      <w:spacing w:after="120"/>
      <w:jc w:val="both"/>
    </w:pPr>
    <w:rPr>
      <w:rFonts w:eastAsia="SimSun"/>
      <w:sz w:val="24"/>
    </w:rPr>
  </w:style>
  <w:style w:type="paragraph" w:customStyle="1" w:styleId="SubheadingBold12">
    <w:name w:val="Subheading Bold 12"/>
    <w:next w:val="BodyText12"/>
    <w:rsid w:val="00C104D9"/>
    <w:pPr>
      <w:keepNext/>
      <w:keepLines/>
      <w:spacing w:before="240" w:after="120"/>
    </w:pPr>
    <w:rPr>
      <w:rFonts w:eastAsia="SimSun"/>
      <w:b/>
      <w:sz w:val="24"/>
    </w:rPr>
  </w:style>
  <w:style w:type="paragraph" w:customStyle="1" w:styleId="Basic12">
    <w:name w:val="Basic 12"/>
    <w:rsid w:val="00C104D9"/>
    <w:rPr>
      <w:rFonts w:eastAsia="SimSun"/>
      <w:sz w:val="24"/>
    </w:rPr>
  </w:style>
  <w:style w:type="paragraph" w:customStyle="1" w:styleId="TableNote">
    <w:name w:val="Table Note"/>
    <w:basedOn w:val="Normal"/>
    <w:next w:val="BodyText"/>
    <w:link w:val="TableNoteChar1"/>
    <w:rsid w:val="00C104D9"/>
    <w:pPr>
      <w:keepLines/>
      <w:tabs>
        <w:tab w:val="left" w:pos="360"/>
      </w:tabs>
      <w:spacing w:before="20" w:after="20"/>
      <w:ind w:left="504" w:right="144" w:hanging="360"/>
    </w:pPr>
    <w:rPr>
      <w:rFonts w:eastAsia="SimSun"/>
      <w:sz w:val="18"/>
      <w:szCs w:val="20"/>
    </w:rPr>
  </w:style>
  <w:style w:type="character" w:customStyle="1" w:styleId="TableNoteChar1">
    <w:name w:val="Table Note Char1"/>
    <w:link w:val="TableNote"/>
    <w:rsid w:val="00C104D9"/>
    <w:rPr>
      <w:rFonts w:eastAsia="SimSun"/>
      <w:sz w:val="18"/>
    </w:rPr>
  </w:style>
  <w:style w:type="paragraph" w:customStyle="1" w:styleId="AppTitle">
    <w:name w:val="App Title"/>
    <w:basedOn w:val="Normal"/>
    <w:next w:val="Normal"/>
    <w:link w:val="AppTitleChar"/>
    <w:rsid w:val="00C104D9"/>
    <w:pPr>
      <w:keepNext/>
      <w:keepLines/>
      <w:pageBreakBefore/>
      <w:spacing w:before="120" w:line="280" w:lineRule="exact"/>
      <w:jc w:val="center"/>
    </w:pPr>
    <w:rPr>
      <w:rFonts w:ascii="Arial" w:eastAsia="SimSun" w:hAnsi="Arial"/>
      <w:b/>
      <w:sz w:val="28"/>
      <w:lang w:eastAsia="zh-CN"/>
    </w:rPr>
  </w:style>
  <w:style w:type="character" w:customStyle="1" w:styleId="AppTitleChar">
    <w:name w:val="App Title Char"/>
    <w:link w:val="AppTitle"/>
    <w:rsid w:val="00C104D9"/>
    <w:rPr>
      <w:rFonts w:ascii="Arial" w:eastAsia="SimSun" w:hAnsi="Arial"/>
      <w:b/>
      <w:sz w:val="28"/>
      <w:szCs w:val="24"/>
      <w:lang w:eastAsia="zh-CN"/>
    </w:rPr>
  </w:style>
  <w:style w:type="paragraph" w:customStyle="1" w:styleId="TableCellLeft">
    <w:name w:val="Table Cell Left"/>
    <w:basedOn w:val="Normal"/>
    <w:link w:val="TableCellLeftChar"/>
    <w:qFormat/>
    <w:rsid w:val="00FD5343"/>
    <w:pPr>
      <w:keepNext/>
      <w:keepLines/>
      <w:spacing w:before="50" w:after="60" w:line="240" w:lineRule="exact"/>
      <w:ind w:left="144" w:right="144"/>
    </w:pPr>
    <w:rPr>
      <w:sz w:val="20"/>
      <w:szCs w:val="18"/>
    </w:rPr>
  </w:style>
  <w:style w:type="character" w:customStyle="1" w:styleId="TableCellLeftChar">
    <w:name w:val="Table Cell Left Char"/>
    <w:link w:val="TableCellLeft"/>
    <w:rsid w:val="00FD5343"/>
    <w:rPr>
      <w:szCs w:val="18"/>
    </w:rPr>
  </w:style>
  <w:style w:type="paragraph" w:customStyle="1" w:styleId="TableCellCenter">
    <w:name w:val="Table Cell Center"/>
    <w:basedOn w:val="Normal"/>
    <w:link w:val="TableCellCenterChar"/>
    <w:rsid w:val="00C104D9"/>
    <w:pPr>
      <w:keepNext/>
      <w:keepLines/>
      <w:spacing w:before="50" w:after="60" w:line="240" w:lineRule="exact"/>
      <w:jc w:val="center"/>
    </w:pPr>
    <w:rPr>
      <w:sz w:val="18"/>
    </w:rPr>
  </w:style>
  <w:style w:type="character" w:customStyle="1" w:styleId="TableCellCenterChar">
    <w:name w:val="Table Cell Center Char"/>
    <w:link w:val="TableCellCenter"/>
    <w:rsid w:val="00C104D9"/>
    <w:rPr>
      <w:sz w:val="18"/>
      <w:szCs w:val="24"/>
    </w:rPr>
  </w:style>
  <w:style w:type="paragraph" w:customStyle="1" w:styleId="Numbered11-1">
    <w:name w:val="Numbered 11-1"/>
    <w:rsid w:val="00C104D9"/>
    <w:pPr>
      <w:numPr>
        <w:numId w:val="14"/>
      </w:numPr>
      <w:spacing w:after="120"/>
      <w:jc w:val="both"/>
    </w:pPr>
    <w:rPr>
      <w:rFonts w:eastAsia="SimSun"/>
      <w:sz w:val="22"/>
    </w:rPr>
  </w:style>
  <w:style w:type="paragraph" w:customStyle="1" w:styleId="NarrativeText">
    <w:name w:val="NarrativeText"/>
    <w:rsid w:val="00C104D9"/>
    <w:pPr>
      <w:spacing w:after="200"/>
      <w:jc w:val="both"/>
    </w:pPr>
    <w:rPr>
      <w:rFonts w:eastAsia="SimSun"/>
      <w:sz w:val="24"/>
    </w:rPr>
  </w:style>
  <w:style w:type="paragraph" w:customStyle="1" w:styleId="Blank">
    <w:name w:val="Blank"/>
    <w:rsid w:val="00C104D9"/>
    <w:rPr>
      <w:rFonts w:eastAsia="SimSun"/>
    </w:rPr>
  </w:style>
  <w:style w:type="paragraph" w:customStyle="1" w:styleId="apphead1">
    <w:name w:val="app:head1"/>
    <w:basedOn w:val="Heading1"/>
    <w:next w:val="Normal"/>
    <w:rsid w:val="00C104D9"/>
    <w:pPr>
      <w:numPr>
        <w:numId w:val="0"/>
      </w:numPr>
      <w:tabs>
        <w:tab w:val="left" w:pos="480"/>
        <w:tab w:val="left" w:pos="2160"/>
      </w:tabs>
      <w:spacing w:before="120"/>
      <w:ind w:left="2160" w:hanging="2160"/>
      <w:outlineLvl w:val="9"/>
    </w:pPr>
    <w:rPr>
      <w:bCs w:val="0"/>
      <w:lang w:val="en-GB"/>
    </w:rPr>
  </w:style>
  <w:style w:type="paragraph" w:customStyle="1" w:styleId="captiontable">
    <w:name w:val="caption:table"/>
    <w:basedOn w:val="Normal"/>
    <w:next w:val="Normal"/>
    <w:rsid w:val="00C104D9"/>
    <w:pPr>
      <w:keepNext/>
      <w:spacing w:before="120" w:line="280" w:lineRule="atLeast"/>
      <w:ind w:left="1440" w:hanging="1440"/>
    </w:pPr>
    <w:rPr>
      <w:rFonts w:ascii="Times New Roman Bold" w:eastAsia="SimSun" w:hAnsi="Times New Roman Bold" w:cs="Arial"/>
      <w:b/>
      <w:bCs/>
      <w:szCs w:val="22"/>
      <w:lang w:val="en-GB"/>
    </w:rPr>
  </w:style>
  <w:style w:type="paragraph" w:customStyle="1" w:styleId="BulletText1">
    <w:name w:val="Bullet Text 1"/>
    <w:basedOn w:val="Normal"/>
    <w:rsid w:val="00C104D9"/>
    <w:pPr>
      <w:numPr>
        <w:numId w:val="13"/>
      </w:numPr>
      <w:spacing w:before="120"/>
    </w:pPr>
    <w:rPr>
      <w:rFonts w:eastAsia="SimSun"/>
      <w:color w:val="000000"/>
      <w:szCs w:val="20"/>
    </w:rPr>
  </w:style>
  <w:style w:type="paragraph" w:customStyle="1" w:styleId="TableHeaderTextCenter">
    <w:name w:val="Table Header Text Center"/>
    <w:basedOn w:val="Normal"/>
    <w:rsid w:val="00C104D9"/>
    <w:pPr>
      <w:jc w:val="center"/>
    </w:pPr>
    <w:rPr>
      <w:rFonts w:eastAsia="SimSun"/>
      <w:b/>
      <w:color w:val="000000"/>
      <w:sz w:val="18"/>
      <w:szCs w:val="20"/>
    </w:rPr>
  </w:style>
  <w:style w:type="paragraph" w:customStyle="1" w:styleId="CPTInstructional">
    <w:name w:val="CPT_Instructional"/>
    <w:rsid w:val="00C104D9"/>
    <w:rPr>
      <w:rFonts w:eastAsiaTheme="minorHAnsi" w:cs="Arial"/>
      <w:snapToGrid w:val="0"/>
      <w:vanish/>
      <w:color w:val="FF0000"/>
    </w:rPr>
  </w:style>
  <w:style w:type="paragraph" w:customStyle="1" w:styleId="StyleTableTextCentered">
    <w:name w:val="Style Table Text + Centered"/>
    <w:basedOn w:val="Normal"/>
    <w:rsid w:val="00C104D9"/>
    <w:pPr>
      <w:tabs>
        <w:tab w:val="left" w:pos="288"/>
        <w:tab w:val="left" w:pos="576"/>
        <w:tab w:val="left" w:pos="864"/>
      </w:tabs>
      <w:spacing w:after="60"/>
      <w:jc w:val="center"/>
    </w:pPr>
    <w:rPr>
      <w:rFonts w:eastAsia="SimSun"/>
      <w:szCs w:val="20"/>
    </w:rPr>
  </w:style>
  <w:style w:type="character" w:customStyle="1" w:styleId="apple-converted-space">
    <w:name w:val="apple-converted-space"/>
    <w:basedOn w:val="DefaultParagraphFont"/>
    <w:rsid w:val="00C104D9"/>
  </w:style>
  <w:style w:type="paragraph" w:customStyle="1" w:styleId="CPTExample">
    <w:name w:val="CPT_Example"/>
    <w:basedOn w:val="Normal"/>
    <w:rsid w:val="00C104D9"/>
    <w:pPr>
      <w:spacing w:before="120" w:line="280" w:lineRule="atLeast"/>
    </w:pPr>
    <w:rPr>
      <w:rFonts w:ascii="Arial" w:eastAsia="SimSun" w:hAnsi="Arial"/>
      <w:i/>
      <w:color w:val="00B050"/>
      <w:sz w:val="20"/>
      <w:szCs w:val="20"/>
    </w:rPr>
  </w:style>
  <w:style w:type="character" w:customStyle="1" w:styleId="normaltextrun">
    <w:name w:val="normaltextrun"/>
    <w:basedOn w:val="DefaultParagraphFont"/>
    <w:rsid w:val="00C104D9"/>
  </w:style>
  <w:style w:type="character" w:customStyle="1" w:styleId="spellingerror">
    <w:name w:val="spellingerror"/>
    <w:basedOn w:val="DefaultParagraphFont"/>
    <w:rsid w:val="00C104D9"/>
  </w:style>
  <w:style w:type="table" w:customStyle="1" w:styleId="TableGrid10">
    <w:name w:val="Table Grid1"/>
    <w:basedOn w:val="TableNormal"/>
    <w:next w:val="TableGrid"/>
    <w:uiPriority w:val="59"/>
    <w:rsid w:val="00C104D9"/>
    <w:pPr>
      <w:spacing w:before="14" w:after="144" w:line="300" w:lineRule="atLeast"/>
    </w:pPr>
    <w:rPr>
      <w:rFonts w:eastAsia="SimSu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ibliography">
    <w:name w:val="Bibliography"/>
    <w:basedOn w:val="Normal"/>
    <w:next w:val="Normal"/>
    <w:uiPriority w:val="37"/>
    <w:semiHidden/>
    <w:unhideWhenUsed/>
    <w:rsid w:val="00C104D9"/>
    <w:rPr>
      <w:rFonts w:eastAsia="SimSun"/>
    </w:rPr>
  </w:style>
  <w:style w:type="character" w:styleId="BookTitle">
    <w:name w:val="Book Title"/>
    <w:basedOn w:val="DefaultParagraphFont"/>
    <w:uiPriority w:val="33"/>
    <w:rsid w:val="00C104D9"/>
    <w:rPr>
      <w:b/>
      <w:bCs/>
      <w:smallCaps/>
      <w:spacing w:val="5"/>
    </w:rPr>
  </w:style>
  <w:style w:type="table" w:styleId="ColorfulGrid">
    <w:name w:val="Colorful Grid"/>
    <w:basedOn w:val="TableNormal"/>
    <w:uiPriority w:val="73"/>
    <w:rsid w:val="00C104D9"/>
    <w:rPr>
      <w:rFonts w:eastAsia="SimSun"/>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104D9"/>
    <w:rPr>
      <w:rFonts w:eastAsia="SimSun"/>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104D9"/>
    <w:rPr>
      <w:rFonts w:eastAsia="SimSun"/>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104D9"/>
    <w:rPr>
      <w:rFonts w:eastAsia="SimSun"/>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104D9"/>
    <w:rPr>
      <w:rFonts w:eastAsia="SimSun"/>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104D9"/>
    <w:rPr>
      <w:rFonts w:eastAsia="SimSun"/>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104D9"/>
    <w:rPr>
      <w:rFonts w:eastAsia="SimSun"/>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olorfulList">
    <w:name w:val="Colorful List"/>
    <w:basedOn w:val="TableNormal"/>
    <w:uiPriority w:val="72"/>
    <w:rsid w:val="00C104D9"/>
    <w:rPr>
      <w:rFonts w:eastAsia="SimSun"/>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104D9"/>
    <w:rPr>
      <w:rFonts w:eastAsia="SimSun"/>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104D9"/>
    <w:rPr>
      <w:rFonts w:eastAsia="SimSun"/>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104D9"/>
    <w:rPr>
      <w:rFonts w:eastAsia="SimSun"/>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104D9"/>
    <w:rPr>
      <w:rFonts w:eastAsia="SimSun"/>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104D9"/>
    <w:rPr>
      <w:rFonts w:eastAsia="SimSun"/>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104D9"/>
    <w:rPr>
      <w:rFonts w:eastAsia="SimSun"/>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Shading">
    <w:name w:val="Colorful Shading"/>
    <w:basedOn w:val="TableNormal"/>
    <w:uiPriority w:val="71"/>
    <w:rsid w:val="00C104D9"/>
    <w:rPr>
      <w:rFonts w:eastAsia="SimSun"/>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104D9"/>
    <w:rPr>
      <w:rFonts w:eastAsia="SimSun"/>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104D9"/>
    <w:rPr>
      <w:rFonts w:eastAsia="SimSun"/>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104D9"/>
    <w:rPr>
      <w:rFonts w:eastAsia="SimSun"/>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104D9"/>
    <w:rPr>
      <w:rFonts w:eastAsia="SimSun"/>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104D9"/>
    <w:rPr>
      <w:rFonts w:eastAsia="SimSun"/>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104D9"/>
    <w:rPr>
      <w:rFonts w:eastAsia="SimSun"/>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DarkList">
    <w:name w:val="Dark List"/>
    <w:basedOn w:val="TableNormal"/>
    <w:uiPriority w:val="70"/>
    <w:rsid w:val="00C104D9"/>
    <w:rPr>
      <w:rFonts w:eastAsia="SimSun"/>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104D9"/>
    <w:rPr>
      <w:rFonts w:eastAsia="SimSun"/>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104D9"/>
    <w:rPr>
      <w:rFonts w:eastAsia="SimSun"/>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104D9"/>
    <w:rPr>
      <w:rFonts w:eastAsia="SimSun"/>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104D9"/>
    <w:rPr>
      <w:rFonts w:eastAsia="SimSun"/>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104D9"/>
    <w:rPr>
      <w:rFonts w:eastAsia="SimSun"/>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104D9"/>
    <w:rPr>
      <w:rFonts w:eastAsia="SimSun"/>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character" w:styleId="IntenseEmphasis">
    <w:name w:val="Intense Emphasis"/>
    <w:basedOn w:val="DefaultParagraphFont"/>
    <w:uiPriority w:val="21"/>
    <w:rsid w:val="00C104D9"/>
    <w:rPr>
      <w:b/>
      <w:bCs/>
      <w:i/>
      <w:iCs/>
      <w:color w:val="4F81BD" w:themeColor="accent1"/>
    </w:rPr>
  </w:style>
  <w:style w:type="paragraph" w:styleId="IntenseQuote">
    <w:name w:val="Intense Quote"/>
    <w:basedOn w:val="Normal"/>
    <w:next w:val="Normal"/>
    <w:link w:val="IntenseQuoteChar"/>
    <w:uiPriority w:val="30"/>
    <w:rsid w:val="00C104D9"/>
    <w:pPr>
      <w:pBdr>
        <w:bottom w:val="single" w:sz="4" w:space="4" w:color="4F81BD" w:themeColor="accent1"/>
      </w:pBdr>
      <w:spacing w:before="200" w:after="280"/>
      <w:ind w:left="936" w:right="936"/>
    </w:pPr>
    <w:rPr>
      <w:rFonts w:eastAsia="SimSun"/>
      <w:b/>
      <w:bCs/>
      <w:i/>
      <w:iCs/>
      <w:color w:val="4F81BD" w:themeColor="accent1"/>
    </w:rPr>
  </w:style>
  <w:style w:type="character" w:customStyle="1" w:styleId="IntenseQuoteChar">
    <w:name w:val="Intense Quote Char"/>
    <w:basedOn w:val="DefaultParagraphFont"/>
    <w:link w:val="IntenseQuote"/>
    <w:uiPriority w:val="30"/>
    <w:rsid w:val="00C104D9"/>
    <w:rPr>
      <w:rFonts w:eastAsia="SimSun"/>
      <w:b/>
      <w:bCs/>
      <w:i/>
      <w:iCs/>
      <w:color w:val="4F81BD" w:themeColor="accent1"/>
      <w:sz w:val="24"/>
      <w:szCs w:val="24"/>
    </w:rPr>
  </w:style>
  <w:style w:type="character" w:styleId="IntenseReference">
    <w:name w:val="Intense Reference"/>
    <w:basedOn w:val="DefaultParagraphFont"/>
    <w:uiPriority w:val="32"/>
    <w:rsid w:val="00C104D9"/>
    <w:rPr>
      <w:b/>
      <w:bCs/>
      <w:smallCaps/>
      <w:color w:val="C0504D" w:themeColor="accent2"/>
      <w:spacing w:val="5"/>
      <w:u w:val="single"/>
    </w:rPr>
  </w:style>
  <w:style w:type="table" w:styleId="LightGrid">
    <w:name w:val="Light Grid"/>
    <w:basedOn w:val="TableNormal"/>
    <w:uiPriority w:val="62"/>
    <w:rsid w:val="00C104D9"/>
    <w:rPr>
      <w:rFonts w:eastAsia="SimSun"/>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104D9"/>
    <w:rPr>
      <w:rFonts w:eastAsia="SimSun"/>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104D9"/>
    <w:rPr>
      <w:rFonts w:eastAsia="SimSun"/>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104D9"/>
    <w:rPr>
      <w:rFonts w:eastAsia="SimSun"/>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104D9"/>
    <w:rPr>
      <w:rFonts w:eastAsia="SimSun"/>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104D9"/>
    <w:rPr>
      <w:rFonts w:eastAsia="SimSun"/>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104D9"/>
    <w:rPr>
      <w:rFonts w:eastAsia="SimSun"/>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LightList">
    <w:name w:val="Light List"/>
    <w:basedOn w:val="TableNormal"/>
    <w:uiPriority w:val="61"/>
    <w:rsid w:val="00C104D9"/>
    <w:rPr>
      <w:rFonts w:eastAsia="SimSun"/>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C104D9"/>
    <w:rPr>
      <w:rFonts w:eastAsia="SimSun"/>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104D9"/>
    <w:rPr>
      <w:rFonts w:eastAsia="SimSun"/>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104D9"/>
    <w:rPr>
      <w:rFonts w:eastAsia="SimSun"/>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104D9"/>
    <w:rPr>
      <w:rFonts w:eastAsia="SimSun"/>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104D9"/>
    <w:rPr>
      <w:rFonts w:eastAsia="SimSun"/>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104D9"/>
    <w:rPr>
      <w:rFonts w:eastAsia="SimSun"/>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Shading">
    <w:name w:val="Light Shading"/>
    <w:basedOn w:val="TableNormal"/>
    <w:uiPriority w:val="60"/>
    <w:rsid w:val="00C104D9"/>
    <w:rPr>
      <w:rFonts w:eastAsia="SimSun"/>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C104D9"/>
    <w:rPr>
      <w:rFonts w:eastAsia="SimSun"/>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C104D9"/>
    <w:rPr>
      <w:rFonts w:eastAsia="SimSun"/>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C104D9"/>
    <w:rPr>
      <w:rFonts w:eastAsia="SimSun"/>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C104D9"/>
    <w:rPr>
      <w:rFonts w:eastAsia="SimSun"/>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C104D9"/>
    <w:rPr>
      <w:rFonts w:eastAsia="SimSun"/>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C104D9"/>
    <w:rPr>
      <w:rFonts w:eastAsia="SimSun"/>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MediumGrid1">
    <w:name w:val="Medium Grid 1"/>
    <w:basedOn w:val="TableNormal"/>
    <w:uiPriority w:val="67"/>
    <w:rsid w:val="00C104D9"/>
    <w:rPr>
      <w:rFonts w:eastAsia="SimSun"/>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104D9"/>
    <w:rPr>
      <w:rFonts w:eastAsia="SimSun"/>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104D9"/>
    <w:rPr>
      <w:rFonts w:eastAsia="SimSun"/>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104D9"/>
    <w:rPr>
      <w:rFonts w:eastAsia="SimSun"/>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104D9"/>
    <w:rPr>
      <w:rFonts w:eastAsia="SimSun"/>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104D9"/>
    <w:rPr>
      <w:rFonts w:eastAsia="SimSun"/>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104D9"/>
    <w:rPr>
      <w:rFonts w:eastAsia="SimSun"/>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104D9"/>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104D9"/>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104D9"/>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104D9"/>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104D9"/>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104D9"/>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104D9"/>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104D9"/>
    <w:rPr>
      <w:rFonts w:eastAsia="SimSun"/>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104D9"/>
    <w:rPr>
      <w:rFonts w:eastAsia="SimSun"/>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104D9"/>
    <w:rPr>
      <w:rFonts w:eastAsia="SimSun"/>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104D9"/>
    <w:rPr>
      <w:rFonts w:eastAsia="SimSun"/>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104D9"/>
    <w:rPr>
      <w:rFonts w:eastAsia="SimSun"/>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104D9"/>
    <w:rPr>
      <w:rFonts w:eastAsia="SimSun"/>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104D9"/>
    <w:rPr>
      <w:rFonts w:eastAsia="SimSun"/>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MediumList1">
    <w:name w:val="Medium List 1"/>
    <w:basedOn w:val="TableNormal"/>
    <w:uiPriority w:val="65"/>
    <w:rsid w:val="00C104D9"/>
    <w:rPr>
      <w:rFonts w:eastAsia="SimSun"/>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104D9"/>
    <w:rPr>
      <w:rFonts w:eastAsia="SimSun"/>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104D9"/>
    <w:rPr>
      <w:rFonts w:eastAsia="SimSun"/>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104D9"/>
    <w:rPr>
      <w:rFonts w:eastAsia="SimSun"/>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104D9"/>
    <w:rPr>
      <w:rFonts w:eastAsia="SimSun"/>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104D9"/>
    <w:rPr>
      <w:rFonts w:eastAsia="SimSun"/>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104D9"/>
    <w:rPr>
      <w:rFonts w:eastAsia="SimSun"/>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104D9"/>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104D9"/>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104D9"/>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104D9"/>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104D9"/>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104D9"/>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104D9"/>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Shading1">
    <w:name w:val="Medium Shading 1"/>
    <w:basedOn w:val="TableNormal"/>
    <w:uiPriority w:val="63"/>
    <w:rsid w:val="00C104D9"/>
    <w:rPr>
      <w:rFonts w:eastAsia="SimSun"/>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104D9"/>
    <w:rPr>
      <w:rFonts w:eastAsia="SimSun"/>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104D9"/>
    <w:rPr>
      <w:rFonts w:eastAsia="SimSun"/>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104D9"/>
    <w:rPr>
      <w:rFonts w:eastAsia="SimSun"/>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104D9"/>
    <w:rPr>
      <w:rFonts w:eastAsia="SimSun"/>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104D9"/>
    <w:rPr>
      <w:rFonts w:eastAsia="SimSun"/>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104D9"/>
    <w:rPr>
      <w:rFonts w:eastAsia="SimSun"/>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104D9"/>
    <w:rPr>
      <w:rFonts w:eastAsia="SimSun"/>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104D9"/>
    <w:rPr>
      <w:rFonts w:eastAsia="SimSun"/>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104D9"/>
    <w:rPr>
      <w:rFonts w:eastAsia="SimSun"/>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104D9"/>
    <w:rPr>
      <w:rFonts w:eastAsia="SimSun"/>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104D9"/>
    <w:rPr>
      <w:rFonts w:eastAsia="SimSun"/>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104D9"/>
    <w:rPr>
      <w:rFonts w:eastAsia="SimSun"/>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104D9"/>
    <w:rPr>
      <w:rFonts w:eastAsia="SimSun"/>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paragraph" w:styleId="NoSpacing">
    <w:name w:val="No Spacing"/>
    <w:uiPriority w:val="1"/>
    <w:rsid w:val="00C104D9"/>
    <w:pPr>
      <w:jc w:val="both"/>
    </w:pPr>
    <w:rPr>
      <w:rFonts w:eastAsia="SimSun"/>
      <w:sz w:val="24"/>
      <w:szCs w:val="24"/>
    </w:rPr>
  </w:style>
  <w:style w:type="paragraph" w:styleId="Quote">
    <w:name w:val="Quote"/>
    <w:basedOn w:val="Normal"/>
    <w:next w:val="Normal"/>
    <w:link w:val="QuoteChar"/>
    <w:uiPriority w:val="29"/>
    <w:rsid w:val="00C104D9"/>
    <w:rPr>
      <w:rFonts w:eastAsia="SimSun"/>
      <w:i/>
      <w:iCs/>
      <w:color w:val="000000" w:themeColor="text1"/>
    </w:rPr>
  </w:style>
  <w:style w:type="character" w:customStyle="1" w:styleId="QuoteChar">
    <w:name w:val="Quote Char"/>
    <w:basedOn w:val="DefaultParagraphFont"/>
    <w:link w:val="Quote"/>
    <w:uiPriority w:val="29"/>
    <w:rsid w:val="00C104D9"/>
    <w:rPr>
      <w:rFonts w:eastAsia="SimSun"/>
      <w:i/>
      <w:iCs/>
      <w:color w:val="000000" w:themeColor="text1"/>
      <w:sz w:val="24"/>
      <w:szCs w:val="24"/>
    </w:rPr>
  </w:style>
  <w:style w:type="character" w:styleId="SubtleEmphasis">
    <w:name w:val="Subtle Emphasis"/>
    <w:basedOn w:val="DefaultParagraphFont"/>
    <w:uiPriority w:val="19"/>
    <w:rsid w:val="00C104D9"/>
    <w:rPr>
      <w:i/>
      <w:iCs/>
      <w:color w:val="808080" w:themeColor="text1" w:themeTint="7F"/>
    </w:rPr>
  </w:style>
  <w:style w:type="character" w:styleId="SubtleReference">
    <w:name w:val="Subtle Reference"/>
    <w:basedOn w:val="DefaultParagraphFont"/>
    <w:uiPriority w:val="31"/>
    <w:rsid w:val="00C104D9"/>
    <w:rPr>
      <w:smallCaps/>
      <w:color w:val="C0504D" w:themeColor="accent2"/>
      <w:u w:val="single"/>
    </w:rPr>
  </w:style>
  <w:style w:type="table" w:customStyle="1" w:styleId="GridTable1Light1">
    <w:name w:val="Grid Table 1 Light1"/>
    <w:basedOn w:val="TableNormal"/>
    <w:uiPriority w:val="46"/>
    <w:rsid w:val="00C104D9"/>
    <w:rPr>
      <w:rFonts w:eastAsia="SimSun"/>
    </w:r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customStyle="1" w:styleId="GridTable1Light-Accent11">
    <w:name w:val="Grid Table 1 Light - Accent 11"/>
    <w:basedOn w:val="TableNormal"/>
    <w:uiPriority w:val="46"/>
    <w:rsid w:val="00C104D9"/>
    <w:rPr>
      <w:rFonts w:eastAsia="SimSun"/>
    </w:rPr>
    <w:tblPr>
      <w:tblStyleRowBandSize w:val="1"/>
      <w:tblStyleColBandSize w:val="1"/>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customStyle="1" w:styleId="GridTable1Light-Accent21">
    <w:name w:val="Grid Table 1 Light - Accent 21"/>
    <w:basedOn w:val="TableNormal"/>
    <w:uiPriority w:val="46"/>
    <w:rsid w:val="00C104D9"/>
    <w:rPr>
      <w:rFonts w:eastAsia="SimSun"/>
    </w:rPr>
    <w:tblPr>
      <w:tblStyleRowBandSize w:val="1"/>
      <w:tblStyleColBandSize w:val="1"/>
      <w:tblBorders>
        <w:top w:val="single" w:sz="4" w:space="0" w:color="E5B8B7" w:themeColor="accent2" w:themeTint="66"/>
        <w:left w:val="single" w:sz="4" w:space="0" w:color="E5B8B7" w:themeColor="accent2" w:themeTint="66"/>
        <w:bottom w:val="single" w:sz="4" w:space="0" w:color="E5B8B7" w:themeColor="accent2" w:themeTint="66"/>
        <w:right w:val="single" w:sz="4" w:space="0" w:color="E5B8B7" w:themeColor="accent2" w:themeTint="66"/>
        <w:insideH w:val="single" w:sz="4" w:space="0" w:color="E5B8B7" w:themeColor="accent2" w:themeTint="66"/>
        <w:insideV w:val="single" w:sz="4" w:space="0" w:color="E5B8B7" w:themeColor="accent2" w:themeTint="66"/>
      </w:tblBorders>
    </w:tblPr>
    <w:tblStylePr w:type="firstRow">
      <w:rPr>
        <w:b/>
        <w:bCs/>
      </w:rPr>
      <w:tblPr/>
      <w:tcPr>
        <w:tcBorders>
          <w:bottom w:val="single" w:sz="12" w:space="0" w:color="D99594" w:themeColor="accent2" w:themeTint="99"/>
        </w:tcBorders>
      </w:tcPr>
    </w:tblStylePr>
    <w:tblStylePr w:type="lastRow">
      <w:rPr>
        <w:b/>
        <w:bCs/>
      </w:rPr>
      <w:tblPr/>
      <w:tcPr>
        <w:tcBorders>
          <w:top w:val="double" w:sz="2" w:space="0" w:color="D99594" w:themeColor="accent2" w:themeTint="99"/>
        </w:tcBorders>
      </w:tcPr>
    </w:tblStylePr>
    <w:tblStylePr w:type="firstCol">
      <w:rPr>
        <w:b/>
        <w:bCs/>
      </w:rPr>
    </w:tblStylePr>
    <w:tblStylePr w:type="lastCol">
      <w:rPr>
        <w:b/>
        <w:bCs/>
      </w:rPr>
    </w:tblStylePr>
  </w:style>
  <w:style w:type="table" w:customStyle="1" w:styleId="GridTable1Light-Accent31">
    <w:name w:val="Grid Table 1 Light - Accent 31"/>
    <w:basedOn w:val="TableNormal"/>
    <w:uiPriority w:val="46"/>
    <w:rsid w:val="00C104D9"/>
    <w:rPr>
      <w:rFonts w:eastAsia="SimSun"/>
    </w:rPr>
    <w:tblPr>
      <w:tblStyleRowBandSize w:val="1"/>
      <w:tblStyleColBandSize w:val="1"/>
      <w:tblBorders>
        <w:top w:val="single" w:sz="4" w:space="0" w:color="D6E3BC" w:themeColor="accent3" w:themeTint="66"/>
        <w:left w:val="single" w:sz="4" w:space="0" w:color="D6E3BC" w:themeColor="accent3" w:themeTint="66"/>
        <w:bottom w:val="single" w:sz="4" w:space="0" w:color="D6E3BC" w:themeColor="accent3" w:themeTint="66"/>
        <w:right w:val="single" w:sz="4" w:space="0" w:color="D6E3BC" w:themeColor="accent3" w:themeTint="66"/>
        <w:insideH w:val="single" w:sz="4" w:space="0" w:color="D6E3BC" w:themeColor="accent3" w:themeTint="66"/>
        <w:insideV w:val="single" w:sz="4" w:space="0" w:color="D6E3BC" w:themeColor="accent3" w:themeTint="66"/>
      </w:tblBorders>
    </w:tblPr>
    <w:tblStylePr w:type="firstRow">
      <w:rPr>
        <w:b/>
        <w:bCs/>
      </w:rPr>
      <w:tblPr/>
      <w:tcPr>
        <w:tcBorders>
          <w:bottom w:val="single" w:sz="12" w:space="0" w:color="C2D69B" w:themeColor="accent3" w:themeTint="99"/>
        </w:tcBorders>
      </w:tcPr>
    </w:tblStylePr>
    <w:tblStylePr w:type="lastRow">
      <w:rPr>
        <w:b/>
        <w:bCs/>
      </w:rPr>
      <w:tblPr/>
      <w:tcPr>
        <w:tcBorders>
          <w:top w:val="double" w:sz="2" w:space="0" w:color="C2D69B" w:themeColor="accent3" w:themeTint="99"/>
        </w:tcBorders>
      </w:tcPr>
    </w:tblStylePr>
    <w:tblStylePr w:type="firstCol">
      <w:rPr>
        <w:b/>
        <w:bCs/>
      </w:rPr>
    </w:tblStylePr>
    <w:tblStylePr w:type="lastCol">
      <w:rPr>
        <w:b/>
        <w:bCs/>
      </w:rPr>
    </w:tblStylePr>
  </w:style>
  <w:style w:type="table" w:customStyle="1" w:styleId="GridTable1Light-Accent41">
    <w:name w:val="Grid Table 1 Light - Accent 41"/>
    <w:basedOn w:val="TableNormal"/>
    <w:uiPriority w:val="46"/>
    <w:rsid w:val="00C104D9"/>
    <w:rPr>
      <w:rFonts w:eastAsia="SimSun"/>
    </w:rPr>
    <w:tblPr>
      <w:tblStyleRowBandSize w:val="1"/>
      <w:tblStyleColBandSize w:val="1"/>
      <w:tblBorders>
        <w:top w:val="single" w:sz="4" w:space="0" w:color="CCC0D9" w:themeColor="accent4" w:themeTint="66"/>
        <w:left w:val="single" w:sz="4" w:space="0" w:color="CCC0D9" w:themeColor="accent4" w:themeTint="66"/>
        <w:bottom w:val="single" w:sz="4" w:space="0" w:color="CCC0D9" w:themeColor="accent4" w:themeTint="66"/>
        <w:right w:val="single" w:sz="4" w:space="0" w:color="CCC0D9" w:themeColor="accent4" w:themeTint="66"/>
        <w:insideH w:val="single" w:sz="4" w:space="0" w:color="CCC0D9" w:themeColor="accent4" w:themeTint="66"/>
        <w:insideV w:val="single" w:sz="4" w:space="0" w:color="CCC0D9" w:themeColor="accent4" w:themeTint="66"/>
      </w:tblBorders>
    </w:tblPr>
    <w:tblStylePr w:type="firstRow">
      <w:rPr>
        <w:b/>
        <w:bCs/>
      </w:rPr>
      <w:tblPr/>
      <w:tcPr>
        <w:tcBorders>
          <w:bottom w:val="single" w:sz="12" w:space="0" w:color="B2A1C7" w:themeColor="accent4" w:themeTint="99"/>
        </w:tcBorders>
      </w:tcPr>
    </w:tblStylePr>
    <w:tblStylePr w:type="lastRow">
      <w:rPr>
        <w:b/>
        <w:bCs/>
      </w:rPr>
      <w:tblPr/>
      <w:tcPr>
        <w:tcBorders>
          <w:top w:val="double" w:sz="2" w:space="0" w:color="B2A1C7" w:themeColor="accent4" w:themeTint="99"/>
        </w:tcBorders>
      </w:tcPr>
    </w:tblStylePr>
    <w:tblStylePr w:type="firstCol">
      <w:rPr>
        <w:b/>
        <w:bCs/>
      </w:rPr>
    </w:tblStylePr>
    <w:tblStylePr w:type="lastCol">
      <w:rPr>
        <w:b/>
        <w:bCs/>
      </w:rPr>
    </w:tblStylePr>
  </w:style>
  <w:style w:type="table" w:customStyle="1" w:styleId="GridTable1Light-Accent51">
    <w:name w:val="Grid Table 1 Light - Accent 51"/>
    <w:basedOn w:val="TableNormal"/>
    <w:uiPriority w:val="46"/>
    <w:rsid w:val="00C104D9"/>
    <w:rPr>
      <w:rFonts w:eastAsia="SimSun"/>
    </w:rPr>
    <w:tblPr>
      <w:tblStyleRowBandSize w:val="1"/>
      <w:tblStyleColBandSize w:val="1"/>
      <w:tblBorders>
        <w:top w:val="single" w:sz="4" w:space="0" w:color="B6DDE8" w:themeColor="accent5" w:themeTint="66"/>
        <w:left w:val="single" w:sz="4" w:space="0" w:color="B6DDE8" w:themeColor="accent5" w:themeTint="66"/>
        <w:bottom w:val="single" w:sz="4" w:space="0" w:color="B6DDE8" w:themeColor="accent5" w:themeTint="66"/>
        <w:right w:val="single" w:sz="4" w:space="0" w:color="B6DDE8" w:themeColor="accent5" w:themeTint="66"/>
        <w:insideH w:val="single" w:sz="4" w:space="0" w:color="B6DDE8" w:themeColor="accent5" w:themeTint="66"/>
        <w:insideV w:val="single" w:sz="4" w:space="0" w:color="B6DDE8" w:themeColor="accent5" w:themeTint="66"/>
      </w:tblBorders>
    </w:tblPr>
    <w:tblStylePr w:type="firstRow">
      <w:rPr>
        <w:b/>
        <w:bCs/>
      </w:rPr>
      <w:tblPr/>
      <w:tcPr>
        <w:tcBorders>
          <w:bottom w:val="single" w:sz="12" w:space="0" w:color="92CDDC" w:themeColor="accent5" w:themeTint="99"/>
        </w:tcBorders>
      </w:tcPr>
    </w:tblStylePr>
    <w:tblStylePr w:type="lastRow">
      <w:rPr>
        <w:b/>
        <w:bCs/>
      </w:rPr>
      <w:tblPr/>
      <w:tcPr>
        <w:tcBorders>
          <w:top w:val="double" w:sz="2" w:space="0" w:color="92CDDC" w:themeColor="accent5" w:themeTint="99"/>
        </w:tcBorders>
      </w:tcPr>
    </w:tblStylePr>
    <w:tblStylePr w:type="firstCol">
      <w:rPr>
        <w:b/>
        <w:bCs/>
      </w:rPr>
    </w:tblStylePr>
    <w:tblStylePr w:type="lastCol">
      <w:rPr>
        <w:b/>
        <w:bCs/>
      </w:rPr>
    </w:tblStylePr>
  </w:style>
  <w:style w:type="table" w:customStyle="1" w:styleId="GridTable1Light-Accent61">
    <w:name w:val="Grid Table 1 Light - Accent 61"/>
    <w:basedOn w:val="TableNormal"/>
    <w:uiPriority w:val="46"/>
    <w:rsid w:val="00C104D9"/>
    <w:rPr>
      <w:rFonts w:eastAsia="SimSun"/>
    </w:rPr>
    <w:tblPr>
      <w:tblStyleRowBandSize w:val="1"/>
      <w:tblStyleColBandSize w:val="1"/>
      <w:tblBorders>
        <w:top w:val="single" w:sz="4" w:space="0" w:color="FBD4B4" w:themeColor="accent6" w:themeTint="66"/>
        <w:left w:val="single" w:sz="4" w:space="0" w:color="FBD4B4" w:themeColor="accent6" w:themeTint="66"/>
        <w:bottom w:val="single" w:sz="4" w:space="0" w:color="FBD4B4" w:themeColor="accent6" w:themeTint="66"/>
        <w:right w:val="single" w:sz="4" w:space="0" w:color="FBD4B4" w:themeColor="accent6" w:themeTint="66"/>
        <w:insideH w:val="single" w:sz="4" w:space="0" w:color="FBD4B4" w:themeColor="accent6" w:themeTint="66"/>
        <w:insideV w:val="single" w:sz="4" w:space="0" w:color="FBD4B4" w:themeColor="accent6" w:themeTint="66"/>
      </w:tblBorders>
    </w:tblPr>
    <w:tblStylePr w:type="firstRow">
      <w:rPr>
        <w:b/>
        <w:bCs/>
      </w:rPr>
      <w:tblPr/>
      <w:tcPr>
        <w:tcBorders>
          <w:bottom w:val="single" w:sz="12" w:space="0" w:color="FABF8F" w:themeColor="accent6" w:themeTint="99"/>
        </w:tcBorders>
      </w:tcPr>
    </w:tblStylePr>
    <w:tblStylePr w:type="lastRow">
      <w:rPr>
        <w:b/>
        <w:bCs/>
      </w:rPr>
      <w:tblPr/>
      <w:tcPr>
        <w:tcBorders>
          <w:top w:val="double" w:sz="2" w:space="0" w:color="FABF8F" w:themeColor="accent6" w:themeTint="99"/>
        </w:tcBorders>
      </w:tcPr>
    </w:tblStylePr>
    <w:tblStylePr w:type="firstCol">
      <w:rPr>
        <w:b/>
        <w:bCs/>
      </w:rPr>
    </w:tblStylePr>
    <w:tblStylePr w:type="lastCol">
      <w:rPr>
        <w:b/>
        <w:bCs/>
      </w:rPr>
    </w:tblStylePr>
  </w:style>
  <w:style w:type="table" w:customStyle="1" w:styleId="GridTable21">
    <w:name w:val="Grid Table 21"/>
    <w:basedOn w:val="TableNormal"/>
    <w:uiPriority w:val="47"/>
    <w:rsid w:val="00C104D9"/>
    <w:rPr>
      <w:rFonts w:eastAsia="SimSun"/>
    </w:r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GridTable2-Accent11">
    <w:name w:val="Grid Table 2 - Accent 11"/>
    <w:basedOn w:val="TableNormal"/>
    <w:uiPriority w:val="47"/>
    <w:rsid w:val="00C104D9"/>
    <w:rPr>
      <w:rFonts w:eastAsia="SimSun"/>
    </w:rPr>
    <w:tblPr>
      <w:tblStyleRowBandSize w:val="1"/>
      <w:tblStyleColBandSize w:val="1"/>
      <w:tblBorders>
        <w:top w:val="single" w:sz="2" w:space="0" w:color="95B3D7" w:themeColor="accent1" w:themeTint="99"/>
        <w:bottom w:val="single" w:sz="2" w:space="0" w:color="95B3D7" w:themeColor="accent1" w:themeTint="99"/>
        <w:insideH w:val="single" w:sz="2" w:space="0" w:color="95B3D7" w:themeColor="accent1" w:themeTint="99"/>
        <w:insideV w:val="single" w:sz="2" w:space="0" w:color="95B3D7" w:themeColor="accent1" w:themeTint="99"/>
      </w:tblBorders>
    </w:tblPr>
    <w:tblStylePr w:type="firstRow">
      <w:rPr>
        <w:b/>
        <w:bCs/>
      </w:rPr>
      <w:tblPr/>
      <w:tcPr>
        <w:tcBorders>
          <w:top w:val="nil"/>
          <w:bottom w:val="single" w:sz="12" w:space="0" w:color="95B3D7" w:themeColor="accent1" w:themeTint="99"/>
          <w:insideH w:val="nil"/>
          <w:insideV w:val="nil"/>
        </w:tcBorders>
        <w:shd w:val="clear" w:color="auto" w:fill="FFFFFF" w:themeFill="background1"/>
      </w:tcPr>
    </w:tblStylePr>
    <w:tblStylePr w:type="lastRow">
      <w:rPr>
        <w:b/>
        <w:bCs/>
      </w:rPr>
      <w:tblPr/>
      <w:tcPr>
        <w:tcBorders>
          <w:top w:val="double" w:sz="2" w:space="0" w:color="95B3D7"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GridTable2-Accent21">
    <w:name w:val="Grid Table 2 - Accent 21"/>
    <w:basedOn w:val="TableNormal"/>
    <w:uiPriority w:val="47"/>
    <w:rsid w:val="00C104D9"/>
    <w:rPr>
      <w:rFonts w:eastAsia="SimSun"/>
    </w:rPr>
    <w:tblPr>
      <w:tblStyleRowBandSize w:val="1"/>
      <w:tblStyleColBandSize w:val="1"/>
      <w:tblBorders>
        <w:top w:val="single" w:sz="2" w:space="0" w:color="D99594" w:themeColor="accent2" w:themeTint="99"/>
        <w:bottom w:val="single" w:sz="2" w:space="0" w:color="D99594" w:themeColor="accent2" w:themeTint="99"/>
        <w:insideH w:val="single" w:sz="2" w:space="0" w:color="D99594" w:themeColor="accent2" w:themeTint="99"/>
        <w:insideV w:val="single" w:sz="2" w:space="0" w:color="D99594" w:themeColor="accent2" w:themeTint="99"/>
      </w:tblBorders>
    </w:tblPr>
    <w:tblStylePr w:type="firstRow">
      <w:rPr>
        <w:b/>
        <w:bCs/>
      </w:rPr>
      <w:tblPr/>
      <w:tcPr>
        <w:tcBorders>
          <w:top w:val="nil"/>
          <w:bottom w:val="single" w:sz="12" w:space="0" w:color="D99594" w:themeColor="accent2" w:themeTint="99"/>
          <w:insideH w:val="nil"/>
          <w:insideV w:val="nil"/>
        </w:tcBorders>
        <w:shd w:val="clear" w:color="auto" w:fill="FFFFFF" w:themeFill="background1"/>
      </w:tcPr>
    </w:tblStylePr>
    <w:tblStylePr w:type="lastRow">
      <w:rPr>
        <w:b/>
        <w:bCs/>
      </w:rPr>
      <w:tblPr/>
      <w:tcPr>
        <w:tcBorders>
          <w:top w:val="double" w:sz="2" w:space="0" w:color="D99594"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customStyle="1" w:styleId="GridTable2-Accent31">
    <w:name w:val="Grid Table 2 - Accent 31"/>
    <w:basedOn w:val="TableNormal"/>
    <w:uiPriority w:val="47"/>
    <w:rsid w:val="00C104D9"/>
    <w:rPr>
      <w:rFonts w:eastAsia="SimSun"/>
    </w:rPr>
    <w:tblPr>
      <w:tblStyleRowBandSize w:val="1"/>
      <w:tblStyleColBandSize w:val="1"/>
      <w:tblBorders>
        <w:top w:val="single" w:sz="2" w:space="0" w:color="C2D69B" w:themeColor="accent3" w:themeTint="99"/>
        <w:bottom w:val="single" w:sz="2" w:space="0" w:color="C2D69B" w:themeColor="accent3" w:themeTint="99"/>
        <w:insideH w:val="single" w:sz="2" w:space="0" w:color="C2D69B" w:themeColor="accent3" w:themeTint="99"/>
        <w:insideV w:val="single" w:sz="2" w:space="0" w:color="C2D69B" w:themeColor="accent3" w:themeTint="99"/>
      </w:tblBorders>
    </w:tblPr>
    <w:tblStylePr w:type="firstRow">
      <w:rPr>
        <w:b/>
        <w:bCs/>
      </w:rPr>
      <w:tblPr/>
      <w:tcPr>
        <w:tcBorders>
          <w:top w:val="nil"/>
          <w:bottom w:val="single" w:sz="12" w:space="0" w:color="C2D69B" w:themeColor="accent3" w:themeTint="99"/>
          <w:insideH w:val="nil"/>
          <w:insideV w:val="nil"/>
        </w:tcBorders>
        <w:shd w:val="clear" w:color="auto" w:fill="FFFFFF" w:themeFill="background1"/>
      </w:tcPr>
    </w:tblStylePr>
    <w:tblStylePr w:type="lastRow">
      <w:rPr>
        <w:b/>
        <w:bCs/>
      </w:rPr>
      <w:tblPr/>
      <w:tcPr>
        <w:tcBorders>
          <w:top w:val="double" w:sz="2" w:space="0" w:color="C2D69B"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customStyle="1" w:styleId="GridTable2-Accent41">
    <w:name w:val="Grid Table 2 - Accent 41"/>
    <w:basedOn w:val="TableNormal"/>
    <w:uiPriority w:val="47"/>
    <w:rsid w:val="00C104D9"/>
    <w:rPr>
      <w:rFonts w:eastAsia="SimSun"/>
    </w:rPr>
    <w:tblPr>
      <w:tblStyleRowBandSize w:val="1"/>
      <w:tblStyleColBandSize w:val="1"/>
      <w:tblBorders>
        <w:top w:val="single" w:sz="2" w:space="0" w:color="B2A1C7" w:themeColor="accent4" w:themeTint="99"/>
        <w:bottom w:val="single" w:sz="2" w:space="0" w:color="B2A1C7" w:themeColor="accent4" w:themeTint="99"/>
        <w:insideH w:val="single" w:sz="2" w:space="0" w:color="B2A1C7" w:themeColor="accent4" w:themeTint="99"/>
        <w:insideV w:val="single" w:sz="2" w:space="0" w:color="B2A1C7" w:themeColor="accent4" w:themeTint="99"/>
      </w:tblBorders>
    </w:tblPr>
    <w:tblStylePr w:type="firstRow">
      <w:rPr>
        <w:b/>
        <w:bCs/>
      </w:rPr>
      <w:tblPr/>
      <w:tcPr>
        <w:tcBorders>
          <w:top w:val="nil"/>
          <w:bottom w:val="single" w:sz="12" w:space="0" w:color="B2A1C7" w:themeColor="accent4" w:themeTint="99"/>
          <w:insideH w:val="nil"/>
          <w:insideV w:val="nil"/>
        </w:tcBorders>
        <w:shd w:val="clear" w:color="auto" w:fill="FFFFFF" w:themeFill="background1"/>
      </w:tcPr>
    </w:tblStylePr>
    <w:tblStylePr w:type="lastRow">
      <w:rPr>
        <w:b/>
        <w:bCs/>
      </w:rPr>
      <w:tblPr/>
      <w:tcPr>
        <w:tcBorders>
          <w:top w:val="double" w:sz="2" w:space="0" w:color="B2A1C7"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customStyle="1" w:styleId="GridTable2-Accent51">
    <w:name w:val="Grid Table 2 - Accent 51"/>
    <w:basedOn w:val="TableNormal"/>
    <w:uiPriority w:val="47"/>
    <w:rsid w:val="00C104D9"/>
    <w:rPr>
      <w:rFonts w:eastAsia="SimSun"/>
    </w:rPr>
    <w:tblPr>
      <w:tblStyleRowBandSize w:val="1"/>
      <w:tblStyleColBandSize w:val="1"/>
      <w:tblBorders>
        <w:top w:val="single" w:sz="2" w:space="0" w:color="92CDDC" w:themeColor="accent5" w:themeTint="99"/>
        <w:bottom w:val="single" w:sz="2" w:space="0" w:color="92CDDC" w:themeColor="accent5" w:themeTint="99"/>
        <w:insideH w:val="single" w:sz="2" w:space="0" w:color="92CDDC" w:themeColor="accent5" w:themeTint="99"/>
        <w:insideV w:val="single" w:sz="2" w:space="0" w:color="92CDDC" w:themeColor="accent5" w:themeTint="99"/>
      </w:tblBorders>
    </w:tblPr>
    <w:tblStylePr w:type="firstRow">
      <w:rPr>
        <w:b/>
        <w:bCs/>
      </w:rPr>
      <w:tblPr/>
      <w:tcPr>
        <w:tcBorders>
          <w:top w:val="nil"/>
          <w:bottom w:val="single" w:sz="12" w:space="0" w:color="92CDDC" w:themeColor="accent5" w:themeTint="99"/>
          <w:insideH w:val="nil"/>
          <w:insideV w:val="nil"/>
        </w:tcBorders>
        <w:shd w:val="clear" w:color="auto" w:fill="FFFFFF" w:themeFill="background1"/>
      </w:tcPr>
    </w:tblStylePr>
    <w:tblStylePr w:type="lastRow">
      <w:rPr>
        <w:b/>
        <w:bCs/>
      </w:rPr>
      <w:tblPr/>
      <w:tcPr>
        <w:tcBorders>
          <w:top w:val="double" w:sz="2" w:space="0" w:color="92CDDC"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GridTable2-Accent61">
    <w:name w:val="Grid Table 2 - Accent 61"/>
    <w:basedOn w:val="TableNormal"/>
    <w:uiPriority w:val="47"/>
    <w:rsid w:val="00C104D9"/>
    <w:rPr>
      <w:rFonts w:eastAsia="SimSun"/>
    </w:rPr>
    <w:tblPr>
      <w:tblStyleRowBandSize w:val="1"/>
      <w:tblStyleColBandSize w:val="1"/>
      <w:tblBorders>
        <w:top w:val="single" w:sz="2" w:space="0" w:color="FABF8F" w:themeColor="accent6" w:themeTint="99"/>
        <w:bottom w:val="single" w:sz="2" w:space="0" w:color="FABF8F" w:themeColor="accent6" w:themeTint="99"/>
        <w:insideH w:val="single" w:sz="2" w:space="0" w:color="FABF8F" w:themeColor="accent6" w:themeTint="99"/>
        <w:insideV w:val="single" w:sz="2" w:space="0" w:color="FABF8F" w:themeColor="accent6" w:themeTint="99"/>
      </w:tblBorders>
    </w:tblPr>
    <w:tblStylePr w:type="firstRow">
      <w:rPr>
        <w:b/>
        <w:bCs/>
      </w:rPr>
      <w:tblPr/>
      <w:tcPr>
        <w:tcBorders>
          <w:top w:val="nil"/>
          <w:bottom w:val="single" w:sz="12" w:space="0" w:color="FABF8F" w:themeColor="accent6" w:themeTint="99"/>
          <w:insideH w:val="nil"/>
          <w:insideV w:val="nil"/>
        </w:tcBorders>
        <w:shd w:val="clear" w:color="auto" w:fill="FFFFFF" w:themeFill="background1"/>
      </w:tcPr>
    </w:tblStylePr>
    <w:tblStylePr w:type="lastRow">
      <w:rPr>
        <w:b/>
        <w:bCs/>
      </w:rPr>
      <w:tblPr/>
      <w:tcPr>
        <w:tcBorders>
          <w:top w:val="double" w:sz="2" w:space="0" w:color="FABF8F"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customStyle="1" w:styleId="GridTable31">
    <w:name w:val="Grid Table 31"/>
    <w:basedOn w:val="TableNormal"/>
    <w:uiPriority w:val="48"/>
    <w:rsid w:val="00C104D9"/>
    <w:rPr>
      <w:rFonts w:eastAsia="SimSun"/>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customStyle="1" w:styleId="GridTable3-Accent11">
    <w:name w:val="Grid Table 3 - Accent 11"/>
    <w:basedOn w:val="TableNormal"/>
    <w:uiPriority w:val="48"/>
    <w:rsid w:val="00C104D9"/>
    <w:rPr>
      <w:rFonts w:eastAsia="SimSun"/>
    </w:r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BE5F1" w:themeFill="accent1" w:themeFillTint="33"/>
      </w:tcPr>
    </w:tblStylePr>
    <w:tblStylePr w:type="band1Horz">
      <w:tblPr/>
      <w:tcPr>
        <w:shd w:val="clear" w:color="auto" w:fill="DBE5F1" w:themeFill="accent1" w:themeFillTint="33"/>
      </w:tcPr>
    </w:tblStylePr>
    <w:tblStylePr w:type="neCell">
      <w:tblPr/>
      <w:tcPr>
        <w:tcBorders>
          <w:bottom w:val="single" w:sz="4" w:space="0" w:color="95B3D7" w:themeColor="accent1" w:themeTint="99"/>
        </w:tcBorders>
      </w:tcPr>
    </w:tblStylePr>
    <w:tblStylePr w:type="nwCell">
      <w:tblPr/>
      <w:tcPr>
        <w:tcBorders>
          <w:bottom w:val="single" w:sz="4" w:space="0" w:color="95B3D7" w:themeColor="accent1" w:themeTint="99"/>
        </w:tcBorders>
      </w:tcPr>
    </w:tblStylePr>
    <w:tblStylePr w:type="seCell">
      <w:tblPr/>
      <w:tcPr>
        <w:tcBorders>
          <w:top w:val="single" w:sz="4" w:space="0" w:color="95B3D7" w:themeColor="accent1" w:themeTint="99"/>
        </w:tcBorders>
      </w:tcPr>
    </w:tblStylePr>
    <w:tblStylePr w:type="swCell">
      <w:tblPr/>
      <w:tcPr>
        <w:tcBorders>
          <w:top w:val="single" w:sz="4" w:space="0" w:color="95B3D7" w:themeColor="accent1" w:themeTint="99"/>
        </w:tcBorders>
      </w:tcPr>
    </w:tblStylePr>
  </w:style>
  <w:style w:type="table" w:customStyle="1" w:styleId="GridTable3-Accent21">
    <w:name w:val="Grid Table 3 - Accent 21"/>
    <w:basedOn w:val="TableNormal"/>
    <w:uiPriority w:val="48"/>
    <w:rsid w:val="00C104D9"/>
    <w:rPr>
      <w:rFonts w:eastAsia="SimSun"/>
    </w:rPr>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2DBDB" w:themeFill="accent2" w:themeFillTint="33"/>
      </w:tcPr>
    </w:tblStylePr>
    <w:tblStylePr w:type="band1Horz">
      <w:tblPr/>
      <w:tcPr>
        <w:shd w:val="clear" w:color="auto" w:fill="F2DBDB" w:themeFill="accent2" w:themeFillTint="33"/>
      </w:tcPr>
    </w:tblStylePr>
    <w:tblStylePr w:type="neCell">
      <w:tblPr/>
      <w:tcPr>
        <w:tcBorders>
          <w:bottom w:val="single" w:sz="4" w:space="0" w:color="D99594" w:themeColor="accent2" w:themeTint="99"/>
        </w:tcBorders>
      </w:tcPr>
    </w:tblStylePr>
    <w:tblStylePr w:type="nwCell">
      <w:tblPr/>
      <w:tcPr>
        <w:tcBorders>
          <w:bottom w:val="single" w:sz="4" w:space="0" w:color="D99594" w:themeColor="accent2" w:themeTint="99"/>
        </w:tcBorders>
      </w:tcPr>
    </w:tblStylePr>
    <w:tblStylePr w:type="seCell">
      <w:tblPr/>
      <w:tcPr>
        <w:tcBorders>
          <w:top w:val="single" w:sz="4" w:space="0" w:color="D99594" w:themeColor="accent2" w:themeTint="99"/>
        </w:tcBorders>
      </w:tcPr>
    </w:tblStylePr>
    <w:tblStylePr w:type="swCell">
      <w:tblPr/>
      <w:tcPr>
        <w:tcBorders>
          <w:top w:val="single" w:sz="4" w:space="0" w:color="D99594" w:themeColor="accent2" w:themeTint="99"/>
        </w:tcBorders>
      </w:tcPr>
    </w:tblStylePr>
  </w:style>
  <w:style w:type="table" w:customStyle="1" w:styleId="GridTable3-Accent31">
    <w:name w:val="Grid Table 3 - Accent 31"/>
    <w:basedOn w:val="TableNormal"/>
    <w:uiPriority w:val="48"/>
    <w:rsid w:val="00C104D9"/>
    <w:rPr>
      <w:rFonts w:eastAsia="SimSun"/>
    </w:r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AF1DD" w:themeFill="accent3" w:themeFillTint="33"/>
      </w:tcPr>
    </w:tblStylePr>
    <w:tblStylePr w:type="band1Horz">
      <w:tblPr/>
      <w:tcPr>
        <w:shd w:val="clear" w:color="auto" w:fill="EAF1DD" w:themeFill="accent3" w:themeFillTint="33"/>
      </w:tcPr>
    </w:tblStylePr>
    <w:tblStylePr w:type="neCell">
      <w:tblPr/>
      <w:tcPr>
        <w:tcBorders>
          <w:bottom w:val="single" w:sz="4" w:space="0" w:color="C2D69B" w:themeColor="accent3" w:themeTint="99"/>
        </w:tcBorders>
      </w:tcPr>
    </w:tblStylePr>
    <w:tblStylePr w:type="nwCell">
      <w:tblPr/>
      <w:tcPr>
        <w:tcBorders>
          <w:bottom w:val="single" w:sz="4" w:space="0" w:color="C2D69B" w:themeColor="accent3" w:themeTint="99"/>
        </w:tcBorders>
      </w:tcPr>
    </w:tblStylePr>
    <w:tblStylePr w:type="seCell">
      <w:tblPr/>
      <w:tcPr>
        <w:tcBorders>
          <w:top w:val="single" w:sz="4" w:space="0" w:color="C2D69B" w:themeColor="accent3" w:themeTint="99"/>
        </w:tcBorders>
      </w:tcPr>
    </w:tblStylePr>
    <w:tblStylePr w:type="swCell">
      <w:tblPr/>
      <w:tcPr>
        <w:tcBorders>
          <w:top w:val="single" w:sz="4" w:space="0" w:color="C2D69B" w:themeColor="accent3" w:themeTint="99"/>
        </w:tcBorders>
      </w:tcPr>
    </w:tblStylePr>
  </w:style>
  <w:style w:type="table" w:customStyle="1" w:styleId="GridTable3-Accent41">
    <w:name w:val="Grid Table 3 - Accent 41"/>
    <w:basedOn w:val="TableNormal"/>
    <w:uiPriority w:val="48"/>
    <w:rsid w:val="00C104D9"/>
    <w:rPr>
      <w:rFonts w:eastAsia="SimSun"/>
    </w:r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5DFEC" w:themeFill="accent4" w:themeFillTint="33"/>
      </w:tcPr>
    </w:tblStylePr>
    <w:tblStylePr w:type="band1Horz">
      <w:tblPr/>
      <w:tcPr>
        <w:shd w:val="clear" w:color="auto" w:fill="E5DFEC" w:themeFill="accent4" w:themeFillTint="33"/>
      </w:tcPr>
    </w:tblStylePr>
    <w:tblStylePr w:type="neCell">
      <w:tblPr/>
      <w:tcPr>
        <w:tcBorders>
          <w:bottom w:val="single" w:sz="4" w:space="0" w:color="B2A1C7" w:themeColor="accent4" w:themeTint="99"/>
        </w:tcBorders>
      </w:tcPr>
    </w:tblStylePr>
    <w:tblStylePr w:type="nwCell">
      <w:tblPr/>
      <w:tcPr>
        <w:tcBorders>
          <w:bottom w:val="single" w:sz="4" w:space="0" w:color="B2A1C7" w:themeColor="accent4" w:themeTint="99"/>
        </w:tcBorders>
      </w:tcPr>
    </w:tblStylePr>
    <w:tblStylePr w:type="seCell">
      <w:tblPr/>
      <w:tcPr>
        <w:tcBorders>
          <w:top w:val="single" w:sz="4" w:space="0" w:color="B2A1C7" w:themeColor="accent4" w:themeTint="99"/>
        </w:tcBorders>
      </w:tcPr>
    </w:tblStylePr>
    <w:tblStylePr w:type="swCell">
      <w:tblPr/>
      <w:tcPr>
        <w:tcBorders>
          <w:top w:val="single" w:sz="4" w:space="0" w:color="B2A1C7" w:themeColor="accent4" w:themeTint="99"/>
        </w:tcBorders>
      </w:tcPr>
    </w:tblStylePr>
  </w:style>
  <w:style w:type="table" w:customStyle="1" w:styleId="GridTable3-Accent51">
    <w:name w:val="Grid Table 3 - Accent 51"/>
    <w:basedOn w:val="TableNormal"/>
    <w:uiPriority w:val="48"/>
    <w:rsid w:val="00C104D9"/>
    <w:rPr>
      <w:rFonts w:eastAsia="SimSun"/>
    </w:r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AEEF3" w:themeFill="accent5" w:themeFillTint="33"/>
      </w:tcPr>
    </w:tblStylePr>
    <w:tblStylePr w:type="band1Horz">
      <w:tblPr/>
      <w:tcPr>
        <w:shd w:val="clear" w:color="auto" w:fill="DAEEF3" w:themeFill="accent5" w:themeFillTint="33"/>
      </w:tcPr>
    </w:tblStylePr>
    <w:tblStylePr w:type="neCell">
      <w:tblPr/>
      <w:tcPr>
        <w:tcBorders>
          <w:bottom w:val="single" w:sz="4" w:space="0" w:color="92CDDC" w:themeColor="accent5" w:themeTint="99"/>
        </w:tcBorders>
      </w:tcPr>
    </w:tblStylePr>
    <w:tblStylePr w:type="nwCell">
      <w:tblPr/>
      <w:tcPr>
        <w:tcBorders>
          <w:bottom w:val="single" w:sz="4" w:space="0" w:color="92CDDC" w:themeColor="accent5" w:themeTint="99"/>
        </w:tcBorders>
      </w:tcPr>
    </w:tblStylePr>
    <w:tblStylePr w:type="seCell">
      <w:tblPr/>
      <w:tcPr>
        <w:tcBorders>
          <w:top w:val="single" w:sz="4" w:space="0" w:color="92CDDC" w:themeColor="accent5" w:themeTint="99"/>
        </w:tcBorders>
      </w:tcPr>
    </w:tblStylePr>
    <w:tblStylePr w:type="swCell">
      <w:tblPr/>
      <w:tcPr>
        <w:tcBorders>
          <w:top w:val="single" w:sz="4" w:space="0" w:color="92CDDC" w:themeColor="accent5" w:themeTint="99"/>
        </w:tcBorders>
      </w:tcPr>
    </w:tblStylePr>
  </w:style>
  <w:style w:type="table" w:customStyle="1" w:styleId="GridTable3-Accent61">
    <w:name w:val="Grid Table 3 - Accent 61"/>
    <w:basedOn w:val="TableNormal"/>
    <w:uiPriority w:val="48"/>
    <w:rsid w:val="00C104D9"/>
    <w:rPr>
      <w:rFonts w:eastAsia="SimSun"/>
    </w:r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DE9D9" w:themeFill="accent6" w:themeFillTint="33"/>
      </w:tcPr>
    </w:tblStylePr>
    <w:tblStylePr w:type="band1Horz">
      <w:tblPr/>
      <w:tcPr>
        <w:shd w:val="clear" w:color="auto" w:fill="FDE9D9" w:themeFill="accent6" w:themeFillTint="33"/>
      </w:tcPr>
    </w:tblStylePr>
    <w:tblStylePr w:type="neCell">
      <w:tblPr/>
      <w:tcPr>
        <w:tcBorders>
          <w:bottom w:val="single" w:sz="4" w:space="0" w:color="FABF8F" w:themeColor="accent6" w:themeTint="99"/>
        </w:tcBorders>
      </w:tcPr>
    </w:tblStylePr>
    <w:tblStylePr w:type="nwCell">
      <w:tblPr/>
      <w:tcPr>
        <w:tcBorders>
          <w:bottom w:val="single" w:sz="4" w:space="0" w:color="FABF8F" w:themeColor="accent6" w:themeTint="99"/>
        </w:tcBorders>
      </w:tcPr>
    </w:tblStylePr>
    <w:tblStylePr w:type="seCell">
      <w:tblPr/>
      <w:tcPr>
        <w:tcBorders>
          <w:top w:val="single" w:sz="4" w:space="0" w:color="FABF8F" w:themeColor="accent6" w:themeTint="99"/>
        </w:tcBorders>
      </w:tcPr>
    </w:tblStylePr>
    <w:tblStylePr w:type="swCell">
      <w:tblPr/>
      <w:tcPr>
        <w:tcBorders>
          <w:top w:val="single" w:sz="4" w:space="0" w:color="FABF8F" w:themeColor="accent6" w:themeTint="99"/>
        </w:tcBorders>
      </w:tcPr>
    </w:tblStylePr>
  </w:style>
  <w:style w:type="table" w:customStyle="1" w:styleId="GridTable41">
    <w:name w:val="Grid Table 41"/>
    <w:basedOn w:val="TableNormal"/>
    <w:uiPriority w:val="49"/>
    <w:rsid w:val="00C104D9"/>
    <w:rPr>
      <w:rFonts w:eastAsia="SimSun"/>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GridTable4-Accent11">
    <w:name w:val="Grid Table 4 - Accent 11"/>
    <w:basedOn w:val="TableNormal"/>
    <w:uiPriority w:val="49"/>
    <w:rsid w:val="00C104D9"/>
    <w:rPr>
      <w:rFonts w:eastAsia="SimSun"/>
    </w:r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GridTable4-Accent21">
    <w:name w:val="Grid Table 4 - Accent 21"/>
    <w:basedOn w:val="TableNormal"/>
    <w:uiPriority w:val="49"/>
    <w:rsid w:val="00C104D9"/>
    <w:rPr>
      <w:rFonts w:eastAsia="SimSun"/>
    </w:rPr>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blStylePr w:type="firstRow">
      <w:rPr>
        <w:b/>
        <w:bCs/>
        <w:color w:val="FFFFFF" w:themeColor="background1"/>
      </w:rPr>
      <w:tblPr/>
      <w:tcPr>
        <w:tcBorders>
          <w:top w:val="single" w:sz="4" w:space="0" w:color="C0504D" w:themeColor="accent2"/>
          <w:left w:val="single" w:sz="4" w:space="0" w:color="C0504D" w:themeColor="accent2"/>
          <w:bottom w:val="single" w:sz="4" w:space="0" w:color="C0504D" w:themeColor="accent2"/>
          <w:right w:val="single" w:sz="4" w:space="0" w:color="C0504D" w:themeColor="accent2"/>
          <w:insideH w:val="nil"/>
          <w:insideV w:val="nil"/>
        </w:tcBorders>
        <w:shd w:val="clear" w:color="auto" w:fill="C0504D" w:themeFill="accent2"/>
      </w:tcPr>
    </w:tblStylePr>
    <w:tblStylePr w:type="lastRow">
      <w:rPr>
        <w:b/>
        <w:bCs/>
      </w:rPr>
      <w:tblPr/>
      <w:tcPr>
        <w:tcBorders>
          <w:top w:val="double" w:sz="4" w:space="0" w:color="C0504D" w:themeColor="accent2"/>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customStyle="1" w:styleId="GridTable4-Accent31">
    <w:name w:val="Grid Table 4 - Accent 31"/>
    <w:basedOn w:val="TableNormal"/>
    <w:uiPriority w:val="49"/>
    <w:rsid w:val="00C104D9"/>
    <w:rPr>
      <w:rFonts w:eastAsia="SimSun"/>
    </w:r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color w:val="FFFFFF" w:themeColor="background1"/>
      </w:rPr>
      <w:tblPr/>
      <w:tcPr>
        <w:tcBorders>
          <w:top w:val="single" w:sz="4" w:space="0" w:color="9BBB59" w:themeColor="accent3"/>
          <w:left w:val="single" w:sz="4" w:space="0" w:color="9BBB59" w:themeColor="accent3"/>
          <w:bottom w:val="single" w:sz="4" w:space="0" w:color="9BBB59" w:themeColor="accent3"/>
          <w:right w:val="single" w:sz="4" w:space="0" w:color="9BBB59" w:themeColor="accent3"/>
          <w:insideH w:val="nil"/>
          <w:insideV w:val="nil"/>
        </w:tcBorders>
        <w:shd w:val="clear" w:color="auto" w:fill="9BBB59" w:themeFill="accent3"/>
      </w:tcPr>
    </w:tblStylePr>
    <w:tblStylePr w:type="lastRow">
      <w:rPr>
        <w:b/>
        <w:bCs/>
      </w:rPr>
      <w:tblPr/>
      <w:tcPr>
        <w:tcBorders>
          <w:top w:val="double" w:sz="4" w:space="0" w:color="9BBB59" w:themeColor="accent3"/>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customStyle="1" w:styleId="GridTable4-Accent41">
    <w:name w:val="Grid Table 4 - Accent 41"/>
    <w:basedOn w:val="TableNormal"/>
    <w:uiPriority w:val="49"/>
    <w:rsid w:val="00C104D9"/>
    <w:rPr>
      <w:rFonts w:eastAsia="SimSun"/>
    </w:r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color w:val="FFFFFF" w:themeColor="background1"/>
      </w:rPr>
      <w:tblPr/>
      <w:tcPr>
        <w:tcBorders>
          <w:top w:val="single" w:sz="4" w:space="0" w:color="8064A2" w:themeColor="accent4"/>
          <w:left w:val="single" w:sz="4" w:space="0" w:color="8064A2" w:themeColor="accent4"/>
          <w:bottom w:val="single" w:sz="4" w:space="0" w:color="8064A2" w:themeColor="accent4"/>
          <w:right w:val="single" w:sz="4" w:space="0" w:color="8064A2" w:themeColor="accent4"/>
          <w:insideH w:val="nil"/>
          <w:insideV w:val="nil"/>
        </w:tcBorders>
        <w:shd w:val="clear" w:color="auto" w:fill="8064A2" w:themeFill="accent4"/>
      </w:tcPr>
    </w:tblStylePr>
    <w:tblStylePr w:type="lastRow">
      <w:rPr>
        <w:b/>
        <w:bCs/>
      </w:rPr>
      <w:tblPr/>
      <w:tcPr>
        <w:tcBorders>
          <w:top w:val="double" w:sz="4" w:space="0" w:color="8064A2" w:themeColor="accent4"/>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customStyle="1" w:styleId="GridTable4-Accent51">
    <w:name w:val="Grid Table 4 - Accent 51"/>
    <w:basedOn w:val="TableNormal"/>
    <w:uiPriority w:val="49"/>
    <w:rsid w:val="00C104D9"/>
    <w:rPr>
      <w:rFonts w:eastAsia="SimSun"/>
    </w:r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color w:val="FFFFFF" w:themeColor="background1"/>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insideH w:val="nil"/>
          <w:insideV w:val="nil"/>
        </w:tcBorders>
        <w:shd w:val="clear" w:color="auto" w:fill="4BACC6" w:themeFill="accent5"/>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GridTable4-Accent61">
    <w:name w:val="Grid Table 4 - Accent 61"/>
    <w:basedOn w:val="TableNormal"/>
    <w:uiPriority w:val="49"/>
    <w:rsid w:val="00C104D9"/>
    <w:rPr>
      <w:rFonts w:eastAsia="SimSun"/>
    </w:r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color w:val="FFFFFF" w:themeColor="background1"/>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insideH w:val="nil"/>
          <w:insideV w:val="nil"/>
        </w:tcBorders>
        <w:shd w:val="clear" w:color="auto" w:fill="F79646" w:themeFill="accent6"/>
      </w:tcPr>
    </w:tblStylePr>
    <w:tblStylePr w:type="lastRow">
      <w:rPr>
        <w:b/>
        <w:bCs/>
      </w:rPr>
      <w:tblPr/>
      <w:tcPr>
        <w:tcBorders>
          <w:top w:val="double" w:sz="4" w:space="0" w:color="F79646" w:themeColor="accent6"/>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customStyle="1" w:styleId="GridTable5Dark1">
    <w:name w:val="Grid Table 5 Dark1"/>
    <w:basedOn w:val="TableNormal"/>
    <w:uiPriority w:val="50"/>
    <w:rsid w:val="00C104D9"/>
    <w:rPr>
      <w:rFonts w:eastAsia="SimSun"/>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customStyle="1" w:styleId="GridTable5Dark-Accent11">
    <w:name w:val="Grid Table 5 Dark - Accent 11"/>
    <w:basedOn w:val="TableNormal"/>
    <w:uiPriority w:val="50"/>
    <w:rsid w:val="00C104D9"/>
    <w:rPr>
      <w:rFonts w:eastAsia="SimSun"/>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BE5F1"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F81BD"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F81BD"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F81BD"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F81BD" w:themeFill="accent1"/>
      </w:tcPr>
    </w:tblStylePr>
    <w:tblStylePr w:type="band1Vert">
      <w:tblPr/>
      <w:tcPr>
        <w:shd w:val="clear" w:color="auto" w:fill="B8CCE4" w:themeFill="accent1" w:themeFillTint="66"/>
      </w:tcPr>
    </w:tblStylePr>
    <w:tblStylePr w:type="band1Horz">
      <w:tblPr/>
      <w:tcPr>
        <w:shd w:val="clear" w:color="auto" w:fill="B8CCE4" w:themeFill="accent1" w:themeFillTint="66"/>
      </w:tcPr>
    </w:tblStylePr>
  </w:style>
  <w:style w:type="table" w:customStyle="1" w:styleId="GridTable5Dark-Accent21">
    <w:name w:val="Grid Table 5 Dark - Accent 21"/>
    <w:basedOn w:val="TableNormal"/>
    <w:uiPriority w:val="50"/>
    <w:rsid w:val="00C104D9"/>
    <w:rPr>
      <w:rFonts w:eastAsia="SimSun"/>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2DBDB"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C0504D"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C0504D"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C0504D"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C0504D" w:themeFill="accent2"/>
      </w:tcPr>
    </w:tblStylePr>
    <w:tblStylePr w:type="band1Vert">
      <w:tblPr/>
      <w:tcPr>
        <w:shd w:val="clear" w:color="auto" w:fill="E5B8B7" w:themeFill="accent2" w:themeFillTint="66"/>
      </w:tcPr>
    </w:tblStylePr>
    <w:tblStylePr w:type="band1Horz">
      <w:tblPr/>
      <w:tcPr>
        <w:shd w:val="clear" w:color="auto" w:fill="E5B8B7" w:themeFill="accent2" w:themeFillTint="66"/>
      </w:tcPr>
    </w:tblStylePr>
  </w:style>
  <w:style w:type="table" w:customStyle="1" w:styleId="GridTable5Dark-Accent31">
    <w:name w:val="Grid Table 5 Dark - Accent 31"/>
    <w:basedOn w:val="TableNormal"/>
    <w:uiPriority w:val="50"/>
    <w:rsid w:val="00C104D9"/>
    <w:rPr>
      <w:rFonts w:eastAsia="SimSun"/>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AF1D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9BBB59"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9BBB59"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9BBB59"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9BBB59" w:themeFill="accent3"/>
      </w:tcPr>
    </w:tblStylePr>
    <w:tblStylePr w:type="band1Vert">
      <w:tblPr/>
      <w:tcPr>
        <w:shd w:val="clear" w:color="auto" w:fill="D6E3BC" w:themeFill="accent3" w:themeFillTint="66"/>
      </w:tcPr>
    </w:tblStylePr>
    <w:tblStylePr w:type="band1Horz">
      <w:tblPr/>
      <w:tcPr>
        <w:shd w:val="clear" w:color="auto" w:fill="D6E3BC" w:themeFill="accent3" w:themeFillTint="66"/>
      </w:tcPr>
    </w:tblStylePr>
  </w:style>
  <w:style w:type="table" w:customStyle="1" w:styleId="GridTable5Dark-Accent41">
    <w:name w:val="Grid Table 5 Dark - Accent 41"/>
    <w:basedOn w:val="TableNormal"/>
    <w:uiPriority w:val="50"/>
    <w:rsid w:val="00C104D9"/>
    <w:rPr>
      <w:rFonts w:eastAsia="SimSun"/>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5DFEC"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8064A2"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8064A2"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8064A2"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8064A2" w:themeFill="accent4"/>
      </w:tcPr>
    </w:tblStylePr>
    <w:tblStylePr w:type="band1Vert">
      <w:tblPr/>
      <w:tcPr>
        <w:shd w:val="clear" w:color="auto" w:fill="CCC0D9" w:themeFill="accent4" w:themeFillTint="66"/>
      </w:tcPr>
    </w:tblStylePr>
    <w:tblStylePr w:type="band1Horz">
      <w:tblPr/>
      <w:tcPr>
        <w:shd w:val="clear" w:color="auto" w:fill="CCC0D9" w:themeFill="accent4" w:themeFillTint="66"/>
      </w:tcPr>
    </w:tblStylePr>
  </w:style>
  <w:style w:type="table" w:customStyle="1" w:styleId="GridTable5Dark-Accent51">
    <w:name w:val="Grid Table 5 Dark - Accent 51"/>
    <w:basedOn w:val="TableNormal"/>
    <w:uiPriority w:val="50"/>
    <w:rsid w:val="00C104D9"/>
    <w:rPr>
      <w:rFonts w:eastAsia="SimSun"/>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AEE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BACC6"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BACC6"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BACC6"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BACC6" w:themeFill="accent5"/>
      </w:tcPr>
    </w:tblStylePr>
    <w:tblStylePr w:type="band1Vert">
      <w:tblPr/>
      <w:tcPr>
        <w:shd w:val="clear" w:color="auto" w:fill="B6DDE8" w:themeFill="accent5" w:themeFillTint="66"/>
      </w:tcPr>
    </w:tblStylePr>
    <w:tblStylePr w:type="band1Horz">
      <w:tblPr/>
      <w:tcPr>
        <w:shd w:val="clear" w:color="auto" w:fill="B6DDE8" w:themeFill="accent5" w:themeFillTint="66"/>
      </w:tcPr>
    </w:tblStylePr>
  </w:style>
  <w:style w:type="table" w:customStyle="1" w:styleId="GridTable5Dark-Accent61">
    <w:name w:val="Grid Table 5 Dark - Accent 61"/>
    <w:basedOn w:val="TableNormal"/>
    <w:uiPriority w:val="50"/>
    <w:rsid w:val="00C104D9"/>
    <w:rPr>
      <w:rFonts w:eastAsia="SimSun"/>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DE9D9"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F79646"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F79646"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F79646"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F79646" w:themeFill="accent6"/>
      </w:tcPr>
    </w:tblStylePr>
    <w:tblStylePr w:type="band1Vert">
      <w:tblPr/>
      <w:tcPr>
        <w:shd w:val="clear" w:color="auto" w:fill="FBD4B4" w:themeFill="accent6" w:themeFillTint="66"/>
      </w:tcPr>
    </w:tblStylePr>
    <w:tblStylePr w:type="band1Horz">
      <w:tblPr/>
      <w:tcPr>
        <w:shd w:val="clear" w:color="auto" w:fill="FBD4B4" w:themeFill="accent6" w:themeFillTint="66"/>
      </w:tcPr>
    </w:tblStylePr>
  </w:style>
  <w:style w:type="table" w:customStyle="1" w:styleId="GridTable6Colorful1">
    <w:name w:val="Grid Table 6 Colorful1"/>
    <w:basedOn w:val="TableNormal"/>
    <w:uiPriority w:val="51"/>
    <w:rsid w:val="00C104D9"/>
    <w:rPr>
      <w:rFonts w:eastAsia="SimSun"/>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GridTable6Colorful-Accent11">
    <w:name w:val="Grid Table 6 Colorful - Accent 11"/>
    <w:basedOn w:val="TableNormal"/>
    <w:uiPriority w:val="51"/>
    <w:rsid w:val="00C104D9"/>
    <w:rPr>
      <w:rFonts w:eastAsia="SimSun"/>
      <w:color w:val="365F91" w:themeColor="accent1" w:themeShade="BF"/>
    </w:r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4" w:space="0" w:color="95B3D7" w:themeColor="accent1" w:themeTint="99"/>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GridTable6Colorful-Accent21">
    <w:name w:val="Grid Table 6 Colorful - Accent 21"/>
    <w:basedOn w:val="TableNormal"/>
    <w:uiPriority w:val="51"/>
    <w:rsid w:val="00C104D9"/>
    <w:rPr>
      <w:rFonts w:eastAsia="SimSun"/>
      <w:color w:val="943634" w:themeColor="accent2" w:themeShade="BF"/>
    </w:rPr>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blStylePr w:type="firstRow">
      <w:rPr>
        <w:b/>
        <w:bCs/>
      </w:rPr>
      <w:tblPr/>
      <w:tcPr>
        <w:tcBorders>
          <w:bottom w:val="single" w:sz="12" w:space="0" w:color="D99594" w:themeColor="accent2" w:themeTint="99"/>
        </w:tcBorders>
      </w:tcPr>
    </w:tblStylePr>
    <w:tblStylePr w:type="lastRow">
      <w:rPr>
        <w:b/>
        <w:bCs/>
      </w:rPr>
      <w:tblPr/>
      <w:tcPr>
        <w:tcBorders>
          <w:top w:val="double" w:sz="4" w:space="0" w:color="D99594" w:themeColor="accent2" w:themeTint="99"/>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customStyle="1" w:styleId="GridTable6Colorful-Accent31">
    <w:name w:val="Grid Table 6 Colorful - Accent 31"/>
    <w:basedOn w:val="TableNormal"/>
    <w:uiPriority w:val="51"/>
    <w:rsid w:val="00C104D9"/>
    <w:rPr>
      <w:rFonts w:eastAsia="SimSun"/>
      <w:color w:val="76923C" w:themeColor="accent3" w:themeShade="BF"/>
    </w:r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rPr>
      <w:tblPr/>
      <w:tcPr>
        <w:tcBorders>
          <w:bottom w:val="single" w:sz="12" w:space="0" w:color="C2D69B" w:themeColor="accent3" w:themeTint="99"/>
        </w:tcBorders>
      </w:tcPr>
    </w:tblStylePr>
    <w:tblStylePr w:type="lastRow">
      <w:rPr>
        <w:b/>
        <w:bCs/>
      </w:rPr>
      <w:tblPr/>
      <w:tcPr>
        <w:tcBorders>
          <w:top w:val="double" w:sz="4" w:space="0" w:color="C2D69B" w:themeColor="accent3" w:themeTint="99"/>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customStyle="1" w:styleId="GridTable6Colorful-Accent41">
    <w:name w:val="Grid Table 6 Colorful - Accent 41"/>
    <w:basedOn w:val="TableNormal"/>
    <w:uiPriority w:val="51"/>
    <w:rsid w:val="00C104D9"/>
    <w:rPr>
      <w:rFonts w:eastAsia="SimSun"/>
      <w:color w:val="5F497A" w:themeColor="accent4" w:themeShade="BF"/>
    </w:r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rPr>
      <w:tblPr/>
      <w:tcPr>
        <w:tcBorders>
          <w:bottom w:val="single" w:sz="12" w:space="0" w:color="B2A1C7" w:themeColor="accent4" w:themeTint="99"/>
        </w:tcBorders>
      </w:tcPr>
    </w:tblStylePr>
    <w:tblStylePr w:type="lastRow">
      <w:rPr>
        <w:b/>
        <w:bCs/>
      </w:rPr>
      <w:tblPr/>
      <w:tcPr>
        <w:tcBorders>
          <w:top w:val="double" w:sz="4" w:space="0" w:color="B2A1C7" w:themeColor="accent4" w:themeTint="99"/>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customStyle="1" w:styleId="GridTable6Colorful-Accent51">
    <w:name w:val="Grid Table 6 Colorful - Accent 51"/>
    <w:basedOn w:val="TableNormal"/>
    <w:uiPriority w:val="51"/>
    <w:rsid w:val="00C104D9"/>
    <w:rPr>
      <w:rFonts w:eastAsia="SimSun"/>
      <w:color w:val="31849B" w:themeColor="accent5" w:themeShade="BF"/>
    </w:r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rPr>
      <w:tblPr/>
      <w:tcPr>
        <w:tcBorders>
          <w:bottom w:val="single" w:sz="12" w:space="0" w:color="92CDDC" w:themeColor="accent5" w:themeTint="99"/>
        </w:tcBorders>
      </w:tcPr>
    </w:tblStylePr>
    <w:tblStylePr w:type="lastRow">
      <w:rPr>
        <w:b/>
        <w:bCs/>
      </w:rPr>
      <w:tblPr/>
      <w:tcPr>
        <w:tcBorders>
          <w:top w:val="double" w:sz="4" w:space="0" w:color="92CDDC" w:themeColor="accent5" w:themeTint="99"/>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GridTable6Colorful-Accent61">
    <w:name w:val="Grid Table 6 Colorful - Accent 61"/>
    <w:basedOn w:val="TableNormal"/>
    <w:uiPriority w:val="51"/>
    <w:rsid w:val="00C104D9"/>
    <w:rPr>
      <w:rFonts w:eastAsia="SimSun"/>
      <w:color w:val="E36C0A" w:themeColor="accent6" w:themeShade="BF"/>
    </w:r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rPr>
      <w:tblPr/>
      <w:tcPr>
        <w:tcBorders>
          <w:bottom w:val="single" w:sz="12" w:space="0" w:color="FABF8F" w:themeColor="accent6" w:themeTint="99"/>
        </w:tcBorders>
      </w:tcPr>
    </w:tblStylePr>
    <w:tblStylePr w:type="lastRow">
      <w:rPr>
        <w:b/>
        <w:bCs/>
      </w:rPr>
      <w:tblPr/>
      <w:tcPr>
        <w:tcBorders>
          <w:top w:val="double" w:sz="4" w:space="0" w:color="FABF8F" w:themeColor="accent6" w:themeTint="99"/>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customStyle="1" w:styleId="GridTable7Colorful1">
    <w:name w:val="Grid Table 7 Colorful1"/>
    <w:basedOn w:val="TableNormal"/>
    <w:uiPriority w:val="52"/>
    <w:rsid w:val="00C104D9"/>
    <w:rPr>
      <w:rFonts w:eastAsia="SimSun"/>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customStyle="1" w:styleId="GridTable7Colorful-Accent11">
    <w:name w:val="Grid Table 7 Colorful - Accent 11"/>
    <w:basedOn w:val="TableNormal"/>
    <w:uiPriority w:val="52"/>
    <w:rsid w:val="00C104D9"/>
    <w:rPr>
      <w:rFonts w:eastAsia="SimSun"/>
      <w:color w:val="365F91" w:themeColor="accent1" w:themeShade="BF"/>
    </w:r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BE5F1" w:themeFill="accent1" w:themeFillTint="33"/>
      </w:tcPr>
    </w:tblStylePr>
    <w:tblStylePr w:type="band1Horz">
      <w:tblPr/>
      <w:tcPr>
        <w:shd w:val="clear" w:color="auto" w:fill="DBE5F1" w:themeFill="accent1" w:themeFillTint="33"/>
      </w:tcPr>
    </w:tblStylePr>
    <w:tblStylePr w:type="neCell">
      <w:tblPr/>
      <w:tcPr>
        <w:tcBorders>
          <w:bottom w:val="single" w:sz="4" w:space="0" w:color="95B3D7" w:themeColor="accent1" w:themeTint="99"/>
        </w:tcBorders>
      </w:tcPr>
    </w:tblStylePr>
    <w:tblStylePr w:type="nwCell">
      <w:tblPr/>
      <w:tcPr>
        <w:tcBorders>
          <w:bottom w:val="single" w:sz="4" w:space="0" w:color="95B3D7" w:themeColor="accent1" w:themeTint="99"/>
        </w:tcBorders>
      </w:tcPr>
    </w:tblStylePr>
    <w:tblStylePr w:type="seCell">
      <w:tblPr/>
      <w:tcPr>
        <w:tcBorders>
          <w:top w:val="single" w:sz="4" w:space="0" w:color="95B3D7" w:themeColor="accent1" w:themeTint="99"/>
        </w:tcBorders>
      </w:tcPr>
    </w:tblStylePr>
    <w:tblStylePr w:type="swCell">
      <w:tblPr/>
      <w:tcPr>
        <w:tcBorders>
          <w:top w:val="single" w:sz="4" w:space="0" w:color="95B3D7" w:themeColor="accent1" w:themeTint="99"/>
        </w:tcBorders>
      </w:tcPr>
    </w:tblStylePr>
  </w:style>
  <w:style w:type="table" w:customStyle="1" w:styleId="GridTable7Colorful-Accent21">
    <w:name w:val="Grid Table 7 Colorful - Accent 21"/>
    <w:basedOn w:val="TableNormal"/>
    <w:uiPriority w:val="52"/>
    <w:rsid w:val="00C104D9"/>
    <w:rPr>
      <w:rFonts w:eastAsia="SimSun"/>
      <w:color w:val="943634" w:themeColor="accent2" w:themeShade="BF"/>
    </w:rPr>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2DBDB" w:themeFill="accent2" w:themeFillTint="33"/>
      </w:tcPr>
    </w:tblStylePr>
    <w:tblStylePr w:type="band1Horz">
      <w:tblPr/>
      <w:tcPr>
        <w:shd w:val="clear" w:color="auto" w:fill="F2DBDB" w:themeFill="accent2" w:themeFillTint="33"/>
      </w:tcPr>
    </w:tblStylePr>
    <w:tblStylePr w:type="neCell">
      <w:tblPr/>
      <w:tcPr>
        <w:tcBorders>
          <w:bottom w:val="single" w:sz="4" w:space="0" w:color="D99594" w:themeColor="accent2" w:themeTint="99"/>
        </w:tcBorders>
      </w:tcPr>
    </w:tblStylePr>
    <w:tblStylePr w:type="nwCell">
      <w:tblPr/>
      <w:tcPr>
        <w:tcBorders>
          <w:bottom w:val="single" w:sz="4" w:space="0" w:color="D99594" w:themeColor="accent2" w:themeTint="99"/>
        </w:tcBorders>
      </w:tcPr>
    </w:tblStylePr>
    <w:tblStylePr w:type="seCell">
      <w:tblPr/>
      <w:tcPr>
        <w:tcBorders>
          <w:top w:val="single" w:sz="4" w:space="0" w:color="D99594" w:themeColor="accent2" w:themeTint="99"/>
        </w:tcBorders>
      </w:tcPr>
    </w:tblStylePr>
    <w:tblStylePr w:type="swCell">
      <w:tblPr/>
      <w:tcPr>
        <w:tcBorders>
          <w:top w:val="single" w:sz="4" w:space="0" w:color="D99594" w:themeColor="accent2" w:themeTint="99"/>
        </w:tcBorders>
      </w:tcPr>
    </w:tblStylePr>
  </w:style>
  <w:style w:type="table" w:customStyle="1" w:styleId="GridTable7Colorful-Accent31">
    <w:name w:val="Grid Table 7 Colorful - Accent 31"/>
    <w:basedOn w:val="TableNormal"/>
    <w:uiPriority w:val="52"/>
    <w:rsid w:val="00C104D9"/>
    <w:rPr>
      <w:rFonts w:eastAsia="SimSun"/>
      <w:color w:val="76923C" w:themeColor="accent3" w:themeShade="BF"/>
    </w:r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AF1DD" w:themeFill="accent3" w:themeFillTint="33"/>
      </w:tcPr>
    </w:tblStylePr>
    <w:tblStylePr w:type="band1Horz">
      <w:tblPr/>
      <w:tcPr>
        <w:shd w:val="clear" w:color="auto" w:fill="EAF1DD" w:themeFill="accent3" w:themeFillTint="33"/>
      </w:tcPr>
    </w:tblStylePr>
    <w:tblStylePr w:type="neCell">
      <w:tblPr/>
      <w:tcPr>
        <w:tcBorders>
          <w:bottom w:val="single" w:sz="4" w:space="0" w:color="C2D69B" w:themeColor="accent3" w:themeTint="99"/>
        </w:tcBorders>
      </w:tcPr>
    </w:tblStylePr>
    <w:tblStylePr w:type="nwCell">
      <w:tblPr/>
      <w:tcPr>
        <w:tcBorders>
          <w:bottom w:val="single" w:sz="4" w:space="0" w:color="C2D69B" w:themeColor="accent3" w:themeTint="99"/>
        </w:tcBorders>
      </w:tcPr>
    </w:tblStylePr>
    <w:tblStylePr w:type="seCell">
      <w:tblPr/>
      <w:tcPr>
        <w:tcBorders>
          <w:top w:val="single" w:sz="4" w:space="0" w:color="C2D69B" w:themeColor="accent3" w:themeTint="99"/>
        </w:tcBorders>
      </w:tcPr>
    </w:tblStylePr>
    <w:tblStylePr w:type="swCell">
      <w:tblPr/>
      <w:tcPr>
        <w:tcBorders>
          <w:top w:val="single" w:sz="4" w:space="0" w:color="C2D69B" w:themeColor="accent3" w:themeTint="99"/>
        </w:tcBorders>
      </w:tcPr>
    </w:tblStylePr>
  </w:style>
  <w:style w:type="table" w:customStyle="1" w:styleId="GridTable7Colorful-Accent41">
    <w:name w:val="Grid Table 7 Colorful - Accent 41"/>
    <w:basedOn w:val="TableNormal"/>
    <w:uiPriority w:val="52"/>
    <w:rsid w:val="00C104D9"/>
    <w:rPr>
      <w:rFonts w:eastAsia="SimSun"/>
      <w:color w:val="5F497A" w:themeColor="accent4" w:themeShade="BF"/>
    </w:r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5DFEC" w:themeFill="accent4" w:themeFillTint="33"/>
      </w:tcPr>
    </w:tblStylePr>
    <w:tblStylePr w:type="band1Horz">
      <w:tblPr/>
      <w:tcPr>
        <w:shd w:val="clear" w:color="auto" w:fill="E5DFEC" w:themeFill="accent4" w:themeFillTint="33"/>
      </w:tcPr>
    </w:tblStylePr>
    <w:tblStylePr w:type="neCell">
      <w:tblPr/>
      <w:tcPr>
        <w:tcBorders>
          <w:bottom w:val="single" w:sz="4" w:space="0" w:color="B2A1C7" w:themeColor="accent4" w:themeTint="99"/>
        </w:tcBorders>
      </w:tcPr>
    </w:tblStylePr>
    <w:tblStylePr w:type="nwCell">
      <w:tblPr/>
      <w:tcPr>
        <w:tcBorders>
          <w:bottom w:val="single" w:sz="4" w:space="0" w:color="B2A1C7" w:themeColor="accent4" w:themeTint="99"/>
        </w:tcBorders>
      </w:tcPr>
    </w:tblStylePr>
    <w:tblStylePr w:type="seCell">
      <w:tblPr/>
      <w:tcPr>
        <w:tcBorders>
          <w:top w:val="single" w:sz="4" w:space="0" w:color="B2A1C7" w:themeColor="accent4" w:themeTint="99"/>
        </w:tcBorders>
      </w:tcPr>
    </w:tblStylePr>
    <w:tblStylePr w:type="swCell">
      <w:tblPr/>
      <w:tcPr>
        <w:tcBorders>
          <w:top w:val="single" w:sz="4" w:space="0" w:color="B2A1C7" w:themeColor="accent4" w:themeTint="99"/>
        </w:tcBorders>
      </w:tcPr>
    </w:tblStylePr>
  </w:style>
  <w:style w:type="table" w:customStyle="1" w:styleId="GridTable7Colorful-Accent51">
    <w:name w:val="Grid Table 7 Colorful - Accent 51"/>
    <w:basedOn w:val="TableNormal"/>
    <w:uiPriority w:val="52"/>
    <w:rsid w:val="00C104D9"/>
    <w:rPr>
      <w:rFonts w:eastAsia="SimSun"/>
      <w:color w:val="31849B" w:themeColor="accent5" w:themeShade="BF"/>
    </w:r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AEEF3" w:themeFill="accent5" w:themeFillTint="33"/>
      </w:tcPr>
    </w:tblStylePr>
    <w:tblStylePr w:type="band1Horz">
      <w:tblPr/>
      <w:tcPr>
        <w:shd w:val="clear" w:color="auto" w:fill="DAEEF3" w:themeFill="accent5" w:themeFillTint="33"/>
      </w:tcPr>
    </w:tblStylePr>
    <w:tblStylePr w:type="neCell">
      <w:tblPr/>
      <w:tcPr>
        <w:tcBorders>
          <w:bottom w:val="single" w:sz="4" w:space="0" w:color="92CDDC" w:themeColor="accent5" w:themeTint="99"/>
        </w:tcBorders>
      </w:tcPr>
    </w:tblStylePr>
    <w:tblStylePr w:type="nwCell">
      <w:tblPr/>
      <w:tcPr>
        <w:tcBorders>
          <w:bottom w:val="single" w:sz="4" w:space="0" w:color="92CDDC" w:themeColor="accent5" w:themeTint="99"/>
        </w:tcBorders>
      </w:tcPr>
    </w:tblStylePr>
    <w:tblStylePr w:type="seCell">
      <w:tblPr/>
      <w:tcPr>
        <w:tcBorders>
          <w:top w:val="single" w:sz="4" w:space="0" w:color="92CDDC" w:themeColor="accent5" w:themeTint="99"/>
        </w:tcBorders>
      </w:tcPr>
    </w:tblStylePr>
    <w:tblStylePr w:type="swCell">
      <w:tblPr/>
      <w:tcPr>
        <w:tcBorders>
          <w:top w:val="single" w:sz="4" w:space="0" w:color="92CDDC" w:themeColor="accent5" w:themeTint="99"/>
        </w:tcBorders>
      </w:tcPr>
    </w:tblStylePr>
  </w:style>
  <w:style w:type="table" w:customStyle="1" w:styleId="GridTable7Colorful-Accent61">
    <w:name w:val="Grid Table 7 Colorful - Accent 61"/>
    <w:basedOn w:val="TableNormal"/>
    <w:uiPriority w:val="52"/>
    <w:rsid w:val="00C104D9"/>
    <w:rPr>
      <w:rFonts w:eastAsia="SimSun"/>
      <w:color w:val="E36C0A" w:themeColor="accent6" w:themeShade="BF"/>
    </w:r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DE9D9" w:themeFill="accent6" w:themeFillTint="33"/>
      </w:tcPr>
    </w:tblStylePr>
    <w:tblStylePr w:type="band1Horz">
      <w:tblPr/>
      <w:tcPr>
        <w:shd w:val="clear" w:color="auto" w:fill="FDE9D9" w:themeFill="accent6" w:themeFillTint="33"/>
      </w:tcPr>
    </w:tblStylePr>
    <w:tblStylePr w:type="neCell">
      <w:tblPr/>
      <w:tcPr>
        <w:tcBorders>
          <w:bottom w:val="single" w:sz="4" w:space="0" w:color="FABF8F" w:themeColor="accent6" w:themeTint="99"/>
        </w:tcBorders>
      </w:tcPr>
    </w:tblStylePr>
    <w:tblStylePr w:type="nwCell">
      <w:tblPr/>
      <w:tcPr>
        <w:tcBorders>
          <w:bottom w:val="single" w:sz="4" w:space="0" w:color="FABF8F" w:themeColor="accent6" w:themeTint="99"/>
        </w:tcBorders>
      </w:tcPr>
    </w:tblStylePr>
    <w:tblStylePr w:type="seCell">
      <w:tblPr/>
      <w:tcPr>
        <w:tcBorders>
          <w:top w:val="single" w:sz="4" w:space="0" w:color="FABF8F" w:themeColor="accent6" w:themeTint="99"/>
        </w:tcBorders>
      </w:tcPr>
    </w:tblStylePr>
    <w:tblStylePr w:type="swCell">
      <w:tblPr/>
      <w:tcPr>
        <w:tcBorders>
          <w:top w:val="single" w:sz="4" w:space="0" w:color="FABF8F" w:themeColor="accent6" w:themeTint="99"/>
        </w:tcBorders>
      </w:tcPr>
    </w:tblStylePr>
  </w:style>
  <w:style w:type="table" w:customStyle="1" w:styleId="ListTable1Light1">
    <w:name w:val="List Table 1 Light1"/>
    <w:basedOn w:val="TableNormal"/>
    <w:uiPriority w:val="46"/>
    <w:rsid w:val="00C104D9"/>
    <w:rPr>
      <w:rFonts w:eastAsia="SimSun"/>
    </w:rPr>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ListTable1Light-Accent11">
    <w:name w:val="List Table 1 Light - Accent 11"/>
    <w:basedOn w:val="TableNormal"/>
    <w:uiPriority w:val="46"/>
    <w:rsid w:val="00C104D9"/>
    <w:rPr>
      <w:rFonts w:eastAsia="SimSun"/>
    </w:rPr>
    <w:tblPr>
      <w:tblStyleRowBandSize w:val="1"/>
      <w:tblStyleColBandSize w:val="1"/>
    </w:tblPr>
    <w:tblStylePr w:type="firstRow">
      <w:rPr>
        <w:b/>
        <w:bCs/>
      </w:rPr>
      <w:tblPr/>
      <w:tcPr>
        <w:tcBorders>
          <w:bottom w:val="single" w:sz="4" w:space="0" w:color="95B3D7" w:themeColor="accent1" w:themeTint="99"/>
        </w:tcBorders>
      </w:tcPr>
    </w:tblStylePr>
    <w:tblStylePr w:type="lastRow">
      <w:rPr>
        <w:b/>
        <w:bCs/>
      </w:rPr>
      <w:tblPr/>
      <w:tcPr>
        <w:tcBorders>
          <w:top w:val="single" w:sz="4" w:space="0" w:color="95B3D7" w:themeColor="accent1" w:themeTint="99"/>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ListTable1Light-Accent21">
    <w:name w:val="List Table 1 Light - Accent 21"/>
    <w:basedOn w:val="TableNormal"/>
    <w:uiPriority w:val="46"/>
    <w:rsid w:val="00C104D9"/>
    <w:rPr>
      <w:rFonts w:eastAsia="SimSun"/>
    </w:rPr>
    <w:tblPr>
      <w:tblStyleRowBandSize w:val="1"/>
      <w:tblStyleColBandSize w:val="1"/>
    </w:tblPr>
    <w:tblStylePr w:type="firstRow">
      <w:rPr>
        <w:b/>
        <w:bCs/>
      </w:rPr>
      <w:tblPr/>
      <w:tcPr>
        <w:tcBorders>
          <w:bottom w:val="single" w:sz="4" w:space="0" w:color="D99594" w:themeColor="accent2" w:themeTint="99"/>
        </w:tcBorders>
      </w:tcPr>
    </w:tblStylePr>
    <w:tblStylePr w:type="lastRow">
      <w:rPr>
        <w:b/>
        <w:bCs/>
      </w:rPr>
      <w:tblPr/>
      <w:tcPr>
        <w:tcBorders>
          <w:top w:val="single" w:sz="4" w:space="0" w:color="D99594" w:themeColor="accent2" w:themeTint="99"/>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customStyle="1" w:styleId="ListTable1Light-Accent31">
    <w:name w:val="List Table 1 Light - Accent 31"/>
    <w:basedOn w:val="TableNormal"/>
    <w:uiPriority w:val="46"/>
    <w:rsid w:val="00C104D9"/>
    <w:rPr>
      <w:rFonts w:eastAsia="SimSun"/>
    </w:rPr>
    <w:tblPr>
      <w:tblStyleRowBandSize w:val="1"/>
      <w:tblStyleColBandSize w:val="1"/>
    </w:tblPr>
    <w:tblStylePr w:type="firstRow">
      <w:rPr>
        <w:b/>
        <w:bCs/>
      </w:rPr>
      <w:tblPr/>
      <w:tcPr>
        <w:tcBorders>
          <w:bottom w:val="single" w:sz="4" w:space="0" w:color="C2D69B" w:themeColor="accent3" w:themeTint="99"/>
        </w:tcBorders>
      </w:tcPr>
    </w:tblStylePr>
    <w:tblStylePr w:type="lastRow">
      <w:rPr>
        <w:b/>
        <w:bCs/>
      </w:rPr>
      <w:tblPr/>
      <w:tcPr>
        <w:tcBorders>
          <w:top w:val="single" w:sz="4" w:space="0" w:color="C2D69B" w:themeColor="accent3" w:themeTint="99"/>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customStyle="1" w:styleId="ListTable1Light-Accent41">
    <w:name w:val="List Table 1 Light - Accent 41"/>
    <w:basedOn w:val="TableNormal"/>
    <w:uiPriority w:val="46"/>
    <w:rsid w:val="00C104D9"/>
    <w:rPr>
      <w:rFonts w:eastAsia="SimSun"/>
    </w:rPr>
    <w:tblPr>
      <w:tblStyleRowBandSize w:val="1"/>
      <w:tblStyleColBandSize w:val="1"/>
    </w:tblPr>
    <w:tblStylePr w:type="firstRow">
      <w:rPr>
        <w:b/>
        <w:bCs/>
      </w:rPr>
      <w:tblPr/>
      <w:tcPr>
        <w:tcBorders>
          <w:bottom w:val="single" w:sz="4" w:space="0" w:color="B2A1C7" w:themeColor="accent4" w:themeTint="99"/>
        </w:tcBorders>
      </w:tcPr>
    </w:tblStylePr>
    <w:tblStylePr w:type="lastRow">
      <w:rPr>
        <w:b/>
        <w:bCs/>
      </w:rPr>
      <w:tblPr/>
      <w:tcPr>
        <w:tcBorders>
          <w:top w:val="single" w:sz="4" w:space="0" w:color="B2A1C7" w:themeColor="accent4" w:themeTint="99"/>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customStyle="1" w:styleId="ListTable1Light-Accent51">
    <w:name w:val="List Table 1 Light - Accent 51"/>
    <w:basedOn w:val="TableNormal"/>
    <w:uiPriority w:val="46"/>
    <w:rsid w:val="00C104D9"/>
    <w:rPr>
      <w:rFonts w:eastAsia="SimSun"/>
    </w:rPr>
    <w:tblPr>
      <w:tblStyleRowBandSize w:val="1"/>
      <w:tblStyleColBandSize w:val="1"/>
    </w:tblPr>
    <w:tblStylePr w:type="firstRow">
      <w:rPr>
        <w:b/>
        <w:bCs/>
      </w:rPr>
      <w:tblPr/>
      <w:tcPr>
        <w:tcBorders>
          <w:bottom w:val="single" w:sz="4" w:space="0" w:color="92CDDC" w:themeColor="accent5" w:themeTint="99"/>
        </w:tcBorders>
      </w:tcPr>
    </w:tblStylePr>
    <w:tblStylePr w:type="lastRow">
      <w:rPr>
        <w:b/>
        <w:bCs/>
      </w:rPr>
      <w:tblPr/>
      <w:tcPr>
        <w:tcBorders>
          <w:top w:val="single" w:sz="4" w:space="0" w:color="92CDDC" w:themeColor="accent5" w:themeTint="99"/>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ListTable1Light-Accent61">
    <w:name w:val="List Table 1 Light - Accent 61"/>
    <w:basedOn w:val="TableNormal"/>
    <w:uiPriority w:val="46"/>
    <w:rsid w:val="00C104D9"/>
    <w:rPr>
      <w:rFonts w:eastAsia="SimSun"/>
    </w:rPr>
    <w:tblPr>
      <w:tblStyleRowBandSize w:val="1"/>
      <w:tblStyleColBandSize w:val="1"/>
    </w:tblPr>
    <w:tblStylePr w:type="firstRow">
      <w:rPr>
        <w:b/>
        <w:bCs/>
      </w:rPr>
      <w:tblPr/>
      <w:tcPr>
        <w:tcBorders>
          <w:bottom w:val="single" w:sz="4" w:space="0" w:color="FABF8F" w:themeColor="accent6" w:themeTint="99"/>
        </w:tcBorders>
      </w:tcPr>
    </w:tblStylePr>
    <w:tblStylePr w:type="lastRow">
      <w:rPr>
        <w:b/>
        <w:bCs/>
      </w:rPr>
      <w:tblPr/>
      <w:tcPr>
        <w:tcBorders>
          <w:top w:val="single" w:sz="4" w:space="0" w:color="FABF8F" w:themeColor="accent6" w:themeTint="99"/>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customStyle="1" w:styleId="ListTable21">
    <w:name w:val="List Table 21"/>
    <w:basedOn w:val="TableNormal"/>
    <w:uiPriority w:val="47"/>
    <w:rsid w:val="00C104D9"/>
    <w:rPr>
      <w:rFonts w:eastAsia="SimSun"/>
    </w:rPr>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ListTable2-Accent11">
    <w:name w:val="List Table 2 - Accent 11"/>
    <w:basedOn w:val="TableNormal"/>
    <w:uiPriority w:val="47"/>
    <w:rsid w:val="00C104D9"/>
    <w:rPr>
      <w:rFonts w:eastAsia="SimSun"/>
    </w:rPr>
    <w:tblPr>
      <w:tblStyleRowBandSize w:val="1"/>
      <w:tblStyleColBandSize w:val="1"/>
      <w:tblBorders>
        <w:top w:val="single" w:sz="4" w:space="0" w:color="95B3D7" w:themeColor="accent1" w:themeTint="99"/>
        <w:bottom w:val="single" w:sz="4" w:space="0" w:color="95B3D7" w:themeColor="accent1" w:themeTint="99"/>
        <w:insideH w:val="single" w:sz="4" w:space="0" w:color="95B3D7"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ListTable2-Accent21">
    <w:name w:val="List Table 2 - Accent 21"/>
    <w:basedOn w:val="TableNormal"/>
    <w:uiPriority w:val="47"/>
    <w:rsid w:val="00C104D9"/>
    <w:rPr>
      <w:rFonts w:eastAsia="SimSun"/>
    </w:rPr>
    <w:tblPr>
      <w:tblStyleRowBandSize w:val="1"/>
      <w:tblStyleColBandSize w:val="1"/>
      <w:tblBorders>
        <w:top w:val="single" w:sz="4" w:space="0" w:color="D99594" w:themeColor="accent2" w:themeTint="99"/>
        <w:bottom w:val="single" w:sz="4" w:space="0" w:color="D99594" w:themeColor="accent2" w:themeTint="99"/>
        <w:insideH w:val="single" w:sz="4" w:space="0" w:color="D99594"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customStyle="1" w:styleId="ListTable2-Accent31">
    <w:name w:val="List Table 2 - Accent 31"/>
    <w:basedOn w:val="TableNormal"/>
    <w:uiPriority w:val="47"/>
    <w:rsid w:val="00C104D9"/>
    <w:rPr>
      <w:rFonts w:eastAsia="SimSun"/>
    </w:rPr>
    <w:tblPr>
      <w:tblStyleRowBandSize w:val="1"/>
      <w:tblStyleColBandSize w:val="1"/>
      <w:tblBorders>
        <w:top w:val="single" w:sz="4" w:space="0" w:color="C2D69B" w:themeColor="accent3" w:themeTint="99"/>
        <w:bottom w:val="single" w:sz="4" w:space="0" w:color="C2D69B" w:themeColor="accent3" w:themeTint="99"/>
        <w:insideH w:val="single" w:sz="4" w:space="0" w:color="C2D69B"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customStyle="1" w:styleId="ListTable2-Accent41">
    <w:name w:val="List Table 2 - Accent 41"/>
    <w:basedOn w:val="TableNormal"/>
    <w:uiPriority w:val="47"/>
    <w:rsid w:val="00C104D9"/>
    <w:rPr>
      <w:rFonts w:eastAsia="SimSun"/>
    </w:rPr>
    <w:tblPr>
      <w:tblStyleRowBandSize w:val="1"/>
      <w:tblStyleColBandSize w:val="1"/>
      <w:tblBorders>
        <w:top w:val="single" w:sz="4" w:space="0" w:color="B2A1C7" w:themeColor="accent4" w:themeTint="99"/>
        <w:bottom w:val="single" w:sz="4" w:space="0" w:color="B2A1C7" w:themeColor="accent4" w:themeTint="99"/>
        <w:insideH w:val="single" w:sz="4" w:space="0" w:color="B2A1C7"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customStyle="1" w:styleId="ListTable2-Accent51">
    <w:name w:val="List Table 2 - Accent 51"/>
    <w:basedOn w:val="TableNormal"/>
    <w:uiPriority w:val="47"/>
    <w:rsid w:val="00C104D9"/>
    <w:rPr>
      <w:rFonts w:eastAsia="SimSun"/>
    </w:rPr>
    <w:tblPr>
      <w:tblStyleRowBandSize w:val="1"/>
      <w:tblStyleColBandSize w:val="1"/>
      <w:tblBorders>
        <w:top w:val="single" w:sz="4" w:space="0" w:color="92CDDC" w:themeColor="accent5" w:themeTint="99"/>
        <w:bottom w:val="single" w:sz="4" w:space="0" w:color="92CDDC" w:themeColor="accent5" w:themeTint="99"/>
        <w:insideH w:val="single" w:sz="4" w:space="0" w:color="92CDDC"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ListTable2-Accent61">
    <w:name w:val="List Table 2 - Accent 61"/>
    <w:basedOn w:val="TableNormal"/>
    <w:uiPriority w:val="47"/>
    <w:rsid w:val="00C104D9"/>
    <w:rPr>
      <w:rFonts w:eastAsia="SimSun"/>
    </w:rPr>
    <w:tblPr>
      <w:tblStyleRowBandSize w:val="1"/>
      <w:tblStyleColBandSize w:val="1"/>
      <w:tblBorders>
        <w:top w:val="single" w:sz="4" w:space="0" w:color="FABF8F" w:themeColor="accent6" w:themeTint="99"/>
        <w:bottom w:val="single" w:sz="4" w:space="0" w:color="FABF8F" w:themeColor="accent6" w:themeTint="99"/>
        <w:insideH w:val="single" w:sz="4" w:space="0" w:color="FABF8F"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customStyle="1" w:styleId="ListTable31">
    <w:name w:val="List Table 31"/>
    <w:basedOn w:val="TableNormal"/>
    <w:uiPriority w:val="48"/>
    <w:rsid w:val="00C104D9"/>
    <w:rPr>
      <w:rFonts w:eastAsia="SimSun"/>
    </w:r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customStyle="1" w:styleId="ListTable3-Accent11">
    <w:name w:val="List Table 3 - Accent 11"/>
    <w:basedOn w:val="TableNormal"/>
    <w:uiPriority w:val="48"/>
    <w:rsid w:val="00C104D9"/>
    <w:rPr>
      <w:rFonts w:eastAsia="SimSun"/>
    </w:rPr>
    <w:tblPr>
      <w:tblStyleRowBandSize w:val="1"/>
      <w:tblStyleColBandSize w:val="1"/>
      <w:tblBorders>
        <w:top w:val="single" w:sz="4" w:space="0" w:color="4F81BD" w:themeColor="accent1"/>
        <w:left w:val="single" w:sz="4" w:space="0" w:color="4F81BD" w:themeColor="accent1"/>
        <w:bottom w:val="single" w:sz="4" w:space="0" w:color="4F81BD" w:themeColor="accent1"/>
        <w:right w:val="single" w:sz="4" w:space="0" w:color="4F81BD" w:themeColor="accent1"/>
      </w:tblBorders>
    </w:tblPr>
    <w:tblStylePr w:type="firstRow">
      <w:rPr>
        <w:b/>
        <w:bCs/>
        <w:color w:val="FFFFFF" w:themeColor="background1"/>
      </w:rPr>
      <w:tblPr/>
      <w:tcPr>
        <w:shd w:val="clear" w:color="auto" w:fill="4F81BD" w:themeFill="accent1"/>
      </w:tcPr>
    </w:tblStylePr>
    <w:tblStylePr w:type="lastRow">
      <w:rPr>
        <w:b/>
        <w:bCs/>
      </w:rPr>
      <w:tblPr/>
      <w:tcPr>
        <w:tcBorders>
          <w:top w:val="double" w:sz="4" w:space="0" w:color="4F81BD"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F81BD" w:themeColor="accent1"/>
          <w:right w:val="single" w:sz="4" w:space="0" w:color="4F81BD" w:themeColor="accent1"/>
        </w:tcBorders>
      </w:tcPr>
    </w:tblStylePr>
    <w:tblStylePr w:type="band1Horz">
      <w:tblPr/>
      <w:tcPr>
        <w:tcBorders>
          <w:top w:val="single" w:sz="4" w:space="0" w:color="4F81BD" w:themeColor="accent1"/>
          <w:bottom w:val="single" w:sz="4" w:space="0" w:color="4F81BD"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F81BD" w:themeColor="accent1"/>
          <w:left w:val="nil"/>
        </w:tcBorders>
      </w:tcPr>
    </w:tblStylePr>
    <w:tblStylePr w:type="swCell">
      <w:tblPr/>
      <w:tcPr>
        <w:tcBorders>
          <w:top w:val="double" w:sz="4" w:space="0" w:color="4F81BD" w:themeColor="accent1"/>
          <w:right w:val="nil"/>
        </w:tcBorders>
      </w:tcPr>
    </w:tblStylePr>
  </w:style>
  <w:style w:type="table" w:customStyle="1" w:styleId="ListTable3-Accent21">
    <w:name w:val="List Table 3 - Accent 21"/>
    <w:basedOn w:val="TableNormal"/>
    <w:uiPriority w:val="48"/>
    <w:rsid w:val="00C104D9"/>
    <w:rPr>
      <w:rFonts w:eastAsia="SimSun"/>
    </w:rPr>
    <w:tblPr>
      <w:tblStyleRowBandSize w:val="1"/>
      <w:tblStyleColBandSize w:val="1"/>
      <w:tblBorders>
        <w:top w:val="single" w:sz="4" w:space="0" w:color="C0504D" w:themeColor="accent2"/>
        <w:left w:val="single" w:sz="4" w:space="0" w:color="C0504D" w:themeColor="accent2"/>
        <w:bottom w:val="single" w:sz="4" w:space="0" w:color="C0504D" w:themeColor="accent2"/>
        <w:right w:val="single" w:sz="4" w:space="0" w:color="C0504D" w:themeColor="accent2"/>
      </w:tblBorders>
    </w:tblPr>
    <w:tblStylePr w:type="firstRow">
      <w:rPr>
        <w:b/>
        <w:bCs/>
        <w:color w:val="FFFFFF" w:themeColor="background1"/>
      </w:rPr>
      <w:tblPr/>
      <w:tcPr>
        <w:shd w:val="clear" w:color="auto" w:fill="C0504D" w:themeFill="accent2"/>
      </w:tcPr>
    </w:tblStylePr>
    <w:tblStylePr w:type="lastRow">
      <w:rPr>
        <w:b/>
        <w:bCs/>
      </w:rPr>
      <w:tblPr/>
      <w:tcPr>
        <w:tcBorders>
          <w:top w:val="double" w:sz="4" w:space="0" w:color="C0504D"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C0504D" w:themeColor="accent2"/>
          <w:right w:val="single" w:sz="4" w:space="0" w:color="C0504D" w:themeColor="accent2"/>
        </w:tcBorders>
      </w:tcPr>
    </w:tblStylePr>
    <w:tblStylePr w:type="band1Horz">
      <w:tblPr/>
      <w:tcPr>
        <w:tcBorders>
          <w:top w:val="single" w:sz="4" w:space="0" w:color="C0504D" w:themeColor="accent2"/>
          <w:bottom w:val="single" w:sz="4" w:space="0" w:color="C0504D"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C0504D" w:themeColor="accent2"/>
          <w:left w:val="nil"/>
        </w:tcBorders>
      </w:tcPr>
    </w:tblStylePr>
    <w:tblStylePr w:type="swCell">
      <w:tblPr/>
      <w:tcPr>
        <w:tcBorders>
          <w:top w:val="double" w:sz="4" w:space="0" w:color="C0504D" w:themeColor="accent2"/>
          <w:right w:val="nil"/>
        </w:tcBorders>
      </w:tcPr>
    </w:tblStylePr>
  </w:style>
  <w:style w:type="table" w:customStyle="1" w:styleId="ListTable3-Accent31">
    <w:name w:val="List Table 3 - Accent 31"/>
    <w:basedOn w:val="TableNormal"/>
    <w:uiPriority w:val="48"/>
    <w:rsid w:val="00C104D9"/>
    <w:rPr>
      <w:rFonts w:eastAsia="SimSun"/>
    </w:rPr>
    <w:tblPr>
      <w:tblStyleRowBandSize w:val="1"/>
      <w:tblStyleColBandSize w:val="1"/>
      <w:tblBorders>
        <w:top w:val="single" w:sz="4" w:space="0" w:color="9BBB59" w:themeColor="accent3"/>
        <w:left w:val="single" w:sz="4" w:space="0" w:color="9BBB59" w:themeColor="accent3"/>
        <w:bottom w:val="single" w:sz="4" w:space="0" w:color="9BBB59" w:themeColor="accent3"/>
        <w:right w:val="single" w:sz="4" w:space="0" w:color="9BBB59" w:themeColor="accent3"/>
      </w:tblBorders>
    </w:tblPr>
    <w:tblStylePr w:type="firstRow">
      <w:rPr>
        <w:b/>
        <w:bCs/>
        <w:color w:val="FFFFFF" w:themeColor="background1"/>
      </w:rPr>
      <w:tblPr/>
      <w:tcPr>
        <w:shd w:val="clear" w:color="auto" w:fill="9BBB59" w:themeFill="accent3"/>
      </w:tcPr>
    </w:tblStylePr>
    <w:tblStylePr w:type="lastRow">
      <w:rPr>
        <w:b/>
        <w:bCs/>
      </w:rPr>
      <w:tblPr/>
      <w:tcPr>
        <w:tcBorders>
          <w:top w:val="double" w:sz="4" w:space="0" w:color="9BBB59"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9BBB59" w:themeColor="accent3"/>
          <w:right w:val="single" w:sz="4" w:space="0" w:color="9BBB59" w:themeColor="accent3"/>
        </w:tcBorders>
      </w:tcPr>
    </w:tblStylePr>
    <w:tblStylePr w:type="band1Horz">
      <w:tblPr/>
      <w:tcPr>
        <w:tcBorders>
          <w:top w:val="single" w:sz="4" w:space="0" w:color="9BBB59" w:themeColor="accent3"/>
          <w:bottom w:val="single" w:sz="4" w:space="0" w:color="9BBB59"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9BBB59" w:themeColor="accent3"/>
          <w:left w:val="nil"/>
        </w:tcBorders>
      </w:tcPr>
    </w:tblStylePr>
    <w:tblStylePr w:type="swCell">
      <w:tblPr/>
      <w:tcPr>
        <w:tcBorders>
          <w:top w:val="double" w:sz="4" w:space="0" w:color="9BBB59" w:themeColor="accent3"/>
          <w:right w:val="nil"/>
        </w:tcBorders>
      </w:tcPr>
    </w:tblStylePr>
  </w:style>
  <w:style w:type="table" w:customStyle="1" w:styleId="ListTable3-Accent41">
    <w:name w:val="List Table 3 - Accent 41"/>
    <w:basedOn w:val="TableNormal"/>
    <w:uiPriority w:val="48"/>
    <w:rsid w:val="00C104D9"/>
    <w:rPr>
      <w:rFonts w:eastAsia="SimSun"/>
    </w:rPr>
    <w:tblPr>
      <w:tblStyleRowBandSize w:val="1"/>
      <w:tblStyleColBandSize w:val="1"/>
      <w:tblBorders>
        <w:top w:val="single" w:sz="4" w:space="0" w:color="8064A2" w:themeColor="accent4"/>
        <w:left w:val="single" w:sz="4" w:space="0" w:color="8064A2" w:themeColor="accent4"/>
        <w:bottom w:val="single" w:sz="4" w:space="0" w:color="8064A2" w:themeColor="accent4"/>
        <w:right w:val="single" w:sz="4" w:space="0" w:color="8064A2" w:themeColor="accent4"/>
      </w:tblBorders>
    </w:tblPr>
    <w:tblStylePr w:type="firstRow">
      <w:rPr>
        <w:b/>
        <w:bCs/>
        <w:color w:val="FFFFFF" w:themeColor="background1"/>
      </w:rPr>
      <w:tblPr/>
      <w:tcPr>
        <w:shd w:val="clear" w:color="auto" w:fill="8064A2" w:themeFill="accent4"/>
      </w:tcPr>
    </w:tblStylePr>
    <w:tblStylePr w:type="lastRow">
      <w:rPr>
        <w:b/>
        <w:bCs/>
      </w:rPr>
      <w:tblPr/>
      <w:tcPr>
        <w:tcBorders>
          <w:top w:val="double" w:sz="4" w:space="0" w:color="8064A2"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8064A2" w:themeColor="accent4"/>
          <w:right w:val="single" w:sz="4" w:space="0" w:color="8064A2" w:themeColor="accent4"/>
        </w:tcBorders>
      </w:tcPr>
    </w:tblStylePr>
    <w:tblStylePr w:type="band1Horz">
      <w:tblPr/>
      <w:tcPr>
        <w:tcBorders>
          <w:top w:val="single" w:sz="4" w:space="0" w:color="8064A2" w:themeColor="accent4"/>
          <w:bottom w:val="single" w:sz="4" w:space="0" w:color="8064A2"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8064A2" w:themeColor="accent4"/>
          <w:left w:val="nil"/>
        </w:tcBorders>
      </w:tcPr>
    </w:tblStylePr>
    <w:tblStylePr w:type="swCell">
      <w:tblPr/>
      <w:tcPr>
        <w:tcBorders>
          <w:top w:val="double" w:sz="4" w:space="0" w:color="8064A2" w:themeColor="accent4"/>
          <w:right w:val="nil"/>
        </w:tcBorders>
      </w:tcPr>
    </w:tblStylePr>
  </w:style>
  <w:style w:type="table" w:customStyle="1" w:styleId="ListTable3-Accent51">
    <w:name w:val="List Table 3 - Accent 51"/>
    <w:basedOn w:val="TableNormal"/>
    <w:uiPriority w:val="48"/>
    <w:rsid w:val="00C104D9"/>
    <w:rPr>
      <w:rFonts w:eastAsia="SimSun"/>
    </w:rPr>
    <w:tblPr>
      <w:tblStyleRowBandSize w:val="1"/>
      <w:tblStyleColBandSize w:val="1"/>
      <w:tblBorders>
        <w:top w:val="single" w:sz="4" w:space="0" w:color="4BACC6" w:themeColor="accent5"/>
        <w:left w:val="single" w:sz="4" w:space="0" w:color="4BACC6" w:themeColor="accent5"/>
        <w:bottom w:val="single" w:sz="4" w:space="0" w:color="4BACC6" w:themeColor="accent5"/>
        <w:right w:val="single" w:sz="4" w:space="0" w:color="4BACC6" w:themeColor="accent5"/>
      </w:tblBorders>
    </w:tblPr>
    <w:tblStylePr w:type="firstRow">
      <w:rPr>
        <w:b/>
        <w:bCs/>
        <w:color w:val="FFFFFF" w:themeColor="background1"/>
      </w:rPr>
      <w:tblPr/>
      <w:tcPr>
        <w:shd w:val="clear" w:color="auto" w:fill="4BACC6" w:themeFill="accent5"/>
      </w:tcPr>
    </w:tblStylePr>
    <w:tblStylePr w:type="lastRow">
      <w:rPr>
        <w:b/>
        <w:bCs/>
      </w:rPr>
      <w:tblPr/>
      <w:tcPr>
        <w:tcBorders>
          <w:top w:val="double" w:sz="4" w:space="0" w:color="4BACC6"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BACC6" w:themeColor="accent5"/>
          <w:right w:val="single" w:sz="4" w:space="0" w:color="4BACC6" w:themeColor="accent5"/>
        </w:tcBorders>
      </w:tcPr>
    </w:tblStylePr>
    <w:tblStylePr w:type="band1Horz">
      <w:tblPr/>
      <w:tcPr>
        <w:tcBorders>
          <w:top w:val="single" w:sz="4" w:space="0" w:color="4BACC6" w:themeColor="accent5"/>
          <w:bottom w:val="single" w:sz="4" w:space="0" w:color="4BACC6"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BACC6" w:themeColor="accent5"/>
          <w:left w:val="nil"/>
        </w:tcBorders>
      </w:tcPr>
    </w:tblStylePr>
    <w:tblStylePr w:type="swCell">
      <w:tblPr/>
      <w:tcPr>
        <w:tcBorders>
          <w:top w:val="double" w:sz="4" w:space="0" w:color="4BACC6" w:themeColor="accent5"/>
          <w:right w:val="nil"/>
        </w:tcBorders>
      </w:tcPr>
    </w:tblStylePr>
  </w:style>
  <w:style w:type="table" w:customStyle="1" w:styleId="ListTable3-Accent61">
    <w:name w:val="List Table 3 - Accent 61"/>
    <w:basedOn w:val="TableNormal"/>
    <w:uiPriority w:val="48"/>
    <w:rsid w:val="00C104D9"/>
    <w:rPr>
      <w:rFonts w:eastAsia="SimSun"/>
    </w:rPr>
    <w:tblPr>
      <w:tblStyleRowBandSize w:val="1"/>
      <w:tblStyleColBandSize w:val="1"/>
      <w:tblBorders>
        <w:top w:val="single" w:sz="4" w:space="0" w:color="F79646" w:themeColor="accent6"/>
        <w:left w:val="single" w:sz="4" w:space="0" w:color="F79646" w:themeColor="accent6"/>
        <w:bottom w:val="single" w:sz="4" w:space="0" w:color="F79646" w:themeColor="accent6"/>
        <w:right w:val="single" w:sz="4" w:space="0" w:color="F79646" w:themeColor="accent6"/>
      </w:tblBorders>
    </w:tblPr>
    <w:tblStylePr w:type="firstRow">
      <w:rPr>
        <w:b/>
        <w:bCs/>
        <w:color w:val="FFFFFF" w:themeColor="background1"/>
      </w:rPr>
      <w:tblPr/>
      <w:tcPr>
        <w:shd w:val="clear" w:color="auto" w:fill="F79646" w:themeFill="accent6"/>
      </w:tcPr>
    </w:tblStylePr>
    <w:tblStylePr w:type="lastRow">
      <w:rPr>
        <w:b/>
        <w:bCs/>
      </w:rPr>
      <w:tblPr/>
      <w:tcPr>
        <w:tcBorders>
          <w:top w:val="double" w:sz="4" w:space="0" w:color="F79646"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79646" w:themeColor="accent6"/>
          <w:right w:val="single" w:sz="4" w:space="0" w:color="F79646" w:themeColor="accent6"/>
        </w:tcBorders>
      </w:tcPr>
    </w:tblStylePr>
    <w:tblStylePr w:type="band1Horz">
      <w:tblPr/>
      <w:tcPr>
        <w:tcBorders>
          <w:top w:val="single" w:sz="4" w:space="0" w:color="F79646" w:themeColor="accent6"/>
          <w:bottom w:val="single" w:sz="4" w:space="0" w:color="F79646"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79646" w:themeColor="accent6"/>
          <w:left w:val="nil"/>
        </w:tcBorders>
      </w:tcPr>
    </w:tblStylePr>
    <w:tblStylePr w:type="swCell">
      <w:tblPr/>
      <w:tcPr>
        <w:tcBorders>
          <w:top w:val="double" w:sz="4" w:space="0" w:color="F79646" w:themeColor="accent6"/>
          <w:right w:val="nil"/>
        </w:tcBorders>
      </w:tcPr>
    </w:tblStylePr>
  </w:style>
  <w:style w:type="table" w:customStyle="1" w:styleId="ListTable41">
    <w:name w:val="List Table 41"/>
    <w:basedOn w:val="TableNormal"/>
    <w:uiPriority w:val="49"/>
    <w:rsid w:val="00C104D9"/>
    <w:rPr>
      <w:rFonts w:eastAsia="SimSun"/>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ListTable4-Accent11">
    <w:name w:val="List Table 4 - Accent 11"/>
    <w:basedOn w:val="TableNormal"/>
    <w:uiPriority w:val="49"/>
    <w:rsid w:val="00C104D9"/>
    <w:rPr>
      <w:rFonts w:eastAsia="SimSun"/>
    </w:r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tcBorders>
        <w:shd w:val="clear" w:color="auto" w:fill="4F81BD" w:themeFill="accent1"/>
      </w:tcPr>
    </w:tblStylePr>
    <w:tblStylePr w:type="lastRow">
      <w:rPr>
        <w:b/>
        <w:bCs/>
      </w:rPr>
      <w:tblPr/>
      <w:tcPr>
        <w:tcBorders>
          <w:top w:val="double" w:sz="4" w:space="0" w:color="95B3D7" w:themeColor="accent1" w:themeTint="99"/>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ListTable4-Accent21">
    <w:name w:val="List Table 4 - Accent 21"/>
    <w:basedOn w:val="TableNormal"/>
    <w:uiPriority w:val="49"/>
    <w:rsid w:val="00C104D9"/>
    <w:rPr>
      <w:rFonts w:eastAsia="SimSun"/>
    </w:rPr>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tblBorders>
    </w:tblPr>
    <w:tblStylePr w:type="firstRow">
      <w:rPr>
        <w:b/>
        <w:bCs/>
        <w:color w:val="FFFFFF" w:themeColor="background1"/>
      </w:rPr>
      <w:tblPr/>
      <w:tcPr>
        <w:tcBorders>
          <w:top w:val="single" w:sz="4" w:space="0" w:color="C0504D" w:themeColor="accent2"/>
          <w:left w:val="single" w:sz="4" w:space="0" w:color="C0504D" w:themeColor="accent2"/>
          <w:bottom w:val="single" w:sz="4" w:space="0" w:color="C0504D" w:themeColor="accent2"/>
          <w:right w:val="single" w:sz="4" w:space="0" w:color="C0504D" w:themeColor="accent2"/>
          <w:insideH w:val="nil"/>
        </w:tcBorders>
        <w:shd w:val="clear" w:color="auto" w:fill="C0504D" w:themeFill="accent2"/>
      </w:tcPr>
    </w:tblStylePr>
    <w:tblStylePr w:type="lastRow">
      <w:rPr>
        <w:b/>
        <w:bCs/>
      </w:rPr>
      <w:tblPr/>
      <w:tcPr>
        <w:tcBorders>
          <w:top w:val="double" w:sz="4" w:space="0" w:color="D99594" w:themeColor="accent2" w:themeTint="99"/>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customStyle="1" w:styleId="ListTable4-Accent31">
    <w:name w:val="List Table 4 - Accent 31"/>
    <w:basedOn w:val="TableNormal"/>
    <w:uiPriority w:val="49"/>
    <w:rsid w:val="00C104D9"/>
    <w:rPr>
      <w:rFonts w:eastAsia="SimSun"/>
    </w:r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tblBorders>
    </w:tblPr>
    <w:tblStylePr w:type="firstRow">
      <w:rPr>
        <w:b/>
        <w:bCs/>
        <w:color w:val="FFFFFF" w:themeColor="background1"/>
      </w:rPr>
      <w:tblPr/>
      <w:tcPr>
        <w:tcBorders>
          <w:top w:val="single" w:sz="4" w:space="0" w:color="9BBB59" w:themeColor="accent3"/>
          <w:left w:val="single" w:sz="4" w:space="0" w:color="9BBB59" w:themeColor="accent3"/>
          <w:bottom w:val="single" w:sz="4" w:space="0" w:color="9BBB59" w:themeColor="accent3"/>
          <w:right w:val="single" w:sz="4" w:space="0" w:color="9BBB59" w:themeColor="accent3"/>
          <w:insideH w:val="nil"/>
        </w:tcBorders>
        <w:shd w:val="clear" w:color="auto" w:fill="9BBB59" w:themeFill="accent3"/>
      </w:tcPr>
    </w:tblStylePr>
    <w:tblStylePr w:type="lastRow">
      <w:rPr>
        <w:b/>
        <w:bCs/>
      </w:rPr>
      <w:tblPr/>
      <w:tcPr>
        <w:tcBorders>
          <w:top w:val="double" w:sz="4" w:space="0" w:color="C2D69B" w:themeColor="accent3" w:themeTint="99"/>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customStyle="1" w:styleId="ListTable4-Accent41">
    <w:name w:val="List Table 4 - Accent 41"/>
    <w:basedOn w:val="TableNormal"/>
    <w:uiPriority w:val="49"/>
    <w:rsid w:val="00C104D9"/>
    <w:rPr>
      <w:rFonts w:eastAsia="SimSun"/>
    </w:r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tblBorders>
    </w:tblPr>
    <w:tblStylePr w:type="firstRow">
      <w:rPr>
        <w:b/>
        <w:bCs/>
        <w:color w:val="FFFFFF" w:themeColor="background1"/>
      </w:rPr>
      <w:tblPr/>
      <w:tcPr>
        <w:tcBorders>
          <w:top w:val="single" w:sz="4" w:space="0" w:color="8064A2" w:themeColor="accent4"/>
          <w:left w:val="single" w:sz="4" w:space="0" w:color="8064A2" w:themeColor="accent4"/>
          <w:bottom w:val="single" w:sz="4" w:space="0" w:color="8064A2" w:themeColor="accent4"/>
          <w:right w:val="single" w:sz="4" w:space="0" w:color="8064A2" w:themeColor="accent4"/>
          <w:insideH w:val="nil"/>
        </w:tcBorders>
        <w:shd w:val="clear" w:color="auto" w:fill="8064A2" w:themeFill="accent4"/>
      </w:tcPr>
    </w:tblStylePr>
    <w:tblStylePr w:type="lastRow">
      <w:rPr>
        <w:b/>
        <w:bCs/>
      </w:rPr>
      <w:tblPr/>
      <w:tcPr>
        <w:tcBorders>
          <w:top w:val="double" w:sz="4" w:space="0" w:color="B2A1C7" w:themeColor="accent4" w:themeTint="99"/>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customStyle="1" w:styleId="ListTable4-Accent51">
    <w:name w:val="List Table 4 - Accent 51"/>
    <w:basedOn w:val="TableNormal"/>
    <w:uiPriority w:val="49"/>
    <w:rsid w:val="00C104D9"/>
    <w:rPr>
      <w:rFonts w:eastAsia="SimSun"/>
    </w:r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tblBorders>
    </w:tblPr>
    <w:tblStylePr w:type="firstRow">
      <w:rPr>
        <w:b/>
        <w:bCs/>
        <w:color w:val="FFFFFF" w:themeColor="background1"/>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insideH w:val="nil"/>
        </w:tcBorders>
        <w:shd w:val="clear" w:color="auto" w:fill="4BACC6" w:themeFill="accent5"/>
      </w:tcPr>
    </w:tblStylePr>
    <w:tblStylePr w:type="lastRow">
      <w:rPr>
        <w:b/>
        <w:bCs/>
      </w:rPr>
      <w:tblPr/>
      <w:tcPr>
        <w:tcBorders>
          <w:top w:val="double" w:sz="4" w:space="0" w:color="92CDDC" w:themeColor="accent5" w:themeTint="99"/>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ListTable4-Accent61">
    <w:name w:val="List Table 4 - Accent 61"/>
    <w:basedOn w:val="TableNormal"/>
    <w:uiPriority w:val="49"/>
    <w:rsid w:val="00C104D9"/>
    <w:rPr>
      <w:rFonts w:eastAsia="SimSun"/>
    </w:r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tblBorders>
    </w:tblPr>
    <w:tblStylePr w:type="firstRow">
      <w:rPr>
        <w:b/>
        <w:bCs/>
        <w:color w:val="FFFFFF" w:themeColor="background1"/>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insideH w:val="nil"/>
        </w:tcBorders>
        <w:shd w:val="clear" w:color="auto" w:fill="F79646" w:themeFill="accent6"/>
      </w:tcPr>
    </w:tblStylePr>
    <w:tblStylePr w:type="lastRow">
      <w:rPr>
        <w:b/>
        <w:bCs/>
      </w:rPr>
      <w:tblPr/>
      <w:tcPr>
        <w:tcBorders>
          <w:top w:val="double" w:sz="4" w:space="0" w:color="FABF8F" w:themeColor="accent6" w:themeTint="99"/>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customStyle="1" w:styleId="ListTable5Dark1">
    <w:name w:val="List Table 5 Dark1"/>
    <w:basedOn w:val="TableNormal"/>
    <w:uiPriority w:val="50"/>
    <w:rsid w:val="00C104D9"/>
    <w:rPr>
      <w:rFonts w:eastAsia="SimSun"/>
      <w:color w:val="FFFFFF" w:themeColor="background1"/>
    </w:rPr>
    <w:tblPr>
      <w:tblStyleRowBandSize w:val="1"/>
      <w:tblStyleColBandSize w:val="1"/>
      <w:tblBorders>
        <w:top w:val="single" w:sz="24" w:space="0" w:color="000000" w:themeColor="text1"/>
        <w:left w:val="single" w:sz="24" w:space="0" w:color="000000" w:themeColor="text1"/>
        <w:bottom w:val="single" w:sz="24" w:space="0" w:color="000000" w:themeColor="text1"/>
        <w:right w:val="single" w:sz="24" w:space="0" w:color="000000" w:themeColor="text1"/>
      </w:tblBorders>
    </w:tbl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ListTable5Dark-Accent11">
    <w:name w:val="List Table 5 Dark - Accent 11"/>
    <w:basedOn w:val="TableNormal"/>
    <w:uiPriority w:val="50"/>
    <w:rsid w:val="00C104D9"/>
    <w:rPr>
      <w:rFonts w:eastAsia="SimSun"/>
      <w:color w:val="FFFFFF" w:themeColor="background1"/>
    </w:rPr>
    <w:tblPr>
      <w:tblStyleRowBandSize w:val="1"/>
      <w:tblStyleColBandSize w:val="1"/>
      <w:tblBorders>
        <w:top w:val="single" w:sz="24" w:space="0" w:color="4F81BD" w:themeColor="accent1"/>
        <w:left w:val="single" w:sz="24" w:space="0" w:color="4F81BD" w:themeColor="accent1"/>
        <w:bottom w:val="single" w:sz="24" w:space="0" w:color="4F81BD" w:themeColor="accent1"/>
        <w:right w:val="single" w:sz="24" w:space="0" w:color="4F81BD" w:themeColor="accent1"/>
      </w:tblBorders>
    </w:tblPr>
    <w:tcPr>
      <w:shd w:val="clear" w:color="auto" w:fill="4F81BD"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ListTable5Dark-Accent21">
    <w:name w:val="List Table 5 Dark - Accent 21"/>
    <w:basedOn w:val="TableNormal"/>
    <w:uiPriority w:val="50"/>
    <w:rsid w:val="00C104D9"/>
    <w:rPr>
      <w:rFonts w:eastAsia="SimSun"/>
      <w:color w:val="FFFFFF" w:themeColor="background1"/>
    </w:rPr>
    <w:tblPr>
      <w:tblStyleRowBandSize w:val="1"/>
      <w:tblStyleColBandSize w:val="1"/>
      <w:tblBorders>
        <w:top w:val="single" w:sz="24" w:space="0" w:color="C0504D" w:themeColor="accent2"/>
        <w:left w:val="single" w:sz="24" w:space="0" w:color="C0504D" w:themeColor="accent2"/>
        <w:bottom w:val="single" w:sz="24" w:space="0" w:color="C0504D" w:themeColor="accent2"/>
        <w:right w:val="single" w:sz="24" w:space="0" w:color="C0504D" w:themeColor="accent2"/>
      </w:tblBorders>
    </w:tblPr>
    <w:tcPr>
      <w:shd w:val="clear" w:color="auto" w:fill="C0504D"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ListTable5Dark-Accent31">
    <w:name w:val="List Table 5 Dark - Accent 31"/>
    <w:basedOn w:val="TableNormal"/>
    <w:uiPriority w:val="50"/>
    <w:rsid w:val="00C104D9"/>
    <w:rPr>
      <w:rFonts w:eastAsia="SimSun"/>
      <w:color w:val="FFFFFF" w:themeColor="background1"/>
    </w:rPr>
    <w:tblPr>
      <w:tblStyleRowBandSize w:val="1"/>
      <w:tblStyleColBandSize w:val="1"/>
      <w:tblBorders>
        <w:top w:val="single" w:sz="24" w:space="0" w:color="9BBB59" w:themeColor="accent3"/>
        <w:left w:val="single" w:sz="24" w:space="0" w:color="9BBB59" w:themeColor="accent3"/>
        <w:bottom w:val="single" w:sz="24" w:space="0" w:color="9BBB59" w:themeColor="accent3"/>
        <w:right w:val="single" w:sz="24" w:space="0" w:color="9BBB59" w:themeColor="accent3"/>
      </w:tblBorders>
    </w:tblPr>
    <w:tcPr>
      <w:shd w:val="clear" w:color="auto" w:fill="9BBB59"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ListTable5Dark-Accent41">
    <w:name w:val="List Table 5 Dark - Accent 41"/>
    <w:basedOn w:val="TableNormal"/>
    <w:uiPriority w:val="50"/>
    <w:rsid w:val="00C104D9"/>
    <w:rPr>
      <w:rFonts w:eastAsia="SimSun"/>
      <w:color w:val="FFFFFF" w:themeColor="background1"/>
    </w:rPr>
    <w:tblPr>
      <w:tblStyleRowBandSize w:val="1"/>
      <w:tblStyleColBandSize w:val="1"/>
      <w:tblBorders>
        <w:top w:val="single" w:sz="24" w:space="0" w:color="8064A2" w:themeColor="accent4"/>
        <w:left w:val="single" w:sz="24" w:space="0" w:color="8064A2" w:themeColor="accent4"/>
        <w:bottom w:val="single" w:sz="24" w:space="0" w:color="8064A2" w:themeColor="accent4"/>
        <w:right w:val="single" w:sz="24" w:space="0" w:color="8064A2" w:themeColor="accent4"/>
      </w:tblBorders>
    </w:tblPr>
    <w:tcPr>
      <w:shd w:val="clear" w:color="auto" w:fill="8064A2"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ListTable5Dark-Accent51">
    <w:name w:val="List Table 5 Dark - Accent 51"/>
    <w:basedOn w:val="TableNormal"/>
    <w:uiPriority w:val="50"/>
    <w:rsid w:val="00C104D9"/>
    <w:rPr>
      <w:rFonts w:eastAsia="SimSun"/>
      <w:color w:val="FFFFFF" w:themeColor="background1"/>
    </w:rPr>
    <w:tblPr>
      <w:tblStyleRowBandSize w:val="1"/>
      <w:tblStyleColBandSize w:val="1"/>
      <w:tblBorders>
        <w:top w:val="single" w:sz="24" w:space="0" w:color="4BACC6" w:themeColor="accent5"/>
        <w:left w:val="single" w:sz="24" w:space="0" w:color="4BACC6" w:themeColor="accent5"/>
        <w:bottom w:val="single" w:sz="24" w:space="0" w:color="4BACC6" w:themeColor="accent5"/>
        <w:right w:val="single" w:sz="24" w:space="0" w:color="4BACC6" w:themeColor="accent5"/>
      </w:tblBorders>
    </w:tblPr>
    <w:tcPr>
      <w:shd w:val="clear" w:color="auto" w:fill="4BACC6"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ListTable5Dark-Accent61">
    <w:name w:val="List Table 5 Dark - Accent 61"/>
    <w:basedOn w:val="TableNormal"/>
    <w:uiPriority w:val="50"/>
    <w:rsid w:val="00C104D9"/>
    <w:rPr>
      <w:rFonts w:eastAsia="SimSun"/>
      <w:color w:val="FFFFFF" w:themeColor="background1"/>
    </w:rPr>
    <w:tblPr>
      <w:tblStyleRowBandSize w:val="1"/>
      <w:tblStyleColBandSize w:val="1"/>
      <w:tblBorders>
        <w:top w:val="single" w:sz="24" w:space="0" w:color="F79646" w:themeColor="accent6"/>
        <w:left w:val="single" w:sz="24" w:space="0" w:color="F79646" w:themeColor="accent6"/>
        <w:bottom w:val="single" w:sz="24" w:space="0" w:color="F79646" w:themeColor="accent6"/>
        <w:right w:val="single" w:sz="24" w:space="0" w:color="F79646" w:themeColor="accent6"/>
      </w:tblBorders>
    </w:tblPr>
    <w:tcPr>
      <w:shd w:val="clear" w:color="auto" w:fill="F79646"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ListTable6Colorful1">
    <w:name w:val="List Table 6 Colorful1"/>
    <w:basedOn w:val="TableNormal"/>
    <w:uiPriority w:val="51"/>
    <w:rsid w:val="00C104D9"/>
    <w:rPr>
      <w:rFonts w:eastAsia="SimSun"/>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ListTable6Colorful-Accent11">
    <w:name w:val="List Table 6 Colorful - Accent 11"/>
    <w:basedOn w:val="TableNormal"/>
    <w:uiPriority w:val="51"/>
    <w:rsid w:val="00C104D9"/>
    <w:rPr>
      <w:rFonts w:eastAsia="SimSun"/>
      <w:color w:val="365F91" w:themeColor="accent1" w:themeShade="BF"/>
    </w:rPr>
    <w:tblPr>
      <w:tblStyleRowBandSize w:val="1"/>
      <w:tblStyleColBandSize w:val="1"/>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ListTable6Colorful-Accent21">
    <w:name w:val="List Table 6 Colorful - Accent 21"/>
    <w:basedOn w:val="TableNormal"/>
    <w:uiPriority w:val="51"/>
    <w:rsid w:val="00C104D9"/>
    <w:rPr>
      <w:rFonts w:eastAsia="SimSun"/>
      <w:color w:val="943634" w:themeColor="accent2" w:themeShade="BF"/>
    </w:rPr>
    <w:tblPr>
      <w:tblStyleRowBandSize w:val="1"/>
      <w:tblStyleColBandSize w:val="1"/>
      <w:tblBorders>
        <w:top w:val="single" w:sz="4" w:space="0" w:color="C0504D" w:themeColor="accent2"/>
        <w:bottom w:val="single" w:sz="4" w:space="0" w:color="C0504D" w:themeColor="accent2"/>
      </w:tblBorders>
    </w:tblPr>
    <w:tblStylePr w:type="firstRow">
      <w:rPr>
        <w:b/>
        <w:bCs/>
      </w:rPr>
      <w:tblPr/>
      <w:tcPr>
        <w:tcBorders>
          <w:bottom w:val="single" w:sz="4" w:space="0" w:color="C0504D" w:themeColor="accent2"/>
        </w:tcBorders>
      </w:tcPr>
    </w:tblStylePr>
    <w:tblStylePr w:type="lastRow">
      <w:rPr>
        <w:b/>
        <w:bCs/>
      </w:rPr>
      <w:tblPr/>
      <w:tcPr>
        <w:tcBorders>
          <w:top w:val="double" w:sz="4" w:space="0" w:color="C0504D" w:themeColor="accent2"/>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customStyle="1" w:styleId="ListTable6Colorful-Accent31">
    <w:name w:val="List Table 6 Colorful - Accent 31"/>
    <w:basedOn w:val="TableNormal"/>
    <w:uiPriority w:val="51"/>
    <w:rsid w:val="00C104D9"/>
    <w:rPr>
      <w:rFonts w:eastAsia="SimSun"/>
      <w:color w:val="76923C" w:themeColor="accent3" w:themeShade="BF"/>
    </w:rPr>
    <w:tblPr>
      <w:tblStyleRowBandSize w:val="1"/>
      <w:tblStyleColBandSize w:val="1"/>
      <w:tblBorders>
        <w:top w:val="single" w:sz="4" w:space="0" w:color="9BBB59" w:themeColor="accent3"/>
        <w:bottom w:val="single" w:sz="4" w:space="0" w:color="9BBB59" w:themeColor="accent3"/>
      </w:tblBorders>
    </w:tblPr>
    <w:tblStylePr w:type="firstRow">
      <w:rPr>
        <w:b/>
        <w:bCs/>
      </w:rPr>
      <w:tblPr/>
      <w:tcPr>
        <w:tcBorders>
          <w:bottom w:val="single" w:sz="4" w:space="0" w:color="9BBB59" w:themeColor="accent3"/>
        </w:tcBorders>
      </w:tcPr>
    </w:tblStylePr>
    <w:tblStylePr w:type="lastRow">
      <w:rPr>
        <w:b/>
        <w:bCs/>
      </w:rPr>
      <w:tblPr/>
      <w:tcPr>
        <w:tcBorders>
          <w:top w:val="double" w:sz="4" w:space="0" w:color="9BBB59" w:themeColor="accent3"/>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customStyle="1" w:styleId="ListTable6Colorful-Accent41">
    <w:name w:val="List Table 6 Colorful - Accent 41"/>
    <w:basedOn w:val="TableNormal"/>
    <w:uiPriority w:val="51"/>
    <w:rsid w:val="00C104D9"/>
    <w:rPr>
      <w:rFonts w:eastAsia="SimSun"/>
      <w:color w:val="5F497A" w:themeColor="accent4" w:themeShade="BF"/>
    </w:rPr>
    <w:tblPr>
      <w:tblStyleRowBandSize w:val="1"/>
      <w:tblStyleColBandSize w:val="1"/>
      <w:tblBorders>
        <w:top w:val="single" w:sz="4" w:space="0" w:color="8064A2" w:themeColor="accent4"/>
        <w:bottom w:val="single" w:sz="4" w:space="0" w:color="8064A2" w:themeColor="accent4"/>
      </w:tblBorders>
    </w:tblPr>
    <w:tblStylePr w:type="firstRow">
      <w:rPr>
        <w:b/>
        <w:bCs/>
      </w:rPr>
      <w:tblPr/>
      <w:tcPr>
        <w:tcBorders>
          <w:bottom w:val="single" w:sz="4" w:space="0" w:color="8064A2" w:themeColor="accent4"/>
        </w:tcBorders>
      </w:tcPr>
    </w:tblStylePr>
    <w:tblStylePr w:type="lastRow">
      <w:rPr>
        <w:b/>
        <w:bCs/>
      </w:rPr>
      <w:tblPr/>
      <w:tcPr>
        <w:tcBorders>
          <w:top w:val="double" w:sz="4" w:space="0" w:color="8064A2" w:themeColor="accent4"/>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customStyle="1" w:styleId="ListTable6Colorful-Accent51">
    <w:name w:val="List Table 6 Colorful - Accent 51"/>
    <w:basedOn w:val="TableNormal"/>
    <w:uiPriority w:val="51"/>
    <w:rsid w:val="00C104D9"/>
    <w:rPr>
      <w:rFonts w:eastAsia="SimSun"/>
      <w:color w:val="31849B" w:themeColor="accent5" w:themeShade="BF"/>
    </w:rPr>
    <w:tblPr>
      <w:tblStyleRowBandSize w:val="1"/>
      <w:tblStyleColBandSize w:val="1"/>
      <w:tblBorders>
        <w:top w:val="single" w:sz="4" w:space="0" w:color="4BACC6" w:themeColor="accent5"/>
        <w:bottom w:val="single" w:sz="4" w:space="0" w:color="4BACC6" w:themeColor="accent5"/>
      </w:tblBorders>
    </w:tblPr>
    <w:tblStylePr w:type="firstRow">
      <w:rPr>
        <w:b/>
        <w:bCs/>
      </w:rPr>
      <w:tblPr/>
      <w:tcPr>
        <w:tcBorders>
          <w:bottom w:val="single" w:sz="4" w:space="0" w:color="4BACC6" w:themeColor="accent5"/>
        </w:tcBorders>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ListTable6Colorful-Accent61">
    <w:name w:val="List Table 6 Colorful - Accent 61"/>
    <w:basedOn w:val="TableNormal"/>
    <w:uiPriority w:val="51"/>
    <w:rsid w:val="00C104D9"/>
    <w:rPr>
      <w:rFonts w:eastAsia="SimSun"/>
      <w:color w:val="E36C0A" w:themeColor="accent6" w:themeShade="BF"/>
    </w:rPr>
    <w:tblPr>
      <w:tblStyleRowBandSize w:val="1"/>
      <w:tblStyleColBandSize w:val="1"/>
      <w:tblBorders>
        <w:top w:val="single" w:sz="4" w:space="0" w:color="F79646" w:themeColor="accent6"/>
        <w:bottom w:val="single" w:sz="4" w:space="0" w:color="F79646" w:themeColor="accent6"/>
      </w:tblBorders>
    </w:tblPr>
    <w:tblStylePr w:type="firstRow">
      <w:rPr>
        <w:b/>
        <w:bCs/>
      </w:rPr>
      <w:tblPr/>
      <w:tcPr>
        <w:tcBorders>
          <w:bottom w:val="single" w:sz="4" w:space="0" w:color="F79646" w:themeColor="accent6"/>
        </w:tcBorders>
      </w:tcPr>
    </w:tblStylePr>
    <w:tblStylePr w:type="lastRow">
      <w:rPr>
        <w:b/>
        <w:bCs/>
      </w:rPr>
      <w:tblPr/>
      <w:tcPr>
        <w:tcBorders>
          <w:top w:val="double" w:sz="4" w:space="0" w:color="F79646" w:themeColor="accent6"/>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customStyle="1" w:styleId="ListTable7Colorful1">
    <w:name w:val="List Table 7 Colorful1"/>
    <w:basedOn w:val="TableNormal"/>
    <w:uiPriority w:val="52"/>
    <w:rsid w:val="00C104D9"/>
    <w:rPr>
      <w:rFonts w:eastAsia="SimSun"/>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ListTable7Colorful-Accent11">
    <w:name w:val="List Table 7 Colorful - Accent 11"/>
    <w:basedOn w:val="TableNormal"/>
    <w:uiPriority w:val="52"/>
    <w:rsid w:val="00C104D9"/>
    <w:rPr>
      <w:rFonts w:eastAsia="SimSun"/>
      <w:color w:val="365F91"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4F81BD"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4F81BD"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4F81BD"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4F81BD" w:themeColor="accent1"/>
        </w:tcBorders>
        <w:shd w:val="clear" w:color="auto" w:fill="FFFFFF" w:themeFill="background1"/>
      </w:tcPr>
    </w:tblStylePr>
    <w:tblStylePr w:type="band1Vert">
      <w:tblPr/>
      <w:tcPr>
        <w:shd w:val="clear" w:color="auto" w:fill="DBE5F1" w:themeFill="accent1" w:themeFillTint="33"/>
      </w:tcPr>
    </w:tblStylePr>
    <w:tblStylePr w:type="band1Horz">
      <w:tblPr/>
      <w:tcPr>
        <w:shd w:val="clear" w:color="auto" w:fill="DBE5F1"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ListTable7Colorful-Accent21">
    <w:name w:val="List Table 7 Colorful - Accent 21"/>
    <w:basedOn w:val="TableNormal"/>
    <w:uiPriority w:val="52"/>
    <w:rsid w:val="00C104D9"/>
    <w:rPr>
      <w:rFonts w:eastAsia="SimSun"/>
      <w:color w:val="943634" w:themeColor="accent2"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C0504D"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C0504D"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C0504D"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C0504D" w:themeColor="accent2"/>
        </w:tcBorders>
        <w:shd w:val="clear" w:color="auto" w:fill="FFFFFF" w:themeFill="background1"/>
      </w:tcPr>
    </w:tblStylePr>
    <w:tblStylePr w:type="band1Vert">
      <w:tblPr/>
      <w:tcPr>
        <w:shd w:val="clear" w:color="auto" w:fill="F2DBDB" w:themeFill="accent2" w:themeFillTint="33"/>
      </w:tcPr>
    </w:tblStylePr>
    <w:tblStylePr w:type="band1Horz">
      <w:tblPr/>
      <w:tcPr>
        <w:shd w:val="clear" w:color="auto" w:fill="F2DBDB"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ListTable7Colorful-Accent31">
    <w:name w:val="List Table 7 Colorful - Accent 31"/>
    <w:basedOn w:val="TableNormal"/>
    <w:uiPriority w:val="52"/>
    <w:rsid w:val="00C104D9"/>
    <w:rPr>
      <w:rFonts w:eastAsia="SimSun"/>
      <w:color w:val="76923C" w:themeColor="accent3"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9BBB59"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9BBB59"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9BBB59"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9BBB59" w:themeColor="accent3"/>
        </w:tcBorders>
        <w:shd w:val="clear" w:color="auto" w:fill="FFFFFF" w:themeFill="background1"/>
      </w:tcPr>
    </w:tblStylePr>
    <w:tblStylePr w:type="band1Vert">
      <w:tblPr/>
      <w:tcPr>
        <w:shd w:val="clear" w:color="auto" w:fill="EAF1DD" w:themeFill="accent3" w:themeFillTint="33"/>
      </w:tcPr>
    </w:tblStylePr>
    <w:tblStylePr w:type="band1Horz">
      <w:tblPr/>
      <w:tcPr>
        <w:shd w:val="clear" w:color="auto" w:fill="EAF1DD"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ListTable7Colorful-Accent41">
    <w:name w:val="List Table 7 Colorful - Accent 41"/>
    <w:basedOn w:val="TableNormal"/>
    <w:uiPriority w:val="52"/>
    <w:rsid w:val="00C104D9"/>
    <w:rPr>
      <w:rFonts w:eastAsia="SimSun"/>
      <w:color w:val="5F497A" w:themeColor="accent4"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8064A2"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8064A2"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8064A2"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8064A2" w:themeColor="accent4"/>
        </w:tcBorders>
        <w:shd w:val="clear" w:color="auto" w:fill="FFFFFF" w:themeFill="background1"/>
      </w:tcPr>
    </w:tblStylePr>
    <w:tblStylePr w:type="band1Vert">
      <w:tblPr/>
      <w:tcPr>
        <w:shd w:val="clear" w:color="auto" w:fill="E5DFEC" w:themeFill="accent4" w:themeFillTint="33"/>
      </w:tcPr>
    </w:tblStylePr>
    <w:tblStylePr w:type="band1Horz">
      <w:tblPr/>
      <w:tcPr>
        <w:shd w:val="clear" w:color="auto" w:fill="E5DFEC"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ListTable7Colorful-Accent51">
    <w:name w:val="List Table 7 Colorful - Accent 51"/>
    <w:basedOn w:val="TableNormal"/>
    <w:uiPriority w:val="52"/>
    <w:rsid w:val="00C104D9"/>
    <w:rPr>
      <w:rFonts w:eastAsia="SimSun"/>
      <w:color w:val="31849B" w:themeColor="accent5"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4BACC6"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4BACC6"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4BACC6"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4BACC6" w:themeColor="accent5"/>
        </w:tcBorders>
        <w:shd w:val="clear" w:color="auto" w:fill="FFFFFF" w:themeFill="background1"/>
      </w:tcPr>
    </w:tblStylePr>
    <w:tblStylePr w:type="band1Vert">
      <w:tblPr/>
      <w:tcPr>
        <w:shd w:val="clear" w:color="auto" w:fill="DAEEF3" w:themeFill="accent5" w:themeFillTint="33"/>
      </w:tcPr>
    </w:tblStylePr>
    <w:tblStylePr w:type="band1Horz">
      <w:tblPr/>
      <w:tcPr>
        <w:shd w:val="clear" w:color="auto" w:fill="DAEEF3"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ListTable7Colorful-Accent61">
    <w:name w:val="List Table 7 Colorful - Accent 61"/>
    <w:basedOn w:val="TableNormal"/>
    <w:uiPriority w:val="52"/>
    <w:rsid w:val="00C104D9"/>
    <w:rPr>
      <w:rFonts w:eastAsia="SimSun"/>
      <w:color w:val="E36C0A" w:themeColor="accent6"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F79646"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F79646"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F79646"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F79646" w:themeColor="accent6"/>
        </w:tcBorders>
        <w:shd w:val="clear" w:color="auto" w:fill="FFFFFF" w:themeFill="background1"/>
      </w:tcPr>
    </w:tblStylePr>
    <w:tblStylePr w:type="band1Vert">
      <w:tblPr/>
      <w:tcPr>
        <w:shd w:val="clear" w:color="auto" w:fill="FDE9D9" w:themeFill="accent6" w:themeFillTint="33"/>
      </w:tcPr>
    </w:tblStylePr>
    <w:tblStylePr w:type="band1Horz">
      <w:tblPr/>
      <w:tcPr>
        <w:shd w:val="clear" w:color="auto" w:fill="FDE9D9"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PlainTable11">
    <w:name w:val="Plain Table 11"/>
    <w:basedOn w:val="TableNormal"/>
    <w:uiPriority w:val="41"/>
    <w:rsid w:val="00C104D9"/>
    <w:rPr>
      <w:rFonts w:eastAsia="SimSun"/>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PlainTable21">
    <w:name w:val="Plain Table 21"/>
    <w:basedOn w:val="TableNormal"/>
    <w:uiPriority w:val="42"/>
    <w:rsid w:val="00C104D9"/>
    <w:rPr>
      <w:rFonts w:eastAsia="SimSun"/>
    </w:r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customStyle="1" w:styleId="PlainTable31">
    <w:name w:val="Plain Table 31"/>
    <w:basedOn w:val="TableNormal"/>
    <w:uiPriority w:val="43"/>
    <w:rsid w:val="00C104D9"/>
    <w:rPr>
      <w:rFonts w:eastAsia="SimSun"/>
    </w:r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customStyle="1" w:styleId="PlainTable41">
    <w:name w:val="Plain Table 41"/>
    <w:basedOn w:val="TableNormal"/>
    <w:uiPriority w:val="44"/>
    <w:rsid w:val="00C104D9"/>
    <w:rPr>
      <w:rFonts w:eastAsia="SimSun"/>
    </w:r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PlainTable51">
    <w:name w:val="Plain Table 51"/>
    <w:basedOn w:val="TableNormal"/>
    <w:uiPriority w:val="45"/>
    <w:rsid w:val="00C104D9"/>
    <w:rPr>
      <w:rFonts w:eastAsia="SimSun"/>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character" w:customStyle="1" w:styleId="SmartHyperlink1">
    <w:name w:val="Smart Hyperlink1"/>
    <w:basedOn w:val="DefaultParagraphFont"/>
    <w:uiPriority w:val="99"/>
    <w:semiHidden/>
    <w:unhideWhenUsed/>
    <w:rsid w:val="00C104D9"/>
    <w:rPr>
      <w:u w:val="dotted"/>
    </w:rPr>
  </w:style>
  <w:style w:type="table" w:customStyle="1" w:styleId="TableGridLight1">
    <w:name w:val="Table Grid Light1"/>
    <w:basedOn w:val="TableNormal"/>
    <w:uiPriority w:val="40"/>
    <w:rsid w:val="00C104D9"/>
    <w:rPr>
      <w:rFonts w:eastAsia="SimSun"/>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GridTable1Light2">
    <w:name w:val="Grid Table 1 Light2"/>
    <w:basedOn w:val="TableNormal"/>
    <w:uiPriority w:val="46"/>
    <w:rsid w:val="00C104D9"/>
    <w:rPr>
      <w:rFonts w:eastAsia="SimSun"/>
    </w:r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customStyle="1" w:styleId="GridTable1Light-Accent12">
    <w:name w:val="Grid Table 1 Light - Accent 12"/>
    <w:basedOn w:val="TableNormal"/>
    <w:uiPriority w:val="46"/>
    <w:rsid w:val="00C104D9"/>
    <w:rPr>
      <w:rFonts w:eastAsia="SimSun"/>
    </w:rPr>
    <w:tblPr>
      <w:tblStyleRowBandSize w:val="1"/>
      <w:tblStyleColBandSize w:val="1"/>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customStyle="1" w:styleId="GridTable1Light-Accent22">
    <w:name w:val="Grid Table 1 Light - Accent 22"/>
    <w:basedOn w:val="TableNormal"/>
    <w:uiPriority w:val="46"/>
    <w:rsid w:val="00C104D9"/>
    <w:rPr>
      <w:rFonts w:eastAsia="SimSun"/>
    </w:rPr>
    <w:tblPr>
      <w:tblStyleRowBandSize w:val="1"/>
      <w:tblStyleColBandSize w:val="1"/>
      <w:tblBorders>
        <w:top w:val="single" w:sz="4" w:space="0" w:color="E5B8B7" w:themeColor="accent2" w:themeTint="66"/>
        <w:left w:val="single" w:sz="4" w:space="0" w:color="E5B8B7" w:themeColor="accent2" w:themeTint="66"/>
        <w:bottom w:val="single" w:sz="4" w:space="0" w:color="E5B8B7" w:themeColor="accent2" w:themeTint="66"/>
        <w:right w:val="single" w:sz="4" w:space="0" w:color="E5B8B7" w:themeColor="accent2" w:themeTint="66"/>
        <w:insideH w:val="single" w:sz="4" w:space="0" w:color="E5B8B7" w:themeColor="accent2" w:themeTint="66"/>
        <w:insideV w:val="single" w:sz="4" w:space="0" w:color="E5B8B7" w:themeColor="accent2" w:themeTint="66"/>
      </w:tblBorders>
    </w:tblPr>
    <w:tblStylePr w:type="firstRow">
      <w:rPr>
        <w:b/>
        <w:bCs/>
      </w:rPr>
      <w:tblPr/>
      <w:tcPr>
        <w:tcBorders>
          <w:bottom w:val="single" w:sz="12" w:space="0" w:color="D99594" w:themeColor="accent2" w:themeTint="99"/>
        </w:tcBorders>
      </w:tcPr>
    </w:tblStylePr>
    <w:tblStylePr w:type="lastRow">
      <w:rPr>
        <w:b/>
        <w:bCs/>
      </w:rPr>
      <w:tblPr/>
      <w:tcPr>
        <w:tcBorders>
          <w:top w:val="double" w:sz="2" w:space="0" w:color="D99594" w:themeColor="accent2" w:themeTint="99"/>
        </w:tcBorders>
      </w:tcPr>
    </w:tblStylePr>
    <w:tblStylePr w:type="firstCol">
      <w:rPr>
        <w:b/>
        <w:bCs/>
      </w:rPr>
    </w:tblStylePr>
    <w:tblStylePr w:type="lastCol">
      <w:rPr>
        <w:b/>
        <w:bCs/>
      </w:rPr>
    </w:tblStylePr>
  </w:style>
  <w:style w:type="table" w:customStyle="1" w:styleId="GridTable1Light-Accent32">
    <w:name w:val="Grid Table 1 Light - Accent 32"/>
    <w:basedOn w:val="TableNormal"/>
    <w:uiPriority w:val="46"/>
    <w:rsid w:val="00C104D9"/>
    <w:rPr>
      <w:rFonts w:eastAsia="SimSun"/>
    </w:rPr>
    <w:tblPr>
      <w:tblStyleRowBandSize w:val="1"/>
      <w:tblStyleColBandSize w:val="1"/>
      <w:tblBorders>
        <w:top w:val="single" w:sz="4" w:space="0" w:color="D6E3BC" w:themeColor="accent3" w:themeTint="66"/>
        <w:left w:val="single" w:sz="4" w:space="0" w:color="D6E3BC" w:themeColor="accent3" w:themeTint="66"/>
        <w:bottom w:val="single" w:sz="4" w:space="0" w:color="D6E3BC" w:themeColor="accent3" w:themeTint="66"/>
        <w:right w:val="single" w:sz="4" w:space="0" w:color="D6E3BC" w:themeColor="accent3" w:themeTint="66"/>
        <w:insideH w:val="single" w:sz="4" w:space="0" w:color="D6E3BC" w:themeColor="accent3" w:themeTint="66"/>
        <w:insideV w:val="single" w:sz="4" w:space="0" w:color="D6E3BC" w:themeColor="accent3" w:themeTint="66"/>
      </w:tblBorders>
    </w:tblPr>
    <w:tblStylePr w:type="firstRow">
      <w:rPr>
        <w:b/>
        <w:bCs/>
      </w:rPr>
      <w:tblPr/>
      <w:tcPr>
        <w:tcBorders>
          <w:bottom w:val="single" w:sz="12" w:space="0" w:color="C2D69B" w:themeColor="accent3" w:themeTint="99"/>
        </w:tcBorders>
      </w:tcPr>
    </w:tblStylePr>
    <w:tblStylePr w:type="lastRow">
      <w:rPr>
        <w:b/>
        <w:bCs/>
      </w:rPr>
      <w:tblPr/>
      <w:tcPr>
        <w:tcBorders>
          <w:top w:val="double" w:sz="2" w:space="0" w:color="C2D69B" w:themeColor="accent3" w:themeTint="99"/>
        </w:tcBorders>
      </w:tcPr>
    </w:tblStylePr>
    <w:tblStylePr w:type="firstCol">
      <w:rPr>
        <w:b/>
        <w:bCs/>
      </w:rPr>
    </w:tblStylePr>
    <w:tblStylePr w:type="lastCol">
      <w:rPr>
        <w:b/>
        <w:bCs/>
      </w:rPr>
    </w:tblStylePr>
  </w:style>
  <w:style w:type="table" w:customStyle="1" w:styleId="GridTable1Light-Accent42">
    <w:name w:val="Grid Table 1 Light - Accent 42"/>
    <w:basedOn w:val="TableNormal"/>
    <w:uiPriority w:val="46"/>
    <w:rsid w:val="00C104D9"/>
    <w:rPr>
      <w:rFonts w:eastAsia="SimSun"/>
    </w:rPr>
    <w:tblPr>
      <w:tblStyleRowBandSize w:val="1"/>
      <w:tblStyleColBandSize w:val="1"/>
      <w:tblBorders>
        <w:top w:val="single" w:sz="4" w:space="0" w:color="CCC0D9" w:themeColor="accent4" w:themeTint="66"/>
        <w:left w:val="single" w:sz="4" w:space="0" w:color="CCC0D9" w:themeColor="accent4" w:themeTint="66"/>
        <w:bottom w:val="single" w:sz="4" w:space="0" w:color="CCC0D9" w:themeColor="accent4" w:themeTint="66"/>
        <w:right w:val="single" w:sz="4" w:space="0" w:color="CCC0D9" w:themeColor="accent4" w:themeTint="66"/>
        <w:insideH w:val="single" w:sz="4" w:space="0" w:color="CCC0D9" w:themeColor="accent4" w:themeTint="66"/>
        <w:insideV w:val="single" w:sz="4" w:space="0" w:color="CCC0D9" w:themeColor="accent4" w:themeTint="66"/>
      </w:tblBorders>
    </w:tblPr>
    <w:tblStylePr w:type="firstRow">
      <w:rPr>
        <w:b/>
        <w:bCs/>
      </w:rPr>
      <w:tblPr/>
      <w:tcPr>
        <w:tcBorders>
          <w:bottom w:val="single" w:sz="12" w:space="0" w:color="B2A1C7" w:themeColor="accent4" w:themeTint="99"/>
        </w:tcBorders>
      </w:tcPr>
    </w:tblStylePr>
    <w:tblStylePr w:type="lastRow">
      <w:rPr>
        <w:b/>
        <w:bCs/>
      </w:rPr>
      <w:tblPr/>
      <w:tcPr>
        <w:tcBorders>
          <w:top w:val="double" w:sz="2" w:space="0" w:color="B2A1C7" w:themeColor="accent4" w:themeTint="99"/>
        </w:tcBorders>
      </w:tcPr>
    </w:tblStylePr>
    <w:tblStylePr w:type="firstCol">
      <w:rPr>
        <w:b/>
        <w:bCs/>
      </w:rPr>
    </w:tblStylePr>
    <w:tblStylePr w:type="lastCol">
      <w:rPr>
        <w:b/>
        <w:bCs/>
      </w:rPr>
    </w:tblStylePr>
  </w:style>
  <w:style w:type="table" w:customStyle="1" w:styleId="GridTable1Light-Accent52">
    <w:name w:val="Grid Table 1 Light - Accent 52"/>
    <w:basedOn w:val="TableNormal"/>
    <w:uiPriority w:val="46"/>
    <w:rsid w:val="00C104D9"/>
    <w:rPr>
      <w:rFonts w:eastAsia="SimSun"/>
    </w:rPr>
    <w:tblPr>
      <w:tblStyleRowBandSize w:val="1"/>
      <w:tblStyleColBandSize w:val="1"/>
      <w:tblBorders>
        <w:top w:val="single" w:sz="4" w:space="0" w:color="B6DDE8" w:themeColor="accent5" w:themeTint="66"/>
        <w:left w:val="single" w:sz="4" w:space="0" w:color="B6DDE8" w:themeColor="accent5" w:themeTint="66"/>
        <w:bottom w:val="single" w:sz="4" w:space="0" w:color="B6DDE8" w:themeColor="accent5" w:themeTint="66"/>
        <w:right w:val="single" w:sz="4" w:space="0" w:color="B6DDE8" w:themeColor="accent5" w:themeTint="66"/>
        <w:insideH w:val="single" w:sz="4" w:space="0" w:color="B6DDE8" w:themeColor="accent5" w:themeTint="66"/>
        <w:insideV w:val="single" w:sz="4" w:space="0" w:color="B6DDE8" w:themeColor="accent5" w:themeTint="66"/>
      </w:tblBorders>
    </w:tblPr>
    <w:tblStylePr w:type="firstRow">
      <w:rPr>
        <w:b/>
        <w:bCs/>
      </w:rPr>
      <w:tblPr/>
      <w:tcPr>
        <w:tcBorders>
          <w:bottom w:val="single" w:sz="12" w:space="0" w:color="92CDDC" w:themeColor="accent5" w:themeTint="99"/>
        </w:tcBorders>
      </w:tcPr>
    </w:tblStylePr>
    <w:tblStylePr w:type="lastRow">
      <w:rPr>
        <w:b/>
        <w:bCs/>
      </w:rPr>
      <w:tblPr/>
      <w:tcPr>
        <w:tcBorders>
          <w:top w:val="double" w:sz="2" w:space="0" w:color="92CDDC" w:themeColor="accent5" w:themeTint="99"/>
        </w:tcBorders>
      </w:tcPr>
    </w:tblStylePr>
    <w:tblStylePr w:type="firstCol">
      <w:rPr>
        <w:b/>
        <w:bCs/>
      </w:rPr>
    </w:tblStylePr>
    <w:tblStylePr w:type="lastCol">
      <w:rPr>
        <w:b/>
        <w:bCs/>
      </w:rPr>
    </w:tblStylePr>
  </w:style>
  <w:style w:type="table" w:customStyle="1" w:styleId="GridTable1Light-Accent62">
    <w:name w:val="Grid Table 1 Light - Accent 62"/>
    <w:basedOn w:val="TableNormal"/>
    <w:uiPriority w:val="46"/>
    <w:rsid w:val="00C104D9"/>
    <w:rPr>
      <w:rFonts w:eastAsia="SimSun"/>
    </w:rPr>
    <w:tblPr>
      <w:tblStyleRowBandSize w:val="1"/>
      <w:tblStyleColBandSize w:val="1"/>
      <w:tblBorders>
        <w:top w:val="single" w:sz="4" w:space="0" w:color="FBD4B4" w:themeColor="accent6" w:themeTint="66"/>
        <w:left w:val="single" w:sz="4" w:space="0" w:color="FBD4B4" w:themeColor="accent6" w:themeTint="66"/>
        <w:bottom w:val="single" w:sz="4" w:space="0" w:color="FBD4B4" w:themeColor="accent6" w:themeTint="66"/>
        <w:right w:val="single" w:sz="4" w:space="0" w:color="FBD4B4" w:themeColor="accent6" w:themeTint="66"/>
        <w:insideH w:val="single" w:sz="4" w:space="0" w:color="FBD4B4" w:themeColor="accent6" w:themeTint="66"/>
        <w:insideV w:val="single" w:sz="4" w:space="0" w:color="FBD4B4" w:themeColor="accent6" w:themeTint="66"/>
      </w:tblBorders>
    </w:tblPr>
    <w:tblStylePr w:type="firstRow">
      <w:rPr>
        <w:b/>
        <w:bCs/>
      </w:rPr>
      <w:tblPr/>
      <w:tcPr>
        <w:tcBorders>
          <w:bottom w:val="single" w:sz="12" w:space="0" w:color="FABF8F" w:themeColor="accent6" w:themeTint="99"/>
        </w:tcBorders>
      </w:tcPr>
    </w:tblStylePr>
    <w:tblStylePr w:type="lastRow">
      <w:rPr>
        <w:b/>
        <w:bCs/>
      </w:rPr>
      <w:tblPr/>
      <w:tcPr>
        <w:tcBorders>
          <w:top w:val="double" w:sz="2" w:space="0" w:color="FABF8F" w:themeColor="accent6" w:themeTint="99"/>
        </w:tcBorders>
      </w:tcPr>
    </w:tblStylePr>
    <w:tblStylePr w:type="firstCol">
      <w:rPr>
        <w:b/>
        <w:bCs/>
      </w:rPr>
    </w:tblStylePr>
    <w:tblStylePr w:type="lastCol">
      <w:rPr>
        <w:b/>
        <w:bCs/>
      </w:rPr>
    </w:tblStylePr>
  </w:style>
  <w:style w:type="table" w:customStyle="1" w:styleId="GridTable22">
    <w:name w:val="Grid Table 22"/>
    <w:basedOn w:val="TableNormal"/>
    <w:uiPriority w:val="47"/>
    <w:rsid w:val="00C104D9"/>
    <w:rPr>
      <w:rFonts w:eastAsia="SimSun"/>
    </w:r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GridTable2-Accent12">
    <w:name w:val="Grid Table 2 - Accent 12"/>
    <w:basedOn w:val="TableNormal"/>
    <w:uiPriority w:val="47"/>
    <w:rsid w:val="00C104D9"/>
    <w:rPr>
      <w:rFonts w:eastAsia="SimSun"/>
    </w:rPr>
    <w:tblPr>
      <w:tblStyleRowBandSize w:val="1"/>
      <w:tblStyleColBandSize w:val="1"/>
      <w:tblBorders>
        <w:top w:val="single" w:sz="2" w:space="0" w:color="95B3D7" w:themeColor="accent1" w:themeTint="99"/>
        <w:bottom w:val="single" w:sz="2" w:space="0" w:color="95B3D7" w:themeColor="accent1" w:themeTint="99"/>
        <w:insideH w:val="single" w:sz="2" w:space="0" w:color="95B3D7" w:themeColor="accent1" w:themeTint="99"/>
        <w:insideV w:val="single" w:sz="2" w:space="0" w:color="95B3D7" w:themeColor="accent1" w:themeTint="99"/>
      </w:tblBorders>
    </w:tblPr>
    <w:tblStylePr w:type="firstRow">
      <w:rPr>
        <w:b/>
        <w:bCs/>
      </w:rPr>
      <w:tblPr/>
      <w:tcPr>
        <w:tcBorders>
          <w:top w:val="nil"/>
          <w:bottom w:val="single" w:sz="12" w:space="0" w:color="95B3D7" w:themeColor="accent1" w:themeTint="99"/>
          <w:insideH w:val="nil"/>
          <w:insideV w:val="nil"/>
        </w:tcBorders>
        <w:shd w:val="clear" w:color="auto" w:fill="FFFFFF" w:themeFill="background1"/>
      </w:tcPr>
    </w:tblStylePr>
    <w:tblStylePr w:type="lastRow">
      <w:rPr>
        <w:b/>
        <w:bCs/>
      </w:rPr>
      <w:tblPr/>
      <w:tcPr>
        <w:tcBorders>
          <w:top w:val="double" w:sz="2" w:space="0" w:color="95B3D7"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GridTable2-Accent22">
    <w:name w:val="Grid Table 2 - Accent 22"/>
    <w:basedOn w:val="TableNormal"/>
    <w:uiPriority w:val="47"/>
    <w:rsid w:val="00C104D9"/>
    <w:rPr>
      <w:rFonts w:eastAsia="SimSun"/>
    </w:rPr>
    <w:tblPr>
      <w:tblStyleRowBandSize w:val="1"/>
      <w:tblStyleColBandSize w:val="1"/>
      <w:tblBorders>
        <w:top w:val="single" w:sz="2" w:space="0" w:color="D99594" w:themeColor="accent2" w:themeTint="99"/>
        <w:bottom w:val="single" w:sz="2" w:space="0" w:color="D99594" w:themeColor="accent2" w:themeTint="99"/>
        <w:insideH w:val="single" w:sz="2" w:space="0" w:color="D99594" w:themeColor="accent2" w:themeTint="99"/>
        <w:insideV w:val="single" w:sz="2" w:space="0" w:color="D99594" w:themeColor="accent2" w:themeTint="99"/>
      </w:tblBorders>
    </w:tblPr>
    <w:tblStylePr w:type="firstRow">
      <w:rPr>
        <w:b/>
        <w:bCs/>
      </w:rPr>
      <w:tblPr/>
      <w:tcPr>
        <w:tcBorders>
          <w:top w:val="nil"/>
          <w:bottom w:val="single" w:sz="12" w:space="0" w:color="D99594" w:themeColor="accent2" w:themeTint="99"/>
          <w:insideH w:val="nil"/>
          <w:insideV w:val="nil"/>
        </w:tcBorders>
        <w:shd w:val="clear" w:color="auto" w:fill="FFFFFF" w:themeFill="background1"/>
      </w:tcPr>
    </w:tblStylePr>
    <w:tblStylePr w:type="lastRow">
      <w:rPr>
        <w:b/>
        <w:bCs/>
      </w:rPr>
      <w:tblPr/>
      <w:tcPr>
        <w:tcBorders>
          <w:top w:val="double" w:sz="2" w:space="0" w:color="D99594"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customStyle="1" w:styleId="GridTable2-Accent32">
    <w:name w:val="Grid Table 2 - Accent 32"/>
    <w:basedOn w:val="TableNormal"/>
    <w:uiPriority w:val="47"/>
    <w:rsid w:val="00C104D9"/>
    <w:rPr>
      <w:rFonts w:eastAsia="SimSun"/>
    </w:rPr>
    <w:tblPr>
      <w:tblStyleRowBandSize w:val="1"/>
      <w:tblStyleColBandSize w:val="1"/>
      <w:tblBorders>
        <w:top w:val="single" w:sz="2" w:space="0" w:color="C2D69B" w:themeColor="accent3" w:themeTint="99"/>
        <w:bottom w:val="single" w:sz="2" w:space="0" w:color="C2D69B" w:themeColor="accent3" w:themeTint="99"/>
        <w:insideH w:val="single" w:sz="2" w:space="0" w:color="C2D69B" w:themeColor="accent3" w:themeTint="99"/>
        <w:insideV w:val="single" w:sz="2" w:space="0" w:color="C2D69B" w:themeColor="accent3" w:themeTint="99"/>
      </w:tblBorders>
    </w:tblPr>
    <w:tblStylePr w:type="firstRow">
      <w:rPr>
        <w:b/>
        <w:bCs/>
      </w:rPr>
      <w:tblPr/>
      <w:tcPr>
        <w:tcBorders>
          <w:top w:val="nil"/>
          <w:bottom w:val="single" w:sz="12" w:space="0" w:color="C2D69B" w:themeColor="accent3" w:themeTint="99"/>
          <w:insideH w:val="nil"/>
          <w:insideV w:val="nil"/>
        </w:tcBorders>
        <w:shd w:val="clear" w:color="auto" w:fill="FFFFFF" w:themeFill="background1"/>
      </w:tcPr>
    </w:tblStylePr>
    <w:tblStylePr w:type="lastRow">
      <w:rPr>
        <w:b/>
        <w:bCs/>
      </w:rPr>
      <w:tblPr/>
      <w:tcPr>
        <w:tcBorders>
          <w:top w:val="double" w:sz="2" w:space="0" w:color="C2D69B"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customStyle="1" w:styleId="GridTable2-Accent42">
    <w:name w:val="Grid Table 2 - Accent 42"/>
    <w:basedOn w:val="TableNormal"/>
    <w:uiPriority w:val="47"/>
    <w:rsid w:val="00C104D9"/>
    <w:rPr>
      <w:rFonts w:eastAsia="SimSun"/>
    </w:rPr>
    <w:tblPr>
      <w:tblStyleRowBandSize w:val="1"/>
      <w:tblStyleColBandSize w:val="1"/>
      <w:tblBorders>
        <w:top w:val="single" w:sz="2" w:space="0" w:color="B2A1C7" w:themeColor="accent4" w:themeTint="99"/>
        <w:bottom w:val="single" w:sz="2" w:space="0" w:color="B2A1C7" w:themeColor="accent4" w:themeTint="99"/>
        <w:insideH w:val="single" w:sz="2" w:space="0" w:color="B2A1C7" w:themeColor="accent4" w:themeTint="99"/>
        <w:insideV w:val="single" w:sz="2" w:space="0" w:color="B2A1C7" w:themeColor="accent4" w:themeTint="99"/>
      </w:tblBorders>
    </w:tblPr>
    <w:tblStylePr w:type="firstRow">
      <w:rPr>
        <w:b/>
        <w:bCs/>
      </w:rPr>
      <w:tblPr/>
      <w:tcPr>
        <w:tcBorders>
          <w:top w:val="nil"/>
          <w:bottom w:val="single" w:sz="12" w:space="0" w:color="B2A1C7" w:themeColor="accent4" w:themeTint="99"/>
          <w:insideH w:val="nil"/>
          <w:insideV w:val="nil"/>
        </w:tcBorders>
        <w:shd w:val="clear" w:color="auto" w:fill="FFFFFF" w:themeFill="background1"/>
      </w:tcPr>
    </w:tblStylePr>
    <w:tblStylePr w:type="lastRow">
      <w:rPr>
        <w:b/>
        <w:bCs/>
      </w:rPr>
      <w:tblPr/>
      <w:tcPr>
        <w:tcBorders>
          <w:top w:val="double" w:sz="2" w:space="0" w:color="B2A1C7"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customStyle="1" w:styleId="GridTable2-Accent52">
    <w:name w:val="Grid Table 2 - Accent 52"/>
    <w:basedOn w:val="TableNormal"/>
    <w:uiPriority w:val="47"/>
    <w:rsid w:val="00C104D9"/>
    <w:rPr>
      <w:rFonts w:eastAsia="SimSun"/>
    </w:rPr>
    <w:tblPr>
      <w:tblStyleRowBandSize w:val="1"/>
      <w:tblStyleColBandSize w:val="1"/>
      <w:tblBorders>
        <w:top w:val="single" w:sz="2" w:space="0" w:color="92CDDC" w:themeColor="accent5" w:themeTint="99"/>
        <w:bottom w:val="single" w:sz="2" w:space="0" w:color="92CDDC" w:themeColor="accent5" w:themeTint="99"/>
        <w:insideH w:val="single" w:sz="2" w:space="0" w:color="92CDDC" w:themeColor="accent5" w:themeTint="99"/>
        <w:insideV w:val="single" w:sz="2" w:space="0" w:color="92CDDC" w:themeColor="accent5" w:themeTint="99"/>
      </w:tblBorders>
    </w:tblPr>
    <w:tblStylePr w:type="firstRow">
      <w:rPr>
        <w:b/>
        <w:bCs/>
      </w:rPr>
      <w:tblPr/>
      <w:tcPr>
        <w:tcBorders>
          <w:top w:val="nil"/>
          <w:bottom w:val="single" w:sz="12" w:space="0" w:color="92CDDC" w:themeColor="accent5" w:themeTint="99"/>
          <w:insideH w:val="nil"/>
          <w:insideV w:val="nil"/>
        </w:tcBorders>
        <w:shd w:val="clear" w:color="auto" w:fill="FFFFFF" w:themeFill="background1"/>
      </w:tcPr>
    </w:tblStylePr>
    <w:tblStylePr w:type="lastRow">
      <w:rPr>
        <w:b/>
        <w:bCs/>
      </w:rPr>
      <w:tblPr/>
      <w:tcPr>
        <w:tcBorders>
          <w:top w:val="double" w:sz="2" w:space="0" w:color="92CDDC"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GridTable2-Accent62">
    <w:name w:val="Grid Table 2 - Accent 62"/>
    <w:basedOn w:val="TableNormal"/>
    <w:uiPriority w:val="47"/>
    <w:rsid w:val="00C104D9"/>
    <w:rPr>
      <w:rFonts w:eastAsia="SimSun"/>
    </w:rPr>
    <w:tblPr>
      <w:tblStyleRowBandSize w:val="1"/>
      <w:tblStyleColBandSize w:val="1"/>
      <w:tblBorders>
        <w:top w:val="single" w:sz="2" w:space="0" w:color="FABF8F" w:themeColor="accent6" w:themeTint="99"/>
        <w:bottom w:val="single" w:sz="2" w:space="0" w:color="FABF8F" w:themeColor="accent6" w:themeTint="99"/>
        <w:insideH w:val="single" w:sz="2" w:space="0" w:color="FABF8F" w:themeColor="accent6" w:themeTint="99"/>
        <w:insideV w:val="single" w:sz="2" w:space="0" w:color="FABF8F" w:themeColor="accent6" w:themeTint="99"/>
      </w:tblBorders>
    </w:tblPr>
    <w:tblStylePr w:type="firstRow">
      <w:rPr>
        <w:b/>
        <w:bCs/>
      </w:rPr>
      <w:tblPr/>
      <w:tcPr>
        <w:tcBorders>
          <w:top w:val="nil"/>
          <w:bottom w:val="single" w:sz="12" w:space="0" w:color="FABF8F" w:themeColor="accent6" w:themeTint="99"/>
          <w:insideH w:val="nil"/>
          <w:insideV w:val="nil"/>
        </w:tcBorders>
        <w:shd w:val="clear" w:color="auto" w:fill="FFFFFF" w:themeFill="background1"/>
      </w:tcPr>
    </w:tblStylePr>
    <w:tblStylePr w:type="lastRow">
      <w:rPr>
        <w:b/>
        <w:bCs/>
      </w:rPr>
      <w:tblPr/>
      <w:tcPr>
        <w:tcBorders>
          <w:top w:val="double" w:sz="2" w:space="0" w:color="FABF8F"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customStyle="1" w:styleId="GridTable32">
    <w:name w:val="Grid Table 32"/>
    <w:basedOn w:val="TableNormal"/>
    <w:uiPriority w:val="48"/>
    <w:rsid w:val="00C104D9"/>
    <w:rPr>
      <w:rFonts w:eastAsia="SimSun"/>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customStyle="1" w:styleId="GridTable3-Accent12">
    <w:name w:val="Grid Table 3 - Accent 12"/>
    <w:basedOn w:val="TableNormal"/>
    <w:uiPriority w:val="48"/>
    <w:rsid w:val="00C104D9"/>
    <w:rPr>
      <w:rFonts w:eastAsia="SimSun"/>
    </w:r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BE5F1" w:themeFill="accent1" w:themeFillTint="33"/>
      </w:tcPr>
    </w:tblStylePr>
    <w:tblStylePr w:type="band1Horz">
      <w:tblPr/>
      <w:tcPr>
        <w:shd w:val="clear" w:color="auto" w:fill="DBE5F1" w:themeFill="accent1" w:themeFillTint="33"/>
      </w:tcPr>
    </w:tblStylePr>
    <w:tblStylePr w:type="neCell">
      <w:tblPr/>
      <w:tcPr>
        <w:tcBorders>
          <w:bottom w:val="single" w:sz="4" w:space="0" w:color="95B3D7" w:themeColor="accent1" w:themeTint="99"/>
        </w:tcBorders>
      </w:tcPr>
    </w:tblStylePr>
    <w:tblStylePr w:type="nwCell">
      <w:tblPr/>
      <w:tcPr>
        <w:tcBorders>
          <w:bottom w:val="single" w:sz="4" w:space="0" w:color="95B3D7" w:themeColor="accent1" w:themeTint="99"/>
        </w:tcBorders>
      </w:tcPr>
    </w:tblStylePr>
    <w:tblStylePr w:type="seCell">
      <w:tblPr/>
      <w:tcPr>
        <w:tcBorders>
          <w:top w:val="single" w:sz="4" w:space="0" w:color="95B3D7" w:themeColor="accent1" w:themeTint="99"/>
        </w:tcBorders>
      </w:tcPr>
    </w:tblStylePr>
    <w:tblStylePr w:type="swCell">
      <w:tblPr/>
      <w:tcPr>
        <w:tcBorders>
          <w:top w:val="single" w:sz="4" w:space="0" w:color="95B3D7" w:themeColor="accent1" w:themeTint="99"/>
        </w:tcBorders>
      </w:tcPr>
    </w:tblStylePr>
  </w:style>
  <w:style w:type="table" w:customStyle="1" w:styleId="GridTable3-Accent22">
    <w:name w:val="Grid Table 3 - Accent 22"/>
    <w:basedOn w:val="TableNormal"/>
    <w:uiPriority w:val="48"/>
    <w:rsid w:val="00C104D9"/>
    <w:rPr>
      <w:rFonts w:eastAsia="SimSun"/>
    </w:rPr>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2DBDB" w:themeFill="accent2" w:themeFillTint="33"/>
      </w:tcPr>
    </w:tblStylePr>
    <w:tblStylePr w:type="band1Horz">
      <w:tblPr/>
      <w:tcPr>
        <w:shd w:val="clear" w:color="auto" w:fill="F2DBDB" w:themeFill="accent2" w:themeFillTint="33"/>
      </w:tcPr>
    </w:tblStylePr>
    <w:tblStylePr w:type="neCell">
      <w:tblPr/>
      <w:tcPr>
        <w:tcBorders>
          <w:bottom w:val="single" w:sz="4" w:space="0" w:color="D99594" w:themeColor="accent2" w:themeTint="99"/>
        </w:tcBorders>
      </w:tcPr>
    </w:tblStylePr>
    <w:tblStylePr w:type="nwCell">
      <w:tblPr/>
      <w:tcPr>
        <w:tcBorders>
          <w:bottom w:val="single" w:sz="4" w:space="0" w:color="D99594" w:themeColor="accent2" w:themeTint="99"/>
        </w:tcBorders>
      </w:tcPr>
    </w:tblStylePr>
    <w:tblStylePr w:type="seCell">
      <w:tblPr/>
      <w:tcPr>
        <w:tcBorders>
          <w:top w:val="single" w:sz="4" w:space="0" w:color="D99594" w:themeColor="accent2" w:themeTint="99"/>
        </w:tcBorders>
      </w:tcPr>
    </w:tblStylePr>
    <w:tblStylePr w:type="swCell">
      <w:tblPr/>
      <w:tcPr>
        <w:tcBorders>
          <w:top w:val="single" w:sz="4" w:space="0" w:color="D99594" w:themeColor="accent2" w:themeTint="99"/>
        </w:tcBorders>
      </w:tcPr>
    </w:tblStylePr>
  </w:style>
  <w:style w:type="table" w:customStyle="1" w:styleId="GridTable3-Accent32">
    <w:name w:val="Grid Table 3 - Accent 32"/>
    <w:basedOn w:val="TableNormal"/>
    <w:uiPriority w:val="48"/>
    <w:rsid w:val="00C104D9"/>
    <w:rPr>
      <w:rFonts w:eastAsia="SimSun"/>
    </w:r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AF1DD" w:themeFill="accent3" w:themeFillTint="33"/>
      </w:tcPr>
    </w:tblStylePr>
    <w:tblStylePr w:type="band1Horz">
      <w:tblPr/>
      <w:tcPr>
        <w:shd w:val="clear" w:color="auto" w:fill="EAF1DD" w:themeFill="accent3" w:themeFillTint="33"/>
      </w:tcPr>
    </w:tblStylePr>
    <w:tblStylePr w:type="neCell">
      <w:tblPr/>
      <w:tcPr>
        <w:tcBorders>
          <w:bottom w:val="single" w:sz="4" w:space="0" w:color="C2D69B" w:themeColor="accent3" w:themeTint="99"/>
        </w:tcBorders>
      </w:tcPr>
    </w:tblStylePr>
    <w:tblStylePr w:type="nwCell">
      <w:tblPr/>
      <w:tcPr>
        <w:tcBorders>
          <w:bottom w:val="single" w:sz="4" w:space="0" w:color="C2D69B" w:themeColor="accent3" w:themeTint="99"/>
        </w:tcBorders>
      </w:tcPr>
    </w:tblStylePr>
    <w:tblStylePr w:type="seCell">
      <w:tblPr/>
      <w:tcPr>
        <w:tcBorders>
          <w:top w:val="single" w:sz="4" w:space="0" w:color="C2D69B" w:themeColor="accent3" w:themeTint="99"/>
        </w:tcBorders>
      </w:tcPr>
    </w:tblStylePr>
    <w:tblStylePr w:type="swCell">
      <w:tblPr/>
      <w:tcPr>
        <w:tcBorders>
          <w:top w:val="single" w:sz="4" w:space="0" w:color="C2D69B" w:themeColor="accent3" w:themeTint="99"/>
        </w:tcBorders>
      </w:tcPr>
    </w:tblStylePr>
  </w:style>
  <w:style w:type="table" w:customStyle="1" w:styleId="GridTable3-Accent42">
    <w:name w:val="Grid Table 3 - Accent 42"/>
    <w:basedOn w:val="TableNormal"/>
    <w:uiPriority w:val="48"/>
    <w:rsid w:val="00C104D9"/>
    <w:rPr>
      <w:rFonts w:eastAsia="SimSun"/>
    </w:r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5DFEC" w:themeFill="accent4" w:themeFillTint="33"/>
      </w:tcPr>
    </w:tblStylePr>
    <w:tblStylePr w:type="band1Horz">
      <w:tblPr/>
      <w:tcPr>
        <w:shd w:val="clear" w:color="auto" w:fill="E5DFEC" w:themeFill="accent4" w:themeFillTint="33"/>
      </w:tcPr>
    </w:tblStylePr>
    <w:tblStylePr w:type="neCell">
      <w:tblPr/>
      <w:tcPr>
        <w:tcBorders>
          <w:bottom w:val="single" w:sz="4" w:space="0" w:color="B2A1C7" w:themeColor="accent4" w:themeTint="99"/>
        </w:tcBorders>
      </w:tcPr>
    </w:tblStylePr>
    <w:tblStylePr w:type="nwCell">
      <w:tblPr/>
      <w:tcPr>
        <w:tcBorders>
          <w:bottom w:val="single" w:sz="4" w:space="0" w:color="B2A1C7" w:themeColor="accent4" w:themeTint="99"/>
        </w:tcBorders>
      </w:tcPr>
    </w:tblStylePr>
    <w:tblStylePr w:type="seCell">
      <w:tblPr/>
      <w:tcPr>
        <w:tcBorders>
          <w:top w:val="single" w:sz="4" w:space="0" w:color="B2A1C7" w:themeColor="accent4" w:themeTint="99"/>
        </w:tcBorders>
      </w:tcPr>
    </w:tblStylePr>
    <w:tblStylePr w:type="swCell">
      <w:tblPr/>
      <w:tcPr>
        <w:tcBorders>
          <w:top w:val="single" w:sz="4" w:space="0" w:color="B2A1C7" w:themeColor="accent4" w:themeTint="99"/>
        </w:tcBorders>
      </w:tcPr>
    </w:tblStylePr>
  </w:style>
  <w:style w:type="table" w:customStyle="1" w:styleId="GridTable3-Accent52">
    <w:name w:val="Grid Table 3 - Accent 52"/>
    <w:basedOn w:val="TableNormal"/>
    <w:uiPriority w:val="48"/>
    <w:rsid w:val="00C104D9"/>
    <w:rPr>
      <w:rFonts w:eastAsia="SimSun"/>
    </w:r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AEEF3" w:themeFill="accent5" w:themeFillTint="33"/>
      </w:tcPr>
    </w:tblStylePr>
    <w:tblStylePr w:type="band1Horz">
      <w:tblPr/>
      <w:tcPr>
        <w:shd w:val="clear" w:color="auto" w:fill="DAEEF3" w:themeFill="accent5" w:themeFillTint="33"/>
      </w:tcPr>
    </w:tblStylePr>
    <w:tblStylePr w:type="neCell">
      <w:tblPr/>
      <w:tcPr>
        <w:tcBorders>
          <w:bottom w:val="single" w:sz="4" w:space="0" w:color="92CDDC" w:themeColor="accent5" w:themeTint="99"/>
        </w:tcBorders>
      </w:tcPr>
    </w:tblStylePr>
    <w:tblStylePr w:type="nwCell">
      <w:tblPr/>
      <w:tcPr>
        <w:tcBorders>
          <w:bottom w:val="single" w:sz="4" w:space="0" w:color="92CDDC" w:themeColor="accent5" w:themeTint="99"/>
        </w:tcBorders>
      </w:tcPr>
    </w:tblStylePr>
    <w:tblStylePr w:type="seCell">
      <w:tblPr/>
      <w:tcPr>
        <w:tcBorders>
          <w:top w:val="single" w:sz="4" w:space="0" w:color="92CDDC" w:themeColor="accent5" w:themeTint="99"/>
        </w:tcBorders>
      </w:tcPr>
    </w:tblStylePr>
    <w:tblStylePr w:type="swCell">
      <w:tblPr/>
      <w:tcPr>
        <w:tcBorders>
          <w:top w:val="single" w:sz="4" w:space="0" w:color="92CDDC" w:themeColor="accent5" w:themeTint="99"/>
        </w:tcBorders>
      </w:tcPr>
    </w:tblStylePr>
  </w:style>
  <w:style w:type="table" w:customStyle="1" w:styleId="GridTable3-Accent62">
    <w:name w:val="Grid Table 3 - Accent 62"/>
    <w:basedOn w:val="TableNormal"/>
    <w:uiPriority w:val="48"/>
    <w:rsid w:val="00C104D9"/>
    <w:rPr>
      <w:rFonts w:eastAsia="SimSun"/>
    </w:r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DE9D9" w:themeFill="accent6" w:themeFillTint="33"/>
      </w:tcPr>
    </w:tblStylePr>
    <w:tblStylePr w:type="band1Horz">
      <w:tblPr/>
      <w:tcPr>
        <w:shd w:val="clear" w:color="auto" w:fill="FDE9D9" w:themeFill="accent6" w:themeFillTint="33"/>
      </w:tcPr>
    </w:tblStylePr>
    <w:tblStylePr w:type="neCell">
      <w:tblPr/>
      <w:tcPr>
        <w:tcBorders>
          <w:bottom w:val="single" w:sz="4" w:space="0" w:color="FABF8F" w:themeColor="accent6" w:themeTint="99"/>
        </w:tcBorders>
      </w:tcPr>
    </w:tblStylePr>
    <w:tblStylePr w:type="nwCell">
      <w:tblPr/>
      <w:tcPr>
        <w:tcBorders>
          <w:bottom w:val="single" w:sz="4" w:space="0" w:color="FABF8F" w:themeColor="accent6" w:themeTint="99"/>
        </w:tcBorders>
      </w:tcPr>
    </w:tblStylePr>
    <w:tblStylePr w:type="seCell">
      <w:tblPr/>
      <w:tcPr>
        <w:tcBorders>
          <w:top w:val="single" w:sz="4" w:space="0" w:color="FABF8F" w:themeColor="accent6" w:themeTint="99"/>
        </w:tcBorders>
      </w:tcPr>
    </w:tblStylePr>
    <w:tblStylePr w:type="swCell">
      <w:tblPr/>
      <w:tcPr>
        <w:tcBorders>
          <w:top w:val="single" w:sz="4" w:space="0" w:color="FABF8F" w:themeColor="accent6" w:themeTint="99"/>
        </w:tcBorders>
      </w:tcPr>
    </w:tblStylePr>
  </w:style>
  <w:style w:type="table" w:customStyle="1" w:styleId="GridTable42">
    <w:name w:val="Grid Table 42"/>
    <w:basedOn w:val="TableNormal"/>
    <w:uiPriority w:val="49"/>
    <w:rsid w:val="00C104D9"/>
    <w:rPr>
      <w:rFonts w:eastAsia="SimSun"/>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GridTable4-Accent12">
    <w:name w:val="Grid Table 4 - Accent 12"/>
    <w:basedOn w:val="TableNormal"/>
    <w:uiPriority w:val="49"/>
    <w:rsid w:val="00C104D9"/>
    <w:rPr>
      <w:rFonts w:eastAsia="SimSun"/>
    </w:r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GridTable4-Accent22">
    <w:name w:val="Grid Table 4 - Accent 22"/>
    <w:basedOn w:val="TableNormal"/>
    <w:uiPriority w:val="49"/>
    <w:rsid w:val="00C104D9"/>
    <w:rPr>
      <w:rFonts w:eastAsia="SimSun"/>
    </w:rPr>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blStylePr w:type="firstRow">
      <w:rPr>
        <w:b/>
        <w:bCs/>
        <w:color w:val="FFFFFF" w:themeColor="background1"/>
      </w:rPr>
      <w:tblPr/>
      <w:tcPr>
        <w:tcBorders>
          <w:top w:val="single" w:sz="4" w:space="0" w:color="C0504D" w:themeColor="accent2"/>
          <w:left w:val="single" w:sz="4" w:space="0" w:color="C0504D" w:themeColor="accent2"/>
          <w:bottom w:val="single" w:sz="4" w:space="0" w:color="C0504D" w:themeColor="accent2"/>
          <w:right w:val="single" w:sz="4" w:space="0" w:color="C0504D" w:themeColor="accent2"/>
          <w:insideH w:val="nil"/>
          <w:insideV w:val="nil"/>
        </w:tcBorders>
        <w:shd w:val="clear" w:color="auto" w:fill="C0504D" w:themeFill="accent2"/>
      </w:tcPr>
    </w:tblStylePr>
    <w:tblStylePr w:type="lastRow">
      <w:rPr>
        <w:b/>
        <w:bCs/>
      </w:rPr>
      <w:tblPr/>
      <w:tcPr>
        <w:tcBorders>
          <w:top w:val="double" w:sz="4" w:space="0" w:color="C0504D" w:themeColor="accent2"/>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customStyle="1" w:styleId="GridTable4-Accent32">
    <w:name w:val="Grid Table 4 - Accent 32"/>
    <w:basedOn w:val="TableNormal"/>
    <w:uiPriority w:val="49"/>
    <w:rsid w:val="00C104D9"/>
    <w:rPr>
      <w:rFonts w:eastAsia="SimSun"/>
    </w:r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color w:val="FFFFFF" w:themeColor="background1"/>
      </w:rPr>
      <w:tblPr/>
      <w:tcPr>
        <w:tcBorders>
          <w:top w:val="single" w:sz="4" w:space="0" w:color="9BBB59" w:themeColor="accent3"/>
          <w:left w:val="single" w:sz="4" w:space="0" w:color="9BBB59" w:themeColor="accent3"/>
          <w:bottom w:val="single" w:sz="4" w:space="0" w:color="9BBB59" w:themeColor="accent3"/>
          <w:right w:val="single" w:sz="4" w:space="0" w:color="9BBB59" w:themeColor="accent3"/>
          <w:insideH w:val="nil"/>
          <w:insideV w:val="nil"/>
        </w:tcBorders>
        <w:shd w:val="clear" w:color="auto" w:fill="9BBB59" w:themeFill="accent3"/>
      </w:tcPr>
    </w:tblStylePr>
    <w:tblStylePr w:type="lastRow">
      <w:rPr>
        <w:b/>
        <w:bCs/>
      </w:rPr>
      <w:tblPr/>
      <w:tcPr>
        <w:tcBorders>
          <w:top w:val="double" w:sz="4" w:space="0" w:color="9BBB59" w:themeColor="accent3"/>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customStyle="1" w:styleId="GridTable4-Accent42">
    <w:name w:val="Grid Table 4 - Accent 42"/>
    <w:basedOn w:val="TableNormal"/>
    <w:uiPriority w:val="49"/>
    <w:rsid w:val="00C104D9"/>
    <w:rPr>
      <w:rFonts w:eastAsia="SimSun"/>
    </w:r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color w:val="FFFFFF" w:themeColor="background1"/>
      </w:rPr>
      <w:tblPr/>
      <w:tcPr>
        <w:tcBorders>
          <w:top w:val="single" w:sz="4" w:space="0" w:color="8064A2" w:themeColor="accent4"/>
          <w:left w:val="single" w:sz="4" w:space="0" w:color="8064A2" w:themeColor="accent4"/>
          <w:bottom w:val="single" w:sz="4" w:space="0" w:color="8064A2" w:themeColor="accent4"/>
          <w:right w:val="single" w:sz="4" w:space="0" w:color="8064A2" w:themeColor="accent4"/>
          <w:insideH w:val="nil"/>
          <w:insideV w:val="nil"/>
        </w:tcBorders>
        <w:shd w:val="clear" w:color="auto" w:fill="8064A2" w:themeFill="accent4"/>
      </w:tcPr>
    </w:tblStylePr>
    <w:tblStylePr w:type="lastRow">
      <w:rPr>
        <w:b/>
        <w:bCs/>
      </w:rPr>
      <w:tblPr/>
      <w:tcPr>
        <w:tcBorders>
          <w:top w:val="double" w:sz="4" w:space="0" w:color="8064A2" w:themeColor="accent4"/>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customStyle="1" w:styleId="GridTable4-Accent52">
    <w:name w:val="Grid Table 4 - Accent 52"/>
    <w:basedOn w:val="TableNormal"/>
    <w:uiPriority w:val="49"/>
    <w:rsid w:val="00C104D9"/>
    <w:rPr>
      <w:rFonts w:eastAsia="SimSun"/>
    </w:r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color w:val="FFFFFF" w:themeColor="background1"/>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insideH w:val="nil"/>
          <w:insideV w:val="nil"/>
        </w:tcBorders>
        <w:shd w:val="clear" w:color="auto" w:fill="4BACC6" w:themeFill="accent5"/>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GridTable4-Accent62">
    <w:name w:val="Grid Table 4 - Accent 62"/>
    <w:basedOn w:val="TableNormal"/>
    <w:uiPriority w:val="49"/>
    <w:rsid w:val="00C104D9"/>
    <w:rPr>
      <w:rFonts w:eastAsia="SimSun"/>
    </w:r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color w:val="FFFFFF" w:themeColor="background1"/>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insideH w:val="nil"/>
          <w:insideV w:val="nil"/>
        </w:tcBorders>
        <w:shd w:val="clear" w:color="auto" w:fill="F79646" w:themeFill="accent6"/>
      </w:tcPr>
    </w:tblStylePr>
    <w:tblStylePr w:type="lastRow">
      <w:rPr>
        <w:b/>
        <w:bCs/>
      </w:rPr>
      <w:tblPr/>
      <w:tcPr>
        <w:tcBorders>
          <w:top w:val="double" w:sz="4" w:space="0" w:color="F79646" w:themeColor="accent6"/>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customStyle="1" w:styleId="GridTable5Dark2">
    <w:name w:val="Grid Table 5 Dark2"/>
    <w:basedOn w:val="TableNormal"/>
    <w:uiPriority w:val="50"/>
    <w:rsid w:val="00C104D9"/>
    <w:rPr>
      <w:rFonts w:eastAsia="SimSun"/>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customStyle="1" w:styleId="GridTable5Dark-Accent12">
    <w:name w:val="Grid Table 5 Dark - Accent 12"/>
    <w:basedOn w:val="TableNormal"/>
    <w:uiPriority w:val="50"/>
    <w:rsid w:val="00C104D9"/>
    <w:rPr>
      <w:rFonts w:eastAsia="SimSun"/>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BE5F1"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F81BD"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F81BD"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F81BD"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F81BD" w:themeFill="accent1"/>
      </w:tcPr>
    </w:tblStylePr>
    <w:tblStylePr w:type="band1Vert">
      <w:tblPr/>
      <w:tcPr>
        <w:shd w:val="clear" w:color="auto" w:fill="B8CCE4" w:themeFill="accent1" w:themeFillTint="66"/>
      </w:tcPr>
    </w:tblStylePr>
    <w:tblStylePr w:type="band1Horz">
      <w:tblPr/>
      <w:tcPr>
        <w:shd w:val="clear" w:color="auto" w:fill="B8CCE4" w:themeFill="accent1" w:themeFillTint="66"/>
      </w:tcPr>
    </w:tblStylePr>
  </w:style>
  <w:style w:type="table" w:customStyle="1" w:styleId="GridTable5Dark-Accent22">
    <w:name w:val="Grid Table 5 Dark - Accent 22"/>
    <w:basedOn w:val="TableNormal"/>
    <w:uiPriority w:val="50"/>
    <w:rsid w:val="00C104D9"/>
    <w:rPr>
      <w:rFonts w:eastAsia="SimSun"/>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2DBDB"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C0504D"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C0504D"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C0504D"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C0504D" w:themeFill="accent2"/>
      </w:tcPr>
    </w:tblStylePr>
    <w:tblStylePr w:type="band1Vert">
      <w:tblPr/>
      <w:tcPr>
        <w:shd w:val="clear" w:color="auto" w:fill="E5B8B7" w:themeFill="accent2" w:themeFillTint="66"/>
      </w:tcPr>
    </w:tblStylePr>
    <w:tblStylePr w:type="band1Horz">
      <w:tblPr/>
      <w:tcPr>
        <w:shd w:val="clear" w:color="auto" w:fill="E5B8B7" w:themeFill="accent2" w:themeFillTint="66"/>
      </w:tcPr>
    </w:tblStylePr>
  </w:style>
  <w:style w:type="table" w:customStyle="1" w:styleId="GridTable5Dark-Accent32">
    <w:name w:val="Grid Table 5 Dark - Accent 32"/>
    <w:basedOn w:val="TableNormal"/>
    <w:uiPriority w:val="50"/>
    <w:rsid w:val="00C104D9"/>
    <w:rPr>
      <w:rFonts w:eastAsia="SimSun"/>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AF1D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9BBB59"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9BBB59"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9BBB59"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9BBB59" w:themeFill="accent3"/>
      </w:tcPr>
    </w:tblStylePr>
    <w:tblStylePr w:type="band1Vert">
      <w:tblPr/>
      <w:tcPr>
        <w:shd w:val="clear" w:color="auto" w:fill="D6E3BC" w:themeFill="accent3" w:themeFillTint="66"/>
      </w:tcPr>
    </w:tblStylePr>
    <w:tblStylePr w:type="band1Horz">
      <w:tblPr/>
      <w:tcPr>
        <w:shd w:val="clear" w:color="auto" w:fill="D6E3BC" w:themeFill="accent3" w:themeFillTint="66"/>
      </w:tcPr>
    </w:tblStylePr>
  </w:style>
  <w:style w:type="table" w:customStyle="1" w:styleId="GridTable5Dark-Accent42">
    <w:name w:val="Grid Table 5 Dark - Accent 42"/>
    <w:basedOn w:val="TableNormal"/>
    <w:uiPriority w:val="50"/>
    <w:rsid w:val="00C104D9"/>
    <w:rPr>
      <w:rFonts w:eastAsia="SimSun"/>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5DFEC"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8064A2"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8064A2"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8064A2"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8064A2" w:themeFill="accent4"/>
      </w:tcPr>
    </w:tblStylePr>
    <w:tblStylePr w:type="band1Vert">
      <w:tblPr/>
      <w:tcPr>
        <w:shd w:val="clear" w:color="auto" w:fill="CCC0D9" w:themeFill="accent4" w:themeFillTint="66"/>
      </w:tcPr>
    </w:tblStylePr>
    <w:tblStylePr w:type="band1Horz">
      <w:tblPr/>
      <w:tcPr>
        <w:shd w:val="clear" w:color="auto" w:fill="CCC0D9" w:themeFill="accent4" w:themeFillTint="66"/>
      </w:tcPr>
    </w:tblStylePr>
  </w:style>
  <w:style w:type="table" w:customStyle="1" w:styleId="GridTable5Dark-Accent52">
    <w:name w:val="Grid Table 5 Dark - Accent 52"/>
    <w:basedOn w:val="TableNormal"/>
    <w:uiPriority w:val="50"/>
    <w:rsid w:val="00C104D9"/>
    <w:rPr>
      <w:rFonts w:eastAsia="SimSun"/>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AEE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BACC6"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BACC6"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BACC6"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BACC6" w:themeFill="accent5"/>
      </w:tcPr>
    </w:tblStylePr>
    <w:tblStylePr w:type="band1Vert">
      <w:tblPr/>
      <w:tcPr>
        <w:shd w:val="clear" w:color="auto" w:fill="B6DDE8" w:themeFill="accent5" w:themeFillTint="66"/>
      </w:tcPr>
    </w:tblStylePr>
    <w:tblStylePr w:type="band1Horz">
      <w:tblPr/>
      <w:tcPr>
        <w:shd w:val="clear" w:color="auto" w:fill="B6DDE8" w:themeFill="accent5" w:themeFillTint="66"/>
      </w:tcPr>
    </w:tblStylePr>
  </w:style>
  <w:style w:type="table" w:customStyle="1" w:styleId="GridTable5Dark-Accent62">
    <w:name w:val="Grid Table 5 Dark - Accent 62"/>
    <w:basedOn w:val="TableNormal"/>
    <w:uiPriority w:val="50"/>
    <w:rsid w:val="00C104D9"/>
    <w:rPr>
      <w:rFonts w:eastAsia="SimSun"/>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DE9D9"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F79646"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F79646"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F79646"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F79646" w:themeFill="accent6"/>
      </w:tcPr>
    </w:tblStylePr>
    <w:tblStylePr w:type="band1Vert">
      <w:tblPr/>
      <w:tcPr>
        <w:shd w:val="clear" w:color="auto" w:fill="FBD4B4" w:themeFill="accent6" w:themeFillTint="66"/>
      </w:tcPr>
    </w:tblStylePr>
    <w:tblStylePr w:type="band1Horz">
      <w:tblPr/>
      <w:tcPr>
        <w:shd w:val="clear" w:color="auto" w:fill="FBD4B4" w:themeFill="accent6" w:themeFillTint="66"/>
      </w:tcPr>
    </w:tblStylePr>
  </w:style>
  <w:style w:type="table" w:customStyle="1" w:styleId="GridTable6Colorful2">
    <w:name w:val="Grid Table 6 Colorful2"/>
    <w:basedOn w:val="TableNormal"/>
    <w:uiPriority w:val="51"/>
    <w:rsid w:val="00C104D9"/>
    <w:rPr>
      <w:rFonts w:eastAsia="SimSun"/>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GridTable6Colorful-Accent12">
    <w:name w:val="Grid Table 6 Colorful - Accent 12"/>
    <w:basedOn w:val="TableNormal"/>
    <w:uiPriority w:val="51"/>
    <w:rsid w:val="00C104D9"/>
    <w:rPr>
      <w:rFonts w:eastAsia="SimSun"/>
      <w:color w:val="365F91" w:themeColor="accent1" w:themeShade="BF"/>
    </w:r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4" w:space="0" w:color="95B3D7" w:themeColor="accent1" w:themeTint="99"/>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GridTable6Colorful-Accent22">
    <w:name w:val="Grid Table 6 Colorful - Accent 22"/>
    <w:basedOn w:val="TableNormal"/>
    <w:uiPriority w:val="51"/>
    <w:rsid w:val="00C104D9"/>
    <w:rPr>
      <w:rFonts w:eastAsia="SimSun"/>
      <w:color w:val="943634" w:themeColor="accent2" w:themeShade="BF"/>
    </w:rPr>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blStylePr w:type="firstRow">
      <w:rPr>
        <w:b/>
        <w:bCs/>
      </w:rPr>
      <w:tblPr/>
      <w:tcPr>
        <w:tcBorders>
          <w:bottom w:val="single" w:sz="12" w:space="0" w:color="D99594" w:themeColor="accent2" w:themeTint="99"/>
        </w:tcBorders>
      </w:tcPr>
    </w:tblStylePr>
    <w:tblStylePr w:type="lastRow">
      <w:rPr>
        <w:b/>
        <w:bCs/>
      </w:rPr>
      <w:tblPr/>
      <w:tcPr>
        <w:tcBorders>
          <w:top w:val="double" w:sz="4" w:space="0" w:color="D99594" w:themeColor="accent2" w:themeTint="99"/>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customStyle="1" w:styleId="GridTable6Colorful-Accent32">
    <w:name w:val="Grid Table 6 Colorful - Accent 32"/>
    <w:basedOn w:val="TableNormal"/>
    <w:uiPriority w:val="51"/>
    <w:rsid w:val="00C104D9"/>
    <w:rPr>
      <w:rFonts w:eastAsia="SimSun"/>
      <w:color w:val="76923C" w:themeColor="accent3" w:themeShade="BF"/>
    </w:r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rPr>
      <w:tblPr/>
      <w:tcPr>
        <w:tcBorders>
          <w:bottom w:val="single" w:sz="12" w:space="0" w:color="C2D69B" w:themeColor="accent3" w:themeTint="99"/>
        </w:tcBorders>
      </w:tcPr>
    </w:tblStylePr>
    <w:tblStylePr w:type="lastRow">
      <w:rPr>
        <w:b/>
        <w:bCs/>
      </w:rPr>
      <w:tblPr/>
      <w:tcPr>
        <w:tcBorders>
          <w:top w:val="double" w:sz="4" w:space="0" w:color="C2D69B" w:themeColor="accent3" w:themeTint="99"/>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customStyle="1" w:styleId="GridTable6Colorful-Accent42">
    <w:name w:val="Grid Table 6 Colorful - Accent 42"/>
    <w:basedOn w:val="TableNormal"/>
    <w:uiPriority w:val="51"/>
    <w:rsid w:val="00C104D9"/>
    <w:rPr>
      <w:rFonts w:eastAsia="SimSun"/>
      <w:color w:val="5F497A" w:themeColor="accent4" w:themeShade="BF"/>
    </w:r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rPr>
      <w:tblPr/>
      <w:tcPr>
        <w:tcBorders>
          <w:bottom w:val="single" w:sz="12" w:space="0" w:color="B2A1C7" w:themeColor="accent4" w:themeTint="99"/>
        </w:tcBorders>
      </w:tcPr>
    </w:tblStylePr>
    <w:tblStylePr w:type="lastRow">
      <w:rPr>
        <w:b/>
        <w:bCs/>
      </w:rPr>
      <w:tblPr/>
      <w:tcPr>
        <w:tcBorders>
          <w:top w:val="double" w:sz="4" w:space="0" w:color="B2A1C7" w:themeColor="accent4" w:themeTint="99"/>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customStyle="1" w:styleId="GridTable6Colorful-Accent52">
    <w:name w:val="Grid Table 6 Colorful - Accent 52"/>
    <w:basedOn w:val="TableNormal"/>
    <w:uiPriority w:val="51"/>
    <w:rsid w:val="00C104D9"/>
    <w:rPr>
      <w:rFonts w:eastAsia="SimSun"/>
      <w:color w:val="31849B" w:themeColor="accent5" w:themeShade="BF"/>
    </w:r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rPr>
      <w:tblPr/>
      <w:tcPr>
        <w:tcBorders>
          <w:bottom w:val="single" w:sz="12" w:space="0" w:color="92CDDC" w:themeColor="accent5" w:themeTint="99"/>
        </w:tcBorders>
      </w:tcPr>
    </w:tblStylePr>
    <w:tblStylePr w:type="lastRow">
      <w:rPr>
        <w:b/>
        <w:bCs/>
      </w:rPr>
      <w:tblPr/>
      <w:tcPr>
        <w:tcBorders>
          <w:top w:val="double" w:sz="4" w:space="0" w:color="92CDDC" w:themeColor="accent5" w:themeTint="99"/>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GridTable6Colorful-Accent62">
    <w:name w:val="Grid Table 6 Colorful - Accent 62"/>
    <w:basedOn w:val="TableNormal"/>
    <w:uiPriority w:val="51"/>
    <w:rsid w:val="00C104D9"/>
    <w:rPr>
      <w:rFonts w:eastAsia="SimSun"/>
      <w:color w:val="E36C0A" w:themeColor="accent6" w:themeShade="BF"/>
    </w:r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rPr>
      <w:tblPr/>
      <w:tcPr>
        <w:tcBorders>
          <w:bottom w:val="single" w:sz="12" w:space="0" w:color="FABF8F" w:themeColor="accent6" w:themeTint="99"/>
        </w:tcBorders>
      </w:tcPr>
    </w:tblStylePr>
    <w:tblStylePr w:type="lastRow">
      <w:rPr>
        <w:b/>
        <w:bCs/>
      </w:rPr>
      <w:tblPr/>
      <w:tcPr>
        <w:tcBorders>
          <w:top w:val="double" w:sz="4" w:space="0" w:color="FABF8F" w:themeColor="accent6" w:themeTint="99"/>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customStyle="1" w:styleId="GridTable7Colorful2">
    <w:name w:val="Grid Table 7 Colorful2"/>
    <w:basedOn w:val="TableNormal"/>
    <w:uiPriority w:val="52"/>
    <w:rsid w:val="00C104D9"/>
    <w:rPr>
      <w:rFonts w:eastAsia="SimSun"/>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customStyle="1" w:styleId="GridTable7Colorful-Accent12">
    <w:name w:val="Grid Table 7 Colorful - Accent 12"/>
    <w:basedOn w:val="TableNormal"/>
    <w:uiPriority w:val="52"/>
    <w:rsid w:val="00C104D9"/>
    <w:rPr>
      <w:rFonts w:eastAsia="SimSun"/>
      <w:color w:val="365F91" w:themeColor="accent1" w:themeShade="BF"/>
    </w:r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BE5F1" w:themeFill="accent1" w:themeFillTint="33"/>
      </w:tcPr>
    </w:tblStylePr>
    <w:tblStylePr w:type="band1Horz">
      <w:tblPr/>
      <w:tcPr>
        <w:shd w:val="clear" w:color="auto" w:fill="DBE5F1" w:themeFill="accent1" w:themeFillTint="33"/>
      </w:tcPr>
    </w:tblStylePr>
    <w:tblStylePr w:type="neCell">
      <w:tblPr/>
      <w:tcPr>
        <w:tcBorders>
          <w:bottom w:val="single" w:sz="4" w:space="0" w:color="95B3D7" w:themeColor="accent1" w:themeTint="99"/>
        </w:tcBorders>
      </w:tcPr>
    </w:tblStylePr>
    <w:tblStylePr w:type="nwCell">
      <w:tblPr/>
      <w:tcPr>
        <w:tcBorders>
          <w:bottom w:val="single" w:sz="4" w:space="0" w:color="95B3D7" w:themeColor="accent1" w:themeTint="99"/>
        </w:tcBorders>
      </w:tcPr>
    </w:tblStylePr>
    <w:tblStylePr w:type="seCell">
      <w:tblPr/>
      <w:tcPr>
        <w:tcBorders>
          <w:top w:val="single" w:sz="4" w:space="0" w:color="95B3D7" w:themeColor="accent1" w:themeTint="99"/>
        </w:tcBorders>
      </w:tcPr>
    </w:tblStylePr>
    <w:tblStylePr w:type="swCell">
      <w:tblPr/>
      <w:tcPr>
        <w:tcBorders>
          <w:top w:val="single" w:sz="4" w:space="0" w:color="95B3D7" w:themeColor="accent1" w:themeTint="99"/>
        </w:tcBorders>
      </w:tcPr>
    </w:tblStylePr>
  </w:style>
  <w:style w:type="table" w:customStyle="1" w:styleId="GridTable7Colorful-Accent22">
    <w:name w:val="Grid Table 7 Colorful - Accent 22"/>
    <w:basedOn w:val="TableNormal"/>
    <w:uiPriority w:val="52"/>
    <w:rsid w:val="00C104D9"/>
    <w:rPr>
      <w:rFonts w:eastAsia="SimSun"/>
      <w:color w:val="943634" w:themeColor="accent2" w:themeShade="BF"/>
    </w:rPr>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2DBDB" w:themeFill="accent2" w:themeFillTint="33"/>
      </w:tcPr>
    </w:tblStylePr>
    <w:tblStylePr w:type="band1Horz">
      <w:tblPr/>
      <w:tcPr>
        <w:shd w:val="clear" w:color="auto" w:fill="F2DBDB" w:themeFill="accent2" w:themeFillTint="33"/>
      </w:tcPr>
    </w:tblStylePr>
    <w:tblStylePr w:type="neCell">
      <w:tblPr/>
      <w:tcPr>
        <w:tcBorders>
          <w:bottom w:val="single" w:sz="4" w:space="0" w:color="D99594" w:themeColor="accent2" w:themeTint="99"/>
        </w:tcBorders>
      </w:tcPr>
    </w:tblStylePr>
    <w:tblStylePr w:type="nwCell">
      <w:tblPr/>
      <w:tcPr>
        <w:tcBorders>
          <w:bottom w:val="single" w:sz="4" w:space="0" w:color="D99594" w:themeColor="accent2" w:themeTint="99"/>
        </w:tcBorders>
      </w:tcPr>
    </w:tblStylePr>
    <w:tblStylePr w:type="seCell">
      <w:tblPr/>
      <w:tcPr>
        <w:tcBorders>
          <w:top w:val="single" w:sz="4" w:space="0" w:color="D99594" w:themeColor="accent2" w:themeTint="99"/>
        </w:tcBorders>
      </w:tcPr>
    </w:tblStylePr>
    <w:tblStylePr w:type="swCell">
      <w:tblPr/>
      <w:tcPr>
        <w:tcBorders>
          <w:top w:val="single" w:sz="4" w:space="0" w:color="D99594" w:themeColor="accent2" w:themeTint="99"/>
        </w:tcBorders>
      </w:tcPr>
    </w:tblStylePr>
  </w:style>
  <w:style w:type="table" w:customStyle="1" w:styleId="GridTable7Colorful-Accent32">
    <w:name w:val="Grid Table 7 Colorful - Accent 32"/>
    <w:basedOn w:val="TableNormal"/>
    <w:uiPriority w:val="52"/>
    <w:rsid w:val="00C104D9"/>
    <w:rPr>
      <w:rFonts w:eastAsia="SimSun"/>
      <w:color w:val="76923C" w:themeColor="accent3" w:themeShade="BF"/>
    </w:r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AF1DD" w:themeFill="accent3" w:themeFillTint="33"/>
      </w:tcPr>
    </w:tblStylePr>
    <w:tblStylePr w:type="band1Horz">
      <w:tblPr/>
      <w:tcPr>
        <w:shd w:val="clear" w:color="auto" w:fill="EAF1DD" w:themeFill="accent3" w:themeFillTint="33"/>
      </w:tcPr>
    </w:tblStylePr>
    <w:tblStylePr w:type="neCell">
      <w:tblPr/>
      <w:tcPr>
        <w:tcBorders>
          <w:bottom w:val="single" w:sz="4" w:space="0" w:color="C2D69B" w:themeColor="accent3" w:themeTint="99"/>
        </w:tcBorders>
      </w:tcPr>
    </w:tblStylePr>
    <w:tblStylePr w:type="nwCell">
      <w:tblPr/>
      <w:tcPr>
        <w:tcBorders>
          <w:bottom w:val="single" w:sz="4" w:space="0" w:color="C2D69B" w:themeColor="accent3" w:themeTint="99"/>
        </w:tcBorders>
      </w:tcPr>
    </w:tblStylePr>
    <w:tblStylePr w:type="seCell">
      <w:tblPr/>
      <w:tcPr>
        <w:tcBorders>
          <w:top w:val="single" w:sz="4" w:space="0" w:color="C2D69B" w:themeColor="accent3" w:themeTint="99"/>
        </w:tcBorders>
      </w:tcPr>
    </w:tblStylePr>
    <w:tblStylePr w:type="swCell">
      <w:tblPr/>
      <w:tcPr>
        <w:tcBorders>
          <w:top w:val="single" w:sz="4" w:space="0" w:color="C2D69B" w:themeColor="accent3" w:themeTint="99"/>
        </w:tcBorders>
      </w:tcPr>
    </w:tblStylePr>
  </w:style>
  <w:style w:type="table" w:customStyle="1" w:styleId="GridTable7Colorful-Accent42">
    <w:name w:val="Grid Table 7 Colorful - Accent 42"/>
    <w:basedOn w:val="TableNormal"/>
    <w:uiPriority w:val="52"/>
    <w:rsid w:val="00C104D9"/>
    <w:rPr>
      <w:rFonts w:eastAsia="SimSun"/>
      <w:color w:val="5F497A" w:themeColor="accent4" w:themeShade="BF"/>
    </w:r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5DFEC" w:themeFill="accent4" w:themeFillTint="33"/>
      </w:tcPr>
    </w:tblStylePr>
    <w:tblStylePr w:type="band1Horz">
      <w:tblPr/>
      <w:tcPr>
        <w:shd w:val="clear" w:color="auto" w:fill="E5DFEC" w:themeFill="accent4" w:themeFillTint="33"/>
      </w:tcPr>
    </w:tblStylePr>
    <w:tblStylePr w:type="neCell">
      <w:tblPr/>
      <w:tcPr>
        <w:tcBorders>
          <w:bottom w:val="single" w:sz="4" w:space="0" w:color="B2A1C7" w:themeColor="accent4" w:themeTint="99"/>
        </w:tcBorders>
      </w:tcPr>
    </w:tblStylePr>
    <w:tblStylePr w:type="nwCell">
      <w:tblPr/>
      <w:tcPr>
        <w:tcBorders>
          <w:bottom w:val="single" w:sz="4" w:space="0" w:color="B2A1C7" w:themeColor="accent4" w:themeTint="99"/>
        </w:tcBorders>
      </w:tcPr>
    </w:tblStylePr>
    <w:tblStylePr w:type="seCell">
      <w:tblPr/>
      <w:tcPr>
        <w:tcBorders>
          <w:top w:val="single" w:sz="4" w:space="0" w:color="B2A1C7" w:themeColor="accent4" w:themeTint="99"/>
        </w:tcBorders>
      </w:tcPr>
    </w:tblStylePr>
    <w:tblStylePr w:type="swCell">
      <w:tblPr/>
      <w:tcPr>
        <w:tcBorders>
          <w:top w:val="single" w:sz="4" w:space="0" w:color="B2A1C7" w:themeColor="accent4" w:themeTint="99"/>
        </w:tcBorders>
      </w:tcPr>
    </w:tblStylePr>
  </w:style>
  <w:style w:type="table" w:customStyle="1" w:styleId="GridTable7Colorful-Accent52">
    <w:name w:val="Grid Table 7 Colorful - Accent 52"/>
    <w:basedOn w:val="TableNormal"/>
    <w:uiPriority w:val="52"/>
    <w:rsid w:val="00C104D9"/>
    <w:rPr>
      <w:rFonts w:eastAsia="SimSun"/>
      <w:color w:val="31849B" w:themeColor="accent5" w:themeShade="BF"/>
    </w:r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AEEF3" w:themeFill="accent5" w:themeFillTint="33"/>
      </w:tcPr>
    </w:tblStylePr>
    <w:tblStylePr w:type="band1Horz">
      <w:tblPr/>
      <w:tcPr>
        <w:shd w:val="clear" w:color="auto" w:fill="DAEEF3" w:themeFill="accent5" w:themeFillTint="33"/>
      </w:tcPr>
    </w:tblStylePr>
    <w:tblStylePr w:type="neCell">
      <w:tblPr/>
      <w:tcPr>
        <w:tcBorders>
          <w:bottom w:val="single" w:sz="4" w:space="0" w:color="92CDDC" w:themeColor="accent5" w:themeTint="99"/>
        </w:tcBorders>
      </w:tcPr>
    </w:tblStylePr>
    <w:tblStylePr w:type="nwCell">
      <w:tblPr/>
      <w:tcPr>
        <w:tcBorders>
          <w:bottom w:val="single" w:sz="4" w:space="0" w:color="92CDDC" w:themeColor="accent5" w:themeTint="99"/>
        </w:tcBorders>
      </w:tcPr>
    </w:tblStylePr>
    <w:tblStylePr w:type="seCell">
      <w:tblPr/>
      <w:tcPr>
        <w:tcBorders>
          <w:top w:val="single" w:sz="4" w:space="0" w:color="92CDDC" w:themeColor="accent5" w:themeTint="99"/>
        </w:tcBorders>
      </w:tcPr>
    </w:tblStylePr>
    <w:tblStylePr w:type="swCell">
      <w:tblPr/>
      <w:tcPr>
        <w:tcBorders>
          <w:top w:val="single" w:sz="4" w:space="0" w:color="92CDDC" w:themeColor="accent5" w:themeTint="99"/>
        </w:tcBorders>
      </w:tcPr>
    </w:tblStylePr>
  </w:style>
  <w:style w:type="table" w:customStyle="1" w:styleId="GridTable7Colorful-Accent62">
    <w:name w:val="Grid Table 7 Colorful - Accent 62"/>
    <w:basedOn w:val="TableNormal"/>
    <w:uiPriority w:val="52"/>
    <w:rsid w:val="00C104D9"/>
    <w:rPr>
      <w:rFonts w:eastAsia="SimSun"/>
      <w:color w:val="E36C0A" w:themeColor="accent6" w:themeShade="BF"/>
    </w:r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DE9D9" w:themeFill="accent6" w:themeFillTint="33"/>
      </w:tcPr>
    </w:tblStylePr>
    <w:tblStylePr w:type="band1Horz">
      <w:tblPr/>
      <w:tcPr>
        <w:shd w:val="clear" w:color="auto" w:fill="FDE9D9" w:themeFill="accent6" w:themeFillTint="33"/>
      </w:tcPr>
    </w:tblStylePr>
    <w:tblStylePr w:type="neCell">
      <w:tblPr/>
      <w:tcPr>
        <w:tcBorders>
          <w:bottom w:val="single" w:sz="4" w:space="0" w:color="FABF8F" w:themeColor="accent6" w:themeTint="99"/>
        </w:tcBorders>
      </w:tcPr>
    </w:tblStylePr>
    <w:tblStylePr w:type="nwCell">
      <w:tblPr/>
      <w:tcPr>
        <w:tcBorders>
          <w:bottom w:val="single" w:sz="4" w:space="0" w:color="FABF8F" w:themeColor="accent6" w:themeTint="99"/>
        </w:tcBorders>
      </w:tcPr>
    </w:tblStylePr>
    <w:tblStylePr w:type="seCell">
      <w:tblPr/>
      <w:tcPr>
        <w:tcBorders>
          <w:top w:val="single" w:sz="4" w:space="0" w:color="FABF8F" w:themeColor="accent6" w:themeTint="99"/>
        </w:tcBorders>
      </w:tcPr>
    </w:tblStylePr>
    <w:tblStylePr w:type="swCell">
      <w:tblPr/>
      <w:tcPr>
        <w:tcBorders>
          <w:top w:val="single" w:sz="4" w:space="0" w:color="FABF8F" w:themeColor="accent6" w:themeTint="99"/>
        </w:tcBorders>
      </w:tcPr>
    </w:tblStylePr>
  </w:style>
  <w:style w:type="table" w:customStyle="1" w:styleId="ListTable1Light2">
    <w:name w:val="List Table 1 Light2"/>
    <w:basedOn w:val="TableNormal"/>
    <w:uiPriority w:val="46"/>
    <w:rsid w:val="00C104D9"/>
    <w:rPr>
      <w:rFonts w:eastAsia="SimSun"/>
    </w:rPr>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ListTable1Light-Accent12">
    <w:name w:val="List Table 1 Light - Accent 12"/>
    <w:basedOn w:val="TableNormal"/>
    <w:uiPriority w:val="46"/>
    <w:rsid w:val="00C104D9"/>
    <w:rPr>
      <w:rFonts w:eastAsia="SimSun"/>
    </w:rPr>
    <w:tblPr>
      <w:tblStyleRowBandSize w:val="1"/>
      <w:tblStyleColBandSize w:val="1"/>
    </w:tblPr>
    <w:tblStylePr w:type="firstRow">
      <w:rPr>
        <w:b/>
        <w:bCs/>
      </w:rPr>
      <w:tblPr/>
      <w:tcPr>
        <w:tcBorders>
          <w:bottom w:val="single" w:sz="4" w:space="0" w:color="95B3D7" w:themeColor="accent1" w:themeTint="99"/>
        </w:tcBorders>
      </w:tcPr>
    </w:tblStylePr>
    <w:tblStylePr w:type="lastRow">
      <w:rPr>
        <w:b/>
        <w:bCs/>
      </w:rPr>
      <w:tblPr/>
      <w:tcPr>
        <w:tcBorders>
          <w:top w:val="single" w:sz="4" w:space="0" w:color="95B3D7" w:themeColor="accent1" w:themeTint="99"/>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ListTable1Light-Accent22">
    <w:name w:val="List Table 1 Light - Accent 22"/>
    <w:basedOn w:val="TableNormal"/>
    <w:uiPriority w:val="46"/>
    <w:rsid w:val="00C104D9"/>
    <w:rPr>
      <w:rFonts w:eastAsia="SimSun"/>
    </w:rPr>
    <w:tblPr>
      <w:tblStyleRowBandSize w:val="1"/>
      <w:tblStyleColBandSize w:val="1"/>
    </w:tblPr>
    <w:tblStylePr w:type="firstRow">
      <w:rPr>
        <w:b/>
        <w:bCs/>
      </w:rPr>
      <w:tblPr/>
      <w:tcPr>
        <w:tcBorders>
          <w:bottom w:val="single" w:sz="4" w:space="0" w:color="D99594" w:themeColor="accent2" w:themeTint="99"/>
        </w:tcBorders>
      </w:tcPr>
    </w:tblStylePr>
    <w:tblStylePr w:type="lastRow">
      <w:rPr>
        <w:b/>
        <w:bCs/>
      </w:rPr>
      <w:tblPr/>
      <w:tcPr>
        <w:tcBorders>
          <w:top w:val="single" w:sz="4" w:space="0" w:color="D99594" w:themeColor="accent2" w:themeTint="99"/>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customStyle="1" w:styleId="ListTable1Light-Accent32">
    <w:name w:val="List Table 1 Light - Accent 32"/>
    <w:basedOn w:val="TableNormal"/>
    <w:uiPriority w:val="46"/>
    <w:rsid w:val="00C104D9"/>
    <w:rPr>
      <w:rFonts w:eastAsia="SimSun"/>
    </w:rPr>
    <w:tblPr>
      <w:tblStyleRowBandSize w:val="1"/>
      <w:tblStyleColBandSize w:val="1"/>
    </w:tblPr>
    <w:tblStylePr w:type="firstRow">
      <w:rPr>
        <w:b/>
        <w:bCs/>
      </w:rPr>
      <w:tblPr/>
      <w:tcPr>
        <w:tcBorders>
          <w:bottom w:val="single" w:sz="4" w:space="0" w:color="C2D69B" w:themeColor="accent3" w:themeTint="99"/>
        </w:tcBorders>
      </w:tcPr>
    </w:tblStylePr>
    <w:tblStylePr w:type="lastRow">
      <w:rPr>
        <w:b/>
        <w:bCs/>
      </w:rPr>
      <w:tblPr/>
      <w:tcPr>
        <w:tcBorders>
          <w:top w:val="single" w:sz="4" w:space="0" w:color="C2D69B" w:themeColor="accent3" w:themeTint="99"/>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customStyle="1" w:styleId="ListTable1Light-Accent42">
    <w:name w:val="List Table 1 Light - Accent 42"/>
    <w:basedOn w:val="TableNormal"/>
    <w:uiPriority w:val="46"/>
    <w:rsid w:val="00C104D9"/>
    <w:rPr>
      <w:rFonts w:eastAsia="SimSun"/>
    </w:rPr>
    <w:tblPr>
      <w:tblStyleRowBandSize w:val="1"/>
      <w:tblStyleColBandSize w:val="1"/>
    </w:tblPr>
    <w:tblStylePr w:type="firstRow">
      <w:rPr>
        <w:b/>
        <w:bCs/>
      </w:rPr>
      <w:tblPr/>
      <w:tcPr>
        <w:tcBorders>
          <w:bottom w:val="single" w:sz="4" w:space="0" w:color="B2A1C7" w:themeColor="accent4" w:themeTint="99"/>
        </w:tcBorders>
      </w:tcPr>
    </w:tblStylePr>
    <w:tblStylePr w:type="lastRow">
      <w:rPr>
        <w:b/>
        <w:bCs/>
      </w:rPr>
      <w:tblPr/>
      <w:tcPr>
        <w:tcBorders>
          <w:top w:val="single" w:sz="4" w:space="0" w:color="B2A1C7" w:themeColor="accent4" w:themeTint="99"/>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customStyle="1" w:styleId="ListTable1Light-Accent52">
    <w:name w:val="List Table 1 Light - Accent 52"/>
    <w:basedOn w:val="TableNormal"/>
    <w:uiPriority w:val="46"/>
    <w:rsid w:val="00C104D9"/>
    <w:rPr>
      <w:rFonts w:eastAsia="SimSun"/>
    </w:rPr>
    <w:tblPr>
      <w:tblStyleRowBandSize w:val="1"/>
      <w:tblStyleColBandSize w:val="1"/>
    </w:tblPr>
    <w:tblStylePr w:type="firstRow">
      <w:rPr>
        <w:b/>
        <w:bCs/>
      </w:rPr>
      <w:tblPr/>
      <w:tcPr>
        <w:tcBorders>
          <w:bottom w:val="single" w:sz="4" w:space="0" w:color="92CDDC" w:themeColor="accent5" w:themeTint="99"/>
        </w:tcBorders>
      </w:tcPr>
    </w:tblStylePr>
    <w:tblStylePr w:type="lastRow">
      <w:rPr>
        <w:b/>
        <w:bCs/>
      </w:rPr>
      <w:tblPr/>
      <w:tcPr>
        <w:tcBorders>
          <w:top w:val="single" w:sz="4" w:space="0" w:color="92CDDC" w:themeColor="accent5" w:themeTint="99"/>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ListTable1Light-Accent62">
    <w:name w:val="List Table 1 Light - Accent 62"/>
    <w:basedOn w:val="TableNormal"/>
    <w:uiPriority w:val="46"/>
    <w:rsid w:val="00C104D9"/>
    <w:rPr>
      <w:rFonts w:eastAsia="SimSun"/>
    </w:rPr>
    <w:tblPr>
      <w:tblStyleRowBandSize w:val="1"/>
      <w:tblStyleColBandSize w:val="1"/>
    </w:tblPr>
    <w:tblStylePr w:type="firstRow">
      <w:rPr>
        <w:b/>
        <w:bCs/>
      </w:rPr>
      <w:tblPr/>
      <w:tcPr>
        <w:tcBorders>
          <w:bottom w:val="single" w:sz="4" w:space="0" w:color="FABF8F" w:themeColor="accent6" w:themeTint="99"/>
        </w:tcBorders>
      </w:tcPr>
    </w:tblStylePr>
    <w:tblStylePr w:type="lastRow">
      <w:rPr>
        <w:b/>
        <w:bCs/>
      </w:rPr>
      <w:tblPr/>
      <w:tcPr>
        <w:tcBorders>
          <w:top w:val="single" w:sz="4" w:space="0" w:color="FABF8F" w:themeColor="accent6" w:themeTint="99"/>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customStyle="1" w:styleId="ListTable22">
    <w:name w:val="List Table 22"/>
    <w:basedOn w:val="TableNormal"/>
    <w:uiPriority w:val="47"/>
    <w:rsid w:val="00C104D9"/>
    <w:rPr>
      <w:rFonts w:eastAsia="SimSun"/>
    </w:rPr>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ListTable2-Accent12">
    <w:name w:val="List Table 2 - Accent 12"/>
    <w:basedOn w:val="TableNormal"/>
    <w:uiPriority w:val="47"/>
    <w:rsid w:val="00C104D9"/>
    <w:rPr>
      <w:rFonts w:eastAsia="SimSun"/>
    </w:rPr>
    <w:tblPr>
      <w:tblStyleRowBandSize w:val="1"/>
      <w:tblStyleColBandSize w:val="1"/>
      <w:tblBorders>
        <w:top w:val="single" w:sz="4" w:space="0" w:color="95B3D7" w:themeColor="accent1" w:themeTint="99"/>
        <w:bottom w:val="single" w:sz="4" w:space="0" w:color="95B3D7" w:themeColor="accent1" w:themeTint="99"/>
        <w:insideH w:val="single" w:sz="4" w:space="0" w:color="95B3D7"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ListTable2-Accent22">
    <w:name w:val="List Table 2 - Accent 22"/>
    <w:basedOn w:val="TableNormal"/>
    <w:uiPriority w:val="47"/>
    <w:rsid w:val="00C104D9"/>
    <w:rPr>
      <w:rFonts w:eastAsia="SimSun"/>
    </w:rPr>
    <w:tblPr>
      <w:tblStyleRowBandSize w:val="1"/>
      <w:tblStyleColBandSize w:val="1"/>
      <w:tblBorders>
        <w:top w:val="single" w:sz="4" w:space="0" w:color="D99594" w:themeColor="accent2" w:themeTint="99"/>
        <w:bottom w:val="single" w:sz="4" w:space="0" w:color="D99594" w:themeColor="accent2" w:themeTint="99"/>
        <w:insideH w:val="single" w:sz="4" w:space="0" w:color="D99594"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customStyle="1" w:styleId="ListTable2-Accent32">
    <w:name w:val="List Table 2 - Accent 32"/>
    <w:basedOn w:val="TableNormal"/>
    <w:uiPriority w:val="47"/>
    <w:rsid w:val="00C104D9"/>
    <w:rPr>
      <w:rFonts w:eastAsia="SimSun"/>
    </w:rPr>
    <w:tblPr>
      <w:tblStyleRowBandSize w:val="1"/>
      <w:tblStyleColBandSize w:val="1"/>
      <w:tblBorders>
        <w:top w:val="single" w:sz="4" w:space="0" w:color="C2D69B" w:themeColor="accent3" w:themeTint="99"/>
        <w:bottom w:val="single" w:sz="4" w:space="0" w:color="C2D69B" w:themeColor="accent3" w:themeTint="99"/>
        <w:insideH w:val="single" w:sz="4" w:space="0" w:color="C2D69B"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customStyle="1" w:styleId="ListTable2-Accent42">
    <w:name w:val="List Table 2 - Accent 42"/>
    <w:basedOn w:val="TableNormal"/>
    <w:uiPriority w:val="47"/>
    <w:rsid w:val="00C104D9"/>
    <w:rPr>
      <w:rFonts w:eastAsia="SimSun"/>
    </w:rPr>
    <w:tblPr>
      <w:tblStyleRowBandSize w:val="1"/>
      <w:tblStyleColBandSize w:val="1"/>
      <w:tblBorders>
        <w:top w:val="single" w:sz="4" w:space="0" w:color="B2A1C7" w:themeColor="accent4" w:themeTint="99"/>
        <w:bottom w:val="single" w:sz="4" w:space="0" w:color="B2A1C7" w:themeColor="accent4" w:themeTint="99"/>
        <w:insideH w:val="single" w:sz="4" w:space="0" w:color="B2A1C7"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customStyle="1" w:styleId="ListTable2-Accent52">
    <w:name w:val="List Table 2 - Accent 52"/>
    <w:basedOn w:val="TableNormal"/>
    <w:uiPriority w:val="47"/>
    <w:rsid w:val="00C104D9"/>
    <w:rPr>
      <w:rFonts w:eastAsia="SimSun"/>
    </w:rPr>
    <w:tblPr>
      <w:tblStyleRowBandSize w:val="1"/>
      <w:tblStyleColBandSize w:val="1"/>
      <w:tblBorders>
        <w:top w:val="single" w:sz="4" w:space="0" w:color="92CDDC" w:themeColor="accent5" w:themeTint="99"/>
        <w:bottom w:val="single" w:sz="4" w:space="0" w:color="92CDDC" w:themeColor="accent5" w:themeTint="99"/>
        <w:insideH w:val="single" w:sz="4" w:space="0" w:color="92CDDC"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ListTable2-Accent62">
    <w:name w:val="List Table 2 - Accent 62"/>
    <w:basedOn w:val="TableNormal"/>
    <w:uiPriority w:val="47"/>
    <w:rsid w:val="00C104D9"/>
    <w:rPr>
      <w:rFonts w:eastAsia="SimSun"/>
    </w:rPr>
    <w:tblPr>
      <w:tblStyleRowBandSize w:val="1"/>
      <w:tblStyleColBandSize w:val="1"/>
      <w:tblBorders>
        <w:top w:val="single" w:sz="4" w:space="0" w:color="FABF8F" w:themeColor="accent6" w:themeTint="99"/>
        <w:bottom w:val="single" w:sz="4" w:space="0" w:color="FABF8F" w:themeColor="accent6" w:themeTint="99"/>
        <w:insideH w:val="single" w:sz="4" w:space="0" w:color="FABF8F"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customStyle="1" w:styleId="ListTable32">
    <w:name w:val="List Table 32"/>
    <w:basedOn w:val="TableNormal"/>
    <w:uiPriority w:val="48"/>
    <w:rsid w:val="00C104D9"/>
    <w:rPr>
      <w:rFonts w:eastAsia="SimSun"/>
    </w:r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customStyle="1" w:styleId="ListTable3-Accent12">
    <w:name w:val="List Table 3 - Accent 12"/>
    <w:basedOn w:val="TableNormal"/>
    <w:uiPriority w:val="48"/>
    <w:rsid w:val="00C104D9"/>
    <w:rPr>
      <w:rFonts w:eastAsia="SimSun"/>
    </w:rPr>
    <w:tblPr>
      <w:tblStyleRowBandSize w:val="1"/>
      <w:tblStyleColBandSize w:val="1"/>
      <w:tblBorders>
        <w:top w:val="single" w:sz="4" w:space="0" w:color="4F81BD" w:themeColor="accent1"/>
        <w:left w:val="single" w:sz="4" w:space="0" w:color="4F81BD" w:themeColor="accent1"/>
        <w:bottom w:val="single" w:sz="4" w:space="0" w:color="4F81BD" w:themeColor="accent1"/>
        <w:right w:val="single" w:sz="4" w:space="0" w:color="4F81BD" w:themeColor="accent1"/>
      </w:tblBorders>
    </w:tblPr>
    <w:tblStylePr w:type="firstRow">
      <w:rPr>
        <w:b/>
        <w:bCs/>
        <w:color w:val="FFFFFF" w:themeColor="background1"/>
      </w:rPr>
      <w:tblPr/>
      <w:tcPr>
        <w:shd w:val="clear" w:color="auto" w:fill="4F81BD" w:themeFill="accent1"/>
      </w:tcPr>
    </w:tblStylePr>
    <w:tblStylePr w:type="lastRow">
      <w:rPr>
        <w:b/>
        <w:bCs/>
      </w:rPr>
      <w:tblPr/>
      <w:tcPr>
        <w:tcBorders>
          <w:top w:val="double" w:sz="4" w:space="0" w:color="4F81BD"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F81BD" w:themeColor="accent1"/>
          <w:right w:val="single" w:sz="4" w:space="0" w:color="4F81BD" w:themeColor="accent1"/>
        </w:tcBorders>
      </w:tcPr>
    </w:tblStylePr>
    <w:tblStylePr w:type="band1Horz">
      <w:tblPr/>
      <w:tcPr>
        <w:tcBorders>
          <w:top w:val="single" w:sz="4" w:space="0" w:color="4F81BD" w:themeColor="accent1"/>
          <w:bottom w:val="single" w:sz="4" w:space="0" w:color="4F81BD"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F81BD" w:themeColor="accent1"/>
          <w:left w:val="nil"/>
        </w:tcBorders>
      </w:tcPr>
    </w:tblStylePr>
    <w:tblStylePr w:type="swCell">
      <w:tblPr/>
      <w:tcPr>
        <w:tcBorders>
          <w:top w:val="double" w:sz="4" w:space="0" w:color="4F81BD" w:themeColor="accent1"/>
          <w:right w:val="nil"/>
        </w:tcBorders>
      </w:tcPr>
    </w:tblStylePr>
  </w:style>
  <w:style w:type="table" w:customStyle="1" w:styleId="ListTable3-Accent22">
    <w:name w:val="List Table 3 - Accent 22"/>
    <w:basedOn w:val="TableNormal"/>
    <w:uiPriority w:val="48"/>
    <w:rsid w:val="00C104D9"/>
    <w:rPr>
      <w:rFonts w:eastAsia="SimSun"/>
    </w:rPr>
    <w:tblPr>
      <w:tblStyleRowBandSize w:val="1"/>
      <w:tblStyleColBandSize w:val="1"/>
      <w:tblBorders>
        <w:top w:val="single" w:sz="4" w:space="0" w:color="C0504D" w:themeColor="accent2"/>
        <w:left w:val="single" w:sz="4" w:space="0" w:color="C0504D" w:themeColor="accent2"/>
        <w:bottom w:val="single" w:sz="4" w:space="0" w:color="C0504D" w:themeColor="accent2"/>
        <w:right w:val="single" w:sz="4" w:space="0" w:color="C0504D" w:themeColor="accent2"/>
      </w:tblBorders>
    </w:tblPr>
    <w:tblStylePr w:type="firstRow">
      <w:rPr>
        <w:b/>
        <w:bCs/>
        <w:color w:val="FFFFFF" w:themeColor="background1"/>
      </w:rPr>
      <w:tblPr/>
      <w:tcPr>
        <w:shd w:val="clear" w:color="auto" w:fill="C0504D" w:themeFill="accent2"/>
      </w:tcPr>
    </w:tblStylePr>
    <w:tblStylePr w:type="lastRow">
      <w:rPr>
        <w:b/>
        <w:bCs/>
      </w:rPr>
      <w:tblPr/>
      <w:tcPr>
        <w:tcBorders>
          <w:top w:val="double" w:sz="4" w:space="0" w:color="C0504D"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C0504D" w:themeColor="accent2"/>
          <w:right w:val="single" w:sz="4" w:space="0" w:color="C0504D" w:themeColor="accent2"/>
        </w:tcBorders>
      </w:tcPr>
    </w:tblStylePr>
    <w:tblStylePr w:type="band1Horz">
      <w:tblPr/>
      <w:tcPr>
        <w:tcBorders>
          <w:top w:val="single" w:sz="4" w:space="0" w:color="C0504D" w:themeColor="accent2"/>
          <w:bottom w:val="single" w:sz="4" w:space="0" w:color="C0504D"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C0504D" w:themeColor="accent2"/>
          <w:left w:val="nil"/>
        </w:tcBorders>
      </w:tcPr>
    </w:tblStylePr>
    <w:tblStylePr w:type="swCell">
      <w:tblPr/>
      <w:tcPr>
        <w:tcBorders>
          <w:top w:val="double" w:sz="4" w:space="0" w:color="C0504D" w:themeColor="accent2"/>
          <w:right w:val="nil"/>
        </w:tcBorders>
      </w:tcPr>
    </w:tblStylePr>
  </w:style>
  <w:style w:type="table" w:customStyle="1" w:styleId="ListTable3-Accent32">
    <w:name w:val="List Table 3 - Accent 32"/>
    <w:basedOn w:val="TableNormal"/>
    <w:uiPriority w:val="48"/>
    <w:rsid w:val="00C104D9"/>
    <w:rPr>
      <w:rFonts w:eastAsia="SimSun"/>
    </w:rPr>
    <w:tblPr>
      <w:tblStyleRowBandSize w:val="1"/>
      <w:tblStyleColBandSize w:val="1"/>
      <w:tblBorders>
        <w:top w:val="single" w:sz="4" w:space="0" w:color="9BBB59" w:themeColor="accent3"/>
        <w:left w:val="single" w:sz="4" w:space="0" w:color="9BBB59" w:themeColor="accent3"/>
        <w:bottom w:val="single" w:sz="4" w:space="0" w:color="9BBB59" w:themeColor="accent3"/>
        <w:right w:val="single" w:sz="4" w:space="0" w:color="9BBB59" w:themeColor="accent3"/>
      </w:tblBorders>
    </w:tblPr>
    <w:tblStylePr w:type="firstRow">
      <w:rPr>
        <w:b/>
        <w:bCs/>
        <w:color w:val="FFFFFF" w:themeColor="background1"/>
      </w:rPr>
      <w:tblPr/>
      <w:tcPr>
        <w:shd w:val="clear" w:color="auto" w:fill="9BBB59" w:themeFill="accent3"/>
      </w:tcPr>
    </w:tblStylePr>
    <w:tblStylePr w:type="lastRow">
      <w:rPr>
        <w:b/>
        <w:bCs/>
      </w:rPr>
      <w:tblPr/>
      <w:tcPr>
        <w:tcBorders>
          <w:top w:val="double" w:sz="4" w:space="0" w:color="9BBB59"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9BBB59" w:themeColor="accent3"/>
          <w:right w:val="single" w:sz="4" w:space="0" w:color="9BBB59" w:themeColor="accent3"/>
        </w:tcBorders>
      </w:tcPr>
    </w:tblStylePr>
    <w:tblStylePr w:type="band1Horz">
      <w:tblPr/>
      <w:tcPr>
        <w:tcBorders>
          <w:top w:val="single" w:sz="4" w:space="0" w:color="9BBB59" w:themeColor="accent3"/>
          <w:bottom w:val="single" w:sz="4" w:space="0" w:color="9BBB59"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9BBB59" w:themeColor="accent3"/>
          <w:left w:val="nil"/>
        </w:tcBorders>
      </w:tcPr>
    </w:tblStylePr>
    <w:tblStylePr w:type="swCell">
      <w:tblPr/>
      <w:tcPr>
        <w:tcBorders>
          <w:top w:val="double" w:sz="4" w:space="0" w:color="9BBB59" w:themeColor="accent3"/>
          <w:right w:val="nil"/>
        </w:tcBorders>
      </w:tcPr>
    </w:tblStylePr>
  </w:style>
  <w:style w:type="table" w:customStyle="1" w:styleId="ListTable3-Accent42">
    <w:name w:val="List Table 3 - Accent 42"/>
    <w:basedOn w:val="TableNormal"/>
    <w:uiPriority w:val="48"/>
    <w:rsid w:val="00C104D9"/>
    <w:rPr>
      <w:rFonts w:eastAsia="SimSun"/>
    </w:rPr>
    <w:tblPr>
      <w:tblStyleRowBandSize w:val="1"/>
      <w:tblStyleColBandSize w:val="1"/>
      <w:tblBorders>
        <w:top w:val="single" w:sz="4" w:space="0" w:color="8064A2" w:themeColor="accent4"/>
        <w:left w:val="single" w:sz="4" w:space="0" w:color="8064A2" w:themeColor="accent4"/>
        <w:bottom w:val="single" w:sz="4" w:space="0" w:color="8064A2" w:themeColor="accent4"/>
        <w:right w:val="single" w:sz="4" w:space="0" w:color="8064A2" w:themeColor="accent4"/>
      </w:tblBorders>
    </w:tblPr>
    <w:tblStylePr w:type="firstRow">
      <w:rPr>
        <w:b/>
        <w:bCs/>
        <w:color w:val="FFFFFF" w:themeColor="background1"/>
      </w:rPr>
      <w:tblPr/>
      <w:tcPr>
        <w:shd w:val="clear" w:color="auto" w:fill="8064A2" w:themeFill="accent4"/>
      </w:tcPr>
    </w:tblStylePr>
    <w:tblStylePr w:type="lastRow">
      <w:rPr>
        <w:b/>
        <w:bCs/>
      </w:rPr>
      <w:tblPr/>
      <w:tcPr>
        <w:tcBorders>
          <w:top w:val="double" w:sz="4" w:space="0" w:color="8064A2"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8064A2" w:themeColor="accent4"/>
          <w:right w:val="single" w:sz="4" w:space="0" w:color="8064A2" w:themeColor="accent4"/>
        </w:tcBorders>
      </w:tcPr>
    </w:tblStylePr>
    <w:tblStylePr w:type="band1Horz">
      <w:tblPr/>
      <w:tcPr>
        <w:tcBorders>
          <w:top w:val="single" w:sz="4" w:space="0" w:color="8064A2" w:themeColor="accent4"/>
          <w:bottom w:val="single" w:sz="4" w:space="0" w:color="8064A2"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8064A2" w:themeColor="accent4"/>
          <w:left w:val="nil"/>
        </w:tcBorders>
      </w:tcPr>
    </w:tblStylePr>
    <w:tblStylePr w:type="swCell">
      <w:tblPr/>
      <w:tcPr>
        <w:tcBorders>
          <w:top w:val="double" w:sz="4" w:space="0" w:color="8064A2" w:themeColor="accent4"/>
          <w:right w:val="nil"/>
        </w:tcBorders>
      </w:tcPr>
    </w:tblStylePr>
  </w:style>
  <w:style w:type="table" w:customStyle="1" w:styleId="ListTable3-Accent52">
    <w:name w:val="List Table 3 - Accent 52"/>
    <w:basedOn w:val="TableNormal"/>
    <w:uiPriority w:val="48"/>
    <w:rsid w:val="00C104D9"/>
    <w:rPr>
      <w:rFonts w:eastAsia="SimSun"/>
    </w:rPr>
    <w:tblPr>
      <w:tblStyleRowBandSize w:val="1"/>
      <w:tblStyleColBandSize w:val="1"/>
      <w:tblBorders>
        <w:top w:val="single" w:sz="4" w:space="0" w:color="4BACC6" w:themeColor="accent5"/>
        <w:left w:val="single" w:sz="4" w:space="0" w:color="4BACC6" w:themeColor="accent5"/>
        <w:bottom w:val="single" w:sz="4" w:space="0" w:color="4BACC6" w:themeColor="accent5"/>
        <w:right w:val="single" w:sz="4" w:space="0" w:color="4BACC6" w:themeColor="accent5"/>
      </w:tblBorders>
    </w:tblPr>
    <w:tblStylePr w:type="firstRow">
      <w:rPr>
        <w:b/>
        <w:bCs/>
        <w:color w:val="FFFFFF" w:themeColor="background1"/>
      </w:rPr>
      <w:tblPr/>
      <w:tcPr>
        <w:shd w:val="clear" w:color="auto" w:fill="4BACC6" w:themeFill="accent5"/>
      </w:tcPr>
    </w:tblStylePr>
    <w:tblStylePr w:type="lastRow">
      <w:rPr>
        <w:b/>
        <w:bCs/>
      </w:rPr>
      <w:tblPr/>
      <w:tcPr>
        <w:tcBorders>
          <w:top w:val="double" w:sz="4" w:space="0" w:color="4BACC6"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BACC6" w:themeColor="accent5"/>
          <w:right w:val="single" w:sz="4" w:space="0" w:color="4BACC6" w:themeColor="accent5"/>
        </w:tcBorders>
      </w:tcPr>
    </w:tblStylePr>
    <w:tblStylePr w:type="band1Horz">
      <w:tblPr/>
      <w:tcPr>
        <w:tcBorders>
          <w:top w:val="single" w:sz="4" w:space="0" w:color="4BACC6" w:themeColor="accent5"/>
          <w:bottom w:val="single" w:sz="4" w:space="0" w:color="4BACC6"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BACC6" w:themeColor="accent5"/>
          <w:left w:val="nil"/>
        </w:tcBorders>
      </w:tcPr>
    </w:tblStylePr>
    <w:tblStylePr w:type="swCell">
      <w:tblPr/>
      <w:tcPr>
        <w:tcBorders>
          <w:top w:val="double" w:sz="4" w:space="0" w:color="4BACC6" w:themeColor="accent5"/>
          <w:right w:val="nil"/>
        </w:tcBorders>
      </w:tcPr>
    </w:tblStylePr>
  </w:style>
  <w:style w:type="table" w:customStyle="1" w:styleId="ListTable3-Accent62">
    <w:name w:val="List Table 3 - Accent 62"/>
    <w:basedOn w:val="TableNormal"/>
    <w:uiPriority w:val="48"/>
    <w:rsid w:val="00C104D9"/>
    <w:rPr>
      <w:rFonts w:eastAsia="SimSun"/>
    </w:rPr>
    <w:tblPr>
      <w:tblStyleRowBandSize w:val="1"/>
      <w:tblStyleColBandSize w:val="1"/>
      <w:tblBorders>
        <w:top w:val="single" w:sz="4" w:space="0" w:color="F79646" w:themeColor="accent6"/>
        <w:left w:val="single" w:sz="4" w:space="0" w:color="F79646" w:themeColor="accent6"/>
        <w:bottom w:val="single" w:sz="4" w:space="0" w:color="F79646" w:themeColor="accent6"/>
        <w:right w:val="single" w:sz="4" w:space="0" w:color="F79646" w:themeColor="accent6"/>
      </w:tblBorders>
    </w:tblPr>
    <w:tblStylePr w:type="firstRow">
      <w:rPr>
        <w:b/>
        <w:bCs/>
        <w:color w:val="FFFFFF" w:themeColor="background1"/>
      </w:rPr>
      <w:tblPr/>
      <w:tcPr>
        <w:shd w:val="clear" w:color="auto" w:fill="F79646" w:themeFill="accent6"/>
      </w:tcPr>
    </w:tblStylePr>
    <w:tblStylePr w:type="lastRow">
      <w:rPr>
        <w:b/>
        <w:bCs/>
      </w:rPr>
      <w:tblPr/>
      <w:tcPr>
        <w:tcBorders>
          <w:top w:val="double" w:sz="4" w:space="0" w:color="F79646"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79646" w:themeColor="accent6"/>
          <w:right w:val="single" w:sz="4" w:space="0" w:color="F79646" w:themeColor="accent6"/>
        </w:tcBorders>
      </w:tcPr>
    </w:tblStylePr>
    <w:tblStylePr w:type="band1Horz">
      <w:tblPr/>
      <w:tcPr>
        <w:tcBorders>
          <w:top w:val="single" w:sz="4" w:space="0" w:color="F79646" w:themeColor="accent6"/>
          <w:bottom w:val="single" w:sz="4" w:space="0" w:color="F79646"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79646" w:themeColor="accent6"/>
          <w:left w:val="nil"/>
        </w:tcBorders>
      </w:tcPr>
    </w:tblStylePr>
    <w:tblStylePr w:type="swCell">
      <w:tblPr/>
      <w:tcPr>
        <w:tcBorders>
          <w:top w:val="double" w:sz="4" w:space="0" w:color="F79646" w:themeColor="accent6"/>
          <w:right w:val="nil"/>
        </w:tcBorders>
      </w:tcPr>
    </w:tblStylePr>
  </w:style>
  <w:style w:type="table" w:customStyle="1" w:styleId="ListTable42">
    <w:name w:val="List Table 42"/>
    <w:basedOn w:val="TableNormal"/>
    <w:uiPriority w:val="49"/>
    <w:rsid w:val="00C104D9"/>
    <w:rPr>
      <w:rFonts w:eastAsia="SimSun"/>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ListTable4-Accent12">
    <w:name w:val="List Table 4 - Accent 12"/>
    <w:basedOn w:val="TableNormal"/>
    <w:uiPriority w:val="49"/>
    <w:rsid w:val="00C104D9"/>
    <w:rPr>
      <w:rFonts w:eastAsia="SimSun"/>
    </w:r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tcBorders>
        <w:shd w:val="clear" w:color="auto" w:fill="4F81BD" w:themeFill="accent1"/>
      </w:tcPr>
    </w:tblStylePr>
    <w:tblStylePr w:type="lastRow">
      <w:rPr>
        <w:b/>
        <w:bCs/>
      </w:rPr>
      <w:tblPr/>
      <w:tcPr>
        <w:tcBorders>
          <w:top w:val="double" w:sz="4" w:space="0" w:color="95B3D7" w:themeColor="accent1" w:themeTint="99"/>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ListTable4-Accent22">
    <w:name w:val="List Table 4 - Accent 22"/>
    <w:basedOn w:val="TableNormal"/>
    <w:uiPriority w:val="49"/>
    <w:rsid w:val="00C104D9"/>
    <w:rPr>
      <w:rFonts w:eastAsia="SimSun"/>
    </w:rPr>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tblBorders>
    </w:tblPr>
    <w:tblStylePr w:type="firstRow">
      <w:rPr>
        <w:b/>
        <w:bCs/>
        <w:color w:val="FFFFFF" w:themeColor="background1"/>
      </w:rPr>
      <w:tblPr/>
      <w:tcPr>
        <w:tcBorders>
          <w:top w:val="single" w:sz="4" w:space="0" w:color="C0504D" w:themeColor="accent2"/>
          <w:left w:val="single" w:sz="4" w:space="0" w:color="C0504D" w:themeColor="accent2"/>
          <w:bottom w:val="single" w:sz="4" w:space="0" w:color="C0504D" w:themeColor="accent2"/>
          <w:right w:val="single" w:sz="4" w:space="0" w:color="C0504D" w:themeColor="accent2"/>
          <w:insideH w:val="nil"/>
        </w:tcBorders>
        <w:shd w:val="clear" w:color="auto" w:fill="C0504D" w:themeFill="accent2"/>
      </w:tcPr>
    </w:tblStylePr>
    <w:tblStylePr w:type="lastRow">
      <w:rPr>
        <w:b/>
        <w:bCs/>
      </w:rPr>
      <w:tblPr/>
      <w:tcPr>
        <w:tcBorders>
          <w:top w:val="double" w:sz="4" w:space="0" w:color="D99594" w:themeColor="accent2" w:themeTint="99"/>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customStyle="1" w:styleId="ListTable4-Accent32">
    <w:name w:val="List Table 4 - Accent 32"/>
    <w:basedOn w:val="TableNormal"/>
    <w:uiPriority w:val="49"/>
    <w:rsid w:val="00C104D9"/>
    <w:rPr>
      <w:rFonts w:eastAsia="SimSun"/>
    </w:r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tblBorders>
    </w:tblPr>
    <w:tblStylePr w:type="firstRow">
      <w:rPr>
        <w:b/>
        <w:bCs/>
        <w:color w:val="FFFFFF" w:themeColor="background1"/>
      </w:rPr>
      <w:tblPr/>
      <w:tcPr>
        <w:tcBorders>
          <w:top w:val="single" w:sz="4" w:space="0" w:color="9BBB59" w:themeColor="accent3"/>
          <w:left w:val="single" w:sz="4" w:space="0" w:color="9BBB59" w:themeColor="accent3"/>
          <w:bottom w:val="single" w:sz="4" w:space="0" w:color="9BBB59" w:themeColor="accent3"/>
          <w:right w:val="single" w:sz="4" w:space="0" w:color="9BBB59" w:themeColor="accent3"/>
          <w:insideH w:val="nil"/>
        </w:tcBorders>
        <w:shd w:val="clear" w:color="auto" w:fill="9BBB59" w:themeFill="accent3"/>
      </w:tcPr>
    </w:tblStylePr>
    <w:tblStylePr w:type="lastRow">
      <w:rPr>
        <w:b/>
        <w:bCs/>
      </w:rPr>
      <w:tblPr/>
      <w:tcPr>
        <w:tcBorders>
          <w:top w:val="double" w:sz="4" w:space="0" w:color="C2D69B" w:themeColor="accent3" w:themeTint="99"/>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customStyle="1" w:styleId="ListTable4-Accent42">
    <w:name w:val="List Table 4 - Accent 42"/>
    <w:basedOn w:val="TableNormal"/>
    <w:uiPriority w:val="49"/>
    <w:rsid w:val="00C104D9"/>
    <w:rPr>
      <w:rFonts w:eastAsia="SimSun"/>
    </w:r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tblBorders>
    </w:tblPr>
    <w:tblStylePr w:type="firstRow">
      <w:rPr>
        <w:b/>
        <w:bCs/>
        <w:color w:val="FFFFFF" w:themeColor="background1"/>
      </w:rPr>
      <w:tblPr/>
      <w:tcPr>
        <w:tcBorders>
          <w:top w:val="single" w:sz="4" w:space="0" w:color="8064A2" w:themeColor="accent4"/>
          <w:left w:val="single" w:sz="4" w:space="0" w:color="8064A2" w:themeColor="accent4"/>
          <w:bottom w:val="single" w:sz="4" w:space="0" w:color="8064A2" w:themeColor="accent4"/>
          <w:right w:val="single" w:sz="4" w:space="0" w:color="8064A2" w:themeColor="accent4"/>
          <w:insideH w:val="nil"/>
        </w:tcBorders>
        <w:shd w:val="clear" w:color="auto" w:fill="8064A2" w:themeFill="accent4"/>
      </w:tcPr>
    </w:tblStylePr>
    <w:tblStylePr w:type="lastRow">
      <w:rPr>
        <w:b/>
        <w:bCs/>
      </w:rPr>
      <w:tblPr/>
      <w:tcPr>
        <w:tcBorders>
          <w:top w:val="double" w:sz="4" w:space="0" w:color="B2A1C7" w:themeColor="accent4" w:themeTint="99"/>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customStyle="1" w:styleId="ListTable4-Accent52">
    <w:name w:val="List Table 4 - Accent 52"/>
    <w:basedOn w:val="TableNormal"/>
    <w:uiPriority w:val="49"/>
    <w:rsid w:val="00C104D9"/>
    <w:rPr>
      <w:rFonts w:eastAsia="SimSun"/>
    </w:r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tblBorders>
    </w:tblPr>
    <w:tblStylePr w:type="firstRow">
      <w:rPr>
        <w:b/>
        <w:bCs/>
        <w:color w:val="FFFFFF" w:themeColor="background1"/>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insideH w:val="nil"/>
        </w:tcBorders>
        <w:shd w:val="clear" w:color="auto" w:fill="4BACC6" w:themeFill="accent5"/>
      </w:tcPr>
    </w:tblStylePr>
    <w:tblStylePr w:type="lastRow">
      <w:rPr>
        <w:b/>
        <w:bCs/>
      </w:rPr>
      <w:tblPr/>
      <w:tcPr>
        <w:tcBorders>
          <w:top w:val="double" w:sz="4" w:space="0" w:color="92CDDC" w:themeColor="accent5" w:themeTint="99"/>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ListTable4-Accent62">
    <w:name w:val="List Table 4 - Accent 62"/>
    <w:basedOn w:val="TableNormal"/>
    <w:uiPriority w:val="49"/>
    <w:rsid w:val="00C104D9"/>
    <w:rPr>
      <w:rFonts w:eastAsia="SimSun"/>
    </w:r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tblBorders>
    </w:tblPr>
    <w:tblStylePr w:type="firstRow">
      <w:rPr>
        <w:b/>
        <w:bCs/>
        <w:color w:val="FFFFFF" w:themeColor="background1"/>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insideH w:val="nil"/>
        </w:tcBorders>
        <w:shd w:val="clear" w:color="auto" w:fill="F79646" w:themeFill="accent6"/>
      </w:tcPr>
    </w:tblStylePr>
    <w:tblStylePr w:type="lastRow">
      <w:rPr>
        <w:b/>
        <w:bCs/>
      </w:rPr>
      <w:tblPr/>
      <w:tcPr>
        <w:tcBorders>
          <w:top w:val="double" w:sz="4" w:space="0" w:color="FABF8F" w:themeColor="accent6" w:themeTint="99"/>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customStyle="1" w:styleId="ListTable5Dark2">
    <w:name w:val="List Table 5 Dark2"/>
    <w:basedOn w:val="TableNormal"/>
    <w:uiPriority w:val="50"/>
    <w:rsid w:val="00C104D9"/>
    <w:rPr>
      <w:rFonts w:eastAsia="SimSun"/>
      <w:color w:val="FFFFFF" w:themeColor="background1"/>
    </w:rPr>
    <w:tblPr>
      <w:tblStyleRowBandSize w:val="1"/>
      <w:tblStyleColBandSize w:val="1"/>
      <w:tblBorders>
        <w:top w:val="single" w:sz="24" w:space="0" w:color="000000" w:themeColor="text1"/>
        <w:left w:val="single" w:sz="24" w:space="0" w:color="000000" w:themeColor="text1"/>
        <w:bottom w:val="single" w:sz="24" w:space="0" w:color="000000" w:themeColor="text1"/>
        <w:right w:val="single" w:sz="24" w:space="0" w:color="000000" w:themeColor="text1"/>
      </w:tblBorders>
    </w:tbl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ListTable5Dark-Accent12">
    <w:name w:val="List Table 5 Dark - Accent 12"/>
    <w:basedOn w:val="TableNormal"/>
    <w:uiPriority w:val="50"/>
    <w:rsid w:val="00C104D9"/>
    <w:rPr>
      <w:rFonts w:eastAsia="SimSun"/>
      <w:color w:val="FFFFFF" w:themeColor="background1"/>
    </w:rPr>
    <w:tblPr>
      <w:tblStyleRowBandSize w:val="1"/>
      <w:tblStyleColBandSize w:val="1"/>
      <w:tblBorders>
        <w:top w:val="single" w:sz="24" w:space="0" w:color="4F81BD" w:themeColor="accent1"/>
        <w:left w:val="single" w:sz="24" w:space="0" w:color="4F81BD" w:themeColor="accent1"/>
        <w:bottom w:val="single" w:sz="24" w:space="0" w:color="4F81BD" w:themeColor="accent1"/>
        <w:right w:val="single" w:sz="24" w:space="0" w:color="4F81BD" w:themeColor="accent1"/>
      </w:tblBorders>
    </w:tblPr>
    <w:tcPr>
      <w:shd w:val="clear" w:color="auto" w:fill="4F81BD"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ListTable5Dark-Accent22">
    <w:name w:val="List Table 5 Dark - Accent 22"/>
    <w:basedOn w:val="TableNormal"/>
    <w:uiPriority w:val="50"/>
    <w:rsid w:val="00C104D9"/>
    <w:rPr>
      <w:rFonts w:eastAsia="SimSun"/>
      <w:color w:val="FFFFFF" w:themeColor="background1"/>
    </w:rPr>
    <w:tblPr>
      <w:tblStyleRowBandSize w:val="1"/>
      <w:tblStyleColBandSize w:val="1"/>
      <w:tblBorders>
        <w:top w:val="single" w:sz="24" w:space="0" w:color="C0504D" w:themeColor="accent2"/>
        <w:left w:val="single" w:sz="24" w:space="0" w:color="C0504D" w:themeColor="accent2"/>
        <w:bottom w:val="single" w:sz="24" w:space="0" w:color="C0504D" w:themeColor="accent2"/>
        <w:right w:val="single" w:sz="24" w:space="0" w:color="C0504D" w:themeColor="accent2"/>
      </w:tblBorders>
    </w:tblPr>
    <w:tcPr>
      <w:shd w:val="clear" w:color="auto" w:fill="C0504D"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ListTable5Dark-Accent32">
    <w:name w:val="List Table 5 Dark - Accent 32"/>
    <w:basedOn w:val="TableNormal"/>
    <w:uiPriority w:val="50"/>
    <w:rsid w:val="00C104D9"/>
    <w:rPr>
      <w:rFonts w:eastAsia="SimSun"/>
      <w:color w:val="FFFFFF" w:themeColor="background1"/>
    </w:rPr>
    <w:tblPr>
      <w:tblStyleRowBandSize w:val="1"/>
      <w:tblStyleColBandSize w:val="1"/>
      <w:tblBorders>
        <w:top w:val="single" w:sz="24" w:space="0" w:color="9BBB59" w:themeColor="accent3"/>
        <w:left w:val="single" w:sz="24" w:space="0" w:color="9BBB59" w:themeColor="accent3"/>
        <w:bottom w:val="single" w:sz="24" w:space="0" w:color="9BBB59" w:themeColor="accent3"/>
        <w:right w:val="single" w:sz="24" w:space="0" w:color="9BBB59" w:themeColor="accent3"/>
      </w:tblBorders>
    </w:tblPr>
    <w:tcPr>
      <w:shd w:val="clear" w:color="auto" w:fill="9BBB59"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ListTable5Dark-Accent42">
    <w:name w:val="List Table 5 Dark - Accent 42"/>
    <w:basedOn w:val="TableNormal"/>
    <w:uiPriority w:val="50"/>
    <w:rsid w:val="00C104D9"/>
    <w:rPr>
      <w:rFonts w:eastAsia="SimSun"/>
      <w:color w:val="FFFFFF" w:themeColor="background1"/>
    </w:rPr>
    <w:tblPr>
      <w:tblStyleRowBandSize w:val="1"/>
      <w:tblStyleColBandSize w:val="1"/>
      <w:tblBorders>
        <w:top w:val="single" w:sz="24" w:space="0" w:color="8064A2" w:themeColor="accent4"/>
        <w:left w:val="single" w:sz="24" w:space="0" w:color="8064A2" w:themeColor="accent4"/>
        <w:bottom w:val="single" w:sz="24" w:space="0" w:color="8064A2" w:themeColor="accent4"/>
        <w:right w:val="single" w:sz="24" w:space="0" w:color="8064A2" w:themeColor="accent4"/>
      </w:tblBorders>
    </w:tblPr>
    <w:tcPr>
      <w:shd w:val="clear" w:color="auto" w:fill="8064A2"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ListTable5Dark-Accent52">
    <w:name w:val="List Table 5 Dark - Accent 52"/>
    <w:basedOn w:val="TableNormal"/>
    <w:uiPriority w:val="50"/>
    <w:rsid w:val="00C104D9"/>
    <w:rPr>
      <w:rFonts w:eastAsia="SimSun"/>
      <w:color w:val="FFFFFF" w:themeColor="background1"/>
    </w:rPr>
    <w:tblPr>
      <w:tblStyleRowBandSize w:val="1"/>
      <w:tblStyleColBandSize w:val="1"/>
      <w:tblBorders>
        <w:top w:val="single" w:sz="24" w:space="0" w:color="4BACC6" w:themeColor="accent5"/>
        <w:left w:val="single" w:sz="24" w:space="0" w:color="4BACC6" w:themeColor="accent5"/>
        <w:bottom w:val="single" w:sz="24" w:space="0" w:color="4BACC6" w:themeColor="accent5"/>
        <w:right w:val="single" w:sz="24" w:space="0" w:color="4BACC6" w:themeColor="accent5"/>
      </w:tblBorders>
    </w:tblPr>
    <w:tcPr>
      <w:shd w:val="clear" w:color="auto" w:fill="4BACC6"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ListTable5Dark-Accent62">
    <w:name w:val="List Table 5 Dark - Accent 62"/>
    <w:basedOn w:val="TableNormal"/>
    <w:uiPriority w:val="50"/>
    <w:rsid w:val="00C104D9"/>
    <w:rPr>
      <w:rFonts w:eastAsia="SimSun"/>
      <w:color w:val="FFFFFF" w:themeColor="background1"/>
    </w:rPr>
    <w:tblPr>
      <w:tblStyleRowBandSize w:val="1"/>
      <w:tblStyleColBandSize w:val="1"/>
      <w:tblBorders>
        <w:top w:val="single" w:sz="24" w:space="0" w:color="F79646" w:themeColor="accent6"/>
        <w:left w:val="single" w:sz="24" w:space="0" w:color="F79646" w:themeColor="accent6"/>
        <w:bottom w:val="single" w:sz="24" w:space="0" w:color="F79646" w:themeColor="accent6"/>
        <w:right w:val="single" w:sz="24" w:space="0" w:color="F79646" w:themeColor="accent6"/>
      </w:tblBorders>
    </w:tblPr>
    <w:tcPr>
      <w:shd w:val="clear" w:color="auto" w:fill="F79646"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ListTable6Colorful2">
    <w:name w:val="List Table 6 Colorful2"/>
    <w:basedOn w:val="TableNormal"/>
    <w:uiPriority w:val="51"/>
    <w:rsid w:val="00C104D9"/>
    <w:rPr>
      <w:rFonts w:eastAsia="SimSun"/>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ListTable6Colorful-Accent12">
    <w:name w:val="List Table 6 Colorful - Accent 12"/>
    <w:basedOn w:val="TableNormal"/>
    <w:uiPriority w:val="51"/>
    <w:rsid w:val="00C104D9"/>
    <w:rPr>
      <w:rFonts w:eastAsia="SimSun"/>
      <w:color w:val="365F91" w:themeColor="accent1" w:themeShade="BF"/>
    </w:rPr>
    <w:tblPr>
      <w:tblStyleRowBandSize w:val="1"/>
      <w:tblStyleColBandSize w:val="1"/>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ListTable6Colorful-Accent22">
    <w:name w:val="List Table 6 Colorful - Accent 22"/>
    <w:basedOn w:val="TableNormal"/>
    <w:uiPriority w:val="51"/>
    <w:rsid w:val="00C104D9"/>
    <w:rPr>
      <w:rFonts w:eastAsia="SimSun"/>
      <w:color w:val="943634" w:themeColor="accent2" w:themeShade="BF"/>
    </w:rPr>
    <w:tblPr>
      <w:tblStyleRowBandSize w:val="1"/>
      <w:tblStyleColBandSize w:val="1"/>
      <w:tblBorders>
        <w:top w:val="single" w:sz="4" w:space="0" w:color="C0504D" w:themeColor="accent2"/>
        <w:bottom w:val="single" w:sz="4" w:space="0" w:color="C0504D" w:themeColor="accent2"/>
      </w:tblBorders>
    </w:tblPr>
    <w:tblStylePr w:type="firstRow">
      <w:rPr>
        <w:b/>
        <w:bCs/>
      </w:rPr>
      <w:tblPr/>
      <w:tcPr>
        <w:tcBorders>
          <w:bottom w:val="single" w:sz="4" w:space="0" w:color="C0504D" w:themeColor="accent2"/>
        </w:tcBorders>
      </w:tcPr>
    </w:tblStylePr>
    <w:tblStylePr w:type="lastRow">
      <w:rPr>
        <w:b/>
        <w:bCs/>
      </w:rPr>
      <w:tblPr/>
      <w:tcPr>
        <w:tcBorders>
          <w:top w:val="double" w:sz="4" w:space="0" w:color="C0504D" w:themeColor="accent2"/>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customStyle="1" w:styleId="ListTable6Colorful-Accent32">
    <w:name w:val="List Table 6 Colorful - Accent 32"/>
    <w:basedOn w:val="TableNormal"/>
    <w:uiPriority w:val="51"/>
    <w:rsid w:val="00C104D9"/>
    <w:rPr>
      <w:rFonts w:eastAsia="SimSun"/>
      <w:color w:val="76923C" w:themeColor="accent3" w:themeShade="BF"/>
    </w:rPr>
    <w:tblPr>
      <w:tblStyleRowBandSize w:val="1"/>
      <w:tblStyleColBandSize w:val="1"/>
      <w:tblBorders>
        <w:top w:val="single" w:sz="4" w:space="0" w:color="9BBB59" w:themeColor="accent3"/>
        <w:bottom w:val="single" w:sz="4" w:space="0" w:color="9BBB59" w:themeColor="accent3"/>
      </w:tblBorders>
    </w:tblPr>
    <w:tblStylePr w:type="firstRow">
      <w:rPr>
        <w:b/>
        <w:bCs/>
      </w:rPr>
      <w:tblPr/>
      <w:tcPr>
        <w:tcBorders>
          <w:bottom w:val="single" w:sz="4" w:space="0" w:color="9BBB59" w:themeColor="accent3"/>
        </w:tcBorders>
      </w:tcPr>
    </w:tblStylePr>
    <w:tblStylePr w:type="lastRow">
      <w:rPr>
        <w:b/>
        <w:bCs/>
      </w:rPr>
      <w:tblPr/>
      <w:tcPr>
        <w:tcBorders>
          <w:top w:val="double" w:sz="4" w:space="0" w:color="9BBB59" w:themeColor="accent3"/>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customStyle="1" w:styleId="ListTable6Colorful-Accent42">
    <w:name w:val="List Table 6 Colorful - Accent 42"/>
    <w:basedOn w:val="TableNormal"/>
    <w:uiPriority w:val="51"/>
    <w:rsid w:val="00C104D9"/>
    <w:rPr>
      <w:rFonts w:eastAsia="SimSun"/>
      <w:color w:val="5F497A" w:themeColor="accent4" w:themeShade="BF"/>
    </w:rPr>
    <w:tblPr>
      <w:tblStyleRowBandSize w:val="1"/>
      <w:tblStyleColBandSize w:val="1"/>
      <w:tblBorders>
        <w:top w:val="single" w:sz="4" w:space="0" w:color="8064A2" w:themeColor="accent4"/>
        <w:bottom w:val="single" w:sz="4" w:space="0" w:color="8064A2" w:themeColor="accent4"/>
      </w:tblBorders>
    </w:tblPr>
    <w:tblStylePr w:type="firstRow">
      <w:rPr>
        <w:b/>
        <w:bCs/>
      </w:rPr>
      <w:tblPr/>
      <w:tcPr>
        <w:tcBorders>
          <w:bottom w:val="single" w:sz="4" w:space="0" w:color="8064A2" w:themeColor="accent4"/>
        </w:tcBorders>
      </w:tcPr>
    </w:tblStylePr>
    <w:tblStylePr w:type="lastRow">
      <w:rPr>
        <w:b/>
        <w:bCs/>
      </w:rPr>
      <w:tblPr/>
      <w:tcPr>
        <w:tcBorders>
          <w:top w:val="double" w:sz="4" w:space="0" w:color="8064A2" w:themeColor="accent4"/>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customStyle="1" w:styleId="ListTable6Colorful-Accent52">
    <w:name w:val="List Table 6 Colorful - Accent 52"/>
    <w:basedOn w:val="TableNormal"/>
    <w:uiPriority w:val="51"/>
    <w:rsid w:val="00C104D9"/>
    <w:rPr>
      <w:rFonts w:eastAsia="SimSun"/>
      <w:color w:val="31849B" w:themeColor="accent5" w:themeShade="BF"/>
    </w:rPr>
    <w:tblPr>
      <w:tblStyleRowBandSize w:val="1"/>
      <w:tblStyleColBandSize w:val="1"/>
      <w:tblBorders>
        <w:top w:val="single" w:sz="4" w:space="0" w:color="4BACC6" w:themeColor="accent5"/>
        <w:bottom w:val="single" w:sz="4" w:space="0" w:color="4BACC6" w:themeColor="accent5"/>
      </w:tblBorders>
    </w:tblPr>
    <w:tblStylePr w:type="firstRow">
      <w:rPr>
        <w:b/>
        <w:bCs/>
      </w:rPr>
      <w:tblPr/>
      <w:tcPr>
        <w:tcBorders>
          <w:bottom w:val="single" w:sz="4" w:space="0" w:color="4BACC6" w:themeColor="accent5"/>
        </w:tcBorders>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ListTable6Colorful-Accent62">
    <w:name w:val="List Table 6 Colorful - Accent 62"/>
    <w:basedOn w:val="TableNormal"/>
    <w:uiPriority w:val="51"/>
    <w:rsid w:val="00C104D9"/>
    <w:rPr>
      <w:rFonts w:eastAsia="SimSun"/>
      <w:color w:val="E36C0A" w:themeColor="accent6" w:themeShade="BF"/>
    </w:rPr>
    <w:tblPr>
      <w:tblStyleRowBandSize w:val="1"/>
      <w:tblStyleColBandSize w:val="1"/>
      <w:tblBorders>
        <w:top w:val="single" w:sz="4" w:space="0" w:color="F79646" w:themeColor="accent6"/>
        <w:bottom w:val="single" w:sz="4" w:space="0" w:color="F79646" w:themeColor="accent6"/>
      </w:tblBorders>
    </w:tblPr>
    <w:tblStylePr w:type="firstRow">
      <w:rPr>
        <w:b/>
        <w:bCs/>
      </w:rPr>
      <w:tblPr/>
      <w:tcPr>
        <w:tcBorders>
          <w:bottom w:val="single" w:sz="4" w:space="0" w:color="F79646" w:themeColor="accent6"/>
        </w:tcBorders>
      </w:tcPr>
    </w:tblStylePr>
    <w:tblStylePr w:type="lastRow">
      <w:rPr>
        <w:b/>
        <w:bCs/>
      </w:rPr>
      <w:tblPr/>
      <w:tcPr>
        <w:tcBorders>
          <w:top w:val="double" w:sz="4" w:space="0" w:color="F79646" w:themeColor="accent6"/>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customStyle="1" w:styleId="ListTable7Colorful2">
    <w:name w:val="List Table 7 Colorful2"/>
    <w:basedOn w:val="TableNormal"/>
    <w:uiPriority w:val="52"/>
    <w:rsid w:val="00C104D9"/>
    <w:rPr>
      <w:rFonts w:eastAsia="SimSun"/>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ListTable7Colorful-Accent12">
    <w:name w:val="List Table 7 Colorful - Accent 12"/>
    <w:basedOn w:val="TableNormal"/>
    <w:uiPriority w:val="52"/>
    <w:rsid w:val="00C104D9"/>
    <w:rPr>
      <w:rFonts w:eastAsia="SimSun"/>
      <w:color w:val="365F91"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4F81BD"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4F81BD"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4F81BD"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4F81BD" w:themeColor="accent1"/>
        </w:tcBorders>
        <w:shd w:val="clear" w:color="auto" w:fill="FFFFFF" w:themeFill="background1"/>
      </w:tcPr>
    </w:tblStylePr>
    <w:tblStylePr w:type="band1Vert">
      <w:tblPr/>
      <w:tcPr>
        <w:shd w:val="clear" w:color="auto" w:fill="DBE5F1" w:themeFill="accent1" w:themeFillTint="33"/>
      </w:tcPr>
    </w:tblStylePr>
    <w:tblStylePr w:type="band1Horz">
      <w:tblPr/>
      <w:tcPr>
        <w:shd w:val="clear" w:color="auto" w:fill="DBE5F1"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ListTable7Colorful-Accent22">
    <w:name w:val="List Table 7 Colorful - Accent 22"/>
    <w:basedOn w:val="TableNormal"/>
    <w:uiPriority w:val="52"/>
    <w:rsid w:val="00C104D9"/>
    <w:rPr>
      <w:rFonts w:eastAsia="SimSun"/>
      <w:color w:val="943634" w:themeColor="accent2"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C0504D"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C0504D"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C0504D"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C0504D" w:themeColor="accent2"/>
        </w:tcBorders>
        <w:shd w:val="clear" w:color="auto" w:fill="FFFFFF" w:themeFill="background1"/>
      </w:tcPr>
    </w:tblStylePr>
    <w:tblStylePr w:type="band1Vert">
      <w:tblPr/>
      <w:tcPr>
        <w:shd w:val="clear" w:color="auto" w:fill="F2DBDB" w:themeFill="accent2" w:themeFillTint="33"/>
      </w:tcPr>
    </w:tblStylePr>
    <w:tblStylePr w:type="band1Horz">
      <w:tblPr/>
      <w:tcPr>
        <w:shd w:val="clear" w:color="auto" w:fill="F2DBDB"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ListTable7Colorful-Accent32">
    <w:name w:val="List Table 7 Colorful - Accent 32"/>
    <w:basedOn w:val="TableNormal"/>
    <w:uiPriority w:val="52"/>
    <w:rsid w:val="00C104D9"/>
    <w:rPr>
      <w:rFonts w:eastAsia="SimSun"/>
      <w:color w:val="76923C" w:themeColor="accent3"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9BBB59"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9BBB59"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9BBB59"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9BBB59" w:themeColor="accent3"/>
        </w:tcBorders>
        <w:shd w:val="clear" w:color="auto" w:fill="FFFFFF" w:themeFill="background1"/>
      </w:tcPr>
    </w:tblStylePr>
    <w:tblStylePr w:type="band1Vert">
      <w:tblPr/>
      <w:tcPr>
        <w:shd w:val="clear" w:color="auto" w:fill="EAF1DD" w:themeFill="accent3" w:themeFillTint="33"/>
      </w:tcPr>
    </w:tblStylePr>
    <w:tblStylePr w:type="band1Horz">
      <w:tblPr/>
      <w:tcPr>
        <w:shd w:val="clear" w:color="auto" w:fill="EAF1DD"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ListTable7Colorful-Accent42">
    <w:name w:val="List Table 7 Colorful - Accent 42"/>
    <w:basedOn w:val="TableNormal"/>
    <w:uiPriority w:val="52"/>
    <w:rsid w:val="00C104D9"/>
    <w:rPr>
      <w:rFonts w:eastAsia="SimSun"/>
      <w:color w:val="5F497A" w:themeColor="accent4"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8064A2"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8064A2"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8064A2"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8064A2" w:themeColor="accent4"/>
        </w:tcBorders>
        <w:shd w:val="clear" w:color="auto" w:fill="FFFFFF" w:themeFill="background1"/>
      </w:tcPr>
    </w:tblStylePr>
    <w:tblStylePr w:type="band1Vert">
      <w:tblPr/>
      <w:tcPr>
        <w:shd w:val="clear" w:color="auto" w:fill="E5DFEC" w:themeFill="accent4" w:themeFillTint="33"/>
      </w:tcPr>
    </w:tblStylePr>
    <w:tblStylePr w:type="band1Horz">
      <w:tblPr/>
      <w:tcPr>
        <w:shd w:val="clear" w:color="auto" w:fill="E5DFEC"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ListTable7Colorful-Accent52">
    <w:name w:val="List Table 7 Colorful - Accent 52"/>
    <w:basedOn w:val="TableNormal"/>
    <w:uiPriority w:val="52"/>
    <w:rsid w:val="00C104D9"/>
    <w:rPr>
      <w:rFonts w:eastAsia="SimSun"/>
      <w:color w:val="31849B" w:themeColor="accent5"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4BACC6"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4BACC6"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4BACC6"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4BACC6" w:themeColor="accent5"/>
        </w:tcBorders>
        <w:shd w:val="clear" w:color="auto" w:fill="FFFFFF" w:themeFill="background1"/>
      </w:tcPr>
    </w:tblStylePr>
    <w:tblStylePr w:type="band1Vert">
      <w:tblPr/>
      <w:tcPr>
        <w:shd w:val="clear" w:color="auto" w:fill="DAEEF3" w:themeFill="accent5" w:themeFillTint="33"/>
      </w:tcPr>
    </w:tblStylePr>
    <w:tblStylePr w:type="band1Horz">
      <w:tblPr/>
      <w:tcPr>
        <w:shd w:val="clear" w:color="auto" w:fill="DAEEF3"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ListTable7Colorful-Accent62">
    <w:name w:val="List Table 7 Colorful - Accent 62"/>
    <w:basedOn w:val="TableNormal"/>
    <w:uiPriority w:val="52"/>
    <w:rsid w:val="00C104D9"/>
    <w:rPr>
      <w:rFonts w:eastAsia="SimSun"/>
      <w:color w:val="E36C0A" w:themeColor="accent6"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F79646"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F79646"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F79646"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F79646" w:themeColor="accent6"/>
        </w:tcBorders>
        <w:shd w:val="clear" w:color="auto" w:fill="FFFFFF" w:themeFill="background1"/>
      </w:tcPr>
    </w:tblStylePr>
    <w:tblStylePr w:type="band1Vert">
      <w:tblPr/>
      <w:tcPr>
        <w:shd w:val="clear" w:color="auto" w:fill="FDE9D9" w:themeFill="accent6" w:themeFillTint="33"/>
      </w:tcPr>
    </w:tblStylePr>
    <w:tblStylePr w:type="band1Horz">
      <w:tblPr/>
      <w:tcPr>
        <w:shd w:val="clear" w:color="auto" w:fill="FDE9D9"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PlainTable12">
    <w:name w:val="Plain Table 12"/>
    <w:basedOn w:val="TableNormal"/>
    <w:uiPriority w:val="41"/>
    <w:rsid w:val="00C104D9"/>
    <w:rPr>
      <w:rFonts w:eastAsia="SimSun"/>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PlainTable22">
    <w:name w:val="Plain Table 22"/>
    <w:basedOn w:val="TableNormal"/>
    <w:uiPriority w:val="42"/>
    <w:rsid w:val="00C104D9"/>
    <w:rPr>
      <w:rFonts w:eastAsia="SimSun"/>
    </w:r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customStyle="1" w:styleId="PlainTable32">
    <w:name w:val="Plain Table 32"/>
    <w:basedOn w:val="TableNormal"/>
    <w:uiPriority w:val="43"/>
    <w:rsid w:val="00C104D9"/>
    <w:rPr>
      <w:rFonts w:eastAsia="SimSun"/>
    </w:r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customStyle="1" w:styleId="PlainTable42">
    <w:name w:val="Plain Table 42"/>
    <w:basedOn w:val="TableNormal"/>
    <w:uiPriority w:val="44"/>
    <w:rsid w:val="00C104D9"/>
    <w:rPr>
      <w:rFonts w:eastAsia="SimSun"/>
    </w:r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PlainTable52">
    <w:name w:val="Plain Table 52"/>
    <w:basedOn w:val="TableNormal"/>
    <w:uiPriority w:val="45"/>
    <w:rsid w:val="00C104D9"/>
    <w:rPr>
      <w:rFonts w:eastAsia="SimSun"/>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character" w:customStyle="1" w:styleId="SmartHyperlink2">
    <w:name w:val="Smart Hyperlink2"/>
    <w:basedOn w:val="DefaultParagraphFont"/>
    <w:uiPriority w:val="99"/>
    <w:semiHidden/>
    <w:unhideWhenUsed/>
    <w:rsid w:val="00C104D9"/>
    <w:rPr>
      <w:u w:val="dotted"/>
    </w:rPr>
  </w:style>
  <w:style w:type="table" w:customStyle="1" w:styleId="TableGridLight2">
    <w:name w:val="Table Grid Light2"/>
    <w:basedOn w:val="TableNormal"/>
    <w:uiPriority w:val="40"/>
    <w:rsid w:val="00C104D9"/>
    <w:rPr>
      <w:rFonts w:eastAsia="SimSun"/>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StyleListParagraphBoldUnderlineLeft025PatternClea">
    <w:name w:val="Style List Paragraph + Bold Underline Left:  0.25&quot; Pattern: Clea..."/>
    <w:basedOn w:val="Normal"/>
    <w:rsid w:val="00C104D9"/>
    <w:pPr>
      <w:ind w:left="360"/>
      <w:contextualSpacing/>
    </w:pPr>
    <w:rPr>
      <w:rFonts w:eastAsia="SimSun"/>
      <w:b/>
      <w:bCs/>
      <w:szCs w:val="20"/>
      <w:u w:val="single"/>
      <w:shd w:val="clear" w:color="auto" w:fill="D9D9D9" w:themeFill="background1" w:themeFillShade="D9"/>
    </w:rPr>
  </w:style>
  <w:style w:type="table" w:customStyle="1" w:styleId="GridTable1Light3">
    <w:name w:val="Grid Table 1 Light3"/>
    <w:basedOn w:val="TableNormal"/>
    <w:uiPriority w:val="46"/>
    <w:rsid w:val="00C104D9"/>
    <w:rPr>
      <w:rFonts w:eastAsia="SimSun"/>
    </w:r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customStyle="1" w:styleId="GridTable1Light-Accent13">
    <w:name w:val="Grid Table 1 Light - Accent 13"/>
    <w:basedOn w:val="TableNormal"/>
    <w:uiPriority w:val="46"/>
    <w:rsid w:val="00C104D9"/>
    <w:rPr>
      <w:rFonts w:eastAsia="SimSun"/>
    </w:rPr>
    <w:tblPr>
      <w:tblStyleRowBandSize w:val="1"/>
      <w:tblStyleColBandSize w:val="1"/>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customStyle="1" w:styleId="GridTable1Light-Accent23">
    <w:name w:val="Grid Table 1 Light - Accent 23"/>
    <w:basedOn w:val="TableNormal"/>
    <w:uiPriority w:val="46"/>
    <w:rsid w:val="00C104D9"/>
    <w:rPr>
      <w:rFonts w:eastAsia="SimSun"/>
    </w:rPr>
    <w:tblPr>
      <w:tblStyleRowBandSize w:val="1"/>
      <w:tblStyleColBandSize w:val="1"/>
      <w:tblBorders>
        <w:top w:val="single" w:sz="4" w:space="0" w:color="E5B8B7" w:themeColor="accent2" w:themeTint="66"/>
        <w:left w:val="single" w:sz="4" w:space="0" w:color="E5B8B7" w:themeColor="accent2" w:themeTint="66"/>
        <w:bottom w:val="single" w:sz="4" w:space="0" w:color="E5B8B7" w:themeColor="accent2" w:themeTint="66"/>
        <w:right w:val="single" w:sz="4" w:space="0" w:color="E5B8B7" w:themeColor="accent2" w:themeTint="66"/>
        <w:insideH w:val="single" w:sz="4" w:space="0" w:color="E5B8B7" w:themeColor="accent2" w:themeTint="66"/>
        <w:insideV w:val="single" w:sz="4" w:space="0" w:color="E5B8B7" w:themeColor="accent2" w:themeTint="66"/>
      </w:tblBorders>
    </w:tblPr>
    <w:tblStylePr w:type="firstRow">
      <w:rPr>
        <w:b/>
        <w:bCs/>
      </w:rPr>
      <w:tblPr/>
      <w:tcPr>
        <w:tcBorders>
          <w:bottom w:val="single" w:sz="12" w:space="0" w:color="D99594" w:themeColor="accent2" w:themeTint="99"/>
        </w:tcBorders>
      </w:tcPr>
    </w:tblStylePr>
    <w:tblStylePr w:type="lastRow">
      <w:rPr>
        <w:b/>
        <w:bCs/>
      </w:rPr>
      <w:tblPr/>
      <w:tcPr>
        <w:tcBorders>
          <w:top w:val="double" w:sz="2" w:space="0" w:color="D99594" w:themeColor="accent2" w:themeTint="99"/>
        </w:tcBorders>
      </w:tcPr>
    </w:tblStylePr>
    <w:tblStylePr w:type="firstCol">
      <w:rPr>
        <w:b/>
        <w:bCs/>
      </w:rPr>
    </w:tblStylePr>
    <w:tblStylePr w:type="lastCol">
      <w:rPr>
        <w:b/>
        <w:bCs/>
      </w:rPr>
    </w:tblStylePr>
  </w:style>
  <w:style w:type="table" w:customStyle="1" w:styleId="GridTable1Light-Accent33">
    <w:name w:val="Grid Table 1 Light - Accent 33"/>
    <w:basedOn w:val="TableNormal"/>
    <w:uiPriority w:val="46"/>
    <w:rsid w:val="00C104D9"/>
    <w:rPr>
      <w:rFonts w:eastAsia="SimSun"/>
    </w:rPr>
    <w:tblPr>
      <w:tblStyleRowBandSize w:val="1"/>
      <w:tblStyleColBandSize w:val="1"/>
      <w:tblBorders>
        <w:top w:val="single" w:sz="4" w:space="0" w:color="D6E3BC" w:themeColor="accent3" w:themeTint="66"/>
        <w:left w:val="single" w:sz="4" w:space="0" w:color="D6E3BC" w:themeColor="accent3" w:themeTint="66"/>
        <w:bottom w:val="single" w:sz="4" w:space="0" w:color="D6E3BC" w:themeColor="accent3" w:themeTint="66"/>
        <w:right w:val="single" w:sz="4" w:space="0" w:color="D6E3BC" w:themeColor="accent3" w:themeTint="66"/>
        <w:insideH w:val="single" w:sz="4" w:space="0" w:color="D6E3BC" w:themeColor="accent3" w:themeTint="66"/>
        <w:insideV w:val="single" w:sz="4" w:space="0" w:color="D6E3BC" w:themeColor="accent3" w:themeTint="66"/>
      </w:tblBorders>
    </w:tblPr>
    <w:tblStylePr w:type="firstRow">
      <w:rPr>
        <w:b/>
        <w:bCs/>
      </w:rPr>
      <w:tblPr/>
      <w:tcPr>
        <w:tcBorders>
          <w:bottom w:val="single" w:sz="12" w:space="0" w:color="C2D69B" w:themeColor="accent3" w:themeTint="99"/>
        </w:tcBorders>
      </w:tcPr>
    </w:tblStylePr>
    <w:tblStylePr w:type="lastRow">
      <w:rPr>
        <w:b/>
        <w:bCs/>
      </w:rPr>
      <w:tblPr/>
      <w:tcPr>
        <w:tcBorders>
          <w:top w:val="double" w:sz="2" w:space="0" w:color="C2D69B" w:themeColor="accent3" w:themeTint="99"/>
        </w:tcBorders>
      </w:tcPr>
    </w:tblStylePr>
    <w:tblStylePr w:type="firstCol">
      <w:rPr>
        <w:b/>
        <w:bCs/>
      </w:rPr>
    </w:tblStylePr>
    <w:tblStylePr w:type="lastCol">
      <w:rPr>
        <w:b/>
        <w:bCs/>
      </w:rPr>
    </w:tblStylePr>
  </w:style>
  <w:style w:type="table" w:customStyle="1" w:styleId="GridTable1Light-Accent43">
    <w:name w:val="Grid Table 1 Light - Accent 43"/>
    <w:basedOn w:val="TableNormal"/>
    <w:uiPriority w:val="46"/>
    <w:rsid w:val="00C104D9"/>
    <w:rPr>
      <w:rFonts w:eastAsia="SimSun"/>
    </w:rPr>
    <w:tblPr>
      <w:tblStyleRowBandSize w:val="1"/>
      <w:tblStyleColBandSize w:val="1"/>
      <w:tblBorders>
        <w:top w:val="single" w:sz="4" w:space="0" w:color="CCC0D9" w:themeColor="accent4" w:themeTint="66"/>
        <w:left w:val="single" w:sz="4" w:space="0" w:color="CCC0D9" w:themeColor="accent4" w:themeTint="66"/>
        <w:bottom w:val="single" w:sz="4" w:space="0" w:color="CCC0D9" w:themeColor="accent4" w:themeTint="66"/>
        <w:right w:val="single" w:sz="4" w:space="0" w:color="CCC0D9" w:themeColor="accent4" w:themeTint="66"/>
        <w:insideH w:val="single" w:sz="4" w:space="0" w:color="CCC0D9" w:themeColor="accent4" w:themeTint="66"/>
        <w:insideV w:val="single" w:sz="4" w:space="0" w:color="CCC0D9" w:themeColor="accent4" w:themeTint="66"/>
      </w:tblBorders>
    </w:tblPr>
    <w:tblStylePr w:type="firstRow">
      <w:rPr>
        <w:b/>
        <w:bCs/>
      </w:rPr>
      <w:tblPr/>
      <w:tcPr>
        <w:tcBorders>
          <w:bottom w:val="single" w:sz="12" w:space="0" w:color="B2A1C7" w:themeColor="accent4" w:themeTint="99"/>
        </w:tcBorders>
      </w:tcPr>
    </w:tblStylePr>
    <w:tblStylePr w:type="lastRow">
      <w:rPr>
        <w:b/>
        <w:bCs/>
      </w:rPr>
      <w:tblPr/>
      <w:tcPr>
        <w:tcBorders>
          <w:top w:val="double" w:sz="2" w:space="0" w:color="B2A1C7" w:themeColor="accent4" w:themeTint="99"/>
        </w:tcBorders>
      </w:tcPr>
    </w:tblStylePr>
    <w:tblStylePr w:type="firstCol">
      <w:rPr>
        <w:b/>
        <w:bCs/>
      </w:rPr>
    </w:tblStylePr>
    <w:tblStylePr w:type="lastCol">
      <w:rPr>
        <w:b/>
        <w:bCs/>
      </w:rPr>
    </w:tblStylePr>
  </w:style>
  <w:style w:type="table" w:customStyle="1" w:styleId="GridTable1Light-Accent53">
    <w:name w:val="Grid Table 1 Light - Accent 53"/>
    <w:basedOn w:val="TableNormal"/>
    <w:uiPriority w:val="46"/>
    <w:rsid w:val="00C104D9"/>
    <w:rPr>
      <w:rFonts w:eastAsia="SimSun"/>
    </w:rPr>
    <w:tblPr>
      <w:tblStyleRowBandSize w:val="1"/>
      <w:tblStyleColBandSize w:val="1"/>
      <w:tblBorders>
        <w:top w:val="single" w:sz="4" w:space="0" w:color="B6DDE8" w:themeColor="accent5" w:themeTint="66"/>
        <w:left w:val="single" w:sz="4" w:space="0" w:color="B6DDE8" w:themeColor="accent5" w:themeTint="66"/>
        <w:bottom w:val="single" w:sz="4" w:space="0" w:color="B6DDE8" w:themeColor="accent5" w:themeTint="66"/>
        <w:right w:val="single" w:sz="4" w:space="0" w:color="B6DDE8" w:themeColor="accent5" w:themeTint="66"/>
        <w:insideH w:val="single" w:sz="4" w:space="0" w:color="B6DDE8" w:themeColor="accent5" w:themeTint="66"/>
        <w:insideV w:val="single" w:sz="4" w:space="0" w:color="B6DDE8" w:themeColor="accent5" w:themeTint="66"/>
      </w:tblBorders>
    </w:tblPr>
    <w:tblStylePr w:type="firstRow">
      <w:rPr>
        <w:b/>
        <w:bCs/>
      </w:rPr>
      <w:tblPr/>
      <w:tcPr>
        <w:tcBorders>
          <w:bottom w:val="single" w:sz="12" w:space="0" w:color="92CDDC" w:themeColor="accent5" w:themeTint="99"/>
        </w:tcBorders>
      </w:tcPr>
    </w:tblStylePr>
    <w:tblStylePr w:type="lastRow">
      <w:rPr>
        <w:b/>
        <w:bCs/>
      </w:rPr>
      <w:tblPr/>
      <w:tcPr>
        <w:tcBorders>
          <w:top w:val="double" w:sz="2" w:space="0" w:color="92CDDC" w:themeColor="accent5" w:themeTint="99"/>
        </w:tcBorders>
      </w:tcPr>
    </w:tblStylePr>
    <w:tblStylePr w:type="firstCol">
      <w:rPr>
        <w:b/>
        <w:bCs/>
      </w:rPr>
    </w:tblStylePr>
    <w:tblStylePr w:type="lastCol">
      <w:rPr>
        <w:b/>
        <w:bCs/>
      </w:rPr>
    </w:tblStylePr>
  </w:style>
  <w:style w:type="table" w:customStyle="1" w:styleId="GridTable1Light-Accent63">
    <w:name w:val="Grid Table 1 Light - Accent 63"/>
    <w:basedOn w:val="TableNormal"/>
    <w:uiPriority w:val="46"/>
    <w:rsid w:val="00C104D9"/>
    <w:rPr>
      <w:rFonts w:eastAsia="SimSun"/>
    </w:rPr>
    <w:tblPr>
      <w:tblStyleRowBandSize w:val="1"/>
      <w:tblStyleColBandSize w:val="1"/>
      <w:tblBorders>
        <w:top w:val="single" w:sz="4" w:space="0" w:color="FBD4B4" w:themeColor="accent6" w:themeTint="66"/>
        <w:left w:val="single" w:sz="4" w:space="0" w:color="FBD4B4" w:themeColor="accent6" w:themeTint="66"/>
        <w:bottom w:val="single" w:sz="4" w:space="0" w:color="FBD4B4" w:themeColor="accent6" w:themeTint="66"/>
        <w:right w:val="single" w:sz="4" w:space="0" w:color="FBD4B4" w:themeColor="accent6" w:themeTint="66"/>
        <w:insideH w:val="single" w:sz="4" w:space="0" w:color="FBD4B4" w:themeColor="accent6" w:themeTint="66"/>
        <w:insideV w:val="single" w:sz="4" w:space="0" w:color="FBD4B4" w:themeColor="accent6" w:themeTint="66"/>
      </w:tblBorders>
    </w:tblPr>
    <w:tblStylePr w:type="firstRow">
      <w:rPr>
        <w:b/>
        <w:bCs/>
      </w:rPr>
      <w:tblPr/>
      <w:tcPr>
        <w:tcBorders>
          <w:bottom w:val="single" w:sz="12" w:space="0" w:color="FABF8F" w:themeColor="accent6" w:themeTint="99"/>
        </w:tcBorders>
      </w:tcPr>
    </w:tblStylePr>
    <w:tblStylePr w:type="lastRow">
      <w:rPr>
        <w:b/>
        <w:bCs/>
      </w:rPr>
      <w:tblPr/>
      <w:tcPr>
        <w:tcBorders>
          <w:top w:val="double" w:sz="2" w:space="0" w:color="FABF8F" w:themeColor="accent6" w:themeTint="99"/>
        </w:tcBorders>
      </w:tcPr>
    </w:tblStylePr>
    <w:tblStylePr w:type="firstCol">
      <w:rPr>
        <w:b/>
        <w:bCs/>
      </w:rPr>
    </w:tblStylePr>
    <w:tblStylePr w:type="lastCol">
      <w:rPr>
        <w:b/>
        <w:bCs/>
      </w:rPr>
    </w:tblStylePr>
  </w:style>
  <w:style w:type="table" w:customStyle="1" w:styleId="GridTable23">
    <w:name w:val="Grid Table 23"/>
    <w:basedOn w:val="TableNormal"/>
    <w:uiPriority w:val="47"/>
    <w:rsid w:val="00C104D9"/>
    <w:rPr>
      <w:rFonts w:eastAsia="SimSun"/>
    </w:r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GridTable2-Accent13">
    <w:name w:val="Grid Table 2 - Accent 13"/>
    <w:basedOn w:val="TableNormal"/>
    <w:uiPriority w:val="47"/>
    <w:rsid w:val="00C104D9"/>
    <w:rPr>
      <w:rFonts w:eastAsia="SimSun"/>
    </w:rPr>
    <w:tblPr>
      <w:tblStyleRowBandSize w:val="1"/>
      <w:tblStyleColBandSize w:val="1"/>
      <w:tblBorders>
        <w:top w:val="single" w:sz="2" w:space="0" w:color="95B3D7" w:themeColor="accent1" w:themeTint="99"/>
        <w:bottom w:val="single" w:sz="2" w:space="0" w:color="95B3D7" w:themeColor="accent1" w:themeTint="99"/>
        <w:insideH w:val="single" w:sz="2" w:space="0" w:color="95B3D7" w:themeColor="accent1" w:themeTint="99"/>
        <w:insideV w:val="single" w:sz="2" w:space="0" w:color="95B3D7" w:themeColor="accent1" w:themeTint="99"/>
      </w:tblBorders>
    </w:tblPr>
    <w:tblStylePr w:type="firstRow">
      <w:rPr>
        <w:b/>
        <w:bCs/>
      </w:rPr>
      <w:tblPr/>
      <w:tcPr>
        <w:tcBorders>
          <w:top w:val="nil"/>
          <w:bottom w:val="single" w:sz="12" w:space="0" w:color="95B3D7" w:themeColor="accent1" w:themeTint="99"/>
          <w:insideH w:val="nil"/>
          <w:insideV w:val="nil"/>
        </w:tcBorders>
        <w:shd w:val="clear" w:color="auto" w:fill="FFFFFF" w:themeFill="background1"/>
      </w:tcPr>
    </w:tblStylePr>
    <w:tblStylePr w:type="lastRow">
      <w:rPr>
        <w:b/>
        <w:bCs/>
      </w:rPr>
      <w:tblPr/>
      <w:tcPr>
        <w:tcBorders>
          <w:top w:val="double" w:sz="2" w:space="0" w:color="95B3D7"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GridTable2-Accent23">
    <w:name w:val="Grid Table 2 - Accent 23"/>
    <w:basedOn w:val="TableNormal"/>
    <w:uiPriority w:val="47"/>
    <w:rsid w:val="00C104D9"/>
    <w:rPr>
      <w:rFonts w:eastAsia="SimSun"/>
    </w:rPr>
    <w:tblPr>
      <w:tblStyleRowBandSize w:val="1"/>
      <w:tblStyleColBandSize w:val="1"/>
      <w:tblBorders>
        <w:top w:val="single" w:sz="2" w:space="0" w:color="D99594" w:themeColor="accent2" w:themeTint="99"/>
        <w:bottom w:val="single" w:sz="2" w:space="0" w:color="D99594" w:themeColor="accent2" w:themeTint="99"/>
        <w:insideH w:val="single" w:sz="2" w:space="0" w:color="D99594" w:themeColor="accent2" w:themeTint="99"/>
        <w:insideV w:val="single" w:sz="2" w:space="0" w:color="D99594" w:themeColor="accent2" w:themeTint="99"/>
      </w:tblBorders>
    </w:tblPr>
    <w:tblStylePr w:type="firstRow">
      <w:rPr>
        <w:b/>
        <w:bCs/>
      </w:rPr>
      <w:tblPr/>
      <w:tcPr>
        <w:tcBorders>
          <w:top w:val="nil"/>
          <w:bottom w:val="single" w:sz="12" w:space="0" w:color="D99594" w:themeColor="accent2" w:themeTint="99"/>
          <w:insideH w:val="nil"/>
          <w:insideV w:val="nil"/>
        </w:tcBorders>
        <w:shd w:val="clear" w:color="auto" w:fill="FFFFFF" w:themeFill="background1"/>
      </w:tcPr>
    </w:tblStylePr>
    <w:tblStylePr w:type="lastRow">
      <w:rPr>
        <w:b/>
        <w:bCs/>
      </w:rPr>
      <w:tblPr/>
      <w:tcPr>
        <w:tcBorders>
          <w:top w:val="double" w:sz="2" w:space="0" w:color="D99594"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customStyle="1" w:styleId="GridTable2-Accent33">
    <w:name w:val="Grid Table 2 - Accent 33"/>
    <w:basedOn w:val="TableNormal"/>
    <w:uiPriority w:val="47"/>
    <w:rsid w:val="00C104D9"/>
    <w:rPr>
      <w:rFonts w:eastAsia="SimSun"/>
    </w:rPr>
    <w:tblPr>
      <w:tblStyleRowBandSize w:val="1"/>
      <w:tblStyleColBandSize w:val="1"/>
      <w:tblBorders>
        <w:top w:val="single" w:sz="2" w:space="0" w:color="C2D69B" w:themeColor="accent3" w:themeTint="99"/>
        <w:bottom w:val="single" w:sz="2" w:space="0" w:color="C2D69B" w:themeColor="accent3" w:themeTint="99"/>
        <w:insideH w:val="single" w:sz="2" w:space="0" w:color="C2D69B" w:themeColor="accent3" w:themeTint="99"/>
        <w:insideV w:val="single" w:sz="2" w:space="0" w:color="C2D69B" w:themeColor="accent3" w:themeTint="99"/>
      </w:tblBorders>
    </w:tblPr>
    <w:tblStylePr w:type="firstRow">
      <w:rPr>
        <w:b/>
        <w:bCs/>
      </w:rPr>
      <w:tblPr/>
      <w:tcPr>
        <w:tcBorders>
          <w:top w:val="nil"/>
          <w:bottom w:val="single" w:sz="12" w:space="0" w:color="C2D69B" w:themeColor="accent3" w:themeTint="99"/>
          <w:insideH w:val="nil"/>
          <w:insideV w:val="nil"/>
        </w:tcBorders>
        <w:shd w:val="clear" w:color="auto" w:fill="FFFFFF" w:themeFill="background1"/>
      </w:tcPr>
    </w:tblStylePr>
    <w:tblStylePr w:type="lastRow">
      <w:rPr>
        <w:b/>
        <w:bCs/>
      </w:rPr>
      <w:tblPr/>
      <w:tcPr>
        <w:tcBorders>
          <w:top w:val="double" w:sz="2" w:space="0" w:color="C2D69B"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customStyle="1" w:styleId="GridTable2-Accent43">
    <w:name w:val="Grid Table 2 - Accent 43"/>
    <w:basedOn w:val="TableNormal"/>
    <w:uiPriority w:val="47"/>
    <w:rsid w:val="00C104D9"/>
    <w:rPr>
      <w:rFonts w:eastAsia="SimSun"/>
    </w:rPr>
    <w:tblPr>
      <w:tblStyleRowBandSize w:val="1"/>
      <w:tblStyleColBandSize w:val="1"/>
      <w:tblBorders>
        <w:top w:val="single" w:sz="2" w:space="0" w:color="B2A1C7" w:themeColor="accent4" w:themeTint="99"/>
        <w:bottom w:val="single" w:sz="2" w:space="0" w:color="B2A1C7" w:themeColor="accent4" w:themeTint="99"/>
        <w:insideH w:val="single" w:sz="2" w:space="0" w:color="B2A1C7" w:themeColor="accent4" w:themeTint="99"/>
        <w:insideV w:val="single" w:sz="2" w:space="0" w:color="B2A1C7" w:themeColor="accent4" w:themeTint="99"/>
      </w:tblBorders>
    </w:tblPr>
    <w:tblStylePr w:type="firstRow">
      <w:rPr>
        <w:b/>
        <w:bCs/>
      </w:rPr>
      <w:tblPr/>
      <w:tcPr>
        <w:tcBorders>
          <w:top w:val="nil"/>
          <w:bottom w:val="single" w:sz="12" w:space="0" w:color="B2A1C7" w:themeColor="accent4" w:themeTint="99"/>
          <w:insideH w:val="nil"/>
          <w:insideV w:val="nil"/>
        </w:tcBorders>
        <w:shd w:val="clear" w:color="auto" w:fill="FFFFFF" w:themeFill="background1"/>
      </w:tcPr>
    </w:tblStylePr>
    <w:tblStylePr w:type="lastRow">
      <w:rPr>
        <w:b/>
        <w:bCs/>
      </w:rPr>
      <w:tblPr/>
      <w:tcPr>
        <w:tcBorders>
          <w:top w:val="double" w:sz="2" w:space="0" w:color="B2A1C7"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customStyle="1" w:styleId="GridTable2-Accent53">
    <w:name w:val="Grid Table 2 - Accent 53"/>
    <w:basedOn w:val="TableNormal"/>
    <w:uiPriority w:val="47"/>
    <w:rsid w:val="00C104D9"/>
    <w:rPr>
      <w:rFonts w:eastAsia="SimSun"/>
    </w:rPr>
    <w:tblPr>
      <w:tblStyleRowBandSize w:val="1"/>
      <w:tblStyleColBandSize w:val="1"/>
      <w:tblBorders>
        <w:top w:val="single" w:sz="2" w:space="0" w:color="92CDDC" w:themeColor="accent5" w:themeTint="99"/>
        <w:bottom w:val="single" w:sz="2" w:space="0" w:color="92CDDC" w:themeColor="accent5" w:themeTint="99"/>
        <w:insideH w:val="single" w:sz="2" w:space="0" w:color="92CDDC" w:themeColor="accent5" w:themeTint="99"/>
        <w:insideV w:val="single" w:sz="2" w:space="0" w:color="92CDDC" w:themeColor="accent5" w:themeTint="99"/>
      </w:tblBorders>
    </w:tblPr>
    <w:tblStylePr w:type="firstRow">
      <w:rPr>
        <w:b/>
        <w:bCs/>
      </w:rPr>
      <w:tblPr/>
      <w:tcPr>
        <w:tcBorders>
          <w:top w:val="nil"/>
          <w:bottom w:val="single" w:sz="12" w:space="0" w:color="92CDDC" w:themeColor="accent5" w:themeTint="99"/>
          <w:insideH w:val="nil"/>
          <w:insideV w:val="nil"/>
        </w:tcBorders>
        <w:shd w:val="clear" w:color="auto" w:fill="FFFFFF" w:themeFill="background1"/>
      </w:tcPr>
    </w:tblStylePr>
    <w:tblStylePr w:type="lastRow">
      <w:rPr>
        <w:b/>
        <w:bCs/>
      </w:rPr>
      <w:tblPr/>
      <w:tcPr>
        <w:tcBorders>
          <w:top w:val="double" w:sz="2" w:space="0" w:color="92CDDC"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GridTable2-Accent63">
    <w:name w:val="Grid Table 2 - Accent 63"/>
    <w:basedOn w:val="TableNormal"/>
    <w:uiPriority w:val="47"/>
    <w:rsid w:val="00C104D9"/>
    <w:rPr>
      <w:rFonts w:eastAsia="SimSun"/>
    </w:rPr>
    <w:tblPr>
      <w:tblStyleRowBandSize w:val="1"/>
      <w:tblStyleColBandSize w:val="1"/>
      <w:tblBorders>
        <w:top w:val="single" w:sz="2" w:space="0" w:color="FABF8F" w:themeColor="accent6" w:themeTint="99"/>
        <w:bottom w:val="single" w:sz="2" w:space="0" w:color="FABF8F" w:themeColor="accent6" w:themeTint="99"/>
        <w:insideH w:val="single" w:sz="2" w:space="0" w:color="FABF8F" w:themeColor="accent6" w:themeTint="99"/>
        <w:insideV w:val="single" w:sz="2" w:space="0" w:color="FABF8F" w:themeColor="accent6" w:themeTint="99"/>
      </w:tblBorders>
    </w:tblPr>
    <w:tblStylePr w:type="firstRow">
      <w:rPr>
        <w:b/>
        <w:bCs/>
      </w:rPr>
      <w:tblPr/>
      <w:tcPr>
        <w:tcBorders>
          <w:top w:val="nil"/>
          <w:bottom w:val="single" w:sz="12" w:space="0" w:color="FABF8F" w:themeColor="accent6" w:themeTint="99"/>
          <w:insideH w:val="nil"/>
          <w:insideV w:val="nil"/>
        </w:tcBorders>
        <w:shd w:val="clear" w:color="auto" w:fill="FFFFFF" w:themeFill="background1"/>
      </w:tcPr>
    </w:tblStylePr>
    <w:tblStylePr w:type="lastRow">
      <w:rPr>
        <w:b/>
        <w:bCs/>
      </w:rPr>
      <w:tblPr/>
      <w:tcPr>
        <w:tcBorders>
          <w:top w:val="double" w:sz="2" w:space="0" w:color="FABF8F"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customStyle="1" w:styleId="GridTable33">
    <w:name w:val="Grid Table 33"/>
    <w:basedOn w:val="TableNormal"/>
    <w:uiPriority w:val="48"/>
    <w:rsid w:val="00C104D9"/>
    <w:rPr>
      <w:rFonts w:eastAsia="SimSun"/>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customStyle="1" w:styleId="GridTable3-Accent13">
    <w:name w:val="Grid Table 3 - Accent 13"/>
    <w:basedOn w:val="TableNormal"/>
    <w:uiPriority w:val="48"/>
    <w:rsid w:val="00C104D9"/>
    <w:rPr>
      <w:rFonts w:eastAsia="SimSun"/>
    </w:r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BE5F1" w:themeFill="accent1" w:themeFillTint="33"/>
      </w:tcPr>
    </w:tblStylePr>
    <w:tblStylePr w:type="band1Horz">
      <w:tblPr/>
      <w:tcPr>
        <w:shd w:val="clear" w:color="auto" w:fill="DBE5F1" w:themeFill="accent1" w:themeFillTint="33"/>
      </w:tcPr>
    </w:tblStylePr>
    <w:tblStylePr w:type="neCell">
      <w:tblPr/>
      <w:tcPr>
        <w:tcBorders>
          <w:bottom w:val="single" w:sz="4" w:space="0" w:color="95B3D7" w:themeColor="accent1" w:themeTint="99"/>
        </w:tcBorders>
      </w:tcPr>
    </w:tblStylePr>
    <w:tblStylePr w:type="nwCell">
      <w:tblPr/>
      <w:tcPr>
        <w:tcBorders>
          <w:bottom w:val="single" w:sz="4" w:space="0" w:color="95B3D7" w:themeColor="accent1" w:themeTint="99"/>
        </w:tcBorders>
      </w:tcPr>
    </w:tblStylePr>
    <w:tblStylePr w:type="seCell">
      <w:tblPr/>
      <w:tcPr>
        <w:tcBorders>
          <w:top w:val="single" w:sz="4" w:space="0" w:color="95B3D7" w:themeColor="accent1" w:themeTint="99"/>
        </w:tcBorders>
      </w:tcPr>
    </w:tblStylePr>
    <w:tblStylePr w:type="swCell">
      <w:tblPr/>
      <w:tcPr>
        <w:tcBorders>
          <w:top w:val="single" w:sz="4" w:space="0" w:color="95B3D7" w:themeColor="accent1" w:themeTint="99"/>
        </w:tcBorders>
      </w:tcPr>
    </w:tblStylePr>
  </w:style>
  <w:style w:type="table" w:customStyle="1" w:styleId="GridTable3-Accent23">
    <w:name w:val="Grid Table 3 - Accent 23"/>
    <w:basedOn w:val="TableNormal"/>
    <w:uiPriority w:val="48"/>
    <w:rsid w:val="00C104D9"/>
    <w:rPr>
      <w:rFonts w:eastAsia="SimSun"/>
    </w:rPr>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2DBDB" w:themeFill="accent2" w:themeFillTint="33"/>
      </w:tcPr>
    </w:tblStylePr>
    <w:tblStylePr w:type="band1Horz">
      <w:tblPr/>
      <w:tcPr>
        <w:shd w:val="clear" w:color="auto" w:fill="F2DBDB" w:themeFill="accent2" w:themeFillTint="33"/>
      </w:tcPr>
    </w:tblStylePr>
    <w:tblStylePr w:type="neCell">
      <w:tblPr/>
      <w:tcPr>
        <w:tcBorders>
          <w:bottom w:val="single" w:sz="4" w:space="0" w:color="D99594" w:themeColor="accent2" w:themeTint="99"/>
        </w:tcBorders>
      </w:tcPr>
    </w:tblStylePr>
    <w:tblStylePr w:type="nwCell">
      <w:tblPr/>
      <w:tcPr>
        <w:tcBorders>
          <w:bottom w:val="single" w:sz="4" w:space="0" w:color="D99594" w:themeColor="accent2" w:themeTint="99"/>
        </w:tcBorders>
      </w:tcPr>
    </w:tblStylePr>
    <w:tblStylePr w:type="seCell">
      <w:tblPr/>
      <w:tcPr>
        <w:tcBorders>
          <w:top w:val="single" w:sz="4" w:space="0" w:color="D99594" w:themeColor="accent2" w:themeTint="99"/>
        </w:tcBorders>
      </w:tcPr>
    </w:tblStylePr>
    <w:tblStylePr w:type="swCell">
      <w:tblPr/>
      <w:tcPr>
        <w:tcBorders>
          <w:top w:val="single" w:sz="4" w:space="0" w:color="D99594" w:themeColor="accent2" w:themeTint="99"/>
        </w:tcBorders>
      </w:tcPr>
    </w:tblStylePr>
  </w:style>
  <w:style w:type="table" w:customStyle="1" w:styleId="GridTable3-Accent33">
    <w:name w:val="Grid Table 3 - Accent 33"/>
    <w:basedOn w:val="TableNormal"/>
    <w:uiPriority w:val="48"/>
    <w:rsid w:val="00C104D9"/>
    <w:rPr>
      <w:rFonts w:eastAsia="SimSun"/>
    </w:r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AF1DD" w:themeFill="accent3" w:themeFillTint="33"/>
      </w:tcPr>
    </w:tblStylePr>
    <w:tblStylePr w:type="band1Horz">
      <w:tblPr/>
      <w:tcPr>
        <w:shd w:val="clear" w:color="auto" w:fill="EAF1DD" w:themeFill="accent3" w:themeFillTint="33"/>
      </w:tcPr>
    </w:tblStylePr>
    <w:tblStylePr w:type="neCell">
      <w:tblPr/>
      <w:tcPr>
        <w:tcBorders>
          <w:bottom w:val="single" w:sz="4" w:space="0" w:color="C2D69B" w:themeColor="accent3" w:themeTint="99"/>
        </w:tcBorders>
      </w:tcPr>
    </w:tblStylePr>
    <w:tblStylePr w:type="nwCell">
      <w:tblPr/>
      <w:tcPr>
        <w:tcBorders>
          <w:bottom w:val="single" w:sz="4" w:space="0" w:color="C2D69B" w:themeColor="accent3" w:themeTint="99"/>
        </w:tcBorders>
      </w:tcPr>
    </w:tblStylePr>
    <w:tblStylePr w:type="seCell">
      <w:tblPr/>
      <w:tcPr>
        <w:tcBorders>
          <w:top w:val="single" w:sz="4" w:space="0" w:color="C2D69B" w:themeColor="accent3" w:themeTint="99"/>
        </w:tcBorders>
      </w:tcPr>
    </w:tblStylePr>
    <w:tblStylePr w:type="swCell">
      <w:tblPr/>
      <w:tcPr>
        <w:tcBorders>
          <w:top w:val="single" w:sz="4" w:space="0" w:color="C2D69B" w:themeColor="accent3" w:themeTint="99"/>
        </w:tcBorders>
      </w:tcPr>
    </w:tblStylePr>
  </w:style>
  <w:style w:type="table" w:customStyle="1" w:styleId="GridTable3-Accent43">
    <w:name w:val="Grid Table 3 - Accent 43"/>
    <w:basedOn w:val="TableNormal"/>
    <w:uiPriority w:val="48"/>
    <w:rsid w:val="00C104D9"/>
    <w:rPr>
      <w:rFonts w:eastAsia="SimSun"/>
    </w:r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5DFEC" w:themeFill="accent4" w:themeFillTint="33"/>
      </w:tcPr>
    </w:tblStylePr>
    <w:tblStylePr w:type="band1Horz">
      <w:tblPr/>
      <w:tcPr>
        <w:shd w:val="clear" w:color="auto" w:fill="E5DFEC" w:themeFill="accent4" w:themeFillTint="33"/>
      </w:tcPr>
    </w:tblStylePr>
    <w:tblStylePr w:type="neCell">
      <w:tblPr/>
      <w:tcPr>
        <w:tcBorders>
          <w:bottom w:val="single" w:sz="4" w:space="0" w:color="B2A1C7" w:themeColor="accent4" w:themeTint="99"/>
        </w:tcBorders>
      </w:tcPr>
    </w:tblStylePr>
    <w:tblStylePr w:type="nwCell">
      <w:tblPr/>
      <w:tcPr>
        <w:tcBorders>
          <w:bottom w:val="single" w:sz="4" w:space="0" w:color="B2A1C7" w:themeColor="accent4" w:themeTint="99"/>
        </w:tcBorders>
      </w:tcPr>
    </w:tblStylePr>
    <w:tblStylePr w:type="seCell">
      <w:tblPr/>
      <w:tcPr>
        <w:tcBorders>
          <w:top w:val="single" w:sz="4" w:space="0" w:color="B2A1C7" w:themeColor="accent4" w:themeTint="99"/>
        </w:tcBorders>
      </w:tcPr>
    </w:tblStylePr>
    <w:tblStylePr w:type="swCell">
      <w:tblPr/>
      <w:tcPr>
        <w:tcBorders>
          <w:top w:val="single" w:sz="4" w:space="0" w:color="B2A1C7" w:themeColor="accent4" w:themeTint="99"/>
        </w:tcBorders>
      </w:tcPr>
    </w:tblStylePr>
  </w:style>
  <w:style w:type="table" w:customStyle="1" w:styleId="GridTable3-Accent53">
    <w:name w:val="Grid Table 3 - Accent 53"/>
    <w:basedOn w:val="TableNormal"/>
    <w:uiPriority w:val="48"/>
    <w:rsid w:val="00C104D9"/>
    <w:rPr>
      <w:rFonts w:eastAsia="SimSun"/>
    </w:r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AEEF3" w:themeFill="accent5" w:themeFillTint="33"/>
      </w:tcPr>
    </w:tblStylePr>
    <w:tblStylePr w:type="band1Horz">
      <w:tblPr/>
      <w:tcPr>
        <w:shd w:val="clear" w:color="auto" w:fill="DAEEF3" w:themeFill="accent5" w:themeFillTint="33"/>
      </w:tcPr>
    </w:tblStylePr>
    <w:tblStylePr w:type="neCell">
      <w:tblPr/>
      <w:tcPr>
        <w:tcBorders>
          <w:bottom w:val="single" w:sz="4" w:space="0" w:color="92CDDC" w:themeColor="accent5" w:themeTint="99"/>
        </w:tcBorders>
      </w:tcPr>
    </w:tblStylePr>
    <w:tblStylePr w:type="nwCell">
      <w:tblPr/>
      <w:tcPr>
        <w:tcBorders>
          <w:bottom w:val="single" w:sz="4" w:space="0" w:color="92CDDC" w:themeColor="accent5" w:themeTint="99"/>
        </w:tcBorders>
      </w:tcPr>
    </w:tblStylePr>
    <w:tblStylePr w:type="seCell">
      <w:tblPr/>
      <w:tcPr>
        <w:tcBorders>
          <w:top w:val="single" w:sz="4" w:space="0" w:color="92CDDC" w:themeColor="accent5" w:themeTint="99"/>
        </w:tcBorders>
      </w:tcPr>
    </w:tblStylePr>
    <w:tblStylePr w:type="swCell">
      <w:tblPr/>
      <w:tcPr>
        <w:tcBorders>
          <w:top w:val="single" w:sz="4" w:space="0" w:color="92CDDC" w:themeColor="accent5" w:themeTint="99"/>
        </w:tcBorders>
      </w:tcPr>
    </w:tblStylePr>
  </w:style>
  <w:style w:type="table" w:customStyle="1" w:styleId="GridTable3-Accent63">
    <w:name w:val="Grid Table 3 - Accent 63"/>
    <w:basedOn w:val="TableNormal"/>
    <w:uiPriority w:val="48"/>
    <w:rsid w:val="00C104D9"/>
    <w:rPr>
      <w:rFonts w:eastAsia="SimSun"/>
    </w:r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DE9D9" w:themeFill="accent6" w:themeFillTint="33"/>
      </w:tcPr>
    </w:tblStylePr>
    <w:tblStylePr w:type="band1Horz">
      <w:tblPr/>
      <w:tcPr>
        <w:shd w:val="clear" w:color="auto" w:fill="FDE9D9" w:themeFill="accent6" w:themeFillTint="33"/>
      </w:tcPr>
    </w:tblStylePr>
    <w:tblStylePr w:type="neCell">
      <w:tblPr/>
      <w:tcPr>
        <w:tcBorders>
          <w:bottom w:val="single" w:sz="4" w:space="0" w:color="FABF8F" w:themeColor="accent6" w:themeTint="99"/>
        </w:tcBorders>
      </w:tcPr>
    </w:tblStylePr>
    <w:tblStylePr w:type="nwCell">
      <w:tblPr/>
      <w:tcPr>
        <w:tcBorders>
          <w:bottom w:val="single" w:sz="4" w:space="0" w:color="FABF8F" w:themeColor="accent6" w:themeTint="99"/>
        </w:tcBorders>
      </w:tcPr>
    </w:tblStylePr>
    <w:tblStylePr w:type="seCell">
      <w:tblPr/>
      <w:tcPr>
        <w:tcBorders>
          <w:top w:val="single" w:sz="4" w:space="0" w:color="FABF8F" w:themeColor="accent6" w:themeTint="99"/>
        </w:tcBorders>
      </w:tcPr>
    </w:tblStylePr>
    <w:tblStylePr w:type="swCell">
      <w:tblPr/>
      <w:tcPr>
        <w:tcBorders>
          <w:top w:val="single" w:sz="4" w:space="0" w:color="FABF8F" w:themeColor="accent6" w:themeTint="99"/>
        </w:tcBorders>
      </w:tcPr>
    </w:tblStylePr>
  </w:style>
  <w:style w:type="table" w:customStyle="1" w:styleId="GridTable43">
    <w:name w:val="Grid Table 43"/>
    <w:basedOn w:val="TableNormal"/>
    <w:uiPriority w:val="49"/>
    <w:rsid w:val="00C104D9"/>
    <w:rPr>
      <w:rFonts w:eastAsia="SimSun"/>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GridTable4-Accent13">
    <w:name w:val="Grid Table 4 - Accent 13"/>
    <w:basedOn w:val="TableNormal"/>
    <w:uiPriority w:val="49"/>
    <w:rsid w:val="00C104D9"/>
    <w:rPr>
      <w:rFonts w:eastAsia="SimSun"/>
    </w:r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GridTable4-Accent23">
    <w:name w:val="Grid Table 4 - Accent 23"/>
    <w:basedOn w:val="TableNormal"/>
    <w:uiPriority w:val="49"/>
    <w:rsid w:val="00C104D9"/>
    <w:rPr>
      <w:rFonts w:eastAsia="SimSun"/>
    </w:rPr>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blStylePr w:type="firstRow">
      <w:rPr>
        <w:b/>
        <w:bCs/>
        <w:color w:val="FFFFFF" w:themeColor="background1"/>
      </w:rPr>
      <w:tblPr/>
      <w:tcPr>
        <w:tcBorders>
          <w:top w:val="single" w:sz="4" w:space="0" w:color="C0504D" w:themeColor="accent2"/>
          <w:left w:val="single" w:sz="4" w:space="0" w:color="C0504D" w:themeColor="accent2"/>
          <w:bottom w:val="single" w:sz="4" w:space="0" w:color="C0504D" w:themeColor="accent2"/>
          <w:right w:val="single" w:sz="4" w:space="0" w:color="C0504D" w:themeColor="accent2"/>
          <w:insideH w:val="nil"/>
          <w:insideV w:val="nil"/>
        </w:tcBorders>
        <w:shd w:val="clear" w:color="auto" w:fill="C0504D" w:themeFill="accent2"/>
      </w:tcPr>
    </w:tblStylePr>
    <w:tblStylePr w:type="lastRow">
      <w:rPr>
        <w:b/>
        <w:bCs/>
      </w:rPr>
      <w:tblPr/>
      <w:tcPr>
        <w:tcBorders>
          <w:top w:val="double" w:sz="4" w:space="0" w:color="C0504D" w:themeColor="accent2"/>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customStyle="1" w:styleId="GridTable4-Accent33">
    <w:name w:val="Grid Table 4 - Accent 33"/>
    <w:basedOn w:val="TableNormal"/>
    <w:uiPriority w:val="49"/>
    <w:rsid w:val="00C104D9"/>
    <w:rPr>
      <w:rFonts w:eastAsia="SimSun"/>
    </w:r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color w:val="FFFFFF" w:themeColor="background1"/>
      </w:rPr>
      <w:tblPr/>
      <w:tcPr>
        <w:tcBorders>
          <w:top w:val="single" w:sz="4" w:space="0" w:color="9BBB59" w:themeColor="accent3"/>
          <w:left w:val="single" w:sz="4" w:space="0" w:color="9BBB59" w:themeColor="accent3"/>
          <w:bottom w:val="single" w:sz="4" w:space="0" w:color="9BBB59" w:themeColor="accent3"/>
          <w:right w:val="single" w:sz="4" w:space="0" w:color="9BBB59" w:themeColor="accent3"/>
          <w:insideH w:val="nil"/>
          <w:insideV w:val="nil"/>
        </w:tcBorders>
        <w:shd w:val="clear" w:color="auto" w:fill="9BBB59" w:themeFill="accent3"/>
      </w:tcPr>
    </w:tblStylePr>
    <w:tblStylePr w:type="lastRow">
      <w:rPr>
        <w:b/>
        <w:bCs/>
      </w:rPr>
      <w:tblPr/>
      <w:tcPr>
        <w:tcBorders>
          <w:top w:val="double" w:sz="4" w:space="0" w:color="9BBB59" w:themeColor="accent3"/>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customStyle="1" w:styleId="GridTable4-Accent43">
    <w:name w:val="Grid Table 4 - Accent 43"/>
    <w:basedOn w:val="TableNormal"/>
    <w:uiPriority w:val="49"/>
    <w:rsid w:val="00C104D9"/>
    <w:rPr>
      <w:rFonts w:eastAsia="SimSun"/>
    </w:r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color w:val="FFFFFF" w:themeColor="background1"/>
      </w:rPr>
      <w:tblPr/>
      <w:tcPr>
        <w:tcBorders>
          <w:top w:val="single" w:sz="4" w:space="0" w:color="8064A2" w:themeColor="accent4"/>
          <w:left w:val="single" w:sz="4" w:space="0" w:color="8064A2" w:themeColor="accent4"/>
          <w:bottom w:val="single" w:sz="4" w:space="0" w:color="8064A2" w:themeColor="accent4"/>
          <w:right w:val="single" w:sz="4" w:space="0" w:color="8064A2" w:themeColor="accent4"/>
          <w:insideH w:val="nil"/>
          <w:insideV w:val="nil"/>
        </w:tcBorders>
        <w:shd w:val="clear" w:color="auto" w:fill="8064A2" w:themeFill="accent4"/>
      </w:tcPr>
    </w:tblStylePr>
    <w:tblStylePr w:type="lastRow">
      <w:rPr>
        <w:b/>
        <w:bCs/>
      </w:rPr>
      <w:tblPr/>
      <w:tcPr>
        <w:tcBorders>
          <w:top w:val="double" w:sz="4" w:space="0" w:color="8064A2" w:themeColor="accent4"/>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customStyle="1" w:styleId="GridTable4-Accent53">
    <w:name w:val="Grid Table 4 - Accent 53"/>
    <w:basedOn w:val="TableNormal"/>
    <w:uiPriority w:val="49"/>
    <w:rsid w:val="00C104D9"/>
    <w:rPr>
      <w:rFonts w:eastAsia="SimSun"/>
    </w:r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color w:val="FFFFFF" w:themeColor="background1"/>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insideH w:val="nil"/>
          <w:insideV w:val="nil"/>
        </w:tcBorders>
        <w:shd w:val="clear" w:color="auto" w:fill="4BACC6" w:themeFill="accent5"/>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GridTable4-Accent63">
    <w:name w:val="Grid Table 4 - Accent 63"/>
    <w:basedOn w:val="TableNormal"/>
    <w:uiPriority w:val="49"/>
    <w:rsid w:val="00C104D9"/>
    <w:rPr>
      <w:rFonts w:eastAsia="SimSun"/>
    </w:r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color w:val="FFFFFF" w:themeColor="background1"/>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insideH w:val="nil"/>
          <w:insideV w:val="nil"/>
        </w:tcBorders>
        <w:shd w:val="clear" w:color="auto" w:fill="F79646" w:themeFill="accent6"/>
      </w:tcPr>
    </w:tblStylePr>
    <w:tblStylePr w:type="lastRow">
      <w:rPr>
        <w:b/>
        <w:bCs/>
      </w:rPr>
      <w:tblPr/>
      <w:tcPr>
        <w:tcBorders>
          <w:top w:val="double" w:sz="4" w:space="0" w:color="F79646" w:themeColor="accent6"/>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customStyle="1" w:styleId="GridTable5Dark3">
    <w:name w:val="Grid Table 5 Dark3"/>
    <w:basedOn w:val="TableNormal"/>
    <w:uiPriority w:val="50"/>
    <w:rsid w:val="00C104D9"/>
    <w:rPr>
      <w:rFonts w:eastAsia="SimSun"/>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customStyle="1" w:styleId="GridTable5Dark-Accent13">
    <w:name w:val="Grid Table 5 Dark - Accent 13"/>
    <w:basedOn w:val="TableNormal"/>
    <w:uiPriority w:val="50"/>
    <w:rsid w:val="00C104D9"/>
    <w:rPr>
      <w:rFonts w:eastAsia="SimSun"/>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BE5F1"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F81BD"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F81BD"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F81BD"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F81BD" w:themeFill="accent1"/>
      </w:tcPr>
    </w:tblStylePr>
    <w:tblStylePr w:type="band1Vert">
      <w:tblPr/>
      <w:tcPr>
        <w:shd w:val="clear" w:color="auto" w:fill="B8CCE4" w:themeFill="accent1" w:themeFillTint="66"/>
      </w:tcPr>
    </w:tblStylePr>
    <w:tblStylePr w:type="band1Horz">
      <w:tblPr/>
      <w:tcPr>
        <w:shd w:val="clear" w:color="auto" w:fill="B8CCE4" w:themeFill="accent1" w:themeFillTint="66"/>
      </w:tcPr>
    </w:tblStylePr>
  </w:style>
  <w:style w:type="table" w:customStyle="1" w:styleId="GridTable5Dark-Accent23">
    <w:name w:val="Grid Table 5 Dark - Accent 23"/>
    <w:basedOn w:val="TableNormal"/>
    <w:uiPriority w:val="50"/>
    <w:rsid w:val="00C104D9"/>
    <w:rPr>
      <w:rFonts w:eastAsia="SimSun"/>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2DBDB"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C0504D"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C0504D"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C0504D"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C0504D" w:themeFill="accent2"/>
      </w:tcPr>
    </w:tblStylePr>
    <w:tblStylePr w:type="band1Vert">
      <w:tblPr/>
      <w:tcPr>
        <w:shd w:val="clear" w:color="auto" w:fill="E5B8B7" w:themeFill="accent2" w:themeFillTint="66"/>
      </w:tcPr>
    </w:tblStylePr>
    <w:tblStylePr w:type="band1Horz">
      <w:tblPr/>
      <w:tcPr>
        <w:shd w:val="clear" w:color="auto" w:fill="E5B8B7" w:themeFill="accent2" w:themeFillTint="66"/>
      </w:tcPr>
    </w:tblStylePr>
  </w:style>
  <w:style w:type="table" w:customStyle="1" w:styleId="GridTable5Dark-Accent33">
    <w:name w:val="Grid Table 5 Dark - Accent 33"/>
    <w:basedOn w:val="TableNormal"/>
    <w:uiPriority w:val="50"/>
    <w:rsid w:val="00C104D9"/>
    <w:rPr>
      <w:rFonts w:eastAsia="SimSun"/>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AF1D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9BBB59"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9BBB59"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9BBB59"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9BBB59" w:themeFill="accent3"/>
      </w:tcPr>
    </w:tblStylePr>
    <w:tblStylePr w:type="band1Vert">
      <w:tblPr/>
      <w:tcPr>
        <w:shd w:val="clear" w:color="auto" w:fill="D6E3BC" w:themeFill="accent3" w:themeFillTint="66"/>
      </w:tcPr>
    </w:tblStylePr>
    <w:tblStylePr w:type="band1Horz">
      <w:tblPr/>
      <w:tcPr>
        <w:shd w:val="clear" w:color="auto" w:fill="D6E3BC" w:themeFill="accent3" w:themeFillTint="66"/>
      </w:tcPr>
    </w:tblStylePr>
  </w:style>
  <w:style w:type="table" w:customStyle="1" w:styleId="GridTable5Dark-Accent43">
    <w:name w:val="Grid Table 5 Dark - Accent 43"/>
    <w:basedOn w:val="TableNormal"/>
    <w:uiPriority w:val="50"/>
    <w:rsid w:val="00C104D9"/>
    <w:rPr>
      <w:rFonts w:eastAsia="SimSun"/>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5DFEC"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8064A2"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8064A2"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8064A2"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8064A2" w:themeFill="accent4"/>
      </w:tcPr>
    </w:tblStylePr>
    <w:tblStylePr w:type="band1Vert">
      <w:tblPr/>
      <w:tcPr>
        <w:shd w:val="clear" w:color="auto" w:fill="CCC0D9" w:themeFill="accent4" w:themeFillTint="66"/>
      </w:tcPr>
    </w:tblStylePr>
    <w:tblStylePr w:type="band1Horz">
      <w:tblPr/>
      <w:tcPr>
        <w:shd w:val="clear" w:color="auto" w:fill="CCC0D9" w:themeFill="accent4" w:themeFillTint="66"/>
      </w:tcPr>
    </w:tblStylePr>
  </w:style>
  <w:style w:type="table" w:customStyle="1" w:styleId="GridTable5Dark-Accent53">
    <w:name w:val="Grid Table 5 Dark - Accent 53"/>
    <w:basedOn w:val="TableNormal"/>
    <w:uiPriority w:val="50"/>
    <w:rsid w:val="00C104D9"/>
    <w:rPr>
      <w:rFonts w:eastAsia="SimSun"/>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AEE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BACC6"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BACC6"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BACC6"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BACC6" w:themeFill="accent5"/>
      </w:tcPr>
    </w:tblStylePr>
    <w:tblStylePr w:type="band1Vert">
      <w:tblPr/>
      <w:tcPr>
        <w:shd w:val="clear" w:color="auto" w:fill="B6DDE8" w:themeFill="accent5" w:themeFillTint="66"/>
      </w:tcPr>
    </w:tblStylePr>
    <w:tblStylePr w:type="band1Horz">
      <w:tblPr/>
      <w:tcPr>
        <w:shd w:val="clear" w:color="auto" w:fill="B6DDE8" w:themeFill="accent5" w:themeFillTint="66"/>
      </w:tcPr>
    </w:tblStylePr>
  </w:style>
  <w:style w:type="table" w:customStyle="1" w:styleId="GridTable5Dark-Accent63">
    <w:name w:val="Grid Table 5 Dark - Accent 63"/>
    <w:basedOn w:val="TableNormal"/>
    <w:uiPriority w:val="50"/>
    <w:rsid w:val="00C104D9"/>
    <w:rPr>
      <w:rFonts w:eastAsia="SimSun"/>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DE9D9"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F79646"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F79646"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F79646"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F79646" w:themeFill="accent6"/>
      </w:tcPr>
    </w:tblStylePr>
    <w:tblStylePr w:type="band1Vert">
      <w:tblPr/>
      <w:tcPr>
        <w:shd w:val="clear" w:color="auto" w:fill="FBD4B4" w:themeFill="accent6" w:themeFillTint="66"/>
      </w:tcPr>
    </w:tblStylePr>
    <w:tblStylePr w:type="band1Horz">
      <w:tblPr/>
      <w:tcPr>
        <w:shd w:val="clear" w:color="auto" w:fill="FBD4B4" w:themeFill="accent6" w:themeFillTint="66"/>
      </w:tcPr>
    </w:tblStylePr>
  </w:style>
  <w:style w:type="table" w:customStyle="1" w:styleId="GridTable6Colorful3">
    <w:name w:val="Grid Table 6 Colorful3"/>
    <w:basedOn w:val="TableNormal"/>
    <w:uiPriority w:val="51"/>
    <w:rsid w:val="00C104D9"/>
    <w:rPr>
      <w:rFonts w:eastAsia="SimSun"/>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GridTable6Colorful-Accent13">
    <w:name w:val="Grid Table 6 Colorful - Accent 13"/>
    <w:basedOn w:val="TableNormal"/>
    <w:uiPriority w:val="51"/>
    <w:rsid w:val="00C104D9"/>
    <w:rPr>
      <w:rFonts w:eastAsia="SimSun"/>
      <w:color w:val="365F91" w:themeColor="accent1" w:themeShade="BF"/>
    </w:r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4" w:space="0" w:color="95B3D7" w:themeColor="accent1" w:themeTint="99"/>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GridTable6Colorful-Accent23">
    <w:name w:val="Grid Table 6 Colorful - Accent 23"/>
    <w:basedOn w:val="TableNormal"/>
    <w:uiPriority w:val="51"/>
    <w:rsid w:val="00C104D9"/>
    <w:rPr>
      <w:rFonts w:eastAsia="SimSun"/>
      <w:color w:val="943634" w:themeColor="accent2" w:themeShade="BF"/>
    </w:rPr>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blStylePr w:type="firstRow">
      <w:rPr>
        <w:b/>
        <w:bCs/>
      </w:rPr>
      <w:tblPr/>
      <w:tcPr>
        <w:tcBorders>
          <w:bottom w:val="single" w:sz="12" w:space="0" w:color="D99594" w:themeColor="accent2" w:themeTint="99"/>
        </w:tcBorders>
      </w:tcPr>
    </w:tblStylePr>
    <w:tblStylePr w:type="lastRow">
      <w:rPr>
        <w:b/>
        <w:bCs/>
      </w:rPr>
      <w:tblPr/>
      <w:tcPr>
        <w:tcBorders>
          <w:top w:val="double" w:sz="4" w:space="0" w:color="D99594" w:themeColor="accent2" w:themeTint="99"/>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customStyle="1" w:styleId="GridTable6Colorful-Accent33">
    <w:name w:val="Grid Table 6 Colorful - Accent 33"/>
    <w:basedOn w:val="TableNormal"/>
    <w:uiPriority w:val="51"/>
    <w:rsid w:val="00C104D9"/>
    <w:rPr>
      <w:rFonts w:eastAsia="SimSun"/>
      <w:color w:val="76923C" w:themeColor="accent3" w:themeShade="BF"/>
    </w:r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rPr>
      <w:tblPr/>
      <w:tcPr>
        <w:tcBorders>
          <w:bottom w:val="single" w:sz="12" w:space="0" w:color="C2D69B" w:themeColor="accent3" w:themeTint="99"/>
        </w:tcBorders>
      </w:tcPr>
    </w:tblStylePr>
    <w:tblStylePr w:type="lastRow">
      <w:rPr>
        <w:b/>
        <w:bCs/>
      </w:rPr>
      <w:tblPr/>
      <w:tcPr>
        <w:tcBorders>
          <w:top w:val="double" w:sz="4" w:space="0" w:color="C2D69B" w:themeColor="accent3" w:themeTint="99"/>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customStyle="1" w:styleId="GridTable6Colorful-Accent43">
    <w:name w:val="Grid Table 6 Colorful - Accent 43"/>
    <w:basedOn w:val="TableNormal"/>
    <w:uiPriority w:val="51"/>
    <w:rsid w:val="00C104D9"/>
    <w:rPr>
      <w:rFonts w:eastAsia="SimSun"/>
      <w:color w:val="5F497A" w:themeColor="accent4" w:themeShade="BF"/>
    </w:r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rPr>
      <w:tblPr/>
      <w:tcPr>
        <w:tcBorders>
          <w:bottom w:val="single" w:sz="12" w:space="0" w:color="B2A1C7" w:themeColor="accent4" w:themeTint="99"/>
        </w:tcBorders>
      </w:tcPr>
    </w:tblStylePr>
    <w:tblStylePr w:type="lastRow">
      <w:rPr>
        <w:b/>
        <w:bCs/>
      </w:rPr>
      <w:tblPr/>
      <w:tcPr>
        <w:tcBorders>
          <w:top w:val="double" w:sz="4" w:space="0" w:color="B2A1C7" w:themeColor="accent4" w:themeTint="99"/>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customStyle="1" w:styleId="GridTable6Colorful-Accent53">
    <w:name w:val="Grid Table 6 Colorful - Accent 53"/>
    <w:basedOn w:val="TableNormal"/>
    <w:uiPriority w:val="51"/>
    <w:rsid w:val="00C104D9"/>
    <w:rPr>
      <w:rFonts w:eastAsia="SimSun"/>
      <w:color w:val="31849B" w:themeColor="accent5" w:themeShade="BF"/>
    </w:r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rPr>
      <w:tblPr/>
      <w:tcPr>
        <w:tcBorders>
          <w:bottom w:val="single" w:sz="12" w:space="0" w:color="92CDDC" w:themeColor="accent5" w:themeTint="99"/>
        </w:tcBorders>
      </w:tcPr>
    </w:tblStylePr>
    <w:tblStylePr w:type="lastRow">
      <w:rPr>
        <w:b/>
        <w:bCs/>
      </w:rPr>
      <w:tblPr/>
      <w:tcPr>
        <w:tcBorders>
          <w:top w:val="double" w:sz="4" w:space="0" w:color="92CDDC" w:themeColor="accent5" w:themeTint="99"/>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GridTable6Colorful-Accent63">
    <w:name w:val="Grid Table 6 Colorful - Accent 63"/>
    <w:basedOn w:val="TableNormal"/>
    <w:uiPriority w:val="51"/>
    <w:rsid w:val="00C104D9"/>
    <w:rPr>
      <w:rFonts w:eastAsia="SimSun"/>
      <w:color w:val="E36C0A" w:themeColor="accent6" w:themeShade="BF"/>
    </w:r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rPr>
      <w:tblPr/>
      <w:tcPr>
        <w:tcBorders>
          <w:bottom w:val="single" w:sz="12" w:space="0" w:color="FABF8F" w:themeColor="accent6" w:themeTint="99"/>
        </w:tcBorders>
      </w:tcPr>
    </w:tblStylePr>
    <w:tblStylePr w:type="lastRow">
      <w:rPr>
        <w:b/>
        <w:bCs/>
      </w:rPr>
      <w:tblPr/>
      <w:tcPr>
        <w:tcBorders>
          <w:top w:val="double" w:sz="4" w:space="0" w:color="FABF8F" w:themeColor="accent6" w:themeTint="99"/>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customStyle="1" w:styleId="GridTable7Colorful3">
    <w:name w:val="Grid Table 7 Colorful3"/>
    <w:basedOn w:val="TableNormal"/>
    <w:uiPriority w:val="52"/>
    <w:rsid w:val="00C104D9"/>
    <w:rPr>
      <w:rFonts w:eastAsia="SimSun"/>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customStyle="1" w:styleId="GridTable7Colorful-Accent13">
    <w:name w:val="Grid Table 7 Colorful - Accent 13"/>
    <w:basedOn w:val="TableNormal"/>
    <w:uiPriority w:val="52"/>
    <w:rsid w:val="00C104D9"/>
    <w:rPr>
      <w:rFonts w:eastAsia="SimSun"/>
      <w:color w:val="365F91" w:themeColor="accent1" w:themeShade="BF"/>
    </w:r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BE5F1" w:themeFill="accent1" w:themeFillTint="33"/>
      </w:tcPr>
    </w:tblStylePr>
    <w:tblStylePr w:type="band1Horz">
      <w:tblPr/>
      <w:tcPr>
        <w:shd w:val="clear" w:color="auto" w:fill="DBE5F1" w:themeFill="accent1" w:themeFillTint="33"/>
      </w:tcPr>
    </w:tblStylePr>
    <w:tblStylePr w:type="neCell">
      <w:tblPr/>
      <w:tcPr>
        <w:tcBorders>
          <w:bottom w:val="single" w:sz="4" w:space="0" w:color="95B3D7" w:themeColor="accent1" w:themeTint="99"/>
        </w:tcBorders>
      </w:tcPr>
    </w:tblStylePr>
    <w:tblStylePr w:type="nwCell">
      <w:tblPr/>
      <w:tcPr>
        <w:tcBorders>
          <w:bottom w:val="single" w:sz="4" w:space="0" w:color="95B3D7" w:themeColor="accent1" w:themeTint="99"/>
        </w:tcBorders>
      </w:tcPr>
    </w:tblStylePr>
    <w:tblStylePr w:type="seCell">
      <w:tblPr/>
      <w:tcPr>
        <w:tcBorders>
          <w:top w:val="single" w:sz="4" w:space="0" w:color="95B3D7" w:themeColor="accent1" w:themeTint="99"/>
        </w:tcBorders>
      </w:tcPr>
    </w:tblStylePr>
    <w:tblStylePr w:type="swCell">
      <w:tblPr/>
      <w:tcPr>
        <w:tcBorders>
          <w:top w:val="single" w:sz="4" w:space="0" w:color="95B3D7" w:themeColor="accent1" w:themeTint="99"/>
        </w:tcBorders>
      </w:tcPr>
    </w:tblStylePr>
  </w:style>
  <w:style w:type="table" w:customStyle="1" w:styleId="GridTable7Colorful-Accent23">
    <w:name w:val="Grid Table 7 Colorful - Accent 23"/>
    <w:basedOn w:val="TableNormal"/>
    <w:uiPriority w:val="52"/>
    <w:rsid w:val="00C104D9"/>
    <w:rPr>
      <w:rFonts w:eastAsia="SimSun"/>
      <w:color w:val="943634" w:themeColor="accent2" w:themeShade="BF"/>
    </w:rPr>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2DBDB" w:themeFill="accent2" w:themeFillTint="33"/>
      </w:tcPr>
    </w:tblStylePr>
    <w:tblStylePr w:type="band1Horz">
      <w:tblPr/>
      <w:tcPr>
        <w:shd w:val="clear" w:color="auto" w:fill="F2DBDB" w:themeFill="accent2" w:themeFillTint="33"/>
      </w:tcPr>
    </w:tblStylePr>
    <w:tblStylePr w:type="neCell">
      <w:tblPr/>
      <w:tcPr>
        <w:tcBorders>
          <w:bottom w:val="single" w:sz="4" w:space="0" w:color="D99594" w:themeColor="accent2" w:themeTint="99"/>
        </w:tcBorders>
      </w:tcPr>
    </w:tblStylePr>
    <w:tblStylePr w:type="nwCell">
      <w:tblPr/>
      <w:tcPr>
        <w:tcBorders>
          <w:bottom w:val="single" w:sz="4" w:space="0" w:color="D99594" w:themeColor="accent2" w:themeTint="99"/>
        </w:tcBorders>
      </w:tcPr>
    </w:tblStylePr>
    <w:tblStylePr w:type="seCell">
      <w:tblPr/>
      <w:tcPr>
        <w:tcBorders>
          <w:top w:val="single" w:sz="4" w:space="0" w:color="D99594" w:themeColor="accent2" w:themeTint="99"/>
        </w:tcBorders>
      </w:tcPr>
    </w:tblStylePr>
    <w:tblStylePr w:type="swCell">
      <w:tblPr/>
      <w:tcPr>
        <w:tcBorders>
          <w:top w:val="single" w:sz="4" w:space="0" w:color="D99594" w:themeColor="accent2" w:themeTint="99"/>
        </w:tcBorders>
      </w:tcPr>
    </w:tblStylePr>
  </w:style>
  <w:style w:type="table" w:customStyle="1" w:styleId="GridTable7Colorful-Accent33">
    <w:name w:val="Grid Table 7 Colorful - Accent 33"/>
    <w:basedOn w:val="TableNormal"/>
    <w:uiPriority w:val="52"/>
    <w:rsid w:val="00C104D9"/>
    <w:rPr>
      <w:rFonts w:eastAsia="SimSun"/>
      <w:color w:val="76923C" w:themeColor="accent3" w:themeShade="BF"/>
    </w:r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AF1DD" w:themeFill="accent3" w:themeFillTint="33"/>
      </w:tcPr>
    </w:tblStylePr>
    <w:tblStylePr w:type="band1Horz">
      <w:tblPr/>
      <w:tcPr>
        <w:shd w:val="clear" w:color="auto" w:fill="EAF1DD" w:themeFill="accent3" w:themeFillTint="33"/>
      </w:tcPr>
    </w:tblStylePr>
    <w:tblStylePr w:type="neCell">
      <w:tblPr/>
      <w:tcPr>
        <w:tcBorders>
          <w:bottom w:val="single" w:sz="4" w:space="0" w:color="C2D69B" w:themeColor="accent3" w:themeTint="99"/>
        </w:tcBorders>
      </w:tcPr>
    </w:tblStylePr>
    <w:tblStylePr w:type="nwCell">
      <w:tblPr/>
      <w:tcPr>
        <w:tcBorders>
          <w:bottom w:val="single" w:sz="4" w:space="0" w:color="C2D69B" w:themeColor="accent3" w:themeTint="99"/>
        </w:tcBorders>
      </w:tcPr>
    </w:tblStylePr>
    <w:tblStylePr w:type="seCell">
      <w:tblPr/>
      <w:tcPr>
        <w:tcBorders>
          <w:top w:val="single" w:sz="4" w:space="0" w:color="C2D69B" w:themeColor="accent3" w:themeTint="99"/>
        </w:tcBorders>
      </w:tcPr>
    </w:tblStylePr>
    <w:tblStylePr w:type="swCell">
      <w:tblPr/>
      <w:tcPr>
        <w:tcBorders>
          <w:top w:val="single" w:sz="4" w:space="0" w:color="C2D69B" w:themeColor="accent3" w:themeTint="99"/>
        </w:tcBorders>
      </w:tcPr>
    </w:tblStylePr>
  </w:style>
  <w:style w:type="table" w:customStyle="1" w:styleId="GridTable7Colorful-Accent43">
    <w:name w:val="Grid Table 7 Colorful - Accent 43"/>
    <w:basedOn w:val="TableNormal"/>
    <w:uiPriority w:val="52"/>
    <w:rsid w:val="00C104D9"/>
    <w:rPr>
      <w:rFonts w:eastAsia="SimSun"/>
      <w:color w:val="5F497A" w:themeColor="accent4" w:themeShade="BF"/>
    </w:r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5DFEC" w:themeFill="accent4" w:themeFillTint="33"/>
      </w:tcPr>
    </w:tblStylePr>
    <w:tblStylePr w:type="band1Horz">
      <w:tblPr/>
      <w:tcPr>
        <w:shd w:val="clear" w:color="auto" w:fill="E5DFEC" w:themeFill="accent4" w:themeFillTint="33"/>
      </w:tcPr>
    </w:tblStylePr>
    <w:tblStylePr w:type="neCell">
      <w:tblPr/>
      <w:tcPr>
        <w:tcBorders>
          <w:bottom w:val="single" w:sz="4" w:space="0" w:color="B2A1C7" w:themeColor="accent4" w:themeTint="99"/>
        </w:tcBorders>
      </w:tcPr>
    </w:tblStylePr>
    <w:tblStylePr w:type="nwCell">
      <w:tblPr/>
      <w:tcPr>
        <w:tcBorders>
          <w:bottom w:val="single" w:sz="4" w:space="0" w:color="B2A1C7" w:themeColor="accent4" w:themeTint="99"/>
        </w:tcBorders>
      </w:tcPr>
    </w:tblStylePr>
    <w:tblStylePr w:type="seCell">
      <w:tblPr/>
      <w:tcPr>
        <w:tcBorders>
          <w:top w:val="single" w:sz="4" w:space="0" w:color="B2A1C7" w:themeColor="accent4" w:themeTint="99"/>
        </w:tcBorders>
      </w:tcPr>
    </w:tblStylePr>
    <w:tblStylePr w:type="swCell">
      <w:tblPr/>
      <w:tcPr>
        <w:tcBorders>
          <w:top w:val="single" w:sz="4" w:space="0" w:color="B2A1C7" w:themeColor="accent4" w:themeTint="99"/>
        </w:tcBorders>
      </w:tcPr>
    </w:tblStylePr>
  </w:style>
  <w:style w:type="table" w:customStyle="1" w:styleId="GridTable7Colorful-Accent53">
    <w:name w:val="Grid Table 7 Colorful - Accent 53"/>
    <w:basedOn w:val="TableNormal"/>
    <w:uiPriority w:val="52"/>
    <w:rsid w:val="00C104D9"/>
    <w:rPr>
      <w:rFonts w:eastAsia="SimSun"/>
      <w:color w:val="31849B" w:themeColor="accent5" w:themeShade="BF"/>
    </w:r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AEEF3" w:themeFill="accent5" w:themeFillTint="33"/>
      </w:tcPr>
    </w:tblStylePr>
    <w:tblStylePr w:type="band1Horz">
      <w:tblPr/>
      <w:tcPr>
        <w:shd w:val="clear" w:color="auto" w:fill="DAEEF3" w:themeFill="accent5" w:themeFillTint="33"/>
      </w:tcPr>
    </w:tblStylePr>
    <w:tblStylePr w:type="neCell">
      <w:tblPr/>
      <w:tcPr>
        <w:tcBorders>
          <w:bottom w:val="single" w:sz="4" w:space="0" w:color="92CDDC" w:themeColor="accent5" w:themeTint="99"/>
        </w:tcBorders>
      </w:tcPr>
    </w:tblStylePr>
    <w:tblStylePr w:type="nwCell">
      <w:tblPr/>
      <w:tcPr>
        <w:tcBorders>
          <w:bottom w:val="single" w:sz="4" w:space="0" w:color="92CDDC" w:themeColor="accent5" w:themeTint="99"/>
        </w:tcBorders>
      </w:tcPr>
    </w:tblStylePr>
    <w:tblStylePr w:type="seCell">
      <w:tblPr/>
      <w:tcPr>
        <w:tcBorders>
          <w:top w:val="single" w:sz="4" w:space="0" w:color="92CDDC" w:themeColor="accent5" w:themeTint="99"/>
        </w:tcBorders>
      </w:tcPr>
    </w:tblStylePr>
    <w:tblStylePr w:type="swCell">
      <w:tblPr/>
      <w:tcPr>
        <w:tcBorders>
          <w:top w:val="single" w:sz="4" w:space="0" w:color="92CDDC" w:themeColor="accent5" w:themeTint="99"/>
        </w:tcBorders>
      </w:tcPr>
    </w:tblStylePr>
  </w:style>
  <w:style w:type="table" w:customStyle="1" w:styleId="GridTable7Colorful-Accent63">
    <w:name w:val="Grid Table 7 Colorful - Accent 63"/>
    <w:basedOn w:val="TableNormal"/>
    <w:uiPriority w:val="52"/>
    <w:rsid w:val="00C104D9"/>
    <w:rPr>
      <w:rFonts w:eastAsia="SimSun"/>
      <w:color w:val="E36C0A" w:themeColor="accent6" w:themeShade="BF"/>
    </w:r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DE9D9" w:themeFill="accent6" w:themeFillTint="33"/>
      </w:tcPr>
    </w:tblStylePr>
    <w:tblStylePr w:type="band1Horz">
      <w:tblPr/>
      <w:tcPr>
        <w:shd w:val="clear" w:color="auto" w:fill="FDE9D9" w:themeFill="accent6" w:themeFillTint="33"/>
      </w:tcPr>
    </w:tblStylePr>
    <w:tblStylePr w:type="neCell">
      <w:tblPr/>
      <w:tcPr>
        <w:tcBorders>
          <w:bottom w:val="single" w:sz="4" w:space="0" w:color="FABF8F" w:themeColor="accent6" w:themeTint="99"/>
        </w:tcBorders>
      </w:tcPr>
    </w:tblStylePr>
    <w:tblStylePr w:type="nwCell">
      <w:tblPr/>
      <w:tcPr>
        <w:tcBorders>
          <w:bottom w:val="single" w:sz="4" w:space="0" w:color="FABF8F" w:themeColor="accent6" w:themeTint="99"/>
        </w:tcBorders>
      </w:tcPr>
    </w:tblStylePr>
    <w:tblStylePr w:type="seCell">
      <w:tblPr/>
      <w:tcPr>
        <w:tcBorders>
          <w:top w:val="single" w:sz="4" w:space="0" w:color="FABF8F" w:themeColor="accent6" w:themeTint="99"/>
        </w:tcBorders>
      </w:tcPr>
    </w:tblStylePr>
    <w:tblStylePr w:type="swCell">
      <w:tblPr/>
      <w:tcPr>
        <w:tcBorders>
          <w:top w:val="single" w:sz="4" w:space="0" w:color="FABF8F" w:themeColor="accent6" w:themeTint="99"/>
        </w:tcBorders>
      </w:tcPr>
    </w:tblStylePr>
  </w:style>
  <w:style w:type="character" w:customStyle="1" w:styleId="Hashtag1">
    <w:name w:val="Hashtag1"/>
    <w:basedOn w:val="DefaultParagraphFont"/>
    <w:uiPriority w:val="99"/>
    <w:semiHidden/>
    <w:unhideWhenUsed/>
    <w:rsid w:val="00C104D9"/>
    <w:rPr>
      <w:color w:val="2B579A"/>
      <w:shd w:val="clear" w:color="auto" w:fill="E6E6E6"/>
    </w:rPr>
  </w:style>
  <w:style w:type="table" w:customStyle="1" w:styleId="ListTable1Light3">
    <w:name w:val="List Table 1 Light3"/>
    <w:basedOn w:val="TableNormal"/>
    <w:uiPriority w:val="46"/>
    <w:rsid w:val="00C104D9"/>
    <w:rPr>
      <w:rFonts w:eastAsia="SimSun"/>
    </w:rPr>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ListTable1Light-Accent13">
    <w:name w:val="List Table 1 Light - Accent 13"/>
    <w:basedOn w:val="TableNormal"/>
    <w:uiPriority w:val="46"/>
    <w:rsid w:val="00C104D9"/>
    <w:rPr>
      <w:rFonts w:eastAsia="SimSun"/>
    </w:rPr>
    <w:tblPr>
      <w:tblStyleRowBandSize w:val="1"/>
      <w:tblStyleColBandSize w:val="1"/>
    </w:tblPr>
    <w:tblStylePr w:type="firstRow">
      <w:rPr>
        <w:b/>
        <w:bCs/>
      </w:rPr>
      <w:tblPr/>
      <w:tcPr>
        <w:tcBorders>
          <w:bottom w:val="single" w:sz="4" w:space="0" w:color="95B3D7" w:themeColor="accent1" w:themeTint="99"/>
        </w:tcBorders>
      </w:tcPr>
    </w:tblStylePr>
    <w:tblStylePr w:type="lastRow">
      <w:rPr>
        <w:b/>
        <w:bCs/>
      </w:rPr>
      <w:tblPr/>
      <w:tcPr>
        <w:tcBorders>
          <w:top w:val="single" w:sz="4" w:space="0" w:color="95B3D7" w:themeColor="accent1" w:themeTint="99"/>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ListTable1Light-Accent23">
    <w:name w:val="List Table 1 Light - Accent 23"/>
    <w:basedOn w:val="TableNormal"/>
    <w:uiPriority w:val="46"/>
    <w:rsid w:val="00C104D9"/>
    <w:rPr>
      <w:rFonts w:eastAsia="SimSun"/>
    </w:rPr>
    <w:tblPr>
      <w:tblStyleRowBandSize w:val="1"/>
      <w:tblStyleColBandSize w:val="1"/>
    </w:tblPr>
    <w:tblStylePr w:type="firstRow">
      <w:rPr>
        <w:b/>
        <w:bCs/>
      </w:rPr>
      <w:tblPr/>
      <w:tcPr>
        <w:tcBorders>
          <w:bottom w:val="single" w:sz="4" w:space="0" w:color="D99594" w:themeColor="accent2" w:themeTint="99"/>
        </w:tcBorders>
      </w:tcPr>
    </w:tblStylePr>
    <w:tblStylePr w:type="lastRow">
      <w:rPr>
        <w:b/>
        <w:bCs/>
      </w:rPr>
      <w:tblPr/>
      <w:tcPr>
        <w:tcBorders>
          <w:top w:val="single" w:sz="4" w:space="0" w:color="D99594" w:themeColor="accent2" w:themeTint="99"/>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customStyle="1" w:styleId="ListTable1Light-Accent33">
    <w:name w:val="List Table 1 Light - Accent 33"/>
    <w:basedOn w:val="TableNormal"/>
    <w:uiPriority w:val="46"/>
    <w:rsid w:val="00C104D9"/>
    <w:rPr>
      <w:rFonts w:eastAsia="SimSun"/>
    </w:rPr>
    <w:tblPr>
      <w:tblStyleRowBandSize w:val="1"/>
      <w:tblStyleColBandSize w:val="1"/>
    </w:tblPr>
    <w:tblStylePr w:type="firstRow">
      <w:rPr>
        <w:b/>
        <w:bCs/>
      </w:rPr>
      <w:tblPr/>
      <w:tcPr>
        <w:tcBorders>
          <w:bottom w:val="single" w:sz="4" w:space="0" w:color="C2D69B" w:themeColor="accent3" w:themeTint="99"/>
        </w:tcBorders>
      </w:tcPr>
    </w:tblStylePr>
    <w:tblStylePr w:type="lastRow">
      <w:rPr>
        <w:b/>
        <w:bCs/>
      </w:rPr>
      <w:tblPr/>
      <w:tcPr>
        <w:tcBorders>
          <w:top w:val="single" w:sz="4" w:space="0" w:color="C2D69B" w:themeColor="accent3" w:themeTint="99"/>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customStyle="1" w:styleId="ListTable1Light-Accent43">
    <w:name w:val="List Table 1 Light - Accent 43"/>
    <w:basedOn w:val="TableNormal"/>
    <w:uiPriority w:val="46"/>
    <w:rsid w:val="00C104D9"/>
    <w:rPr>
      <w:rFonts w:eastAsia="SimSun"/>
    </w:rPr>
    <w:tblPr>
      <w:tblStyleRowBandSize w:val="1"/>
      <w:tblStyleColBandSize w:val="1"/>
    </w:tblPr>
    <w:tblStylePr w:type="firstRow">
      <w:rPr>
        <w:b/>
        <w:bCs/>
      </w:rPr>
      <w:tblPr/>
      <w:tcPr>
        <w:tcBorders>
          <w:bottom w:val="single" w:sz="4" w:space="0" w:color="B2A1C7" w:themeColor="accent4" w:themeTint="99"/>
        </w:tcBorders>
      </w:tcPr>
    </w:tblStylePr>
    <w:tblStylePr w:type="lastRow">
      <w:rPr>
        <w:b/>
        <w:bCs/>
      </w:rPr>
      <w:tblPr/>
      <w:tcPr>
        <w:tcBorders>
          <w:top w:val="single" w:sz="4" w:space="0" w:color="B2A1C7" w:themeColor="accent4" w:themeTint="99"/>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customStyle="1" w:styleId="ListTable1Light-Accent53">
    <w:name w:val="List Table 1 Light - Accent 53"/>
    <w:basedOn w:val="TableNormal"/>
    <w:uiPriority w:val="46"/>
    <w:rsid w:val="00C104D9"/>
    <w:rPr>
      <w:rFonts w:eastAsia="SimSun"/>
    </w:rPr>
    <w:tblPr>
      <w:tblStyleRowBandSize w:val="1"/>
      <w:tblStyleColBandSize w:val="1"/>
    </w:tblPr>
    <w:tblStylePr w:type="firstRow">
      <w:rPr>
        <w:b/>
        <w:bCs/>
      </w:rPr>
      <w:tblPr/>
      <w:tcPr>
        <w:tcBorders>
          <w:bottom w:val="single" w:sz="4" w:space="0" w:color="92CDDC" w:themeColor="accent5" w:themeTint="99"/>
        </w:tcBorders>
      </w:tcPr>
    </w:tblStylePr>
    <w:tblStylePr w:type="lastRow">
      <w:rPr>
        <w:b/>
        <w:bCs/>
      </w:rPr>
      <w:tblPr/>
      <w:tcPr>
        <w:tcBorders>
          <w:top w:val="single" w:sz="4" w:space="0" w:color="92CDDC" w:themeColor="accent5" w:themeTint="99"/>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ListTable1Light-Accent63">
    <w:name w:val="List Table 1 Light - Accent 63"/>
    <w:basedOn w:val="TableNormal"/>
    <w:uiPriority w:val="46"/>
    <w:rsid w:val="00C104D9"/>
    <w:rPr>
      <w:rFonts w:eastAsia="SimSun"/>
    </w:rPr>
    <w:tblPr>
      <w:tblStyleRowBandSize w:val="1"/>
      <w:tblStyleColBandSize w:val="1"/>
    </w:tblPr>
    <w:tblStylePr w:type="firstRow">
      <w:rPr>
        <w:b/>
        <w:bCs/>
      </w:rPr>
      <w:tblPr/>
      <w:tcPr>
        <w:tcBorders>
          <w:bottom w:val="single" w:sz="4" w:space="0" w:color="FABF8F" w:themeColor="accent6" w:themeTint="99"/>
        </w:tcBorders>
      </w:tcPr>
    </w:tblStylePr>
    <w:tblStylePr w:type="lastRow">
      <w:rPr>
        <w:b/>
        <w:bCs/>
      </w:rPr>
      <w:tblPr/>
      <w:tcPr>
        <w:tcBorders>
          <w:top w:val="single" w:sz="4" w:space="0" w:color="FABF8F" w:themeColor="accent6" w:themeTint="99"/>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customStyle="1" w:styleId="ListTable23">
    <w:name w:val="List Table 23"/>
    <w:basedOn w:val="TableNormal"/>
    <w:uiPriority w:val="47"/>
    <w:rsid w:val="00C104D9"/>
    <w:rPr>
      <w:rFonts w:eastAsia="SimSun"/>
    </w:rPr>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ListTable2-Accent13">
    <w:name w:val="List Table 2 - Accent 13"/>
    <w:basedOn w:val="TableNormal"/>
    <w:uiPriority w:val="47"/>
    <w:rsid w:val="00C104D9"/>
    <w:rPr>
      <w:rFonts w:eastAsia="SimSun"/>
    </w:rPr>
    <w:tblPr>
      <w:tblStyleRowBandSize w:val="1"/>
      <w:tblStyleColBandSize w:val="1"/>
      <w:tblBorders>
        <w:top w:val="single" w:sz="4" w:space="0" w:color="95B3D7" w:themeColor="accent1" w:themeTint="99"/>
        <w:bottom w:val="single" w:sz="4" w:space="0" w:color="95B3D7" w:themeColor="accent1" w:themeTint="99"/>
        <w:insideH w:val="single" w:sz="4" w:space="0" w:color="95B3D7"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ListTable2-Accent23">
    <w:name w:val="List Table 2 - Accent 23"/>
    <w:basedOn w:val="TableNormal"/>
    <w:uiPriority w:val="47"/>
    <w:rsid w:val="00C104D9"/>
    <w:rPr>
      <w:rFonts w:eastAsia="SimSun"/>
    </w:rPr>
    <w:tblPr>
      <w:tblStyleRowBandSize w:val="1"/>
      <w:tblStyleColBandSize w:val="1"/>
      <w:tblBorders>
        <w:top w:val="single" w:sz="4" w:space="0" w:color="D99594" w:themeColor="accent2" w:themeTint="99"/>
        <w:bottom w:val="single" w:sz="4" w:space="0" w:color="D99594" w:themeColor="accent2" w:themeTint="99"/>
        <w:insideH w:val="single" w:sz="4" w:space="0" w:color="D99594"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customStyle="1" w:styleId="ListTable2-Accent33">
    <w:name w:val="List Table 2 - Accent 33"/>
    <w:basedOn w:val="TableNormal"/>
    <w:uiPriority w:val="47"/>
    <w:rsid w:val="00C104D9"/>
    <w:rPr>
      <w:rFonts w:eastAsia="SimSun"/>
    </w:rPr>
    <w:tblPr>
      <w:tblStyleRowBandSize w:val="1"/>
      <w:tblStyleColBandSize w:val="1"/>
      <w:tblBorders>
        <w:top w:val="single" w:sz="4" w:space="0" w:color="C2D69B" w:themeColor="accent3" w:themeTint="99"/>
        <w:bottom w:val="single" w:sz="4" w:space="0" w:color="C2D69B" w:themeColor="accent3" w:themeTint="99"/>
        <w:insideH w:val="single" w:sz="4" w:space="0" w:color="C2D69B"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customStyle="1" w:styleId="ListTable2-Accent43">
    <w:name w:val="List Table 2 - Accent 43"/>
    <w:basedOn w:val="TableNormal"/>
    <w:uiPriority w:val="47"/>
    <w:rsid w:val="00C104D9"/>
    <w:rPr>
      <w:rFonts w:eastAsia="SimSun"/>
    </w:rPr>
    <w:tblPr>
      <w:tblStyleRowBandSize w:val="1"/>
      <w:tblStyleColBandSize w:val="1"/>
      <w:tblBorders>
        <w:top w:val="single" w:sz="4" w:space="0" w:color="B2A1C7" w:themeColor="accent4" w:themeTint="99"/>
        <w:bottom w:val="single" w:sz="4" w:space="0" w:color="B2A1C7" w:themeColor="accent4" w:themeTint="99"/>
        <w:insideH w:val="single" w:sz="4" w:space="0" w:color="B2A1C7"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customStyle="1" w:styleId="ListTable2-Accent53">
    <w:name w:val="List Table 2 - Accent 53"/>
    <w:basedOn w:val="TableNormal"/>
    <w:uiPriority w:val="47"/>
    <w:rsid w:val="00C104D9"/>
    <w:rPr>
      <w:rFonts w:eastAsia="SimSun"/>
    </w:rPr>
    <w:tblPr>
      <w:tblStyleRowBandSize w:val="1"/>
      <w:tblStyleColBandSize w:val="1"/>
      <w:tblBorders>
        <w:top w:val="single" w:sz="4" w:space="0" w:color="92CDDC" w:themeColor="accent5" w:themeTint="99"/>
        <w:bottom w:val="single" w:sz="4" w:space="0" w:color="92CDDC" w:themeColor="accent5" w:themeTint="99"/>
        <w:insideH w:val="single" w:sz="4" w:space="0" w:color="92CDDC"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ListTable2-Accent63">
    <w:name w:val="List Table 2 - Accent 63"/>
    <w:basedOn w:val="TableNormal"/>
    <w:uiPriority w:val="47"/>
    <w:rsid w:val="00C104D9"/>
    <w:rPr>
      <w:rFonts w:eastAsia="SimSun"/>
    </w:rPr>
    <w:tblPr>
      <w:tblStyleRowBandSize w:val="1"/>
      <w:tblStyleColBandSize w:val="1"/>
      <w:tblBorders>
        <w:top w:val="single" w:sz="4" w:space="0" w:color="FABF8F" w:themeColor="accent6" w:themeTint="99"/>
        <w:bottom w:val="single" w:sz="4" w:space="0" w:color="FABF8F" w:themeColor="accent6" w:themeTint="99"/>
        <w:insideH w:val="single" w:sz="4" w:space="0" w:color="FABF8F"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customStyle="1" w:styleId="ListTable33">
    <w:name w:val="List Table 33"/>
    <w:basedOn w:val="TableNormal"/>
    <w:uiPriority w:val="48"/>
    <w:rsid w:val="00C104D9"/>
    <w:rPr>
      <w:rFonts w:eastAsia="SimSun"/>
    </w:r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customStyle="1" w:styleId="ListTable3-Accent13">
    <w:name w:val="List Table 3 - Accent 13"/>
    <w:basedOn w:val="TableNormal"/>
    <w:uiPriority w:val="48"/>
    <w:rsid w:val="00C104D9"/>
    <w:rPr>
      <w:rFonts w:eastAsia="SimSun"/>
    </w:rPr>
    <w:tblPr>
      <w:tblStyleRowBandSize w:val="1"/>
      <w:tblStyleColBandSize w:val="1"/>
      <w:tblBorders>
        <w:top w:val="single" w:sz="4" w:space="0" w:color="4F81BD" w:themeColor="accent1"/>
        <w:left w:val="single" w:sz="4" w:space="0" w:color="4F81BD" w:themeColor="accent1"/>
        <w:bottom w:val="single" w:sz="4" w:space="0" w:color="4F81BD" w:themeColor="accent1"/>
        <w:right w:val="single" w:sz="4" w:space="0" w:color="4F81BD" w:themeColor="accent1"/>
      </w:tblBorders>
    </w:tblPr>
    <w:tblStylePr w:type="firstRow">
      <w:rPr>
        <w:b/>
        <w:bCs/>
        <w:color w:val="FFFFFF" w:themeColor="background1"/>
      </w:rPr>
      <w:tblPr/>
      <w:tcPr>
        <w:shd w:val="clear" w:color="auto" w:fill="4F81BD" w:themeFill="accent1"/>
      </w:tcPr>
    </w:tblStylePr>
    <w:tblStylePr w:type="lastRow">
      <w:rPr>
        <w:b/>
        <w:bCs/>
      </w:rPr>
      <w:tblPr/>
      <w:tcPr>
        <w:tcBorders>
          <w:top w:val="double" w:sz="4" w:space="0" w:color="4F81BD"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F81BD" w:themeColor="accent1"/>
          <w:right w:val="single" w:sz="4" w:space="0" w:color="4F81BD" w:themeColor="accent1"/>
        </w:tcBorders>
      </w:tcPr>
    </w:tblStylePr>
    <w:tblStylePr w:type="band1Horz">
      <w:tblPr/>
      <w:tcPr>
        <w:tcBorders>
          <w:top w:val="single" w:sz="4" w:space="0" w:color="4F81BD" w:themeColor="accent1"/>
          <w:bottom w:val="single" w:sz="4" w:space="0" w:color="4F81BD"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F81BD" w:themeColor="accent1"/>
          <w:left w:val="nil"/>
        </w:tcBorders>
      </w:tcPr>
    </w:tblStylePr>
    <w:tblStylePr w:type="swCell">
      <w:tblPr/>
      <w:tcPr>
        <w:tcBorders>
          <w:top w:val="double" w:sz="4" w:space="0" w:color="4F81BD" w:themeColor="accent1"/>
          <w:right w:val="nil"/>
        </w:tcBorders>
      </w:tcPr>
    </w:tblStylePr>
  </w:style>
  <w:style w:type="table" w:customStyle="1" w:styleId="ListTable3-Accent23">
    <w:name w:val="List Table 3 - Accent 23"/>
    <w:basedOn w:val="TableNormal"/>
    <w:uiPriority w:val="48"/>
    <w:rsid w:val="00C104D9"/>
    <w:rPr>
      <w:rFonts w:eastAsia="SimSun"/>
    </w:rPr>
    <w:tblPr>
      <w:tblStyleRowBandSize w:val="1"/>
      <w:tblStyleColBandSize w:val="1"/>
      <w:tblBorders>
        <w:top w:val="single" w:sz="4" w:space="0" w:color="C0504D" w:themeColor="accent2"/>
        <w:left w:val="single" w:sz="4" w:space="0" w:color="C0504D" w:themeColor="accent2"/>
        <w:bottom w:val="single" w:sz="4" w:space="0" w:color="C0504D" w:themeColor="accent2"/>
        <w:right w:val="single" w:sz="4" w:space="0" w:color="C0504D" w:themeColor="accent2"/>
      </w:tblBorders>
    </w:tblPr>
    <w:tblStylePr w:type="firstRow">
      <w:rPr>
        <w:b/>
        <w:bCs/>
        <w:color w:val="FFFFFF" w:themeColor="background1"/>
      </w:rPr>
      <w:tblPr/>
      <w:tcPr>
        <w:shd w:val="clear" w:color="auto" w:fill="C0504D" w:themeFill="accent2"/>
      </w:tcPr>
    </w:tblStylePr>
    <w:tblStylePr w:type="lastRow">
      <w:rPr>
        <w:b/>
        <w:bCs/>
      </w:rPr>
      <w:tblPr/>
      <w:tcPr>
        <w:tcBorders>
          <w:top w:val="double" w:sz="4" w:space="0" w:color="C0504D"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C0504D" w:themeColor="accent2"/>
          <w:right w:val="single" w:sz="4" w:space="0" w:color="C0504D" w:themeColor="accent2"/>
        </w:tcBorders>
      </w:tcPr>
    </w:tblStylePr>
    <w:tblStylePr w:type="band1Horz">
      <w:tblPr/>
      <w:tcPr>
        <w:tcBorders>
          <w:top w:val="single" w:sz="4" w:space="0" w:color="C0504D" w:themeColor="accent2"/>
          <w:bottom w:val="single" w:sz="4" w:space="0" w:color="C0504D"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C0504D" w:themeColor="accent2"/>
          <w:left w:val="nil"/>
        </w:tcBorders>
      </w:tcPr>
    </w:tblStylePr>
    <w:tblStylePr w:type="swCell">
      <w:tblPr/>
      <w:tcPr>
        <w:tcBorders>
          <w:top w:val="double" w:sz="4" w:space="0" w:color="C0504D" w:themeColor="accent2"/>
          <w:right w:val="nil"/>
        </w:tcBorders>
      </w:tcPr>
    </w:tblStylePr>
  </w:style>
  <w:style w:type="table" w:customStyle="1" w:styleId="ListTable3-Accent33">
    <w:name w:val="List Table 3 - Accent 33"/>
    <w:basedOn w:val="TableNormal"/>
    <w:uiPriority w:val="48"/>
    <w:rsid w:val="00C104D9"/>
    <w:rPr>
      <w:rFonts w:eastAsia="SimSun"/>
    </w:rPr>
    <w:tblPr>
      <w:tblStyleRowBandSize w:val="1"/>
      <w:tblStyleColBandSize w:val="1"/>
      <w:tblBorders>
        <w:top w:val="single" w:sz="4" w:space="0" w:color="9BBB59" w:themeColor="accent3"/>
        <w:left w:val="single" w:sz="4" w:space="0" w:color="9BBB59" w:themeColor="accent3"/>
        <w:bottom w:val="single" w:sz="4" w:space="0" w:color="9BBB59" w:themeColor="accent3"/>
        <w:right w:val="single" w:sz="4" w:space="0" w:color="9BBB59" w:themeColor="accent3"/>
      </w:tblBorders>
    </w:tblPr>
    <w:tblStylePr w:type="firstRow">
      <w:rPr>
        <w:b/>
        <w:bCs/>
        <w:color w:val="FFFFFF" w:themeColor="background1"/>
      </w:rPr>
      <w:tblPr/>
      <w:tcPr>
        <w:shd w:val="clear" w:color="auto" w:fill="9BBB59" w:themeFill="accent3"/>
      </w:tcPr>
    </w:tblStylePr>
    <w:tblStylePr w:type="lastRow">
      <w:rPr>
        <w:b/>
        <w:bCs/>
      </w:rPr>
      <w:tblPr/>
      <w:tcPr>
        <w:tcBorders>
          <w:top w:val="double" w:sz="4" w:space="0" w:color="9BBB59"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9BBB59" w:themeColor="accent3"/>
          <w:right w:val="single" w:sz="4" w:space="0" w:color="9BBB59" w:themeColor="accent3"/>
        </w:tcBorders>
      </w:tcPr>
    </w:tblStylePr>
    <w:tblStylePr w:type="band1Horz">
      <w:tblPr/>
      <w:tcPr>
        <w:tcBorders>
          <w:top w:val="single" w:sz="4" w:space="0" w:color="9BBB59" w:themeColor="accent3"/>
          <w:bottom w:val="single" w:sz="4" w:space="0" w:color="9BBB59"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9BBB59" w:themeColor="accent3"/>
          <w:left w:val="nil"/>
        </w:tcBorders>
      </w:tcPr>
    </w:tblStylePr>
    <w:tblStylePr w:type="swCell">
      <w:tblPr/>
      <w:tcPr>
        <w:tcBorders>
          <w:top w:val="double" w:sz="4" w:space="0" w:color="9BBB59" w:themeColor="accent3"/>
          <w:right w:val="nil"/>
        </w:tcBorders>
      </w:tcPr>
    </w:tblStylePr>
  </w:style>
  <w:style w:type="table" w:customStyle="1" w:styleId="ListTable3-Accent43">
    <w:name w:val="List Table 3 - Accent 43"/>
    <w:basedOn w:val="TableNormal"/>
    <w:uiPriority w:val="48"/>
    <w:rsid w:val="00C104D9"/>
    <w:rPr>
      <w:rFonts w:eastAsia="SimSun"/>
    </w:rPr>
    <w:tblPr>
      <w:tblStyleRowBandSize w:val="1"/>
      <w:tblStyleColBandSize w:val="1"/>
      <w:tblBorders>
        <w:top w:val="single" w:sz="4" w:space="0" w:color="8064A2" w:themeColor="accent4"/>
        <w:left w:val="single" w:sz="4" w:space="0" w:color="8064A2" w:themeColor="accent4"/>
        <w:bottom w:val="single" w:sz="4" w:space="0" w:color="8064A2" w:themeColor="accent4"/>
        <w:right w:val="single" w:sz="4" w:space="0" w:color="8064A2" w:themeColor="accent4"/>
      </w:tblBorders>
    </w:tblPr>
    <w:tblStylePr w:type="firstRow">
      <w:rPr>
        <w:b/>
        <w:bCs/>
        <w:color w:val="FFFFFF" w:themeColor="background1"/>
      </w:rPr>
      <w:tblPr/>
      <w:tcPr>
        <w:shd w:val="clear" w:color="auto" w:fill="8064A2" w:themeFill="accent4"/>
      </w:tcPr>
    </w:tblStylePr>
    <w:tblStylePr w:type="lastRow">
      <w:rPr>
        <w:b/>
        <w:bCs/>
      </w:rPr>
      <w:tblPr/>
      <w:tcPr>
        <w:tcBorders>
          <w:top w:val="double" w:sz="4" w:space="0" w:color="8064A2"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8064A2" w:themeColor="accent4"/>
          <w:right w:val="single" w:sz="4" w:space="0" w:color="8064A2" w:themeColor="accent4"/>
        </w:tcBorders>
      </w:tcPr>
    </w:tblStylePr>
    <w:tblStylePr w:type="band1Horz">
      <w:tblPr/>
      <w:tcPr>
        <w:tcBorders>
          <w:top w:val="single" w:sz="4" w:space="0" w:color="8064A2" w:themeColor="accent4"/>
          <w:bottom w:val="single" w:sz="4" w:space="0" w:color="8064A2"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8064A2" w:themeColor="accent4"/>
          <w:left w:val="nil"/>
        </w:tcBorders>
      </w:tcPr>
    </w:tblStylePr>
    <w:tblStylePr w:type="swCell">
      <w:tblPr/>
      <w:tcPr>
        <w:tcBorders>
          <w:top w:val="double" w:sz="4" w:space="0" w:color="8064A2" w:themeColor="accent4"/>
          <w:right w:val="nil"/>
        </w:tcBorders>
      </w:tcPr>
    </w:tblStylePr>
  </w:style>
  <w:style w:type="table" w:customStyle="1" w:styleId="ListTable3-Accent53">
    <w:name w:val="List Table 3 - Accent 53"/>
    <w:basedOn w:val="TableNormal"/>
    <w:uiPriority w:val="48"/>
    <w:rsid w:val="00C104D9"/>
    <w:rPr>
      <w:rFonts w:eastAsia="SimSun"/>
    </w:rPr>
    <w:tblPr>
      <w:tblStyleRowBandSize w:val="1"/>
      <w:tblStyleColBandSize w:val="1"/>
      <w:tblBorders>
        <w:top w:val="single" w:sz="4" w:space="0" w:color="4BACC6" w:themeColor="accent5"/>
        <w:left w:val="single" w:sz="4" w:space="0" w:color="4BACC6" w:themeColor="accent5"/>
        <w:bottom w:val="single" w:sz="4" w:space="0" w:color="4BACC6" w:themeColor="accent5"/>
        <w:right w:val="single" w:sz="4" w:space="0" w:color="4BACC6" w:themeColor="accent5"/>
      </w:tblBorders>
    </w:tblPr>
    <w:tblStylePr w:type="firstRow">
      <w:rPr>
        <w:b/>
        <w:bCs/>
        <w:color w:val="FFFFFF" w:themeColor="background1"/>
      </w:rPr>
      <w:tblPr/>
      <w:tcPr>
        <w:shd w:val="clear" w:color="auto" w:fill="4BACC6" w:themeFill="accent5"/>
      </w:tcPr>
    </w:tblStylePr>
    <w:tblStylePr w:type="lastRow">
      <w:rPr>
        <w:b/>
        <w:bCs/>
      </w:rPr>
      <w:tblPr/>
      <w:tcPr>
        <w:tcBorders>
          <w:top w:val="double" w:sz="4" w:space="0" w:color="4BACC6"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BACC6" w:themeColor="accent5"/>
          <w:right w:val="single" w:sz="4" w:space="0" w:color="4BACC6" w:themeColor="accent5"/>
        </w:tcBorders>
      </w:tcPr>
    </w:tblStylePr>
    <w:tblStylePr w:type="band1Horz">
      <w:tblPr/>
      <w:tcPr>
        <w:tcBorders>
          <w:top w:val="single" w:sz="4" w:space="0" w:color="4BACC6" w:themeColor="accent5"/>
          <w:bottom w:val="single" w:sz="4" w:space="0" w:color="4BACC6"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BACC6" w:themeColor="accent5"/>
          <w:left w:val="nil"/>
        </w:tcBorders>
      </w:tcPr>
    </w:tblStylePr>
    <w:tblStylePr w:type="swCell">
      <w:tblPr/>
      <w:tcPr>
        <w:tcBorders>
          <w:top w:val="double" w:sz="4" w:space="0" w:color="4BACC6" w:themeColor="accent5"/>
          <w:right w:val="nil"/>
        </w:tcBorders>
      </w:tcPr>
    </w:tblStylePr>
  </w:style>
  <w:style w:type="table" w:customStyle="1" w:styleId="ListTable3-Accent63">
    <w:name w:val="List Table 3 - Accent 63"/>
    <w:basedOn w:val="TableNormal"/>
    <w:uiPriority w:val="48"/>
    <w:rsid w:val="00C104D9"/>
    <w:rPr>
      <w:rFonts w:eastAsia="SimSun"/>
    </w:rPr>
    <w:tblPr>
      <w:tblStyleRowBandSize w:val="1"/>
      <w:tblStyleColBandSize w:val="1"/>
      <w:tblBorders>
        <w:top w:val="single" w:sz="4" w:space="0" w:color="F79646" w:themeColor="accent6"/>
        <w:left w:val="single" w:sz="4" w:space="0" w:color="F79646" w:themeColor="accent6"/>
        <w:bottom w:val="single" w:sz="4" w:space="0" w:color="F79646" w:themeColor="accent6"/>
        <w:right w:val="single" w:sz="4" w:space="0" w:color="F79646" w:themeColor="accent6"/>
      </w:tblBorders>
    </w:tblPr>
    <w:tblStylePr w:type="firstRow">
      <w:rPr>
        <w:b/>
        <w:bCs/>
        <w:color w:val="FFFFFF" w:themeColor="background1"/>
      </w:rPr>
      <w:tblPr/>
      <w:tcPr>
        <w:shd w:val="clear" w:color="auto" w:fill="F79646" w:themeFill="accent6"/>
      </w:tcPr>
    </w:tblStylePr>
    <w:tblStylePr w:type="lastRow">
      <w:rPr>
        <w:b/>
        <w:bCs/>
      </w:rPr>
      <w:tblPr/>
      <w:tcPr>
        <w:tcBorders>
          <w:top w:val="double" w:sz="4" w:space="0" w:color="F79646"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79646" w:themeColor="accent6"/>
          <w:right w:val="single" w:sz="4" w:space="0" w:color="F79646" w:themeColor="accent6"/>
        </w:tcBorders>
      </w:tcPr>
    </w:tblStylePr>
    <w:tblStylePr w:type="band1Horz">
      <w:tblPr/>
      <w:tcPr>
        <w:tcBorders>
          <w:top w:val="single" w:sz="4" w:space="0" w:color="F79646" w:themeColor="accent6"/>
          <w:bottom w:val="single" w:sz="4" w:space="0" w:color="F79646"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79646" w:themeColor="accent6"/>
          <w:left w:val="nil"/>
        </w:tcBorders>
      </w:tcPr>
    </w:tblStylePr>
    <w:tblStylePr w:type="swCell">
      <w:tblPr/>
      <w:tcPr>
        <w:tcBorders>
          <w:top w:val="double" w:sz="4" w:space="0" w:color="F79646" w:themeColor="accent6"/>
          <w:right w:val="nil"/>
        </w:tcBorders>
      </w:tcPr>
    </w:tblStylePr>
  </w:style>
  <w:style w:type="table" w:customStyle="1" w:styleId="ListTable43">
    <w:name w:val="List Table 43"/>
    <w:basedOn w:val="TableNormal"/>
    <w:uiPriority w:val="49"/>
    <w:rsid w:val="00C104D9"/>
    <w:rPr>
      <w:rFonts w:eastAsia="SimSun"/>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ListTable4-Accent13">
    <w:name w:val="List Table 4 - Accent 13"/>
    <w:basedOn w:val="TableNormal"/>
    <w:uiPriority w:val="49"/>
    <w:rsid w:val="00C104D9"/>
    <w:rPr>
      <w:rFonts w:eastAsia="SimSun"/>
    </w:r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tcBorders>
        <w:shd w:val="clear" w:color="auto" w:fill="4F81BD" w:themeFill="accent1"/>
      </w:tcPr>
    </w:tblStylePr>
    <w:tblStylePr w:type="lastRow">
      <w:rPr>
        <w:b/>
        <w:bCs/>
      </w:rPr>
      <w:tblPr/>
      <w:tcPr>
        <w:tcBorders>
          <w:top w:val="double" w:sz="4" w:space="0" w:color="95B3D7" w:themeColor="accent1" w:themeTint="99"/>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ListTable4-Accent23">
    <w:name w:val="List Table 4 - Accent 23"/>
    <w:basedOn w:val="TableNormal"/>
    <w:uiPriority w:val="49"/>
    <w:rsid w:val="00C104D9"/>
    <w:rPr>
      <w:rFonts w:eastAsia="SimSun"/>
    </w:rPr>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tblBorders>
    </w:tblPr>
    <w:tblStylePr w:type="firstRow">
      <w:rPr>
        <w:b/>
        <w:bCs/>
        <w:color w:val="FFFFFF" w:themeColor="background1"/>
      </w:rPr>
      <w:tblPr/>
      <w:tcPr>
        <w:tcBorders>
          <w:top w:val="single" w:sz="4" w:space="0" w:color="C0504D" w:themeColor="accent2"/>
          <w:left w:val="single" w:sz="4" w:space="0" w:color="C0504D" w:themeColor="accent2"/>
          <w:bottom w:val="single" w:sz="4" w:space="0" w:color="C0504D" w:themeColor="accent2"/>
          <w:right w:val="single" w:sz="4" w:space="0" w:color="C0504D" w:themeColor="accent2"/>
          <w:insideH w:val="nil"/>
        </w:tcBorders>
        <w:shd w:val="clear" w:color="auto" w:fill="C0504D" w:themeFill="accent2"/>
      </w:tcPr>
    </w:tblStylePr>
    <w:tblStylePr w:type="lastRow">
      <w:rPr>
        <w:b/>
        <w:bCs/>
      </w:rPr>
      <w:tblPr/>
      <w:tcPr>
        <w:tcBorders>
          <w:top w:val="double" w:sz="4" w:space="0" w:color="D99594" w:themeColor="accent2" w:themeTint="99"/>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customStyle="1" w:styleId="ListTable4-Accent33">
    <w:name w:val="List Table 4 - Accent 33"/>
    <w:basedOn w:val="TableNormal"/>
    <w:uiPriority w:val="49"/>
    <w:rsid w:val="00C104D9"/>
    <w:rPr>
      <w:rFonts w:eastAsia="SimSun"/>
    </w:r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tblBorders>
    </w:tblPr>
    <w:tblStylePr w:type="firstRow">
      <w:rPr>
        <w:b/>
        <w:bCs/>
        <w:color w:val="FFFFFF" w:themeColor="background1"/>
      </w:rPr>
      <w:tblPr/>
      <w:tcPr>
        <w:tcBorders>
          <w:top w:val="single" w:sz="4" w:space="0" w:color="9BBB59" w:themeColor="accent3"/>
          <w:left w:val="single" w:sz="4" w:space="0" w:color="9BBB59" w:themeColor="accent3"/>
          <w:bottom w:val="single" w:sz="4" w:space="0" w:color="9BBB59" w:themeColor="accent3"/>
          <w:right w:val="single" w:sz="4" w:space="0" w:color="9BBB59" w:themeColor="accent3"/>
          <w:insideH w:val="nil"/>
        </w:tcBorders>
        <w:shd w:val="clear" w:color="auto" w:fill="9BBB59" w:themeFill="accent3"/>
      </w:tcPr>
    </w:tblStylePr>
    <w:tblStylePr w:type="lastRow">
      <w:rPr>
        <w:b/>
        <w:bCs/>
      </w:rPr>
      <w:tblPr/>
      <w:tcPr>
        <w:tcBorders>
          <w:top w:val="double" w:sz="4" w:space="0" w:color="C2D69B" w:themeColor="accent3" w:themeTint="99"/>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customStyle="1" w:styleId="ListTable4-Accent43">
    <w:name w:val="List Table 4 - Accent 43"/>
    <w:basedOn w:val="TableNormal"/>
    <w:uiPriority w:val="49"/>
    <w:rsid w:val="00C104D9"/>
    <w:rPr>
      <w:rFonts w:eastAsia="SimSun"/>
    </w:r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tblBorders>
    </w:tblPr>
    <w:tblStylePr w:type="firstRow">
      <w:rPr>
        <w:b/>
        <w:bCs/>
        <w:color w:val="FFFFFF" w:themeColor="background1"/>
      </w:rPr>
      <w:tblPr/>
      <w:tcPr>
        <w:tcBorders>
          <w:top w:val="single" w:sz="4" w:space="0" w:color="8064A2" w:themeColor="accent4"/>
          <w:left w:val="single" w:sz="4" w:space="0" w:color="8064A2" w:themeColor="accent4"/>
          <w:bottom w:val="single" w:sz="4" w:space="0" w:color="8064A2" w:themeColor="accent4"/>
          <w:right w:val="single" w:sz="4" w:space="0" w:color="8064A2" w:themeColor="accent4"/>
          <w:insideH w:val="nil"/>
        </w:tcBorders>
        <w:shd w:val="clear" w:color="auto" w:fill="8064A2" w:themeFill="accent4"/>
      </w:tcPr>
    </w:tblStylePr>
    <w:tblStylePr w:type="lastRow">
      <w:rPr>
        <w:b/>
        <w:bCs/>
      </w:rPr>
      <w:tblPr/>
      <w:tcPr>
        <w:tcBorders>
          <w:top w:val="double" w:sz="4" w:space="0" w:color="B2A1C7" w:themeColor="accent4" w:themeTint="99"/>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customStyle="1" w:styleId="ListTable4-Accent53">
    <w:name w:val="List Table 4 - Accent 53"/>
    <w:basedOn w:val="TableNormal"/>
    <w:uiPriority w:val="49"/>
    <w:rsid w:val="00C104D9"/>
    <w:rPr>
      <w:rFonts w:eastAsia="SimSun"/>
    </w:r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tblBorders>
    </w:tblPr>
    <w:tblStylePr w:type="firstRow">
      <w:rPr>
        <w:b/>
        <w:bCs/>
        <w:color w:val="FFFFFF" w:themeColor="background1"/>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insideH w:val="nil"/>
        </w:tcBorders>
        <w:shd w:val="clear" w:color="auto" w:fill="4BACC6" w:themeFill="accent5"/>
      </w:tcPr>
    </w:tblStylePr>
    <w:tblStylePr w:type="lastRow">
      <w:rPr>
        <w:b/>
        <w:bCs/>
      </w:rPr>
      <w:tblPr/>
      <w:tcPr>
        <w:tcBorders>
          <w:top w:val="double" w:sz="4" w:space="0" w:color="92CDDC" w:themeColor="accent5" w:themeTint="99"/>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ListTable4-Accent63">
    <w:name w:val="List Table 4 - Accent 63"/>
    <w:basedOn w:val="TableNormal"/>
    <w:uiPriority w:val="49"/>
    <w:rsid w:val="00C104D9"/>
    <w:rPr>
      <w:rFonts w:eastAsia="SimSun"/>
    </w:r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tblBorders>
    </w:tblPr>
    <w:tblStylePr w:type="firstRow">
      <w:rPr>
        <w:b/>
        <w:bCs/>
        <w:color w:val="FFFFFF" w:themeColor="background1"/>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insideH w:val="nil"/>
        </w:tcBorders>
        <w:shd w:val="clear" w:color="auto" w:fill="F79646" w:themeFill="accent6"/>
      </w:tcPr>
    </w:tblStylePr>
    <w:tblStylePr w:type="lastRow">
      <w:rPr>
        <w:b/>
        <w:bCs/>
      </w:rPr>
      <w:tblPr/>
      <w:tcPr>
        <w:tcBorders>
          <w:top w:val="double" w:sz="4" w:space="0" w:color="FABF8F" w:themeColor="accent6" w:themeTint="99"/>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customStyle="1" w:styleId="ListTable5Dark3">
    <w:name w:val="List Table 5 Dark3"/>
    <w:basedOn w:val="TableNormal"/>
    <w:uiPriority w:val="50"/>
    <w:rsid w:val="00C104D9"/>
    <w:rPr>
      <w:rFonts w:eastAsia="SimSun"/>
      <w:color w:val="FFFFFF" w:themeColor="background1"/>
    </w:rPr>
    <w:tblPr>
      <w:tblStyleRowBandSize w:val="1"/>
      <w:tblStyleColBandSize w:val="1"/>
      <w:tblBorders>
        <w:top w:val="single" w:sz="24" w:space="0" w:color="000000" w:themeColor="text1"/>
        <w:left w:val="single" w:sz="24" w:space="0" w:color="000000" w:themeColor="text1"/>
        <w:bottom w:val="single" w:sz="24" w:space="0" w:color="000000" w:themeColor="text1"/>
        <w:right w:val="single" w:sz="24" w:space="0" w:color="000000" w:themeColor="text1"/>
      </w:tblBorders>
    </w:tbl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ListTable5Dark-Accent13">
    <w:name w:val="List Table 5 Dark - Accent 13"/>
    <w:basedOn w:val="TableNormal"/>
    <w:uiPriority w:val="50"/>
    <w:rsid w:val="00C104D9"/>
    <w:rPr>
      <w:rFonts w:eastAsia="SimSun"/>
      <w:color w:val="FFFFFF" w:themeColor="background1"/>
    </w:rPr>
    <w:tblPr>
      <w:tblStyleRowBandSize w:val="1"/>
      <w:tblStyleColBandSize w:val="1"/>
      <w:tblBorders>
        <w:top w:val="single" w:sz="24" w:space="0" w:color="4F81BD" w:themeColor="accent1"/>
        <w:left w:val="single" w:sz="24" w:space="0" w:color="4F81BD" w:themeColor="accent1"/>
        <w:bottom w:val="single" w:sz="24" w:space="0" w:color="4F81BD" w:themeColor="accent1"/>
        <w:right w:val="single" w:sz="24" w:space="0" w:color="4F81BD" w:themeColor="accent1"/>
      </w:tblBorders>
    </w:tblPr>
    <w:tcPr>
      <w:shd w:val="clear" w:color="auto" w:fill="4F81BD"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ListTable5Dark-Accent23">
    <w:name w:val="List Table 5 Dark - Accent 23"/>
    <w:basedOn w:val="TableNormal"/>
    <w:uiPriority w:val="50"/>
    <w:rsid w:val="00C104D9"/>
    <w:rPr>
      <w:rFonts w:eastAsia="SimSun"/>
      <w:color w:val="FFFFFF" w:themeColor="background1"/>
    </w:rPr>
    <w:tblPr>
      <w:tblStyleRowBandSize w:val="1"/>
      <w:tblStyleColBandSize w:val="1"/>
      <w:tblBorders>
        <w:top w:val="single" w:sz="24" w:space="0" w:color="C0504D" w:themeColor="accent2"/>
        <w:left w:val="single" w:sz="24" w:space="0" w:color="C0504D" w:themeColor="accent2"/>
        <w:bottom w:val="single" w:sz="24" w:space="0" w:color="C0504D" w:themeColor="accent2"/>
        <w:right w:val="single" w:sz="24" w:space="0" w:color="C0504D" w:themeColor="accent2"/>
      </w:tblBorders>
    </w:tblPr>
    <w:tcPr>
      <w:shd w:val="clear" w:color="auto" w:fill="C0504D"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ListTable5Dark-Accent33">
    <w:name w:val="List Table 5 Dark - Accent 33"/>
    <w:basedOn w:val="TableNormal"/>
    <w:uiPriority w:val="50"/>
    <w:rsid w:val="00C104D9"/>
    <w:rPr>
      <w:rFonts w:eastAsia="SimSun"/>
      <w:color w:val="FFFFFF" w:themeColor="background1"/>
    </w:rPr>
    <w:tblPr>
      <w:tblStyleRowBandSize w:val="1"/>
      <w:tblStyleColBandSize w:val="1"/>
      <w:tblBorders>
        <w:top w:val="single" w:sz="24" w:space="0" w:color="9BBB59" w:themeColor="accent3"/>
        <w:left w:val="single" w:sz="24" w:space="0" w:color="9BBB59" w:themeColor="accent3"/>
        <w:bottom w:val="single" w:sz="24" w:space="0" w:color="9BBB59" w:themeColor="accent3"/>
        <w:right w:val="single" w:sz="24" w:space="0" w:color="9BBB59" w:themeColor="accent3"/>
      </w:tblBorders>
    </w:tblPr>
    <w:tcPr>
      <w:shd w:val="clear" w:color="auto" w:fill="9BBB59"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ListTable5Dark-Accent43">
    <w:name w:val="List Table 5 Dark - Accent 43"/>
    <w:basedOn w:val="TableNormal"/>
    <w:uiPriority w:val="50"/>
    <w:rsid w:val="00C104D9"/>
    <w:rPr>
      <w:rFonts w:eastAsia="SimSun"/>
      <w:color w:val="FFFFFF" w:themeColor="background1"/>
    </w:rPr>
    <w:tblPr>
      <w:tblStyleRowBandSize w:val="1"/>
      <w:tblStyleColBandSize w:val="1"/>
      <w:tblBorders>
        <w:top w:val="single" w:sz="24" w:space="0" w:color="8064A2" w:themeColor="accent4"/>
        <w:left w:val="single" w:sz="24" w:space="0" w:color="8064A2" w:themeColor="accent4"/>
        <w:bottom w:val="single" w:sz="24" w:space="0" w:color="8064A2" w:themeColor="accent4"/>
        <w:right w:val="single" w:sz="24" w:space="0" w:color="8064A2" w:themeColor="accent4"/>
      </w:tblBorders>
    </w:tblPr>
    <w:tcPr>
      <w:shd w:val="clear" w:color="auto" w:fill="8064A2"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ListTable5Dark-Accent53">
    <w:name w:val="List Table 5 Dark - Accent 53"/>
    <w:basedOn w:val="TableNormal"/>
    <w:uiPriority w:val="50"/>
    <w:rsid w:val="00C104D9"/>
    <w:rPr>
      <w:rFonts w:eastAsia="SimSun"/>
      <w:color w:val="FFFFFF" w:themeColor="background1"/>
    </w:rPr>
    <w:tblPr>
      <w:tblStyleRowBandSize w:val="1"/>
      <w:tblStyleColBandSize w:val="1"/>
      <w:tblBorders>
        <w:top w:val="single" w:sz="24" w:space="0" w:color="4BACC6" w:themeColor="accent5"/>
        <w:left w:val="single" w:sz="24" w:space="0" w:color="4BACC6" w:themeColor="accent5"/>
        <w:bottom w:val="single" w:sz="24" w:space="0" w:color="4BACC6" w:themeColor="accent5"/>
        <w:right w:val="single" w:sz="24" w:space="0" w:color="4BACC6" w:themeColor="accent5"/>
      </w:tblBorders>
    </w:tblPr>
    <w:tcPr>
      <w:shd w:val="clear" w:color="auto" w:fill="4BACC6"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ListTable5Dark-Accent63">
    <w:name w:val="List Table 5 Dark - Accent 63"/>
    <w:basedOn w:val="TableNormal"/>
    <w:uiPriority w:val="50"/>
    <w:rsid w:val="00C104D9"/>
    <w:rPr>
      <w:rFonts w:eastAsia="SimSun"/>
      <w:color w:val="FFFFFF" w:themeColor="background1"/>
    </w:rPr>
    <w:tblPr>
      <w:tblStyleRowBandSize w:val="1"/>
      <w:tblStyleColBandSize w:val="1"/>
      <w:tblBorders>
        <w:top w:val="single" w:sz="24" w:space="0" w:color="F79646" w:themeColor="accent6"/>
        <w:left w:val="single" w:sz="24" w:space="0" w:color="F79646" w:themeColor="accent6"/>
        <w:bottom w:val="single" w:sz="24" w:space="0" w:color="F79646" w:themeColor="accent6"/>
        <w:right w:val="single" w:sz="24" w:space="0" w:color="F79646" w:themeColor="accent6"/>
      </w:tblBorders>
    </w:tblPr>
    <w:tcPr>
      <w:shd w:val="clear" w:color="auto" w:fill="F79646"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ListTable6Colorful3">
    <w:name w:val="List Table 6 Colorful3"/>
    <w:basedOn w:val="TableNormal"/>
    <w:uiPriority w:val="51"/>
    <w:rsid w:val="00C104D9"/>
    <w:rPr>
      <w:rFonts w:eastAsia="SimSun"/>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ListTable6Colorful-Accent13">
    <w:name w:val="List Table 6 Colorful - Accent 13"/>
    <w:basedOn w:val="TableNormal"/>
    <w:uiPriority w:val="51"/>
    <w:rsid w:val="00C104D9"/>
    <w:rPr>
      <w:rFonts w:eastAsia="SimSun"/>
      <w:color w:val="365F91" w:themeColor="accent1" w:themeShade="BF"/>
    </w:rPr>
    <w:tblPr>
      <w:tblStyleRowBandSize w:val="1"/>
      <w:tblStyleColBandSize w:val="1"/>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ListTable6Colorful-Accent23">
    <w:name w:val="List Table 6 Colorful - Accent 23"/>
    <w:basedOn w:val="TableNormal"/>
    <w:uiPriority w:val="51"/>
    <w:rsid w:val="00C104D9"/>
    <w:rPr>
      <w:rFonts w:eastAsia="SimSun"/>
      <w:color w:val="943634" w:themeColor="accent2" w:themeShade="BF"/>
    </w:rPr>
    <w:tblPr>
      <w:tblStyleRowBandSize w:val="1"/>
      <w:tblStyleColBandSize w:val="1"/>
      <w:tblBorders>
        <w:top w:val="single" w:sz="4" w:space="0" w:color="C0504D" w:themeColor="accent2"/>
        <w:bottom w:val="single" w:sz="4" w:space="0" w:color="C0504D" w:themeColor="accent2"/>
      </w:tblBorders>
    </w:tblPr>
    <w:tblStylePr w:type="firstRow">
      <w:rPr>
        <w:b/>
        <w:bCs/>
      </w:rPr>
      <w:tblPr/>
      <w:tcPr>
        <w:tcBorders>
          <w:bottom w:val="single" w:sz="4" w:space="0" w:color="C0504D" w:themeColor="accent2"/>
        </w:tcBorders>
      </w:tcPr>
    </w:tblStylePr>
    <w:tblStylePr w:type="lastRow">
      <w:rPr>
        <w:b/>
        <w:bCs/>
      </w:rPr>
      <w:tblPr/>
      <w:tcPr>
        <w:tcBorders>
          <w:top w:val="double" w:sz="4" w:space="0" w:color="C0504D" w:themeColor="accent2"/>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customStyle="1" w:styleId="ListTable6Colorful-Accent33">
    <w:name w:val="List Table 6 Colorful - Accent 33"/>
    <w:basedOn w:val="TableNormal"/>
    <w:uiPriority w:val="51"/>
    <w:rsid w:val="00C104D9"/>
    <w:rPr>
      <w:rFonts w:eastAsia="SimSun"/>
      <w:color w:val="76923C" w:themeColor="accent3" w:themeShade="BF"/>
    </w:rPr>
    <w:tblPr>
      <w:tblStyleRowBandSize w:val="1"/>
      <w:tblStyleColBandSize w:val="1"/>
      <w:tblBorders>
        <w:top w:val="single" w:sz="4" w:space="0" w:color="9BBB59" w:themeColor="accent3"/>
        <w:bottom w:val="single" w:sz="4" w:space="0" w:color="9BBB59" w:themeColor="accent3"/>
      </w:tblBorders>
    </w:tblPr>
    <w:tblStylePr w:type="firstRow">
      <w:rPr>
        <w:b/>
        <w:bCs/>
      </w:rPr>
      <w:tblPr/>
      <w:tcPr>
        <w:tcBorders>
          <w:bottom w:val="single" w:sz="4" w:space="0" w:color="9BBB59" w:themeColor="accent3"/>
        </w:tcBorders>
      </w:tcPr>
    </w:tblStylePr>
    <w:tblStylePr w:type="lastRow">
      <w:rPr>
        <w:b/>
        <w:bCs/>
      </w:rPr>
      <w:tblPr/>
      <w:tcPr>
        <w:tcBorders>
          <w:top w:val="double" w:sz="4" w:space="0" w:color="9BBB59" w:themeColor="accent3"/>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customStyle="1" w:styleId="ListTable6Colorful-Accent43">
    <w:name w:val="List Table 6 Colorful - Accent 43"/>
    <w:basedOn w:val="TableNormal"/>
    <w:uiPriority w:val="51"/>
    <w:rsid w:val="00C104D9"/>
    <w:rPr>
      <w:rFonts w:eastAsia="SimSun"/>
      <w:color w:val="5F497A" w:themeColor="accent4" w:themeShade="BF"/>
    </w:rPr>
    <w:tblPr>
      <w:tblStyleRowBandSize w:val="1"/>
      <w:tblStyleColBandSize w:val="1"/>
      <w:tblBorders>
        <w:top w:val="single" w:sz="4" w:space="0" w:color="8064A2" w:themeColor="accent4"/>
        <w:bottom w:val="single" w:sz="4" w:space="0" w:color="8064A2" w:themeColor="accent4"/>
      </w:tblBorders>
    </w:tblPr>
    <w:tblStylePr w:type="firstRow">
      <w:rPr>
        <w:b/>
        <w:bCs/>
      </w:rPr>
      <w:tblPr/>
      <w:tcPr>
        <w:tcBorders>
          <w:bottom w:val="single" w:sz="4" w:space="0" w:color="8064A2" w:themeColor="accent4"/>
        </w:tcBorders>
      </w:tcPr>
    </w:tblStylePr>
    <w:tblStylePr w:type="lastRow">
      <w:rPr>
        <w:b/>
        <w:bCs/>
      </w:rPr>
      <w:tblPr/>
      <w:tcPr>
        <w:tcBorders>
          <w:top w:val="double" w:sz="4" w:space="0" w:color="8064A2" w:themeColor="accent4"/>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customStyle="1" w:styleId="ListTable6Colorful-Accent53">
    <w:name w:val="List Table 6 Colorful - Accent 53"/>
    <w:basedOn w:val="TableNormal"/>
    <w:uiPriority w:val="51"/>
    <w:rsid w:val="00C104D9"/>
    <w:rPr>
      <w:rFonts w:eastAsia="SimSun"/>
      <w:color w:val="31849B" w:themeColor="accent5" w:themeShade="BF"/>
    </w:rPr>
    <w:tblPr>
      <w:tblStyleRowBandSize w:val="1"/>
      <w:tblStyleColBandSize w:val="1"/>
      <w:tblBorders>
        <w:top w:val="single" w:sz="4" w:space="0" w:color="4BACC6" w:themeColor="accent5"/>
        <w:bottom w:val="single" w:sz="4" w:space="0" w:color="4BACC6" w:themeColor="accent5"/>
      </w:tblBorders>
    </w:tblPr>
    <w:tblStylePr w:type="firstRow">
      <w:rPr>
        <w:b/>
        <w:bCs/>
      </w:rPr>
      <w:tblPr/>
      <w:tcPr>
        <w:tcBorders>
          <w:bottom w:val="single" w:sz="4" w:space="0" w:color="4BACC6" w:themeColor="accent5"/>
        </w:tcBorders>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ListTable6Colorful-Accent63">
    <w:name w:val="List Table 6 Colorful - Accent 63"/>
    <w:basedOn w:val="TableNormal"/>
    <w:uiPriority w:val="51"/>
    <w:rsid w:val="00C104D9"/>
    <w:rPr>
      <w:rFonts w:eastAsia="SimSun"/>
      <w:color w:val="E36C0A" w:themeColor="accent6" w:themeShade="BF"/>
    </w:rPr>
    <w:tblPr>
      <w:tblStyleRowBandSize w:val="1"/>
      <w:tblStyleColBandSize w:val="1"/>
      <w:tblBorders>
        <w:top w:val="single" w:sz="4" w:space="0" w:color="F79646" w:themeColor="accent6"/>
        <w:bottom w:val="single" w:sz="4" w:space="0" w:color="F79646" w:themeColor="accent6"/>
      </w:tblBorders>
    </w:tblPr>
    <w:tblStylePr w:type="firstRow">
      <w:rPr>
        <w:b/>
        <w:bCs/>
      </w:rPr>
      <w:tblPr/>
      <w:tcPr>
        <w:tcBorders>
          <w:bottom w:val="single" w:sz="4" w:space="0" w:color="F79646" w:themeColor="accent6"/>
        </w:tcBorders>
      </w:tcPr>
    </w:tblStylePr>
    <w:tblStylePr w:type="lastRow">
      <w:rPr>
        <w:b/>
        <w:bCs/>
      </w:rPr>
      <w:tblPr/>
      <w:tcPr>
        <w:tcBorders>
          <w:top w:val="double" w:sz="4" w:space="0" w:color="F79646" w:themeColor="accent6"/>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customStyle="1" w:styleId="ListTable7Colorful3">
    <w:name w:val="List Table 7 Colorful3"/>
    <w:basedOn w:val="TableNormal"/>
    <w:uiPriority w:val="52"/>
    <w:rsid w:val="00C104D9"/>
    <w:rPr>
      <w:rFonts w:eastAsia="SimSun"/>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ListTable7Colorful-Accent13">
    <w:name w:val="List Table 7 Colorful - Accent 13"/>
    <w:basedOn w:val="TableNormal"/>
    <w:uiPriority w:val="52"/>
    <w:rsid w:val="00C104D9"/>
    <w:rPr>
      <w:rFonts w:eastAsia="SimSun"/>
      <w:color w:val="365F91"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4F81BD"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4F81BD"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4F81BD"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4F81BD" w:themeColor="accent1"/>
        </w:tcBorders>
        <w:shd w:val="clear" w:color="auto" w:fill="FFFFFF" w:themeFill="background1"/>
      </w:tcPr>
    </w:tblStylePr>
    <w:tblStylePr w:type="band1Vert">
      <w:tblPr/>
      <w:tcPr>
        <w:shd w:val="clear" w:color="auto" w:fill="DBE5F1" w:themeFill="accent1" w:themeFillTint="33"/>
      </w:tcPr>
    </w:tblStylePr>
    <w:tblStylePr w:type="band1Horz">
      <w:tblPr/>
      <w:tcPr>
        <w:shd w:val="clear" w:color="auto" w:fill="DBE5F1"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ListTable7Colorful-Accent23">
    <w:name w:val="List Table 7 Colorful - Accent 23"/>
    <w:basedOn w:val="TableNormal"/>
    <w:uiPriority w:val="52"/>
    <w:rsid w:val="00C104D9"/>
    <w:rPr>
      <w:rFonts w:eastAsia="SimSun"/>
      <w:color w:val="943634" w:themeColor="accent2"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C0504D"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C0504D"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C0504D"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C0504D" w:themeColor="accent2"/>
        </w:tcBorders>
        <w:shd w:val="clear" w:color="auto" w:fill="FFFFFF" w:themeFill="background1"/>
      </w:tcPr>
    </w:tblStylePr>
    <w:tblStylePr w:type="band1Vert">
      <w:tblPr/>
      <w:tcPr>
        <w:shd w:val="clear" w:color="auto" w:fill="F2DBDB" w:themeFill="accent2" w:themeFillTint="33"/>
      </w:tcPr>
    </w:tblStylePr>
    <w:tblStylePr w:type="band1Horz">
      <w:tblPr/>
      <w:tcPr>
        <w:shd w:val="clear" w:color="auto" w:fill="F2DBDB"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ListTable7Colorful-Accent33">
    <w:name w:val="List Table 7 Colorful - Accent 33"/>
    <w:basedOn w:val="TableNormal"/>
    <w:uiPriority w:val="52"/>
    <w:rsid w:val="00C104D9"/>
    <w:rPr>
      <w:rFonts w:eastAsia="SimSun"/>
      <w:color w:val="76923C" w:themeColor="accent3"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9BBB59"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9BBB59"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9BBB59"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9BBB59" w:themeColor="accent3"/>
        </w:tcBorders>
        <w:shd w:val="clear" w:color="auto" w:fill="FFFFFF" w:themeFill="background1"/>
      </w:tcPr>
    </w:tblStylePr>
    <w:tblStylePr w:type="band1Vert">
      <w:tblPr/>
      <w:tcPr>
        <w:shd w:val="clear" w:color="auto" w:fill="EAF1DD" w:themeFill="accent3" w:themeFillTint="33"/>
      </w:tcPr>
    </w:tblStylePr>
    <w:tblStylePr w:type="band1Horz">
      <w:tblPr/>
      <w:tcPr>
        <w:shd w:val="clear" w:color="auto" w:fill="EAF1DD"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ListTable7Colorful-Accent43">
    <w:name w:val="List Table 7 Colorful - Accent 43"/>
    <w:basedOn w:val="TableNormal"/>
    <w:uiPriority w:val="52"/>
    <w:rsid w:val="00C104D9"/>
    <w:rPr>
      <w:rFonts w:eastAsia="SimSun"/>
      <w:color w:val="5F497A" w:themeColor="accent4"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8064A2"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8064A2"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8064A2"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8064A2" w:themeColor="accent4"/>
        </w:tcBorders>
        <w:shd w:val="clear" w:color="auto" w:fill="FFFFFF" w:themeFill="background1"/>
      </w:tcPr>
    </w:tblStylePr>
    <w:tblStylePr w:type="band1Vert">
      <w:tblPr/>
      <w:tcPr>
        <w:shd w:val="clear" w:color="auto" w:fill="E5DFEC" w:themeFill="accent4" w:themeFillTint="33"/>
      </w:tcPr>
    </w:tblStylePr>
    <w:tblStylePr w:type="band1Horz">
      <w:tblPr/>
      <w:tcPr>
        <w:shd w:val="clear" w:color="auto" w:fill="E5DFEC"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ListTable7Colorful-Accent53">
    <w:name w:val="List Table 7 Colorful - Accent 53"/>
    <w:basedOn w:val="TableNormal"/>
    <w:uiPriority w:val="52"/>
    <w:rsid w:val="00C104D9"/>
    <w:rPr>
      <w:rFonts w:eastAsia="SimSun"/>
      <w:color w:val="31849B" w:themeColor="accent5"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4BACC6"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4BACC6"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4BACC6"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4BACC6" w:themeColor="accent5"/>
        </w:tcBorders>
        <w:shd w:val="clear" w:color="auto" w:fill="FFFFFF" w:themeFill="background1"/>
      </w:tcPr>
    </w:tblStylePr>
    <w:tblStylePr w:type="band1Vert">
      <w:tblPr/>
      <w:tcPr>
        <w:shd w:val="clear" w:color="auto" w:fill="DAEEF3" w:themeFill="accent5" w:themeFillTint="33"/>
      </w:tcPr>
    </w:tblStylePr>
    <w:tblStylePr w:type="band1Horz">
      <w:tblPr/>
      <w:tcPr>
        <w:shd w:val="clear" w:color="auto" w:fill="DAEEF3"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ListTable7Colorful-Accent63">
    <w:name w:val="List Table 7 Colorful - Accent 63"/>
    <w:basedOn w:val="TableNormal"/>
    <w:uiPriority w:val="52"/>
    <w:rsid w:val="00C104D9"/>
    <w:rPr>
      <w:rFonts w:eastAsia="SimSun"/>
      <w:color w:val="E36C0A" w:themeColor="accent6"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F79646"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F79646"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F79646"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F79646" w:themeColor="accent6"/>
        </w:tcBorders>
        <w:shd w:val="clear" w:color="auto" w:fill="FFFFFF" w:themeFill="background1"/>
      </w:tcPr>
    </w:tblStylePr>
    <w:tblStylePr w:type="band1Vert">
      <w:tblPr/>
      <w:tcPr>
        <w:shd w:val="clear" w:color="auto" w:fill="FDE9D9" w:themeFill="accent6" w:themeFillTint="33"/>
      </w:tcPr>
    </w:tblStylePr>
    <w:tblStylePr w:type="band1Horz">
      <w:tblPr/>
      <w:tcPr>
        <w:shd w:val="clear" w:color="auto" w:fill="FDE9D9"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character" w:customStyle="1" w:styleId="Mention1">
    <w:name w:val="Mention1"/>
    <w:basedOn w:val="DefaultParagraphFont"/>
    <w:uiPriority w:val="99"/>
    <w:semiHidden/>
    <w:unhideWhenUsed/>
    <w:rsid w:val="00C104D9"/>
    <w:rPr>
      <w:color w:val="2B579A"/>
      <w:shd w:val="clear" w:color="auto" w:fill="E6E6E6"/>
    </w:rPr>
  </w:style>
  <w:style w:type="table" w:customStyle="1" w:styleId="PlainTable13">
    <w:name w:val="Plain Table 13"/>
    <w:basedOn w:val="TableNormal"/>
    <w:uiPriority w:val="41"/>
    <w:rsid w:val="00C104D9"/>
    <w:rPr>
      <w:rFonts w:eastAsia="SimSun"/>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PlainTable23">
    <w:name w:val="Plain Table 23"/>
    <w:basedOn w:val="TableNormal"/>
    <w:uiPriority w:val="42"/>
    <w:rsid w:val="00C104D9"/>
    <w:rPr>
      <w:rFonts w:eastAsia="SimSun"/>
    </w:r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customStyle="1" w:styleId="PlainTable33">
    <w:name w:val="Plain Table 33"/>
    <w:basedOn w:val="TableNormal"/>
    <w:uiPriority w:val="43"/>
    <w:rsid w:val="00C104D9"/>
    <w:rPr>
      <w:rFonts w:eastAsia="SimSun"/>
    </w:r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customStyle="1" w:styleId="PlainTable43">
    <w:name w:val="Plain Table 43"/>
    <w:basedOn w:val="TableNormal"/>
    <w:uiPriority w:val="44"/>
    <w:rsid w:val="00C104D9"/>
    <w:rPr>
      <w:rFonts w:eastAsia="SimSun"/>
    </w:r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PlainTable53">
    <w:name w:val="Plain Table 53"/>
    <w:basedOn w:val="TableNormal"/>
    <w:uiPriority w:val="45"/>
    <w:rsid w:val="00C104D9"/>
    <w:rPr>
      <w:rFonts w:eastAsia="SimSun"/>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character" w:customStyle="1" w:styleId="SmartHyperlink3">
    <w:name w:val="Smart Hyperlink3"/>
    <w:basedOn w:val="DefaultParagraphFont"/>
    <w:uiPriority w:val="99"/>
    <w:semiHidden/>
    <w:unhideWhenUsed/>
    <w:rsid w:val="00C104D9"/>
    <w:rPr>
      <w:u w:val="dotted"/>
    </w:rPr>
  </w:style>
  <w:style w:type="table" w:customStyle="1" w:styleId="TableGridLight3">
    <w:name w:val="Table Grid Light3"/>
    <w:basedOn w:val="TableNormal"/>
    <w:uiPriority w:val="40"/>
    <w:rsid w:val="00C104D9"/>
    <w:rPr>
      <w:rFonts w:eastAsia="SimSun"/>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customStyle="1" w:styleId="UnresolvedMention1">
    <w:name w:val="Unresolved Mention1"/>
    <w:basedOn w:val="DefaultParagraphFont"/>
    <w:uiPriority w:val="99"/>
    <w:semiHidden/>
    <w:unhideWhenUsed/>
    <w:rsid w:val="00C104D9"/>
    <w:rPr>
      <w:color w:val="808080"/>
      <w:shd w:val="clear" w:color="auto" w:fill="E6E6E6"/>
    </w:rPr>
  </w:style>
  <w:style w:type="table" w:customStyle="1" w:styleId="GridTable1Light4">
    <w:name w:val="Grid Table 1 Light4"/>
    <w:basedOn w:val="TableNormal"/>
    <w:uiPriority w:val="46"/>
    <w:rsid w:val="00C104D9"/>
    <w:rPr>
      <w:rFonts w:eastAsia="SimSun"/>
    </w:r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customStyle="1" w:styleId="GridTable1Light-Accent14">
    <w:name w:val="Grid Table 1 Light - Accent 14"/>
    <w:basedOn w:val="TableNormal"/>
    <w:uiPriority w:val="46"/>
    <w:rsid w:val="00C104D9"/>
    <w:rPr>
      <w:rFonts w:eastAsia="SimSun"/>
    </w:rPr>
    <w:tblPr>
      <w:tblStyleRowBandSize w:val="1"/>
      <w:tblStyleColBandSize w:val="1"/>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customStyle="1" w:styleId="GridTable1Light-Accent24">
    <w:name w:val="Grid Table 1 Light - Accent 24"/>
    <w:basedOn w:val="TableNormal"/>
    <w:uiPriority w:val="46"/>
    <w:rsid w:val="00C104D9"/>
    <w:rPr>
      <w:rFonts w:eastAsia="SimSun"/>
    </w:rPr>
    <w:tblPr>
      <w:tblStyleRowBandSize w:val="1"/>
      <w:tblStyleColBandSize w:val="1"/>
      <w:tblBorders>
        <w:top w:val="single" w:sz="4" w:space="0" w:color="E5B8B7" w:themeColor="accent2" w:themeTint="66"/>
        <w:left w:val="single" w:sz="4" w:space="0" w:color="E5B8B7" w:themeColor="accent2" w:themeTint="66"/>
        <w:bottom w:val="single" w:sz="4" w:space="0" w:color="E5B8B7" w:themeColor="accent2" w:themeTint="66"/>
        <w:right w:val="single" w:sz="4" w:space="0" w:color="E5B8B7" w:themeColor="accent2" w:themeTint="66"/>
        <w:insideH w:val="single" w:sz="4" w:space="0" w:color="E5B8B7" w:themeColor="accent2" w:themeTint="66"/>
        <w:insideV w:val="single" w:sz="4" w:space="0" w:color="E5B8B7" w:themeColor="accent2" w:themeTint="66"/>
      </w:tblBorders>
    </w:tblPr>
    <w:tblStylePr w:type="firstRow">
      <w:rPr>
        <w:b/>
        <w:bCs/>
      </w:rPr>
      <w:tblPr/>
      <w:tcPr>
        <w:tcBorders>
          <w:bottom w:val="single" w:sz="12" w:space="0" w:color="D99594" w:themeColor="accent2" w:themeTint="99"/>
        </w:tcBorders>
      </w:tcPr>
    </w:tblStylePr>
    <w:tblStylePr w:type="lastRow">
      <w:rPr>
        <w:b/>
        <w:bCs/>
      </w:rPr>
      <w:tblPr/>
      <w:tcPr>
        <w:tcBorders>
          <w:top w:val="double" w:sz="2" w:space="0" w:color="D99594" w:themeColor="accent2" w:themeTint="99"/>
        </w:tcBorders>
      </w:tcPr>
    </w:tblStylePr>
    <w:tblStylePr w:type="firstCol">
      <w:rPr>
        <w:b/>
        <w:bCs/>
      </w:rPr>
    </w:tblStylePr>
    <w:tblStylePr w:type="lastCol">
      <w:rPr>
        <w:b/>
        <w:bCs/>
      </w:rPr>
    </w:tblStylePr>
  </w:style>
  <w:style w:type="table" w:customStyle="1" w:styleId="GridTable1Light-Accent34">
    <w:name w:val="Grid Table 1 Light - Accent 34"/>
    <w:basedOn w:val="TableNormal"/>
    <w:uiPriority w:val="46"/>
    <w:rsid w:val="00C104D9"/>
    <w:rPr>
      <w:rFonts w:eastAsia="SimSun"/>
    </w:rPr>
    <w:tblPr>
      <w:tblStyleRowBandSize w:val="1"/>
      <w:tblStyleColBandSize w:val="1"/>
      <w:tblBorders>
        <w:top w:val="single" w:sz="4" w:space="0" w:color="D6E3BC" w:themeColor="accent3" w:themeTint="66"/>
        <w:left w:val="single" w:sz="4" w:space="0" w:color="D6E3BC" w:themeColor="accent3" w:themeTint="66"/>
        <w:bottom w:val="single" w:sz="4" w:space="0" w:color="D6E3BC" w:themeColor="accent3" w:themeTint="66"/>
        <w:right w:val="single" w:sz="4" w:space="0" w:color="D6E3BC" w:themeColor="accent3" w:themeTint="66"/>
        <w:insideH w:val="single" w:sz="4" w:space="0" w:color="D6E3BC" w:themeColor="accent3" w:themeTint="66"/>
        <w:insideV w:val="single" w:sz="4" w:space="0" w:color="D6E3BC" w:themeColor="accent3" w:themeTint="66"/>
      </w:tblBorders>
    </w:tblPr>
    <w:tblStylePr w:type="firstRow">
      <w:rPr>
        <w:b/>
        <w:bCs/>
      </w:rPr>
      <w:tblPr/>
      <w:tcPr>
        <w:tcBorders>
          <w:bottom w:val="single" w:sz="12" w:space="0" w:color="C2D69B" w:themeColor="accent3" w:themeTint="99"/>
        </w:tcBorders>
      </w:tcPr>
    </w:tblStylePr>
    <w:tblStylePr w:type="lastRow">
      <w:rPr>
        <w:b/>
        <w:bCs/>
      </w:rPr>
      <w:tblPr/>
      <w:tcPr>
        <w:tcBorders>
          <w:top w:val="double" w:sz="2" w:space="0" w:color="C2D69B" w:themeColor="accent3" w:themeTint="99"/>
        </w:tcBorders>
      </w:tcPr>
    </w:tblStylePr>
    <w:tblStylePr w:type="firstCol">
      <w:rPr>
        <w:b/>
        <w:bCs/>
      </w:rPr>
    </w:tblStylePr>
    <w:tblStylePr w:type="lastCol">
      <w:rPr>
        <w:b/>
        <w:bCs/>
      </w:rPr>
    </w:tblStylePr>
  </w:style>
  <w:style w:type="table" w:customStyle="1" w:styleId="GridTable1Light-Accent44">
    <w:name w:val="Grid Table 1 Light - Accent 44"/>
    <w:basedOn w:val="TableNormal"/>
    <w:uiPriority w:val="46"/>
    <w:rsid w:val="00C104D9"/>
    <w:rPr>
      <w:rFonts w:eastAsia="SimSun"/>
    </w:rPr>
    <w:tblPr>
      <w:tblStyleRowBandSize w:val="1"/>
      <w:tblStyleColBandSize w:val="1"/>
      <w:tblBorders>
        <w:top w:val="single" w:sz="4" w:space="0" w:color="CCC0D9" w:themeColor="accent4" w:themeTint="66"/>
        <w:left w:val="single" w:sz="4" w:space="0" w:color="CCC0D9" w:themeColor="accent4" w:themeTint="66"/>
        <w:bottom w:val="single" w:sz="4" w:space="0" w:color="CCC0D9" w:themeColor="accent4" w:themeTint="66"/>
        <w:right w:val="single" w:sz="4" w:space="0" w:color="CCC0D9" w:themeColor="accent4" w:themeTint="66"/>
        <w:insideH w:val="single" w:sz="4" w:space="0" w:color="CCC0D9" w:themeColor="accent4" w:themeTint="66"/>
        <w:insideV w:val="single" w:sz="4" w:space="0" w:color="CCC0D9" w:themeColor="accent4" w:themeTint="66"/>
      </w:tblBorders>
    </w:tblPr>
    <w:tblStylePr w:type="firstRow">
      <w:rPr>
        <w:b/>
        <w:bCs/>
      </w:rPr>
      <w:tblPr/>
      <w:tcPr>
        <w:tcBorders>
          <w:bottom w:val="single" w:sz="12" w:space="0" w:color="B2A1C7" w:themeColor="accent4" w:themeTint="99"/>
        </w:tcBorders>
      </w:tcPr>
    </w:tblStylePr>
    <w:tblStylePr w:type="lastRow">
      <w:rPr>
        <w:b/>
        <w:bCs/>
      </w:rPr>
      <w:tblPr/>
      <w:tcPr>
        <w:tcBorders>
          <w:top w:val="double" w:sz="2" w:space="0" w:color="B2A1C7" w:themeColor="accent4" w:themeTint="99"/>
        </w:tcBorders>
      </w:tcPr>
    </w:tblStylePr>
    <w:tblStylePr w:type="firstCol">
      <w:rPr>
        <w:b/>
        <w:bCs/>
      </w:rPr>
    </w:tblStylePr>
    <w:tblStylePr w:type="lastCol">
      <w:rPr>
        <w:b/>
        <w:bCs/>
      </w:rPr>
    </w:tblStylePr>
  </w:style>
  <w:style w:type="table" w:customStyle="1" w:styleId="GridTable1Light-Accent54">
    <w:name w:val="Grid Table 1 Light - Accent 54"/>
    <w:basedOn w:val="TableNormal"/>
    <w:uiPriority w:val="46"/>
    <w:rsid w:val="00C104D9"/>
    <w:rPr>
      <w:rFonts w:eastAsia="SimSun"/>
    </w:rPr>
    <w:tblPr>
      <w:tblStyleRowBandSize w:val="1"/>
      <w:tblStyleColBandSize w:val="1"/>
      <w:tblBorders>
        <w:top w:val="single" w:sz="4" w:space="0" w:color="B6DDE8" w:themeColor="accent5" w:themeTint="66"/>
        <w:left w:val="single" w:sz="4" w:space="0" w:color="B6DDE8" w:themeColor="accent5" w:themeTint="66"/>
        <w:bottom w:val="single" w:sz="4" w:space="0" w:color="B6DDE8" w:themeColor="accent5" w:themeTint="66"/>
        <w:right w:val="single" w:sz="4" w:space="0" w:color="B6DDE8" w:themeColor="accent5" w:themeTint="66"/>
        <w:insideH w:val="single" w:sz="4" w:space="0" w:color="B6DDE8" w:themeColor="accent5" w:themeTint="66"/>
        <w:insideV w:val="single" w:sz="4" w:space="0" w:color="B6DDE8" w:themeColor="accent5" w:themeTint="66"/>
      </w:tblBorders>
    </w:tblPr>
    <w:tblStylePr w:type="firstRow">
      <w:rPr>
        <w:b/>
        <w:bCs/>
      </w:rPr>
      <w:tblPr/>
      <w:tcPr>
        <w:tcBorders>
          <w:bottom w:val="single" w:sz="12" w:space="0" w:color="92CDDC" w:themeColor="accent5" w:themeTint="99"/>
        </w:tcBorders>
      </w:tcPr>
    </w:tblStylePr>
    <w:tblStylePr w:type="lastRow">
      <w:rPr>
        <w:b/>
        <w:bCs/>
      </w:rPr>
      <w:tblPr/>
      <w:tcPr>
        <w:tcBorders>
          <w:top w:val="double" w:sz="2" w:space="0" w:color="92CDDC" w:themeColor="accent5" w:themeTint="99"/>
        </w:tcBorders>
      </w:tcPr>
    </w:tblStylePr>
    <w:tblStylePr w:type="firstCol">
      <w:rPr>
        <w:b/>
        <w:bCs/>
      </w:rPr>
    </w:tblStylePr>
    <w:tblStylePr w:type="lastCol">
      <w:rPr>
        <w:b/>
        <w:bCs/>
      </w:rPr>
    </w:tblStylePr>
  </w:style>
  <w:style w:type="table" w:customStyle="1" w:styleId="GridTable1Light-Accent64">
    <w:name w:val="Grid Table 1 Light - Accent 64"/>
    <w:basedOn w:val="TableNormal"/>
    <w:uiPriority w:val="46"/>
    <w:rsid w:val="00C104D9"/>
    <w:rPr>
      <w:rFonts w:eastAsia="SimSun"/>
    </w:rPr>
    <w:tblPr>
      <w:tblStyleRowBandSize w:val="1"/>
      <w:tblStyleColBandSize w:val="1"/>
      <w:tblBorders>
        <w:top w:val="single" w:sz="4" w:space="0" w:color="FBD4B4" w:themeColor="accent6" w:themeTint="66"/>
        <w:left w:val="single" w:sz="4" w:space="0" w:color="FBD4B4" w:themeColor="accent6" w:themeTint="66"/>
        <w:bottom w:val="single" w:sz="4" w:space="0" w:color="FBD4B4" w:themeColor="accent6" w:themeTint="66"/>
        <w:right w:val="single" w:sz="4" w:space="0" w:color="FBD4B4" w:themeColor="accent6" w:themeTint="66"/>
        <w:insideH w:val="single" w:sz="4" w:space="0" w:color="FBD4B4" w:themeColor="accent6" w:themeTint="66"/>
        <w:insideV w:val="single" w:sz="4" w:space="0" w:color="FBD4B4" w:themeColor="accent6" w:themeTint="66"/>
      </w:tblBorders>
    </w:tblPr>
    <w:tblStylePr w:type="firstRow">
      <w:rPr>
        <w:b/>
        <w:bCs/>
      </w:rPr>
      <w:tblPr/>
      <w:tcPr>
        <w:tcBorders>
          <w:bottom w:val="single" w:sz="12" w:space="0" w:color="FABF8F" w:themeColor="accent6" w:themeTint="99"/>
        </w:tcBorders>
      </w:tcPr>
    </w:tblStylePr>
    <w:tblStylePr w:type="lastRow">
      <w:rPr>
        <w:b/>
        <w:bCs/>
      </w:rPr>
      <w:tblPr/>
      <w:tcPr>
        <w:tcBorders>
          <w:top w:val="double" w:sz="2" w:space="0" w:color="FABF8F" w:themeColor="accent6" w:themeTint="99"/>
        </w:tcBorders>
      </w:tcPr>
    </w:tblStylePr>
    <w:tblStylePr w:type="firstCol">
      <w:rPr>
        <w:b/>
        <w:bCs/>
      </w:rPr>
    </w:tblStylePr>
    <w:tblStylePr w:type="lastCol">
      <w:rPr>
        <w:b/>
        <w:bCs/>
      </w:rPr>
    </w:tblStylePr>
  </w:style>
  <w:style w:type="table" w:customStyle="1" w:styleId="GridTable24">
    <w:name w:val="Grid Table 24"/>
    <w:basedOn w:val="TableNormal"/>
    <w:uiPriority w:val="47"/>
    <w:rsid w:val="00C104D9"/>
    <w:rPr>
      <w:rFonts w:eastAsia="SimSun"/>
    </w:r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GridTable2-Accent14">
    <w:name w:val="Grid Table 2 - Accent 14"/>
    <w:basedOn w:val="TableNormal"/>
    <w:uiPriority w:val="47"/>
    <w:rsid w:val="00C104D9"/>
    <w:rPr>
      <w:rFonts w:eastAsia="SimSun"/>
    </w:rPr>
    <w:tblPr>
      <w:tblStyleRowBandSize w:val="1"/>
      <w:tblStyleColBandSize w:val="1"/>
      <w:tblBorders>
        <w:top w:val="single" w:sz="2" w:space="0" w:color="95B3D7" w:themeColor="accent1" w:themeTint="99"/>
        <w:bottom w:val="single" w:sz="2" w:space="0" w:color="95B3D7" w:themeColor="accent1" w:themeTint="99"/>
        <w:insideH w:val="single" w:sz="2" w:space="0" w:color="95B3D7" w:themeColor="accent1" w:themeTint="99"/>
        <w:insideV w:val="single" w:sz="2" w:space="0" w:color="95B3D7" w:themeColor="accent1" w:themeTint="99"/>
      </w:tblBorders>
    </w:tblPr>
    <w:tblStylePr w:type="firstRow">
      <w:rPr>
        <w:b/>
        <w:bCs/>
      </w:rPr>
      <w:tblPr/>
      <w:tcPr>
        <w:tcBorders>
          <w:top w:val="nil"/>
          <w:bottom w:val="single" w:sz="12" w:space="0" w:color="95B3D7" w:themeColor="accent1" w:themeTint="99"/>
          <w:insideH w:val="nil"/>
          <w:insideV w:val="nil"/>
        </w:tcBorders>
        <w:shd w:val="clear" w:color="auto" w:fill="FFFFFF" w:themeFill="background1"/>
      </w:tcPr>
    </w:tblStylePr>
    <w:tblStylePr w:type="lastRow">
      <w:rPr>
        <w:b/>
        <w:bCs/>
      </w:rPr>
      <w:tblPr/>
      <w:tcPr>
        <w:tcBorders>
          <w:top w:val="double" w:sz="2" w:space="0" w:color="95B3D7"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GridTable2-Accent24">
    <w:name w:val="Grid Table 2 - Accent 24"/>
    <w:basedOn w:val="TableNormal"/>
    <w:uiPriority w:val="47"/>
    <w:rsid w:val="00C104D9"/>
    <w:rPr>
      <w:rFonts w:eastAsia="SimSun"/>
    </w:rPr>
    <w:tblPr>
      <w:tblStyleRowBandSize w:val="1"/>
      <w:tblStyleColBandSize w:val="1"/>
      <w:tblBorders>
        <w:top w:val="single" w:sz="2" w:space="0" w:color="D99594" w:themeColor="accent2" w:themeTint="99"/>
        <w:bottom w:val="single" w:sz="2" w:space="0" w:color="D99594" w:themeColor="accent2" w:themeTint="99"/>
        <w:insideH w:val="single" w:sz="2" w:space="0" w:color="D99594" w:themeColor="accent2" w:themeTint="99"/>
        <w:insideV w:val="single" w:sz="2" w:space="0" w:color="D99594" w:themeColor="accent2" w:themeTint="99"/>
      </w:tblBorders>
    </w:tblPr>
    <w:tblStylePr w:type="firstRow">
      <w:rPr>
        <w:b/>
        <w:bCs/>
      </w:rPr>
      <w:tblPr/>
      <w:tcPr>
        <w:tcBorders>
          <w:top w:val="nil"/>
          <w:bottom w:val="single" w:sz="12" w:space="0" w:color="D99594" w:themeColor="accent2" w:themeTint="99"/>
          <w:insideH w:val="nil"/>
          <w:insideV w:val="nil"/>
        </w:tcBorders>
        <w:shd w:val="clear" w:color="auto" w:fill="FFFFFF" w:themeFill="background1"/>
      </w:tcPr>
    </w:tblStylePr>
    <w:tblStylePr w:type="lastRow">
      <w:rPr>
        <w:b/>
        <w:bCs/>
      </w:rPr>
      <w:tblPr/>
      <w:tcPr>
        <w:tcBorders>
          <w:top w:val="double" w:sz="2" w:space="0" w:color="D99594"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customStyle="1" w:styleId="GridTable2-Accent34">
    <w:name w:val="Grid Table 2 - Accent 34"/>
    <w:basedOn w:val="TableNormal"/>
    <w:uiPriority w:val="47"/>
    <w:rsid w:val="00C104D9"/>
    <w:rPr>
      <w:rFonts w:eastAsia="SimSun"/>
    </w:rPr>
    <w:tblPr>
      <w:tblStyleRowBandSize w:val="1"/>
      <w:tblStyleColBandSize w:val="1"/>
      <w:tblBorders>
        <w:top w:val="single" w:sz="2" w:space="0" w:color="C2D69B" w:themeColor="accent3" w:themeTint="99"/>
        <w:bottom w:val="single" w:sz="2" w:space="0" w:color="C2D69B" w:themeColor="accent3" w:themeTint="99"/>
        <w:insideH w:val="single" w:sz="2" w:space="0" w:color="C2D69B" w:themeColor="accent3" w:themeTint="99"/>
        <w:insideV w:val="single" w:sz="2" w:space="0" w:color="C2D69B" w:themeColor="accent3" w:themeTint="99"/>
      </w:tblBorders>
    </w:tblPr>
    <w:tblStylePr w:type="firstRow">
      <w:rPr>
        <w:b/>
        <w:bCs/>
      </w:rPr>
      <w:tblPr/>
      <w:tcPr>
        <w:tcBorders>
          <w:top w:val="nil"/>
          <w:bottom w:val="single" w:sz="12" w:space="0" w:color="C2D69B" w:themeColor="accent3" w:themeTint="99"/>
          <w:insideH w:val="nil"/>
          <w:insideV w:val="nil"/>
        </w:tcBorders>
        <w:shd w:val="clear" w:color="auto" w:fill="FFFFFF" w:themeFill="background1"/>
      </w:tcPr>
    </w:tblStylePr>
    <w:tblStylePr w:type="lastRow">
      <w:rPr>
        <w:b/>
        <w:bCs/>
      </w:rPr>
      <w:tblPr/>
      <w:tcPr>
        <w:tcBorders>
          <w:top w:val="double" w:sz="2" w:space="0" w:color="C2D69B"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customStyle="1" w:styleId="GridTable2-Accent44">
    <w:name w:val="Grid Table 2 - Accent 44"/>
    <w:basedOn w:val="TableNormal"/>
    <w:uiPriority w:val="47"/>
    <w:rsid w:val="00C104D9"/>
    <w:rPr>
      <w:rFonts w:eastAsia="SimSun"/>
    </w:rPr>
    <w:tblPr>
      <w:tblStyleRowBandSize w:val="1"/>
      <w:tblStyleColBandSize w:val="1"/>
      <w:tblBorders>
        <w:top w:val="single" w:sz="2" w:space="0" w:color="B2A1C7" w:themeColor="accent4" w:themeTint="99"/>
        <w:bottom w:val="single" w:sz="2" w:space="0" w:color="B2A1C7" w:themeColor="accent4" w:themeTint="99"/>
        <w:insideH w:val="single" w:sz="2" w:space="0" w:color="B2A1C7" w:themeColor="accent4" w:themeTint="99"/>
        <w:insideV w:val="single" w:sz="2" w:space="0" w:color="B2A1C7" w:themeColor="accent4" w:themeTint="99"/>
      </w:tblBorders>
    </w:tblPr>
    <w:tblStylePr w:type="firstRow">
      <w:rPr>
        <w:b/>
        <w:bCs/>
      </w:rPr>
      <w:tblPr/>
      <w:tcPr>
        <w:tcBorders>
          <w:top w:val="nil"/>
          <w:bottom w:val="single" w:sz="12" w:space="0" w:color="B2A1C7" w:themeColor="accent4" w:themeTint="99"/>
          <w:insideH w:val="nil"/>
          <w:insideV w:val="nil"/>
        </w:tcBorders>
        <w:shd w:val="clear" w:color="auto" w:fill="FFFFFF" w:themeFill="background1"/>
      </w:tcPr>
    </w:tblStylePr>
    <w:tblStylePr w:type="lastRow">
      <w:rPr>
        <w:b/>
        <w:bCs/>
      </w:rPr>
      <w:tblPr/>
      <w:tcPr>
        <w:tcBorders>
          <w:top w:val="double" w:sz="2" w:space="0" w:color="B2A1C7"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customStyle="1" w:styleId="GridTable2-Accent54">
    <w:name w:val="Grid Table 2 - Accent 54"/>
    <w:basedOn w:val="TableNormal"/>
    <w:uiPriority w:val="47"/>
    <w:rsid w:val="00C104D9"/>
    <w:rPr>
      <w:rFonts w:eastAsia="SimSun"/>
    </w:rPr>
    <w:tblPr>
      <w:tblStyleRowBandSize w:val="1"/>
      <w:tblStyleColBandSize w:val="1"/>
      <w:tblBorders>
        <w:top w:val="single" w:sz="2" w:space="0" w:color="92CDDC" w:themeColor="accent5" w:themeTint="99"/>
        <w:bottom w:val="single" w:sz="2" w:space="0" w:color="92CDDC" w:themeColor="accent5" w:themeTint="99"/>
        <w:insideH w:val="single" w:sz="2" w:space="0" w:color="92CDDC" w:themeColor="accent5" w:themeTint="99"/>
        <w:insideV w:val="single" w:sz="2" w:space="0" w:color="92CDDC" w:themeColor="accent5" w:themeTint="99"/>
      </w:tblBorders>
    </w:tblPr>
    <w:tblStylePr w:type="firstRow">
      <w:rPr>
        <w:b/>
        <w:bCs/>
      </w:rPr>
      <w:tblPr/>
      <w:tcPr>
        <w:tcBorders>
          <w:top w:val="nil"/>
          <w:bottom w:val="single" w:sz="12" w:space="0" w:color="92CDDC" w:themeColor="accent5" w:themeTint="99"/>
          <w:insideH w:val="nil"/>
          <w:insideV w:val="nil"/>
        </w:tcBorders>
        <w:shd w:val="clear" w:color="auto" w:fill="FFFFFF" w:themeFill="background1"/>
      </w:tcPr>
    </w:tblStylePr>
    <w:tblStylePr w:type="lastRow">
      <w:rPr>
        <w:b/>
        <w:bCs/>
      </w:rPr>
      <w:tblPr/>
      <w:tcPr>
        <w:tcBorders>
          <w:top w:val="double" w:sz="2" w:space="0" w:color="92CDDC"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GridTable2-Accent64">
    <w:name w:val="Grid Table 2 - Accent 64"/>
    <w:basedOn w:val="TableNormal"/>
    <w:uiPriority w:val="47"/>
    <w:rsid w:val="00C104D9"/>
    <w:rPr>
      <w:rFonts w:eastAsia="SimSun"/>
    </w:rPr>
    <w:tblPr>
      <w:tblStyleRowBandSize w:val="1"/>
      <w:tblStyleColBandSize w:val="1"/>
      <w:tblBorders>
        <w:top w:val="single" w:sz="2" w:space="0" w:color="FABF8F" w:themeColor="accent6" w:themeTint="99"/>
        <w:bottom w:val="single" w:sz="2" w:space="0" w:color="FABF8F" w:themeColor="accent6" w:themeTint="99"/>
        <w:insideH w:val="single" w:sz="2" w:space="0" w:color="FABF8F" w:themeColor="accent6" w:themeTint="99"/>
        <w:insideV w:val="single" w:sz="2" w:space="0" w:color="FABF8F" w:themeColor="accent6" w:themeTint="99"/>
      </w:tblBorders>
    </w:tblPr>
    <w:tblStylePr w:type="firstRow">
      <w:rPr>
        <w:b/>
        <w:bCs/>
      </w:rPr>
      <w:tblPr/>
      <w:tcPr>
        <w:tcBorders>
          <w:top w:val="nil"/>
          <w:bottom w:val="single" w:sz="12" w:space="0" w:color="FABF8F" w:themeColor="accent6" w:themeTint="99"/>
          <w:insideH w:val="nil"/>
          <w:insideV w:val="nil"/>
        </w:tcBorders>
        <w:shd w:val="clear" w:color="auto" w:fill="FFFFFF" w:themeFill="background1"/>
      </w:tcPr>
    </w:tblStylePr>
    <w:tblStylePr w:type="lastRow">
      <w:rPr>
        <w:b/>
        <w:bCs/>
      </w:rPr>
      <w:tblPr/>
      <w:tcPr>
        <w:tcBorders>
          <w:top w:val="double" w:sz="2" w:space="0" w:color="FABF8F"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customStyle="1" w:styleId="GridTable34">
    <w:name w:val="Grid Table 34"/>
    <w:basedOn w:val="TableNormal"/>
    <w:uiPriority w:val="48"/>
    <w:rsid w:val="00C104D9"/>
    <w:rPr>
      <w:rFonts w:eastAsia="SimSun"/>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customStyle="1" w:styleId="GridTable3-Accent14">
    <w:name w:val="Grid Table 3 - Accent 14"/>
    <w:basedOn w:val="TableNormal"/>
    <w:uiPriority w:val="48"/>
    <w:rsid w:val="00C104D9"/>
    <w:rPr>
      <w:rFonts w:eastAsia="SimSun"/>
    </w:r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BE5F1" w:themeFill="accent1" w:themeFillTint="33"/>
      </w:tcPr>
    </w:tblStylePr>
    <w:tblStylePr w:type="band1Horz">
      <w:tblPr/>
      <w:tcPr>
        <w:shd w:val="clear" w:color="auto" w:fill="DBE5F1" w:themeFill="accent1" w:themeFillTint="33"/>
      </w:tcPr>
    </w:tblStylePr>
    <w:tblStylePr w:type="neCell">
      <w:tblPr/>
      <w:tcPr>
        <w:tcBorders>
          <w:bottom w:val="single" w:sz="4" w:space="0" w:color="95B3D7" w:themeColor="accent1" w:themeTint="99"/>
        </w:tcBorders>
      </w:tcPr>
    </w:tblStylePr>
    <w:tblStylePr w:type="nwCell">
      <w:tblPr/>
      <w:tcPr>
        <w:tcBorders>
          <w:bottom w:val="single" w:sz="4" w:space="0" w:color="95B3D7" w:themeColor="accent1" w:themeTint="99"/>
        </w:tcBorders>
      </w:tcPr>
    </w:tblStylePr>
    <w:tblStylePr w:type="seCell">
      <w:tblPr/>
      <w:tcPr>
        <w:tcBorders>
          <w:top w:val="single" w:sz="4" w:space="0" w:color="95B3D7" w:themeColor="accent1" w:themeTint="99"/>
        </w:tcBorders>
      </w:tcPr>
    </w:tblStylePr>
    <w:tblStylePr w:type="swCell">
      <w:tblPr/>
      <w:tcPr>
        <w:tcBorders>
          <w:top w:val="single" w:sz="4" w:space="0" w:color="95B3D7" w:themeColor="accent1" w:themeTint="99"/>
        </w:tcBorders>
      </w:tcPr>
    </w:tblStylePr>
  </w:style>
  <w:style w:type="table" w:customStyle="1" w:styleId="GridTable3-Accent24">
    <w:name w:val="Grid Table 3 - Accent 24"/>
    <w:basedOn w:val="TableNormal"/>
    <w:uiPriority w:val="48"/>
    <w:rsid w:val="00C104D9"/>
    <w:rPr>
      <w:rFonts w:eastAsia="SimSun"/>
    </w:rPr>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2DBDB" w:themeFill="accent2" w:themeFillTint="33"/>
      </w:tcPr>
    </w:tblStylePr>
    <w:tblStylePr w:type="band1Horz">
      <w:tblPr/>
      <w:tcPr>
        <w:shd w:val="clear" w:color="auto" w:fill="F2DBDB" w:themeFill="accent2" w:themeFillTint="33"/>
      </w:tcPr>
    </w:tblStylePr>
    <w:tblStylePr w:type="neCell">
      <w:tblPr/>
      <w:tcPr>
        <w:tcBorders>
          <w:bottom w:val="single" w:sz="4" w:space="0" w:color="D99594" w:themeColor="accent2" w:themeTint="99"/>
        </w:tcBorders>
      </w:tcPr>
    </w:tblStylePr>
    <w:tblStylePr w:type="nwCell">
      <w:tblPr/>
      <w:tcPr>
        <w:tcBorders>
          <w:bottom w:val="single" w:sz="4" w:space="0" w:color="D99594" w:themeColor="accent2" w:themeTint="99"/>
        </w:tcBorders>
      </w:tcPr>
    </w:tblStylePr>
    <w:tblStylePr w:type="seCell">
      <w:tblPr/>
      <w:tcPr>
        <w:tcBorders>
          <w:top w:val="single" w:sz="4" w:space="0" w:color="D99594" w:themeColor="accent2" w:themeTint="99"/>
        </w:tcBorders>
      </w:tcPr>
    </w:tblStylePr>
    <w:tblStylePr w:type="swCell">
      <w:tblPr/>
      <w:tcPr>
        <w:tcBorders>
          <w:top w:val="single" w:sz="4" w:space="0" w:color="D99594" w:themeColor="accent2" w:themeTint="99"/>
        </w:tcBorders>
      </w:tcPr>
    </w:tblStylePr>
  </w:style>
  <w:style w:type="table" w:customStyle="1" w:styleId="GridTable3-Accent34">
    <w:name w:val="Grid Table 3 - Accent 34"/>
    <w:basedOn w:val="TableNormal"/>
    <w:uiPriority w:val="48"/>
    <w:rsid w:val="00C104D9"/>
    <w:rPr>
      <w:rFonts w:eastAsia="SimSun"/>
    </w:r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AF1DD" w:themeFill="accent3" w:themeFillTint="33"/>
      </w:tcPr>
    </w:tblStylePr>
    <w:tblStylePr w:type="band1Horz">
      <w:tblPr/>
      <w:tcPr>
        <w:shd w:val="clear" w:color="auto" w:fill="EAF1DD" w:themeFill="accent3" w:themeFillTint="33"/>
      </w:tcPr>
    </w:tblStylePr>
    <w:tblStylePr w:type="neCell">
      <w:tblPr/>
      <w:tcPr>
        <w:tcBorders>
          <w:bottom w:val="single" w:sz="4" w:space="0" w:color="C2D69B" w:themeColor="accent3" w:themeTint="99"/>
        </w:tcBorders>
      </w:tcPr>
    </w:tblStylePr>
    <w:tblStylePr w:type="nwCell">
      <w:tblPr/>
      <w:tcPr>
        <w:tcBorders>
          <w:bottom w:val="single" w:sz="4" w:space="0" w:color="C2D69B" w:themeColor="accent3" w:themeTint="99"/>
        </w:tcBorders>
      </w:tcPr>
    </w:tblStylePr>
    <w:tblStylePr w:type="seCell">
      <w:tblPr/>
      <w:tcPr>
        <w:tcBorders>
          <w:top w:val="single" w:sz="4" w:space="0" w:color="C2D69B" w:themeColor="accent3" w:themeTint="99"/>
        </w:tcBorders>
      </w:tcPr>
    </w:tblStylePr>
    <w:tblStylePr w:type="swCell">
      <w:tblPr/>
      <w:tcPr>
        <w:tcBorders>
          <w:top w:val="single" w:sz="4" w:space="0" w:color="C2D69B" w:themeColor="accent3" w:themeTint="99"/>
        </w:tcBorders>
      </w:tcPr>
    </w:tblStylePr>
  </w:style>
  <w:style w:type="table" w:customStyle="1" w:styleId="GridTable3-Accent44">
    <w:name w:val="Grid Table 3 - Accent 44"/>
    <w:basedOn w:val="TableNormal"/>
    <w:uiPriority w:val="48"/>
    <w:rsid w:val="00C104D9"/>
    <w:rPr>
      <w:rFonts w:eastAsia="SimSun"/>
    </w:r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5DFEC" w:themeFill="accent4" w:themeFillTint="33"/>
      </w:tcPr>
    </w:tblStylePr>
    <w:tblStylePr w:type="band1Horz">
      <w:tblPr/>
      <w:tcPr>
        <w:shd w:val="clear" w:color="auto" w:fill="E5DFEC" w:themeFill="accent4" w:themeFillTint="33"/>
      </w:tcPr>
    </w:tblStylePr>
    <w:tblStylePr w:type="neCell">
      <w:tblPr/>
      <w:tcPr>
        <w:tcBorders>
          <w:bottom w:val="single" w:sz="4" w:space="0" w:color="B2A1C7" w:themeColor="accent4" w:themeTint="99"/>
        </w:tcBorders>
      </w:tcPr>
    </w:tblStylePr>
    <w:tblStylePr w:type="nwCell">
      <w:tblPr/>
      <w:tcPr>
        <w:tcBorders>
          <w:bottom w:val="single" w:sz="4" w:space="0" w:color="B2A1C7" w:themeColor="accent4" w:themeTint="99"/>
        </w:tcBorders>
      </w:tcPr>
    </w:tblStylePr>
    <w:tblStylePr w:type="seCell">
      <w:tblPr/>
      <w:tcPr>
        <w:tcBorders>
          <w:top w:val="single" w:sz="4" w:space="0" w:color="B2A1C7" w:themeColor="accent4" w:themeTint="99"/>
        </w:tcBorders>
      </w:tcPr>
    </w:tblStylePr>
    <w:tblStylePr w:type="swCell">
      <w:tblPr/>
      <w:tcPr>
        <w:tcBorders>
          <w:top w:val="single" w:sz="4" w:space="0" w:color="B2A1C7" w:themeColor="accent4" w:themeTint="99"/>
        </w:tcBorders>
      </w:tcPr>
    </w:tblStylePr>
  </w:style>
  <w:style w:type="table" w:customStyle="1" w:styleId="GridTable3-Accent54">
    <w:name w:val="Grid Table 3 - Accent 54"/>
    <w:basedOn w:val="TableNormal"/>
    <w:uiPriority w:val="48"/>
    <w:rsid w:val="00C104D9"/>
    <w:rPr>
      <w:rFonts w:eastAsia="SimSun"/>
    </w:r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AEEF3" w:themeFill="accent5" w:themeFillTint="33"/>
      </w:tcPr>
    </w:tblStylePr>
    <w:tblStylePr w:type="band1Horz">
      <w:tblPr/>
      <w:tcPr>
        <w:shd w:val="clear" w:color="auto" w:fill="DAEEF3" w:themeFill="accent5" w:themeFillTint="33"/>
      </w:tcPr>
    </w:tblStylePr>
    <w:tblStylePr w:type="neCell">
      <w:tblPr/>
      <w:tcPr>
        <w:tcBorders>
          <w:bottom w:val="single" w:sz="4" w:space="0" w:color="92CDDC" w:themeColor="accent5" w:themeTint="99"/>
        </w:tcBorders>
      </w:tcPr>
    </w:tblStylePr>
    <w:tblStylePr w:type="nwCell">
      <w:tblPr/>
      <w:tcPr>
        <w:tcBorders>
          <w:bottom w:val="single" w:sz="4" w:space="0" w:color="92CDDC" w:themeColor="accent5" w:themeTint="99"/>
        </w:tcBorders>
      </w:tcPr>
    </w:tblStylePr>
    <w:tblStylePr w:type="seCell">
      <w:tblPr/>
      <w:tcPr>
        <w:tcBorders>
          <w:top w:val="single" w:sz="4" w:space="0" w:color="92CDDC" w:themeColor="accent5" w:themeTint="99"/>
        </w:tcBorders>
      </w:tcPr>
    </w:tblStylePr>
    <w:tblStylePr w:type="swCell">
      <w:tblPr/>
      <w:tcPr>
        <w:tcBorders>
          <w:top w:val="single" w:sz="4" w:space="0" w:color="92CDDC" w:themeColor="accent5" w:themeTint="99"/>
        </w:tcBorders>
      </w:tcPr>
    </w:tblStylePr>
  </w:style>
  <w:style w:type="table" w:customStyle="1" w:styleId="GridTable3-Accent64">
    <w:name w:val="Grid Table 3 - Accent 64"/>
    <w:basedOn w:val="TableNormal"/>
    <w:uiPriority w:val="48"/>
    <w:rsid w:val="00C104D9"/>
    <w:rPr>
      <w:rFonts w:eastAsia="SimSun"/>
    </w:r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DE9D9" w:themeFill="accent6" w:themeFillTint="33"/>
      </w:tcPr>
    </w:tblStylePr>
    <w:tblStylePr w:type="band1Horz">
      <w:tblPr/>
      <w:tcPr>
        <w:shd w:val="clear" w:color="auto" w:fill="FDE9D9" w:themeFill="accent6" w:themeFillTint="33"/>
      </w:tcPr>
    </w:tblStylePr>
    <w:tblStylePr w:type="neCell">
      <w:tblPr/>
      <w:tcPr>
        <w:tcBorders>
          <w:bottom w:val="single" w:sz="4" w:space="0" w:color="FABF8F" w:themeColor="accent6" w:themeTint="99"/>
        </w:tcBorders>
      </w:tcPr>
    </w:tblStylePr>
    <w:tblStylePr w:type="nwCell">
      <w:tblPr/>
      <w:tcPr>
        <w:tcBorders>
          <w:bottom w:val="single" w:sz="4" w:space="0" w:color="FABF8F" w:themeColor="accent6" w:themeTint="99"/>
        </w:tcBorders>
      </w:tcPr>
    </w:tblStylePr>
    <w:tblStylePr w:type="seCell">
      <w:tblPr/>
      <w:tcPr>
        <w:tcBorders>
          <w:top w:val="single" w:sz="4" w:space="0" w:color="FABF8F" w:themeColor="accent6" w:themeTint="99"/>
        </w:tcBorders>
      </w:tcPr>
    </w:tblStylePr>
    <w:tblStylePr w:type="swCell">
      <w:tblPr/>
      <w:tcPr>
        <w:tcBorders>
          <w:top w:val="single" w:sz="4" w:space="0" w:color="FABF8F" w:themeColor="accent6" w:themeTint="99"/>
        </w:tcBorders>
      </w:tcPr>
    </w:tblStylePr>
  </w:style>
  <w:style w:type="table" w:customStyle="1" w:styleId="GridTable44">
    <w:name w:val="Grid Table 44"/>
    <w:basedOn w:val="TableNormal"/>
    <w:uiPriority w:val="49"/>
    <w:rsid w:val="00C104D9"/>
    <w:rPr>
      <w:rFonts w:eastAsia="SimSun"/>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GridTable4-Accent14">
    <w:name w:val="Grid Table 4 - Accent 14"/>
    <w:basedOn w:val="TableNormal"/>
    <w:uiPriority w:val="49"/>
    <w:rsid w:val="00C104D9"/>
    <w:rPr>
      <w:rFonts w:eastAsia="SimSun"/>
    </w:r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GridTable4-Accent24">
    <w:name w:val="Grid Table 4 - Accent 24"/>
    <w:basedOn w:val="TableNormal"/>
    <w:uiPriority w:val="49"/>
    <w:rsid w:val="00C104D9"/>
    <w:rPr>
      <w:rFonts w:eastAsia="SimSun"/>
    </w:rPr>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blStylePr w:type="firstRow">
      <w:rPr>
        <w:b/>
        <w:bCs/>
        <w:color w:val="FFFFFF" w:themeColor="background1"/>
      </w:rPr>
      <w:tblPr/>
      <w:tcPr>
        <w:tcBorders>
          <w:top w:val="single" w:sz="4" w:space="0" w:color="C0504D" w:themeColor="accent2"/>
          <w:left w:val="single" w:sz="4" w:space="0" w:color="C0504D" w:themeColor="accent2"/>
          <w:bottom w:val="single" w:sz="4" w:space="0" w:color="C0504D" w:themeColor="accent2"/>
          <w:right w:val="single" w:sz="4" w:space="0" w:color="C0504D" w:themeColor="accent2"/>
          <w:insideH w:val="nil"/>
          <w:insideV w:val="nil"/>
        </w:tcBorders>
        <w:shd w:val="clear" w:color="auto" w:fill="C0504D" w:themeFill="accent2"/>
      </w:tcPr>
    </w:tblStylePr>
    <w:tblStylePr w:type="lastRow">
      <w:rPr>
        <w:b/>
        <w:bCs/>
      </w:rPr>
      <w:tblPr/>
      <w:tcPr>
        <w:tcBorders>
          <w:top w:val="double" w:sz="4" w:space="0" w:color="C0504D" w:themeColor="accent2"/>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customStyle="1" w:styleId="GridTable4-Accent34">
    <w:name w:val="Grid Table 4 - Accent 34"/>
    <w:basedOn w:val="TableNormal"/>
    <w:uiPriority w:val="49"/>
    <w:rsid w:val="00C104D9"/>
    <w:rPr>
      <w:rFonts w:eastAsia="SimSun"/>
    </w:r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color w:val="FFFFFF" w:themeColor="background1"/>
      </w:rPr>
      <w:tblPr/>
      <w:tcPr>
        <w:tcBorders>
          <w:top w:val="single" w:sz="4" w:space="0" w:color="9BBB59" w:themeColor="accent3"/>
          <w:left w:val="single" w:sz="4" w:space="0" w:color="9BBB59" w:themeColor="accent3"/>
          <w:bottom w:val="single" w:sz="4" w:space="0" w:color="9BBB59" w:themeColor="accent3"/>
          <w:right w:val="single" w:sz="4" w:space="0" w:color="9BBB59" w:themeColor="accent3"/>
          <w:insideH w:val="nil"/>
          <w:insideV w:val="nil"/>
        </w:tcBorders>
        <w:shd w:val="clear" w:color="auto" w:fill="9BBB59" w:themeFill="accent3"/>
      </w:tcPr>
    </w:tblStylePr>
    <w:tblStylePr w:type="lastRow">
      <w:rPr>
        <w:b/>
        <w:bCs/>
      </w:rPr>
      <w:tblPr/>
      <w:tcPr>
        <w:tcBorders>
          <w:top w:val="double" w:sz="4" w:space="0" w:color="9BBB59" w:themeColor="accent3"/>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customStyle="1" w:styleId="GridTable4-Accent44">
    <w:name w:val="Grid Table 4 - Accent 44"/>
    <w:basedOn w:val="TableNormal"/>
    <w:uiPriority w:val="49"/>
    <w:rsid w:val="00C104D9"/>
    <w:rPr>
      <w:rFonts w:eastAsia="SimSun"/>
    </w:r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color w:val="FFFFFF" w:themeColor="background1"/>
      </w:rPr>
      <w:tblPr/>
      <w:tcPr>
        <w:tcBorders>
          <w:top w:val="single" w:sz="4" w:space="0" w:color="8064A2" w:themeColor="accent4"/>
          <w:left w:val="single" w:sz="4" w:space="0" w:color="8064A2" w:themeColor="accent4"/>
          <w:bottom w:val="single" w:sz="4" w:space="0" w:color="8064A2" w:themeColor="accent4"/>
          <w:right w:val="single" w:sz="4" w:space="0" w:color="8064A2" w:themeColor="accent4"/>
          <w:insideH w:val="nil"/>
          <w:insideV w:val="nil"/>
        </w:tcBorders>
        <w:shd w:val="clear" w:color="auto" w:fill="8064A2" w:themeFill="accent4"/>
      </w:tcPr>
    </w:tblStylePr>
    <w:tblStylePr w:type="lastRow">
      <w:rPr>
        <w:b/>
        <w:bCs/>
      </w:rPr>
      <w:tblPr/>
      <w:tcPr>
        <w:tcBorders>
          <w:top w:val="double" w:sz="4" w:space="0" w:color="8064A2" w:themeColor="accent4"/>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customStyle="1" w:styleId="GridTable4-Accent54">
    <w:name w:val="Grid Table 4 - Accent 54"/>
    <w:basedOn w:val="TableNormal"/>
    <w:uiPriority w:val="49"/>
    <w:rsid w:val="00C104D9"/>
    <w:rPr>
      <w:rFonts w:eastAsia="SimSun"/>
    </w:r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color w:val="FFFFFF" w:themeColor="background1"/>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insideH w:val="nil"/>
          <w:insideV w:val="nil"/>
        </w:tcBorders>
        <w:shd w:val="clear" w:color="auto" w:fill="4BACC6" w:themeFill="accent5"/>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GridTable4-Accent64">
    <w:name w:val="Grid Table 4 - Accent 64"/>
    <w:basedOn w:val="TableNormal"/>
    <w:uiPriority w:val="49"/>
    <w:rsid w:val="00C104D9"/>
    <w:rPr>
      <w:rFonts w:eastAsia="SimSun"/>
    </w:r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color w:val="FFFFFF" w:themeColor="background1"/>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insideH w:val="nil"/>
          <w:insideV w:val="nil"/>
        </w:tcBorders>
        <w:shd w:val="clear" w:color="auto" w:fill="F79646" w:themeFill="accent6"/>
      </w:tcPr>
    </w:tblStylePr>
    <w:tblStylePr w:type="lastRow">
      <w:rPr>
        <w:b/>
        <w:bCs/>
      </w:rPr>
      <w:tblPr/>
      <w:tcPr>
        <w:tcBorders>
          <w:top w:val="double" w:sz="4" w:space="0" w:color="F79646" w:themeColor="accent6"/>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customStyle="1" w:styleId="GridTable5Dark4">
    <w:name w:val="Grid Table 5 Dark4"/>
    <w:basedOn w:val="TableNormal"/>
    <w:uiPriority w:val="50"/>
    <w:rsid w:val="00C104D9"/>
    <w:rPr>
      <w:rFonts w:eastAsia="SimSun"/>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customStyle="1" w:styleId="GridTable5Dark-Accent14">
    <w:name w:val="Grid Table 5 Dark - Accent 14"/>
    <w:basedOn w:val="TableNormal"/>
    <w:uiPriority w:val="50"/>
    <w:rsid w:val="00C104D9"/>
    <w:rPr>
      <w:rFonts w:eastAsia="SimSun"/>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BE5F1"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F81BD"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F81BD"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F81BD"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F81BD" w:themeFill="accent1"/>
      </w:tcPr>
    </w:tblStylePr>
    <w:tblStylePr w:type="band1Vert">
      <w:tblPr/>
      <w:tcPr>
        <w:shd w:val="clear" w:color="auto" w:fill="B8CCE4" w:themeFill="accent1" w:themeFillTint="66"/>
      </w:tcPr>
    </w:tblStylePr>
    <w:tblStylePr w:type="band1Horz">
      <w:tblPr/>
      <w:tcPr>
        <w:shd w:val="clear" w:color="auto" w:fill="B8CCE4" w:themeFill="accent1" w:themeFillTint="66"/>
      </w:tcPr>
    </w:tblStylePr>
  </w:style>
  <w:style w:type="table" w:customStyle="1" w:styleId="GridTable5Dark-Accent24">
    <w:name w:val="Grid Table 5 Dark - Accent 24"/>
    <w:basedOn w:val="TableNormal"/>
    <w:uiPriority w:val="50"/>
    <w:rsid w:val="00C104D9"/>
    <w:rPr>
      <w:rFonts w:eastAsia="SimSun"/>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2DBDB"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C0504D"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C0504D"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C0504D"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C0504D" w:themeFill="accent2"/>
      </w:tcPr>
    </w:tblStylePr>
    <w:tblStylePr w:type="band1Vert">
      <w:tblPr/>
      <w:tcPr>
        <w:shd w:val="clear" w:color="auto" w:fill="E5B8B7" w:themeFill="accent2" w:themeFillTint="66"/>
      </w:tcPr>
    </w:tblStylePr>
    <w:tblStylePr w:type="band1Horz">
      <w:tblPr/>
      <w:tcPr>
        <w:shd w:val="clear" w:color="auto" w:fill="E5B8B7" w:themeFill="accent2" w:themeFillTint="66"/>
      </w:tcPr>
    </w:tblStylePr>
  </w:style>
  <w:style w:type="table" w:customStyle="1" w:styleId="GridTable5Dark-Accent34">
    <w:name w:val="Grid Table 5 Dark - Accent 34"/>
    <w:basedOn w:val="TableNormal"/>
    <w:uiPriority w:val="50"/>
    <w:rsid w:val="00C104D9"/>
    <w:rPr>
      <w:rFonts w:eastAsia="SimSun"/>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AF1D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9BBB59"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9BBB59"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9BBB59"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9BBB59" w:themeFill="accent3"/>
      </w:tcPr>
    </w:tblStylePr>
    <w:tblStylePr w:type="band1Vert">
      <w:tblPr/>
      <w:tcPr>
        <w:shd w:val="clear" w:color="auto" w:fill="D6E3BC" w:themeFill="accent3" w:themeFillTint="66"/>
      </w:tcPr>
    </w:tblStylePr>
    <w:tblStylePr w:type="band1Horz">
      <w:tblPr/>
      <w:tcPr>
        <w:shd w:val="clear" w:color="auto" w:fill="D6E3BC" w:themeFill="accent3" w:themeFillTint="66"/>
      </w:tcPr>
    </w:tblStylePr>
  </w:style>
  <w:style w:type="table" w:customStyle="1" w:styleId="GridTable5Dark-Accent44">
    <w:name w:val="Grid Table 5 Dark - Accent 44"/>
    <w:basedOn w:val="TableNormal"/>
    <w:uiPriority w:val="50"/>
    <w:rsid w:val="00C104D9"/>
    <w:rPr>
      <w:rFonts w:eastAsia="SimSun"/>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5DFEC"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8064A2"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8064A2"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8064A2"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8064A2" w:themeFill="accent4"/>
      </w:tcPr>
    </w:tblStylePr>
    <w:tblStylePr w:type="band1Vert">
      <w:tblPr/>
      <w:tcPr>
        <w:shd w:val="clear" w:color="auto" w:fill="CCC0D9" w:themeFill="accent4" w:themeFillTint="66"/>
      </w:tcPr>
    </w:tblStylePr>
    <w:tblStylePr w:type="band1Horz">
      <w:tblPr/>
      <w:tcPr>
        <w:shd w:val="clear" w:color="auto" w:fill="CCC0D9" w:themeFill="accent4" w:themeFillTint="66"/>
      </w:tcPr>
    </w:tblStylePr>
  </w:style>
  <w:style w:type="table" w:customStyle="1" w:styleId="GridTable5Dark-Accent54">
    <w:name w:val="Grid Table 5 Dark - Accent 54"/>
    <w:basedOn w:val="TableNormal"/>
    <w:uiPriority w:val="50"/>
    <w:rsid w:val="00C104D9"/>
    <w:rPr>
      <w:rFonts w:eastAsia="SimSun"/>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AEE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BACC6"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BACC6"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BACC6"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BACC6" w:themeFill="accent5"/>
      </w:tcPr>
    </w:tblStylePr>
    <w:tblStylePr w:type="band1Vert">
      <w:tblPr/>
      <w:tcPr>
        <w:shd w:val="clear" w:color="auto" w:fill="B6DDE8" w:themeFill="accent5" w:themeFillTint="66"/>
      </w:tcPr>
    </w:tblStylePr>
    <w:tblStylePr w:type="band1Horz">
      <w:tblPr/>
      <w:tcPr>
        <w:shd w:val="clear" w:color="auto" w:fill="B6DDE8" w:themeFill="accent5" w:themeFillTint="66"/>
      </w:tcPr>
    </w:tblStylePr>
  </w:style>
  <w:style w:type="table" w:customStyle="1" w:styleId="GridTable5Dark-Accent64">
    <w:name w:val="Grid Table 5 Dark - Accent 64"/>
    <w:basedOn w:val="TableNormal"/>
    <w:uiPriority w:val="50"/>
    <w:rsid w:val="00C104D9"/>
    <w:rPr>
      <w:rFonts w:eastAsia="SimSun"/>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DE9D9"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F79646"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F79646"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F79646"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F79646" w:themeFill="accent6"/>
      </w:tcPr>
    </w:tblStylePr>
    <w:tblStylePr w:type="band1Vert">
      <w:tblPr/>
      <w:tcPr>
        <w:shd w:val="clear" w:color="auto" w:fill="FBD4B4" w:themeFill="accent6" w:themeFillTint="66"/>
      </w:tcPr>
    </w:tblStylePr>
    <w:tblStylePr w:type="band1Horz">
      <w:tblPr/>
      <w:tcPr>
        <w:shd w:val="clear" w:color="auto" w:fill="FBD4B4" w:themeFill="accent6" w:themeFillTint="66"/>
      </w:tcPr>
    </w:tblStylePr>
  </w:style>
  <w:style w:type="table" w:customStyle="1" w:styleId="GridTable6Colorful4">
    <w:name w:val="Grid Table 6 Colorful4"/>
    <w:basedOn w:val="TableNormal"/>
    <w:uiPriority w:val="51"/>
    <w:rsid w:val="00C104D9"/>
    <w:rPr>
      <w:rFonts w:eastAsia="SimSun"/>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GridTable6Colorful-Accent14">
    <w:name w:val="Grid Table 6 Colorful - Accent 14"/>
    <w:basedOn w:val="TableNormal"/>
    <w:uiPriority w:val="51"/>
    <w:rsid w:val="00C104D9"/>
    <w:rPr>
      <w:rFonts w:eastAsia="SimSun"/>
      <w:color w:val="365F91" w:themeColor="accent1" w:themeShade="BF"/>
    </w:r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4" w:space="0" w:color="95B3D7" w:themeColor="accent1" w:themeTint="99"/>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GridTable6Colorful-Accent24">
    <w:name w:val="Grid Table 6 Colorful - Accent 24"/>
    <w:basedOn w:val="TableNormal"/>
    <w:uiPriority w:val="51"/>
    <w:rsid w:val="00C104D9"/>
    <w:rPr>
      <w:rFonts w:eastAsia="SimSun"/>
      <w:color w:val="943634" w:themeColor="accent2" w:themeShade="BF"/>
    </w:rPr>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blStylePr w:type="firstRow">
      <w:rPr>
        <w:b/>
        <w:bCs/>
      </w:rPr>
      <w:tblPr/>
      <w:tcPr>
        <w:tcBorders>
          <w:bottom w:val="single" w:sz="12" w:space="0" w:color="D99594" w:themeColor="accent2" w:themeTint="99"/>
        </w:tcBorders>
      </w:tcPr>
    </w:tblStylePr>
    <w:tblStylePr w:type="lastRow">
      <w:rPr>
        <w:b/>
        <w:bCs/>
      </w:rPr>
      <w:tblPr/>
      <w:tcPr>
        <w:tcBorders>
          <w:top w:val="double" w:sz="4" w:space="0" w:color="D99594" w:themeColor="accent2" w:themeTint="99"/>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customStyle="1" w:styleId="GridTable6Colorful-Accent34">
    <w:name w:val="Grid Table 6 Colorful - Accent 34"/>
    <w:basedOn w:val="TableNormal"/>
    <w:uiPriority w:val="51"/>
    <w:rsid w:val="00C104D9"/>
    <w:rPr>
      <w:rFonts w:eastAsia="SimSun"/>
      <w:color w:val="76923C" w:themeColor="accent3" w:themeShade="BF"/>
    </w:r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rPr>
      <w:tblPr/>
      <w:tcPr>
        <w:tcBorders>
          <w:bottom w:val="single" w:sz="12" w:space="0" w:color="C2D69B" w:themeColor="accent3" w:themeTint="99"/>
        </w:tcBorders>
      </w:tcPr>
    </w:tblStylePr>
    <w:tblStylePr w:type="lastRow">
      <w:rPr>
        <w:b/>
        <w:bCs/>
      </w:rPr>
      <w:tblPr/>
      <w:tcPr>
        <w:tcBorders>
          <w:top w:val="double" w:sz="4" w:space="0" w:color="C2D69B" w:themeColor="accent3" w:themeTint="99"/>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customStyle="1" w:styleId="GridTable6Colorful-Accent44">
    <w:name w:val="Grid Table 6 Colorful - Accent 44"/>
    <w:basedOn w:val="TableNormal"/>
    <w:uiPriority w:val="51"/>
    <w:rsid w:val="00C104D9"/>
    <w:rPr>
      <w:rFonts w:eastAsia="SimSun"/>
      <w:color w:val="5F497A" w:themeColor="accent4" w:themeShade="BF"/>
    </w:r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rPr>
      <w:tblPr/>
      <w:tcPr>
        <w:tcBorders>
          <w:bottom w:val="single" w:sz="12" w:space="0" w:color="B2A1C7" w:themeColor="accent4" w:themeTint="99"/>
        </w:tcBorders>
      </w:tcPr>
    </w:tblStylePr>
    <w:tblStylePr w:type="lastRow">
      <w:rPr>
        <w:b/>
        <w:bCs/>
      </w:rPr>
      <w:tblPr/>
      <w:tcPr>
        <w:tcBorders>
          <w:top w:val="double" w:sz="4" w:space="0" w:color="B2A1C7" w:themeColor="accent4" w:themeTint="99"/>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customStyle="1" w:styleId="GridTable6Colorful-Accent54">
    <w:name w:val="Grid Table 6 Colorful - Accent 54"/>
    <w:basedOn w:val="TableNormal"/>
    <w:uiPriority w:val="51"/>
    <w:rsid w:val="00C104D9"/>
    <w:rPr>
      <w:rFonts w:eastAsia="SimSun"/>
      <w:color w:val="31849B" w:themeColor="accent5" w:themeShade="BF"/>
    </w:r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rPr>
      <w:tblPr/>
      <w:tcPr>
        <w:tcBorders>
          <w:bottom w:val="single" w:sz="12" w:space="0" w:color="92CDDC" w:themeColor="accent5" w:themeTint="99"/>
        </w:tcBorders>
      </w:tcPr>
    </w:tblStylePr>
    <w:tblStylePr w:type="lastRow">
      <w:rPr>
        <w:b/>
        <w:bCs/>
      </w:rPr>
      <w:tblPr/>
      <w:tcPr>
        <w:tcBorders>
          <w:top w:val="double" w:sz="4" w:space="0" w:color="92CDDC" w:themeColor="accent5" w:themeTint="99"/>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GridTable6Colorful-Accent64">
    <w:name w:val="Grid Table 6 Colorful - Accent 64"/>
    <w:basedOn w:val="TableNormal"/>
    <w:uiPriority w:val="51"/>
    <w:rsid w:val="00C104D9"/>
    <w:rPr>
      <w:rFonts w:eastAsia="SimSun"/>
      <w:color w:val="E36C0A" w:themeColor="accent6" w:themeShade="BF"/>
    </w:r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rPr>
      <w:tblPr/>
      <w:tcPr>
        <w:tcBorders>
          <w:bottom w:val="single" w:sz="12" w:space="0" w:color="FABF8F" w:themeColor="accent6" w:themeTint="99"/>
        </w:tcBorders>
      </w:tcPr>
    </w:tblStylePr>
    <w:tblStylePr w:type="lastRow">
      <w:rPr>
        <w:b/>
        <w:bCs/>
      </w:rPr>
      <w:tblPr/>
      <w:tcPr>
        <w:tcBorders>
          <w:top w:val="double" w:sz="4" w:space="0" w:color="FABF8F" w:themeColor="accent6" w:themeTint="99"/>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customStyle="1" w:styleId="GridTable7Colorful4">
    <w:name w:val="Grid Table 7 Colorful4"/>
    <w:basedOn w:val="TableNormal"/>
    <w:uiPriority w:val="52"/>
    <w:rsid w:val="00C104D9"/>
    <w:rPr>
      <w:rFonts w:eastAsia="SimSun"/>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customStyle="1" w:styleId="GridTable7Colorful-Accent14">
    <w:name w:val="Grid Table 7 Colorful - Accent 14"/>
    <w:basedOn w:val="TableNormal"/>
    <w:uiPriority w:val="52"/>
    <w:rsid w:val="00C104D9"/>
    <w:rPr>
      <w:rFonts w:eastAsia="SimSun"/>
      <w:color w:val="365F91" w:themeColor="accent1" w:themeShade="BF"/>
    </w:r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BE5F1" w:themeFill="accent1" w:themeFillTint="33"/>
      </w:tcPr>
    </w:tblStylePr>
    <w:tblStylePr w:type="band1Horz">
      <w:tblPr/>
      <w:tcPr>
        <w:shd w:val="clear" w:color="auto" w:fill="DBE5F1" w:themeFill="accent1" w:themeFillTint="33"/>
      </w:tcPr>
    </w:tblStylePr>
    <w:tblStylePr w:type="neCell">
      <w:tblPr/>
      <w:tcPr>
        <w:tcBorders>
          <w:bottom w:val="single" w:sz="4" w:space="0" w:color="95B3D7" w:themeColor="accent1" w:themeTint="99"/>
        </w:tcBorders>
      </w:tcPr>
    </w:tblStylePr>
    <w:tblStylePr w:type="nwCell">
      <w:tblPr/>
      <w:tcPr>
        <w:tcBorders>
          <w:bottom w:val="single" w:sz="4" w:space="0" w:color="95B3D7" w:themeColor="accent1" w:themeTint="99"/>
        </w:tcBorders>
      </w:tcPr>
    </w:tblStylePr>
    <w:tblStylePr w:type="seCell">
      <w:tblPr/>
      <w:tcPr>
        <w:tcBorders>
          <w:top w:val="single" w:sz="4" w:space="0" w:color="95B3D7" w:themeColor="accent1" w:themeTint="99"/>
        </w:tcBorders>
      </w:tcPr>
    </w:tblStylePr>
    <w:tblStylePr w:type="swCell">
      <w:tblPr/>
      <w:tcPr>
        <w:tcBorders>
          <w:top w:val="single" w:sz="4" w:space="0" w:color="95B3D7" w:themeColor="accent1" w:themeTint="99"/>
        </w:tcBorders>
      </w:tcPr>
    </w:tblStylePr>
  </w:style>
  <w:style w:type="table" w:customStyle="1" w:styleId="GridTable7Colorful-Accent24">
    <w:name w:val="Grid Table 7 Colorful - Accent 24"/>
    <w:basedOn w:val="TableNormal"/>
    <w:uiPriority w:val="52"/>
    <w:rsid w:val="00C104D9"/>
    <w:rPr>
      <w:rFonts w:eastAsia="SimSun"/>
      <w:color w:val="943634" w:themeColor="accent2" w:themeShade="BF"/>
    </w:rPr>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2DBDB" w:themeFill="accent2" w:themeFillTint="33"/>
      </w:tcPr>
    </w:tblStylePr>
    <w:tblStylePr w:type="band1Horz">
      <w:tblPr/>
      <w:tcPr>
        <w:shd w:val="clear" w:color="auto" w:fill="F2DBDB" w:themeFill="accent2" w:themeFillTint="33"/>
      </w:tcPr>
    </w:tblStylePr>
    <w:tblStylePr w:type="neCell">
      <w:tblPr/>
      <w:tcPr>
        <w:tcBorders>
          <w:bottom w:val="single" w:sz="4" w:space="0" w:color="D99594" w:themeColor="accent2" w:themeTint="99"/>
        </w:tcBorders>
      </w:tcPr>
    </w:tblStylePr>
    <w:tblStylePr w:type="nwCell">
      <w:tblPr/>
      <w:tcPr>
        <w:tcBorders>
          <w:bottom w:val="single" w:sz="4" w:space="0" w:color="D99594" w:themeColor="accent2" w:themeTint="99"/>
        </w:tcBorders>
      </w:tcPr>
    </w:tblStylePr>
    <w:tblStylePr w:type="seCell">
      <w:tblPr/>
      <w:tcPr>
        <w:tcBorders>
          <w:top w:val="single" w:sz="4" w:space="0" w:color="D99594" w:themeColor="accent2" w:themeTint="99"/>
        </w:tcBorders>
      </w:tcPr>
    </w:tblStylePr>
    <w:tblStylePr w:type="swCell">
      <w:tblPr/>
      <w:tcPr>
        <w:tcBorders>
          <w:top w:val="single" w:sz="4" w:space="0" w:color="D99594" w:themeColor="accent2" w:themeTint="99"/>
        </w:tcBorders>
      </w:tcPr>
    </w:tblStylePr>
  </w:style>
  <w:style w:type="table" w:customStyle="1" w:styleId="GridTable7Colorful-Accent34">
    <w:name w:val="Grid Table 7 Colorful - Accent 34"/>
    <w:basedOn w:val="TableNormal"/>
    <w:uiPriority w:val="52"/>
    <w:rsid w:val="00C104D9"/>
    <w:rPr>
      <w:rFonts w:eastAsia="SimSun"/>
      <w:color w:val="76923C" w:themeColor="accent3" w:themeShade="BF"/>
    </w:r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AF1DD" w:themeFill="accent3" w:themeFillTint="33"/>
      </w:tcPr>
    </w:tblStylePr>
    <w:tblStylePr w:type="band1Horz">
      <w:tblPr/>
      <w:tcPr>
        <w:shd w:val="clear" w:color="auto" w:fill="EAF1DD" w:themeFill="accent3" w:themeFillTint="33"/>
      </w:tcPr>
    </w:tblStylePr>
    <w:tblStylePr w:type="neCell">
      <w:tblPr/>
      <w:tcPr>
        <w:tcBorders>
          <w:bottom w:val="single" w:sz="4" w:space="0" w:color="C2D69B" w:themeColor="accent3" w:themeTint="99"/>
        </w:tcBorders>
      </w:tcPr>
    </w:tblStylePr>
    <w:tblStylePr w:type="nwCell">
      <w:tblPr/>
      <w:tcPr>
        <w:tcBorders>
          <w:bottom w:val="single" w:sz="4" w:space="0" w:color="C2D69B" w:themeColor="accent3" w:themeTint="99"/>
        </w:tcBorders>
      </w:tcPr>
    </w:tblStylePr>
    <w:tblStylePr w:type="seCell">
      <w:tblPr/>
      <w:tcPr>
        <w:tcBorders>
          <w:top w:val="single" w:sz="4" w:space="0" w:color="C2D69B" w:themeColor="accent3" w:themeTint="99"/>
        </w:tcBorders>
      </w:tcPr>
    </w:tblStylePr>
    <w:tblStylePr w:type="swCell">
      <w:tblPr/>
      <w:tcPr>
        <w:tcBorders>
          <w:top w:val="single" w:sz="4" w:space="0" w:color="C2D69B" w:themeColor="accent3" w:themeTint="99"/>
        </w:tcBorders>
      </w:tcPr>
    </w:tblStylePr>
  </w:style>
  <w:style w:type="table" w:customStyle="1" w:styleId="GridTable7Colorful-Accent44">
    <w:name w:val="Grid Table 7 Colorful - Accent 44"/>
    <w:basedOn w:val="TableNormal"/>
    <w:uiPriority w:val="52"/>
    <w:rsid w:val="00C104D9"/>
    <w:rPr>
      <w:rFonts w:eastAsia="SimSun"/>
      <w:color w:val="5F497A" w:themeColor="accent4" w:themeShade="BF"/>
    </w:r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5DFEC" w:themeFill="accent4" w:themeFillTint="33"/>
      </w:tcPr>
    </w:tblStylePr>
    <w:tblStylePr w:type="band1Horz">
      <w:tblPr/>
      <w:tcPr>
        <w:shd w:val="clear" w:color="auto" w:fill="E5DFEC" w:themeFill="accent4" w:themeFillTint="33"/>
      </w:tcPr>
    </w:tblStylePr>
    <w:tblStylePr w:type="neCell">
      <w:tblPr/>
      <w:tcPr>
        <w:tcBorders>
          <w:bottom w:val="single" w:sz="4" w:space="0" w:color="B2A1C7" w:themeColor="accent4" w:themeTint="99"/>
        </w:tcBorders>
      </w:tcPr>
    </w:tblStylePr>
    <w:tblStylePr w:type="nwCell">
      <w:tblPr/>
      <w:tcPr>
        <w:tcBorders>
          <w:bottom w:val="single" w:sz="4" w:space="0" w:color="B2A1C7" w:themeColor="accent4" w:themeTint="99"/>
        </w:tcBorders>
      </w:tcPr>
    </w:tblStylePr>
    <w:tblStylePr w:type="seCell">
      <w:tblPr/>
      <w:tcPr>
        <w:tcBorders>
          <w:top w:val="single" w:sz="4" w:space="0" w:color="B2A1C7" w:themeColor="accent4" w:themeTint="99"/>
        </w:tcBorders>
      </w:tcPr>
    </w:tblStylePr>
    <w:tblStylePr w:type="swCell">
      <w:tblPr/>
      <w:tcPr>
        <w:tcBorders>
          <w:top w:val="single" w:sz="4" w:space="0" w:color="B2A1C7" w:themeColor="accent4" w:themeTint="99"/>
        </w:tcBorders>
      </w:tcPr>
    </w:tblStylePr>
  </w:style>
  <w:style w:type="table" w:customStyle="1" w:styleId="GridTable7Colorful-Accent54">
    <w:name w:val="Grid Table 7 Colorful - Accent 54"/>
    <w:basedOn w:val="TableNormal"/>
    <w:uiPriority w:val="52"/>
    <w:rsid w:val="00C104D9"/>
    <w:rPr>
      <w:rFonts w:eastAsia="SimSun"/>
      <w:color w:val="31849B" w:themeColor="accent5" w:themeShade="BF"/>
    </w:r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AEEF3" w:themeFill="accent5" w:themeFillTint="33"/>
      </w:tcPr>
    </w:tblStylePr>
    <w:tblStylePr w:type="band1Horz">
      <w:tblPr/>
      <w:tcPr>
        <w:shd w:val="clear" w:color="auto" w:fill="DAEEF3" w:themeFill="accent5" w:themeFillTint="33"/>
      </w:tcPr>
    </w:tblStylePr>
    <w:tblStylePr w:type="neCell">
      <w:tblPr/>
      <w:tcPr>
        <w:tcBorders>
          <w:bottom w:val="single" w:sz="4" w:space="0" w:color="92CDDC" w:themeColor="accent5" w:themeTint="99"/>
        </w:tcBorders>
      </w:tcPr>
    </w:tblStylePr>
    <w:tblStylePr w:type="nwCell">
      <w:tblPr/>
      <w:tcPr>
        <w:tcBorders>
          <w:bottom w:val="single" w:sz="4" w:space="0" w:color="92CDDC" w:themeColor="accent5" w:themeTint="99"/>
        </w:tcBorders>
      </w:tcPr>
    </w:tblStylePr>
    <w:tblStylePr w:type="seCell">
      <w:tblPr/>
      <w:tcPr>
        <w:tcBorders>
          <w:top w:val="single" w:sz="4" w:space="0" w:color="92CDDC" w:themeColor="accent5" w:themeTint="99"/>
        </w:tcBorders>
      </w:tcPr>
    </w:tblStylePr>
    <w:tblStylePr w:type="swCell">
      <w:tblPr/>
      <w:tcPr>
        <w:tcBorders>
          <w:top w:val="single" w:sz="4" w:space="0" w:color="92CDDC" w:themeColor="accent5" w:themeTint="99"/>
        </w:tcBorders>
      </w:tcPr>
    </w:tblStylePr>
  </w:style>
  <w:style w:type="table" w:customStyle="1" w:styleId="GridTable7Colorful-Accent64">
    <w:name w:val="Grid Table 7 Colorful - Accent 64"/>
    <w:basedOn w:val="TableNormal"/>
    <w:uiPriority w:val="52"/>
    <w:rsid w:val="00C104D9"/>
    <w:rPr>
      <w:rFonts w:eastAsia="SimSun"/>
      <w:color w:val="E36C0A" w:themeColor="accent6" w:themeShade="BF"/>
    </w:r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DE9D9" w:themeFill="accent6" w:themeFillTint="33"/>
      </w:tcPr>
    </w:tblStylePr>
    <w:tblStylePr w:type="band1Horz">
      <w:tblPr/>
      <w:tcPr>
        <w:shd w:val="clear" w:color="auto" w:fill="FDE9D9" w:themeFill="accent6" w:themeFillTint="33"/>
      </w:tcPr>
    </w:tblStylePr>
    <w:tblStylePr w:type="neCell">
      <w:tblPr/>
      <w:tcPr>
        <w:tcBorders>
          <w:bottom w:val="single" w:sz="4" w:space="0" w:color="FABF8F" w:themeColor="accent6" w:themeTint="99"/>
        </w:tcBorders>
      </w:tcPr>
    </w:tblStylePr>
    <w:tblStylePr w:type="nwCell">
      <w:tblPr/>
      <w:tcPr>
        <w:tcBorders>
          <w:bottom w:val="single" w:sz="4" w:space="0" w:color="FABF8F" w:themeColor="accent6" w:themeTint="99"/>
        </w:tcBorders>
      </w:tcPr>
    </w:tblStylePr>
    <w:tblStylePr w:type="seCell">
      <w:tblPr/>
      <w:tcPr>
        <w:tcBorders>
          <w:top w:val="single" w:sz="4" w:space="0" w:color="FABF8F" w:themeColor="accent6" w:themeTint="99"/>
        </w:tcBorders>
      </w:tcPr>
    </w:tblStylePr>
    <w:tblStylePr w:type="swCell">
      <w:tblPr/>
      <w:tcPr>
        <w:tcBorders>
          <w:top w:val="single" w:sz="4" w:space="0" w:color="FABF8F" w:themeColor="accent6" w:themeTint="99"/>
        </w:tcBorders>
      </w:tcPr>
    </w:tblStylePr>
  </w:style>
  <w:style w:type="character" w:customStyle="1" w:styleId="Hashtag2">
    <w:name w:val="Hashtag2"/>
    <w:basedOn w:val="DefaultParagraphFont"/>
    <w:uiPriority w:val="99"/>
    <w:semiHidden/>
    <w:unhideWhenUsed/>
    <w:rsid w:val="00C104D9"/>
    <w:rPr>
      <w:color w:val="2B579A"/>
      <w:shd w:val="clear" w:color="auto" w:fill="E6E6E6"/>
    </w:rPr>
  </w:style>
  <w:style w:type="table" w:customStyle="1" w:styleId="ListTable1Light4">
    <w:name w:val="List Table 1 Light4"/>
    <w:basedOn w:val="TableNormal"/>
    <w:uiPriority w:val="46"/>
    <w:rsid w:val="00C104D9"/>
    <w:rPr>
      <w:rFonts w:eastAsia="SimSun"/>
    </w:rPr>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ListTable1Light-Accent14">
    <w:name w:val="List Table 1 Light - Accent 14"/>
    <w:basedOn w:val="TableNormal"/>
    <w:uiPriority w:val="46"/>
    <w:rsid w:val="00C104D9"/>
    <w:rPr>
      <w:rFonts w:eastAsia="SimSun"/>
    </w:rPr>
    <w:tblPr>
      <w:tblStyleRowBandSize w:val="1"/>
      <w:tblStyleColBandSize w:val="1"/>
    </w:tblPr>
    <w:tblStylePr w:type="firstRow">
      <w:rPr>
        <w:b/>
        <w:bCs/>
      </w:rPr>
      <w:tblPr/>
      <w:tcPr>
        <w:tcBorders>
          <w:bottom w:val="single" w:sz="4" w:space="0" w:color="95B3D7" w:themeColor="accent1" w:themeTint="99"/>
        </w:tcBorders>
      </w:tcPr>
    </w:tblStylePr>
    <w:tblStylePr w:type="lastRow">
      <w:rPr>
        <w:b/>
        <w:bCs/>
      </w:rPr>
      <w:tblPr/>
      <w:tcPr>
        <w:tcBorders>
          <w:top w:val="single" w:sz="4" w:space="0" w:color="95B3D7" w:themeColor="accent1" w:themeTint="99"/>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ListTable1Light-Accent24">
    <w:name w:val="List Table 1 Light - Accent 24"/>
    <w:basedOn w:val="TableNormal"/>
    <w:uiPriority w:val="46"/>
    <w:rsid w:val="00C104D9"/>
    <w:rPr>
      <w:rFonts w:eastAsia="SimSun"/>
    </w:rPr>
    <w:tblPr>
      <w:tblStyleRowBandSize w:val="1"/>
      <w:tblStyleColBandSize w:val="1"/>
    </w:tblPr>
    <w:tblStylePr w:type="firstRow">
      <w:rPr>
        <w:b/>
        <w:bCs/>
      </w:rPr>
      <w:tblPr/>
      <w:tcPr>
        <w:tcBorders>
          <w:bottom w:val="single" w:sz="4" w:space="0" w:color="D99594" w:themeColor="accent2" w:themeTint="99"/>
        </w:tcBorders>
      </w:tcPr>
    </w:tblStylePr>
    <w:tblStylePr w:type="lastRow">
      <w:rPr>
        <w:b/>
        <w:bCs/>
      </w:rPr>
      <w:tblPr/>
      <w:tcPr>
        <w:tcBorders>
          <w:top w:val="single" w:sz="4" w:space="0" w:color="D99594" w:themeColor="accent2" w:themeTint="99"/>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customStyle="1" w:styleId="ListTable1Light-Accent34">
    <w:name w:val="List Table 1 Light - Accent 34"/>
    <w:basedOn w:val="TableNormal"/>
    <w:uiPriority w:val="46"/>
    <w:rsid w:val="00C104D9"/>
    <w:rPr>
      <w:rFonts w:eastAsia="SimSun"/>
    </w:rPr>
    <w:tblPr>
      <w:tblStyleRowBandSize w:val="1"/>
      <w:tblStyleColBandSize w:val="1"/>
    </w:tblPr>
    <w:tblStylePr w:type="firstRow">
      <w:rPr>
        <w:b/>
        <w:bCs/>
      </w:rPr>
      <w:tblPr/>
      <w:tcPr>
        <w:tcBorders>
          <w:bottom w:val="single" w:sz="4" w:space="0" w:color="C2D69B" w:themeColor="accent3" w:themeTint="99"/>
        </w:tcBorders>
      </w:tcPr>
    </w:tblStylePr>
    <w:tblStylePr w:type="lastRow">
      <w:rPr>
        <w:b/>
        <w:bCs/>
      </w:rPr>
      <w:tblPr/>
      <w:tcPr>
        <w:tcBorders>
          <w:top w:val="single" w:sz="4" w:space="0" w:color="C2D69B" w:themeColor="accent3" w:themeTint="99"/>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customStyle="1" w:styleId="ListTable1Light-Accent44">
    <w:name w:val="List Table 1 Light - Accent 44"/>
    <w:basedOn w:val="TableNormal"/>
    <w:uiPriority w:val="46"/>
    <w:rsid w:val="00C104D9"/>
    <w:rPr>
      <w:rFonts w:eastAsia="SimSun"/>
    </w:rPr>
    <w:tblPr>
      <w:tblStyleRowBandSize w:val="1"/>
      <w:tblStyleColBandSize w:val="1"/>
    </w:tblPr>
    <w:tblStylePr w:type="firstRow">
      <w:rPr>
        <w:b/>
        <w:bCs/>
      </w:rPr>
      <w:tblPr/>
      <w:tcPr>
        <w:tcBorders>
          <w:bottom w:val="single" w:sz="4" w:space="0" w:color="B2A1C7" w:themeColor="accent4" w:themeTint="99"/>
        </w:tcBorders>
      </w:tcPr>
    </w:tblStylePr>
    <w:tblStylePr w:type="lastRow">
      <w:rPr>
        <w:b/>
        <w:bCs/>
      </w:rPr>
      <w:tblPr/>
      <w:tcPr>
        <w:tcBorders>
          <w:top w:val="single" w:sz="4" w:space="0" w:color="B2A1C7" w:themeColor="accent4" w:themeTint="99"/>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customStyle="1" w:styleId="ListTable1Light-Accent54">
    <w:name w:val="List Table 1 Light - Accent 54"/>
    <w:basedOn w:val="TableNormal"/>
    <w:uiPriority w:val="46"/>
    <w:rsid w:val="00C104D9"/>
    <w:rPr>
      <w:rFonts w:eastAsia="SimSun"/>
    </w:rPr>
    <w:tblPr>
      <w:tblStyleRowBandSize w:val="1"/>
      <w:tblStyleColBandSize w:val="1"/>
    </w:tblPr>
    <w:tblStylePr w:type="firstRow">
      <w:rPr>
        <w:b/>
        <w:bCs/>
      </w:rPr>
      <w:tblPr/>
      <w:tcPr>
        <w:tcBorders>
          <w:bottom w:val="single" w:sz="4" w:space="0" w:color="92CDDC" w:themeColor="accent5" w:themeTint="99"/>
        </w:tcBorders>
      </w:tcPr>
    </w:tblStylePr>
    <w:tblStylePr w:type="lastRow">
      <w:rPr>
        <w:b/>
        <w:bCs/>
      </w:rPr>
      <w:tblPr/>
      <w:tcPr>
        <w:tcBorders>
          <w:top w:val="single" w:sz="4" w:space="0" w:color="92CDDC" w:themeColor="accent5" w:themeTint="99"/>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ListTable1Light-Accent64">
    <w:name w:val="List Table 1 Light - Accent 64"/>
    <w:basedOn w:val="TableNormal"/>
    <w:uiPriority w:val="46"/>
    <w:rsid w:val="00C104D9"/>
    <w:rPr>
      <w:rFonts w:eastAsia="SimSun"/>
    </w:rPr>
    <w:tblPr>
      <w:tblStyleRowBandSize w:val="1"/>
      <w:tblStyleColBandSize w:val="1"/>
    </w:tblPr>
    <w:tblStylePr w:type="firstRow">
      <w:rPr>
        <w:b/>
        <w:bCs/>
      </w:rPr>
      <w:tblPr/>
      <w:tcPr>
        <w:tcBorders>
          <w:bottom w:val="single" w:sz="4" w:space="0" w:color="FABF8F" w:themeColor="accent6" w:themeTint="99"/>
        </w:tcBorders>
      </w:tcPr>
    </w:tblStylePr>
    <w:tblStylePr w:type="lastRow">
      <w:rPr>
        <w:b/>
        <w:bCs/>
      </w:rPr>
      <w:tblPr/>
      <w:tcPr>
        <w:tcBorders>
          <w:top w:val="single" w:sz="4" w:space="0" w:color="FABF8F" w:themeColor="accent6" w:themeTint="99"/>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customStyle="1" w:styleId="ListTable24">
    <w:name w:val="List Table 24"/>
    <w:basedOn w:val="TableNormal"/>
    <w:uiPriority w:val="47"/>
    <w:rsid w:val="00C104D9"/>
    <w:rPr>
      <w:rFonts w:eastAsia="SimSun"/>
    </w:rPr>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ListTable2-Accent14">
    <w:name w:val="List Table 2 - Accent 14"/>
    <w:basedOn w:val="TableNormal"/>
    <w:uiPriority w:val="47"/>
    <w:rsid w:val="00C104D9"/>
    <w:rPr>
      <w:rFonts w:eastAsia="SimSun"/>
    </w:rPr>
    <w:tblPr>
      <w:tblStyleRowBandSize w:val="1"/>
      <w:tblStyleColBandSize w:val="1"/>
      <w:tblBorders>
        <w:top w:val="single" w:sz="4" w:space="0" w:color="95B3D7" w:themeColor="accent1" w:themeTint="99"/>
        <w:bottom w:val="single" w:sz="4" w:space="0" w:color="95B3D7" w:themeColor="accent1" w:themeTint="99"/>
        <w:insideH w:val="single" w:sz="4" w:space="0" w:color="95B3D7"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ListTable2-Accent24">
    <w:name w:val="List Table 2 - Accent 24"/>
    <w:basedOn w:val="TableNormal"/>
    <w:uiPriority w:val="47"/>
    <w:rsid w:val="00C104D9"/>
    <w:rPr>
      <w:rFonts w:eastAsia="SimSun"/>
    </w:rPr>
    <w:tblPr>
      <w:tblStyleRowBandSize w:val="1"/>
      <w:tblStyleColBandSize w:val="1"/>
      <w:tblBorders>
        <w:top w:val="single" w:sz="4" w:space="0" w:color="D99594" w:themeColor="accent2" w:themeTint="99"/>
        <w:bottom w:val="single" w:sz="4" w:space="0" w:color="D99594" w:themeColor="accent2" w:themeTint="99"/>
        <w:insideH w:val="single" w:sz="4" w:space="0" w:color="D99594"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customStyle="1" w:styleId="ListTable2-Accent34">
    <w:name w:val="List Table 2 - Accent 34"/>
    <w:basedOn w:val="TableNormal"/>
    <w:uiPriority w:val="47"/>
    <w:rsid w:val="00C104D9"/>
    <w:rPr>
      <w:rFonts w:eastAsia="SimSun"/>
    </w:rPr>
    <w:tblPr>
      <w:tblStyleRowBandSize w:val="1"/>
      <w:tblStyleColBandSize w:val="1"/>
      <w:tblBorders>
        <w:top w:val="single" w:sz="4" w:space="0" w:color="C2D69B" w:themeColor="accent3" w:themeTint="99"/>
        <w:bottom w:val="single" w:sz="4" w:space="0" w:color="C2D69B" w:themeColor="accent3" w:themeTint="99"/>
        <w:insideH w:val="single" w:sz="4" w:space="0" w:color="C2D69B"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customStyle="1" w:styleId="ListTable2-Accent44">
    <w:name w:val="List Table 2 - Accent 44"/>
    <w:basedOn w:val="TableNormal"/>
    <w:uiPriority w:val="47"/>
    <w:rsid w:val="00C104D9"/>
    <w:rPr>
      <w:rFonts w:eastAsia="SimSun"/>
    </w:rPr>
    <w:tblPr>
      <w:tblStyleRowBandSize w:val="1"/>
      <w:tblStyleColBandSize w:val="1"/>
      <w:tblBorders>
        <w:top w:val="single" w:sz="4" w:space="0" w:color="B2A1C7" w:themeColor="accent4" w:themeTint="99"/>
        <w:bottom w:val="single" w:sz="4" w:space="0" w:color="B2A1C7" w:themeColor="accent4" w:themeTint="99"/>
        <w:insideH w:val="single" w:sz="4" w:space="0" w:color="B2A1C7"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customStyle="1" w:styleId="ListTable2-Accent54">
    <w:name w:val="List Table 2 - Accent 54"/>
    <w:basedOn w:val="TableNormal"/>
    <w:uiPriority w:val="47"/>
    <w:rsid w:val="00C104D9"/>
    <w:rPr>
      <w:rFonts w:eastAsia="SimSun"/>
    </w:rPr>
    <w:tblPr>
      <w:tblStyleRowBandSize w:val="1"/>
      <w:tblStyleColBandSize w:val="1"/>
      <w:tblBorders>
        <w:top w:val="single" w:sz="4" w:space="0" w:color="92CDDC" w:themeColor="accent5" w:themeTint="99"/>
        <w:bottom w:val="single" w:sz="4" w:space="0" w:color="92CDDC" w:themeColor="accent5" w:themeTint="99"/>
        <w:insideH w:val="single" w:sz="4" w:space="0" w:color="92CDDC"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ListTable2-Accent64">
    <w:name w:val="List Table 2 - Accent 64"/>
    <w:basedOn w:val="TableNormal"/>
    <w:uiPriority w:val="47"/>
    <w:rsid w:val="00C104D9"/>
    <w:rPr>
      <w:rFonts w:eastAsia="SimSun"/>
    </w:rPr>
    <w:tblPr>
      <w:tblStyleRowBandSize w:val="1"/>
      <w:tblStyleColBandSize w:val="1"/>
      <w:tblBorders>
        <w:top w:val="single" w:sz="4" w:space="0" w:color="FABF8F" w:themeColor="accent6" w:themeTint="99"/>
        <w:bottom w:val="single" w:sz="4" w:space="0" w:color="FABF8F" w:themeColor="accent6" w:themeTint="99"/>
        <w:insideH w:val="single" w:sz="4" w:space="0" w:color="FABF8F"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customStyle="1" w:styleId="ListTable34">
    <w:name w:val="List Table 34"/>
    <w:basedOn w:val="TableNormal"/>
    <w:uiPriority w:val="48"/>
    <w:rsid w:val="00C104D9"/>
    <w:rPr>
      <w:rFonts w:eastAsia="SimSun"/>
    </w:r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customStyle="1" w:styleId="ListTable3-Accent14">
    <w:name w:val="List Table 3 - Accent 14"/>
    <w:basedOn w:val="TableNormal"/>
    <w:uiPriority w:val="48"/>
    <w:rsid w:val="00C104D9"/>
    <w:rPr>
      <w:rFonts w:eastAsia="SimSun"/>
    </w:rPr>
    <w:tblPr>
      <w:tblStyleRowBandSize w:val="1"/>
      <w:tblStyleColBandSize w:val="1"/>
      <w:tblBorders>
        <w:top w:val="single" w:sz="4" w:space="0" w:color="4F81BD" w:themeColor="accent1"/>
        <w:left w:val="single" w:sz="4" w:space="0" w:color="4F81BD" w:themeColor="accent1"/>
        <w:bottom w:val="single" w:sz="4" w:space="0" w:color="4F81BD" w:themeColor="accent1"/>
        <w:right w:val="single" w:sz="4" w:space="0" w:color="4F81BD" w:themeColor="accent1"/>
      </w:tblBorders>
    </w:tblPr>
    <w:tblStylePr w:type="firstRow">
      <w:rPr>
        <w:b/>
        <w:bCs/>
        <w:color w:val="FFFFFF" w:themeColor="background1"/>
      </w:rPr>
      <w:tblPr/>
      <w:tcPr>
        <w:shd w:val="clear" w:color="auto" w:fill="4F81BD" w:themeFill="accent1"/>
      </w:tcPr>
    </w:tblStylePr>
    <w:tblStylePr w:type="lastRow">
      <w:rPr>
        <w:b/>
        <w:bCs/>
      </w:rPr>
      <w:tblPr/>
      <w:tcPr>
        <w:tcBorders>
          <w:top w:val="double" w:sz="4" w:space="0" w:color="4F81BD"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F81BD" w:themeColor="accent1"/>
          <w:right w:val="single" w:sz="4" w:space="0" w:color="4F81BD" w:themeColor="accent1"/>
        </w:tcBorders>
      </w:tcPr>
    </w:tblStylePr>
    <w:tblStylePr w:type="band1Horz">
      <w:tblPr/>
      <w:tcPr>
        <w:tcBorders>
          <w:top w:val="single" w:sz="4" w:space="0" w:color="4F81BD" w:themeColor="accent1"/>
          <w:bottom w:val="single" w:sz="4" w:space="0" w:color="4F81BD"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F81BD" w:themeColor="accent1"/>
          <w:left w:val="nil"/>
        </w:tcBorders>
      </w:tcPr>
    </w:tblStylePr>
    <w:tblStylePr w:type="swCell">
      <w:tblPr/>
      <w:tcPr>
        <w:tcBorders>
          <w:top w:val="double" w:sz="4" w:space="0" w:color="4F81BD" w:themeColor="accent1"/>
          <w:right w:val="nil"/>
        </w:tcBorders>
      </w:tcPr>
    </w:tblStylePr>
  </w:style>
  <w:style w:type="table" w:customStyle="1" w:styleId="ListTable3-Accent24">
    <w:name w:val="List Table 3 - Accent 24"/>
    <w:basedOn w:val="TableNormal"/>
    <w:uiPriority w:val="48"/>
    <w:rsid w:val="00C104D9"/>
    <w:rPr>
      <w:rFonts w:eastAsia="SimSun"/>
    </w:rPr>
    <w:tblPr>
      <w:tblStyleRowBandSize w:val="1"/>
      <w:tblStyleColBandSize w:val="1"/>
      <w:tblBorders>
        <w:top w:val="single" w:sz="4" w:space="0" w:color="C0504D" w:themeColor="accent2"/>
        <w:left w:val="single" w:sz="4" w:space="0" w:color="C0504D" w:themeColor="accent2"/>
        <w:bottom w:val="single" w:sz="4" w:space="0" w:color="C0504D" w:themeColor="accent2"/>
        <w:right w:val="single" w:sz="4" w:space="0" w:color="C0504D" w:themeColor="accent2"/>
      </w:tblBorders>
    </w:tblPr>
    <w:tblStylePr w:type="firstRow">
      <w:rPr>
        <w:b/>
        <w:bCs/>
        <w:color w:val="FFFFFF" w:themeColor="background1"/>
      </w:rPr>
      <w:tblPr/>
      <w:tcPr>
        <w:shd w:val="clear" w:color="auto" w:fill="C0504D" w:themeFill="accent2"/>
      </w:tcPr>
    </w:tblStylePr>
    <w:tblStylePr w:type="lastRow">
      <w:rPr>
        <w:b/>
        <w:bCs/>
      </w:rPr>
      <w:tblPr/>
      <w:tcPr>
        <w:tcBorders>
          <w:top w:val="double" w:sz="4" w:space="0" w:color="C0504D"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C0504D" w:themeColor="accent2"/>
          <w:right w:val="single" w:sz="4" w:space="0" w:color="C0504D" w:themeColor="accent2"/>
        </w:tcBorders>
      </w:tcPr>
    </w:tblStylePr>
    <w:tblStylePr w:type="band1Horz">
      <w:tblPr/>
      <w:tcPr>
        <w:tcBorders>
          <w:top w:val="single" w:sz="4" w:space="0" w:color="C0504D" w:themeColor="accent2"/>
          <w:bottom w:val="single" w:sz="4" w:space="0" w:color="C0504D"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C0504D" w:themeColor="accent2"/>
          <w:left w:val="nil"/>
        </w:tcBorders>
      </w:tcPr>
    </w:tblStylePr>
    <w:tblStylePr w:type="swCell">
      <w:tblPr/>
      <w:tcPr>
        <w:tcBorders>
          <w:top w:val="double" w:sz="4" w:space="0" w:color="C0504D" w:themeColor="accent2"/>
          <w:right w:val="nil"/>
        </w:tcBorders>
      </w:tcPr>
    </w:tblStylePr>
  </w:style>
  <w:style w:type="table" w:customStyle="1" w:styleId="ListTable3-Accent34">
    <w:name w:val="List Table 3 - Accent 34"/>
    <w:basedOn w:val="TableNormal"/>
    <w:uiPriority w:val="48"/>
    <w:rsid w:val="00C104D9"/>
    <w:rPr>
      <w:rFonts w:eastAsia="SimSun"/>
    </w:rPr>
    <w:tblPr>
      <w:tblStyleRowBandSize w:val="1"/>
      <w:tblStyleColBandSize w:val="1"/>
      <w:tblBorders>
        <w:top w:val="single" w:sz="4" w:space="0" w:color="9BBB59" w:themeColor="accent3"/>
        <w:left w:val="single" w:sz="4" w:space="0" w:color="9BBB59" w:themeColor="accent3"/>
        <w:bottom w:val="single" w:sz="4" w:space="0" w:color="9BBB59" w:themeColor="accent3"/>
        <w:right w:val="single" w:sz="4" w:space="0" w:color="9BBB59" w:themeColor="accent3"/>
      </w:tblBorders>
    </w:tblPr>
    <w:tblStylePr w:type="firstRow">
      <w:rPr>
        <w:b/>
        <w:bCs/>
        <w:color w:val="FFFFFF" w:themeColor="background1"/>
      </w:rPr>
      <w:tblPr/>
      <w:tcPr>
        <w:shd w:val="clear" w:color="auto" w:fill="9BBB59" w:themeFill="accent3"/>
      </w:tcPr>
    </w:tblStylePr>
    <w:tblStylePr w:type="lastRow">
      <w:rPr>
        <w:b/>
        <w:bCs/>
      </w:rPr>
      <w:tblPr/>
      <w:tcPr>
        <w:tcBorders>
          <w:top w:val="double" w:sz="4" w:space="0" w:color="9BBB59"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9BBB59" w:themeColor="accent3"/>
          <w:right w:val="single" w:sz="4" w:space="0" w:color="9BBB59" w:themeColor="accent3"/>
        </w:tcBorders>
      </w:tcPr>
    </w:tblStylePr>
    <w:tblStylePr w:type="band1Horz">
      <w:tblPr/>
      <w:tcPr>
        <w:tcBorders>
          <w:top w:val="single" w:sz="4" w:space="0" w:color="9BBB59" w:themeColor="accent3"/>
          <w:bottom w:val="single" w:sz="4" w:space="0" w:color="9BBB59"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9BBB59" w:themeColor="accent3"/>
          <w:left w:val="nil"/>
        </w:tcBorders>
      </w:tcPr>
    </w:tblStylePr>
    <w:tblStylePr w:type="swCell">
      <w:tblPr/>
      <w:tcPr>
        <w:tcBorders>
          <w:top w:val="double" w:sz="4" w:space="0" w:color="9BBB59" w:themeColor="accent3"/>
          <w:right w:val="nil"/>
        </w:tcBorders>
      </w:tcPr>
    </w:tblStylePr>
  </w:style>
  <w:style w:type="table" w:customStyle="1" w:styleId="ListTable3-Accent44">
    <w:name w:val="List Table 3 - Accent 44"/>
    <w:basedOn w:val="TableNormal"/>
    <w:uiPriority w:val="48"/>
    <w:rsid w:val="00C104D9"/>
    <w:rPr>
      <w:rFonts w:eastAsia="SimSun"/>
    </w:rPr>
    <w:tblPr>
      <w:tblStyleRowBandSize w:val="1"/>
      <w:tblStyleColBandSize w:val="1"/>
      <w:tblBorders>
        <w:top w:val="single" w:sz="4" w:space="0" w:color="8064A2" w:themeColor="accent4"/>
        <w:left w:val="single" w:sz="4" w:space="0" w:color="8064A2" w:themeColor="accent4"/>
        <w:bottom w:val="single" w:sz="4" w:space="0" w:color="8064A2" w:themeColor="accent4"/>
        <w:right w:val="single" w:sz="4" w:space="0" w:color="8064A2" w:themeColor="accent4"/>
      </w:tblBorders>
    </w:tblPr>
    <w:tblStylePr w:type="firstRow">
      <w:rPr>
        <w:b/>
        <w:bCs/>
        <w:color w:val="FFFFFF" w:themeColor="background1"/>
      </w:rPr>
      <w:tblPr/>
      <w:tcPr>
        <w:shd w:val="clear" w:color="auto" w:fill="8064A2" w:themeFill="accent4"/>
      </w:tcPr>
    </w:tblStylePr>
    <w:tblStylePr w:type="lastRow">
      <w:rPr>
        <w:b/>
        <w:bCs/>
      </w:rPr>
      <w:tblPr/>
      <w:tcPr>
        <w:tcBorders>
          <w:top w:val="double" w:sz="4" w:space="0" w:color="8064A2"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8064A2" w:themeColor="accent4"/>
          <w:right w:val="single" w:sz="4" w:space="0" w:color="8064A2" w:themeColor="accent4"/>
        </w:tcBorders>
      </w:tcPr>
    </w:tblStylePr>
    <w:tblStylePr w:type="band1Horz">
      <w:tblPr/>
      <w:tcPr>
        <w:tcBorders>
          <w:top w:val="single" w:sz="4" w:space="0" w:color="8064A2" w:themeColor="accent4"/>
          <w:bottom w:val="single" w:sz="4" w:space="0" w:color="8064A2"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8064A2" w:themeColor="accent4"/>
          <w:left w:val="nil"/>
        </w:tcBorders>
      </w:tcPr>
    </w:tblStylePr>
    <w:tblStylePr w:type="swCell">
      <w:tblPr/>
      <w:tcPr>
        <w:tcBorders>
          <w:top w:val="double" w:sz="4" w:space="0" w:color="8064A2" w:themeColor="accent4"/>
          <w:right w:val="nil"/>
        </w:tcBorders>
      </w:tcPr>
    </w:tblStylePr>
  </w:style>
  <w:style w:type="table" w:customStyle="1" w:styleId="ListTable3-Accent54">
    <w:name w:val="List Table 3 - Accent 54"/>
    <w:basedOn w:val="TableNormal"/>
    <w:uiPriority w:val="48"/>
    <w:rsid w:val="00C104D9"/>
    <w:rPr>
      <w:rFonts w:eastAsia="SimSun"/>
    </w:rPr>
    <w:tblPr>
      <w:tblStyleRowBandSize w:val="1"/>
      <w:tblStyleColBandSize w:val="1"/>
      <w:tblBorders>
        <w:top w:val="single" w:sz="4" w:space="0" w:color="4BACC6" w:themeColor="accent5"/>
        <w:left w:val="single" w:sz="4" w:space="0" w:color="4BACC6" w:themeColor="accent5"/>
        <w:bottom w:val="single" w:sz="4" w:space="0" w:color="4BACC6" w:themeColor="accent5"/>
        <w:right w:val="single" w:sz="4" w:space="0" w:color="4BACC6" w:themeColor="accent5"/>
      </w:tblBorders>
    </w:tblPr>
    <w:tblStylePr w:type="firstRow">
      <w:rPr>
        <w:b/>
        <w:bCs/>
        <w:color w:val="FFFFFF" w:themeColor="background1"/>
      </w:rPr>
      <w:tblPr/>
      <w:tcPr>
        <w:shd w:val="clear" w:color="auto" w:fill="4BACC6" w:themeFill="accent5"/>
      </w:tcPr>
    </w:tblStylePr>
    <w:tblStylePr w:type="lastRow">
      <w:rPr>
        <w:b/>
        <w:bCs/>
      </w:rPr>
      <w:tblPr/>
      <w:tcPr>
        <w:tcBorders>
          <w:top w:val="double" w:sz="4" w:space="0" w:color="4BACC6"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BACC6" w:themeColor="accent5"/>
          <w:right w:val="single" w:sz="4" w:space="0" w:color="4BACC6" w:themeColor="accent5"/>
        </w:tcBorders>
      </w:tcPr>
    </w:tblStylePr>
    <w:tblStylePr w:type="band1Horz">
      <w:tblPr/>
      <w:tcPr>
        <w:tcBorders>
          <w:top w:val="single" w:sz="4" w:space="0" w:color="4BACC6" w:themeColor="accent5"/>
          <w:bottom w:val="single" w:sz="4" w:space="0" w:color="4BACC6"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BACC6" w:themeColor="accent5"/>
          <w:left w:val="nil"/>
        </w:tcBorders>
      </w:tcPr>
    </w:tblStylePr>
    <w:tblStylePr w:type="swCell">
      <w:tblPr/>
      <w:tcPr>
        <w:tcBorders>
          <w:top w:val="double" w:sz="4" w:space="0" w:color="4BACC6" w:themeColor="accent5"/>
          <w:right w:val="nil"/>
        </w:tcBorders>
      </w:tcPr>
    </w:tblStylePr>
  </w:style>
  <w:style w:type="table" w:customStyle="1" w:styleId="ListTable3-Accent64">
    <w:name w:val="List Table 3 - Accent 64"/>
    <w:basedOn w:val="TableNormal"/>
    <w:uiPriority w:val="48"/>
    <w:rsid w:val="00C104D9"/>
    <w:rPr>
      <w:rFonts w:eastAsia="SimSun"/>
    </w:rPr>
    <w:tblPr>
      <w:tblStyleRowBandSize w:val="1"/>
      <w:tblStyleColBandSize w:val="1"/>
      <w:tblBorders>
        <w:top w:val="single" w:sz="4" w:space="0" w:color="F79646" w:themeColor="accent6"/>
        <w:left w:val="single" w:sz="4" w:space="0" w:color="F79646" w:themeColor="accent6"/>
        <w:bottom w:val="single" w:sz="4" w:space="0" w:color="F79646" w:themeColor="accent6"/>
        <w:right w:val="single" w:sz="4" w:space="0" w:color="F79646" w:themeColor="accent6"/>
      </w:tblBorders>
    </w:tblPr>
    <w:tblStylePr w:type="firstRow">
      <w:rPr>
        <w:b/>
        <w:bCs/>
        <w:color w:val="FFFFFF" w:themeColor="background1"/>
      </w:rPr>
      <w:tblPr/>
      <w:tcPr>
        <w:shd w:val="clear" w:color="auto" w:fill="F79646" w:themeFill="accent6"/>
      </w:tcPr>
    </w:tblStylePr>
    <w:tblStylePr w:type="lastRow">
      <w:rPr>
        <w:b/>
        <w:bCs/>
      </w:rPr>
      <w:tblPr/>
      <w:tcPr>
        <w:tcBorders>
          <w:top w:val="double" w:sz="4" w:space="0" w:color="F79646"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79646" w:themeColor="accent6"/>
          <w:right w:val="single" w:sz="4" w:space="0" w:color="F79646" w:themeColor="accent6"/>
        </w:tcBorders>
      </w:tcPr>
    </w:tblStylePr>
    <w:tblStylePr w:type="band1Horz">
      <w:tblPr/>
      <w:tcPr>
        <w:tcBorders>
          <w:top w:val="single" w:sz="4" w:space="0" w:color="F79646" w:themeColor="accent6"/>
          <w:bottom w:val="single" w:sz="4" w:space="0" w:color="F79646"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79646" w:themeColor="accent6"/>
          <w:left w:val="nil"/>
        </w:tcBorders>
      </w:tcPr>
    </w:tblStylePr>
    <w:tblStylePr w:type="swCell">
      <w:tblPr/>
      <w:tcPr>
        <w:tcBorders>
          <w:top w:val="double" w:sz="4" w:space="0" w:color="F79646" w:themeColor="accent6"/>
          <w:right w:val="nil"/>
        </w:tcBorders>
      </w:tcPr>
    </w:tblStylePr>
  </w:style>
  <w:style w:type="table" w:customStyle="1" w:styleId="ListTable44">
    <w:name w:val="List Table 44"/>
    <w:basedOn w:val="TableNormal"/>
    <w:uiPriority w:val="49"/>
    <w:rsid w:val="00C104D9"/>
    <w:rPr>
      <w:rFonts w:eastAsia="SimSun"/>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ListTable4-Accent14">
    <w:name w:val="List Table 4 - Accent 14"/>
    <w:basedOn w:val="TableNormal"/>
    <w:uiPriority w:val="49"/>
    <w:rsid w:val="00C104D9"/>
    <w:rPr>
      <w:rFonts w:eastAsia="SimSun"/>
    </w:r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tcBorders>
        <w:shd w:val="clear" w:color="auto" w:fill="4F81BD" w:themeFill="accent1"/>
      </w:tcPr>
    </w:tblStylePr>
    <w:tblStylePr w:type="lastRow">
      <w:rPr>
        <w:b/>
        <w:bCs/>
      </w:rPr>
      <w:tblPr/>
      <w:tcPr>
        <w:tcBorders>
          <w:top w:val="double" w:sz="4" w:space="0" w:color="95B3D7" w:themeColor="accent1" w:themeTint="99"/>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ListTable4-Accent24">
    <w:name w:val="List Table 4 - Accent 24"/>
    <w:basedOn w:val="TableNormal"/>
    <w:uiPriority w:val="49"/>
    <w:rsid w:val="00C104D9"/>
    <w:rPr>
      <w:rFonts w:eastAsia="SimSun"/>
    </w:rPr>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tblBorders>
    </w:tblPr>
    <w:tblStylePr w:type="firstRow">
      <w:rPr>
        <w:b/>
        <w:bCs/>
        <w:color w:val="FFFFFF" w:themeColor="background1"/>
      </w:rPr>
      <w:tblPr/>
      <w:tcPr>
        <w:tcBorders>
          <w:top w:val="single" w:sz="4" w:space="0" w:color="C0504D" w:themeColor="accent2"/>
          <w:left w:val="single" w:sz="4" w:space="0" w:color="C0504D" w:themeColor="accent2"/>
          <w:bottom w:val="single" w:sz="4" w:space="0" w:color="C0504D" w:themeColor="accent2"/>
          <w:right w:val="single" w:sz="4" w:space="0" w:color="C0504D" w:themeColor="accent2"/>
          <w:insideH w:val="nil"/>
        </w:tcBorders>
        <w:shd w:val="clear" w:color="auto" w:fill="C0504D" w:themeFill="accent2"/>
      </w:tcPr>
    </w:tblStylePr>
    <w:tblStylePr w:type="lastRow">
      <w:rPr>
        <w:b/>
        <w:bCs/>
      </w:rPr>
      <w:tblPr/>
      <w:tcPr>
        <w:tcBorders>
          <w:top w:val="double" w:sz="4" w:space="0" w:color="D99594" w:themeColor="accent2" w:themeTint="99"/>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customStyle="1" w:styleId="ListTable4-Accent34">
    <w:name w:val="List Table 4 - Accent 34"/>
    <w:basedOn w:val="TableNormal"/>
    <w:uiPriority w:val="49"/>
    <w:rsid w:val="00C104D9"/>
    <w:rPr>
      <w:rFonts w:eastAsia="SimSun"/>
    </w:r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tblBorders>
    </w:tblPr>
    <w:tblStylePr w:type="firstRow">
      <w:rPr>
        <w:b/>
        <w:bCs/>
        <w:color w:val="FFFFFF" w:themeColor="background1"/>
      </w:rPr>
      <w:tblPr/>
      <w:tcPr>
        <w:tcBorders>
          <w:top w:val="single" w:sz="4" w:space="0" w:color="9BBB59" w:themeColor="accent3"/>
          <w:left w:val="single" w:sz="4" w:space="0" w:color="9BBB59" w:themeColor="accent3"/>
          <w:bottom w:val="single" w:sz="4" w:space="0" w:color="9BBB59" w:themeColor="accent3"/>
          <w:right w:val="single" w:sz="4" w:space="0" w:color="9BBB59" w:themeColor="accent3"/>
          <w:insideH w:val="nil"/>
        </w:tcBorders>
        <w:shd w:val="clear" w:color="auto" w:fill="9BBB59" w:themeFill="accent3"/>
      </w:tcPr>
    </w:tblStylePr>
    <w:tblStylePr w:type="lastRow">
      <w:rPr>
        <w:b/>
        <w:bCs/>
      </w:rPr>
      <w:tblPr/>
      <w:tcPr>
        <w:tcBorders>
          <w:top w:val="double" w:sz="4" w:space="0" w:color="C2D69B" w:themeColor="accent3" w:themeTint="99"/>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customStyle="1" w:styleId="ListTable4-Accent44">
    <w:name w:val="List Table 4 - Accent 44"/>
    <w:basedOn w:val="TableNormal"/>
    <w:uiPriority w:val="49"/>
    <w:rsid w:val="00C104D9"/>
    <w:rPr>
      <w:rFonts w:eastAsia="SimSun"/>
    </w:r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tblBorders>
    </w:tblPr>
    <w:tblStylePr w:type="firstRow">
      <w:rPr>
        <w:b/>
        <w:bCs/>
        <w:color w:val="FFFFFF" w:themeColor="background1"/>
      </w:rPr>
      <w:tblPr/>
      <w:tcPr>
        <w:tcBorders>
          <w:top w:val="single" w:sz="4" w:space="0" w:color="8064A2" w:themeColor="accent4"/>
          <w:left w:val="single" w:sz="4" w:space="0" w:color="8064A2" w:themeColor="accent4"/>
          <w:bottom w:val="single" w:sz="4" w:space="0" w:color="8064A2" w:themeColor="accent4"/>
          <w:right w:val="single" w:sz="4" w:space="0" w:color="8064A2" w:themeColor="accent4"/>
          <w:insideH w:val="nil"/>
        </w:tcBorders>
        <w:shd w:val="clear" w:color="auto" w:fill="8064A2" w:themeFill="accent4"/>
      </w:tcPr>
    </w:tblStylePr>
    <w:tblStylePr w:type="lastRow">
      <w:rPr>
        <w:b/>
        <w:bCs/>
      </w:rPr>
      <w:tblPr/>
      <w:tcPr>
        <w:tcBorders>
          <w:top w:val="double" w:sz="4" w:space="0" w:color="B2A1C7" w:themeColor="accent4" w:themeTint="99"/>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customStyle="1" w:styleId="ListTable4-Accent54">
    <w:name w:val="List Table 4 - Accent 54"/>
    <w:basedOn w:val="TableNormal"/>
    <w:uiPriority w:val="49"/>
    <w:rsid w:val="00C104D9"/>
    <w:rPr>
      <w:rFonts w:eastAsia="SimSun"/>
    </w:r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tblBorders>
    </w:tblPr>
    <w:tblStylePr w:type="firstRow">
      <w:rPr>
        <w:b/>
        <w:bCs/>
        <w:color w:val="FFFFFF" w:themeColor="background1"/>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insideH w:val="nil"/>
        </w:tcBorders>
        <w:shd w:val="clear" w:color="auto" w:fill="4BACC6" w:themeFill="accent5"/>
      </w:tcPr>
    </w:tblStylePr>
    <w:tblStylePr w:type="lastRow">
      <w:rPr>
        <w:b/>
        <w:bCs/>
      </w:rPr>
      <w:tblPr/>
      <w:tcPr>
        <w:tcBorders>
          <w:top w:val="double" w:sz="4" w:space="0" w:color="92CDDC" w:themeColor="accent5" w:themeTint="99"/>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ListTable4-Accent64">
    <w:name w:val="List Table 4 - Accent 64"/>
    <w:basedOn w:val="TableNormal"/>
    <w:uiPriority w:val="49"/>
    <w:rsid w:val="00C104D9"/>
    <w:rPr>
      <w:rFonts w:eastAsia="SimSun"/>
    </w:r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tblBorders>
    </w:tblPr>
    <w:tblStylePr w:type="firstRow">
      <w:rPr>
        <w:b/>
        <w:bCs/>
        <w:color w:val="FFFFFF" w:themeColor="background1"/>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insideH w:val="nil"/>
        </w:tcBorders>
        <w:shd w:val="clear" w:color="auto" w:fill="F79646" w:themeFill="accent6"/>
      </w:tcPr>
    </w:tblStylePr>
    <w:tblStylePr w:type="lastRow">
      <w:rPr>
        <w:b/>
        <w:bCs/>
      </w:rPr>
      <w:tblPr/>
      <w:tcPr>
        <w:tcBorders>
          <w:top w:val="double" w:sz="4" w:space="0" w:color="FABF8F" w:themeColor="accent6" w:themeTint="99"/>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customStyle="1" w:styleId="ListTable5Dark4">
    <w:name w:val="List Table 5 Dark4"/>
    <w:basedOn w:val="TableNormal"/>
    <w:uiPriority w:val="50"/>
    <w:rsid w:val="00C104D9"/>
    <w:rPr>
      <w:rFonts w:eastAsia="SimSun"/>
      <w:color w:val="FFFFFF" w:themeColor="background1"/>
    </w:rPr>
    <w:tblPr>
      <w:tblStyleRowBandSize w:val="1"/>
      <w:tblStyleColBandSize w:val="1"/>
      <w:tblBorders>
        <w:top w:val="single" w:sz="24" w:space="0" w:color="000000" w:themeColor="text1"/>
        <w:left w:val="single" w:sz="24" w:space="0" w:color="000000" w:themeColor="text1"/>
        <w:bottom w:val="single" w:sz="24" w:space="0" w:color="000000" w:themeColor="text1"/>
        <w:right w:val="single" w:sz="24" w:space="0" w:color="000000" w:themeColor="text1"/>
      </w:tblBorders>
    </w:tbl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ListTable5Dark-Accent14">
    <w:name w:val="List Table 5 Dark - Accent 14"/>
    <w:basedOn w:val="TableNormal"/>
    <w:uiPriority w:val="50"/>
    <w:rsid w:val="00C104D9"/>
    <w:rPr>
      <w:rFonts w:eastAsia="SimSun"/>
      <w:color w:val="FFFFFF" w:themeColor="background1"/>
    </w:rPr>
    <w:tblPr>
      <w:tblStyleRowBandSize w:val="1"/>
      <w:tblStyleColBandSize w:val="1"/>
      <w:tblBorders>
        <w:top w:val="single" w:sz="24" w:space="0" w:color="4F81BD" w:themeColor="accent1"/>
        <w:left w:val="single" w:sz="24" w:space="0" w:color="4F81BD" w:themeColor="accent1"/>
        <w:bottom w:val="single" w:sz="24" w:space="0" w:color="4F81BD" w:themeColor="accent1"/>
        <w:right w:val="single" w:sz="24" w:space="0" w:color="4F81BD" w:themeColor="accent1"/>
      </w:tblBorders>
    </w:tblPr>
    <w:tcPr>
      <w:shd w:val="clear" w:color="auto" w:fill="4F81BD"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ListTable5Dark-Accent24">
    <w:name w:val="List Table 5 Dark - Accent 24"/>
    <w:basedOn w:val="TableNormal"/>
    <w:uiPriority w:val="50"/>
    <w:rsid w:val="00C104D9"/>
    <w:rPr>
      <w:rFonts w:eastAsia="SimSun"/>
      <w:color w:val="FFFFFF" w:themeColor="background1"/>
    </w:rPr>
    <w:tblPr>
      <w:tblStyleRowBandSize w:val="1"/>
      <w:tblStyleColBandSize w:val="1"/>
      <w:tblBorders>
        <w:top w:val="single" w:sz="24" w:space="0" w:color="C0504D" w:themeColor="accent2"/>
        <w:left w:val="single" w:sz="24" w:space="0" w:color="C0504D" w:themeColor="accent2"/>
        <w:bottom w:val="single" w:sz="24" w:space="0" w:color="C0504D" w:themeColor="accent2"/>
        <w:right w:val="single" w:sz="24" w:space="0" w:color="C0504D" w:themeColor="accent2"/>
      </w:tblBorders>
    </w:tblPr>
    <w:tcPr>
      <w:shd w:val="clear" w:color="auto" w:fill="C0504D"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ListTable5Dark-Accent34">
    <w:name w:val="List Table 5 Dark - Accent 34"/>
    <w:basedOn w:val="TableNormal"/>
    <w:uiPriority w:val="50"/>
    <w:rsid w:val="00C104D9"/>
    <w:rPr>
      <w:rFonts w:eastAsia="SimSun"/>
      <w:color w:val="FFFFFF" w:themeColor="background1"/>
    </w:rPr>
    <w:tblPr>
      <w:tblStyleRowBandSize w:val="1"/>
      <w:tblStyleColBandSize w:val="1"/>
      <w:tblBorders>
        <w:top w:val="single" w:sz="24" w:space="0" w:color="9BBB59" w:themeColor="accent3"/>
        <w:left w:val="single" w:sz="24" w:space="0" w:color="9BBB59" w:themeColor="accent3"/>
        <w:bottom w:val="single" w:sz="24" w:space="0" w:color="9BBB59" w:themeColor="accent3"/>
        <w:right w:val="single" w:sz="24" w:space="0" w:color="9BBB59" w:themeColor="accent3"/>
      </w:tblBorders>
    </w:tblPr>
    <w:tcPr>
      <w:shd w:val="clear" w:color="auto" w:fill="9BBB59"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ListTable5Dark-Accent44">
    <w:name w:val="List Table 5 Dark - Accent 44"/>
    <w:basedOn w:val="TableNormal"/>
    <w:uiPriority w:val="50"/>
    <w:rsid w:val="00C104D9"/>
    <w:rPr>
      <w:rFonts w:eastAsia="SimSun"/>
      <w:color w:val="FFFFFF" w:themeColor="background1"/>
    </w:rPr>
    <w:tblPr>
      <w:tblStyleRowBandSize w:val="1"/>
      <w:tblStyleColBandSize w:val="1"/>
      <w:tblBorders>
        <w:top w:val="single" w:sz="24" w:space="0" w:color="8064A2" w:themeColor="accent4"/>
        <w:left w:val="single" w:sz="24" w:space="0" w:color="8064A2" w:themeColor="accent4"/>
        <w:bottom w:val="single" w:sz="24" w:space="0" w:color="8064A2" w:themeColor="accent4"/>
        <w:right w:val="single" w:sz="24" w:space="0" w:color="8064A2" w:themeColor="accent4"/>
      </w:tblBorders>
    </w:tblPr>
    <w:tcPr>
      <w:shd w:val="clear" w:color="auto" w:fill="8064A2"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ListTable5Dark-Accent54">
    <w:name w:val="List Table 5 Dark - Accent 54"/>
    <w:basedOn w:val="TableNormal"/>
    <w:uiPriority w:val="50"/>
    <w:rsid w:val="00C104D9"/>
    <w:rPr>
      <w:rFonts w:eastAsia="SimSun"/>
      <w:color w:val="FFFFFF" w:themeColor="background1"/>
    </w:rPr>
    <w:tblPr>
      <w:tblStyleRowBandSize w:val="1"/>
      <w:tblStyleColBandSize w:val="1"/>
      <w:tblBorders>
        <w:top w:val="single" w:sz="24" w:space="0" w:color="4BACC6" w:themeColor="accent5"/>
        <w:left w:val="single" w:sz="24" w:space="0" w:color="4BACC6" w:themeColor="accent5"/>
        <w:bottom w:val="single" w:sz="24" w:space="0" w:color="4BACC6" w:themeColor="accent5"/>
        <w:right w:val="single" w:sz="24" w:space="0" w:color="4BACC6" w:themeColor="accent5"/>
      </w:tblBorders>
    </w:tblPr>
    <w:tcPr>
      <w:shd w:val="clear" w:color="auto" w:fill="4BACC6"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ListTable5Dark-Accent64">
    <w:name w:val="List Table 5 Dark - Accent 64"/>
    <w:basedOn w:val="TableNormal"/>
    <w:uiPriority w:val="50"/>
    <w:rsid w:val="00C104D9"/>
    <w:rPr>
      <w:rFonts w:eastAsia="SimSun"/>
      <w:color w:val="FFFFFF" w:themeColor="background1"/>
    </w:rPr>
    <w:tblPr>
      <w:tblStyleRowBandSize w:val="1"/>
      <w:tblStyleColBandSize w:val="1"/>
      <w:tblBorders>
        <w:top w:val="single" w:sz="24" w:space="0" w:color="F79646" w:themeColor="accent6"/>
        <w:left w:val="single" w:sz="24" w:space="0" w:color="F79646" w:themeColor="accent6"/>
        <w:bottom w:val="single" w:sz="24" w:space="0" w:color="F79646" w:themeColor="accent6"/>
        <w:right w:val="single" w:sz="24" w:space="0" w:color="F79646" w:themeColor="accent6"/>
      </w:tblBorders>
    </w:tblPr>
    <w:tcPr>
      <w:shd w:val="clear" w:color="auto" w:fill="F79646"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ListTable6Colorful4">
    <w:name w:val="List Table 6 Colorful4"/>
    <w:basedOn w:val="TableNormal"/>
    <w:uiPriority w:val="51"/>
    <w:rsid w:val="00C104D9"/>
    <w:rPr>
      <w:rFonts w:eastAsia="SimSun"/>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ListTable6Colorful-Accent14">
    <w:name w:val="List Table 6 Colorful - Accent 14"/>
    <w:basedOn w:val="TableNormal"/>
    <w:uiPriority w:val="51"/>
    <w:rsid w:val="00C104D9"/>
    <w:rPr>
      <w:rFonts w:eastAsia="SimSun"/>
      <w:color w:val="365F91" w:themeColor="accent1" w:themeShade="BF"/>
    </w:rPr>
    <w:tblPr>
      <w:tblStyleRowBandSize w:val="1"/>
      <w:tblStyleColBandSize w:val="1"/>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ListTable6Colorful-Accent24">
    <w:name w:val="List Table 6 Colorful - Accent 24"/>
    <w:basedOn w:val="TableNormal"/>
    <w:uiPriority w:val="51"/>
    <w:rsid w:val="00C104D9"/>
    <w:rPr>
      <w:rFonts w:eastAsia="SimSun"/>
      <w:color w:val="943634" w:themeColor="accent2" w:themeShade="BF"/>
    </w:rPr>
    <w:tblPr>
      <w:tblStyleRowBandSize w:val="1"/>
      <w:tblStyleColBandSize w:val="1"/>
      <w:tblBorders>
        <w:top w:val="single" w:sz="4" w:space="0" w:color="C0504D" w:themeColor="accent2"/>
        <w:bottom w:val="single" w:sz="4" w:space="0" w:color="C0504D" w:themeColor="accent2"/>
      </w:tblBorders>
    </w:tblPr>
    <w:tblStylePr w:type="firstRow">
      <w:rPr>
        <w:b/>
        <w:bCs/>
      </w:rPr>
      <w:tblPr/>
      <w:tcPr>
        <w:tcBorders>
          <w:bottom w:val="single" w:sz="4" w:space="0" w:color="C0504D" w:themeColor="accent2"/>
        </w:tcBorders>
      </w:tcPr>
    </w:tblStylePr>
    <w:tblStylePr w:type="lastRow">
      <w:rPr>
        <w:b/>
        <w:bCs/>
      </w:rPr>
      <w:tblPr/>
      <w:tcPr>
        <w:tcBorders>
          <w:top w:val="double" w:sz="4" w:space="0" w:color="C0504D" w:themeColor="accent2"/>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customStyle="1" w:styleId="ListTable6Colorful-Accent34">
    <w:name w:val="List Table 6 Colorful - Accent 34"/>
    <w:basedOn w:val="TableNormal"/>
    <w:uiPriority w:val="51"/>
    <w:rsid w:val="00C104D9"/>
    <w:rPr>
      <w:rFonts w:eastAsia="SimSun"/>
      <w:color w:val="76923C" w:themeColor="accent3" w:themeShade="BF"/>
    </w:rPr>
    <w:tblPr>
      <w:tblStyleRowBandSize w:val="1"/>
      <w:tblStyleColBandSize w:val="1"/>
      <w:tblBorders>
        <w:top w:val="single" w:sz="4" w:space="0" w:color="9BBB59" w:themeColor="accent3"/>
        <w:bottom w:val="single" w:sz="4" w:space="0" w:color="9BBB59" w:themeColor="accent3"/>
      </w:tblBorders>
    </w:tblPr>
    <w:tblStylePr w:type="firstRow">
      <w:rPr>
        <w:b/>
        <w:bCs/>
      </w:rPr>
      <w:tblPr/>
      <w:tcPr>
        <w:tcBorders>
          <w:bottom w:val="single" w:sz="4" w:space="0" w:color="9BBB59" w:themeColor="accent3"/>
        </w:tcBorders>
      </w:tcPr>
    </w:tblStylePr>
    <w:tblStylePr w:type="lastRow">
      <w:rPr>
        <w:b/>
        <w:bCs/>
      </w:rPr>
      <w:tblPr/>
      <w:tcPr>
        <w:tcBorders>
          <w:top w:val="double" w:sz="4" w:space="0" w:color="9BBB59" w:themeColor="accent3"/>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customStyle="1" w:styleId="ListTable6Colorful-Accent44">
    <w:name w:val="List Table 6 Colorful - Accent 44"/>
    <w:basedOn w:val="TableNormal"/>
    <w:uiPriority w:val="51"/>
    <w:rsid w:val="00C104D9"/>
    <w:rPr>
      <w:rFonts w:eastAsia="SimSun"/>
      <w:color w:val="5F497A" w:themeColor="accent4" w:themeShade="BF"/>
    </w:rPr>
    <w:tblPr>
      <w:tblStyleRowBandSize w:val="1"/>
      <w:tblStyleColBandSize w:val="1"/>
      <w:tblBorders>
        <w:top w:val="single" w:sz="4" w:space="0" w:color="8064A2" w:themeColor="accent4"/>
        <w:bottom w:val="single" w:sz="4" w:space="0" w:color="8064A2" w:themeColor="accent4"/>
      </w:tblBorders>
    </w:tblPr>
    <w:tblStylePr w:type="firstRow">
      <w:rPr>
        <w:b/>
        <w:bCs/>
      </w:rPr>
      <w:tblPr/>
      <w:tcPr>
        <w:tcBorders>
          <w:bottom w:val="single" w:sz="4" w:space="0" w:color="8064A2" w:themeColor="accent4"/>
        </w:tcBorders>
      </w:tcPr>
    </w:tblStylePr>
    <w:tblStylePr w:type="lastRow">
      <w:rPr>
        <w:b/>
        <w:bCs/>
      </w:rPr>
      <w:tblPr/>
      <w:tcPr>
        <w:tcBorders>
          <w:top w:val="double" w:sz="4" w:space="0" w:color="8064A2" w:themeColor="accent4"/>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customStyle="1" w:styleId="ListTable6Colorful-Accent54">
    <w:name w:val="List Table 6 Colorful - Accent 54"/>
    <w:basedOn w:val="TableNormal"/>
    <w:uiPriority w:val="51"/>
    <w:rsid w:val="00C104D9"/>
    <w:rPr>
      <w:rFonts w:eastAsia="SimSun"/>
      <w:color w:val="31849B" w:themeColor="accent5" w:themeShade="BF"/>
    </w:rPr>
    <w:tblPr>
      <w:tblStyleRowBandSize w:val="1"/>
      <w:tblStyleColBandSize w:val="1"/>
      <w:tblBorders>
        <w:top w:val="single" w:sz="4" w:space="0" w:color="4BACC6" w:themeColor="accent5"/>
        <w:bottom w:val="single" w:sz="4" w:space="0" w:color="4BACC6" w:themeColor="accent5"/>
      </w:tblBorders>
    </w:tblPr>
    <w:tblStylePr w:type="firstRow">
      <w:rPr>
        <w:b/>
        <w:bCs/>
      </w:rPr>
      <w:tblPr/>
      <w:tcPr>
        <w:tcBorders>
          <w:bottom w:val="single" w:sz="4" w:space="0" w:color="4BACC6" w:themeColor="accent5"/>
        </w:tcBorders>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ListTable6Colorful-Accent64">
    <w:name w:val="List Table 6 Colorful - Accent 64"/>
    <w:basedOn w:val="TableNormal"/>
    <w:uiPriority w:val="51"/>
    <w:rsid w:val="00C104D9"/>
    <w:rPr>
      <w:rFonts w:eastAsia="SimSun"/>
      <w:color w:val="E36C0A" w:themeColor="accent6" w:themeShade="BF"/>
    </w:rPr>
    <w:tblPr>
      <w:tblStyleRowBandSize w:val="1"/>
      <w:tblStyleColBandSize w:val="1"/>
      <w:tblBorders>
        <w:top w:val="single" w:sz="4" w:space="0" w:color="F79646" w:themeColor="accent6"/>
        <w:bottom w:val="single" w:sz="4" w:space="0" w:color="F79646" w:themeColor="accent6"/>
      </w:tblBorders>
    </w:tblPr>
    <w:tblStylePr w:type="firstRow">
      <w:rPr>
        <w:b/>
        <w:bCs/>
      </w:rPr>
      <w:tblPr/>
      <w:tcPr>
        <w:tcBorders>
          <w:bottom w:val="single" w:sz="4" w:space="0" w:color="F79646" w:themeColor="accent6"/>
        </w:tcBorders>
      </w:tcPr>
    </w:tblStylePr>
    <w:tblStylePr w:type="lastRow">
      <w:rPr>
        <w:b/>
        <w:bCs/>
      </w:rPr>
      <w:tblPr/>
      <w:tcPr>
        <w:tcBorders>
          <w:top w:val="double" w:sz="4" w:space="0" w:color="F79646" w:themeColor="accent6"/>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customStyle="1" w:styleId="ListTable7Colorful4">
    <w:name w:val="List Table 7 Colorful4"/>
    <w:basedOn w:val="TableNormal"/>
    <w:uiPriority w:val="52"/>
    <w:rsid w:val="00C104D9"/>
    <w:rPr>
      <w:rFonts w:eastAsia="SimSun"/>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ListTable7Colorful-Accent14">
    <w:name w:val="List Table 7 Colorful - Accent 14"/>
    <w:basedOn w:val="TableNormal"/>
    <w:uiPriority w:val="52"/>
    <w:rsid w:val="00C104D9"/>
    <w:rPr>
      <w:rFonts w:eastAsia="SimSun"/>
      <w:color w:val="365F91"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4F81BD"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4F81BD"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4F81BD"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4F81BD" w:themeColor="accent1"/>
        </w:tcBorders>
        <w:shd w:val="clear" w:color="auto" w:fill="FFFFFF" w:themeFill="background1"/>
      </w:tcPr>
    </w:tblStylePr>
    <w:tblStylePr w:type="band1Vert">
      <w:tblPr/>
      <w:tcPr>
        <w:shd w:val="clear" w:color="auto" w:fill="DBE5F1" w:themeFill="accent1" w:themeFillTint="33"/>
      </w:tcPr>
    </w:tblStylePr>
    <w:tblStylePr w:type="band1Horz">
      <w:tblPr/>
      <w:tcPr>
        <w:shd w:val="clear" w:color="auto" w:fill="DBE5F1"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ListTable7Colorful-Accent24">
    <w:name w:val="List Table 7 Colorful - Accent 24"/>
    <w:basedOn w:val="TableNormal"/>
    <w:uiPriority w:val="52"/>
    <w:rsid w:val="00C104D9"/>
    <w:rPr>
      <w:rFonts w:eastAsia="SimSun"/>
      <w:color w:val="943634" w:themeColor="accent2"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C0504D"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C0504D"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C0504D"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C0504D" w:themeColor="accent2"/>
        </w:tcBorders>
        <w:shd w:val="clear" w:color="auto" w:fill="FFFFFF" w:themeFill="background1"/>
      </w:tcPr>
    </w:tblStylePr>
    <w:tblStylePr w:type="band1Vert">
      <w:tblPr/>
      <w:tcPr>
        <w:shd w:val="clear" w:color="auto" w:fill="F2DBDB" w:themeFill="accent2" w:themeFillTint="33"/>
      </w:tcPr>
    </w:tblStylePr>
    <w:tblStylePr w:type="band1Horz">
      <w:tblPr/>
      <w:tcPr>
        <w:shd w:val="clear" w:color="auto" w:fill="F2DBDB"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ListTable7Colorful-Accent34">
    <w:name w:val="List Table 7 Colorful - Accent 34"/>
    <w:basedOn w:val="TableNormal"/>
    <w:uiPriority w:val="52"/>
    <w:rsid w:val="00C104D9"/>
    <w:rPr>
      <w:rFonts w:eastAsia="SimSun"/>
      <w:color w:val="76923C" w:themeColor="accent3"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9BBB59"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9BBB59"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9BBB59"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9BBB59" w:themeColor="accent3"/>
        </w:tcBorders>
        <w:shd w:val="clear" w:color="auto" w:fill="FFFFFF" w:themeFill="background1"/>
      </w:tcPr>
    </w:tblStylePr>
    <w:tblStylePr w:type="band1Vert">
      <w:tblPr/>
      <w:tcPr>
        <w:shd w:val="clear" w:color="auto" w:fill="EAF1DD" w:themeFill="accent3" w:themeFillTint="33"/>
      </w:tcPr>
    </w:tblStylePr>
    <w:tblStylePr w:type="band1Horz">
      <w:tblPr/>
      <w:tcPr>
        <w:shd w:val="clear" w:color="auto" w:fill="EAF1DD"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ListTable7Colorful-Accent44">
    <w:name w:val="List Table 7 Colorful - Accent 44"/>
    <w:basedOn w:val="TableNormal"/>
    <w:uiPriority w:val="52"/>
    <w:rsid w:val="00C104D9"/>
    <w:rPr>
      <w:rFonts w:eastAsia="SimSun"/>
      <w:color w:val="5F497A" w:themeColor="accent4"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8064A2"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8064A2"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8064A2"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8064A2" w:themeColor="accent4"/>
        </w:tcBorders>
        <w:shd w:val="clear" w:color="auto" w:fill="FFFFFF" w:themeFill="background1"/>
      </w:tcPr>
    </w:tblStylePr>
    <w:tblStylePr w:type="band1Vert">
      <w:tblPr/>
      <w:tcPr>
        <w:shd w:val="clear" w:color="auto" w:fill="E5DFEC" w:themeFill="accent4" w:themeFillTint="33"/>
      </w:tcPr>
    </w:tblStylePr>
    <w:tblStylePr w:type="band1Horz">
      <w:tblPr/>
      <w:tcPr>
        <w:shd w:val="clear" w:color="auto" w:fill="E5DFEC"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ListTable7Colorful-Accent54">
    <w:name w:val="List Table 7 Colorful - Accent 54"/>
    <w:basedOn w:val="TableNormal"/>
    <w:uiPriority w:val="52"/>
    <w:rsid w:val="00C104D9"/>
    <w:rPr>
      <w:rFonts w:eastAsia="SimSun"/>
      <w:color w:val="31849B" w:themeColor="accent5"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4BACC6"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4BACC6"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4BACC6"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4BACC6" w:themeColor="accent5"/>
        </w:tcBorders>
        <w:shd w:val="clear" w:color="auto" w:fill="FFFFFF" w:themeFill="background1"/>
      </w:tcPr>
    </w:tblStylePr>
    <w:tblStylePr w:type="band1Vert">
      <w:tblPr/>
      <w:tcPr>
        <w:shd w:val="clear" w:color="auto" w:fill="DAEEF3" w:themeFill="accent5" w:themeFillTint="33"/>
      </w:tcPr>
    </w:tblStylePr>
    <w:tblStylePr w:type="band1Horz">
      <w:tblPr/>
      <w:tcPr>
        <w:shd w:val="clear" w:color="auto" w:fill="DAEEF3"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ListTable7Colorful-Accent64">
    <w:name w:val="List Table 7 Colorful - Accent 64"/>
    <w:basedOn w:val="TableNormal"/>
    <w:uiPriority w:val="52"/>
    <w:rsid w:val="00C104D9"/>
    <w:rPr>
      <w:rFonts w:eastAsia="SimSun"/>
      <w:color w:val="E36C0A" w:themeColor="accent6"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F79646"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F79646"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F79646"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F79646" w:themeColor="accent6"/>
        </w:tcBorders>
        <w:shd w:val="clear" w:color="auto" w:fill="FFFFFF" w:themeFill="background1"/>
      </w:tcPr>
    </w:tblStylePr>
    <w:tblStylePr w:type="band1Vert">
      <w:tblPr/>
      <w:tcPr>
        <w:shd w:val="clear" w:color="auto" w:fill="FDE9D9" w:themeFill="accent6" w:themeFillTint="33"/>
      </w:tcPr>
    </w:tblStylePr>
    <w:tblStylePr w:type="band1Horz">
      <w:tblPr/>
      <w:tcPr>
        <w:shd w:val="clear" w:color="auto" w:fill="FDE9D9"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character" w:customStyle="1" w:styleId="Mention2">
    <w:name w:val="Mention2"/>
    <w:basedOn w:val="DefaultParagraphFont"/>
    <w:uiPriority w:val="99"/>
    <w:semiHidden/>
    <w:unhideWhenUsed/>
    <w:rsid w:val="00C104D9"/>
    <w:rPr>
      <w:color w:val="2B579A"/>
      <w:shd w:val="clear" w:color="auto" w:fill="E6E6E6"/>
    </w:rPr>
  </w:style>
  <w:style w:type="table" w:customStyle="1" w:styleId="PlainTable14">
    <w:name w:val="Plain Table 14"/>
    <w:basedOn w:val="TableNormal"/>
    <w:uiPriority w:val="41"/>
    <w:rsid w:val="00C104D9"/>
    <w:rPr>
      <w:rFonts w:eastAsia="SimSun"/>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PlainTable24">
    <w:name w:val="Plain Table 24"/>
    <w:basedOn w:val="TableNormal"/>
    <w:uiPriority w:val="42"/>
    <w:rsid w:val="00C104D9"/>
    <w:rPr>
      <w:rFonts w:eastAsia="SimSun"/>
    </w:r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customStyle="1" w:styleId="PlainTable34">
    <w:name w:val="Plain Table 34"/>
    <w:basedOn w:val="TableNormal"/>
    <w:uiPriority w:val="43"/>
    <w:rsid w:val="00C104D9"/>
    <w:rPr>
      <w:rFonts w:eastAsia="SimSun"/>
    </w:r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customStyle="1" w:styleId="PlainTable44">
    <w:name w:val="Plain Table 44"/>
    <w:basedOn w:val="TableNormal"/>
    <w:uiPriority w:val="44"/>
    <w:rsid w:val="00C104D9"/>
    <w:rPr>
      <w:rFonts w:eastAsia="SimSun"/>
    </w:r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PlainTable54">
    <w:name w:val="Plain Table 54"/>
    <w:basedOn w:val="TableNormal"/>
    <w:uiPriority w:val="45"/>
    <w:rsid w:val="00C104D9"/>
    <w:rPr>
      <w:rFonts w:eastAsia="SimSun"/>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character" w:customStyle="1" w:styleId="SmartHyperlink4">
    <w:name w:val="Smart Hyperlink4"/>
    <w:basedOn w:val="DefaultParagraphFont"/>
    <w:uiPriority w:val="99"/>
    <w:semiHidden/>
    <w:unhideWhenUsed/>
    <w:rsid w:val="00C104D9"/>
    <w:rPr>
      <w:u w:val="dotted"/>
    </w:rPr>
  </w:style>
  <w:style w:type="table" w:customStyle="1" w:styleId="TableGridLight4">
    <w:name w:val="Table Grid Light4"/>
    <w:basedOn w:val="TableNormal"/>
    <w:uiPriority w:val="40"/>
    <w:rsid w:val="00C104D9"/>
    <w:rPr>
      <w:rFonts w:eastAsia="SimSun"/>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customStyle="1" w:styleId="UnresolvedMention2">
    <w:name w:val="Unresolved Mention2"/>
    <w:basedOn w:val="DefaultParagraphFont"/>
    <w:uiPriority w:val="99"/>
    <w:semiHidden/>
    <w:unhideWhenUsed/>
    <w:rsid w:val="00C104D9"/>
    <w:rPr>
      <w:color w:val="808080"/>
      <w:shd w:val="clear" w:color="auto" w:fill="E6E6E6"/>
    </w:rPr>
  </w:style>
  <w:style w:type="table" w:customStyle="1" w:styleId="TableGrid20">
    <w:name w:val="Table Grid2"/>
    <w:basedOn w:val="TableNormal"/>
    <w:next w:val="TableGrid"/>
    <w:uiPriority w:val="59"/>
    <w:rsid w:val="00C104D9"/>
    <w:rPr>
      <w:rFonts w:eastAsia="SimSu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0">
    <w:name w:val="Table Grid3"/>
    <w:basedOn w:val="TableNormal"/>
    <w:next w:val="TableGrid"/>
    <w:uiPriority w:val="59"/>
    <w:rsid w:val="00C104D9"/>
    <w:rPr>
      <w:rFonts w:eastAsia="SimSu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dTable1Light5">
    <w:name w:val="Grid Table 1 Light5"/>
    <w:basedOn w:val="TableNormal"/>
    <w:uiPriority w:val="46"/>
    <w:rsid w:val="00C104D9"/>
    <w:rPr>
      <w:rFonts w:eastAsia="SimSun"/>
    </w:r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customStyle="1" w:styleId="GridTable1Light-Accent15">
    <w:name w:val="Grid Table 1 Light - Accent 15"/>
    <w:basedOn w:val="TableNormal"/>
    <w:uiPriority w:val="46"/>
    <w:rsid w:val="00C104D9"/>
    <w:rPr>
      <w:rFonts w:eastAsia="SimSun"/>
    </w:rPr>
    <w:tblPr>
      <w:tblStyleRowBandSize w:val="1"/>
      <w:tblStyleColBandSize w:val="1"/>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customStyle="1" w:styleId="GridTable1Light-Accent25">
    <w:name w:val="Grid Table 1 Light - Accent 25"/>
    <w:basedOn w:val="TableNormal"/>
    <w:uiPriority w:val="46"/>
    <w:rsid w:val="00C104D9"/>
    <w:rPr>
      <w:rFonts w:eastAsia="SimSun"/>
    </w:rPr>
    <w:tblPr>
      <w:tblStyleRowBandSize w:val="1"/>
      <w:tblStyleColBandSize w:val="1"/>
      <w:tblBorders>
        <w:top w:val="single" w:sz="4" w:space="0" w:color="E5B8B7" w:themeColor="accent2" w:themeTint="66"/>
        <w:left w:val="single" w:sz="4" w:space="0" w:color="E5B8B7" w:themeColor="accent2" w:themeTint="66"/>
        <w:bottom w:val="single" w:sz="4" w:space="0" w:color="E5B8B7" w:themeColor="accent2" w:themeTint="66"/>
        <w:right w:val="single" w:sz="4" w:space="0" w:color="E5B8B7" w:themeColor="accent2" w:themeTint="66"/>
        <w:insideH w:val="single" w:sz="4" w:space="0" w:color="E5B8B7" w:themeColor="accent2" w:themeTint="66"/>
        <w:insideV w:val="single" w:sz="4" w:space="0" w:color="E5B8B7" w:themeColor="accent2" w:themeTint="66"/>
      </w:tblBorders>
    </w:tblPr>
    <w:tblStylePr w:type="firstRow">
      <w:rPr>
        <w:b/>
        <w:bCs/>
      </w:rPr>
      <w:tblPr/>
      <w:tcPr>
        <w:tcBorders>
          <w:bottom w:val="single" w:sz="12" w:space="0" w:color="D99594" w:themeColor="accent2" w:themeTint="99"/>
        </w:tcBorders>
      </w:tcPr>
    </w:tblStylePr>
    <w:tblStylePr w:type="lastRow">
      <w:rPr>
        <w:b/>
        <w:bCs/>
      </w:rPr>
      <w:tblPr/>
      <w:tcPr>
        <w:tcBorders>
          <w:top w:val="double" w:sz="2" w:space="0" w:color="D99594" w:themeColor="accent2" w:themeTint="99"/>
        </w:tcBorders>
      </w:tcPr>
    </w:tblStylePr>
    <w:tblStylePr w:type="firstCol">
      <w:rPr>
        <w:b/>
        <w:bCs/>
      </w:rPr>
    </w:tblStylePr>
    <w:tblStylePr w:type="lastCol">
      <w:rPr>
        <w:b/>
        <w:bCs/>
      </w:rPr>
    </w:tblStylePr>
  </w:style>
  <w:style w:type="table" w:customStyle="1" w:styleId="GridTable1Light-Accent35">
    <w:name w:val="Grid Table 1 Light - Accent 35"/>
    <w:basedOn w:val="TableNormal"/>
    <w:uiPriority w:val="46"/>
    <w:rsid w:val="00C104D9"/>
    <w:rPr>
      <w:rFonts w:eastAsia="SimSun"/>
    </w:rPr>
    <w:tblPr>
      <w:tblStyleRowBandSize w:val="1"/>
      <w:tblStyleColBandSize w:val="1"/>
      <w:tblBorders>
        <w:top w:val="single" w:sz="4" w:space="0" w:color="D6E3BC" w:themeColor="accent3" w:themeTint="66"/>
        <w:left w:val="single" w:sz="4" w:space="0" w:color="D6E3BC" w:themeColor="accent3" w:themeTint="66"/>
        <w:bottom w:val="single" w:sz="4" w:space="0" w:color="D6E3BC" w:themeColor="accent3" w:themeTint="66"/>
        <w:right w:val="single" w:sz="4" w:space="0" w:color="D6E3BC" w:themeColor="accent3" w:themeTint="66"/>
        <w:insideH w:val="single" w:sz="4" w:space="0" w:color="D6E3BC" w:themeColor="accent3" w:themeTint="66"/>
        <w:insideV w:val="single" w:sz="4" w:space="0" w:color="D6E3BC" w:themeColor="accent3" w:themeTint="66"/>
      </w:tblBorders>
    </w:tblPr>
    <w:tblStylePr w:type="firstRow">
      <w:rPr>
        <w:b/>
        <w:bCs/>
      </w:rPr>
      <w:tblPr/>
      <w:tcPr>
        <w:tcBorders>
          <w:bottom w:val="single" w:sz="12" w:space="0" w:color="C2D69B" w:themeColor="accent3" w:themeTint="99"/>
        </w:tcBorders>
      </w:tcPr>
    </w:tblStylePr>
    <w:tblStylePr w:type="lastRow">
      <w:rPr>
        <w:b/>
        <w:bCs/>
      </w:rPr>
      <w:tblPr/>
      <w:tcPr>
        <w:tcBorders>
          <w:top w:val="double" w:sz="2" w:space="0" w:color="C2D69B" w:themeColor="accent3" w:themeTint="99"/>
        </w:tcBorders>
      </w:tcPr>
    </w:tblStylePr>
    <w:tblStylePr w:type="firstCol">
      <w:rPr>
        <w:b/>
        <w:bCs/>
      </w:rPr>
    </w:tblStylePr>
    <w:tblStylePr w:type="lastCol">
      <w:rPr>
        <w:b/>
        <w:bCs/>
      </w:rPr>
    </w:tblStylePr>
  </w:style>
  <w:style w:type="table" w:customStyle="1" w:styleId="GridTable1Light-Accent45">
    <w:name w:val="Grid Table 1 Light - Accent 45"/>
    <w:basedOn w:val="TableNormal"/>
    <w:uiPriority w:val="46"/>
    <w:rsid w:val="00C104D9"/>
    <w:rPr>
      <w:rFonts w:eastAsia="SimSun"/>
    </w:rPr>
    <w:tblPr>
      <w:tblStyleRowBandSize w:val="1"/>
      <w:tblStyleColBandSize w:val="1"/>
      <w:tblBorders>
        <w:top w:val="single" w:sz="4" w:space="0" w:color="CCC0D9" w:themeColor="accent4" w:themeTint="66"/>
        <w:left w:val="single" w:sz="4" w:space="0" w:color="CCC0D9" w:themeColor="accent4" w:themeTint="66"/>
        <w:bottom w:val="single" w:sz="4" w:space="0" w:color="CCC0D9" w:themeColor="accent4" w:themeTint="66"/>
        <w:right w:val="single" w:sz="4" w:space="0" w:color="CCC0D9" w:themeColor="accent4" w:themeTint="66"/>
        <w:insideH w:val="single" w:sz="4" w:space="0" w:color="CCC0D9" w:themeColor="accent4" w:themeTint="66"/>
        <w:insideV w:val="single" w:sz="4" w:space="0" w:color="CCC0D9" w:themeColor="accent4" w:themeTint="66"/>
      </w:tblBorders>
    </w:tblPr>
    <w:tblStylePr w:type="firstRow">
      <w:rPr>
        <w:b/>
        <w:bCs/>
      </w:rPr>
      <w:tblPr/>
      <w:tcPr>
        <w:tcBorders>
          <w:bottom w:val="single" w:sz="12" w:space="0" w:color="B2A1C7" w:themeColor="accent4" w:themeTint="99"/>
        </w:tcBorders>
      </w:tcPr>
    </w:tblStylePr>
    <w:tblStylePr w:type="lastRow">
      <w:rPr>
        <w:b/>
        <w:bCs/>
      </w:rPr>
      <w:tblPr/>
      <w:tcPr>
        <w:tcBorders>
          <w:top w:val="double" w:sz="2" w:space="0" w:color="B2A1C7" w:themeColor="accent4" w:themeTint="99"/>
        </w:tcBorders>
      </w:tcPr>
    </w:tblStylePr>
    <w:tblStylePr w:type="firstCol">
      <w:rPr>
        <w:b/>
        <w:bCs/>
      </w:rPr>
    </w:tblStylePr>
    <w:tblStylePr w:type="lastCol">
      <w:rPr>
        <w:b/>
        <w:bCs/>
      </w:rPr>
    </w:tblStylePr>
  </w:style>
  <w:style w:type="table" w:customStyle="1" w:styleId="GridTable1Light-Accent55">
    <w:name w:val="Grid Table 1 Light - Accent 55"/>
    <w:basedOn w:val="TableNormal"/>
    <w:uiPriority w:val="46"/>
    <w:rsid w:val="00C104D9"/>
    <w:rPr>
      <w:rFonts w:eastAsia="SimSun"/>
    </w:rPr>
    <w:tblPr>
      <w:tblStyleRowBandSize w:val="1"/>
      <w:tblStyleColBandSize w:val="1"/>
      <w:tblBorders>
        <w:top w:val="single" w:sz="4" w:space="0" w:color="B6DDE8" w:themeColor="accent5" w:themeTint="66"/>
        <w:left w:val="single" w:sz="4" w:space="0" w:color="B6DDE8" w:themeColor="accent5" w:themeTint="66"/>
        <w:bottom w:val="single" w:sz="4" w:space="0" w:color="B6DDE8" w:themeColor="accent5" w:themeTint="66"/>
        <w:right w:val="single" w:sz="4" w:space="0" w:color="B6DDE8" w:themeColor="accent5" w:themeTint="66"/>
        <w:insideH w:val="single" w:sz="4" w:space="0" w:color="B6DDE8" w:themeColor="accent5" w:themeTint="66"/>
        <w:insideV w:val="single" w:sz="4" w:space="0" w:color="B6DDE8" w:themeColor="accent5" w:themeTint="66"/>
      </w:tblBorders>
    </w:tblPr>
    <w:tblStylePr w:type="firstRow">
      <w:rPr>
        <w:b/>
        <w:bCs/>
      </w:rPr>
      <w:tblPr/>
      <w:tcPr>
        <w:tcBorders>
          <w:bottom w:val="single" w:sz="12" w:space="0" w:color="92CDDC" w:themeColor="accent5" w:themeTint="99"/>
        </w:tcBorders>
      </w:tcPr>
    </w:tblStylePr>
    <w:tblStylePr w:type="lastRow">
      <w:rPr>
        <w:b/>
        <w:bCs/>
      </w:rPr>
      <w:tblPr/>
      <w:tcPr>
        <w:tcBorders>
          <w:top w:val="double" w:sz="2" w:space="0" w:color="92CDDC" w:themeColor="accent5" w:themeTint="99"/>
        </w:tcBorders>
      </w:tcPr>
    </w:tblStylePr>
    <w:tblStylePr w:type="firstCol">
      <w:rPr>
        <w:b/>
        <w:bCs/>
      </w:rPr>
    </w:tblStylePr>
    <w:tblStylePr w:type="lastCol">
      <w:rPr>
        <w:b/>
        <w:bCs/>
      </w:rPr>
    </w:tblStylePr>
  </w:style>
  <w:style w:type="table" w:customStyle="1" w:styleId="GridTable1Light-Accent65">
    <w:name w:val="Grid Table 1 Light - Accent 65"/>
    <w:basedOn w:val="TableNormal"/>
    <w:uiPriority w:val="46"/>
    <w:rsid w:val="00C104D9"/>
    <w:rPr>
      <w:rFonts w:eastAsia="SimSun"/>
    </w:rPr>
    <w:tblPr>
      <w:tblStyleRowBandSize w:val="1"/>
      <w:tblStyleColBandSize w:val="1"/>
      <w:tblBorders>
        <w:top w:val="single" w:sz="4" w:space="0" w:color="FBD4B4" w:themeColor="accent6" w:themeTint="66"/>
        <w:left w:val="single" w:sz="4" w:space="0" w:color="FBD4B4" w:themeColor="accent6" w:themeTint="66"/>
        <w:bottom w:val="single" w:sz="4" w:space="0" w:color="FBD4B4" w:themeColor="accent6" w:themeTint="66"/>
        <w:right w:val="single" w:sz="4" w:space="0" w:color="FBD4B4" w:themeColor="accent6" w:themeTint="66"/>
        <w:insideH w:val="single" w:sz="4" w:space="0" w:color="FBD4B4" w:themeColor="accent6" w:themeTint="66"/>
        <w:insideV w:val="single" w:sz="4" w:space="0" w:color="FBD4B4" w:themeColor="accent6" w:themeTint="66"/>
      </w:tblBorders>
    </w:tblPr>
    <w:tblStylePr w:type="firstRow">
      <w:rPr>
        <w:b/>
        <w:bCs/>
      </w:rPr>
      <w:tblPr/>
      <w:tcPr>
        <w:tcBorders>
          <w:bottom w:val="single" w:sz="12" w:space="0" w:color="FABF8F" w:themeColor="accent6" w:themeTint="99"/>
        </w:tcBorders>
      </w:tcPr>
    </w:tblStylePr>
    <w:tblStylePr w:type="lastRow">
      <w:rPr>
        <w:b/>
        <w:bCs/>
      </w:rPr>
      <w:tblPr/>
      <w:tcPr>
        <w:tcBorders>
          <w:top w:val="double" w:sz="2" w:space="0" w:color="FABF8F" w:themeColor="accent6" w:themeTint="99"/>
        </w:tcBorders>
      </w:tcPr>
    </w:tblStylePr>
    <w:tblStylePr w:type="firstCol">
      <w:rPr>
        <w:b/>
        <w:bCs/>
      </w:rPr>
    </w:tblStylePr>
    <w:tblStylePr w:type="lastCol">
      <w:rPr>
        <w:b/>
        <w:bCs/>
      </w:rPr>
    </w:tblStylePr>
  </w:style>
  <w:style w:type="table" w:customStyle="1" w:styleId="GridTable25">
    <w:name w:val="Grid Table 25"/>
    <w:basedOn w:val="TableNormal"/>
    <w:uiPriority w:val="47"/>
    <w:rsid w:val="00C104D9"/>
    <w:rPr>
      <w:rFonts w:eastAsia="SimSun"/>
    </w:r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GridTable2-Accent15">
    <w:name w:val="Grid Table 2 - Accent 15"/>
    <w:basedOn w:val="TableNormal"/>
    <w:uiPriority w:val="47"/>
    <w:rsid w:val="00C104D9"/>
    <w:rPr>
      <w:rFonts w:eastAsia="SimSun"/>
    </w:rPr>
    <w:tblPr>
      <w:tblStyleRowBandSize w:val="1"/>
      <w:tblStyleColBandSize w:val="1"/>
      <w:tblBorders>
        <w:top w:val="single" w:sz="2" w:space="0" w:color="95B3D7" w:themeColor="accent1" w:themeTint="99"/>
        <w:bottom w:val="single" w:sz="2" w:space="0" w:color="95B3D7" w:themeColor="accent1" w:themeTint="99"/>
        <w:insideH w:val="single" w:sz="2" w:space="0" w:color="95B3D7" w:themeColor="accent1" w:themeTint="99"/>
        <w:insideV w:val="single" w:sz="2" w:space="0" w:color="95B3D7" w:themeColor="accent1" w:themeTint="99"/>
      </w:tblBorders>
    </w:tblPr>
    <w:tblStylePr w:type="firstRow">
      <w:rPr>
        <w:b/>
        <w:bCs/>
      </w:rPr>
      <w:tblPr/>
      <w:tcPr>
        <w:tcBorders>
          <w:top w:val="nil"/>
          <w:bottom w:val="single" w:sz="12" w:space="0" w:color="95B3D7" w:themeColor="accent1" w:themeTint="99"/>
          <w:insideH w:val="nil"/>
          <w:insideV w:val="nil"/>
        </w:tcBorders>
        <w:shd w:val="clear" w:color="auto" w:fill="FFFFFF" w:themeFill="background1"/>
      </w:tcPr>
    </w:tblStylePr>
    <w:tblStylePr w:type="lastRow">
      <w:rPr>
        <w:b/>
        <w:bCs/>
      </w:rPr>
      <w:tblPr/>
      <w:tcPr>
        <w:tcBorders>
          <w:top w:val="double" w:sz="2" w:space="0" w:color="95B3D7"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GridTable2-Accent25">
    <w:name w:val="Grid Table 2 - Accent 25"/>
    <w:basedOn w:val="TableNormal"/>
    <w:uiPriority w:val="47"/>
    <w:rsid w:val="00C104D9"/>
    <w:rPr>
      <w:rFonts w:eastAsia="SimSun"/>
    </w:rPr>
    <w:tblPr>
      <w:tblStyleRowBandSize w:val="1"/>
      <w:tblStyleColBandSize w:val="1"/>
      <w:tblBorders>
        <w:top w:val="single" w:sz="2" w:space="0" w:color="D99594" w:themeColor="accent2" w:themeTint="99"/>
        <w:bottom w:val="single" w:sz="2" w:space="0" w:color="D99594" w:themeColor="accent2" w:themeTint="99"/>
        <w:insideH w:val="single" w:sz="2" w:space="0" w:color="D99594" w:themeColor="accent2" w:themeTint="99"/>
        <w:insideV w:val="single" w:sz="2" w:space="0" w:color="D99594" w:themeColor="accent2" w:themeTint="99"/>
      </w:tblBorders>
    </w:tblPr>
    <w:tblStylePr w:type="firstRow">
      <w:rPr>
        <w:b/>
        <w:bCs/>
      </w:rPr>
      <w:tblPr/>
      <w:tcPr>
        <w:tcBorders>
          <w:top w:val="nil"/>
          <w:bottom w:val="single" w:sz="12" w:space="0" w:color="D99594" w:themeColor="accent2" w:themeTint="99"/>
          <w:insideH w:val="nil"/>
          <w:insideV w:val="nil"/>
        </w:tcBorders>
        <w:shd w:val="clear" w:color="auto" w:fill="FFFFFF" w:themeFill="background1"/>
      </w:tcPr>
    </w:tblStylePr>
    <w:tblStylePr w:type="lastRow">
      <w:rPr>
        <w:b/>
        <w:bCs/>
      </w:rPr>
      <w:tblPr/>
      <w:tcPr>
        <w:tcBorders>
          <w:top w:val="double" w:sz="2" w:space="0" w:color="D99594"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customStyle="1" w:styleId="GridTable2-Accent35">
    <w:name w:val="Grid Table 2 - Accent 35"/>
    <w:basedOn w:val="TableNormal"/>
    <w:uiPriority w:val="47"/>
    <w:rsid w:val="00C104D9"/>
    <w:rPr>
      <w:rFonts w:eastAsia="SimSun"/>
    </w:rPr>
    <w:tblPr>
      <w:tblStyleRowBandSize w:val="1"/>
      <w:tblStyleColBandSize w:val="1"/>
      <w:tblBorders>
        <w:top w:val="single" w:sz="2" w:space="0" w:color="C2D69B" w:themeColor="accent3" w:themeTint="99"/>
        <w:bottom w:val="single" w:sz="2" w:space="0" w:color="C2D69B" w:themeColor="accent3" w:themeTint="99"/>
        <w:insideH w:val="single" w:sz="2" w:space="0" w:color="C2D69B" w:themeColor="accent3" w:themeTint="99"/>
        <w:insideV w:val="single" w:sz="2" w:space="0" w:color="C2D69B" w:themeColor="accent3" w:themeTint="99"/>
      </w:tblBorders>
    </w:tblPr>
    <w:tblStylePr w:type="firstRow">
      <w:rPr>
        <w:b/>
        <w:bCs/>
      </w:rPr>
      <w:tblPr/>
      <w:tcPr>
        <w:tcBorders>
          <w:top w:val="nil"/>
          <w:bottom w:val="single" w:sz="12" w:space="0" w:color="C2D69B" w:themeColor="accent3" w:themeTint="99"/>
          <w:insideH w:val="nil"/>
          <w:insideV w:val="nil"/>
        </w:tcBorders>
        <w:shd w:val="clear" w:color="auto" w:fill="FFFFFF" w:themeFill="background1"/>
      </w:tcPr>
    </w:tblStylePr>
    <w:tblStylePr w:type="lastRow">
      <w:rPr>
        <w:b/>
        <w:bCs/>
      </w:rPr>
      <w:tblPr/>
      <w:tcPr>
        <w:tcBorders>
          <w:top w:val="double" w:sz="2" w:space="0" w:color="C2D69B"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customStyle="1" w:styleId="GridTable2-Accent45">
    <w:name w:val="Grid Table 2 - Accent 45"/>
    <w:basedOn w:val="TableNormal"/>
    <w:uiPriority w:val="47"/>
    <w:rsid w:val="00C104D9"/>
    <w:rPr>
      <w:rFonts w:eastAsia="SimSun"/>
    </w:rPr>
    <w:tblPr>
      <w:tblStyleRowBandSize w:val="1"/>
      <w:tblStyleColBandSize w:val="1"/>
      <w:tblBorders>
        <w:top w:val="single" w:sz="2" w:space="0" w:color="B2A1C7" w:themeColor="accent4" w:themeTint="99"/>
        <w:bottom w:val="single" w:sz="2" w:space="0" w:color="B2A1C7" w:themeColor="accent4" w:themeTint="99"/>
        <w:insideH w:val="single" w:sz="2" w:space="0" w:color="B2A1C7" w:themeColor="accent4" w:themeTint="99"/>
        <w:insideV w:val="single" w:sz="2" w:space="0" w:color="B2A1C7" w:themeColor="accent4" w:themeTint="99"/>
      </w:tblBorders>
    </w:tblPr>
    <w:tblStylePr w:type="firstRow">
      <w:rPr>
        <w:b/>
        <w:bCs/>
      </w:rPr>
      <w:tblPr/>
      <w:tcPr>
        <w:tcBorders>
          <w:top w:val="nil"/>
          <w:bottom w:val="single" w:sz="12" w:space="0" w:color="B2A1C7" w:themeColor="accent4" w:themeTint="99"/>
          <w:insideH w:val="nil"/>
          <w:insideV w:val="nil"/>
        </w:tcBorders>
        <w:shd w:val="clear" w:color="auto" w:fill="FFFFFF" w:themeFill="background1"/>
      </w:tcPr>
    </w:tblStylePr>
    <w:tblStylePr w:type="lastRow">
      <w:rPr>
        <w:b/>
        <w:bCs/>
      </w:rPr>
      <w:tblPr/>
      <w:tcPr>
        <w:tcBorders>
          <w:top w:val="double" w:sz="2" w:space="0" w:color="B2A1C7"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customStyle="1" w:styleId="GridTable2-Accent55">
    <w:name w:val="Grid Table 2 - Accent 55"/>
    <w:basedOn w:val="TableNormal"/>
    <w:uiPriority w:val="47"/>
    <w:rsid w:val="00C104D9"/>
    <w:rPr>
      <w:rFonts w:eastAsia="SimSun"/>
    </w:rPr>
    <w:tblPr>
      <w:tblStyleRowBandSize w:val="1"/>
      <w:tblStyleColBandSize w:val="1"/>
      <w:tblBorders>
        <w:top w:val="single" w:sz="2" w:space="0" w:color="92CDDC" w:themeColor="accent5" w:themeTint="99"/>
        <w:bottom w:val="single" w:sz="2" w:space="0" w:color="92CDDC" w:themeColor="accent5" w:themeTint="99"/>
        <w:insideH w:val="single" w:sz="2" w:space="0" w:color="92CDDC" w:themeColor="accent5" w:themeTint="99"/>
        <w:insideV w:val="single" w:sz="2" w:space="0" w:color="92CDDC" w:themeColor="accent5" w:themeTint="99"/>
      </w:tblBorders>
    </w:tblPr>
    <w:tblStylePr w:type="firstRow">
      <w:rPr>
        <w:b/>
        <w:bCs/>
      </w:rPr>
      <w:tblPr/>
      <w:tcPr>
        <w:tcBorders>
          <w:top w:val="nil"/>
          <w:bottom w:val="single" w:sz="12" w:space="0" w:color="92CDDC" w:themeColor="accent5" w:themeTint="99"/>
          <w:insideH w:val="nil"/>
          <w:insideV w:val="nil"/>
        </w:tcBorders>
        <w:shd w:val="clear" w:color="auto" w:fill="FFFFFF" w:themeFill="background1"/>
      </w:tcPr>
    </w:tblStylePr>
    <w:tblStylePr w:type="lastRow">
      <w:rPr>
        <w:b/>
        <w:bCs/>
      </w:rPr>
      <w:tblPr/>
      <w:tcPr>
        <w:tcBorders>
          <w:top w:val="double" w:sz="2" w:space="0" w:color="92CDDC"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GridTable2-Accent65">
    <w:name w:val="Grid Table 2 - Accent 65"/>
    <w:basedOn w:val="TableNormal"/>
    <w:uiPriority w:val="47"/>
    <w:rsid w:val="00C104D9"/>
    <w:rPr>
      <w:rFonts w:eastAsia="SimSun"/>
    </w:rPr>
    <w:tblPr>
      <w:tblStyleRowBandSize w:val="1"/>
      <w:tblStyleColBandSize w:val="1"/>
      <w:tblBorders>
        <w:top w:val="single" w:sz="2" w:space="0" w:color="FABF8F" w:themeColor="accent6" w:themeTint="99"/>
        <w:bottom w:val="single" w:sz="2" w:space="0" w:color="FABF8F" w:themeColor="accent6" w:themeTint="99"/>
        <w:insideH w:val="single" w:sz="2" w:space="0" w:color="FABF8F" w:themeColor="accent6" w:themeTint="99"/>
        <w:insideV w:val="single" w:sz="2" w:space="0" w:color="FABF8F" w:themeColor="accent6" w:themeTint="99"/>
      </w:tblBorders>
    </w:tblPr>
    <w:tblStylePr w:type="firstRow">
      <w:rPr>
        <w:b/>
        <w:bCs/>
      </w:rPr>
      <w:tblPr/>
      <w:tcPr>
        <w:tcBorders>
          <w:top w:val="nil"/>
          <w:bottom w:val="single" w:sz="12" w:space="0" w:color="FABF8F" w:themeColor="accent6" w:themeTint="99"/>
          <w:insideH w:val="nil"/>
          <w:insideV w:val="nil"/>
        </w:tcBorders>
        <w:shd w:val="clear" w:color="auto" w:fill="FFFFFF" w:themeFill="background1"/>
      </w:tcPr>
    </w:tblStylePr>
    <w:tblStylePr w:type="lastRow">
      <w:rPr>
        <w:b/>
        <w:bCs/>
      </w:rPr>
      <w:tblPr/>
      <w:tcPr>
        <w:tcBorders>
          <w:top w:val="double" w:sz="2" w:space="0" w:color="FABF8F"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customStyle="1" w:styleId="GridTable35">
    <w:name w:val="Grid Table 35"/>
    <w:basedOn w:val="TableNormal"/>
    <w:uiPriority w:val="48"/>
    <w:rsid w:val="00C104D9"/>
    <w:rPr>
      <w:rFonts w:eastAsia="SimSun"/>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customStyle="1" w:styleId="GridTable3-Accent15">
    <w:name w:val="Grid Table 3 - Accent 15"/>
    <w:basedOn w:val="TableNormal"/>
    <w:uiPriority w:val="48"/>
    <w:rsid w:val="00C104D9"/>
    <w:rPr>
      <w:rFonts w:eastAsia="SimSun"/>
    </w:r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BE5F1" w:themeFill="accent1" w:themeFillTint="33"/>
      </w:tcPr>
    </w:tblStylePr>
    <w:tblStylePr w:type="band1Horz">
      <w:tblPr/>
      <w:tcPr>
        <w:shd w:val="clear" w:color="auto" w:fill="DBE5F1" w:themeFill="accent1" w:themeFillTint="33"/>
      </w:tcPr>
    </w:tblStylePr>
    <w:tblStylePr w:type="neCell">
      <w:tblPr/>
      <w:tcPr>
        <w:tcBorders>
          <w:bottom w:val="single" w:sz="4" w:space="0" w:color="95B3D7" w:themeColor="accent1" w:themeTint="99"/>
        </w:tcBorders>
      </w:tcPr>
    </w:tblStylePr>
    <w:tblStylePr w:type="nwCell">
      <w:tblPr/>
      <w:tcPr>
        <w:tcBorders>
          <w:bottom w:val="single" w:sz="4" w:space="0" w:color="95B3D7" w:themeColor="accent1" w:themeTint="99"/>
        </w:tcBorders>
      </w:tcPr>
    </w:tblStylePr>
    <w:tblStylePr w:type="seCell">
      <w:tblPr/>
      <w:tcPr>
        <w:tcBorders>
          <w:top w:val="single" w:sz="4" w:space="0" w:color="95B3D7" w:themeColor="accent1" w:themeTint="99"/>
        </w:tcBorders>
      </w:tcPr>
    </w:tblStylePr>
    <w:tblStylePr w:type="swCell">
      <w:tblPr/>
      <w:tcPr>
        <w:tcBorders>
          <w:top w:val="single" w:sz="4" w:space="0" w:color="95B3D7" w:themeColor="accent1" w:themeTint="99"/>
        </w:tcBorders>
      </w:tcPr>
    </w:tblStylePr>
  </w:style>
  <w:style w:type="table" w:customStyle="1" w:styleId="GridTable3-Accent25">
    <w:name w:val="Grid Table 3 - Accent 25"/>
    <w:basedOn w:val="TableNormal"/>
    <w:uiPriority w:val="48"/>
    <w:rsid w:val="00C104D9"/>
    <w:rPr>
      <w:rFonts w:eastAsia="SimSun"/>
    </w:rPr>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2DBDB" w:themeFill="accent2" w:themeFillTint="33"/>
      </w:tcPr>
    </w:tblStylePr>
    <w:tblStylePr w:type="band1Horz">
      <w:tblPr/>
      <w:tcPr>
        <w:shd w:val="clear" w:color="auto" w:fill="F2DBDB" w:themeFill="accent2" w:themeFillTint="33"/>
      </w:tcPr>
    </w:tblStylePr>
    <w:tblStylePr w:type="neCell">
      <w:tblPr/>
      <w:tcPr>
        <w:tcBorders>
          <w:bottom w:val="single" w:sz="4" w:space="0" w:color="D99594" w:themeColor="accent2" w:themeTint="99"/>
        </w:tcBorders>
      </w:tcPr>
    </w:tblStylePr>
    <w:tblStylePr w:type="nwCell">
      <w:tblPr/>
      <w:tcPr>
        <w:tcBorders>
          <w:bottom w:val="single" w:sz="4" w:space="0" w:color="D99594" w:themeColor="accent2" w:themeTint="99"/>
        </w:tcBorders>
      </w:tcPr>
    </w:tblStylePr>
    <w:tblStylePr w:type="seCell">
      <w:tblPr/>
      <w:tcPr>
        <w:tcBorders>
          <w:top w:val="single" w:sz="4" w:space="0" w:color="D99594" w:themeColor="accent2" w:themeTint="99"/>
        </w:tcBorders>
      </w:tcPr>
    </w:tblStylePr>
    <w:tblStylePr w:type="swCell">
      <w:tblPr/>
      <w:tcPr>
        <w:tcBorders>
          <w:top w:val="single" w:sz="4" w:space="0" w:color="D99594" w:themeColor="accent2" w:themeTint="99"/>
        </w:tcBorders>
      </w:tcPr>
    </w:tblStylePr>
  </w:style>
  <w:style w:type="table" w:customStyle="1" w:styleId="GridTable3-Accent35">
    <w:name w:val="Grid Table 3 - Accent 35"/>
    <w:basedOn w:val="TableNormal"/>
    <w:uiPriority w:val="48"/>
    <w:rsid w:val="00C104D9"/>
    <w:rPr>
      <w:rFonts w:eastAsia="SimSun"/>
    </w:r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AF1DD" w:themeFill="accent3" w:themeFillTint="33"/>
      </w:tcPr>
    </w:tblStylePr>
    <w:tblStylePr w:type="band1Horz">
      <w:tblPr/>
      <w:tcPr>
        <w:shd w:val="clear" w:color="auto" w:fill="EAF1DD" w:themeFill="accent3" w:themeFillTint="33"/>
      </w:tcPr>
    </w:tblStylePr>
    <w:tblStylePr w:type="neCell">
      <w:tblPr/>
      <w:tcPr>
        <w:tcBorders>
          <w:bottom w:val="single" w:sz="4" w:space="0" w:color="C2D69B" w:themeColor="accent3" w:themeTint="99"/>
        </w:tcBorders>
      </w:tcPr>
    </w:tblStylePr>
    <w:tblStylePr w:type="nwCell">
      <w:tblPr/>
      <w:tcPr>
        <w:tcBorders>
          <w:bottom w:val="single" w:sz="4" w:space="0" w:color="C2D69B" w:themeColor="accent3" w:themeTint="99"/>
        </w:tcBorders>
      </w:tcPr>
    </w:tblStylePr>
    <w:tblStylePr w:type="seCell">
      <w:tblPr/>
      <w:tcPr>
        <w:tcBorders>
          <w:top w:val="single" w:sz="4" w:space="0" w:color="C2D69B" w:themeColor="accent3" w:themeTint="99"/>
        </w:tcBorders>
      </w:tcPr>
    </w:tblStylePr>
    <w:tblStylePr w:type="swCell">
      <w:tblPr/>
      <w:tcPr>
        <w:tcBorders>
          <w:top w:val="single" w:sz="4" w:space="0" w:color="C2D69B" w:themeColor="accent3" w:themeTint="99"/>
        </w:tcBorders>
      </w:tcPr>
    </w:tblStylePr>
  </w:style>
  <w:style w:type="table" w:customStyle="1" w:styleId="GridTable3-Accent45">
    <w:name w:val="Grid Table 3 - Accent 45"/>
    <w:basedOn w:val="TableNormal"/>
    <w:uiPriority w:val="48"/>
    <w:rsid w:val="00C104D9"/>
    <w:rPr>
      <w:rFonts w:eastAsia="SimSun"/>
    </w:r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5DFEC" w:themeFill="accent4" w:themeFillTint="33"/>
      </w:tcPr>
    </w:tblStylePr>
    <w:tblStylePr w:type="band1Horz">
      <w:tblPr/>
      <w:tcPr>
        <w:shd w:val="clear" w:color="auto" w:fill="E5DFEC" w:themeFill="accent4" w:themeFillTint="33"/>
      </w:tcPr>
    </w:tblStylePr>
    <w:tblStylePr w:type="neCell">
      <w:tblPr/>
      <w:tcPr>
        <w:tcBorders>
          <w:bottom w:val="single" w:sz="4" w:space="0" w:color="B2A1C7" w:themeColor="accent4" w:themeTint="99"/>
        </w:tcBorders>
      </w:tcPr>
    </w:tblStylePr>
    <w:tblStylePr w:type="nwCell">
      <w:tblPr/>
      <w:tcPr>
        <w:tcBorders>
          <w:bottom w:val="single" w:sz="4" w:space="0" w:color="B2A1C7" w:themeColor="accent4" w:themeTint="99"/>
        </w:tcBorders>
      </w:tcPr>
    </w:tblStylePr>
    <w:tblStylePr w:type="seCell">
      <w:tblPr/>
      <w:tcPr>
        <w:tcBorders>
          <w:top w:val="single" w:sz="4" w:space="0" w:color="B2A1C7" w:themeColor="accent4" w:themeTint="99"/>
        </w:tcBorders>
      </w:tcPr>
    </w:tblStylePr>
    <w:tblStylePr w:type="swCell">
      <w:tblPr/>
      <w:tcPr>
        <w:tcBorders>
          <w:top w:val="single" w:sz="4" w:space="0" w:color="B2A1C7" w:themeColor="accent4" w:themeTint="99"/>
        </w:tcBorders>
      </w:tcPr>
    </w:tblStylePr>
  </w:style>
  <w:style w:type="table" w:customStyle="1" w:styleId="GridTable3-Accent55">
    <w:name w:val="Grid Table 3 - Accent 55"/>
    <w:basedOn w:val="TableNormal"/>
    <w:uiPriority w:val="48"/>
    <w:rsid w:val="00C104D9"/>
    <w:rPr>
      <w:rFonts w:eastAsia="SimSun"/>
    </w:r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AEEF3" w:themeFill="accent5" w:themeFillTint="33"/>
      </w:tcPr>
    </w:tblStylePr>
    <w:tblStylePr w:type="band1Horz">
      <w:tblPr/>
      <w:tcPr>
        <w:shd w:val="clear" w:color="auto" w:fill="DAEEF3" w:themeFill="accent5" w:themeFillTint="33"/>
      </w:tcPr>
    </w:tblStylePr>
    <w:tblStylePr w:type="neCell">
      <w:tblPr/>
      <w:tcPr>
        <w:tcBorders>
          <w:bottom w:val="single" w:sz="4" w:space="0" w:color="92CDDC" w:themeColor="accent5" w:themeTint="99"/>
        </w:tcBorders>
      </w:tcPr>
    </w:tblStylePr>
    <w:tblStylePr w:type="nwCell">
      <w:tblPr/>
      <w:tcPr>
        <w:tcBorders>
          <w:bottom w:val="single" w:sz="4" w:space="0" w:color="92CDDC" w:themeColor="accent5" w:themeTint="99"/>
        </w:tcBorders>
      </w:tcPr>
    </w:tblStylePr>
    <w:tblStylePr w:type="seCell">
      <w:tblPr/>
      <w:tcPr>
        <w:tcBorders>
          <w:top w:val="single" w:sz="4" w:space="0" w:color="92CDDC" w:themeColor="accent5" w:themeTint="99"/>
        </w:tcBorders>
      </w:tcPr>
    </w:tblStylePr>
    <w:tblStylePr w:type="swCell">
      <w:tblPr/>
      <w:tcPr>
        <w:tcBorders>
          <w:top w:val="single" w:sz="4" w:space="0" w:color="92CDDC" w:themeColor="accent5" w:themeTint="99"/>
        </w:tcBorders>
      </w:tcPr>
    </w:tblStylePr>
  </w:style>
  <w:style w:type="table" w:customStyle="1" w:styleId="GridTable3-Accent65">
    <w:name w:val="Grid Table 3 - Accent 65"/>
    <w:basedOn w:val="TableNormal"/>
    <w:uiPriority w:val="48"/>
    <w:rsid w:val="00C104D9"/>
    <w:rPr>
      <w:rFonts w:eastAsia="SimSun"/>
    </w:r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DE9D9" w:themeFill="accent6" w:themeFillTint="33"/>
      </w:tcPr>
    </w:tblStylePr>
    <w:tblStylePr w:type="band1Horz">
      <w:tblPr/>
      <w:tcPr>
        <w:shd w:val="clear" w:color="auto" w:fill="FDE9D9" w:themeFill="accent6" w:themeFillTint="33"/>
      </w:tcPr>
    </w:tblStylePr>
    <w:tblStylePr w:type="neCell">
      <w:tblPr/>
      <w:tcPr>
        <w:tcBorders>
          <w:bottom w:val="single" w:sz="4" w:space="0" w:color="FABF8F" w:themeColor="accent6" w:themeTint="99"/>
        </w:tcBorders>
      </w:tcPr>
    </w:tblStylePr>
    <w:tblStylePr w:type="nwCell">
      <w:tblPr/>
      <w:tcPr>
        <w:tcBorders>
          <w:bottom w:val="single" w:sz="4" w:space="0" w:color="FABF8F" w:themeColor="accent6" w:themeTint="99"/>
        </w:tcBorders>
      </w:tcPr>
    </w:tblStylePr>
    <w:tblStylePr w:type="seCell">
      <w:tblPr/>
      <w:tcPr>
        <w:tcBorders>
          <w:top w:val="single" w:sz="4" w:space="0" w:color="FABF8F" w:themeColor="accent6" w:themeTint="99"/>
        </w:tcBorders>
      </w:tcPr>
    </w:tblStylePr>
    <w:tblStylePr w:type="swCell">
      <w:tblPr/>
      <w:tcPr>
        <w:tcBorders>
          <w:top w:val="single" w:sz="4" w:space="0" w:color="FABF8F" w:themeColor="accent6" w:themeTint="99"/>
        </w:tcBorders>
      </w:tcPr>
    </w:tblStylePr>
  </w:style>
  <w:style w:type="table" w:customStyle="1" w:styleId="GridTable45">
    <w:name w:val="Grid Table 45"/>
    <w:basedOn w:val="TableNormal"/>
    <w:uiPriority w:val="49"/>
    <w:rsid w:val="00C104D9"/>
    <w:rPr>
      <w:rFonts w:eastAsia="SimSun"/>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GridTable4-Accent15">
    <w:name w:val="Grid Table 4 - Accent 15"/>
    <w:basedOn w:val="TableNormal"/>
    <w:uiPriority w:val="49"/>
    <w:rsid w:val="00C104D9"/>
    <w:rPr>
      <w:rFonts w:eastAsia="SimSun"/>
    </w:r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GridTable4-Accent25">
    <w:name w:val="Grid Table 4 - Accent 25"/>
    <w:basedOn w:val="TableNormal"/>
    <w:uiPriority w:val="49"/>
    <w:rsid w:val="00C104D9"/>
    <w:rPr>
      <w:rFonts w:eastAsia="SimSun"/>
    </w:rPr>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blStylePr w:type="firstRow">
      <w:rPr>
        <w:b/>
        <w:bCs/>
        <w:color w:val="FFFFFF" w:themeColor="background1"/>
      </w:rPr>
      <w:tblPr/>
      <w:tcPr>
        <w:tcBorders>
          <w:top w:val="single" w:sz="4" w:space="0" w:color="C0504D" w:themeColor="accent2"/>
          <w:left w:val="single" w:sz="4" w:space="0" w:color="C0504D" w:themeColor="accent2"/>
          <w:bottom w:val="single" w:sz="4" w:space="0" w:color="C0504D" w:themeColor="accent2"/>
          <w:right w:val="single" w:sz="4" w:space="0" w:color="C0504D" w:themeColor="accent2"/>
          <w:insideH w:val="nil"/>
          <w:insideV w:val="nil"/>
        </w:tcBorders>
        <w:shd w:val="clear" w:color="auto" w:fill="C0504D" w:themeFill="accent2"/>
      </w:tcPr>
    </w:tblStylePr>
    <w:tblStylePr w:type="lastRow">
      <w:rPr>
        <w:b/>
        <w:bCs/>
      </w:rPr>
      <w:tblPr/>
      <w:tcPr>
        <w:tcBorders>
          <w:top w:val="double" w:sz="4" w:space="0" w:color="C0504D" w:themeColor="accent2"/>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customStyle="1" w:styleId="GridTable4-Accent35">
    <w:name w:val="Grid Table 4 - Accent 35"/>
    <w:basedOn w:val="TableNormal"/>
    <w:uiPriority w:val="49"/>
    <w:rsid w:val="00C104D9"/>
    <w:rPr>
      <w:rFonts w:eastAsia="SimSun"/>
    </w:r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color w:val="FFFFFF" w:themeColor="background1"/>
      </w:rPr>
      <w:tblPr/>
      <w:tcPr>
        <w:tcBorders>
          <w:top w:val="single" w:sz="4" w:space="0" w:color="9BBB59" w:themeColor="accent3"/>
          <w:left w:val="single" w:sz="4" w:space="0" w:color="9BBB59" w:themeColor="accent3"/>
          <w:bottom w:val="single" w:sz="4" w:space="0" w:color="9BBB59" w:themeColor="accent3"/>
          <w:right w:val="single" w:sz="4" w:space="0" w:color="9BBB59" w:themeColor="accent3"/>
          <w:insideH w:val="nil"/>
          <w:insideV w:val="nil"/>
        </w:tcBorders>
        <w:shd w:val="clear" w:color="auto" w:fill="9BBB59" w:themeFill="accent3"/>
      </w:tcPr>
    </w:tblStylePr>
    <w:tblStylePr w:type="lastRow">
      <w:rPr>
        <w:b/>
        <w:bCs/>
      </w:rPr>
      <w:tblPr/>
      <w:tcPr>
        <w:tcBorders>
          <w:top w:val="double" w:sz="4" w:space="0" w:color="9BBB59" w:themeColor="accent3"/>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customStyle="1" w:styleId="GridTable4-Accent45">
    <w:name w:val="Grid Table 4 - Accent 45"/>
    <w:basedOn w:val="TableNormal"/>
    <w:uiPriority w:val="49"/>
    <w:rsid w:val="00C104D9"/>
    <w:rPr>
      <w:rFonts w:eastAsia="SimSun"/>
    </w:r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color w:val="FFFFFF" w:themeColor="background1"/>
      </w:rPr>
      <w:tblPr/>
      <w:tcPr>
        <w:tcBorders>
          <w:top w:val="single" w:sz="4" w:space="0" w:color="8064A2" w:themeColor="accent4"/>
          <w:left w:val="single" w:sz="4" w:space="0" w:color="8064A2" w:themeColor="accent4"/>
          <w:bottom w:val="single" w:sz="4" w:space="0" w:color="8064A2" w:themeColor="accent4"/>
          <w:right w:val="single" w:sz="4" w:space="0" w:color="8064A2" w:themeColor="accent4"/>
          <w:insideH w:val="nil"/>
          <w:insideV w:val="nil"/>
        </w:tcBorders>
        <w:shd w:val="clear" w:color="auto" w:fill="8064A2" w:themeFill="accent4"/>
      </w:tcPr>
    </w:tblStylePr>
    <w:tblStylePr w:type="lastRow">
      <w:rPr>
        <w:b/>
        <w:bCs/>
      </w:rPr>
      <w:tblPr/>
      <w:tcPr>
        <w:tcBorders>
          <w:top w:val="double" w:sz="4" w:space="0" w:color="8064A2" w:themeColor="accent4"/>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customStyle="1" w:styleId="GridTable4-Accent55">
    <w:name w:val="Grid Table 4 - Accent 55"/>
    <w:basedOn w:val="TableNormal"/>
    <w:uiPriority w:val="49"/>
    <w:rsid w:val="00C104D9"/>
    <w:rPr>
      <w:rFonts w:eastAsia="SimSun"/>
    </w:r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color w:val="FFFFFF" w:themeColor="background1"/>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insideH w:val="nil"/>
          <w:insideV w:val="nil"/>
        </w:tcBorders>
        <w:shd w:val="clear" w:color="auto" w:fill="4BACC6" w:themeFill="accent5"/>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GridTable4-Accent65">
    <w:name w:val="Grid Table 4 - Accent 65"/>
    <w:basedOn w:val="TableNormal"/>
    <w:uiPriority w:val="49"/>
    <w:rsid w:val="00C104D9"/>
    <w:rPr>
      <w:rFonts w:eastAsia="SimSun"/>
    </w:r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color w:val="FFFFFF" w:themeColor="background1"/>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insideH w:val="nil"/>
          <w:insideV w:val="nil"/>
        </w:tcBorders>
        <w:shd w:val="clear" w:color="auto" w:fill="F79646" w:themeFill="accent6"/>
      </w:tcPr>
    </w:tblStylePr>
    <w:tblStylePr w:type="lastRow">
      <w:rPr>
        <w:b/>
        <w:bCs/>
      </w:rPr>
      <w:tblPr/>
      <w:tcPr>
        <w:tcBorders>
          <w:top w:val="double" w:sz="4" w:space="0" w:color="F79646" w:themeColor="accent6"/>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customStyle="1" w:styleId="GridTable5Dark5">
    <w:name w:val="Grid Table 5 Dark5"/>
    <w:basedOn w:val="TableNormal"/>
    <w:uiPriority w:val="50"/>
    <w:rsid w:val="00C104D9"/>
    <w:rPr>
      <w:rFonts w:eastAsia="SimSun"/>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customStyle="1" w:styleId="GridTable5Dark-Accent15">
    <w:name w:val="Grid Table 5 Dark - Accent 15"/>
    <w:basedOn w:val="TableNormal"/>
    <w:uiPriority w:val="50"/>
    <w:rsid w:val="00C104D9"/>
    <w:rPr>
      <w:rFonts w:eastAsia="SimSun"/>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BE5F1"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F81BD"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F81BD"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F81BD"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F81BD" w:themeFill="accent1"/>
      </w:tcPr>
    </w:tblStylePr>
    <w:tblStylePr w:type="band1Vert">
      <w:tblPr/>
      <w:tcPr>
        <w:shd w:val="clear" w:color="auto" w:fill="B8CCE4" w:themeFill="accent1" w:themeFillTint="66"/>
      </w:tcPr>
    </w:tblStylePr>
    <w:tblStylePr w:type="band1Horz">
      <w:tblPr/>
      <w:tcPr>
        <w:shd w:val="clear" w:color="auto" w:fill="B8CCE4" w:themeFill="accent1" w:themeFillTint="66"/>
      </w:tcPr>
    </w:tblStylePr>
  </w:style>
  <w:style w:type="table" w:customStyle="1" w:styleId="GridTable5Dark-Accent25">
    <w:name w:val="Grid Table 5 Dark - Accent 25"/>
    <w:basedOn w:val="TableNormal"/>
    <w:uiPriority w:val="50"/>
    <w:rsid w:val="00C104D9"/>
    <w:rPr>
      <w:rFonts w:eastAsia="SimSun"/>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2DBDB"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C0504D"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C0504D"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C0504D"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C0504D" w:themeFill="accent2"/>
      </w:tcPr>
    </w:tblStylePr>
    <w:tblStylePr w:type="band1Vert">
      <w:tblPr/>
      <w:tcPr>
        <w:shd w:val="clear" w:color="auto" w:fill="E5B8B7" w:themeFill="accent2" w:themeFillTint="66"/>
      </w:tcPr>
    </w:tblStylePr>
    <w:tblStylePr w:type="band1Horz">
      <w:tblPr/>
      <w:tcPr>
        <w:shd w:val="clear" w:color="auto" w:fill="E5B8B7" w:themeFill="accent2" w:themeFillTint="66"/>
      </w:tcPr>
    </w:tblStylePr>
  </w:style>
  <w:style w:type="table" w:customStyle="1" w:styleId="GridTable5Dark-Accent35">
    <w:name w:val="Grid Table 5 Dark - Accent 35"/>
    <w:basedOn w:val="TableNormal"/>
    <w:uiPriority w:val="50"/>
    <w:rsid w:val="00C104D9"/>
    <w:rPr>
      <w:rFonts w:eastAsia="SimSun"/>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AF1D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9BBB59"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9BBB59"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9BBB59"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9BBB59" w:themeFill="accent3"/>
      </w:tcPr>
    </w:tblStylePr>
    <w:tblStylePr w:type="band1Vert">
      <w:tblPr/>
      <w:tcPr>
        <w:shd w:val="clear" w:color="auto" w:fill="D6E3BC" w:themeFill="accent3" w:themeFillTint="66"/>
      </w:tcPr>
    </w:tblStylePr>
    <w:tblStylePr w:type="band1Horz">
      <w:tblPr/>
      <w:tcPr>
        <w:shd w:val="clear" w:color="auto" w:fill="D6E3BC" w:themeFill="accent3" w:themeFillTint="66"/>
      </w:tcPr>
    </w:tblStylePr>
  </w:style>
  <w:style w:type="table" w:customStyle="1" w:styleId="GridTable5Dark-Accent45">
    <w:name w:val="Grid Table 5 Dark - Accent 45"/>
    <w:basedOn w:val="TableNormal"/>
    <w:uiPriority w:val="50"/>
    <w:rsid w:val="00C104D9"/>
    <w:rPr>
      <w:rFonts w:eastAsia="SimSun"/>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5DFEC"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8064A2"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8064A2"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8064A2"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8064A2" w:themeFill="accent4"/>
      </w:tcPr>
    </w:tblStylePr>
    <w:tblStylePr w:type="band1Vert">
      <w:tblPr/>
      <w:tcPr>
        <w:shd w:val="clear" w:color="auto" w:fill="CCC0D9" w:themeFill="accent4" w:themeFillTint="66"/>
      </w:tcPr>
    </w:tblStylePr>
    <w:tblStylePr w:type="band1Horz">
      <w:tblPr/>
      <w:tcPr>
        <w:shd w:val="clear" w:color="auto" w:fill="CCC0D9" w:themeFill="accent4" w:themeFillTint="66"/>
      </w:tcPr>
    </w:tblStylePr>
  </w:style>
  <w:style w:type="table" w:customStyle="1" w:styleId="GridTable5Dark-Accent55">
    <w:name w:val="Grid Table 5 Dark - Accent 55"/>
    <w:basedOn w:val="TableNormal"/>
    <w:uiPriority w:val="50"/>
    <w:rsid w:val="00C104D9"/>
    <w:rPr>
      <w:rFonts w:eastAsia="SimSun"/>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AEE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BACC6"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BACC6"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BACC6"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BACC6" w:themeFill="accent5"/>
      </w:tcPr>
    </w:tblStylePr>
    <w:tblStylePr w:type="band1Vert">
      <w:tblPr/>
      <w:tcPr>
        <w:shd w:val="clear" w:color="auto" w:fill="B6DDE8" w:themeFill="accent5" w:themeFillTint="66"/>
      </w:tcPr>
    </w:tblStylePr>
    <w:tblStylePr w:type="band1Horz">
      <w:tblPr/>
      <w:tcPr>
        <w:shd w:val="clear" w:color="auto" w:fill="B6DDE8" w:themeFill="accent5" w:themeFillTint="66"/>
      </w:tcPr>
    </w:tblStylePr>
  </w:style>
  <w:style w:type="table" w:customStyle="1" w:styleId="GridTable5Dark-Accent65">
    <w:name w:val="Grid Table 5 Dark - Accent 65"/>
    <w:basedOn w:val="TableNormal"/>
    <w:uiPriority w:val="50"/>
    <w:rsid w:val="00C104D9"/>
    <w:rPr>
      <w:rFonts w:eastAsia="SimSun"/>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DE9D9"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F79646"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F79646"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F79646"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F79646" w:themeFill="accent6"/>
      </w:tcPr>
    </w:tblStylePr>
    <w:tblStylePr w:type="band1Vert">
      <w:tblPr/>
      <w:tcPr>
        <w:shd w:val="clear" w:color="auto" w:fill="FBD4B4" w:themeFill="accent6" w:themeFillTint="66"/>
      </w:tcPr>
    </w:tblStylePr>
    <w:tblStylePr w:type="band1Horz">
      <w:tblPr/>
      <w:tcPr>
        <w:shd w:val="clear" w:color="auto" w:fill="FBD4B4" w:themeFill="accent6" w:themeFillTint="66"/>
      </w:tcPr>
    </w:tblStylePr>
  </w:style>
  <w:style w:type="table" w:customStyle="1" w:styleId="GridTable6Colorful5">
    <w:name w:val="Grid Table 6 Colorful5"/>
    <w:basedOn w:val="TableNormal"/>
    <w:uiPriority w:val="51"/>
    <w:rsid w:val="00C104D9"/>
    <w:rPr>
      <w:rFonts w:eastAsia="SimSun"/>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GridTable6Colorful-Accent15">
    <w:name w:val="Grid Table 6 Colorful - Accent 15"/>
    <w:basedOn w:val="TableNormal"/>
    <w:uiPriority w:val="51"/>
    <w:rsid w:val="00C104D9"/>
    <w:rPr>
      <w:rFonts w:eastAsia="SimSun"/>
      <w:color w:val="365F91" w:themeColor="accent1" w:themeShade="BF"/>
    </w:r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4" w:space="0" w:color="95B3D7" w:themeColor="accent1" w:themeTint="99"/>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GridTable6Colorful-Accent25">
    <w:name w:val="Grid Table 6 Colorful - Accent 25"/>
    <w:basedOn w:val="TableNormal"/>
    <w:uiPriority w:val="51"/>
    <w:rsid w:val="00C104D9"/>
    <w:rPr>
      <w:rFonts w:eastAsia="SimSun"/>
      <w:color w:val="943634" w:themeColor="accent2" w:themeShade="BF"/>
    </w:rPr>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blStylePr w:type="firstRow">
      <w:rPr>
        <w:b/>
        <w:bCs/>
      </w:rPr>
      <w:tblPr/>
      <w:tcPr>
        <w:tcBorders>
          <w:bottom w:val="single" w:sz="12" w:space="0" w:color="D99594" w:themeColor="accent2" w:themeTint="99"/>
        </w:tcBorders>
      </w:tcPr>
    </w:tblStylePr>
    <w:tblStylePr w:type="lastRow">
      <w:rPr>
        <w:b/>
        <w:bCs/>
      </w:rPr>
      <w:tblPr/>
      <w:tcPr>
        <w:tcBorders>
          <w:top w:val="double" w:sz="4" w:space="0" w:color="D99594" w:themeColor="accent2" w:themeTint="99"/>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customStyle="1" w:styleId="GridTable6Colorful-Accent35">
    <w:name w:val="Grid Table 6 Colorful - Accent 35"/>
    <w:basedOn w:val="TableNormal"/>
    <w:uiPriority w:val="51"/>
    <w:rsid w:val="00C104D9"/>
    <w:rPr>
      <w:rFonts w:eastAsia="SimSun"/>
      <w:color w:val="76923C" w:themeColor="accent3" w:themeShade="BF"/>
    </w:r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rPr>
      <w:tblPr/>
      <w:tcPr>
        <w:tcBorders>
          <w:bottom w:val="single" w:sz="12" w:space="0" w:color="C2D69B" w:themeColor="accent3" w:themeTint="99"/>
        </w:tcBorders>
      </w:tcPr>
    </w:tblStylePr>
    <w:tblStylePr w:type="lastRow">
      <w:rPr>
        <w:b/>
        <w:bCs/>
      </w:rPr>
      <w:tblPr/>
      <w:tcPr>
        <w:tcBorders>
          <w:top w:val="double" w:sz="4" w:space="0" w:color="C2D69B" w:themeColor="accent3" w:themeTint="99"/>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customStyle="1" w:styleId="GridTable6Colorful-Accent45">
    <w:name w:val="Grid Table 6 Colorful - Accent 45"/>
    <w:basedOn w:val="TableNormal"/>
    <w:uiPriority w:val="51"/>
    <w:rsid w:val="00C104D9"/>
    <w:rPr>
      <w:rFonts w:eastAsia="SimSun"/>
      <w:color w:val="5F497A" w:themeColor="accent4" w:themeShade="BF"/>
    </w:r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rPr>
      <w:tblPr/>
      <w:tcPr>
        <w:tcBorders>
          <w:bottom w:val="single" w:sz="12" w:space="0" w:color="B2A1C7" w:themeColor="accent4" w:themeTint="99"/>
        </w:tcBorders>
      </w:tcPr>
    </w:tblStylePr>
    <w:tblStylePr w:type="lastRow">
      <w:rPr>
        <w:b/>
        <w:bCs/>
      </w:rPr>
      <w:tblPr/>
      <w:tcPr>
        <w:tcBorders>
          <w:top w:val="double" w:sz="4" w:space="0" w:color="B2A1C7" w:themeColor="accent4" w:themeTint="99"/>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customStyle="1" w:styleId="GridTable6Colorful-Accent55">
    <w:name w:val="Grid Table 6 Colorful - Accent 55"/>
    <w:basedOn w:val="TableNormal"/>
    <w:uiPriority w:val="51"/>
    <w:rsid w:val="00C104D9"/>
    <w:rPr>
      <w:rFonts w:eastAsia="SimSun"/>
      <w:color w:val="31849B" w:themeColor="accent5" w:themeShade="BF"/>
    </w:r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rPr>
      <w:tblPr/>
      <w:tcPr>
        <w:tcBorders>
          <w:bottom w:val="single" w:sz="12" w:space="0" w:color="92CDDC" w:themeColor="accent5" w:themeTint="99"/>
        </w:tcBorders>
      </w:tcPr>
    </w:tblStylePr>
    <w:tblStylePr w:type="lastRow">
      <w:rPr>
        <w:b/>
        <w:bCs/>
      </w:rPr>
      <w:tblPr/>
      <w:tcPr>
        <w:tcBorders>
          <w:top w:val="double" w:sz="4" w:space="0" w:color="92CDDC" w:themeColor="accent5" w:themeTint="99"/>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GridTable6Colorful-Accent65">
    <w:name w:val="Grid Table 6 Colorful - Accent 65"/>
    <w:basedOn w:val="TableNormal"/>
    <w:uiPriority w:val="51"/>
    <w:rsid w:val="00C104D9"/>
    <w:rPr>
      <w:rFonts w:eastAsia="SimSun"/>
      <w:color w:val="E36C0A" w:themeColor="accent6" w:themeShade="BF"/>
    </w:r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rPr>
      <w:tblPr/>
      <w:tcPr>
        <w:tcBorders>
          <w:bottom w:val="single" w:sz="12" w:space="0" w:color="FABF8F" w:themeColor="accent6" w:themeTint="99"/>
        </w:tcBorders>
      </w:tcPr>
    </w:tblStylePr>
    <w:tblStylePr w:type="lastRow">
      <w:rPr>
        <w:b/>
        <w:bCs/>
      </w:rPr>
      <w:tblPr/>
      <w:tcPr>
        <w:tcBorders>
          <w:top w:val="double" w:sz="4" w:space="0" w:color="FABF8F" w:themeColor="accent6" w:themeTint="99"/>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customStyle="1" w:styleId="GridTable7Colorful5">
    <w:name w:val="Grid Table 7 Colorful5"/>
    <w:basedOn w:val="TableNormal"/>
    <w:uiPriority w:val="52"/>
    <w:rsid w:val="00C104D9"/>
    <w:rPr>
      <w:rFonts w:eastAsia="SimSun"/>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customStyle="1" w:styleId="GridTable7Colorful-Accent15">
    <w:name w:val="Grid Table 7 Colorful - Accent 15"/>
    <w:basedOn w:val="TableNormal"/>
    <w:uiPriority w:val="52"/>
    <w:rsid w:val="00C104D9"/>
    <w:rPr>
      <w:rFonts w:eastAsia="SimSun"/>
      <w:color w:val="365F91" w:themeColor="accent1" w:themeShade="BF"/>
    </w:r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BE5F1" w:themeFill="accent1" w:themeFillTint="33"/>
      </w:tcPr>
    </w:tblStylePr>
    <w:tblStylePr w:type="band1Horz">
      <w:tblPr/>
      <w:tcPr>
        <w:shd w:val="clear" w:color="auto" w:fill="DBE5F1" w:themeFill="accent1" w:themeFillTint="33"/>
      </w:tcPr>
    </w:tblStylePr>
    <w:tblStylePr w:type="neCell">
      <w:tblPr/>
      <w:tcPr>
        <w:tcBorders>
          <w:bottom w:val="single" w:sz="4" w:space="0" w:color="95B3D7" w:themeColor="accent1" w:themeTint="99"/>
        </w:tcBorders>
      </w:tcPr>
    </w:tblStylePr>
    <w:tblStylePr w:type="nwCell">
      <w:tblPr/>
      <w:tcPr>
        <w:tcBorders>
          <w:bottom w:val="single" w:sz="4" w:space="0" w:color="95B3D7" w:themeColor="accent1" w:themeTint="99"/>
        </w:tcBorders>
      </w:tcPr>
    </w:tblStylePr>
    <w:tblStylePr w:type="seCell">
      <w:tblPr/>
      <w:tcPr>
        <w:tcBorders>
          <w:top w:val="single" w:sz="4" w:space="0" w:color="95B3D7" w:themeColor="accent1" w:themeTint="99"/>
        </w:tcBorders>
      </w:tcPr>
    </w:tblStylePr>
    <w:tblStylePr w:type="swCell">
      <w:tblPr/>
      <w:tcPr>
        <w:tcBorders>
          <w:top w:val="single" w:sz="4" w:space="0" w:color="95B3D7" w:themeColor="accent1" w:themeTint="99"/>
        </w:tcBorders>
      </w:tcPr>
    </w:tblStylePr>
  </w:style>
  <w:style w:type="table" w:customStyle="1" w:styleId="GridTable7Colorful-Accent25">
    <w:name w:val="Grid Table 7 Colorful - Accent 25"/>
    <w:basedOn w:val="TableNormal"/>
    <w:uiPriority w:val="52"/>
    <w:rsid w:val="00C104D9"/>
    <w:rPr>
      <w:rFonts w:eastAsia="SimSun"/>
      <w:color w:val="943634" w:themeColor="accent2" w:themeShade="BF"/>
    </w:rPr>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2DBDB" w:themeFill="accent2" w:themeFillTint="33"/>
      </w:tcPr>
    </w:tblStylePr>
    <w:tblStylePr w:type="band1Horz">
      <w:tblPr/>
      <w:tcPr>
        <w:shd w:val="clear" w:color="auto" w:fill="F2DBDB" w:themeFill="accent2" w:themeFillTint="33"/>
      </w:tcPr>
    </w:tblStylePr>
    <w:tblStylePr w:type="neCell">
      <w:tblPr/>
      <w:tcPr>
        <w:tcBorders>
          <w:bottom w:val="single" w:sz="4" w:space="0" w:color="D99594" w:themeColor="accent2" w:themeTint="99"/>
        </w:tcBorders>
      </w:tcPr>
    </w:tblStylePr>
    <w:tblStylePr w:type="nwCell">
      <w:tblPr/>
      <w:tcPr>
        <w:tcBorders>
          <w:bottom w:val="single" w:sz="4" w:space="0" w:color="D99594" w:themeColor="accent2" w:themeTint="99"/>
        </w:tcBorders>
      </w:tcPr>
    </w:tblStylePr>
    <w:tblStylePr w:type="seCell">
      <w:tblPr/>
      <w:tcPr>
        <w:tcBorders>
          <w:top w:val="single" w:sz="4" w:space="0" w:color="D99594" w:themeColor="accent2" w:themeTint="99"/>
        </w:tcBorders>
      </w:tcPr>
    </w:tblStylePr>
    <w:tblStylePr w:type="swCell">
      <w:tblPr/>
      <w:tcPr>
        <w:tcBorders>
          <w:top w:val="single" w:sz="4" w:space="0" w:color="D99594" w:themeColor="accent2" w:themeTint="99"/>
        </w:tcBorders>
      </w:tcPr>
    </w:tblStylePr>
  </w:style>
  <w:style w:type="table" w:customStyle="1" w:styleId="GridTable7Colorful-Accent35">
    <w:name w:val="Grid Table 7 Colorful - Accent 35"/>
    <w:basedOn w:val="TableNormal"/>
    <w:uiPriority w:val="52"/>
    <w:rsid w:val="00C104D9"/>
    <w:rPr>
      <w:rFonts w:eastAsia="SimSun"/>
      <w:color w:val="76923C" w:themeColor="accent3" w:themeShade="BF"/>
    </w:r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AF1DD" w:themeFill="accent3" w:themeFillTint="33"/>
      </w:tcPr>
    </w:tblStylePr>
    <w:tblStylePr w:type="band1Horz">
      <w:tblPr/>
      <w:tcPr>
        <w:shd w:val="clear" w:color="auto" w:fill="EAF1DD" w:themeFill="accent3" w:themeFillTint="33"/>
      </w:tcPr>
    </w:tblStylePr>
    <w:tblStylePr w:type="neCell">
      <w:tblPr/>
      <w:tcPr>
        <w:tcBorders>
          <w:bottom w:val="single" w:sz="4" w:space="0" w:color="C2D69B" w:themeColor="accent3" w:themeTint="99"/>
        </w:tcBorders>
      </w:tcPr>
    </w:tblStylePr>
    <w:tblStylePr w:type="nwCell">
      <w:tblPr/>
      <w:tcPr>
        <w:tcBorders>
          <w:bottom w:val="single" w:sz="4" w:space="0" w:color="C2D69B" w:themeColor="accent3" w:themeTint="99"/>
        </w:tcBorders>
      </w:tcPr>
    </w:tblStylePr>
    <w:tblStylePr w:type="seCell">
      <w:tblPr/>
      <w:tcPr>
        <w:tcBorders>
          <w:top w:val="single" w:sz="4" w:space="0" w:color="C2D69B" w:themeColor="accent3" w:themeTint="99"/>
        </w:tcBorders>
      </w:tcPr>
    </w:tblStylePr>
    <w:tblStylePr w:type="swCell">
      <w:tblPr/>
      <w:tcPr>
        <w:tcBorders>
          <w:top w:val="single" w:sz="4" w:space="0" w:color="C2D69B" w:themeColor="accent3" w:themeTint="99"/>
        </w:tcBorders>
      </w:tcPr>
    </w:tblStylePr>
  </w:style>
  <w:style w:type="table" w:customStyle="1" w:styleId="GridTable7Colorful-Accent45">
    <w:name w:val="Grid Table 7 Colorful - Accent 45"/>
    <w:basedOn w:val="TableNormal"/>
    <w:uiPriority w:val="52"/>
    <w:rsid w:val="00C104D9"/>
    <w:rPr>
      <w:rFonts w:eastAsia="SimSun"/>
      <w:color w:val="5F497A" w:themeColor="accent4" w:themeShade="BF"/>
    </w:r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5DFEC" w:themeFill="accent4" w:themeFillTint="33"/>
      </w:tcPr>
    </w:tblStylePr>
    <w:tblStylePr w:type="band1Horz">
      <w:tblPr/>
      <w:tcPr>
        <w:shd w:val="clear" w:color="auto" w:fill="E5DFEC" w:themeFill="accent4" w:themeFillTint="33"/>
      </w:tcPr>
    </w:tblStylePr>
    <w:tblStylePr w:type="neCell">
      <w:tblPr/>
      <w:tcPr>
        <w:tcBorders>
          <w:bottom w:val="single" w:sz="4" w:space="0" w:color="B2A1C7" w:themeColor="accent4" w:themeTint="99"/>
        </w:tcBorders>
      </w:tcPr>
    </w:tblStylePr>
    <w:tblStylePr w:type="nwCell">
      <w:tblPr/>
      <w:tcPr>
        <w:tcBorders>
          <w:bottom w:val="single" w:sz="4" w:space="0" w:color="B2A1C7" w:themeColor="accent4" w:themeTint="99"/>
        </w:tcBorders>
      </w:tcPr>
    </w:tblStylePr>
    <w:tblStylePr w:type="seCell">
      <w:tblPr/>
      <w:tcPr>
        <w:tcBorders>
          <w:top w:val="single" w:sz="4" w:space="0" w:color="B2A1C7" w:themeColor="accent4" w:themeTint="99"/>
        </w:tcBorders>
      </w:tcPr>
    </w:tblStylePr>
    <w:tblStylePr w:type="swCell">
      <w:tblPr/>
      <w:tcPr>
        <w:tcBorders>
          <w:top w:val="single" w:sz="4" w:space="0" w:color="B2A1C7" w:themeColor="accent4" w:themeTint="99"/>
        </w:tcBorders>
      </w:tcPr>
    </w:tblStylePr>
  </w:style>
  <w:style w:type="table" w:customStyle="1" w:styleId="GridTable7Colorful-Accent55">
    <w:name w:val="Grid Table 7 Colorful - Accent 55"/>
    <w:basedOn w:val="TableNormal"/>
    <w:uiPriority w:val="52"/>
    <w:rsid w:val="00C104D9"/>
    <w:rPr>
      <w:rFonts w:eastAsia="SimSun"/>
      <w:color w:val="31849B" w:themeColor="accent5" w:themeShade="BF"/>
    </w:r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AEEF3" w:themeFill="accent5" w:themeFillTint="33"/>
      </w:tcPr>
    </w:tblStylePr>
    <w:tblStylePr w:type="band1Horz">
      <w:tblPr/>
      <w:tcPr>
        <w:shd w:val="clear" w:color="auto" w:fill="DAEEF3" w:themeFill="accent5" w:themeFillTint="33"/>
      </w:tcPr>
    </w:tblStylePr>
    <w:tblStylePr w:type="neCell">
      <w:tblPr/>
      <w:tcPr>
        <w:tcBorders>
          <w:bottom w:val="single" w:sz="4" w:space="0" w:color="92CDDC" w:themeColor="accent5" w:themeTint="99"/>
        </w:tcBorders>
      </w:tcPr>
    </w:tblStylePr>
    <w:tblStylePr w:type="nwCell">
      <w:tblPr/>
      <w:tcPr>
        <w:tcBorders>
          <w:bottom w:val="single" w:sz="4" w:space="0" w:color="92CDDC" w:themeColor="accent5" w:themeTint="99"/>
        </w:tcBorders>
      </w:tcPr>
    </w:tblStylePr>
    <w:tblStylePr w:type="seCell">
      <w:tblPr/>
      <w:tcPr>
        <w:tcBorders>
          <w:top w:val="single" w:sz="4" w:space="0" w:color="92CDDC" w:themeColor="accent5" w:themeTint="99"/>
        </w:tcBorders>
      </w:tcPr>
    </w:tblStylePr>
    <w:tblStylePr w:type="swCell">
      <w:tblPr/>
      <w:tcPr>
        <w:tcBorders>
          <w:top w:val="single" w:sz="4" w:space="0" w:color="92CDDC" w:themeColor="accent5" w:themeTint="99"/>
        </w:tcBorders>
      </w:tcPr>
    </w:tblStylePr>
  </w:style>
  <w:style w:type="table" w:customStyle="1" w:styleId="GridTable7Colorful-Accent65">
    <w:name w:val="Grid Table 7 Colorful - Accent 65"/>
    <w:basedOn w:val="TableNormal"/>
    <w:uiPriority w:val="52"/>
    <w:rsid w:val="00C104D9"/>
    <w:rPr>
      <w:rFonts w:eastAsia="SimSun"/>
      <w:color w:val="E36C0A" w:themeColor="accent6" w:themeShade="BF"/>
    </w:r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DE9D9" w:themeFill="accent6" w:themeFillTint="33"/>
      </w:tcPr>
    </w:tblStylePr>
    <w:tblStylePr w:type="band1Horz">
      <w:tblPr/>
      <w:tcPr>
        <w:shd w:val="clear" w:color="auto" w:fill="FDE9D9" w:themeFill="accent6" w:themeFillTint="33"/>
      </w:tcPr>
    </w:tblStylePr>
    <w:tblStylePr w:type="neCell">
      <w:tblPr/>
      <w:tcPr>
        <w:tcBorders>
          <w:bottom w:val="single" w:sz="4" w:space="0" w:color="FABF8F" w:themeColor="accent6" w:themeTint="99"/>
        </w:tcBorders>
      </w:tcPr>
    </w:tblStylePr>
    <w:tblStylePr w:type="nwCell">
      <w:tblPr/>
      <w:tcPr>
        <w:tcBorders>
          <w:bottom w:val="single" w:sz="4" w:space="0" w:color="FABF8F" w:themeColor="accent6" w:themeTint="99"/>
        </w:tcBorders>
      </w:tcPr>
    </w:tblStylePr>
    <w:tblStylePr w:type="seCell">
      <w:tblPr/>
      <w:tcPr>
        <w:tcBorders>
          <w:top w:val="single" w:sz="4" w:space="0" w:color="FABF8F" w:themeColor="accent6" w:themeTint="99"/>
        </w:tcBorders>
      </w:tcPr>
    </w:tblStylePr>
    <w:tblStylePr w:type="swCell">
      <w:tblPr/>
      <w:tcPr>
        <w:tcBorders>
          <w:top w:val="single" w:sz="4" w:space="0" w:color="FABF8F" w:themeColor="accent6" w:themeTint="99"/>
        </w:tcBorders>
      </w:tcPr>
    </w:tblStylePr>
  </w:style>
  <w:style w:type="character" w:customStyle="1" w:styleId="Hashtag3">
    <w:name w:val="Hashtag3"/>
    <w:basedOn w:val="DefaultParagraphFont"/>
    <w:uiPriority w:val="99"/>
    <w:semiHidden/>
    <w:unhideWhenUsed/>
    <w:rsid w:val="00C104D9"/>
    <w:rPr>
      <w:color w:val="2B579A"/>
      <w:shd w:val="clear" w:color="auto" w:fill="E6E6E6"/>
    </w:rPr>
  </w:style>
  <w:style w:type="table" w:customStyle="1" w:styleId="ListTable1Light5">
    <w:name w:val="List Table 1 Light5"/>
    <w:basedOn w:val="TableNormal"/>
    <w:uiPriority w:val="46"/>
    <w:rsid w:val="00C104D9"/>
    <w:rPr>
      <w:rFonts w:eastAsia="SimSun"/>
    </w:rPr>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ListTable1Light-Accent15">
    <w:name w:val="List Table 1 Light - Accent 15"/>
    <w:basedOn w:val="TableNormal"/>
    <w:uiPriority w:val="46"/>
    <w:rsid w:val="00C104D9"/>
    <w:rPr>
      <w:rFonts w:eastAsia="SimSun"/>
    </w:rPr>
    <w:tblPr>
      <w:tblStyleRowBandSize w:val="1"/>
      <w:tblStyleColBandSize w:val="1"/>
    </w:tblPr>
    <w:tblStylePr w:type="firstRow">
      <w:rPr>
        <w:b/>
        <w:bCs/>
      </w:rPr>
      <w:tblPr/>
      <w:tcPr>
        <w:tcBorders>
          <w:bottom w:val="single" w:sz="4" w:space="0" w:color="95B3D7" w:themeColor="accent1" w:themeTint="99"/>
        </w:tcBorders>
      </w:tcPr>
    </w:tblStylePr>
    <w:tblStylePr w:type="lastRow">
      <w:rPr>
        <w:b/>
        <w:bCs/>
      </w:rPr>
      <w:tblPr/>
      <w:tcPr>
        <w:tcBorders>
          <w:top w:val="single" w:sz="4" w:space="0" w:color="95B3D7" w:themeColor="accent1" w:themeTint="99"/>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ListTable1Light-Accent25">
    <w:name w:val="List Table 1 Light - Accent 25"/>
    <w:basedOn w:val="TableNormal"/>
    <w:uiPriority w:val="46"/>
    <w:rsid w:val="00C104D9"/>
    <w:rPr>
      <w:rFonts w:eastAsia="SimSun"/>
    </w:rPr>
    <w:tblPr>
      <w:tblStyleRowBandSize w:val="1"/>
      <w:tblStyleColBandSize w:val="1"/>
    </w:tblPr>
    <w:tblStylePr w:type="firstRow">
      <w:rPr>
        <w:b/>
        <w:bCs/>
      </w:rPr>
      <w:tblPr/>
      <w:tcPr>
        <w:tcBorders>
          <w:bottom w:val="single" w:sz="4" w:space="0" w:color="D99594" w:themeColor="accent2" w:themeTint="99"/>
        </w:tcBorders>
      </w:tcPr>
    </w:tblStylePr>
    <w:tblStylePr w:type="lastRow">
      <w:rPr>
        <w:b/>
        <w:bCs/>
      </w:rPr>
      <w:tblPr/>
      <w:tcPr>
        <w:tcBorders>
          <w:top w:val="single" w:sz="4" w:space="0" w:color="D99594" w:themeColor="accent2" w:themeTint="99"/>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customStyle="1" w:styleId="ListTable1Light-Accent35">
    <w:name w:val="List Table 1 Light - Accent 35"/>
    <w:basedOn w:val="TableNormal"/>
    <w:uiPriority w:val="46"/>
    <w:rsid w:val="00C104D9"/>
    <w:rPr>
      <w:rFonts w:eastAsia="SimSun"/>
    </w:rPr>
    <w:tblPr>
      <w:tblStyleRowBandSize w:val="1"/>
      <w:tblStyleColBandSize w:val="1"/>
    </w:tblPr>
    <w:tblStylePr w:type="firstRow">
      <w:rPr>
        <w:b/>
        <w:bCs/>
      </w:rPr>
      <w:tblPr/>
      <w:tcPr>
        <w:tcBorders>
          <w:bottom w:val="single" w:sz="4" w:space="0" w:color="C2D69B" w:themeColor="accent3" w:themeTint="99"/>
        </w:tcBorders>
      </w:tcPr>
    </w:tblStylePr>
    <w:tblStylePr w:type="lastRow">
      <w:rPr>
        <w:b/>
        <w:bCs/>
      </w:rPr>
      <w:tblPr/>
      <w:tcPr>
        <w:tcBorders>
          <w:top w:val="single" w:sz="4" w:space="0" w:color="C2D69B" w:themeColor="accent3" w:themeTint="99"/>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customStyle="1" w:styleId="ListTable1Light-Accent45">
    <w:name w:val="List Table 1 Light - Accent 45"/>
    <w:basedOn w:val="TableNormal"/>
    <w:uiPriority w:val="46"/>
    <w:rsid w:val="00C104D9"/>
    <w:rPr>
      <w:rFonts w:eastAsia="SimSun"/>
    </w:rPr>
    <w:tblPr>
      <w:tblStyleRowBandSize w:val="1"/>
      <w:tblStyleColBandSize w:val="1"/>
    </w:tblPr>
    <w:tblStylePr w:type="firstRow">
      <w:rPr>
        <w:b/>
        <w:bCs/>
      </w:rPr>
      <w:tblPr/>
      <w:tcPr>
        <w:tcBorders>
          <w:bottom w:val="single" w:sz="4" w:space="0" w:color="B2A1C7" w:themeColor="accent4" w:themeTint="99"/>
        </w:tcBorders>
      </w:tcPr>
    </w:tblStylePr>
    <w:tblStylePr w:type="lastRow">
      <w:rPr>
        <w:b/>
        <w:bCs/>
      </w:rPr>
      <w:tblPr/>
      <w:tcPr>
        <w:tcBorders>
          <w:top w:val="single" w:sz="4" w:space="0" w:color="B2A1C7" w:themeColor="accent4" w:themeTint="99"/>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customStyle="1" w:styleId="ListTable1Light-Accent55">
    <w:name w:val="List Table 1 Light - Accent 55"/>
    <w:basedOn w:val="TableNormal"/>
    <w:uiPriority w:val="46"/>
    <w:rsid w:val="00C104D9"/>
    <w:rPr>
      <w:rFonts w:eastAsia="SimSun"/>
    </w:rPr>
    <w:tblPr>
      <w:tblStyleRowBandSize w:val="1"/>
      <w:tblStyleColBandSize w:val="1"/>
    </w:tblPr>
    <w:tblStylePr w:type="firstRow">
      <w:rPr>
        <w:b/>
        <w:bCs/>
      </w:rPr>
      <w:tblPr/>
      <w:tcPr>
        <w:tcBorders>
          <w:bottom w:val="single" w:sz="4" w:space="0" w:color="92CDDC" w:themeColor="accent5" w:themeTint="99"/>
        </w:tcBorders>
      </w:tcPr>
    </w:tblStylePr>
    <w:tblStylePr w:type="lastRow">
      <w:rPr>
        <w:b/>
        <w:bCs/>
      </w:rPr>
      <w:tblPr/>
      <w:tcPr>
        <w:tcBorders>
          <w:top w:val="single" w:sz="4" w:space="0" w:color="92CDDC" w:themeColor="accent5" w:themeTint="99"/>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ListTable1Light-Accent65">
    <w:name w:val="List Table 1 Light - Accent 65"/>
    <w:basedOn w:val="TableNormal"/>
    <w:uiPriority w:val="46"/>
    <w:rsid w:val="00C104D9"/>
    <w:rPr>
      <w:rFonts w:eastAsia="SimSun"/>
    </w:rPr>
    <w:tblPr>
      <w:tblStyleRowBandSize w:val="1"/>
      <w:tblStyleColBandSize w:val="1"/>
    </w:tblPr>
    <w:tblStylePr w:type="firstRow">
      <w:rPr>
        <w:b/>
        <w:bCs/>
      </w:rPr>
      <w:tblPr/>
      <w:tcPr>
        <w:tcBorders>
          <w:bottom w:val="single" w:sz="4" w:space="0" w:color="FABF8F" w:themeColor="accent6" w:themeTint="99"/>
        </w:tcBorders>
      </w:tcPr>
    </w:tblStylePr>
    <w:tblStylePr w:type="lastRow">
      <w:rPr>
        <w:b/>
        <w:bCs/>
      </w:rPr>
      <w:tblPr/>
      <w:tcPr>
        <w:tcBorders>
          <w:top w:val="single" w:sz="4" w:space="0" w:color="FABF8F" w:themeColor="accent6" w:themeTint="99"/>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customStyle="1" w:styleId="ListTable25">
    <w:name w:val="List Table 25"/>
    <w:basedOn w:val="TableNormal"/>
    <w:uiPriority w:val="47"/>
    <w:rsid w:val="00C104D9"/>
    <w:rPr>
      <w:rFonts w:eastAsia="SimSun"/>
    </w:rPr>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ListTable2-Accent15">
    <w:name w:val="List Table 2 - Accent 15"/>
    <w:basedOn w:val="TableNormal"/>
    <w:uiPriority w:val="47"/>
    <w:rsid w:val="00C104D9"/>
    <w:rPr>
      <w:rFonts w:eastAsia="SimSun"/>
    </w:rPr>
    <w:tblPr>
      <w:tblStyleRowBandSize w:val="1"/>
      <w:tblStyleColBandSize w:val="1"/>
      <w:tblBorders>
        <w:top w:val="single" w:sz="4" w:space="0" w:color="95B3D7" w:themeColor="accent1" w:themeTint="99"/>
        <w:bottom w:val="single" w:sz="4" w:space="0" w:color="95B3D7" w:themeColor="accent1" w:themeTint="99"/>
        <w:insideH w:val="single" w:sz="4" w:space="0" w:color="95B3D7"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ListTable2-Accent25">
    <w:name w:val="List Table 2 - Accent 25"/>
    <w:basedOn w:val="TableNormal"/>
    <w:uiPriority w:val="47"/>
    <w:rsid w:val="00C104D9"/>
    <w:rPr>
      <w:rFonts w:eastAsia="SimSun"/>
    </w:rPr>
    <w:tblPr>
      <w:tblStyleRowBandSize w:val="1"/>
      <w:tblStyleColBandSize w:val="1"/>
      <w:tblBorders>
        <w:top w:val="single" w:sz="4" w:space="0" w:color="D99594" w:themeColor="accent2" w:themeTint="99"/>
        <w:bottom w:val="single" w:sz="4" w:space="0" w:color="D99594" w:themeColor="accent2" w:themeTint="99"/>
        <w:insideH w:val="single" w:sz="4" w:space="0" w:color="D99594"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customStyle="1" w:styleId="ListTable2-Accent35">
    <w:name w:val="List Table 2 - Accent 35"/>
    <w:basedOn w:val="TableNormal"/>
    <w:uiPriority w:val="47"/>
    <w:rsid w:val="00C104D9"/>
    <w:rPr>
      <w:rFonts w:eastAsia="SimSun"/>
    </w:rPr>
    <w:tblPr>
      <w:tblStyleRowBandSize w:val="1"/>
      <w:tblStyleColBandSize w:val="1"/>
      <w:tblBorders>
        <w:top w:val="single" w:sz="4" w:space="0" w:color="C2D69B" w:themeColor="accent3" w:themeTint="99"/>
        <w:bottom w:val="single" w:sz="4" w:space="0" w:color="C2D69B" w:themeColor="accent3" w:themeTint="99"/>
        <w:insideH w:val="single" w:sz="4" w:space="0" w:color="C2D69B"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customStyle="1" w:styleId="ListTable2-Accent45">
    <w:name w:val="List Table 2 - Accent 45"/>
    <w:basedOn w:val="TableNormal"/>
    <w:uiPriority w:val="47"/>
    <w:rsid w:val="00C104D9"/>
    <w:rPr>
      <w:rFonts w:eastAsia="SimSun"/>
    </w:rPr>
    <w:tblPr>
      <w:tblStyleRowBandSize w:val="1"/>
      <w:tblStyleColBandSize w:val="1"/>
      <w:tblBorders>
        <w:top w:val="single" w:sz="4" w:space="0" w:color="B2A1C7" w:themeColor="accent4" w:themeTint="99"/>
        <w:bottom w:val="single" w:sz="4" w:space="0" w:color="B2A1C7" w:themeColor="accent4" w:themeTint="99"/>
        <w:insideH w:val="single" w:sz="4" w:space="0" w:color="B2A1C7"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customStyle="1" w:styleId="ListTable2-Accent55">
    <w:name w:val="List Table 2 - Accent 55"/>
    <w:basedOn w:val="TableNormal"/>
    <w:uiPriority w:val="47"/>
    <w:rsid w:val="00C104D9"/>
    <w:rPr>
      <w:rFonts w:eastAsia="SimSun"/>
    </w:rPr>
    <w:tblPr>
      <w:tblStyleRowBandSize w:val="1"/>
      <w:tblStyleColBandSize w:val="1"/>
      <w:tblBorders>
        <w:top w:val="single" w:sz="4" w:space="0" w:color="92CDDC" w:themeColor="accent5" w:themeTint="99"/>
        <w:bottom w:val="single" w:sz="4" w:space="0" w:color="92CDDC" w:themeColor="accent5" w:themeTint="99"/>
        <w:insideH w:val="single" w:sz="4" w:space="0" w:color="92CDDC"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ListTable2-Accent65">
    <w:name w:val="List Table 2 - Accent 65"/>
    <w:basedOn w:val="TableNormal"/>
    <w:uiPriority w:val="47"/>
    <w:rsid w:val="00C104D9"/>
    <w:rPr>
      <w:rFonts w:eastAsia="SimSun"/>
    </w:rPr>
    <w:tblPr>
      <w:tblStyleRowBandSize w:val="1"/>
      <w:tblStyleColBandSize w:val="1"/>
      <w:tblBorders>
        <w:top w:val="single" w:sz="4" w:space="0" w:color="FABF8F" w:themeColor="accent6" w:themeTint="99"/>
        <w:bottom w:val="single" w:sz="4" w:space="0" w:color="FABF8F" w:themeColor="accent6" w:themeTint="99"/>
        <w:insideH w:val="single" w:sz="4" w:space="0" w:color="FABF8F"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customStyle="1" w:styleId="ListTable35">
    <w:name w:val="List Table 35"/>
    <w:basedOn w:val="TableNormal"/>
    <w:uiPriority w:val="48"/>
    <w:rsid w:val="00C104D9"/>
    <w:rPr>
      <w:rFonts w:eastAsia="SimSun"/>
    </w:r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customStyle="1" w:styleId="ListTable3-Accent15">
    <w:name w:val="List Table 3 - Accent 15"/>
    <w:basedOn w:val="TableNormal"/>
    <w:uiPriority w:val="48"/>
    <w:rsid w:val="00C104D9"/>
    <w:rPr>
      <w:rFonts w:eastAsia="SimSun"/>
    </w:rPr>
    <w:tblPr>
      <w:tblStyleRowBandSize w:val="1"/>
      <w:tblStyleColBandSize w:val="1"/>
      <w:tblBorders>
        <w:top w:val="single" w:sz="4" w:space="0" w:color="4F81BD" w:themeColor="accent1"/>
        <w:left w:val="single" w:sz="4" w:space="0" w:color="4F81BD" w:themeColor="accent1"/>
        <w:bottom w:val="single" w:sz="4" w:space="0" w:color="4F81BD" w:themeColor="accent1"/>
        <w:right w:val="single" w:sz="4" w:space="0" w:color="4F81BD" w:themeColor="accent1"/>
      </w:tblBorders>
    </w:tblPr>
    <w:tblStylePr w:type="firstRow">
      <w:rPr>
        <w:b/>
        <w:bCs/>
        <w:color w:val="FFFFFF" w:themeColor="background1"/>
      </w:rPr>
      <w:tblPr/>
      <w:tcPr>
        <w:shd w:val="clear" w:color="auto" w:fill="4F81BD" w:themeFill="accent1"/>
      </w:tcPr>
    </w:tblStylePr>
    <w:tblStylePr w:type="lastRow">
      <w:rPr>
        <w:b/>
        <w:bCs/>
      </w:rPr>
      <w:tblPr/>
      <w:tcPr>
        <w:tcBorders>
          <w:top w:val="double" w:sz="4" w:space="0" w:color="4F81BD"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F81BD" w:themeColor="accent1"/>
          <w:right w:val="single" w:sz="4" w:space="0" w:color="4F81BD" w:themeColor="accent1"/>
        </w:tcBorders>
      </w:tcPr>
    </w:tblStylePr>
    <w:tblStylePr w:type="band1Horz">
      <w:tblPr/>
      <w:tcPr>
        <w:tcBorders>
          <w:top w:val="single" w:sz="4" w:space="0" w:color="4F81BD" w:themeColor="accent1"/>
          <w:bottom w:val="single" w:sz="4" w:space="0" w:color="4F81BD"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F81BD" w:themeColor="accent1"/>
          <w:left w:val="nil"/>
        </w:tcBorders>
      </w:tcPr>
    </w:tblStylePr>
    <w:tblStylePr w:type="swCell">
      <w:tblPr/>
      <w:tcPr>
        <w:tcBorders>
          <w:top w:val="double" w:sz="4" w:space="0" w:color="4F81BD" w:themeColor="accent1"/>
          <w:right w:val="nil"/>
        </w:tcBorders>
      </w:tcPr>
    </w:tblStylePr>
  </w:style>
  <w:style w:type="table" w:customStyle="1" w:styleId="ListTable3-Accent25">
    <w:name w:val="List Table 3 - Accent 25"/>
    <w:basedOn w:val="TableNormal"/>
    <w:uiPriority w:val="48"/>
    <w:rsid w:val="00C104D9"/>
    <w:rPr>
      <w:rFonts w:eastAsia="SimSun"/>
    </w:rPr>
    <w:tblPr>
      <w:tblStyleRowBandSize w:val="1"/>
      <w:tblStyleColBandSize w:val="1"/>
      <w:tblBorders>
        <w:top w:val="single" w:sz="4" w:space="0" w:color="C0504D" w:themeColor="accent2"/>
        <w:left w:val="single" w:sz="4" w:space="0" w:color="C0504D" w:themeColor="accent2"/>
        <w:bottom w:val="single" w:sz="4" w:space="0" w:color="C0504D" w:themeColor="accent2"/>
        <w:right w:val="single" w:sz="4" w:space="0" w:color="C0504D" w:themeColor="accent2"/>
      </w:tblBorders>
    </w:tblPr>
    <w:tblStylePr w:type="firstRow">
      <w:rPr>
        <w:b/>
        <w:bCs/>
        <w:color w:val="FFFFFF" w:themeColor="background1"/>
      </w:rPr>
      <w:tblPr/>
      <w:tcPr>
        <w:shd w:val="clear" w:color="auto" w:fill="C0504D" w:themeFill="accent2"/>
      </w:tcPr>
    </w:tblStylePr>
    <w:tblStylePr w:type="lastRow">
      <w:rPr>
        <w:b/>
        <w:bCs/>
      </w:rPr>
      <w:tblPr/>
      <w:tcPr>
        <w:tcBorders>
          <w:top w:val="double" w:sz="4" w:space="0" w:color="C0504D"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C0504D" w:themeColor="accent2"/>
          <w:right w:val="single" w:sz="4" w:space="0" w:color="C0504D" w:themeColor="accent2"/>
        </w:tcBorders>
      </w:tcPr>
    </w:tblStylePr>
    <w:tblStylePr w:type="band1Horz">
      <w:tblPr/>
      <w:tcPr>
        <w:tcBorders>
          <w:top w:val="single" w:sz="4" w:space="0" w:color="C0504D" w:themeColor="accent2"/>
          <w:bottom w:val="single" w:sz="4" w:space="0" w:color="C0504D"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C0504D" w:themeColor="accent2"/>
          <w:left w:val="nil"/>
        </w:tcBorders>
      </w:tcPr>
    </w:tblStylePr>
    <w:tblStylePr w:type="swCell">
      <w:tblPr/>
      <w:tcPr>
        <w:tcBorders>
          <w:top w:val="double" w:sz="4" w:space="0" w:color="C0504D" w:themeColor="accent2"/>
          <w:right w:val="nil"/>
        </w:tcBorders>
      </w:tcPr>
    </w:tblStylePr>
  </w:style>
  <w:style w:type="table" w:customStyle="1" w:styleId="ListTable3-Accent35">
    <w:name w:val="List Table 3 - Accent 35"/>
    <w:basedOn w:val="TableNormal"/>
    <w:uiPriority w:val="48"/>
    <w:rsid w:val="00C104D9"/>
    <w:rPr>
      <w:rFonts w:eastAsia="SimSun"/>
    </w:rPr>
    <w:tblPr>
      <w:tblStyleRowBandSize w:val="1"/>
      <w:tblStyleColBandSize w:val="1"/>
      <w:tblBorders>
        <w:top w:val="single" w:sz="4" w:space="0" w:color="9BBB59" w:themeColor="accent3"/>
        <w:left w:val="single" w:sz="4" w:space="0" w:color="9BBB59" w:themeColor="accent3"/>
        <w:bottom w:val="single" w:sz="4" w:space="0" w:color="9BBB59" w:themeColor="accent3"/>
        <w:right w:val="single" w:sz="4" w:space="0" w:color="9BBB59" w:themeColor="accent3"/>
      </w:tblBorders>
    </w:tblPr>
    <w:tblStylePr w:type="firstRow">
      <w:rPr>
        <w:b/>
        <w:bCs/>
        <w:color w:val="FFFFFF" w:themeColor="background1"/>
      </w:rPr>
      <w:tblPr/>
      <w:tcPr>
        <w:shd w:val="clear" w:color="auto" w:fill="9BBB59" w:themeFill="accent3"/>
      </w:tcPr>
    </w:tblStylePr>
    <w:tblStylePr w:type="lastRow">
      <w:rPr>
        <w:b/>
        <w:bCs/>
      </w:rPr>
      <w:tblPr/>
      <w:tcPr>
        <w:tcBorders>
          <w:top w:val="double" w:sz="4" w:space="0" w:color="9BBB59"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9BBB59" w:themeColor="accent3"/>
          <w:right w:val="single" w:sz="4" w:space="0" w:color="9BBB59" w:themeColor="accent3"/>
        </w:tcBorders>
      </w:tcPr>
    </w:tblStylePr>
    <w:tblStylePr w:type="band1Horz">
      <w:tblPr/>
      <w:tcPr>
        <w:tcBorders>
          <w:top w:val="single" w:sz="4" w:space="0" w:color="9BBB59" w:themeColor="accent3"/>
          <w:bottom w:val="single" w:sz="4" w:space="0" w:color="9BBB59"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9BBB59" w:themeColor="accent3"/>
          <w:left w:val="nil"/>
        </w:tcBorders>
      </w:tcPr>
    </w:tblStylePr>
    <w:tblStylePr w:type="swCell">
      <w:tblPr/>
      <w:tcPr>
        <w:tcBorders>
          <w:top w:val="double" w:sz="4" w:space="0" w:color="9BBB59" w:themeColor="accent3"/>
          <w:right w:val="nil"/>
        </w:tcBorders>
      </w:tcPr>
    </w:tblStylePr>
  </w:style>
  <w:style w:type="table" w:customStyle="1" w:styleId="ListTable3-Accent45">
    <w:name w:val="List Table 3 - Accent 45"/>
    <w:basedOn w:val="TableNormal"/>
    <w:uiPriority w:val="48"/>
    <w:rsid w:val="00C104D9"/>
    <w:rPr>
      <w:rFonts w:eastAsia="SimSun"/>
    </w:rPr>
    <w:tblPr>
      <w:tblStyleRowBandSize w:val="1"/>
      <w:tblStyleColBandSize w:val="1"/>
      <w:tblBorders>
        <w:top w:val="single" w:sz="4" w:space="0" w:color="8064A2" w:themeColor="accent4"/>
        <w:left w:val="single" w:sz="4" w:space="0" w:color="8064A2" w:themeColor="accent4"/>
        <w:bottom w:val="single" w:sz="4" w:space="0" w:color="8064A2" w:themeColor="accent4"/>
        <w:right w:val="single" w:sz="4" w:space="0" w:color="8064A2" w:themeColor="accent4"/>
      </w:tblBorders>
    </w:tblPr>
    <w:tblStylePr w:type="firstRow">
      <w:rPr>
        <w:b/>
        <w:bCs/>
        <w:color w:val="FFFFFF" w:themeColor="background1"/>
      </w:rPr>
      <w:tblPr/>
      <w:tcPr>
        <w:shd w:val="clear" w:color="auto" w:fill="8064A2" w:themeFill="accent4"/>
      </w:tcPr>
    </w:tblStylePr>
    <w:tblStylePr w:type="lastRow">
      <w:rPr>
        <w:b/>
        <w:bCs/>
      </w:rPr>
      <w:tblPr/>
      <w:tcPr>
        <w:tcBorders>
          <w:top w:val="double" w:sz="4" w:space="0" w:color="8064A2"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8064A2" w:themeColor="accent4"/>
          <w:right w:val="single" w:sz="4" w:space="0" w:color="8064A2" w:themeColor="accent4"/>
        </w:tcBorders>
      </w:tcPr>
    </w:tblStylePr>
    <w:tblStylePr w:type="band1Horz">
      <w:tblPr/>
      <w:tcPr>
        <w:tcBorders>
          <w:top w:val="single" w:sz="4" w:space="0" w:color="8064A2" w:themeColor="accent4"/>
          <w:bottom w:val="single" w:sz="4" w:space="0" w:color="8064A2"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8064A2" w:themeColor="accent4"/>
          <w:left w:val="nil"/>
        </w:tcBorders>
      </w:tcPr>
    </w:tblStylePr>
    <w:tblStylePr w:type="swCell">
      <w:tblPr/>
      <w:tcPr>
        <w:tcBorders>
          <w:top w:val="double" w:sz="4" w:space="0" w:color="8064A2" w:themeColor="accent4"/>
          <w:right w:val="nil"/>
        </w:tcBorders>
      </w:tcPr>
    </w:tblStylePr>
  </w:style>
  <w:style w:type="table" w:customStyle="1" w:styleId="ListTable3-Accent55">
    <w:name w:val="List Table 3 - Accent 55"/>
    <w:basedOn w:val="TableNormal"/>
    <w:uiPriority w:val="48"/>
    <w:rsid w:val="00C104D9"/>
    <w:rPr>
      <w:rFonts w:eastAsia="SimSun"/>
    </w:rPr>
    <w:tblPr>
      <w:tblStyleRowBandSize w:val="1"/>
      <w:tblStyleColBandSize w:val="1"/>
      <w:tblBorders>
        <w:top w:val="single" w:sz="4" w:space="0" w:color="4BACC6" w:themeColor="accent5"/>
        <w:left w:val="single" w:sz="4" w:space="0" w:color="4BACC6" w:themeColor="accent5"/>
        <w:bottom w:val="single" w:sz="4" w:space="0" w:color="4BACC6" w:themeColor="accent5"/>
        <w:right w:val="single" w:sz="4" w:space="0" w:color="4BACC6" w:themeColor="accent5"/>
      </w:tblBorders>
    </w:tblPr>
    <w:tblStylePr w:type="firstRow">
      <w:rPr>
        <w:b/>
        <w:bCs/>
        <w:color w:val="FFFFFF" w:themeColor="background1"/>
      </w:rPr>
      <w:tblPr/>
      <w:tcPr>
        <w:shd w:val="clear" w:color="auto" w:fill="4BACC6" w:themeFill="accent5"/>
      </w:tcPr>
    </w:tblStylePr>
    <w:tblStylePr w:type="lastRow">
      <w:rPr>
        <w:b/>
        <w:bCs/>
      </w:rPr>
      <w:tblPr/>
      <w:tcPr>
        <w:tcBorders>
          <w:top w:val="double" w:sz="4" w:space="0" w:color="4BACC6"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BACC6" w:themeColor="accent5"/>
          <w:right w:val="single" w:sz="4" w:space="0" w:color="4BACC6" w:themeColor="accent5"/>
        </w:tcBorders>
      </w:tcPr>
    </w:tblStylePr>
    <w:tblStylePr w:type="band1Horz">
      <w:tblPr/>
      <w:tcPr>
        <w:tcBorders>
          <w:top w:val="single" w:sz="4" w:space="0" w:color="4BACC6" w:themeColor="accent5"/>
          <w:bottom w:val="single" w:sz="4" w:space="0" w:color="4BACC6"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BACC6" w:themeColor="accent5"/>
          <w:left w:val="nil"/>
        </w:tcBorders>
      </w:tcPr>
    </w:tblStylePr>
    <w:tblStylePr w:type="swCell">
      <w:tblPr/>
      <w:tcPr>
        <w:tcBorders>
          <w:top w:val="double" w:sz="4" w:space="0" w:color="4BACC6" w:themeColor="accent5"/>
          <w:right w:val="nil"/>
        </w:tcBorders>
      </w:tcPr>
    </w:tblStylePr>
  </w:style>
  <w:style w:type="table" w:customStyle="1" w:styleId="ListTable3-Accent65">
    <w:name w:val="List Table 3 - Accent 65"/>
    <w:basedOn w:val="TableNormal"/>
    <w:uiPriority w:val="48"/>
    <w:rsid w:val="00C104D9"/>
    <w:rPr>
      <w:rFonts w:eastAsia="SimSun"/>
    </w:rPr>
    <w:tblPr>
      <w:tblStyleRowBandSize w:val="1"/>
      <w:tblStyleColBandSize w:val="1"/>
      <w:tblBorders>
        <w:top w:val="single" w:sz="4" w:space="0" w:color="F79646" w:themeColor="accent6"/>
        <w:left w:val="single" w:sz="4" w:space="0" w:color="F79646" w:themeColor="accent6"/>
        <w:bottom w:val="single" w:sz="4" w:space="0" w:color="F79646" w:themeColor="accent6"/>
        <w:right w:val="single" w:sz="4" w:space="0" w:color="F79646" w:themeColor="accent6"/>
      </w:tblBorders>
    </w:tblPr>
    <w:tblStylePr w:type="firstRow">
      <w:rPr>
        <w:b/>
        <w:bCs/>
        <w:color w:val="FFFFFF" w:themeColor="background1"/>
      </w:rPr>
      <w:tblPr/>
      <w:tcPr>
        <w:shd w:val="clear" w:color="auto" w:fill="F79646" w:themeFill="accent6"/>
      </w:tcPr>
    </w:tblStylePr>
    <w:tblStylePr w:type="lastRow">
      <w:rPr>
        <w:b/>
        <w:bCs/>
      </w:rPr>
      <w:tblPr/>
      <w:tcPr>
        <w:tcBorders>
          <w:top w:val="double" w:sz="4" w:space="0" w:color="F79646"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79646" w:themeColor="accent6"/>
          <w:right w:val="single" w:sz="4" w:space="0" w:color="F79646" w:themeColor="accent6"/>
        </w:tcBorders>
      </w:tcPr>
    </w:tblStylePr>
    <w:tblStylePr w:type="band1Horz">
      <w:tblPr/>
      <w:tcPr>
        <w:tcBorders>
          <w:top w:val="single" w:sz="4" w:space="0" w:color="F79646" w:themeColor="accent6"/>
          <w:bottom w:val="single" w:sz="4" w:space="0" w:color="F79646"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79646" w:themeColor="accent6"/>
          <w:left w:val="nil"/>
        </w:tcBorders>
      </w:tcPr>
    </w:tblStylePr>
    <w:tblStylePr w:type="swCell">
      <w:tblPr/>
      <w:tcPr>
        <w:tcBorders>
          <w:top w:val="double" w:sz="4" w:space="0" w:color="F79646" w:themeColor="accent6"/>
          <w:right w:val="nil"/>
        </w:tcBorders>
      </w:tcPr>
    </w:tblStylePr>
  </w:style>
  <w:style w:type="table" w:customStyle="1" w:styleId="ListTable45">
    <w:name w:val="List Table 45"/>
    <w:basedOn w:val="TableNormal"/>
    <w:uiPriority w:val="49"/>
    <w:rsid w:val="00C104D9"/>
    <w:rPr>
      <w:rFonts w:eastAsia="SimSun"/>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ListTable4-Accent15">
    <w:name w:val="List Table 4 - Accent 15"/>
    <w:basedOn w:val="TableNormal"/>
    <w:uiPriority w:val="49"/>
    <w:rsid w:val="00C104D9"/>
    <w:rPr>
      <w:rFonts w:eastAsia="SimSun"/>
    </w:r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tcBorders>
        <w:shd w:val="clear" w:color="auto" w:fill="4F81BD" w:themeFill="accent1"/>
      </w:tcPr>
    </w:tblStylePr>
    <w:tblStylePr w:type="lastRow">
      <w:rPr>
        <w:b/>
        <w:bCs/>
      </w:rPr>
      <w:tblPr/>
      <w:tcPr>
        <w:tcBorders>
          <w:top w:val="double" w:sz="4" w:space="0" w:color="95B3D7" w:themeColor="accent1" w:themeTint="99"/>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ListTable4-Accent25">
    <w:name w:val="List Table 4 - Accent 25"/>
    <w:basedOn w:val="TableNormal"/>
    <w:uiPriority w:val="49"/>
    <w:rsid w:val="00C104D9"/>
    <w:rPr>
      <w:rFonts w:eastAsia="SimSun"/>
    </w:rPr>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tblBorders>
    </w:tblPr>
    <w:tblStylePr w:type="firstRow">
      <w:rPr>
        <w:b/>
        <w:bCs/>
        <w:color w:val="FFFFFF" w:themeColor="background1"/>
      </w:rPr>
      <w:tblPr/>
      <w:tcPr>
        <w:tcBorders>
          <w:top w:val="single" w:sz="4" w:space="0" w:color="C0504D" w:themeColor="accent2"/>
          <w:left w:val="single" w:sz="4" w:space="0" w:color="C0504D" w:themeColor="accent2"/>
          <w:bottom w:val="single" w:sz="4" w:space="0" w:color="C0504D" w:themeColor="accent2"/>
          <w:right w:val="single" w:sz="4" w:space="0" w:color="C0504D" w:themeColor="accent2"/>
          <w:insideH w:val="nil"/>
        </w:tcBorders>
        <w:shd w:val="clear" w:color="auto" w:fill="C0504D" w:themeFill="accent2"/>
      </w:tcPr>
    </w:tblStylePr>
    <w:tblStylePr w:type="lastRow">
      <w:rPr>
        <w:b/>
        <w:bCs/>
      </w:rPr>
      <w:tblPr/>
      <w:tcPr>
        <w:tcBorders>
          <w:top w:val="double" w:sz="4" w:space="0" w:color="D99594" w:themeColor="accent2" w:themeTint="99"/>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customStyle="1" w:styleId="ListTable4-Accent35">
    <w:name w:val="List Table 4 - Accent 35"/>
    <w:basedOn w:val="TableNormal"/>
    <w:uiPriority w:val="49"/>
    <w:rsid w:val="00C104D9"/>
    <w:rPr>
      <w:rFonts w:eastAsia="SimSun"/>
    </w:r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tblBorders>
    </w:tblPr>
    <w:tblStylePr w:type="firstRow">
      <w:rPr>
        <w:b/>
        <w:bCs/>
        <w:color w:val="FFFFFF" w:themeColor="background1"/>
      </w:rPr>
      <w:tblPr/>
      <w:tcPr>
        <w:tcBorders>
          <w:top w:val="single" w:sz="4" w:space="0" w:color="9BBB59" w:themeColor="accent3"/>
          <w:left w:val="single" w:sz="4" w:space="0" w:color="9BBB59" w:themeColor="accent3"/>
          <w:bottom w:val="single" w:sz="4" w:space="0" w:color="9BBB59" w:themeColor="accent3"/>
          <w:right w:val="single" w:sz="4" w:space="0" w:color="9BBB59" w:themeColor="accent3"/>
          <w:insideH w:val="nil"/>
        </w:tcBorders>
        <w:shd w:val="clear" w:color="auto" w:fill="9BBB59" w:themeFill="accent3"/>
      </w:tcPr>
    </w:tblStylePr>
    <w:tblStylePr w:type="lastRow">
      <w:rPr>
        <w:b/>
        <w:bCs/>
      </w:rPr>
      <w:tblPr/>
      <w:tcPr>
        <w:tcBorders>
          <w:top w:val="double" w:sz="4" w:space="0" w:color="C2D69B" w:themeColor="accent3" w:themeTint="99"/>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customStyle="1" w:styleId="ListTable4-Accent45">
    <w:name w:val="List Table 4 - Accent 45"/>
    <w:basedOn w:val="TableNormal"/>
    <w:uiPriority w:val="49"/>
    <w:rsid w:val="00C104D9"/>
    <w:rPr>
      <w:rFonts w:eastAsia="SimSun"/>
    </w:r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tblBorders>
    </w:tblPr>
    <w:tblStylePr w:type="firstRow">
      <w:rPr>
        <w:b/>
        <w:bCs/>
        <w:color w:val="FFFFFF" w:themeColor="background1"/>
      </w:rPr>
      <w:tblPr/>
      <w:tcPr>
        <w:tcBorders>
          <w:top w:val="single" w:sz="4" w:space="0" w:color="8064A2" w:themeColor="accent4"/>
          <w:left w:val="single" w:sz="4" w:space="0" w:color="8064A2" w:themeColor="accent4"/>
          <w:bottom w:val="single" w:sz="4" w:space="0" w:color="8064A2" w:themeColor="accent4"/>
          <w:right w:val="single" w:sz="4" w:space="0" w:color="8064A2" w:themeColor="accent4"/>
          <w:insideH w:val="nil"/>
        </w:tcBorders>
        <w:shd w:val="clear" w:color="auto" w:fill="8064A2" w:themeFill="accent4"/>
      </w:tcPr>
    </w:tblStylePr>
    <w:tblStylePr w:type="lastRow">
      <w:rPr>
        <w:b/>
        <w:bCs/>
      </w:rPr>
      <w:tblPr/>
      <w:tcPr>
        <w:tcBorders>
          <w:top w:val="double" w:sz="4" w:space="0" w:color="B2A1C7" w:themeColor="accent4" w:themeTint="99"/>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customStyle="1" w:styleId="ListTable4-Accent55">
    <w:name w:val="List Table 4 - Accent 55"/>
    <w:basedOn w:val="TableNormal"/>
    <w:uiPriority w:val="49"/>
    <w:rsid w:val="00C104D9"/>
    <w:rPr>
      <w:rFonts w:eastAsia="SimSun"/>
    </w:r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tblBorders>
    </w:tblPr>
    <w:tblStylePr w:type="firstRow">
      <w:rPr>
        <w:b/>
        <w:bCs/>
        <w:color w:val="FFFFFF" w:themeColor="background1"/>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insideH w:val="nil"/>
        </w:tcBorders>
        <w:shd w:val="clear" w:color="auto" w:fill="4BACC6" w:themeFill="accent5"/>
      </w:tcPr>
    </w:tblStylePr>
    <w:tblStylePr w:type="lastRow">
      <w:rPr>
        <w:b/>
        <w:bCs/>
      </w:rPr>
      <w:tblPr/>
      <w:tcPr>
        <w:tcBorders>
          <w:top w:val="double" w:sz="4" w:space="0" w:color="92CDDC" w:themeColor="accent5" w:themeTint="99"/>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ListTable4-Accent65">
    <w:name w:val="List Table 4 - Accent 65"/>
    <w:basedOn w:val="TableNormal"/>
    <w:uiPriority w:val="49"/>
    <w:rsid w:val="00C104D9"/>
    <w:rPr>
      <w:rFonts w:eastAsia="SimSun"/>
    </w:r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tblBorders>
    </w:tblPr>
    <w:tblStylePr w:type="firstRow">
      <w:rPr>
        <w:b/>
        <w:bCs/>
        <w:color w:val="FFFFFF" w:themeColor="background1"/>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insideH w:val="nil"/>
        </w:tcBorders>
        <w:shd w:val="clear" w:color="auto" w:fill="F79646" w:themeFill="accent6"/>
      </w:tcPr>
    </w:tblStylePr>
    <w:tblStylePr w:type="lastRow">
      <w:rPr>
        <w:b/>
        <w:bCs/>
      </w:rPr>
      <w:tblPr/>
      <w:tcPr>
        <w:tcBorders>
          <w:top w:val="double" w:sz="4" w:space="0" w:color="FABF8F" w:themeColor="accent6" w:themeTint="99"/>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customStyle="1" w:styleId="ListTable5Dark5">
    <w:name w:val="List Table 5 Dark5"/>
    <w:basedOn w:val="TableNormal"/>
    <w:uiPriority w:val="50"/>
    <w:rsid w:val="00C104D9"/>
    <w:rPr>
      <w:rFonts w:eastAsia="SimSun"/>
      <w:color w:val="FFFFFF" w:themeColor="background1"/>
    </w:rPr>
    <w:tblPr>
      <w:tblStyleRowBandSize w:val="1"/>
      <w:tblStyleColBandSize w:val="1"/>
      <w:tblBorders>
        <w:top w:val="single" w:sz="24" w:space="0" w:color="000000" w:themeColor="text1"/>
        <w:left w:val="single" w:sz="24" w:space="0" w:color="000000" w:themeColor="text1"/>
        <w:bottom w:val="single" w:sz="24" w:space="0" w:color="000000" w:themeColor="text1"/>
        <w:right w:val="single" w:sz="24" w:space="0" w:color="000000" w:themeColor="text1"/>
      </w:tblBorders>
    </w:tbl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ListTable5Dark-Accent15">
    <w:name w:val="List Table 5 Dark - Accent 15"/>
    <w:basedOn w:val="TableNormal"/>
    <w:uiPriority w:val="50"/>
    <w:rsid w:val="00C104D9"/>
    <w:rPr>
      <w:rFonts w:eastAsia="SimSun"/>
      <w:color w:val="FFFFFF" w:themeColor="background1"/>
    </w:rPr>
    <w:tblPr>
      <w:tblStyleRowBandSize w:val="1"/>
      <w:tblStyleColBandSize w:val="1"/>
      <w:tblBorders>
        <w:top w:val="single" w:sz="24" w:space="0" w:color="4F81BD" w:themeColor="accent1"/>
        <w:left w:val="single" w:sz="24" w:space="0" w:color="4F81BD" w:themeColor="accent1"/>
        <w:bottom w:val="single" w:sz="24" w:space="0" w:color="4F81BD" w:themeColor="accent1"/>
        <w:right w:val="single" w:sz="24" w:space="0" w:color="4F81BD" w:themeColor="accent1"/>
      </w:tblBorders>
    </w:tblPr>
    <w:tcPr>
      <w:shd w:val="clear" w:color="auto" w:fill="4F81BD"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ListTable5Dark-Accent25">
    <w:name w:val="List Table 5 Dark - Accent 25"/>
    <w:basedOn w:val="TableNormal"/>
    <w:uiPriority w:val="50"/>
    <w:rsid w:val="00C104D9"/>
    <w:rPr>
      <w:rFonts w:eastAsia="SimSun"/>
      <w:color w:val="FFFFFF" w:themeColor="background1"/>
    </w:rPr>
    <w:tblPr>
      <w:tblStyleRowBandSize w:val="1"/>
      <w:tblStyleColBandSize w:val="1"/>
      <w:tblBorders>
        <w:top w:val="single" w:sz="24" w:space="0" w:color="C0504D" w:themeColor="accent2"/>
        <w:left w:val="single" w:sz="24" w:space="0" w:color="C0504D" w:themeColor="accent2"/>
        <w:bottom w:val="single" w:sz="24" w:space="0" w:color="C0504D" w:themeColor="accent2"/>
        <w:right w:val="single" w:sz="24" w:space="0" w:color="C0504D" w:themeColor="accent2"/>
      </w:tblBorders>
    </w:tblPr>
    <w:tcPr>
      <w:shd w:val="clear" w:color="auto" w:fill="C0504D"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ListTable5Dark-Accent35">
    <w:name w:val="List Table 5 Dark - Accent 35"/>
    <w:basedOn w:val="TableNormal"/>
    <w:uiPriority w:val="50"/>
    <w:rsid w:val="00C104D9"/>
    <w:rPr>
      <w:rFonts w:eastAsia="SimSun"/>
      <w:color w:val="FFFFFF" w:themeColor="background1"/>
    </w:rPr>
    <w:tblPr>
      <w:tblStyleRowBandSize w:val="1"/>
      <w:tblStyleColBandSize w:val="1"/>
      <w:tblBorders>
        <w:top w:val="single" w:sz="24" w:space="0" w:color="9BBB59" w:themeColor="accent3"/>
        <w:left w:val="single" w:sz="24" w:space="0" w:color="9BBB59" w:themeColor="accent3"/>
        <w:bottom w:val="single" w:sz="24" w:space="0" w:color="9BBB59" w:themeColor="accent3"/>
        <w:right w:val="single" w:sz="24" w:space="0" w:color="9BBB59" w:themeColor="accent3"/>
      </w:tblBorders>
    </w:tblPr>
    <w:tcPr>
      <w:shd w:val="clear" w:color="auto" w:fill="9BBB59"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ListTable5Dark-Accent45">
    <w:name w:val="List Table 5 Dark - Accent 45"/>
    <w:basedOn w:val="TableNormal"/>
    <w:uiPriority w:val="50"/>
    <w:rsid w:val="00C104D9"/>
    <w:rPr>
      <w:rFonts w:eastAsia="SimSun"/>
      <w:color w:val="FFFFFF" w:themeColor="background1"/>
    </w:rPr>
    <w:tblPr>
      <w:tblStyleRowBandSize w:val="1"/>
      <w:tblStyleColBandSize w:val="1"/>
      <w:tblBorders>
        <w:top w:val="single" w:sz="24" w:space="0" w:color="8064A2" w:themeColor="accent4"/>
        <w:left w:val="single" w:sz="24" w:space="0" w:color="8064A2" w:themeColor="accent4"/>
        <w:bottom w:val="single" w:sz="24" w:space="0" w:color="8064A2" w:themeColor="accent4"/>
        <w:right w:val="single" w:sz="24" w:space="0" w:color="8064A2" w:themeColor="accent4"/>
      </w:tblBorders>
    </w:tblPr>
    <w:tcPr>
      <w:shd w:val="clear" w:color="auto" w:fill="8064A2"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ListTable5Dark-Accent55">
    <w:name w:val="List Table 5 Dark - Accent 55"/>
    <w:basedOn w:val="TableNormal"/>
    <w:uiPriority w:val="50"/>
    <w:rsid w:val="00C104D9"/>
    <w:rPr>
      <w:rFonts w:eastAsia="SimSun"/>
      <w:color w:val="FFFFFF" w:themeColor="background1"/>
    </w:rPr>
    <w:tblPr>
      <w:tblStyleRowBandSize w:val="1"/>
      <w:tblStyleColBandSize w:val="1"/>
      <w:tblBorders>
        <w:top w:val="single" w:sz="24" w:space="0" w:color="4BACC6" w:themeColor="accent5"/>
        <w:left w:val="single" w:sz="24" w:space="0" w:color="4BACC6" w:themeColor="accent5"/>
        <w:bottom w:val="single" w:sz="24" w:space="0" w:color="4BACC6" w:themeColor="accent5"/>
        <w:right w:val="single" w:sz="24" w:space="0" w:color="4BACC6" w:themeColor="accent5"/>
      </w:tblBorders>
    </w:tblPr>
    <w:tcPr>
      <w:shd w:val="clear" w:color="auto" w:fill="4BACC6"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ListTable5Dark-Accent65">
    <w:name w:val="List Table 5 Dark - Accent 65"/>
    <w:basedOn w:val="TableNormal"/>
    <w:uiPriority w:val="50"/>
    <w:rsid w:val="00C104D9"/>
    <w:rPr>
      <w:rFonts w:eastAsia="SimSun"/>
      <w:color w:val="FFFFFF" w:themeColor="background1"/>
    </w:rPr>
    <w:tblPr>
      <w:tblStyleRowBandSize w:val="1"/>
      <w:tblStyleColBandSize w:val="1"/>
      <w:tblBorders>
        <w:top w:val="single" w:sz="24" w:space="0" w:color="F79646" w:themeColor="accent6"/>
        <w:left w:val="single" w:sz="24" w:space="0" w:color="F79646" w:themeColor="accent6"/>
        <w:bottom w:val="single" w:sz="24" w:space="0" w:color="F79646" w:themeColor="accent6"/>
        <w:right w:val="single" w:sz="24" w:space="0" w:color="F79646" w:themeColor="accent6"/>
      </w:tblBorders>
    </w:tblPr>
    <w:tcPr>
      <w:shd w:val="clear" w:color="auto" w:fill="F79646"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ListTable6Colorful5">
    <w:name w:val="List Table 6 Colorful5"/>
    <w:basedOn w:val="TableNormal"/>
    <w:uiPriority w:val="51"/>
    <w:rsid w:val="00C104D9"/>
    <w:rPr>
      <w:rFonts w:eastAsia="SimSun"/>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ListTable6Colorful-Accent15">
    <w:name w:val="List Table 6 Colorful - Accent 15"/>
    <w:basedOn w:val="TableNormal"/>
    <w:uiPriority w:val="51"/>
    <w:rsid w:val="00C104D9"/>
    <w:rPr>
      <w:rFonts w:eastAsia="SimSun"/>
      <w:color w:val="365F91" w:themeColor="accent1" w:themeShade="BF"/>
    </w:rPr>
    <w:tblPr>
      <w:tblStyleRowBandSize w:val="1"/>
      <w:tblStyleColBandSize w:val="1"/>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ListTable6Colorful-Accent25">
    <w:name w:val="List Table 6 Colorful - Accent 25"/>
    <w:basedOn w:val="TableNormal"/>
    <w:uiPriority w:val="51"/>
    <w:rsid w:val="00C104D9"/>
    <w:rPr>
      <w:rFonts w:eastAsia="SimSun"/>
      <w:color w:val="943634" w:themeColor="accent2" w:themeShade="BF"/>
    </w:rPr>
    <w:tblPr>
      <w:tblStyleRowBandSize w:val="1"/>
      <w:tblStyleColBandSize w:val="1"/>
      <w:tblBorders>
        <w:top w:val="single" w:sz="4" w:space="0" w:color="C0504D" w:themeColor="accent2"/>
        <w:bottom w:val="single" w:sz="4" w:space="0" w:color="C0504D" w:themeColor="accent2"/>
      </w:tblBorders>
    </w:tblPr>
    <w:tblStylePr w:type="firstRow">
      <w:rPr>
        <w:b/>
        <w:bCs/>
      </w:rPr>
      <w:tblPr/>
      <w:tcPr>
        <w:tcBorders>
          <w:bottom w:val="single" w:sz="4" w:space="0" w:color="C0504D" w:themeColor="accent2"/>
        </w:tcBorders>
      </w:tcPr>
    </w:tblStylePr>
    <w:tblStylePr w:type="lastRow">
      <w:rPr>
        <w:b/>
        <w:bCs/>
      </w:rPr>
      <w:tblPr/>
      <w:tcPr>
        <w:tcBorders>
          <w:top w:val="double" w:sz="4" w:space="0" w:color="C0504D" w:themeColor="accent2"/>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customStyle="1" w:styleId="ListTable6Colorful-Accent35">
    <w:name w:val="List Table 6 Colorful - Accent 35"/>
    <w:basedOn w:val="TableNormal"/>
    <w:uiPriority w:val="51"/>
    <w:rsid w:val="00C104D9"/>
    <w:rPr>
      <w:rFonts w:eastAsia="SimSun"/>
      <w:color w:val="76923C" w:themeColor="accent3" w:themeShade="BF"/>
    </w:rPr>
    <w:tblPr>
      <w:tblStyleRowBandSize w:val="1"/>
      <w:tblStyleColBandSize w:val="1"/>
      <w:tblBorders>
        <w:top w:val="single" w:sz="4" w:space="0" w:color="9BBB59" w:themeColor="accent3"/>
        <w:bottom w:val="single" w:sz="4" w:space="0" w:color="9BBB59" w:themeColor="accent3"/>
      </w:tblBorders>
    </w:tblPr>
    <w:tblStylePr w:type="firstRow">
      <w:rPr>
        <w:b/>
        <w:bCs/>
      </w:rPr>
      <w:tblPr/>
      <w:tcPr>
        <w:tcBorders>
          <w:bottom w:val="single" w:sz="4" w:space="0" w:color="9BBB59" w:themeColor="accent3"/>
        </w:tcBorders>
      </w:tcPr>
    </w:tblStylePr>
    <w:tblStylePr w:type="lastRow">
      <w:rPr>
        <w:b/>
        <w:bCs/>
      </w:rPr>
      <w:tblPr/>
      <w:tcPr>
        <w:tcBorders>
          <w:top w:val="double" w:sz="4" w:space="0" w:color="9BBB59" w:themeColor="accent3"/>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customStyle="1" w:styleId="ListTable6Colorful-Accent45">
    <w:name w:val="List Table 6 Colorful - Accent 45"/>
    <w:basedOn w:val="TableNormal"/>
    <w:uiPriority w:val="51"/>
    <w:rsid w:val="00C104D9"/>
    <w:rPr>
      <w:rFonts w:eastAsia="SimSun"/>
      <w:color w:val="5F497A" w:themeColor="accent4" w:themeShade="BF"/>
    </w:rPr>
    <w:tblPr>
      <w:tblStyleRowBandSize w:val="1"/>
      <w:tblStyleColBandSize w:val="1"/>
      <w:tblBorders>
        <w:top w:val="single" w:sz="4" w:space="0" w:color="8064A2" w:themeColor="accent4"/>
        <w:bottom w:val="single" w:sz="4" w:space="0" w:color="8064A2" w:themeColor="accent4"/>
      </w:tblBorders>
    </w:tblPr>
    <w:tblStylePr w:type="firstRow">
      <w:rPr>
        <w:b/>
        <w:bCs/>
      </w:rPr>
      <w:tblPr/>
      <w:tcPr>
        <w:tcBorders>
          <w:bottom w:val="single" w:sz="4" w:space="0" w:color="8064A2" w:themeColor="accent4"/>
        </w:tcBorders>
      </w:tcPr>
    </w:tblStylePr>
    <w:tblStylePr w:type="lastRow">
      <w:rPr>
        <w:b/>
        <w:bCs/>
      </w:rPr>
      <w:tblPr/>
      <w:tcPr>
        <w:tcBorders>
          <w:top w:val="double" w:sz="4" w:space="0" w:color="8064A2" w:themeColor="accent4"/>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customStyle="1" w:styleId="ListTable6Colorful-Accent55">
    <w:name w:val="List Table 6 Colorful - Accent 55"/>
    <w:basedOn w:val="TableNormal"/>
    <w:uiPriority w:val="51"/>
    <w:rsid w:val="00C104D9"/>
    <w:rPr>
      <w:rFonts w:eastAsia="SimSun"/>
      <w:color w:val="31849B" w:themeColor="accent5" w:themeShade="BF"/>
    </w:rPr>
    <w:tblPr>
      <w:tblStyleRowBandSize w:val="1"/>
      <w:tblStyleColBandSize w:val="1"/>
      <w:tblBorders>
        <w:top w:val="single" w:sz="4" w:space="0" w:color="4BACC6" w:themeColor="accent5"/>
        <w:bottom w:val="single" w:sz="4" w:space="0" w:color="4BACC6" w:themeColor="accent5"/>
      </w:tblBorders>
    </w:tblPr>
    <w:tblStylePr w:type="firstRow">
      <w:rPr>
        <w:b/>
        <w:bCs/>
      </w:rPr>
      <w:tblPr/>
      <w:tcPr>
        <w:tcBorders>
          <w:bottom w:val="single" w:sz="4" w:space="0" w:color="4BACC6" w:themeColor="accent5"/>
        </w:tcBorders>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ListTable6Colorful-Accent65">
    <w:name w:val="List Table 6 Colorful - Accent 65"/>
    <w:basedOn w:val="TableNormal"/>
    <w:uiPriority w:val="51"/>
    <w:rsid w:val="00C104D9"/>
    <w:rPr>
      <w:rFonts w:eastAsia="SimSun"/>
      <w:color w:val="E36C0A" w:themeColor="accent6" w:themeShade="BF"/>
    </w:rPr>
    <w:tblPr>
      <w:tblStyleRowBandSize w:val="1"/>
      <w:tblStyleColBandSize w:val="1"/>
      <w:tblBorders>
        <w:top w:val="single" w:sz="4" w:space="0" w:color="F79646" w:themeColor="accent6"/>
        <w:bottom w:val="single" w:sz="4" w:space="0" w:color="F79646" w:themeColor="accent6"/>
      </w:tblBorders>
    </w:tblPr>
    <w:tblStylePr w:type="firstRow">
      <w:rPr>
        <w:b/>
        <w:bCs/>
      </w:rPr>
      <w:tblPr/>
      <w:tcPr>
        <w:tcBorders>
          <w:bottom w:val="single" w:sz="4" w:space="0" w:color="F79646" w:themeColor="accent6"/>
        </w:tcBorders>
      </w:tcPr>
    </w:tblStylePr>
    <w:tblStylePr w:type="lastRow">
      <w:rPr>
        <w:b/>
        <w:bCs/>
      </w:rPr>
      <w:tblPr/>
      <w:tcPr>
        <w:tcBorders>
          <w:top w:val="double" w:sz="4" w:space="0" w:color="F79646" w:themeColor="accent6"/>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customStyle="1" w:styleId="ListTable7Colorful5">
    <w:name w:val="List Table 7 Colorful5"/>
    <w:basedOn w:val="TableNormal"/>
    <w:uiPriority w:val="52"/>
    <w:rsid w:val="00C104D9"/>
    <w:rPr>
      <w:rFonts w:eastAsia="SimSun"/>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ListTable7Colorful-Accent15">
    <w:name w:val="List Table 7 Colorful - Accent 15"/>
    <w:basedOn w:val="TableNormal"/>
    <w:uiPriority w:val="52"/>
    <w:rsid w:val="00C104D9"/>
    <w:rPr>
      <w:rFonts w:eastAsia="SimSun"/>
      <w:color w:val="365F91"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4F81BD"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4F81BD"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4F81BD"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4F81BD" w:themeColor="accent1"/>
        </w:tcBorders>
        <w:shd w:val="clear" w:color="auto" w:fill="FFFFFF" w:themeFill="background1"/>
      </w:tcPr>
    </w:tblStylePr>
    <w:tblStylePr w:type="band1Vert">
      <w:tblPr/>
      <w:tcPr>
        <w:shd w:val="clear" w:color="auto" w:fill="DBE5F1" w:themeFill="accent1" w:themeFillTint="33"/>
      </w:tcPr>
    </w:tblStylePr>
    <w:tblStylePr w:type="band1Horz">
      <w:tblPr/>
      <w:tcPr>
        <w:shd w:val="clear" w:color="auto" w:fill="DBE5F1"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ListTable7Colorful-Accent25">
    <w:name w:val="List Table 7 Colorful - Accent 25"/>
    <w:basedOn w:val="TableNormal"/>
    <w:uiPriority w:val="52"/>
    <w:rsid w:val="00C104D9"/>
    <w:rPr>
      <w:rFonts w:eastAsia="SimSun"/>
      <w:color w:val="943634" w:themeColor="accent2"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C0504D"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C0504D"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C0504D"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C0504D" w:themeColor="accent2"/>
        </w:tcBorders>
        <w:shd w:val="clear" w:color="auto" w:fill="FFFFFF" w:themeFill="background1"/>
      </w:tcPr>
    </w:tblStylePr>
    <w:tblStylePr w:type="band1Vert">
      <w:tblPr/>
      <w:tcPr>
        <w:shd w:val="clear" w:color="auto" w:fill="F2DBDB" w:themeFill="accent2" w:themeFillTint="33"/>
      </w:tcPr>
    </w:tblStylePr>
    <w:tblStylePr w:type="band1Horz">
      <w:tblPr/>
      <w:tcPr>
        <w:shd w:val="clear" w:color="auto" w:fill="F2DBDB"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ListTable7Colorful-Accent35">
    <w:name w:val="List Table 7 Colorful - Accent 35"/>
    <w:basedOn w:val="TableNormal"/>
    <w:uiPriority w:val="52"/>
    <w:rsid w:val="00C104D9"/>
    <w:rPr>
      <w:rFonts w:eastAsia="SimSun"/>
      <w:color w:val="76923C" w:themeColor="accent3"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9BBB59"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9BBB59"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9BBB59"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9BBB59" w:themeColor="accent3"/>
        </w:tcBorders>
        <w:shd w:val="clear" w:color="auto" w:fill="FFFFFF" w:themeFill="background1"/>
      </w:tcPr>
    </w:tblStylePr>
    <w:tblStylePr w:type="band1Vert">
      <w:tblPr/>
      <w:tcPr>
        <w:shd w:val="clear" w:color="auto" w:fill="EAF1DD" w:themeFill="accent3" w:themeFillTint="33"/>
      </w:tcPr>
    </w:tblStylePr>
    <w:tblStylePr w:type="band1Horz">
      <w:tblPr/>
      <w:tcPr>
        <w:shd w:val="clear" w:color="auto" w:fill="EAF1DD"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ListTable7Colorful-Accent45">
    <w:name w:val="List Table 7 Colorful - Accent 45"/>
    <w:basedOn w:val="TableNormal"/>
    <w:uiPriority w:val="52"/>
    <w:rsid w:val="00C104D9"/>
    <w:rPr>
      <w:rFonts w:eastAsia="SimSun"/>
      <w:color w:val="5F497A" w:themeColor="accent4"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8064A2"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8064A2"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8064A2"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8064A2" w:themeColor="accent4"/>
        </w:tcBorders>
        <w:shd w:val="clear" w:color="auto" w:fill="FFFFFF" w:themeFill="background1"/>
      </w:tcPr>
    </w:tblStylePr>
    <w:tblStylePr w:type="band1Vert">
      <w:tblPr/>
      <w:tcPr>
        <w:shd w:val="clear" w:color="auto" w:fill="E5DFEC" w:themeFill="accent4" w:themeFillTint="33"/>
      </w:tcPr>
    </w:tblStylePr>
    <w:tblStylePr w:type="band1Horz">
      <w:tblPr/>
      <w:tcPr>
        <w:shd w:val="clear" w:color="auto" w:fill="E5DFEC"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ListTable7Colorful-Accent55">
    <w:name w:val="List Table 7 Colorful - Accent 55"/>
    <w:basedOn w:val="TableNormal"/>
    <w:uiPriority w:val="52"/>
    <w:rsid w:val="00C104D9"/>
    <w:rPr>
      <w:rFonts w:eastAsia="SimSun"/>
      <w:color w:val="31849B" w:themeColor="accent5"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4BACC6"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4BACC6"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4BACC6"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4BACC6" w:themeColor="accent5"/>
        </w:tcBorders>
        <w:shd w:val="clear" w:color="auto" w:fill="FFFFFF" w:themeFill="background1"/>
      </w:tcPr>
    </w:tblStylePr>
    <w:tblStylePr w:type="band1Vert">
      <w:tblPr/>
      <w:tcPr>
        <w:shd w:val="clear" w:color="auto" w:fill="DAEEF3" w:themeFill="accent5" w:themeFillTint="33"/>
      </w:tcPr>
    </w:tblStylePr>
    <w:tblStylePr w:type="band1Horz">
      <w:tblPr/>
      <w:tcPr>
        <w:shd w:val="clear" w:color="auto" w:fill="DAEEF3"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ListTable7Colorful-Accent65">
    <w:name w:val="List Table 7 Colorful - Accent 65"/>
    <w:basedOn w:val="TableNormal"/>
    <w:uiPriority w:val="52"/>
    <w:rsid w:val="00C104D9"/>
    <w:rPr>
      <w:rFonts w:eastAsia="SimSun"/>
      <w:color w:val="E36C0A" w:themeColor="accent6"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F79646"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F79646"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F79646"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F79646" w:themeColor="accent6"/>
        </w:tcBorders>
        <w:shd w:val="clear" w:color="auto" w:fill="FFFFFF" w:themeFill="background1"/>
      </w:tcPr>
    </w:tblStylePr>
    <w:tblStylePr w:type="band1Vert">
      <w:tblPr/>
      <w:tcPr>
        <w:shd w:val="clear" w:color="auto" w:fill="FDE9D9" w:themeFill="accent6" w:themeFillTint="33"/>
      </w:tcPr>
    </w:tblStylePr>
    <w:tblStylePr w:type="band1Horz">
      <w:tblPr/>
      <w:tcPr>
        <w:shd w:val="clear" w:color="auto" w:fill="FDE9D9"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character" w:customStyle="1" w:styleId="Mention3">
    <w:name w:val="Mention3"/>
    <w:basedOn w:val="DefaultParagraphFont"/>
    <w:uiPriority w:val="99"/>
    <w:semiHidden/>
    <w:unhideWhenUsed/>
    <w:rsid w:val="00C104D9"/>
    <w:rPr>
      <w:color w:val="2B579A"/>
      <w:shd w:val="clear" w:color="auto" w:fill="E6E6E6"/>
    </w:rPr>
  </w:style>
  <w:style w:type="table" w:customStyle="1" w:styleId="PlainTable15">
    <w:name w:val="Plain Table 15"/>
    <w:basedOn w:val="TableNormal"/>
    <w:uiPriority w:val="41"/>
    <w:rsid w:val="00C104D9"/>
    <w:rPr>
      <w:rFonts w:eastAsia="SimSun"/>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PlainTable25">
    <w:name w:val="Plain Table 25"/>
    <w:basedOn w:val="TableNormal"/>
    <w:uiPriority w:val="42"/>
    <w:rsid w:val="00C104D9"/>
    <w:rPr>
      <w:rFonts w:eastAsia="SimSun"/>
    </w:r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customStyle="1" w:styleId="PlainTable35">
    <w:name w:val="Plain Table 35"/>
    <w:basedOn w:val="TableNormal"/>
    <w:uiPriority w:val="43"/>
    <w:rsid w:val="00C104D9"/>
    <w:rPr>
      <w:rFonts w:eastAsia="SimSun"/>
    </w:r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customStyle="1" w:styleId="PlainTable45">
    <w:name w:val="Plain Table 45"/>
    <w:basedOn w:val="TableNormal"/>
    <w:uiPriority w:val="44"/>
    <w:rsid w:val="00C104D9"/>
    <w:rPr>
      <w:rFonts w:eastAsia="SimSun"/>
    </w:r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PlainTable55">
    <w:name w:val="Plain Table 55"/>
    <w:basedOn w:val="TableNormal"/>
    <w:uiPriority w:val="45"/>
    <w:rsid w:val="00C104D9"/>
    <w:rPr>
      <w:rFonts w:eastAsia="SimSun"/>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character" w:customStyle="1" w:styleId="SmartHyperlink5">
    <w:name w:val="Smart Hyperlink5"/>
    <w:basedOn w:val="DefaultParagraphFont"/>
    <w:uiPriority w:val="99"/>
    <w:semiHidden/>
    <w:unhideWhenUsed/>
    <w:rsid w:val="00C104D9"/>
    <w:rPr>
      <w:u w:val="dotted"/>
    </w:rPr>
  </w:style>
  <w:style w:type="table" w:customStyle="1" w:styleId="TableGridLight5">
    <w:name w:val="Table Grid Light5"/>
    <w:basedOn w:val="TableNormal"/>
    <w:uiPriority w:val="40"/>
    <w:rsid w:val="00C104D9"/>
    <w:rPr>
      <w:rFonts w:eastAsia="SimSun"/>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customStyle="1" w:styleId="UnresolvedMention3">
    <w:name w:val="Unresolved Mention3"/>
    <w:basedOn w:val="DefaultParagraphFont"/>
    <w:uiPriority w:val="99"/>
    <w:semiHidden/>
    <w:unhideWhenUsed/>
    <w:rsid w:val="00C104D9"/>
    <w:rPr>
      <w:color w:val="808080"/>
      <w:shd w:val="clear" w:color="auto" w:fill="E6E6E6"/>
    </w:rPr>
  </w:style>
  <w:style w:type="table" w:customStyle="1" w:styleId="GridTable1Light6">
    <w:name w:val="Grid Table 1 Light6"/>
    <w:basedOn w:val="TableNormal"/>
    <w:uiPriority w:val="46"/>
    <w:rsid w:val="00C104D9"/>
    <w:rPr>
      <w:rFonts w:eastAsia="SimSun"/>
    </w:r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customStyle="1" w:styleId="GridTable1Light-Accent16">
    <w:name w:val="Grid Table 1 Light - Accent 16"/>
    <w:basedOn w:val="TableNormal"/>
    <w:uiPriority w:val="46"/>
    <w:rsid w:val="00C104D9"/>
    <w:rPr>
      <w:rFonts w:eastAsia="SimSun"/>
    </w:rPr>
    <w:tblPr>
      <w:tblStyleRowBandSize w:val="1"/>
      <w:tblStyleColBandSize w:val="1"/>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customStyle="1" w:styleId="GridTable1Light-Accent26">
    <w:name w:val="Grid Table 1 Light - Accent 26"/>
    <w:basedOn w:val="TableNormal"/>
    <w:uiPriority w:val="46"/>
    <w:rsid w:val="00C104D9"/>
    <w:rPr>
      <w:rFonts w:eastAsia="SimSun"/>
    </w:rPr>
    <w:tblPr>
      <w:tblStyleRowBandSize w:val="1"/>
      <w:tblStyleColBandSize w:val="1"/>
      <w:tblBorders>
        <w:top w:val="single" w:sz="4" w:space="0" w:color="E5B8B7" w:themeColor="accent2" w:themeTint="66"/>
        <w:left w:val="single" w:sz="4" w:space="0" w:color="E5B8B7" w:themeColor="accent2" w:themeTint="66"/>
        <w:bottom w:val="single" w:sz="4" w:space="0" w:color="E5B8B7" w:themeColor="accent2" w:themeTint="66"/>
        <w:right w:val="single" w:sz="4" w:space="0" w:color="E5B8B7" w:themeColor="accent2" w:themeTint="66"/>
        <w:insideH w:val="single" w:sz="4" w:space="0" w:color="E5B8B7" w:themeColor="accent2" w:themeTint="66"/>
        <w:insideV w:val="single" w:sz="4" w:space="0" w:color="E5B8B7" w:themeColor="accent2" w:themeTint="66"/>
      </w:tblBorders>
    </w:tblPr>
    <w:tblStylePr w:type="firstRow">
      <w:rPr>
        <w:b/>
        <w:bCs/>
      </w:rPr>
      <w:tblPr/>
      <w:tcPr>
        <w:tcBorders>
          <w:bottom w:val="single" w:sz="12" w:space="0" w:color="D99594" w:themeColor="accent2" w:themeTint="99"/>
        </w:tcBorders>
      </w:tcPr>
    </w:tblStylePr>
    <w:tblStylePr w:type="lastRow">
      <w:rPr>
        <w:b/>
        <w:bCs/>
      </w:rPr>
      <w:tblPr/>
      <w:tcPr>
        <w:tcBorders>
          <w:top w:val="double" w:sz="2" w:space="0" w:color="D99594" w:themeColor="accent2" w:themeTint="99"/>
        </w:tcBorders>
      </w:tcPr>
    </w:tblStylePr>
    <w:tblStylePr w:type="firstCol">
      <w:rPr>
        <w:b/>
        <w:bCs/>
      </w:rPr>
    </w:tblStylePr>
    <w:tblStylePr w:type="lastCol">
      <w:rPr>
        <w:b/>
        <w:bCs/>
      </w:rPr>
    </w:tblStylePr>
  </w:style>
  <w:style w:type="table" w:customStyle="1" w:styleId="GridTable1Light-Accent36">
    <w:name w:val="Grid Table 1 Light - Accent 36"/>
    <w:basedOn w:val="TableNormal"/>
    <w:uiPriority w:val="46"/>
    <w:rsid w:val="00C104D9"/>
    <w:rPr>
      <w:rFonts w:eastAsia="SimSun"/>
    </w:rPr>
    <w:tblPr>
      <w:tblStyleRowBandSize w:val="1"/>
      <w:tblStyleColBandSize w:val="1"/>
      <w:tblBorders>
        <w:top w:val="single" w:sz="4" w:space="0" w:color="D6E3BC" w:themeColor="accent3" w:themeTint="66"/>
        <w:left w:val="single" w:sz="4" w:space="0" w:color="D6E3BC" w:themeColor="accent3" w:themeTint="66"/>
        <w:bottom w:val="single" w:sz="4" w:space="0" w:color="D6E3BC" w:themeColor="accent3" w:themeTint="66"/>
        <w:right w:val="single" w:sz="4" w:space="0" w:color="D6E3BC" w:themeColor="accent3" w:themeTint="66"/>
        <w:insideH w:val="single" w:sz="4" w:space="0" w:color="D6E3BC" w:themeColor="accent3" w:themeTint="66"/>
        <w:insideV w:val="single" w:sz="4" w:space="0" w:color="D6E3BC" w:themeColor="accent3" w:themeTint="66"/>
      </w:tblBorders>
    </w:tblPr>
    <w:tblStylePr w:type="firstRow">
      <w:rPr>
        <w:b/>
        <w:bCs/>
      </w:rPr>
      <w:tblPr/>
      <w:tcPr>
        <w:tcBorders>
          <w:bottom w:val="single" w:sz="12" w:space="0" w:color="C2D69B" w:themeColor="accent3" w:themeTint="99"/>
        </w:tcBorders>
      </w:tcPr>
    </w:tblStylePr>
    <w:tblStylePr w:type="lastRow">
      <w:rPr>
        <w:b/>
        <w:bCs/>
      </w:rPr>
      <w:tblPr/>
      <w:tcPr>
        <w:tcBorders>
          <w:top w:val="double" w:sz="2" w:space="0" w:color="C2D69B" w:themeColor="accent3" w:themeTint="99"/>
        </w:tcBorders>
      </w:tcPr>
    </w:tblStylePr>
    <w:tblStylePr w:type="firstCol">
      <w:rPr>
        <w:b/>
        <w:bCs/>
      </w:rPr>
    </w:tblStylePr>
    <w:tblStylePr w:type="lastCol">
      <w:rPr>
        <w:b/>
        <w:bCs/>
      </w:rPr>
    </w:tblStylePr>
  </w:style>
  <w:style w:type="table" w:customStyle="1" w:styleId="GridTable1Light-Accent46">
    <w:name w:val="Grid Table 1 Light - Accent 46"/>
    <w:basedOn w:val="TableNormal"/>
    <w:uiPriority w:val="46"/>
    <w:rsid w:val="00C104D9"/>
    <w:rPr>
      <w:rFonts w:eastAsia="SimSun"/>
    </w:rPr>
    <w:tblPr>
      <w:tblStyleRowBandSize w:val="1"/>
      <w:tblStyleColBandSize w:val="1"/>
      <w:tblBorders>
        <w:top w:val="single" w:sz="4" w:space="0" w:color="CCC0D9" w:themeColor="accent4" w:themeTint="66"/>
        <w:left w:val="single" w:sz="4" w:space="0" w:color="CCC0D9" w:themeColor="accent4" w:themeTint="66"/>
        <w:bottom w:val="single" w:sz="4" w:space="0" w:color="CCC0D9" w:themeColor="accent4" w:themeTint="66"/>
        <w:right w:val="single" w:sz="4" w:space="0" w:color="CCC0D9" w:themeColor="accent4" w:themeTint="66"/>
        <w:insideH w:val="single" w:sz="4" w:space="0" w:color="CCC0D9" w:themeColor="accent4" w:themeTint="66"/>
        <w:insideV w:val="single" w:sz="4" w:space="0" w:color="CCC0D9" w:themeColor="accent4" w:themeTint="66"/>
      </w:tblBorders>
    </w:tblPr>
    <w:tblStylePr w:type="firstRow">
      <w:rPr>
        <w:b/>
        <w:bCs/>
      </w:rPr>
      <w:tblPr/>
      <w:tcPr>
        <w:tcBorders>
          <w:bottom w:val="single" w:sz="12" w:space="0" w:color="B2A1C7" w:themeColor="accent4" w:themeTint="99"/>
        </w:tcBorders>
      </w:tcPr>
    </w:tblStylePr>
    <w:tblStylePr w:type="lastRow">
      <w:rPr>
        <w:b/>
        <w:bCs/>
      </w:rPr>
      <w:tblPr/>
      <w:tcPr>
        <w:tcBorders>
          <w:top w:val="double" w:sz="2" w:space="0" w:color="B2A1C7" w:themeColor="accent4" w:themeTint="99"/>
        </w:tcBorders>
      </w:tcPr>
    </w:tblStylePr>
    <w:tblStylePr w:type="firstCol">
      <w:rPr>
        <w:b/>
        <w:bCs/>
      </w:rPr>
    </w:tblStylePr>
    <w:tblStylePr w:type="lastCol">
      <w:rPr>
        <w:b/>
        <w:bCs/>
      </w:rPr>
    </w:tblStylePr>
  </w:style>
  <w:style w:type="table" w:customStyle="1" w:styleId="GridTable1Light-Accent56">
    <w:name w:val="Grid Table 1 Light - Accent 56"/>
    <w:basedOn w:val="TableNormal"/>
    <w:uiPriority w:val="46"/>
    <w:rsid w:val="00C104D9"/>
    <w:rPr>
      <w:rFonts w:eastAsia="SimSun"/>
    </w:rPr>
    <w:tblPr>
      <w:tblStyleRowBandSize w:val="1"/>
      <w:tblStyleColBandSize w:val="1"/>
      <w:tblBorders>
        <w:top w:val="single" w:sz="4" w:space="0" w:color="B6DDE8" w:themeColor="accent5" w:themeTint="66"/>
        <w:left w:val="single" w:sz="4" w:space="0" w:color="B6DDE8" w:themeColor="accent5" w:themeTint="66"/>
        <w:bottom w:val="single" w:sz="4" w:space="0" w:color="B6DDE8" w:themeColor="accent5" w:themeTint="66"/>
        <w:right w:val="single" w:sz="4" w:space="0" w:color="B6DDE8" w:themeColor="accent5" w:themeTint="66"/>
        <w:insideH w:val="single" w:sz="4" w:space="0" w:color="B6DDE8" w:themeColor="accent5" w:themeTint="66"/>
        <w:insideV w:val="single" w:sz="4" w:space="0" w:color="B6DDE8" w:themeColor="accent5" w:themeTint="66"/>
      </w:tblBorders>
    </w:tblPr>
    <w:tblStylePr w:type="firstRow">
      <w:rPr>
        <w:b/>
        <w:bCs/>
      </w:rPr>
      <w:tblPr/>
      <w:tcPr>
        <w:tcBorders>
          <w:bottom w:val="single" w:sz="12" w:space="0" w:color="92CDDC" w:themeColor="accent5" w:themeTint="99"/>
        </w:tcBorders>
      </w:tcPr>
    </w:tblStylePr>
    <w:tblStylePr w:type="lastRow">
      <w:rPr>
        <w:b/>
        <w:bCs/>
      </w:rPr>
      <w:tblPr/>
      <w:tcPr>
        <w:tcBorders>
          <w:top w:val="double" w:sz="2" w:space="0" w:color="92CDDC" w:themeColor="accent5" w:themeTint="99"/>
        </w:tcBorders>
      </w:tcPr>
    </w:tblStylePr>
    <w:tblStylePr w:type="firstCol">
      <w:rPr>
        <w:b/>
        <w:bCs/>
      </w:rPr>
    </w:tblStylePr>
    <w:tblStylePr w:type="lastCol">
      <w:rPr>
        <w:b/>
        <w:bCs/>
      </w:rPr>
    </w:tblStylePr>
  </w:style>
  <w:style w:type="table" w:customStyle="1" w:styleId="GridTable1Light-Accent66">
    <w:name w:val="Grid Table 1 Light - Accent 66"/>
    <w:basedOn w:val="TableNormal"/>
    <w:uiPriority w:val="46"/>
    <w:rsid w:val="00C104D9"/>
    <w:rPr>
      <w:rFonts w:eastAsia="SimSun"/>
    </w:rPr>
    <w:tblPr>
      <w:tblStyleRowBandSize w:val="1"/>
      <w:tblStyleColBandSize w:val="1"/>
      <w:tblBorders>
        <w:top w:val="single" w:sz="4" w:space="0" w:color="FBD4B4" w:themeColor="accent6" w:themeTint="66"/>
        <w:left w:val="single" w:sz="4" w:space="0" w:color="FBD4B4" w:themeColor="accent6" w:themeTint="66"/>
        <w:bottom w:val="single" w:sz="4" w:space="0" w:color="FBD4B4" w:themeColor="accent6" w:themeTint="66"/>
        <w:right w:val="single" w:sz="4" w:space="0" w:color="FBD4B4" w:themeColor="accent6" w:themeTint="66"/>
        <w:insideH w:val="single" w:sz="4" w:space="0" w:color="FBD4B4" w:themeColor="accent6" w:themeTint="66"/>
        <w:insideV w:val="single" w:sz="4" w:space="0" w:color="FBD4B4" w:themeColor="accent6" w:themeTint="66"/>
      </w:tblBorders>
    </w:tblPr>
    <w:tblStylePr w:type="firstRow">
      <w:rPr>
        <w:b/>
        <w:bCs/>
      </w:rPr>
      <w:tblPr/>
      <w:tcPr>
        <w:tcBorders>
          <w:bottom w:val="single" w:sz="12" w:space="0" w:color="FABF8F" w:themeColor="accent6" w:themeTint="99"/>
        </w:tcBorders>
      </w:tcPr>
    </w:tblStylePr>
    <w:tblStylePr w:type="lastRow">
      <w:rPr>
        <w:b/>
        <w:bCs/>
      </w:rPr>
      <w:tblPr/>
      <w:tcPr>
        <w:tcBorders>
          <w:top w:val="double" w:sz="2" w:space="0" w:color="FABF8F" w:themeColor="accent6" w:themeTint="99"/>
        </w:tcBorders>
      </w:tcPr>
    </w:tblStylePr>
    <w:tblStylePr w:type="firstCol">
      <w:rPr>
        <w:b/>
        <w:bCs/>
      </w:rPr>
    </w:tblStylePr>
    <w:tblStylePr w:type="lastCol">
      <w:rPr>
        <w:b/>
        <w:bCs/>
      </w:rPr>
    </w:tblStylePr>
  </w:style>
  <w:style w:type="table" w:customStyle="1" w:styleId="GridTable26">
    <w:name w:val="Grid Table 26"/>
    <w:basedOn w:val="TableNormal"/>
    <w:uiPriority w:val="47"/>
    <w:rsid w:val="00C104D9"/>
    <w:rPr>
      <w:rFonts w:eastAsia="SimSun"/>
    </w:r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GridTable2-Accent16">
    <w:name w:val="Grid Table 2 - Accent 16"/>
    <w:basedOn w:val="TableNormal"/>
    <w:uiPriority w:val="47"/>
    <w:rsid w:val="00C104D9"/>
    <w:rPr>
      <w:rFonts w:eastAsia="SimSun"/>
    </w:rPr>
    <w:tblPr>
      <w:tblStyleRowBandSize w:val="1"/>
      <w:tblStyleColBandSize w:val="1"/>
      <w:tblBorders>
        <w:top w:val="single" w:sz="2" w:space="0" w:color="95B3D7" w:themeColor="accent1" w:themeTint="99"/>
        <w:bottom w:val="single" w:sz="2" w:space="0" w:color="95B3D7" w:themeColor="accent1" w:themeTint="99"/>
        <w:insideH w:val="single" w:sz="2" w:space="0" w:color="95B3D7" w:themeColor="accent1" w:themeTint="99"/>
        <w:insideV w:val="single" w:sz="2" w:space="0" w:color="95B3D7" w:themeColor="accent1" w:themeTint="99"/>
      </w:tblBorders>
    </w:tblPr>
    <w:tblStylePr w:type="firstRow">
      <w:rPr>
        <w:b/>
        <w:bCs/>
      </w:rPr>
      <w:tblPr/>
      <w:tcPr>
        <w:tcBorders>
          <w:top w:val="nil"/>
          <w:bottom w:val="single" w:sz="12" w:space="0" w:color="95B3D7" w:themeColor="accent1" w:themeTint="99"/>
          <w:insideH w:val="nil"/>
          <w:insideV w:val="nil"/>
        </w:tcBorders>
        <w:shd w:val="clear" w:color="auto" w:fill="FFFFFF" w:themeFill="background1"/>
      </w:tcPr>
    </w:tblStylePr>
    <w:tblStylePr w:type="lastRow">
      <w:rPr>
        <w:b/>
        <w:bCs/>
      </w:rPr>
      <w:tblPr/>
      <w:tcPr>
        <w:tcBorders>
          <w:top w:val="double" w:sz="2" w:space="0" w:color="95B3D7"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GridTable2-Accent26">
    <w:name w:val="Grid Table 2 - Accent 26"/>
    <w:basedOn w:val="TableNormal"/>
    <w:uiPriority w:val="47"/>
    <w:rsid w:val="00C104D9"/>
    <w:rPr>
      <w:rFonts w:eastAsia="SimSun"/>
    </w:rPr>
    <w:tblPr>
      <w:tblStyleRowBandSize w:val="1"/>
      <w:tblStyleColBandSize w:val="1"/>
      <w:tblBorders>
        <w:top w:val="single" w:sz="2" w:space="0" w:color="D99594" w:themeColor="accent2" w:themeTint="99"/>
        <w:bottom w:val="single" w:sz="2" w:space="0" w:color="D99594" w:themeColor="accent2" w:themeTint="99"/>
        <w:insideH w:val="single" w:sz="2" w:space="0" w:color="D99594" w:themeColor="accent2" w:themeTint="99"/>
        <w:insideV w:val="single" w:sz="2" w:space="0" w:color="D99594" w:themeColor="accent2" w:themeTint="99"/>
      </w:tblBorders>
    </w:tblPr>
    <w:tblStylePr w:type="firstRow">
      <w:rPr>
        <w:b/>
        <w:bCs/>
      </w:rPr>
      <w:tblPr/>
      <w:tcPr>
        <w:tcBorders>
          <w:top w:val="nil"/>
          <w:bottom w:val="single" w:sz="12" w:space="0" w:color="D99594" w:themeColor="accent2" w:themeTint="99"/>
          <w:insideH w:val="nil"/>
          <w:insideV w:val="nil"/>
        </w:tcBorders>
        <w:shd w:val="clear" w:color="auto" w:fill="FFFFFF" w:themeFill="background1"/>
      </w:tcPr>
    </w:tblStylePr>
    <w:tblStylePr w:type="lastRow">
      <w:rPr>
        <w:b/>
        <w:bCs/>
      </w:rPr>
      <w:tblPr/>
      <w:tcPr>
        <w:tcBorders>
          <w:top w:val="double" w:sz="2" w:space="0" w:color="D99594"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customStyle="1" w:styleId="GridTable2-Accent36">
    <w:name w:val="Grid Table 2 - Accent 36"/>
    <w:basedOn w:val="TableNormal"/>
    <w:uiPriority w:val="47"/>
    <w:rsid w:val="00C104D9"/>
    <w:rPr>
      <w:rFonts w:eastAsia="SimSun"/>
    </w:rPr>
    <w:tblPr>
      <w:tblStyleRowBandSize w:val="1"/>
      <w:tblStyleColBandSize w:val="1"/>
      <w:tblBorders>
        <w:top w:val="single" w:sz="2" w:space="0" w:color="C2D69B" w:themeColor="accent3" w:themeTint="99"/>
        <w:bottom w:val="single" w:sz="2" w:space="0" w:color="C2D69B" w:themeColor="accent3" w:themeTint="99"/>
        <w:insideH w:val="single" w:sz="2" w:space="0" w:color="C2D69B" w:themeColor="accent3" w:themeTint="99"/>
        <w:insideV w:val="single" w:sz="2" w:space="0" w:color="C2D69B" w:themeColor="accent3" w:themeTint="99"/>
      </w:tblBorders>
    </w:tblPr>
    <w:tblStylePr w:type="firstRow">
      <w:rPr>
        <w:b/>
        <w:bCs/>
      </w:rPr>
      <w:tblPr/>
      <w:tcPr>
        <w:tcBorders>
          <w:top w:val="nil"/>
          <w:bottom w:val="single" w:sz="12" w:space="0" w:color="C2D69B" w:themeColor="accent3" w:themeTint="99"/>
          <w:insideH w:val="nil"/>
          <w:insideV w:val="nil"/>
        </w:tcBorders>
        <w:shd w:val="clear" w:color="auto" w:fill="FFFFFF" w:themeFill="background1"/>
      </w:tcPr>
    </w:tblStylePr>
    <w:tblStylePr w:type="lastRow">
      <w:rPr>
        <w:b/>
        <w:bCs/>
      </w:rPr>
      <w:tblPr/>
      <w:tcPr>
        <w:tcBorders>
          <w:top w:val="double" w:sz="2" w:space="0" w:color="C2D69B"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customStyle="1" w:styleId="GridTable2-Accent46">
    <w:name w:val="Grid Table 2 - Accent 46"/>
    <w:basedOn w:val="TableNormal"/>
    <w:uiPriority w:val="47"/>
    <w:rsid w:val="00C104D9"/>
    <w:rPr>
      <w:rFonts w:eastAsia="SimSun"/>
    </w:rPr>
    <w:tblPr>
      <w:tblStyleRowBandSize w:val="1"/>
      <w:tblStyleColBandSize w:val="1"/>
      <w:tblBorders>
        <w:top w:val="single" w:sz="2" w:space="0" w:color="B2A1C7" w:themeColor="accent4" w:themeTint="99"/>
        <w:bottom w:val="single" w:sz="2" w:space="0" w:color="B2A1C7" w:themeColor="accent4" w:themeTint="99"/>
        <w:insideH w:val="single" w:sz="2" w:space="0" w:color="B2A1C7" w:themeColor="accent4" w:themeTint="99"/>
        <w:insideV w:val="single" w:sz="2" w:space="0" w:color="B2A1C7" w:themeColor="accent4" w:themeTint="99"/>
      </w:tblBorders>
    </w:tblPr>
    <w:tblStylePr w:type="firstRow">
      <w:rPr>
        <w:b/>
        <w:bCs/>
      </w:rPr>
      <w:tblPr/>
      <w:tcPr>
        <w:tcBorders>
          <w:top w:val="nil"/>
          <w:bottom w:val="single" w:sz="12" w:space="0" w:color="B2A1C7" w:themeColor="accent4" w:themeTint="99"/>
          <w:insideH w:val="nil"/>
          <w:insideV w:val="nil"/>
        </w:tcBorders>
        <w:shd w:val="clear" w:color="auto" w:fill="FFFFFF" w:themeFill="background1"/>
      </w:tcPr>
    </w:tblStylePr>
    <w:tblStylePr w:type="lastRow">
      <w:rPr>
        <w:b/>
        <w:bCs/>
      </w:rPr>
      <w:tblPr/>
      <w:tcPr>
        <w:tcBorders>
          <w:top w:val="double" w:sz="2" w:space="0" w:color="B2A1C7"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customStyle="1" w:styleId="GridTable2-Accent56">
    <w:name w:val="Grid Table 2 - Accent 56"/>
    <w:basedOn w:val="TableNormal"/>
    <w:uiPriority w:val="47"/>
    <w:rsid w:val="00C104D9"/>
    <w:rPr>
      <w:rFonts w:eastAsia="SimSun"/>
    </w:rPr>
    <w:tblPr>
      <w:tblStyleRowBandSize w:val="1"/>
      <w:tblStyleColBandSize w:val="1"/>
      <w:tblBorders>
        <w:top w:val="single" w:sz="2" w:space="0" w:color="92CDDC" w:themeColor="accent5" w:themeTint="99"/>
        <w:bottom w:val="single" w:sz="2" w:space="0" w:color="92CDDC" w:themeColor="accent5" w:themeTint="99"/>
        <w:insideH w:val="single" w:sz="2" w:space="0" w:color="92CDDC" w:themeColor="accent5" w:themeTint="99"/>
        <w:insideV w:val="single" w:sz="2" w:space="0" w:color="92CDDC" w:themeColor="accent5" w:themeTint="99"/>
      </w:tblBorders>
    </w:tblPr>
    <w:tblStylePr w:type="firstRow">
      <w:rPr>
        <w:b/>
        <w:bCs/>
      </w:rPr>
      <w:tblPr/>
      <w:tcPr>
        <w:tcBorders>
          <w:top w:val="nil"/>
          <w:bottom w:val="single" w:sz="12" w:space="0" w:color="92CDDC" w:themeColor="accent5" w:themeTint="99"/>
          <w:insideH w:val="nil"/>
          <w:insideV w:val="nil"/>
        </w:tcBorders>
        <w:shd w:val="clear" w:color="auto" w:fill="FFFFFF" w:themeFill="background1"/>
      </w:tcPr>
    </w:tblStylePr>
    <w:tblStylePr w:type="lastRow">
      <w:rPr>
        <w:b/>
        <w:bCs/>
      </w:rPr>
      <w:tblPr/>
      <w:tcPr>
        <w:tcBorders>
          <w:top w:val="double" w:sz="2" w:space="0" w:color="92CDDC"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GridTable2-Accent66">
    <w:name w:val="Grid Table 2 - Accent 66"/>
    <w:basedOn w:val="TableNormal"/>
    <w:uiPriority w:val="47"/>
    <w:rsid w:val="00C104D9"/>
    <w:rPr>
      <w:rFonts w:eastAsia="SimSun"/>
    </w:rPr>
    <w:tblPr>
      <w:tblStyleRowBandSize w:val="1"/>
      <w:tblStyleColBandSize w:val="1"/>
      <w:tblBorders>
        <w:top w:val="single" w:sz="2" w:space="0" w:color="FABF8F" w:themeColor="accent6" w:themeTint="99"/>
        <w:bottom w:val="single" w:sz="2" w:space="0" w:color="FABF8F" w:themeColor="accent6" w:themeTint="99"/>
        <w:insideH w:val="single" w:sz="2" w:space="0" w:color="FABF8F" w:themeColor="accent6" w:themeTint="99"/>
        <w:insideV w:val="single" w:sz="2" w:space="0" w:color="FABF8F" w:themeColor="accent6" w:themeTint="99"/>
      </w:tblBorders>
    </w:tblPr>
    <w:tblStylePr w:type="firstRow">
      <w:rPr>
        <w:b/>
        <w:bCs/>
      </w:rPr>
      <w:tblPr/>
      <w:tcPr>
        <w:tcBorders>
          <w:top w:val="nil"/>
          <w:bottom w:val="single" w:sz="12" w:space="0" w:color="FABF8F" w:themeColor="accent6" w:themeTint="99"/>
          <w:insideH w:val="nil"/>
          <w:insideV w:val="nil"/>
        </w:tcBorders>
        <w:shd w:val="clear" w:color="auto" w:fill="FFFFFF" w:themeFill="background1"/>
      </w:tcPr>
    </w:tblStylePr>
    <w:tblStylePr w:type="lastRow">
      <w:rPr>
        <w:b/>
        <w:bCs/>
      </w:rPr>
      <w:tblPr/>
      <w:tcPr>
        <w:tcBorders>
          <w:top w:val="double" w:sz="2" w:space="0" w:color="FABF8F"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customStyle="1" w:styleId="GridTable36">
    <w:name w:val="Grid Table 36"/>
    <w:basedOn w:val="TableNormal"/>
    <w:uiPriority w:val="48"/>
    <w:rsid w:val="00C104D9"/>
    <w:rPr>
      <w:rFonts w:eastAsia="SimSun"/>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customStyle="1" w:styleId="GridTable3-Accent16">
    <w:name w:val="Grid Table 3 - Accent 16"/>
    <w:basedOn w:val="TableNormal"/>
    <w:uiPriority w:val="48"/>
    <w:rsid w:val="00C104D9"/>
    <w:rPr>
      <w:rFonts w:eastAsia="SimSun"/>
    </w:r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BE5F1" w:themeFill="accent1" w:themeFillTint="33"/>
      </w:tcPr>
    </w:tblStylePr>
    <w:tblStylePr w:type="band1Horz">
      <w:tblPr/>
      <w:tcPr>
        <w:shd w:val="clear" w:color="auto" w:fill="DBE5F1" w:themeFill="accent1" w:themeFillTint="33"/>
      </w:tcPr>
    </w:tblStylePr>
    <w:tblStylePr w:type="neCell">
      <w:tblPr/>
      <w:tcPr>
        <w:tcBorders>
          <w:bottom w:val="single" w:sz="4" w:space="0" w:color="95B3D7" w:themeColor="accent1" w:themeTint="99"/>
        </w:tcBorders>
      </w:tcPr>
    </w:tblStylePr>
    <w:tblStylePr w:type="nwCell">
      <w:tblPr/>
      <w:tcPr>
        <w:tcBorders>
          <w:bottom w:val="single" w:sz="4" w:space="0" w:color="95B3D7" w:themeColor="accent1" w:themeTint="99"/>
        </w:tcBorders>
      </w:tcPr>
    </w:tblStylePr>
    <w:tblStylePr w:type="seCell">
      <w:tblPr/>
      <w:tcPr>
        <w:tcBorders>
          <w:top w:val="single" w:sz="4" w:space="0" w:color="95B3D7" w:themeColor="accent1" w:themeTint="99"/>
        </w:tcBorders>
      </w:tcPr>
    </w:tblStylePr>
    <w:tblStylePr w:type="swCell">
      <w:tblPr/>
      <w:tcPr>
        <w:tcBorders>
          <w:top w:val="single" w:sz="4" w:space="0" w:color="95B3D7" w:themeColor="accent1" w:themeTint="99"/>
        </w:tcBorders>
      </w:tcPr>
    </w:tblStylePr>
  </w:style>
  <w:style w:type="table" w:customStyle="1" w:styleId="GridTable3-Accent26">
    <w:name w:val="Grid Table 3 - Accent 26"/>
    <w:basedOn w:val="TableNormal"/>
    <w:uiPriority w:val="48"/>
    <w:rsid w:val="00C104D9"/>
    <w:rPr>
      <w:rFonts w:eastAsia="SimSun"/>
    </w:rPr>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2DBDB" w:themeFill="accent2" w:themeFillTint="33"/>
      </w:tcPr>
    </w:tblStylePr>
    <w:tblStylePr w:type="band1Horz">
      <w:tblPr/>
      <w:tcPr>
        <w:shd w:val="clear" w:color="auto" w:fill="F2DBDB" w:themeFill="accent2" w:themeFillTint="33"/>
      </w:tcPr>
    </w:tblStylePr>
    <w:tblStylePr w:type="neCell">
      <w:tblPr/>
      <w:tcPr>
        <w:tcBorders>
          <w:bottom w:val="single" w:sz="4" w:space="0" w:color="D99594" w:themeColor="accent2" w:themeTint="99"/>
        </w:tcBorders>
      </w:tcPr>
    </w:tblStylePr>
    <w:tblStylePr w:type="nwCell">
      <w:tblPr/>
      <w:tcPr>
        <w:tcBorders>
          <w:bottom w:val="single" w:sz="4" w:space="0" w:color="D99594" w:themeColor="accent2" w:themeTint="99"/>
        </w:tcBorders>
      </w:tcPr>
    </w:tblStylePr>
    <w:tblStylePr w:type="seCell">
      <w:tblPr/>
      <w:tcPr>
        <w:tcBorders>
          <w:top w:val="single" w:sz="4" w:space="0" w:color="D99594" w:themeColor="accent2" w:themeTint="99"/>
        </w:tcBorders>
      </w:tcPr>
    </w:tblStylePr>
    <w:tblStylePr w:type="swCell">
      <w:tblPr/>
      <w:tcPr>
        <w:tcBorders>
          <w:top w:val="single" w:sz="4" w:space="0" w:color="D99594" w:themeColor="accent2" w:themeTint="99"/>
        </w:tcBorders>
      </w:tcPr>
    </w:tblStylePr>
  </w:style>
  <w:style w:type="table" w:customStyle="1" w:styleId="GridTable3-Accent36">
    <w:name w:val="Grid Table 3 - Accent 36"/>
    <w:basedOn w:val="TableNormal"/>
    <w:uiPriority w:val="48"/>
    <w:rsid w:val="00C104D9"/>
    <w:rPr>
      <w:rFonts w:eastAsia="SimSun"/>
    </w:r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AF1DD" w:themeFill="accent3" w:themeFillTint="33"/>
      </w:tcPr>
    </w:tblStylePr>
    <w:tblStylePr w:type="band1Horz">
      <w:tblPr/>
      <w:tcPr>
        <w:shd w:val="clear" w:color="auto" w:fill="EAF1DD" w:themeFill="accent3" w:themeFillTint="33"/>
      </w:tcPr>
    </w:tblStylePr>
    <w:tblStylePr w:type="neCell">
      <w:tblPr/>
      <w:tcPr>
        <w:tcBorders>
          <w:bottom w:val="single" w:sz="4" w:space="0" w:color="C2D69B" w:themeColor="accent3" w:themeTint="99"/>
        </w:tcBorders>
      </w:tcPr>
    </w:tblStylePr>
    <w:tblStylePr w:type="nwCell">
      <w:tblPr/>
      <w:tcPr>
        <w:tcBorders>
          <w:bottom w:val="single" w:sz="4" w:space="0" w:color="C2D69B" w:themeColor="accent3" w:themeTint="99"/>
        </w:tcBorders>
      </w:tcPr>
    </w:tblStylePr>
    <w:tblStylePr w:type="seCell">
      <w:tblPr/>
      <w:tcPr>
        <w:tcBorders>
          <w:top w:val="single" w:sz="4" w:space="0" w:color="C2D69B" w:themeColor="accent3" w:themeTint="99"/>
        </w:tcBorders>
      </w:tcPr>
    </w:tblStylePr>
    <w:tblStylePr w:type="swCell">
      <w:tblPr/>
      <w:tcPr>
        <w:tcBorders>
          <w:top w:val="single" w:sz="4" w:space="0" w:color="C2D69B" w:themeColor="accent3" w:themeTint="99"/>
        </w:tcBorders>
      </w:tcPr>
    </w:tblStylePr>
  </w:style>
  <w:style w:type="table" w:customStyle="1" w:styleId="GridTable3-Accent46">
    <w:name w:val="Grid Table 3 - Accent 46"/>
    <w:basedOn w:val="TableNormal"/>
    <w:uiPriority w:val="48"/>
    <w:rsid w:val="00C104D9"/>
    <w:rPr>
      <w:rFonts w:eastAsia="SimSun"/>
    </w:r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5DFEC" w:themeFill="accent4" w:themeFillTint="33"/>
      </w:tcPr>
    </w:tblStylePr>
    <w:tblStylePr w:type="band1Horz">
      <w:tblPr/>
      <w:tcPr>
        <w:shd w:val="clear" w:color="auto" w:fill="E5DFEC" w:themeFill="accent4" w:themeFillTint="33"/>
      </w:tcPr>
    </w:tblStylePr>
    <w:tblStylePr w:type="neCell">
      <w:tblPr/>
      <w:tcPr>
        <w:tcBorders>
          <w:bottom w:val="single" w:sz="4" w:space="0" w:color="B2A1C7" w:themeColor="accent4" w:themeTint="99"/>
        </w:tcBorders>
      </w:tcPr>
    </w:tblStylePr>
    <w:tblStylePr w:type="nwCell">
      <w:tblPr/>
      <w:tcPr>
        <w:tcBorders>
          <w:bottom w:val="single" w:sz="4" w:space="0" w:color="B2A1C7" w:themeColor="accent4" w:themeTint="99"/>
        </w:tcBorders>
      </w:tcPr>
    </w:tblStylePr>
    <w:tblStylePr w:type="seCell">
      <w:tblPr/>
      <w:tcPr>
        <w:tcBorders>
          <w:top w:val="single" w:sz="4" w:space="0" w:color="B2A1C7" w:themeColor="accent4" w:themeTint="99"/>
        </w:tcBorders>
      </w:tcPr>
    </w:tblStylePr>
    <w:tblStylePr w:type="swCell">
      <w:tblPr/>
      <w:tcPr>
        <w:tcBorders>
          <w:top w:val="single" w:sz="4" w:space="0" w:color="B2A1C7" w:themeColor="accent4" w:themeTint="99"/>
        </w:tcBorders>
      </w:tcPr>
    </w:tblStylePr>
  </w:style>
  <w:style w:type="table" w:customStyle="1" w:styleId="GridTable3-Accent56">
    <w:name w:val="Grid Table 3 - Accent 56"/>
    <w:basedOn w:val="TableNormal"/>
    <w:uiPriority w:val="48"/>
    <w:rsid w:val="00C104D9"/>
    <w:rPr>
      <w:rFonts w:eastAsia="SimSun"/>
    </w:r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AEEF3" w:themeFill="accent5" w:themeFillTint="33"/>
      </w:tcPr>
    </w:tblStylePr>
    <w:tblStylePr w:type="band1Horz">
      <w:tblPr/>
      <w:tcPr>
        <w:shd w:val="clear" w:color="auto" w:fill="DAEEF3" w:themeFill="accent5" w:themeFillTint="33"/>
      </w:tcPr>
    </w:tblStylePr>
    <w:tblStylePr w:type="neCell">
      <w:tblPr/>
      <w:tcPr>
        <w:tcBorders>
          <w:bottom w:val="single" w:sz="4" w:space="0" w:color="92CDDC" w:themeColor="accent5" w:themeTint="99"/>
        </w:tcBorders>
      </w:tcPr>
    </w:tblStylePr>
    <w:tblStylePr w:type="nwCell">
      <w:tblPr/>
      <w:tcPr>
        <w:tcBorders>
          <w:bottom w:val="single" w:sz="4" w:space="0" w:color="92CDDC" w:themeColor="accent5" w:themeTint="99"/>
        </w:tcBorders>
      </w:tcPr>
    </w:tblStylePr>
    <w:tblStylePr w:type="seCell">
      <w:tblPr/>
      <w:tcPr>
        <w:tcBorders>
          <w:top w:val="single" w:sz="4" w:space="0" w:color="92CDDC" w:themeColor="accent5" w:themeTint="99"/>
        </w:tcBorders>
      </w:tcPr>
    </w:tblStylePr>
    <w:tblStylePr w:type="swCell">
      <w:tblPr/>
      <w:tcPr>
        <w:tcBorders>
          <w:top w:val="single" w:sz="4" w:space="0" w:color="92CDDC" w:themeColor="accent5" w:themeTint="99"/>
        </w:tcBorders>
      </w:tcPr>
    </w:tblStylePr>
  </w:style>
  <w:style w:type="table" w:customStyle="1" w:styleId="GridTable3-Accent66">
    <w:name w:val="Grid Table 3 - Accent 66"/>
    <w:basedOn w:val="TableNormal"/>
    <w:uiPriority w:val="48"/>
    <w:rsid w:val="00C104D9"/>
    <w:rPr>
      <w:rFonts w:eastAsia="SimSun"/>
    </w:r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DE9D9" w:themeFill="accent6" w:themeFillTint="33"/>
      </w:tcPr>
    </w:tblStylePr>
    <w:tblStylePr w:type="band1Horz">
      <w:tblPr/>
      <w:tcPr>
        <w:shd w:val="clear" w:color="auto" w:fill="FDE9D9" w:themeFill="accent6" w:themeFillTint="33"/>
      </w:tcPr>
    </w:tblStylePr>
    <w:tblStylePr w:type="neCell">
      <w:tblPr/>
      <w:tcPr>
        <w:tcBorders>
          <w:bottom w:val="single" w:sz="4" w:space="0" w:color="FABF8F" w:themeColor="accent6" w:themeTint="99"/>
        </w:tcBorders>
      </w:tcPr>
    </w:tblStylePr>
    <w:tblStylePr w:type="nwCell">
      <w:tblPr/>
      <w:tcPr>
        <w:tcBorders>
          <w:bottom w:val="single" w:sz="4" w:space="0" w:color="FABF8F" w:themeColor="accent6" w:themeTint="99"/>
        </w:tcBorders>
      </w:tcPr>
    </w:tblStylePr>
    <w:tblStylePr w:type="seCell">
      <w:tblPr/>
      <w:tcPr>
        <w:tcBorders>
          <w:top w:val="single" w:sz="4" w:space="0" w:color="FABF8F" w:themeColor="accent6" w:themeTint="99"/>
        </w:tcBorders>
      </w:tcPr>
    </w:tblStylePr>
    <w:tblStylePr w:type="swCell">
      <w:tblPr/>
      <w:tcPr>
        <w:tcBorders>
          <w:top w:val="single" w:sz="4" w:space="0" w:color="FABF8F" w:themeColor="accent6" w:themeTint="99"/>
        </w:tcBorders>
      </w:tcPr>
    </w:tblStylePr>
  </w:style>
  <w:style w:type="table" w:customStyle="1" w:styleId="GridTable46">
    <w:name w:val="Grid Table 46"/>
    <w:basedOn w:val="TableNormal"/>
    <w:uiPriority w:val="49"/>
    <w:rsid w:val="00C104D9"/>
    <w:rPr>
      <w:rFonts w:eastAsia="SimSun"/>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GridTable4-Accent16">
    <w:name w:val="Grid Table 4 - Accent 16"/>
    <w:basedOn w:val="TableNormal"/>
    <w:uiPriority w:val="49"/>
    <w:rsid w:val="00C104D9"/>
    <w:rPr>
      <w:rFonts w:eastAsia="SimSun"/>
    </w:r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GridTable4-Accent26">
    <w:name w:val="Grid Table 4 - Accent 26"/>
    <w:basedOn w:val="TableNormal"/>
    <w:uiPriority w:val="49"/>
    <w:rsid w:val="00C104D9"/>
    <w:rPr>
      <w:rFonts w:eastAsia="SimSun"/>
    </w:rPr>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blStylePr w:type="firstRow">
      <w:rPr>
        <w:b/>
        <w:bCs/>
        <w:color w:val="FFFFFF" w:themeColor="background1"/>
      </w:rPr>
      <w:tblPr/>
      <w:tcPr>
        <w:tcBorders>
          <w:top w:val="single" w:sz="4" w:space="0" w:color="C0504D" w:themeColor="accent2"/>
          <w:left w:val="single" w:sz="4" w:space="0" w:color="C0504D" w:themeColor="accent2"/>
          <w:bottom w:val="single" w:sz="4" w:space="0" w:color="C0504D" w:themeColor="accent2"/>
          <w:right w:val="single" w:sz="4" w:space="0" w:color="C0504D" w:themeColor="accent2"/>
          <w:insideH w:val="nil"/>
          <w:insideV w:val="nil"/>
        </w:tcBorders>
        <w:shd w:val="clear" w:color="auto" w:fill="C0504D" w:themeFill="accent2"/>
      </w:tcPr>
    </w:tblStylePr>
    <w:tblStylePr w:type="lastRow">
      <w:rPr>
        <w:b/>
        <w:bCs/>
      </w:rPr>
      <w:tblPr/>
      <w:tcPr>
        <w:tcBorders>
          <w:top w:val="double" w:sz="4" w:space="0" w:color="C0504D" w:themeColor="accent2"/>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customStyle="1" w:styleId="GridTable4-Accent36">
    <w:name w:val="Grid Table 4 - Accent 36"/>
    <w:basedOn w:val="TableNormal"/>
    <w:uiPriority w:val="49"/>
    <w:rsid w:val="00C104D9"/>
    <w:rPr>
      <w:rFonts w:eastAsia="SimSun"/>
    </w:r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color w:val="FFFFFF" w:themeColor="background1"/>
      </w:rPr>
      <w:tblPr/>
      <w:tcPr>
        <w:tcBorders>
          <w:top w:val="single" w:sz="4" w:space="0" w:color="9BBB59" w:themeColor="accent3"/>
          <w:left w:val="single" w:sz="4" w:space="0" w:color="9BBB59" w:themeColor="accent3"/>
          <w:bottom w:val="single" w:sz="4" w:space="0" w:color="9BBB59" w:themeColor="accent3"/>
          <w:right w:val="single" w:sz="4" w:space="0" w:color="9BBB59" w:themeColor="accent3"/>
          <w:insideH w:val="nil"/>
          <w:insideV w:val="nil"/>
        </w:tcBorders>
        <w:shd w:val="clear" w:color="auto" w:fill="9BBB59" w:themeFill="accent3"/>
      </w:tcPr>
    </w:tblStylePr>
    <w:tblStylePr w:type="lastRow">
      <w:rPr>
        <w:b/>
        <w:bCs/>
      </w:rPr>
      <w:tblPr/>
      <w:tcPr>
        <w:tcBorders>
          <w:top w:val="double" w:sz="4" w:space="0" w:color="9BBB59" w:themeColor="accent3"/>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customStyle="1" w:styleId="GridTable4-Accent46">
    <w:name w:val="Grid Table 4 - Accent 46"/>
    <w:basedOn w:val="TableNormal"/>
    <w:uiPriority w:val="49"/>
    <w:rsid w:val="00C104D9"/>
    <w:rPr>
      <w:rFonts w:eastAsia="SimSun"/>
    </w:r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color w:val="FFFFFF" w:themeColor="background1"/>
      </w:rPr>
      <w:tblPr/>
      <w:tcPr>
        <w:tcBorders>
          <w:top w:val="single" w:sz="4" w:space="0" w:color="8064A2" w:themeColor="accent4"/>
          <w:left w:val="single" w:sz="4" w:space="0" w:color="8064A2" w:themeColor="accent4"/>
          <w:bottom w:val="single" w:sz="4" w:space="0" w:color="8064A2" w:themeColor="accent4"/>
          <w:right w:val="single" w:sz="4" w:space="0" w:color="8064A2" w:themeColor="accent4"/>
          <w:insideH w:val="nil"/>
          <w:insideV w:val="nil"/>
        </w:tcBorders>
        <w:shd w:val="clear" w:color="auto" w:fill="8064A2" w:themeFill="accent4"/>
      </w:tcPr>
    </w:tblStylePr>
    <w:tblStylePr w:type="lastRow">
      <w:rPr>
        <w:b/>
        <w:bCs/>
      </w:rPr>
      <w:tblPr/>
      <w:tcPr>
        <w:tcBorders>
          <w:top w:val="double" w:sz="4" w:space="0" w:color="8064A2" w:themeColor="accent4"/>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customStyle="1" w:styleId="GridTable4-Accent56">
    <w:name w:val="Grid Table 4 - Accent 56"/>
    <w:basedOn w:val="TableNormal"/>
    <w:uiPriority w:val="49"/>
    <w:rsid w:val="00C104D9"/>
    <w:rPr>
      <w:rFonts w:eastAsia="SimSun"/>
    </w:r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color w:val="FFFFFF" w:themeColor="background1"/>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insideH w:val="nil"/>
          <w:insideV w:val="nil"/>
        </w:tcBorders>
        <w:shd w:val="clear" w:color="auto" w:fill="4BACC6" w:themeFill="accent5"/>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GridTable4-Accent66">
    <w:name w:val="Grid Table 4 - Accent 66"/>
    <w:basedOn w:val="TableNormal"/>
    <w:uiPriority w:val="49"/>
    <w:rsid w:val="00C104D9"/>
    <w:rPr>
      <w:rFonts w:eastAsia="SimSun"/>
    </w:r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color w:val="FFFFFF" w:themeColor="background1"/>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insideH w:val="nil"/>
          <w:insideV w:val="nil"/>
        </w:tcBorders>
        <w:shd w:val="clear" w:color="auto" w:fill="F79646" w:themeFill="accent6"/>
      </w:tcPr>
    </w:tblStylePr>
    <w:tblStylePr w:type="lastRow">
      <w:rPr>
        <w:b/>
        <w:bCs/>
      </w:rPr>
      <w:tblPr/>
      <w:tcPr>
        <w:tcBorders>
          <w:top w:val="double" w:sz="4" w:space="0" w:color="F79646" w:themeColor="accent6"/>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customStyle="1" w:styleId="GridTable5Dark6">
    <w:name w:val="Grid Table 5 Dark6"/>
    <w:basedOn w:val="TableNormal"/>
    <w:uiPriority w:val="50"/>
    <w:rsid w:val="00C104D9"/>
    <w:rPr>
      <w:rFonts w:eastAsia="SimSun"/>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customStyle="1" w:styleId="GridTable5Dark-Accent16">
    <w:name w:val="Grid Table 5 Dark - Accent 16"/>
    <w:basedOn w:val="TableNormal"/>
    <w:uiPriority w:val="50"/>
    <w:rsid w:val="00C104D9"/>
    <w:rPr>
      <w:rFonts w:eastAsia="SimSun"/>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BE5F1"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F81BD"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F81BD"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F81BD"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F81BD" w:themeFill="accent1"/>
      </w:tcPr>
    </w:tblStylePr>
    <w:tblStylePr w:type="band1Vert">
      <w:tblPr/>
      <w:tcPr>
        <w:shd w:val="clear" w:color="auto" w:fill="B8CCE4" w:themeFill="accent1" w:themeFillTint="66"/>
      </w:tcPr>
    </w:tblStylePr>
    <w:tblStylePr w:type="band1Horz">
      <w:tblPr/>
      <w:tcPr>
        <w:shd w:val="clear" w:color="auto" w:fill="B8CCE4" w:themeFill="accent1" w:themeFillTint="66"/>
      </w:tcPr>
    </w:tblStylePr>
  </w:style>
  <w:style w:type="table" w:customStyle="1" w:styleId="GridTable5Dark-Accent26">
    <w:name w:val="Grid Table 5 Dark - Accent 26"/>
    <w:basedOn w:val="TableNormal"/>
    <w:uiPriority w:val="50"/>
    <w:rsid w:val="00C104D9"/>
    <w:rPr>
      <w:rFonts w:eastAsia="SimSun"/>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2DBDB"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C0504D"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C0504D"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C0504D"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C0504D" w:themeFill="accent2"/>
      </w:tcPr>
    </w:tblStylePr>
    <w:tblStylePr w:type="band1Vert">
      <w:tblPr/>
      <w:tcPr>
        <w:shd w:val="clear" w:color="auto" w:fill="E5B8B7" w:themeFill="accent2" w:themeFillTint="66"/>
      </w:tcPr>
    </w:tblStylePr>
    <w:tblStylePr w:type="band1Horz">
      <w:tblPr/>
      <w:tcPr>
        <w:shd w:val="clear" w:color="auto" w:fill="E5B8B7" w:themeFill="accent2" w:themeFillTint="66"/>
      </w:tcPr>
    </w:tblStylePr>
  </w:style>
  <w:style w:type="table" w:customStyle="1" w:styleId="GridTable5Dark-Accent36">
    <w:name w:val="Grid Table 5 Dark - Accent 36"/>
    <w:basedOn w:val="TableNormal"/>
    <w:uiPriority w:val="50"/>
    <w:rsid w:val="00C104D9"/>
    <w:rPr>
      <w:rFonts w:eastAsia="SimSun"/>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AF1D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9BBB59"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9BBB59"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9BBB59"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9BBB59" w:themeFill="accent3"/>
      </w:tcPr>
    </w:tblStylePr>
    <w:tblStylePr w:type="band1Vert">
      <w:tblPr/>
      <w:tcPr>
        <w:shd w:val="clear" w:color="auto" w:fill="D6E3BC" w:themeFill="accent3" w:themeFillTint="66"/>
      </w:tcPr>
    </w:tblStylePr>
    <w:tblStylePr w:type="band1Horz">
      <w:tblPr/>
      <w:tcPr>
        <w:shd w:val="clear" w:color="auto" w:fill="D6E3BC" w:themeFill="accent3" w:themeFillTint="66"/>
      </w:tcPr>
    </w:tblStylePr>
  </w:style>
  <w:style w:type="table" w:customStyle="1" w:styleId="GridTable5Dark-Accent46">
    <w:name w:val="Grid Table 5 Dark - Accent 46"/>
    <w:basedOn w:val="TableNormal"/>
    <w:uiPriority w:val="50"/>
    <w:rsid w:val="00C104D9"/>
    <w:rPr>
      <w:rFonts w:eastAsia="SimSun"/>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5DFEC"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8064A2"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8064A2"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8064A2"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8064A2" w:themeFill="accent4"/>
      </w:tcPr>
    </w:tblStylePr>
    <w:tblStylePr w:type="band1Vert">
      <w:tblPr/>
      <w:tcPr>
        <w:shd w:val="clear" w:color="auto" w:fill="CCC0D9" w:themeFill="accent4" w:themeFillTint="66"/>
      </w:tcPr>
    </w:tblStylePr>
    <w:tblStylePr w:type="band1Horz">
      <w:tblPr/>
      <w:tcPr>
        <w:shd w:val="clear" w:color="auto" w:fill="CCC0D9" w:themeFill="accent4" w:themeFillTint="66"/>
      </w:tcPr>
    </w:tblStylePr>
  </w:style>
  <w:style w:type="table" w:customStyle="1" w:styleId="GridTable5Dark-Accent56">
    <w:name w:val="Grid Table 5 Dark - Accent 56"/>
    <w:basedOn w:val="TableNormal"/>
    <w:uiPriority w:val="50"/>
    <w:rsid w:val="00C104D9"/>
    <w:rPr>
      <w:rFonts w:eastAsia="SimSun"/>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AEE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BACC6"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BACC6"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BACC6"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BACC6" w:themeFill="accent5"/>
      </w:tcPr>
    </w:tblStylePr>
    <w:tblStylePr w:type="band1Vert">
      <w:tblPr/>
      <w:tcPr>
        <w:shd w:val="clear" w:color="auto" w:fill="B6DDE8" w:themeFill="accent5" w:themeFillTint="66"/>
      </w:tcPr>
    </w:tblStylePr>
    <w:tblStylePr w:type="band1Horz">
      <w:tblPr/>
      <w:tcPr>
        <w:shd w:val="clear" w:color="auto" w:fill="B6DDE8" w:themeFill="accent5" w:themeFillTint="66"/>
      </w:tcPr>
    </w:tblStylePr>
  </w:style>
  <w:style w:type="table" w:customStyle="1" w:styleId="GridTable5Dark-Accent66">
    <w:name w:val="Grid Table 5 Dark - Accent 66"/>
    <w:basedOn w:val="TableNormal"/>
    <w:uiPriority w:val="50"/>
    <w:rsid w:val="00C104D9"/>
    <w:rPr>
      <w:rFonts w:eastAsia="SimSun"/>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DE9D9"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F79646"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F79646"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F79646"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F79646" w:themeFill="accent6"/>
      </w:tcPr>
    </w:tblStylePr>
    <w:tblStylePr w:type="band1Vert">
      <w:tblPr/>
      <w:tcPr>
        <w:shd w:val="clear" w:color="auto" w:fill="FBD4B4" w:themeFill="accent6" w:themeFillTint="66"/>
      </w:tcPr>
    </w:tblStylePr>
    <w:tblStylePr w:type="band1Horz">
      <w:tblPr/>
      <w:tcPr>
        <w:shd w:val="clear" w:color="auto" w:fill="FBD4B4" w:themeFill="accent6" w:themeFillTint="66"/>
      </w:tcPr>
    </w:tblStylePr>
  </w:style>
  <w:style w:type="table" w:customStyle="1" w:styleId="GridTable6Colorful6">
    <w:name w:val="Grid Table 6 Colorful6"/>
    <w:basedOn w:val="TableNormal"/>
    <w:uiPriority w:val="51"/>
    <w:rsid w:val="00C104D9"/>
    <w:rPr>
      <w:rFonts w:eastAsia="SimSun"/>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GridTable6Colorful-Accent16">
    <w:name w:val="Grid Table 6 Colorful - Accent 16"/>
    <w:basedOn w:val="TableNormal"/>
    <w:uiPriority w:val="51"/>
    <w:rsid w:val="00C104D9"/>
    <w:rPr>
      <w:rFonts w:eastAsia="SimSun"/>
      <w:color w:val="365F91" w:themeColor="accent1" w:themeShade="BF"/>
    </w:r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4" w:space="0" w:color="95B3D7" w:themeColor="accent1" w:themeTint="99"/>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GridTable6Colorful-Accent26">
    <w:name w:val="Grid Table 6 Colorful - Accent 26"/>
    <w:basedOn w:val="TableNormal"/>
    <w:uiPriority w:val="51"/>
    <w:rsid w:val="00C104D9"/>
    <w:rPr>
      <w:rFonts w:eastAsia="SimSun"/>
      <w:color w:val="943634" w:themeColor="accent2" w:themeShade="BF"/>
    </w:rPr>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blStylePr w:type="firstRow">
      <w:rPr>
        <w:b/>
        <w:bCs/>
      </w:rPr>
      <w:tblPr/>
      <w:tcPr>
        <w:tcBorders>
          <w:bottom w:val="single" w:sz="12" w:space="0" w:color="D99594" w:themeColor="accent2" w:themeTint="99"/>
        </w:tcBorders>
      </w:tcPr>
    </w:tblStylePr>
    <w:tblStylePr w:type="lastRow">
      <w:rPr>
        <w:b/>
        <w:bCs/>
      </w:rPr>
      <w:tblPr/>
      <w:tcPr>
        <w:tcBorders>
          <w:top w:val="double" w:sz="4" w:space="0" w:color="D99594" w:themeColor="accent2" w:themeTint="99"/>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customStyle="1" w:styleId="GridTable6Colorful-Accent36">
    <w:name w:val="Grid Table 6 Colorful - Accent 36"/>
    <w:basedOn w:val="TableNormal"/>
    <w:uiPriority w:val="51"/>
    <w:rsid w:val="00C104D9"/>
    <w:rPr>
      <w:rFonts w:eastAsia="SimSun"/>
      <w:color w:val="76923C" w:themeColor="accent3" w:themeShade="BF"/>
    </w:r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rPr>
      <w:tblPr/>
      <w:tcPr>
        <w:tcBorders>
          <w:bottom w:val="single" w:sz="12" w:space="0" w:color="C2D69B" w:themeColor="accent3" w:themeTint="99"/>
        </w:tcBorders>
      </w:tcPr>
    </w:tblStylePr>
    <w:tblStylePr w:type="lastRow">
      <w:rPr>
        <w:b/>
        <w:bCs/>
      </w:rPr>
      <w:tblPr/>
      <w:tcPr>
        <w:tcBorders>
          <w:top w:val="double" w:sz="4" w:space="0" w:color="C2D69B" w:themeColor="accent3" w:themeTint="99"/>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customStyle="1" w:styleId="GridTable6Colorful-Accent46">
    <w:name w:val="Grid Table 6 Colorful - Accent 46"/>
    <w:basedOn w:val="TableNormal"/>
    <w:uiPriority w:val="51"/>
    <w:rsid w:val="00C104D9"/>
    <w:rPr>
      <w:rFonts w:eastAsia="SimSun"/>
      <w:color w:val="5F497A" w:themeColor="accent4" w:themeShade="BF"/>
    </w:r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rPr>
      <w:tblPr/>
      <w:tcPr>
        <w:tcBorders>
          <w:bottom w:val="single" w:sz="12" w:space="0" w:color="B2A1C7" w:themeColor="accent4" w:themeTint="99"/>
        </w:tcBorders>
      </w:tcPr>
    </w:tblStylePr>
    <w:tblStylePr w:type="lastRow">
      <w:rPr>
        <w:b/>
        <w:bCs/>
      </w:rPr>
      <w:tblPr/>
      <w:tcPr>
        <w:tcBorders>
          <w:top w:val="double" w:sz="4" w:space="0" w:color="B2A1C7" w:themeColor="accent4" w:themeTint="99"/>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customStyle="1" w:styleId="GridTable6Colorful-Accent56">
    <w:name w:val="Grid Table 6 Colorful - Accent 56"/>
    <w:basedOn w:val="TableNormal"/>
    <w:uiPriority w:val="51"/>
    <w:rsid w:val="00C104D9"/>
    <w:rPr>
      <w:rFonts w:eastAsia="SimSun"/>
      <w:color w:val="31849B" w:themeColor="accent5" w:themeShade="BF"/>
    </w:r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rPr>
      <w:tblPr/>
      <w:tcPr>
        <w:tcBorders>
          <w:bottom w:val="single" w:sz="12" w:space="0" w:color="92CDDC" w:themeColor="accent5" w:themeTint="99"/>
        </w:tcBorders>
      </w:tcPr>
    </w:tblStylePr>
    <w:tblStylePr w:type="lastRow">
      <w:rPr>
        <w:b/>
        <w:bCs/>
      </w:rPr>
      <w:tblPr/>
      <w:tcPr>
        <w:tcBorders>
          <w:top w:val="double" w:sz="4" w:space="0" w:color="92CDDC" w:themeColor="accent5" w:themeTint="99"/>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GridTable6Colorful-Accent66">
    <w:name w:val="Grid Table 6 Colorful - Accent 66"/>
    <w:basedOn w:val="TableNormal"/>
    <w:uiPriority w:val="51"/>
    <w:rsid w:val="00C104D9"/>
    <w:rPr>
      <w:rFonts w:eastAsia="SimSun"/>
      <w:color w:val="E36C0A" w:themeColor="accent6" w:themeShade="BF"/>
    </w:r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rPr>
      <w:tblPr/>
      <w:tcPr>
        <w:tcBorders>
          <w:bottom w:val="single" w:sz="12" w:space="0" w:color="FABF8F" w:themeColor="accent6" w:themeTint="99"/>
        </w:tcBorders>
      </w:tcPr>
    </w:tblStylePr>
    <w:tblStylePr w:type="lastRow">
      <w:rPr>
        <w:b/>
        <w:bCs/>
      </w:rPr>
      <w:tblPr/>
      <w:tcPr>
        <w:tcBorders>
          <w:top w:val="double" w:sz="4" w:space="0" w:color="FABF8F" w:themeColor="accent6" w:themeTint="99"/>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customStyle="1" w:styleId="GridTable7Colorful6">
    <w:name w:val="Grid Table 7 Colorful6"/>
    <w:basedOn w:val="TableNormal"/>
    <w:uiPriority w:val="52"/>
    <w:rsid w:val="00C104D9"/>
    <w:rPr>
      <w:rFonts w:eastAsia="SimSun"/>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customStyle="1" w:styleId="GridTable7Colorful-Accent16">
    <w:name w:val="Grid Table 7 Colorful - Accent 16"/>
    <w:basedOn w:val="TableNormal"/>
    <w:uiPriority w:val="52"/>
    <w:rsid w:val="00C104D9"/>
    <w:rPr>
      <w:rFonts w:eastAsia="SimSun"/>
      <w:color w:val="365F91" w:themeColor="accent1" w:themeShade="BF"/>
    </w:r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BE5F1" w:themeFill="accent1" w:themeFillTint="33"/>
      </w:tcPr>
    </w:tblStylePr>
    <w:tblStylePr w:type="band1Horz">
      <w:tblPr/>
      <w:tcPr>
        <w:shd w:val="clear" w:color="auto" w:fill="DBE5F1" w:themeFill="accent1" w:themeFillTint="33"/>
      </w:tcPr>
    </w:tblStylePr>
    <w:tblStylePr w:type="neCell">
      <w:tblPr/>
      <w:tcPr>
        <w:tcBorders>
          <w:bottom w:val="single" w:sz="4" w:space="0" w:color="95B3D7" w:themeColor="accent1" w:themeTint="99"/>
        </w:tcBorders>
      </w:tcPr>
    </w:tblStylePr>
    <w:tblStylePr w:type="nwCell">
      <w:tblPr/>
      <w:tcPr>
        <w:tcBorders>
          <w:bottom w:val="single" w:sz="4" w:space="0" w:color="95B3D7" w:themeColor="accent1" w:themeTint="99"/>
        </w:tcBorders>
      </w:tcPr>
    </w:tblStylePr>
    <w:tblStylePr w:type="seCell">
      <w:tblPr/>
      <w:tcPr>
        <w:tcBorders>
          <w:top w:val="single" w:sz="4" w:space="0" w:color="95B3D7" w:themeColor="accent1" w:themeTint="99"/>
        </w:tcBorders>
      </w:tcPr>
    </w:tblStylePr>
    <w:tblStylePr w:type="swCell">
      <w:tblPr/>
      <w:tcPr>
        <w:tcBorders>
          <w:top w:val="single" w:sz="4" w:space="0" w:color="95B3D7" w:themeColor="accent1" w:themeTint="99"/>
        </w:tcBorders>
      </w:tcPr>
    </w:tblStylePr>
  </w:style>
  <w:style w:type="table" w:customStyle="1" w:styleId="GridTable7Colorful-Accent26">
    <w:name w:val="Grid Table 7 Colorful - Accent 26"/>
    <w:basedOn w:val="TableNormal"/>
    <w:uiPriority w:val="52"/>
    <w:rsid w:val="00C104D9"/>
    <w:rPr>
      <w:rFonts w:eastAsia="SimSun"/>
      <w:color w:val="943634" w:themeColor="accent2" w:themeShade="BF"/>
    </w:rPr>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2DBDB" w:themeFill="accent2" w:themeFillTint="33"/>
      </w:tcPr>
    </w:tblStylePr>
    <w:tblStylePr w:type="band1Horz">
      <w:tblPr/>
      <w:tcPr>
        <w:shd w:val="clear" w:color="auto" w:fill="F2DBDB" w:themeFill="accent2" w:themeFillTint="33"/>
      </w:tcPr>
    </w:tblStylePr>
    <w:tblStylePr w:type="neCell">
      <w:tblPr/>
      <w:tcPr>
        <w:tcBorders>
          <w:bottom w:val="single" w:sz="4" w:space="0" w:color="D99594" w:themeColor="accent2" w:themeTint="99"/>
        </w:tcBorders>
      </w:tcPr>
    </w:tblStylePr>
    <w:tblStylePr w:type="nwCell">
      <w:tblPr/>
      <w:tcPr>
        <w:tcBorders>
          <w:bottom w:val="single" w:sz="4" w:space="0" w:color="D99594" w:themeColor="accent2" w:themeTint="99"/>
        </w:tcBorders>
      </w:tcPr>
    </w:tblStylePr>
    <w:tblStylePr w:type="seCell">
      <w:tblPr/>
      <w:tcPr>
        <w:tcBorders>
          <w:top w:val="single" w:sz="4" w:space="0" w:color="D99594" w:themeColor="accent2" w:themeTint="99"/>
        </w:tcBorders>
      </w:tcPr>
    </w:tblStylePr>
    <w:tblStylePr w:type="swCell">
      <w:tblPr/>
      <w:tcPr>
        <w:tcBorders>
          <w:top w:val="single" w:sz="4" w:space="0" w:color="D99594" w:themeColor="accent2" w:themeTint="99"/>
        </w:tcBorders>
      </w:tcPr>
    </w:tblStylePr>
  </w:style>
  <w:style w:type="table" w:customStyle="1" w:styleId="GridTable7Colorful-Accent36">
    <w:name w:val="Grid Table 7 Colorful - Accent 36"/>
    <w:basedOn w:val="TableNormal"/>
    <w:uiPriority w:val="52"/>
    <w:rsid w:val="00C104D9"/>
    <w:rPr>
      <w:rFonts w:eastAsia="SimSun"/>
      <w:color w:val="76923C" w:themeColor="accent3" w:themeShade="BF"/>
    </w:r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AF1DD" w:themeFill="accent3" w:themeFillTint="33"/>
      </w:tcPr>
    </w:tblStylePr>
    <w:tblStylePr w:type="band1Horz">
      <w:tblPr/>
      <w:tcPr>
        <w:shd w:val="clear" w:color="auto" w:fill="EAF1DD" w:themeFill="accent3" w:themeFillTint="33"/>
      </w:tcPr>
    </w:tblStylePr>
    <w:tblStylePr w:type="neCell">
      <w:tblPr/>
      <w:tcPr>
        <w:tcBorders>
          <w:bottom w:val="single" w:sz="4" w:space="0" w:color="C2D69B" w:themeColor="accent3" w:themeTint="99"/>
        </w:tcBorders>
      </w:tcPr>
    </w:tblStylePr>
    <w:tblStylePr w:type="nwCell">
      <w:tblPr/>
      <w:tcPr>
        <w:tcBorders>
          <w:bottom w:val="single" w:sz="4" w:space="0" w:color="C2D69B" w:themeColor="accent3" w:themeTint="99"/>
        </w:tcBorders>
      </w:tcPr>
    </w:tblStylePr>
    <w:tblStylePr w:type="seCell">
      <w:tblPr/>
      <w:tcPr>
        <w:tcBorders>
          <w:top w:val="single" w:sz="4" w:space="0" w:color="C2D69B" w:themeColor="accent3" w:themeTint="99"/>
        </w:tcBorders>
      </w:tcPr>
    </w:tblStylePr>
    <w:tblStylePr w:type="swCell">
      <w:tblPr/>
      <w:tcPr>
        <w:tcBorders>
          <w:top w:val="single" w:sz="4" w:space="0" w:color="C2D69B" w:themeColor="accent3" w:themeTint="99"/>
        </w:tcBorders>
      </w:tcPr>
    </w:tblStylePr>
  </w:style>
  <w:style w:type="table" w:customStyle="1" w:styleId="GridTable7Colorful-Accent46">
    <w:name w:val="Grid Table 7 Colorful - Accent 46"/>
    <w:basedOn w:val="TableNormal"/>
    <w:uiPriority w:val="52"/>
    <w:rsid w:val="00C104D9"/>
    <w:rPr>
      <w:rFonts w:eastAsia="SimSun"/>
      <w:color w:val="5F497A" w:themeColor="accent4" w:themeShade="BF"/>
    </w:r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5DFEC" w:themeFill="accent4" w:themeFillTint="33"/>
      </w:tcPr>
    </w:tblStylePr>
    <w:tblStylePr w:type="band1Horz">
      <w:tblPr/>
      <w:tcPr>
        <w:shd w:val="clear" w:color="auto" w:fill="E5DFEC" w:themeFill="accent4" w:themeFillTint="33"/>
      </w:tcPr>
    </w:tblStylePr>
    <w:tblStylePr w:type="neCell">
      <w:tblPr/>
      <w:tcPr>
        <w:tcBorders>
          <w:bottom w:val="single" w:sz="4" w:space="0" w:color="B2A1C7" w:themeColor="accent4" w:themeTint="99"/>
        </w:tcBorders>
      </w:tcPr>
    </w:tblStylePr>
    <w:tblStylePr w:type="nwCell">
      <w:tblPr/>
      <w:tcPr>
        <w:tcBorders>
          <w:bottom w:val="single" w:sz="4" w:space="0" w:color="B2A1C7" w:themeColor="accent4" w:themeTint="99"/>
        </w:tcBorders>
      </w:tcPr>
    </w:tblStylePr>
    <w:tblStylePr w:type="seCell">
      <w:tblPr/>
      <w:tcPr>
        <w:tcBorders>
          <w:top w:val="single" w:sz="4" w:space="0" w:color="B2A1C7" w:themeColor="accent4" w:themeTint="99"/>
        </w:tcBorders>
      </w:tcPr>
    </w:tblStylePr>
    <w:tblStylePr w:type="swCell">
      <w:tblPr/>
      <w:tcPr>
        <w:tcBorders>
          <w:top w:val="single" w:sz="4" w:space="0" w:color="B2A1C7" w:themeColor="accent4" w:themeTint="99"/>
        </w:tcBorders>
      </w:tcPr>
    </w:tblStylePr>
  </w:style>
  <w:style w:type="table" w:customStyle="1" w:styleId="GridTable7Colorful-Accent56">
    <w:name w:val="Grid Table 7 Colorful - Accent 56"/>
    <w:basedOn w:val="TableNormal"/>
    <w:uiPriority w:val="52"/>
    <w:rsid w:val="00C104D9"/>
    <w:rPr>
      <w:rFonts w:eastAsia="SimSun"/>
      <w:color w:val="31849B" w:themeColor="accent5" w:themeShade="BF"/>
    </w:r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AEEF3" w:themeFill="accent5" w:themeFillTint="33"/>
      </w:tcPr>
    </w:tblStylePr>
    <w:tblStylePr w:type="band1Horz">
      <w:tblPr/>
      <w:tcPr>
        <w:shd w:val="clear" w:color="auto" w:fill="DAEEF3" w:themeFill="accent5" w:themeFillTint="33"/>
      </w:tcPr>
    </w:tblStylePr>
    <w:tblStylePr w:type="neCell">
      <w:tblPr/>
      <w:tcPr>
        <w:tcBorders>
          <w:bottom w:val="single" w:sz="4" w:space="0" w:color="92CDDC" w:themeColor="accent5" w:themeTint="99"/>
        </w:tcBorders>
      </w:tcPr>
    </w:tblStylePr>
    <w:tblStylePr w:type="nwCell">
      <w:tblPr/>
      <w:tcPr>
        <w:tcBorders>
          <w:bottom w:val="single" w:sz="4" w:space="0" w:color="92CDDC" w:themeColor="accent5" w:themeTint="99"/>
        </w:tcBorders>
      </w:tcPr>
    </w:tblStylePr>
    <w:tblStylePr w:type="seCell">
      <w:tblPr/>
      <w:tcPr>
        <w:tcBorders>
          <w:top w:val="single" w:sz="4" w:space="0" w:color="92CDDC" w:themeColor="accent5" w:themeTint="99"/>
        </w:tcBorders>
      </w:tcPr>
    </w:tblStylePr>
    <w:tblStylePr w:type="swCell">
      <w:tblPr/>
      <w:tcPr>
        <w:tcBorders>
          <w:top w:val="single" w:sz="4" w:space="0" w:color="92CDDC" w:themeColor="accent5" w:themeTint="99"/>
        </w:tcBorders>
      </w:tcPr>
    </w:tblStylePr>
  </w:style>
  <w:style w:type="table" w:customStyle="1" w:styleId="GridTable7Colorful-Accent66">
    <w:name w:val="Grid Table 7 Colorful - Accent 66"/>
    <w:basedOn w:val="TableNormal"/>
    <w:uiPriority w:val="52"/>
    <w:rsid w:val="00C104D9"/>
    <w:rPr>
      <w:rFonts w:eastAsia="SimSun"/>
      <w:color w:val="E36C0A" w:themeColor="accent6" w:themeShade="BF"/>
    </w:r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DE9D9" w:themeFill="accent6" w:themeFillTint="33"/>
      </w:tcPr>
    </w:tblStylePr>
    <w:tblStylePr w:type="band1Horz">
      <w:tblPr/>
      <w:tcPr>
        <w:shd w:val="clear" w:color="auto" w:fill="FDE9D9" w:themeFill="accent6" w:themeFillTint="33"/>
      </w:tcPr>
    </w:tblStylePr>
    <w:tblStylePr w:type="neCell">
      <w:tblPr/>
      <w:tcPr>
        <w:tcBorders>
          <w:bottom w:val="single" w:sz="4" w:space="0" w:color="FABF8F" w:themeColor="accent6" w:themeTint="99"/>
        </w:tcBorders>
      </w:tcPr>
    </w:tblStylePr>
    <w:tblStylePr w:type="nwCell">
      <w:tblPr/>
      <w:tcPr>
        <w:tcBorders>
          <w:bottom w:val="single" w:sz="4" w:space="0" w:color="FABF8F" w:themeColor="accent6" w:themeTint="99"/>
        </w:tcBorders>
      </w:tcPr>
    </w:tblStylePr>
    <w:tblStylePr w:type="seCell">
      <w:tblPr/>
      <w:tcPr>
        <w:tcBorders>
          <w:top w:val="single" w:sz="4" w:space="0" w:color="FABF8F" w:themeColor="accent6" w:themeTint="99"/>
        </w:tcBorders>
      </w:tcPr>
    </w:tblStylePr>
    <w:tblStylePr w:type="swCell">
      <w:tblPr/>
      <w:tcPr>
        <w:tcBorders>
          <w:top w:val="single" w:sz="4" w:space="0" w:color="FABF8F" w:themeColor="accent6" w:themeTint="99"/>
        </w:tcBorders>
      </w:tcPr>
    </w:tblStylePr>
  </w:style>
  <w:style w:type="character" w:customStyle="1" w:styleId="Hashtag4">
    <w:name w:val="Hashtag4"/>
    <w:basedOn w:val="DefaultParagraphFont"/>
    <w:uiPriority w:val="99"/>
    <w:semiHidden/>
    <w:unhideWhenUsed/>
    <w:rsid w:val="00C104D9"/>
    <w:rPr>
      <w:color w:val="2B579A"/>
      <w:shd w:val="clear" w:color="auto" w:fill="E6E6E6"/>
    </w:rPr>
  </w:style>
  <w:style w:type="table" w:customStyle="1" w:styleId="ListTable1Light6">
    <w:name w:val="List Table 1 Light6"/>
    <w:basedOn w:val="TableNormal"/>
    <w:uiPriority w:val="46"/>
    <w:rsid w:val="00C104D9"/>
    <w:rPr>
      <w:rFonts w:eastAsia="SimSun"/>
    </w:rPr>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ListTable1Light-Accent16">
    <w:name w:val="List Table 1 Light - Accent 16"/>
    <w:basedOn w:val="TableNormal"/>
    <w:uiPriority w:val="46"/>
    <w:rsid w:val="00C104D9"/>
    <w:rPr>
      <w:rFonts w:eastAsia="SimSun"/>
    </w:rPr>
    <w:tblPr>
      <w:tblStyleRowBandSize w:val="1"/>
      <w:tblStyleColBandSize w:val="1"/>
    </w:tblPr>
    <w:tblStylePr w:type="firstRow">
      <w:rPr>
        <w:b/>
        <w:bCs/>
      </w:rPr>
      <w:tblPr/>
      <w:tcPr>
        <w:tcBorders>
          <w:bottom w:val="single" w:sz="4" w:space="0" w:color="95B3D7" w:themeColor="accent1" w:themeTint="99"/>
        </w:tcBorders>
      </w:tcPr>
    </w:tblStylePr>
    <w:tblStylePr w:type="lastRow">
      <w:rPr>
        <w:b/>
        <w:bCs/>
      </w:rPr>
      <w:tblPr/>
      <w:tcPr>
        <w:tcBorders>
          <w:top w:val="single" w:sz="4" w:space="0" w:color="95B3D7" w:themeColor="accent1" w:themeTint="99"/>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ListTable1Light-Accent26">
    <w:name w:val="List Table 1 Light - Accent 26"/>
    <w:basedOn w:val="TableNormal"/>
    <w:uiPriority w:val="46"/>
    <w:rsid w:val="00C104D9"/>
    <w:rPr>
      <w:rFonts w:eastAsia="SimSun"/>
    </w:rPr>
    <w:tblPr>
      <w:tblStyleRowBandSize w:val="1"/>
      <w:tblStyleColBandSize w:val="1"/>
    </w:tblPr>
    <w:tblStylePr w:type="firstRow">
      <w:rPr>
        <w:b/>
        <w:bCs/>
      </w:rPr>
      <w:tblPr/>
      <w:tcPr>
        <w:tcBorders>
          <w:bottom w:val="single" w:sz="4" w:space="0" w:color="D99594" w:themeColor="accent2" w:themeTint="99"/>
        </w:tcBorders>
      </w:tcPr>
    </w:tblStylePr>
    <w:tblStylePr w:type="lastRow">
      <w:rPr>
        <w:b/>
        <w:bCs/>
      </w:rPr>
      <w:tblPr/>
      <w:tcPr>
        <w:tcBorders>
          <w:top w:val="single" w:sz="4" w:space="0" w:color="D99594" w:themeColor="accent2" w:themeTint="99"/>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customStyle="1" w:styleId="ListTable1Light-Accent36">
    <w:name w:val="List Table 1 Light - Accent 36"/>
    <w:basedOn w:val="TableNormal"/>
    <w:uiPriority w:val="46"/>
    <w:rsid w:val="00C104D9"/>
    <w:rPr>
      <w:rFonts w:eastAsia="SimSun"/>
    </w:rPr>
    <w:tblPr>
      <w:tblStyleRowBandSize w:val="1"/>
      <w:tblStyleColBandSize w:val="1"/>
    </w:tblPr>
    <w:tblStylePr w:type="firstRow">
      <w:rPr>
        <w:b/>
        <w:bCs/>
      </w:rPr>
      <w:tblPr/>
      <w:tcPr>
        <w:tcBorders>
          <w:bottom w:val="single" w:sz="4" w:space="0" w:color="C2D69B" w:themeColor="accent3" w:themeTint="99"/>
        </w:tcBorders>
      </w:tcPr>
    </w:tblStylePr>
    <w:tblStylePr w:type="lastRow">
      <w:rPr>
        <w:b/>
        <w:bCs/>
      </w:rPr>
      <w:tblPr/>
      <w:tcPr>
        <w:tcBorders>
          <w:top w:val="single" w:sz="4" w:space="0" w:color="C2D69B" w:themeColor="accent3" w:themeTint="99"/>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customStyle="1" w:styleId="ListTable1Light-Accent46">
    <w:name w:val="List Table 1 Light - Accent 46"/>
    <w:basedOn w:val="TableNormal"/>
    <w:uiPriority w:val="46"/>
    <w:rsid w:val="00C104D9"/>
    <w:rPr>
      <w:rFonts w:eastAsia="SimSun"/>
    </w:rPr>
    <w:tblPr>
      <w:tblStyleRowBandSize w:val="1"/>
      <w:tblStyleColBandSize w:val="1"/>
    </w:tblPr>
    <w:tblStylePr w:type="firstRow">
      <w:rPr>
        <w:b/>
        <w:bCs/>
      </w:rPr>
      <w:tblPr/>
      <w:tcPr>
        <w:tcBorders>
          <w:bottom w:val="single" w:sz="4" w:space="0" w:color="B2A1C7" w:themeColor="accent4" w:themeTint="99"/>
        </w:tcBorders>
      </w:tcPr>
    </w:tblStylePr>
    <w:tblStylePr w:type="lastRow">
      <w:rPr>
        <w:b/>
        <w:bCs/>
      </w:rPr>
      <w:tblPr/>
      <w:tcPr>
        <w:tcBorders>
          <w:top w:val="single" w:sz="4" w:space="0" w:color="B2A1C7" w:themeColor="accent4" w:themeTint="99"/>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customStyle="1" w:styleId="ListTable1Light-Accent56">
    <w:name w:val="List Table 1 Light - Accent 56"/>
    <w:basedOn w:val="TableNormal"/>
    <w:uiPriority w:val="46"/>
    <w:rsid w:val="00C104D9"/>
    <w:rPr>
      <w:rFonts w:eastAsia="SimSun"/>
    </w:rPr>
    <w:tblPr>
      <w:tblStyleRowBandSize w:val="1"/>
      <w:tblStyleColBandSize w:val="1"/>
    </w:tblPr>
    <w:tblStylePr w:type="firstRow">
      <w:rPr>
        <w:b/>
        <w:bCs/>
      </w:rPr>
      <w:tblPr/>
      <w:tcPr>
        <w:tcBorders>
          <w:bottom w:val="single" w:sz="4" w:space="0" w:color="92CDDC" w:themeColor="accent5" w:themeTint="99"/>
        </w:tcBorders>
      </w:tcPr>
    </w:tblStylePr>
    <w:tblStylePr w:type="lastRow">
      <w:rPr>
        <w:b/>
        <w:bCs/>
      </w:rPr>
      <w:tblPr/>
      <w:tcPr>
        <w:tcBorders>
          <w:top w:val="single" w:sz="4" w:space="0" w:color="92CDDC" w:themeColor="accent5" w:themeTint="99"/>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ListTable1Light-Accent66">
    <w:name w:val="List Table 1 Light - Accent 66"/>
    <w:basedOn w:val="TableNormal"/>
    <w:uiPriority w:val="46"/>
    <w:rsid w:val="00C104D9"/>
    <w:rPr>
      <w:rFonts w:eastAsia="SimSun"/>
    </w:rPr>
    <w:tblPr>
      <w:tblStyleRowBandSize w:val="1"/>
      <w:tblStyleColBandSize w:val="1"/>
    </w:tblPr>
    <w:tblStylePr w:type="firstRow">
      <w:rPr>
        <w:b/>
        <w:bCs/>
      </w:rPr>
      <w:tblPr/>
      <w:tcPr>
        <w:tcBorders>
          <w:bottom w:val="single" w:sz="4" w:space="0" w:color="FABF8F" w:themeColor="accent6" w:themeTint="99"/>
        </w:tcBorders>
      </w:tcPr>
    </w:tblStylePr>
    <w:tblStylePr w:type="lastRow">
      <w:rPr>
        <w:b/>
        <w:bCs/>
      </w:rPr>
      <w:tblPr/>
      <w:tcPr>
        <w:tcBorders>
          <w:top w:val="single" w:sz="4" w:space="0" w:color="FABF8F" w:themeColor="accent6" w:themeTint="99"/>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customStyle="1" w:styleId="ListTable26">
    <w:name w:val="List Table 26"/>
    <w:basedOn w:val="TableNormal"/>
    <w:uiPriority w:val="47"/>
    <w:rsid w:val="00C104D9"/>
    <w:rPr>
      <w:rFonts w:eastAsia="SimSun"/>
    </w:rPr>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ListTable2-Accent16">
    <w:name w:val="List Table 2 - Accent 16"/>
    <w:basedOn w:val="TableNormal"/>
    <w:uiPriority w:val="47"/>
    <w:rsid w:val="00C104D9"/>
    <w:rPr>
      <w:rFonts w:eastAsia="SimSun"/>
    </w:rPr>
    <w:tblPr>
      <w:tblStyleRowBandSize w:val="1"/>
      <w:tblStyleColBandSize w:val="1"/>
      <w:tblBorders>
        <w:top w:val="single" w:sz="4" w:space="0" w:color="95B3D7" w:themeColor="accent1" w:themeTint="99"/>
        <w:bottom w:val="single" w:sz="4" w:space="0" w:color="95B3D7" w:themeColor="accent1" w:themeTint="99"/>
        <w:insideH w:val="single" w:sz="4" w:space="0" w:color="95B3D7"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ListTable2-Accent26">
    <w:name w:val="List Table 2 - Accent 26"/>
    <w:basedOn w:val="TableNormal"/>
    <w:uiPriority w:val="47"/>
    <w:rsid w:val="00C104D9"/>
    <w:rPr>
      <w:rFonts w:eastAsia="SimSun"/>
    </w:rPr>
    <w:tblPr>
      <w:tblStyleRowBandSize w:val="1"/>
      <w:tblStyleColBandSize w:val="1"/>
      <w:tblBorders>
        <w:top w:val="single" w:sz="4" w:space="0" w:color="D99594" w:themeColor="accent2" w:themeTint="99"/>
        <w:bottom w:val="single" w:sz="4" w:space="0" w:color="D99594" w:themeColor="accent2" w:themeTint="99"/>
        <w:insideH w:val="single" w:sz="4" w:space="0" w:color="D99594"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customStyle="1" w:styleId="ListTable2-Accent36">
    <w:name w:val="List Table 2 - Accent 36"/>
    <w:basedOn w:val="TableNormal"/>
    <w:uiPriority w:val="47"/>
    <w:rsid w:val="00C104D9"/>
    <w:rPr>
      <w:rFonts w:eastAsia="SimSun"/>
    </w:rPr>
    <w:tblPr>
      <w:tblStyleRowBandSize w:val="1"/>
      <w:tblStyleColBandSize w:val="1"/>
      <w:tblBorders>
        <w:top w:val="single" w:sz="4" w:space="0" w:color="C2D69B" w:themeColor="accent3" w:themeTint="99"/>
        <w:bottom w:val="single" w:sz="4" w:space="0" w:color="C2D69B" w:themeColor="accent3" w:themeTint="99"/>
        <w:insideH w:val="single" w:sz="4" w:space="0" w:color="C2D69B"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customStyle="1" w:styleId="ListTable2-Accent46">
    <w:name w:val="List Table 2 - Accent 46"/>
    <w:basedOn w:val="TableNormal"/>
    <w:uiPriority w:val="47"/>
    <w:rsid w:val="00C104D9"/>
    <w:rPr>
      <w:rFonts w:eastAsia="SimSun"/>
    </w:rPr>
    <w:tblPr>
      <w:tblStyleRowBandSize w:val="1"/>
      <w:tblStyleColBandSize w:val="1"/>
      <w:tblBorders>
        <w:top w:val="single" w:sz="4" w:space="0" w:color="B2A1C7" w:themeColor="accent4" w:themeTint="99"/>
        <w:bottom w:val="single" w:sz="4" w:space="0" w:color="B2A1C7" w:themeColor="accent4" w:themeTint="99"/>
        <w:insideH w:val="single" w:sz="4" w:space="0" w:color="B2A1C7"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customStyle="1" w:styleId="ListTable2-Accent56">
    <w:name w:val="List Table 2 - Accent 56"/>
    <w:basedOn w:val="TableNormal"/>
    <w:uiPriority w:val="47"/>
    <w:rsid w:val="00C104D9"/>
    <w:rPr>
      <w:rFonts w:eastAsia="SimSun"/>
    </w:rPr>
    <w:tblPr>
      <w:tblStyleRowBandSize w:val="1"/>
      <w:tblStyleColBandSize w:val="1"/>
      <w:tblBorders>
        <w:top w:val="single" w:sz="4" w:space="0" w:color="92CDDC" w:themeColor="accent5" w:themeTint="99"/>
        <w:bottom w:val="single" w:sz="4" w:space="0" w:color="92CDDC" w:themeColor="accent5" w:themeTint="99"/>
        <w:insideH w:val="single" w:sz="4" w:space="0" w:color="92CDDC"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ListTable2-Accent66">
    <w:name w:val="List Table 2 - Accent 66"/>
    <w:basedOn w:val="TableNormal"/>
    <w:uiPriority w:val="47"/>
    <w:rsid w:val="00C104D9"/>
    <w:rPr>
      <w:rFonts w:eastAsia="SimSun"/>
    </w:rPr>
    <w:tblPr>
      <w:tblStyleRowBandSize w:val="1"/>
      <w:tblStyleColBandSize w:val="1"/>
      <w:tblBorders>
        <w:top w:val="single" w:sz="4" w:space="0" w:color="FABF8F" w:themeColor="accent6" w:themeTint="99"/>
        <w:bottom w:val="single" w:sz="4" w:space="0" w:color="FABF8F" w:themeColor="accent6" w:themeTint="99"/>
        <w:insideH w:val="single" w:sz="4" w:space="0" w:color="FABF8F"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customStyle="1" w:styleId="ListTable36">
    <w:name w:val="List Table 36"/>
    <w:basedOn w:val="TableNormal"/>
    <w:uiPriority w:val="48"/>
    <w:rsid w:val="00C104D9"/>
    <w:rPr>
      <w:rFonts w:eastAsia="SimSun"/>
    </w:r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customStyle="1" w:styleId="ListTable3-Accent16">
    <w:name w:val="List Table 3 - Accent 16"/>
    <w:basedOn w:val="TableNormal"/>
    <w:uiPriority w:val="48"/>
    <w:rsid w:val="00C104D9"/>
    <w:rPr>
      <w:rFonts w:eastAsia="SimSun"/>
    </w:rPr>
    <w:tblPr>
      <w:tblStyleRowBandSize w:val="1"/>
      <w:tblStyleColBandSize w:val="1"/>
      <w:tblBorders>
        <w:top w:val="single" w:sz="4" w:space="0" w:color="4F81BD" w:themeColor="accent1"/>
        <w:left w:val="single" w:sz="4" w:space="0" w:color="4F81BD" w:themeColor="accent1"/>
        <w:bottom w:val="single" w:sz="4" w:space="0" w:color="4F81BD" w:themeColor="accent1"/>
        <w:right w:val="single" w:sz="4" w:space="0" w:color="4F81BD" w:themeColor="accent1"/>
      </w:tblBorders>
    </w:tblPr>
    <w:tblStylePr w:type="firstRow">
      <w:rPr>
        <w:b/>
        <w:bCs/>
        <w:color w:val="FFFFFF" w:themeColor="background1"/>
      </w:rPr>
      <w:tblPr/>
      <w:tcPr>
        <w:shd w:val="clear" w:color="auto" w:fill="4F81BD" w:themeFill="accent1"/>
      </w:tcPr>
    </w:tblStylePr>
    <w:tblStylePr w:type="lastRow">
      <w:rPr>
        <w:b/>
        <w:bCs/>
      </w:rPr>
      <w:tblPr/>
      <w:tcPr>
        <w:tcBorders>
          <w:top w:val="double" w:sz="4" w:space="0" w:color="4F81BD"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F81BD" w:themeColor="accent1"/>
          <w:right w:val="single" w:sz="4" w:space="0" w:color="4F81BD" w:themeColor="accent1"/>
        </w:tcBorders>
      </w:tcPr>
    </w:tblStylePr>
    <w:tblStylePr w:type="band1Horz">
      <w:tblPr/>
      <w:tcPr>
        <w:tcBorders>
          <w:top w:val="single" w:sz="4" w:space="0" w:color="4F81BD" w:themeColor="accent1"/>
          <w:bottom w:val="single" w:sz="4" w:space="0" w:color="4F81BD"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F81BD" w:themeColor="accent1"/>
          <w:left w:val="nil"/>
        </w:tcBorders>
      </w:tcPr>
    </w:tblStylePr>
    <w:tblStylePr w:type="swCell">
      <w:tblPr/>
      <w:tcPr>
        <w:tcBorders>
          <w:top w:val="double" w:sz="4" w:space="0" w:color="4F81BD" w:themeColor="accent1"/>
          <w:right w:val="nil"/>
        </w:tcBorders>
      </w:tcPr>
    </w:tblStylePr>
  </w:style>
  <w:style w:type="table" w:customStyle="1" w:styleId="ListTable3-Accent26">
    <w:name w:val="List Table 3 - Accent 26"/>
    <w:basedOn w:val="TableNormal"/>
    <w:uiPriority w:val="48"/>
    <w:rsid w:val="00C104D9"/>
    <w:rPr>
      <w:rFonts w:eastAsia="SimSun"/>
    </w:rPr>
    <w:tblPr>
      <w:tblStyleRowBandSize w:val="1"/>
      <w:tblStyleColBandSize w:val="1"/>
      <w:tblBorders>
        <w:top w:val="single" w:sz="4" w:space="0" w:color="C0504D" w:themeColor="accent2"/>
        <w:left w:val="single" w:sz="4" w:space="0" w:color="C0504D" w:themeColor="accent2"/>
        <w:bottom w:val="single" w:sz="4" w:space="0" w:color="C0504D" w:themeColor="accent2"/>
        <w:right w:val="single" w:sz="4" w:space="0" w:color="C0504D" w:themeColor="accent2"/>
      </w:tblBorders>
    </w:tblPr>
    <w:tblStylePr w:type="firstRow">
      <w:rPr>
        <w:b/>
        <w:bCs/>
        <w:color w:val="FFFFFF" w:themeColor="background1"/>
      </w:rPr>
      <w:tblPr/>
      <w:tcPr>
        <w:shd w:val="clear" w:color="auto" w:fill="C0504D" w:themeFill="accent2"/>
      </w:tcPr>
    </w:tblStylePr>
    <w:tblStylePr w:type="lastRow">
      <w:rPr>
        <w:b/>
        <w:bCs/>
      </w:rPr>
      <w:tblPr/>
      <w:tcPr>
        <w:tcBorders>
          <w:top w:val="double" w:sz="4" w:space="0" w:color="C0504D"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C0504D" w:themeColor="accent2"/>
          <w:right w:val="single" w:sz="4" w:space="0" w:color="C0504D" w:themeColor="accent2"/>
        </w:tcBorders>
      </w:tcPr>
    </w:tblStylePr>
    <w:tblStylePr w:type="band1Horz">
      <w:tblPr/>
      <w:tcPr>
        <w:tcBorders>
          <w:top w:val="single" w:sz="4" w:space="0" w:color="C0504D" w:themeColor="accent2"/>
          <w:bottom w:val="single" w:sz="4" w:space="0" w:color="C0504D"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C0504D" w:themeColor="accent2"/>
          <w:left w:val="nil"/>
        </w:tcBorders>
      </w:tcPr>
    </w:tblStylePr>
    <w:tblStylePr w:type="swCell">
      <w:tblPr/>
      <w:tcPr>
        <w:tcBorders>
          <w:top w:val="double" w:sz="4" w:space="0" w:color="C0504D" w:themeColor="accent2"/>
          <w:right w:val="nil"/>
        </w:tcBorders>
      </w:tcPr>
    </w:tblStylePr>
  </w:style>
  <w:style w:type="table" w:customStyle="1" w:styleId="ListTable3-Accent36">
    <w:name w:val="List Table 3 - Accent 36"/>
    <w:basedOn w:val="TableNormal"/>
    <w:uiPriority w:val="48"/>
    <w:rsid w:val="00C104D9"/>
    <w:rPr>
      <w:rFonts w:eastAsia="SimSun"/>
    </w:rPr>
    <w:tblPr>
      <w:tblStyleRowBandSize w:val="1"/>
      <w:tblStyleColBandSize w:val="1"/>
      <w:tblBorders>
        <w:top w:val="single" w:sz="4" w:space="0" w:color="9BBB59" w:themeColor="accent3"/>
        <w:left w:val="single" w:sz="4" w:space="0" w:color="9BBB59" w:themeColor="accent3"/>
        <w:bottom w:val="single" w:sz="4" w:space="0" w:color="9BBB59" w:themeColor="accent3"/>
        <w:right w:val="single" w:sz="4" w:space="0" w:color="9BBB59" w:themeColor="accent3"/>
      </w:tblBorders>
    </w:tblPr>
    <w:tblStylePr w:type="firstRow">
      <w:rPr>
        <w:b/>
        <w:bCs/>
        <w:color w:val="FFFFFF" w:themeColor="background1"/>
      </w:rPr>
      <w:tblPr/>
      <w:tcPr>
        <w:shd w:val="clear" w:color="auto" w:fill="9BBB59" w:themeFill="accent3"/>
      </w:tcPr>
    </w:tblStylePr>
    <w:tblStylePr w:type="lastRow">
      <w:rPr>
        <w:b/>
        <w:bCs/>
      </w:rPr>
      <w:tblPr/>
      <w:tcPr>
        <w:tcBorders>
          <w:top w:val="double" w:sz="4" w:space="0" w:color="9BBB59"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9BBB59" w:themeColor="accent3"/>
          <w:right w:val="single" w:sz="4" w:space="0" w:color="9BBB59" w:themeColor="accent3"/>
        </w:tcBorders>
      </w:tcPr>
    </w:tblStylePr>
    <w:tblStylePr w:type="band1Horz">
      <w:tblPr/>
      <w:tcPr>
        <w:tcBorders>
          <w:top w:val="single" w:sz="4" w:space="0" w:color="9BBB59" w:themeColor="accent3"/>
          <w:bottom w:val="single" w:sz="4" w:space="0" w:color="9BBB59"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9BBB59" w:themeColor="accent3"/>
          <w:left w:val="nil"/>
        </w:tcBorders>
      </w:tcPr>
    </w:tblStylePr>
    <w:tblStylePr w:type="swCell">
      <w:tblPr/>
      <w:tcPr>
        <w:tcBorders>
          <w:top w:val="double" w:sz="4" w:space="0" w:color="9BBB59" w:themeColor="accent3"/>
          <w:right w:val="nil"/>
        </w:tcBorders>
      </w:tcPr>
    </w:tblStylePr>
  </w:style>
  <w:style w:type="table" w:customStyle="1" w:styleId="ListTable3-Accent46">
    <w:name w:val="List Table 3 - Accent 46"/>
    <w:basedOn w:val="TableNormal"/>
    <w:uiPriority w:val="48"/>
    <w:rsid w:val="00C104D9"/>
    <w:rPr>
      <w:rFonts w:eastAsia="SimSun"/>
    </w:rPr>
    <w:tblPr>
      <w:tblStyleRowBandSize w:val="1"/>
      <w:tblStyleColBandSize w:val="1"/>
      <w:tblBorders>
        <w:top w:val="single" w:sz="4" w:space="0" w:color="8064A2" w:themeColor="accent4"/>
        <w:left w:val="single" w:sz="4" w:space="0" w:color="8064A2" w:themeColor="accent4"/>
        <w:bottom w:val="single" w:sz="4" w:space="0" w:color="8064A2" w:themeColor="accent4"/>
        <w:right w:val="single" w:sz="4" w:space="0" w:color="8064A2" w:themeColor="accent4"/>
      </w:tblBorders>
    </w:tblPr>
    <w:tblStylePr w:type="firstRow">
      <w:rPr>
        <w:b/>
        <w:bCs/>
        <w:color w:val="FFFFFF" w:themeColor="background1"/>
      </w:rPr>
      <w:tblPr/>
      <w:tcPr>
        <w:shd w:val="clear" w:color="auto" w:fill="8064A2" w:themeFill="accent4"/>
      </w:tcPr>
    </w:tblStylePr>
    <w:tblStylePr w:type="lastRow">
      <w:rPr>
        <w:b/>
        <w:bCs/>
      </w:rPr>
      <w:tblPr/>
      <w:tcPr>
        <w:tcBorders>
          <w:top w:val="double" w:sz="4" w:space="0" w:color="8064A2"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8064A2" w:themeColor="accent4"/>
          <w:right w:val="single" w:sz="4" w:space="0" w:color="8064A2" w:themeColor="accent4"/>
        </w:tcBorders>
      </w:tcPr>
    </w:tblStylePr>
    <w:tblStylePr w:type="band1Horz">
      <w:tblPr/>
      <w:tcPr>
        <w:tcBorders>
          <w:top w:val="single" w:sz="4" w:space="0" w:color="8064A2" w:themeColor="accent4"/>
          <w:bottom w:val="single" w:sz="4" w:space="0" w:color="8064A2"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8064A2" w:themeColor="accent4"/>
          <w:left w:val="nil"/>
        </w:tcBorders>
      </w:tcPr>
    </w:tblStylePr>
    <w:tblStylePr w:type="swCell">
      <w:tblPr/>
      <w:tcPr>
        <w:tcBorders>
          <w:top w:val="double" w:sz="4" w:space="0" w:color="8064A2" w:themeColor="accent4"/>
          <w:right w:val="nil"/>
        </w:tcBorders>
      </w:tcPr>
    </w:tblStylePr>
  </w:style>
  <w:style w:type="table" w:customStyle="1" w:styleId="ListTable3-Accent56">
    <w:name w:val="List Table 3 - Accent 56"/>
    <w:basedOn w:val="TableNormal"/>
    <w:uiPriority w:val="48"/>
    <w:rsid w:val="00C104D9"/>
    <w:rPr>
      <w:rFonts w:eastAsia="SimSun"/>
    </w:rPr>
    <w:tblPr>
      <w:tblStyleRowBandSize w:val="1"/>
      <w:tblStyleColBandSize w:val="1"/>
      <w:tblBorders>
        <w:top w:val="single" w:sz="4" w:space="0" w:color="4BACC6" w:themeColor="accent5"/>
        <w:left w:val="single" w:sz="4" w:space="0" w:color="4BACC6" w:themeColor="accent5"/>
        <w:bottom w:val="single" w:sz="4" w:space="0" w:color="4BACC6" w:themeColor="accent5"/>
        <w:right w:val="single" w:sz="4" w:space="0" w:color="4BACC6" w:themeColor="accent5"/>
      </w:tblBorders>
    </w:tblPr>
    <w:tblStylePr w:type="firstRow">
      <w:rPr>
        <w:b/>
        <w:bCs/>
        <w:color w:val="FFFFFF" w:themeColor="background1"/>
      </w:rPr>
      <w:tblPr/>
      <w:tcPr>
        <w:shd w:val="clear" w:color="auto" w:fill="4BACC6" w:themeFill="accent5"/>
      </w:tcPr>
    </w:tblStylePr>
    <w:tblStylePr w:type="lastRow">
      <w:rPr>
        <w:b/>
        <w:bCs/>
      </w:rPr>
      <w:tblPr/>
      <w:tcPr>
        <w:tcBorders>
          <w:top w:val="double" w:sz="4" w:space="0" w:color="4BACC6"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BACC6" w:themeColor="accent5"/>
          <w:right w:val="single" w:sz="4" w:space="0" w:color="4BACC6" w:themeColor="accent5"/>
        </w:tcBorders>
      </w:tcPr>
    </w:tblStylePr>
    <w:tblStylePr w:type="band1Horz">
      <w:tblPr/>
      <w:tcPr>
        <w:tcBorders>
          <w:top w:val="single" w:sz="4" w:space="0" w:color="4BACC6" w:themeColor="accent5"/>
          <w:bottom w:val="single" w:sz="4" w:space="0" w:color="4BACC6"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BACC6" w:themeColor="accent5"/>
          <w:left w:val="nil"/>
        </w:tcBorders>
      </w:tcPr>
    </w:tblStylePr>
    <w:tblStylePr w:type="swCell">
      <w:tblPr/>
      <w:tcPr>
        <w:tcBorders>
          <w:top w:val="double" w:sz="4" w:space="0" w:color="4BACC6" w:themeColor="accent5"/>
          <w:right w:val="nil"/>
        </w:tcBorders>
      </w:tcPr>
    </w:tblStylePr>
  </w:style>
  <w:style w:type="table" w:customStyle="1" w:styleId="ListTable3-Accent66">
    <w:name w:val="List Table 3 - Accent 66"/>
    <w:basedOn w:val="TableNormal"/>
    <w:uiPriority w:val="48"/>
    <w:rsid w:val="00C104D9"/>
    <w:rPr>
      <w:rFonts w:eastAsia="SimSun"/>
    </w:rPr>
    <w:tblPr>
      <w:tblStyleRowBandSize w:val="1"/>
      <w:tblStyleColBandSize w:val="1"/>
      <w:tblBorders>
        <w:top w:val="single" w:sz="4" w:space="0" w:color="F79646" w:themeColor="accent6"/>
        <w:left w:val="single" w:sz="4" w:space="0" w:color="F79646" w:themeColor="accent6"/>
        <w:bottom w:val="single" w:sz="4" w:space="0" w:color="F79646" w:themeColor="accent6"/>
        <w:right w:val="single" w:sz="4" w:space="0" w:color="F79646" w:themeColor="accent6"/>
      </w:tblBorders>
    </w:tblPr>
    <w:tblStylePr w:type="firstRow">
      <w:rPr>
        <w:b/>
        <w:bCs/>
        <w:color w:val="FFFFFF" w:themeColor="background1"/>
      </w:rPr>
      <w:tblPr/>
      <w:tcPr>
        <w:shd w:val="clear" w:color="auto" w:fill="F79646" w:themeFill="accent6"/>
      </w:tcPr>
    </w:tblStylePr>
    <w:tblStylePr w:type="lastRow">
      <w:rPr>
        <w:b/>
        <w:bCs/>
      </w:rPr>
      <w:tblPr/>
      <w:tcPr>
        <w:tcBorders>
          <w:top w:val="double" w:sz="4" w:space="0" w:color="F79646"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79646" w:themeColor="accent6"/>
          <w:right w:val="single" w:sz="4" w:space="0" w:color="F79646" w:themeColor="accent6"/>
        </w:tcBorders>
      </w:tcPr>
    </w:tblStylePr>
    <w:tblStylePr w:type="band1Horz">
      <w:tblPr/>
      <w:tcPr>
        <w:tcBorders>
          <w:top w:val="single" w:sz="4" w:space="0" w:color="F79646" w:themeColor="accent6"/>
          <w:bottom w:val="single" w:sz="4" w:space="0" w:color="F79646"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79646" w:themeColor="accent6"/>
          <w:left w:val="nil"/>
        </w:tcBorders>
      </w:tcPr>
    </w:tblStylePr>
    <w:tblStylePr w:type="swCell">
      <w:tblPr/>
      <w:tcPr>
        <w:tcBorders>
          <w:top w:val="double" w:sz="4" w:space="0" w:color="F79646" w:themeColor="accent6"/>
          <w:right w:val="nil"/>
        </w:tcBorders>
      </w:tcPr>
    </w:tblStylePr>
  </w:style>
  <w:style w:type="table" w:customStyle="1" w:styleId="ListTable46">
    <w:name w:val="List Table 46"/>
    <w:basedOn w:val="TableNormal"/>
    <w:uiPriority w:val="49"/>
    <w:rsid w:val="00C104D9"/>
    <w:rPr>
      <w:rFonts w:eastAsia="SimSun"/>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ListTable4-Accent16">
    <w:name w:val="List Table 4 - Accent 16"/>
    <w:basedOn w:val="TableNormal"/>
    <w:uiPriority w:val="49"/>
    <w:rsid w:val="00C104D9"/>
    <w:rPr>
      <w:rFonts w:eastAsia="SimSun"/>
    </w:r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tcBorders>
        <w:shd w:val="clear" w:color="auto" w:fill="4F81BD" w:themeFill="accent1"/>
      </w:tcPr>
    </w:tblStylePr>
    <w:tblStylePr w:type="lastRow">
      <w:rPr>
        <w:b/>
        <w:bCs/>
      </w:rPr>
      <w:tblPr/>
      <w:tcPr>
        <w:tcBorders>
          <w:top w:val="double" w:sz="4" w:space="0" w:color="95B3D7" w:themeColor="accent1" w:themeTint="99"/>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ListTable4-Accent26">
    <w:name w:val="List Table 4 - Accent 26"/>
    <w:basedOn w:val="TableNormal"/>
    <w:uiPriority w:val="49"/>
    <w:rsid w:val="00C104D9"/>
    <w:rPr>
      <w:rFonts w:eastAsia="SimSun"/>
    </w:rPr>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tblBorders>
    </w:tblPr>
    <w:tblStylePr w:type="firstRow">
      <w:rPr>
        <w:b/>
        <w:bCs/>
        <w:color w:val="FFFFFF" w:themeColor="background1"/>
      </w:rPr>
      <w:tblPr/>
      <w:tcPr>
        <w:tcBorders>
          <w:top w:val="single" w:sz="4" w:space="0" w:color="C0504D" w:themeColor="accent2"/>
          <w:left w:val="single" w:sz="4" w:space="0" w:color="C0504D" w:themeColor="accent2"/>
          <w:bottom w:val="single" w:sz="4" w:space="0" w:color="C0504D" w:themeColor="accent2"/>
          <w:right w:val="single" w:sz="4" w:space="0" w:color="C0504D" w:themeColor="accent2"/>
          <w:insideH w:val="nil"/>
        </w:tcBorders>
        <w:shd w:val="clear" w:color="auto" w:fill="C0504D" w:themeFill="accent2"/>
      </w:tcPr>
    </w:tblStylePr>
    <w:tblStylePr w:type="lastRow">
      <w:rPr>
        <w:b/>
        <w:bCs/>
      </w:rPr>
      <w:tblPr/>
      <w:tcPr>
        <w:tcBorders>
          <w:top w:val="double" w:sz="4" w:space="0" w:color="D99594" w:themeColor="accent2" w:themeTint="99"/>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customStyle="1" w:styleId="ListTable4-Accent36">
    <w:name w:val="List Table 4 - Accent 36"/>
    <w:basedOn w:val="TableNormal"/>
    <w:uiPriority w:val="49"/>
    <w:rsid w:val="00C104D9"/>
    <w:rPr>
      <w:rFonts w:eastAsia="SimSun"/>
    </w:r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tblBorders>
    </w:tblPr>
    <w:tblStylePr w:type="firstRow">
      <w:rPr>
        <w:b/>
        <w:bCs/>
        <w:color w:val="FFFFFF" w:themeColor="background1"/>
      </w:rPr>
      <w:tblPr/>
      <w:tcPr>
        <w:tcBorders>
          <w:top w:val="single" w:sz="4" w:space="0" w:color="9BBB59" w:themeColor="accent3"/>
          <w:left w:val="single" w:sz="4" w:space="0" w:color="9BBB59" w:themeColor="accent3"/>
          <w:bottom w:val="single" w:sz="4" w:space="0" w:color="9BBB59" w:themeColor="accent3"/>
          <w:right w:val="single" w:sz="4" w:space="0" w:color="9BBB59" w:themeColor="accent3"/>
          <w:insideH w:val="nil"/>
        </w:tcBorders>
        <w:shd w:val="clear" w:color="auto" w:fill="9BBB59" w:themeFill="accent3"/>
      </w:tcPr>
    </w:tblStylePr>
    <w:tblStylePr w:type="lastRow">
      <w:rPr>
        <w:b/>
        <w:bCs/>
      </w:rPr>
      <w:tblPr/>
      <w:tcPr>
        <w:tcBorders>
          <w:top w:val="double" w:sz="4" w:space="0" w:color="C2D69B" w:themeColor="accent3" w:themeTint="99"/>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customStyle="1" w:styleId="ListTable4-Accent46">
    <w:name w:val="List Table 4 - Accent 46"/>
    <w:basedOn w:val="TableNormal"/>
    <w:uiPriority w:val="49"/>
    <w:rsid w:val="00C104D9"/>
    <w:rPr>
      <w:rFonts w:eastAsia="SimSun"/>
    </w:r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tblBorders>
    </w:tblPr>
    <w:tblStylePr w:type="firstRow">
      <w:rPr>
        <w:b/>
        <w:bCs/>
        <w:color w:val="FFFFFF" w:themeColor="background1"/>
      </w:rPr>
      <w:tblPr/>
      <w:tcPr>
        <w:tcBorders>
          <w:top w:val="single" w:sz="4" w:space="0" w:color="8064A2" w:themeColor="accent4"/>
          <w:left w:val="single" w:sz="4" w:space="0" w:color="8064A2" w:themeColor="accent4"/>
          <w:bottom w:val="single" w:sz="4" w:space="0" w:color="8064A2" w:themeColor="accent4"/>
          <w:right w:val="single" w:sz="4" w:space="0" w:color="8064A2" w:themeColor="accent4"/>
          <w:insideH w:val="nil"/>
        </w:tcBorders>
        <w:shd w:val="clear" w:color="auto" w:fill="8064A2" w:themeFill="accent4"/>
      </w:tcPr>
    </w:tblStylePr>
    <w:tblStylePr w:type="lastRow">
      <w:rPr>
        <w:b/>
        <w:bCs/>
      </w:rPr>
      <w:tblPr/>
      <w:tcPr>
        <w:tcBorders>
          <w:top w:val="double" w:sz="4" w:space="0" w:color="B2A1C7" w:themeColor="accent4" w:themeTint="99"/>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customStyle="1" w:styleId="ListTable4-Accent56">
    <w:name w:val="List Table 4 - Accent 56"/>
    <w:basedOn w:val="TableNormal"/>
    <w:uiPriority w:val="49"/>
    <w:rsid w:val="00C104D9"/>
    <w:rPr>
      <w:rFonts w:eastAsia="SimSun"/>
    </w:r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tblBorders>
    </w:tblPr>
    <w:tblStylePr w:type="firstRow">
      <w:rPr>
        <w:b/>
        <w:bCs/>
        <w:color w:val="FFFFFF" w:themeColor="background1"/>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insideH w:val="nil"/>
        </w:tcBorders>
        <w:shd w:val="clear" w:color="auto" w:fill="4BACC6" w:themeFill="accent5"/>
      </w:tcPr>
    </w:tblStylePr>
    <w:tblStylePr w:type="lastRow">
      <w:rPr>
        <w:b/>
        <w:bCs/>
      </w:rPr>
      <w:tblPr/>
      <w:tcPr>
        <w:tcBorders>
          <w:top w:val="double" w:sz="4" w:space="0" w:color="92CDDC" w:themeColor="accent5" w:themeTint="99"/>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ListTable4-Accent66">
    <w:name w:val="List Table 4 - Accent 66"/>
    <w:basedOn w:val="TableNormal"/>
    <w:uiPriority w:val="49"/>
    <w:rsid w:val="00C104D9"/>
    <w:rPr>
      <w:rFonts w:eastAsia="SimSun"/>
    </w:r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tblBorders>
    </w:tblPr>
    <w:tblStylePr w:type="firstRow">
      <w:rPr>
        <w:b/>
        <w:bCs/>
        <w:color w:val="FFFFFF" w:themeColor="background1"/>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insideH w:val="nil"/>
        </w:tcBorders>
        <w:shd w:val="clear" w:color="auto" w:fill="F79646" w:themeFill="accent6"/>
      </w:tcPr>
    </w:tblStylePr>
    <w:tblStylePr w:type="lastRow">
      <w:rPr>
        <w:b/>
        <w:bCs/>
      </w:rPr>
      <w:tblPr/>
      <w:tcPr>
        <w:tcBorders>
          <w:top w:val="double" w:sz="4" w:space="0" w:color="FABF8F" w:themeColor="accent6" w:themeTint="99"/>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customStyle="1" w:styleId="ListTable5Dark6">
    <w:name w:val="List Table 5 Dark6"/>
    <w:basedOn w:val="TableNormal"/>
    <w:uiPriority w:val="50"/>
    <w:rsid w:val="00C104D9"/>
    <w:rPr>
      <w:rFonts w:eastAsia="SimSun"/>
      <w:color w:val="FFFFFF" w:themeColor="background1"/>
    </w:rPr>
    <w:tblPr>
      <w:tblStyleRowBandSize w:val="1"/>
      <w:tblStyleColBandSize w:val="1"/>
      <w:tblBorders>
        <w:top w:val="single" w:sz="24" w:space="0" w:color="000000" w:themeColor="text1"/>
        <w:left w:val="single" w:sz="24" w:space="0" w:color="000000" w:themeColor="text1"/>
        <w:bottom w:val="single" w:sz="24" w:space="0" w:color="000000" w:themeColor="text1"/>
        <w:right w:val="single" w:sz="24" w:space="0" w:color="000000" w:themeColor="text1"/>
      </w:tblBorders>
    </w:tbl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ListTable5Dark-Accent16">
    <w:name w:val="List Table 5 Dark - Accent 16"/>
    <w:basedOn w:val="TableNormal"/>
    <w:uiPriority w:val="50"/>
    <w:rsid w:val="00C104D9"/>
    <w:rPr>
      <w:rFonts w:eastAsia="SimSun"/>
      <w:color w:val="FFFFFF" w:themeColor="background1"/>
    </w:rPr>
    <w:tblPr>
      <w:tblStyleRowBandSize w:val="1"/>
      <w:tblStyleColBandSize w:val="1"/>
      <w:tblBorders>
        <w:top w:val="single" w:sz="24" w:space="0" w:color="4F81BD" w:themeColor="accent1"/>
        <w:left w:val="single" w:sz="24" w:space="0" w:color="4F81BD" w:themeColor="accent1"/>
        <w:bottom w:val="single" w:sz="24" w:space="0" w:color="4F81BD" w:themeColor="accent1"/>
        <w:right w:val="single" w:sz="24" w:space="0" w:color="4F81BD" w:themeColor="accent1"/>
      </w:tblBorders>
    </w:tblPr>
    <w:tcPr>
      <w:shd w:val="clear" w:color="auto" w:fill="4F81BD"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ListTable5Dark-Accent26">
    <w:name w:val="List Table 5 Dark - Accent 26"/>
    <w:basedOn w:val="TableNormal"/>
    <w:uiPriority w:val="50"/>
    <w:rsid w:val="00C104D9"/>
    <w:rPr>
      <w:rFonts w:eastAsia="SimSun"/>
      <w:color w:val="FFFFFF" w:themeColor="background1"/>
    </w:rPr>
    <w:tblPr>
      <w:tblStyleRowBandSize w:val="1"/>
      <w:tblStyleColBandSize w:val="1"/>
      <w:tblBorders>
        <w:top w:val="single" w:sz="24" w:space="0" w:color="C0504D" w:themeColor="accent2"/>
        <w:left w:val="single" w:sz="24" w:space="0" w:color="C0504D" w:themeColor="accent2"/>
        <w:bottom w:val="single" w:sz="24" w:space="0" w:color="C0504D" w:themeColor="accent2"/>
        <w:right w:val="single" w:sz="24" w:space="0" w:color="C0504D" w:themeColor="accent2"/>
      </w:tblBorders>
    </w:tblPr>
    <w:tcPr>
      <w:shd w:val="clear" w:color="auto" w:fill="C0504D"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ListTable5Dark-Accent36">
    <w:name w:val="List Table 5 Dark - Accent 36"/>
    <w:basedOn w:val="TableNormal"/>
    <w:uiPriority w:val="50"/>
    <w:rsid w:val="00C104D9"/>
    <w:rPr>
      <w:rFonts w:eastAsia="SimSun"/>
      <w:color w:val="FFFFFF" w:themeColor="background1"/>
    </w:rPr>
    <w:tblPr>
      <w:tblStyleRowBandSize w:val="1"/>
      <w:tblStyleColBandSize w:val="1"/>
      <w:tblBorders>
        <w:top w:val="single" w:sz="24" w:space="0" w:color="9BBB59" w:themeColor="accent3"/>
        <w:left w:val="single" w:sz="24" w:space="0" w:color="9BBB59" w:themeColor="accent3"/>
        <w:bottom w:val="single" w:sz="24" w:space="0" w:color="9BBB59" w:themeColor="accent3"/>
        <w:right w:val="single" w:sz="24" w:space="0" w:color="9BBB59" w:themeColor="accent3"/>
      </w:tblBorders>
    </w:tblPr>
    <w:tcPr>
      <w:shd w:val="clear" w:color="auto" w:fill="9BBB59"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ListTable5Dark-Accent46">
    <w:name w:val="List Table 5 Dark - Accent 46"/>
    <w:basedOn w:val="TableNormal"/>
    <w:uiPriority w:val="50"/>
    <w:rsid w:val="00C104D9"/>
    <w:rPr>
      <w:rFonts w:eastAsia="SimSun"/>
      <w:color w:val="FFFFFF" w:themeColor="background1"/>
    </w:rPr>
    <w:tblPr>
      <w:tblStyleRowBandSize w:val="1"/>
      <w:tblStyleColBandSize w:val="1"/>
      <w:tblBorders>
        <w:top w:val="single" w:sz="24" w:space="0" w:color="8064A2" w:themeColor="accent4"/>
        <w:left w:val="single" w:sz="24" w:space="0" w:color="8064A2" w:themeColor="accent4"/>
        <w:bottom w:val="single" w:sz="24" w:space="0" w:color="8064A2" w:themeColor="accent4"/>
        <w:right w:val="single" w:sz="24" w:space="0" w:color="8064A2" w:themeColor="accent4"/>
      </w:tblBorders>
    </w:tblPr>
    <w:tcPr>
      <w:shd w:val="clear" w:color="auto" w:fill="8064A2"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ListTable5Dark-Accent56">
    <w:name w:val="List Table 5 Dark - Accent 56"/>
    <w:basedOn w:val="TableNormal"/>
    <w:uiPriority w:val="50"/>
    <w:rsid w:val="00C104D9"/>
    <w:rPr>
      <w:rFonts w:eastAsia="SimSun"/>
      <w:color w:val="FFFFFF" w:themeColor="background1"/>
    </w:rPr>
    <w:tblPr>
      <w:tblStyleRowBandSize w:val="1"/>
      <w:tblStyleColBandSize w:val="1"/>
      <w:tblBorders>
        <w:top w:val="single" w:sz="24" w:space="0" w:color="4BACC6" w:themeColor="accent5"/>
        <w:left w:val="single" w:sz="24" w:space="0" w:color="4BACC6" w:themeColor="accent5"/>
        <w:bottom w:val="single" w:sz="24" w:space="0" w:color="4BACC6" w:themeColor="accent5"/>
        <w:right w:val="single" w:sz="24" w:space="0" w:color="4BACC6" w:themeColor="accent5"/>
      </w:tblBorders>
    </w:tblPr>
    <w:tcPr>
      <w:shd w:val="clear" w:color="auto" w:fill="4BACC6"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ListTable5Dark-Accent66">
    <w:name w:val="List Table 5 Dark - Accent 66"/>
    <w:basedOn w:val="TableNormal"/>
    <w:uiPriority w:val="50"/>
    <w:rsid w:val="00C104D9"/>
    <w:rPr>
      <w:rFonts w:eastAsia="SimSun"/>
      <w:color w:val="FFFFFF" w:themeColor="background1"/>
    </w:rPr>
    <w:tblPr>
      <w:tblStyleRowBandSize w:val="1"/>
      <w:tblStyleColBandSize w:val="1"/>
      <w:tblBorders>
        <w:top w:val="single" w:sz="24" w:space="0" w:color="F79646" w:themeColor="accent6"/>
        <w:left w:val="single" w:sz="24" w:space="0" w:color="F79646" w:themeColor="accent6"/>
        <w:bottom w:val="single" w:sz="24" w:space="0" w:color="F79646" w:themeColor="accent6"/>
        <w:right w:val="single" w:sz="24" w:space="0" w:color="F79646" w:themeColor="accent6"/>
      </w:tblBorders>
    </w:tblPr>
    <w:tcPr>
      <w:shd w:val="clear" w:color="auto" w:fill="F79646"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ListTable6Colorful6">
    <w:name w:val="List Table 6 Colorful6"/>
    <w:basedOn w:val="TableNormal"/>
    <w:uiPriority w:val="51"/>
    <w:rsid w:val="00C104D9"/>
    <w:rPr>
      <w:rFonts w:eastAsia="SimSun"/>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ListTable6Colorful-Accent16">
    <w:name w:val="List Table 6 Colorful - Accent 16"/>
    <w:basedOn w:val="TableNormal"/>
    <w:uiPriority w:val="51"/>
    <w:rsid w:val="00C104D9"/>
    <w:rPr>
      <w:rFonts w:eastAsia="SimSun"/>
      <w:color w:val="365F91" w:themeColor="accent1" w:themeShade="BF"/>
    </w:rPr>
    <w:tblPr>
      <w:tblStyleRowBandSize w:val="1"/>
      <w:tblStyleColBandSize w:val="1"/>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ListTable6Colorful-Accent26">
    <w:name w:val="List Table 6 Colorful - Accent 26"/>
    <w:basedOn w:val="TableNormal"/>
    <w:uiPriority w:val="51"/>
    <w:rsid w:val="00C104D9"/>
    <w:rPr>
      <w:rFonts w:eastAsia="SimSun"/>
      <w:color w:val="943634" w:themeColor="accent2" w:themeShade="BF"/>
    </w:rPr>
    <w:tblPr>
      <w:tblStyleRowBandSize w:val="1"/>
      <w:tblStyleColBandSize w:val="1"/>
      <w:tblBorders>
        <w:top w:val="single" w:sz="4" w:space="0" w:color="C0504D" w:themeColor="accent2"/>
        <w:bottom w:val="single" w:sz="4" w:space="0" w:color="C0504D" w:themeColor="accent2"/>
      </w:tblBorders>
    </w:tblPr>
    <w:tblStylePr w:type="firstRow">
      <w:rPr>
        <w:b/>
        <w:bCs/>
      </w:rPr>
      <w:tblPr/>
      <w:tcPr>
        <w:tcBorders>
          <w:bottom w:val="single" w:sz="4" w:space="0" w:color="C0504D" w:themeColor="accent2"/>
        </w:tcBorders>
      </w:tcPr>
    </w:tblStylePr>
    <w:tblStylePr w:type="lastRow">
      <w:rPr>
        <w:b/>
        <w:bCs/>
      </w:rPr>
      <w:tblPr/>
      <w:tcPr>
        <w:tcBorders>
          <w:top w:val="double" w:sz="4" w:space="0" w:color="C0504D" w:themeColor="accent2"/>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customStyle="1" w:styleId="ListTable6Colorful-Accent36">
    <w:name w:val="List Table 6 Colorful - Accent 36"/>
    <w:basedOn w:val="TableNormal"/>
    <w:uiPriority w:val="51"/>
    <w:rsid w:val="00C104D9"/>
    <w:rPr>
      <w:rFonts w:eastAsia="SimSun"/>
      <w:color w:val="76923C" w:themeColor="accent3" w:themeShade="BF"/>
    </w:rPr>
    <w:tblPr>
      <w:tblStyleRowBandSize w:val="1"/>
      <w:tblStyleColBandSize w:val="1"/>
      <w:tblBorders>
        <w:top w:val="single" w:sz="4" w:space="0" w:color="9BBB59" w:themeColor="accent3"/>
        <w:bottom w:val="single" w:sz="4" w:space="0" w:color="9BBB59" w:themeColor="accent3"/>
      </w:tblBorders>
    </w:tblPr>
    <w:tblStylePr w:type="firstRow">
      <w:rPr>
        <w:b/>
        <w:bCs/>
      </w:rPr>
      <w:tblPr/>
      <w:tcPr>
        <w:tcBorders>
          <w:bottom w:val="single" w:sz="4" w:space="0" w:color="9BBB59" w:themeColor="accent3"/>
        </w:tcBorders>
      </w:tcPr>
    </w:tblStylePr>
    <w:tblStylePr w:type="lastRow">
      <w:rPr>
        <w:b/>
        <w:bCs/>
      </w:rPr>
      <w:tblPr/>
      <w:tcPr>
        <w:tcBorders>
          <w:top w:val="double" w:sz="4" w:space="0" w:color="9BBB59" w:themeColor="accent3"/>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customStyle="1" w:styleId="ListTable6Colorful-Accent46">
    <w:name w:val="List Table 6 Colorful - Accent 46"/>
    <w:basedOn w:val="TableNormal"/>
    <w:uiPriority w:val="51"/>
    <w:rsid w:val="00C104D9"/>
    <w:rPr>
      <w:rFonts w:eastAsia="SimSun"/>
      <w:color w:val="5F497A" w:themeColor="accent4" w:themeShade="BF"/>
    </w:rPr>
    <w:tblPr>
      <w:tblStyleRowBandSize w:val="1"/>
      <w:tblStyleColBandSize w:val="1"/>
      <w:tblBorders>
        <w:top w:val="single" w:sz="4" w:space="0" w:color="8064A2" w:themeColor="accent4"/>
        <w:bottom w:val="single" w:sz="4" w:space="0" w:color="8064A2" w:themeColor="accent4"/>
      </w:tblBorders>
    </w:tblPr>
    <w:tblStylePr w:type="firstRow">
      <w:rPr>
        <w:b/>
        <w:bCs/>
      </w:rPr>
      <w:tblPr/>
      <w:tcPr>
        <w:tcBorders>
          <w:bottom w:val="single" w:sz="4" w:space="0" w:color="8064A2" w:themeColor="accent4"/>
        </w:tcBorders>
      </w:tcPr>
    </w:tblStylePr>
    <w:tblStylePr w:type="lastRow">
      <w:rPr>
        <w:b/>
        <w:bCs/>
      </w:rPr>
      <w:tblPr/>
      <w:tcPr>
        <w:tcBorders>
          <w:top w:val="double" w:sz="4" w:space="0" w:color="8064A2" w:themeColor="accent4"/>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customStyle="1" w:styleId="ListTable6Colorful-Accent56">
    <w:name w:val="List Table 6 Colorful - Accent 56"/>
    <w:basedOn w:val="TableNormal"/>
    <w:uiPriority w:val="51"/>
    <w:rsid w:val="00C104D9"/>
    <w:rPr>
      <w:rFonts w:eastAsia="SimSun"/>
      <w:color w:val="31849B" w:themeColor="accent5" w:themeShade="BF"/>
    </w:rPr>
    <w:tblPr>
      <w:tblStyleRowBandSize w:val="1"/>
      <w:tblStyleColBandSize w:val="1"/>
      <w:tblBorders>
        <w:top w:val="single" w:sz="4" w:space="0" w:color="4BACC6" w:themeColor="accent5"/>
        <w:bottom w:val="single" w:sz="4" w:space="0" w:color="4BACC6" w:themeColor="accent5"/>
      </w:tblBorders>
    </w:tblPr>
    <w:tblStylePr w:type="firstRow">
      <w:rPr>
        <w:b/>
        <w:bCs/>
      </w:rPr>
      <w:tblPr/>
      <w:tcPr>
        <w:tcBorders>
          <w:bottom w:val="single" w:sz="4" w:space="0" w:color="4BACC6" w:themeColor="accent5"/>
        </w:tcBorders>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ListTable6Colorful-Accent66">
    <w:name w:val="List Table 6 Colorful - Accent 66"/>
    <w:basedOn w:val="TableNormal"/>
    <w:uiPriority w:val="51"/>
    <w:rsid w:val="00C104D9"/>
    <w:rPr>
      <w:rFonts w:eastAsia="SimSun"/>
      <w:color w:val="E36C0A" w:themeColor="accent6" w:themeShade="BF"/>
    </w:rPr>
    <w:tblPr>
      <w:tblStyleRowBandSize w:val="1"/>
      <w:tblStyleColBandSize w:val="1"/>
      <w:tblBorders>
        <w:top w:val="single" w:sz="4" w:space="0" w:color="F79646" w:themeColor="accent6"/>
        <w:bottom w:val="single" w:sz="4" w:space="0" w:color="F79646" w:themeColor="accent6"/>
      </w:tblBorders>
    </w:tblPr>
    <w:tblStylePr w:type="firstRow">
      <w:rPr>
        <w:b/>
        <w:bCs/>
      </w:rPr>
      <w:tblPr/>
      <w:tcPr>
        <w:tcBorders>
          <w:bottom w:val="single" w:sz="4" w:space="0" w:color="F79646" w:themeColor="accent6"/>
        </w:tcBorders>
      </w:tcPr>
    </w:tblStylePr>
    <w:tblStylePr w:type="lastRow">
      <w:rPr>
        <w:b/>
        <w:bCs/>
      </w:rPr>
      <w:tblPr/>
      <w:tcPr>
        <w:tcBorders>
          <w:top w:val="double" w:sz="4" w:space="0" w:color="F79646" w:themeColor="accent6"/>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customStyle="1" w:styleId="ListTable7Colorful6">
    <w:name w:val="List Table 7 Colorful6"/>
    <w:basedOn w:val="TableNormal"/>
    <w:uiPriority w:val="52"/>
    <w:rsid w:val="00C104D9"/>
    <w:rPr>
      <w:rFonts w:eastAsia="SimSun"/>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ListTable7Colorful-Accent16">
    <w:name w:val="List Table 7 Colorful - Accent 16"/>
    <w:basedOn w:val="TableNormal"/>
    <w:uiPriority w:val="52"/>
    <w:rsid w:val="00C104D9"/>
    <w:rPr>
      <w:rFonts w:eastAsia="SimSun"/>
      <w:color w:val="365F91"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4F81BD"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4F81BD"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4F81BD"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4F81BD" w:themeColor="accent1"/>
        </w:tcBorders>
        <w:shd w:val="clear" w:color="auto" w:fill="FFFFFF" w:themeFill="background1"/>
      </w:tcPr>
    </w:tblStylePr>
    <w:tblStylePr w:type="band1Vert">
      <w:tblPr/>
      <w:tcPr>
        <w:shd w:val="clear" w:color="auto" w:fill="DBE5F1" w:themeFill="accent1" w:themeFillTint="33"/>
      </w:tcPr>
    </w:tblStylePr>
    <w:tblStylePr w:type="band1Horz">
      <w:tblPr/>
      <w:tcPr>
        <w:shd w:val="clear" w:color="auto" w:fill="DBE5F1"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ListTable7Colorful-Accent26">
    <w:name w:val="List Table 7 Colorful - Accent 26"/>
    <w:basedOn w:val="TableNormal"/>
    <w:uiPriority w:val="52"/>
    <w:rsid w:val="00C104D9"/>
    <w:rPr>
      <w:rFonts w:eastAsia="SimSun"/>
      <w:color w:val="943634" w:themeColor="accent2"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C0504D"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C0504D"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C0504D"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C0504D" w:themeColor="accent2"/>
        </w:tcBorders>
        <w:shd w:val="clear" w:color="auto" w:fill="FFFFFF" w:themeFill="background1"/>
      </w:tcPr>
    </w:tblStylePr>
    <w:tblStylePr w:type="band1Vert">
      <w:tblPr/>
      <w:tcPr>
        <w:shd w:val="clear" w:color="auto" w:fill="F2DBDB" w:themeFill="accent2" w:themeFillTint="33"/>
      </w:tcPr>
    </w:tblStylePr>
    <w:tblStylePr w:type="band1Horz">
      <w:tblPr/>
      <w:tcPr>
        <w:shd w:val="clear" w:color="auto" w:fill="F2DBDB"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ListTable7Colorful-Accent36">
    <w:name w:val="List Table 7 Colorful - Accent 36"/>
    <w:basedOn w:val="TableNormal"/>
    <w:uiPriority w:val="52"/>
    <w:rsid w:val="00C104D9"/>
    <w:rPr>
      <w:rFonts w:eastAsia="SimSun"/>
      <w:color w:val="76923C" w:themeColor="accent3"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9BBB59"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9BBB59"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9BBB59"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9BBB59" w:themeColor="accent3"/>
        </w:tcBorders>
        <w:shd w:val="clear" w:color="auto" w:fill="FFFFFF" w:themeFill="background1"/>
      </w:tcPr>
    </w:tblStylePr>
    <w:tblStylePr w:type="band1Vert">
      <w:tblPr/>
      <w:tcPr>
        <w:shd w:val="clear" w:color="auto" w:fill="EAF1DD" w:themeFill="accent3" w:themeFillTint="33"/>
      </w:tcPr>
    </w:tblStylePr>
    <w:tblStylePr w:type="band1Horz">
      <w:tblPr/>
      <w:tcPr>
        <w:shd w:val="clear" w:color="auto" w:fill="EAF1DD"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ListTable7Colorful-Accent46">
    <w:name w:val="List Table 7 Colorful - Accent 46"/>
    <w:basedOn w:val="TableNormal"/>
    <w:uiPriority w:val="52"/>
    <w:rsid w:val="00C104D9"/>
    <w:rPr>
      <w:rFonts w:eastAsia="SimSun"/>
      <w:color w:val="5F497A" w:themeColor="accent4"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8064A2"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8064A2"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8064A2"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8064A2" w:themeColor="accent4"/>
        </w:tcBorders>
        <w:shd w:val="clear" w:color="auto" w:fill="FFFFFF" w:themeFill="background1"/>
      </w:tcPr>
    </w:tblStylePr>
    <w:tblStylePr w:type="band1Vert">
      <w:tblPr/>
      <w:tcPr>
        <w:shd w:val="clear" w:color="auto" w:fill="E5DFEC" w:themeFill="accent4" w:themeFillTint="33"/>
      </w:tcPr>
    </w:tblStylePr>
    <w:tblStylePr w:type="band1Horz">
      <w:tblPr/>
      <w:tcPr>
        <w:shd w:val="clear" w:color="auto" w:fill="E5DFEC"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ListTable7Colorful-Accent56">
    <w:name w:val="List Table 7 Colorful - Accent 56"/>
    <w:basedOn w:val="TableNormal"/>
    <w:uiPriority w:val="52"/>
    <w:rsid w:val="00C104D9"/>
    <w:rPr>
      <w:rFonts w:eastAsia="SimSun"/>
      <w:color w:val="31849B" w:themeColor="accent5"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4BACC6"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4BACC6"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4BACC6"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4BACC6" w:themeColor="accent5"/>
        </w:tcBorders>
        <w:shd w:val="clear" w:color="auto" w:fill="FFFFFF" w:themeFill="background1"/>
      </w:tcPr>
    </w:tblStylePr>
    <w:tblStylePr w:type="band1Vert">
      <w:tblPr/>
      <w:tcPr>
        <w:shd w:val="clear" w:color="auto" w:fill="DAEEF3" w:themeFill="accent5" w:themeFillTint="33"/>
      </w:tcPr>
    </w:tblStylePr>
    <w:tblStylePr w:type="band1Horz">
      <w:tblPr/>
      <w:tcPr>
        <w:shd w:val="clear" w:color="auto" w:fill="DAEEF3"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ListTable7Colorful-Accent66">
    <w:name w:val="List Table 7 Colorful - Accent 66"/>
    <w:basedOn w:val="TableNormal"/>
    <w:uiPriority w:val="52"/>
    <w:rsid w:val="00C104D9"/>
    <w:rPr>
      <w:rFonts w:eastAsia="SimSun"/>
      <w:color w:val="E36C0A" w:themeColor="accent6"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F79646"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F79646"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F79646"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F79646" w:themeColor="accent6"/>
        </w:tcBorders>
        <w:shd w:val="clear" w:color="auto" w:fill="FFFFFF" w:themeFill="background1"/>
      </w:tcPr>
    </w:tblStylePr>
    <w:tblStylePr w:type="band1Vert">
      <w:tblPr/>
      <w:tcPr>
        <w:shd w:val="clear" w:color="auto" w:fill="FDE9D9" w:themeFill="accent6" w:themeFillTint="33"/>
      </w:tcPr>
    </w:tblStylePr>
    <w:tblStylePr w:type="band1Horz">
      <w:tblPr/>
      <w:tcPr>
        <w:shd w:val="clear" w:color="auto" w:fill="FDE9D9"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character" w:customStyle="1" w:styleId="Mention4">
    <w:name w:val="Mention4"/>
    <w:basedOn w:val="DefaultParagraphFont"/>
    <w:uiPriority w:val="99"/>
    <w:semiHidden/>
    <w:unhideWhenUsed/>
    <w:rsid w:val="00C104D9"/>
    <w:rPr>
      <w:color w:val="2B579A"/>
      <w:shd w:val="clear" w:color="auto" w:fill="E6E6E6"/>
    </w:rPr>
  </w:style>
  <w:style w:type="table" w:customStyle="1" w:styleId="PlainTable16">
    <w:name w:val="Plain Table 16"/>
    <w:basedOn w:val="TableNormal"/>
    <w:uiPriority w:val="41"/>
    <w:rsid w:val="00C104D9"/>
    <w:rPr>
      <w:rFonts w:eastAsia="SimSun"/>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PlainTable26">
    <w:name w:val="Plain Table 26"/>
    <w:basedOn w:val="TableNormal"/>
    <w:uiPriority w:val="42"/>
    <w:rsid w:val="00C104D9"/>
    <w:rPr>
      <w:rFonts w:eastAsia="SimSun"/>
    </w:r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customStyle="1" w:styleId="PlainTable36">
    <w:name w:val="Plain Table 36"/>
    <w:basedOn w:val="TableNormal"/>
    <w:uiPriority w:val="43"/>
    <w:rsid w:val="00C104D9"/>
    <w:rPr>
      <w:rFonts w:eastAsia="SimSun"/>
    </w:r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customStyle="1" w:styleId="PlainTable46">
    <w:name w:val="Plain Table 46"/>
    <w:basedOn w:val="TableNormal"/>
    <w:uiPriority w:val="44"/>
    <w:rsid w:val="00C104D9"/>
    <w:rPr>
      <w:rFonts w:eastAsia="SimSun"/>
    </w:r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PlainTable56">
    <w:name w:val="Plain Table 56"/>
    <w:basedOn w:val="TableNormal"/>
    <w:uiPriority w:val="45"/>
    <w:rsid w:val="00C104D9"/>
    <w:rPr>
      <w:rFonts w:eastAsia="SimSun"/>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character" w:customStyle="1" w:styleId="SmartHyperlink6">
    <w:name w:val="Smart Hyperlink6"/>
    <w:basedOn w:val="DefaultParagraphFont"/>
    <w:uiPriority w:val="99"/>
    <w:semiHidden/>
    <w:unhideWhenUsed/>
    <w:rsid w:val="00C104D9"/>
    <w:rPr>
      <w:u w:val="dotted"/>
    </w:rPr>
  </w:style>
  <w:style w:type="table" w:customStyle="1" w:styleId="TableGridLight6">
    <w:name w:val="Table Grid Light6"/>
    <w:basedOn w:val="TableNormal"/>
    <w:uiPriority w:val="40"/>
    <w:rsid w:val="00C104D9"/>
    <w:rPr>
      <w:rFonts w:eastAsia="SimSun"/>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customStyle="1" w:styleId="UnresolvedMention4">
    <w:name w:val="Unresolved Mention4"/>
    <w:basedOn w:val="DefaultParagraphFont"/>
    <w:uiPriority w:val="99"/>
    <w:semiHidden/>
    <w:unhideWhenUsed/>
    <w:rsid w:val="00C104D9"/>
    <w:rPr>
      <w:color w:val="808080"/>
      <w:shd w:val="clear" w:color="auto" w:fill="E6E6E6"/>
    </w:rPr>
  </w:style>
  <w:style w:type="table" w:customStyle="1" w:styleId="GridTable1Light7">
    <w:name w:val="Grid Table 1 Light7"/>
    <w:basedOn w:val="TableNormal"/>
    <w:uiPriority w:val="46"/>
    <w:rsid w:val="00C104D9"/>
    <w:rPr>
      <w:rFonts w:eastAsia="SimSun"/>
    </w:r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customStyle="1" w:styleId="GridTable1Light-Accent17">
    <w:name w:val="Grid Table 1 Light - Accent 17"/>
    <w:basedOn w:val="TableNormal"/>
    <w:uiPriority w:val="46"/>
    <w:rsid w:val="00C104D9"/>
    <w:rPr>
      <w:rFonts w:eastAsia="SimSun"/>
    </w:rPr>
    <w:tblPr>
      <w:tblStyleRowBandSize w:val="1"/>
      <w:tblStyleColBandSize w:val="1"/>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customStyle="1" w:styleId="GridTable1Light-Accent27">
    <w:name w:val="Grid Table 1 Light - Accent 27"/>
    <w:basedOn w:val="TableNormal"/>
    <w:uiPriority w:val="46"/>
    <w:rsid w:val="00C104D9"/>
    <w:rPr>
      <w:rFonts w:eastAsia="SimSun"/>
    </w:rPr>
    <w:tblPr>
      <w:tblStyleRowBandSize w:val="1"/>
      <w:tblStyleColBandSize w:val="1"/>
      <w:tblBorders>
        <w:top w:val="single" w:sz="4" w:space="0" w:color="E5B8B7" w:themeColor="accent2" w:themeTint="66"/>
        <w:left w:val="single" w:sz="4" w:space="0" w:color="E5B8B7" w:themeColor="accent2" w:themeTint="66"/>
        <w:bottom w:val="single" w:sz="4" w:space="0" w:color="E5B8B7" w:themeColor="accent2" w:themeTint="66"/>
        <w:right w:val="single" w:sz="4" w:space="0" w:color="E5B8B7" w:themeColor="accent2" w:themeTint="66"/>
        <w:insideH w:val="single" w:sz="4" w:space="0" w:color="E5B8B7" w:themeColor="accent2" w:themeTint="66"/>
        <w:insideV w:val="single" w:sz="4" w:space="0" w:color="E5B8B7" w:themeColor="accent2" w:themeTint="66"/>
      </w:tblBorders>
    </w:tblPr>
    <w:tblStylePr w:type="firstRow">
      <w:rPr>
        <w:b/>
        <w:bCs/>
      </w:rPr>
      <w:tblPr/>
      <w:tcPr>
        <w:tcBorders>
          <w:bottom w:val="single" w:sz="12" w:space="0" w:color="D99594" w:themeColor="accent2" w:themeTint="99"/>
        </w:tcBorders>
      </w:tcPr>
    </w:tblStylePr>
    <w:tblStylePr w:type="lastRow">
      <w:rPr>
        <w:b/>
        <w:bCs/>
      </w:rPr>
      <w:tblPr/>
      <w:tcPr>
        <w:tcBorders>
          <w:top w:val="double" w:sz="2" w:space="0" w:color="D99594" w:themeColor="accent2" w:themeTint="99"/>
        </w:tcBorders>
      </w:tcPr>
    </w:tblStylePr>
    <w:tblStylePr w:type="firstCol">
      <w:rPr>
        <w:b/>
        <w:bCs/>
      </w:rPr>
    </w:tblStylePr>
    <w:tblStylePr w:type="lastCol">
      <w:rPr>
        <w:b/>
        <w:bCs/>
      </w:rPr>
    </w:tblStylePr>
  </w:style>
  <w:style w:type="table" w:customStyle="1" w:styleId="GridTable1Light-Accent37">
    <w:name w:val="Grid Table 1 Light - Accent 37"/>
    <w:basedOn w:val="TableNormal"/>
    <w:uiPriority w:val="46"/>
    <w:rsid w:val="00C104D9"/>
    <w:rPr>
      <w:rFonts w:eastAsia="SimSun"/>
    </w:rPr>
    <w:tblPr>
      <w:tblStyleRowBandSize w:val="1"/>
      <w:tblStyleColBandSize w:val="1"/>
      <w:tblBorders>
        <w:top w:val="single" w:sz="4" w:space="0" w:color="D6E3BC" w:themeColor="accent3" w:themeTint="66"/>
        <w:left w:val="single" w:sz="4" w:space="0" w:color="D6E3BC" w:themeColor="accent3" w:themeTint="66"/>
        <w:bottom w:val="single" w:sz="4" w:space="0" w:color="D6E3BC" w:themeColor="accent3" w:themeTint="66"/>
        <w:right w:val="single" w:sz="4" w:space="0" w:color="D6E3BC" w:themeColor="accent3" w:themeTint="66"/>
        <w:insideH w:val="single" w:sz="4" w:space="0" w:color="D6E3BC" w:themeColor="accent3" w:themeTint="66"/>
        <w:insideV w:val="single" w:sz="4" w:space="0" w:color="D6E3BC" w:themeColor="accent3" w:themeTint="66"/>
      </w:tblBorders>
    </w:tblPr>
    <w:tblStylePr w:type="firstRow">
      <w:rPr>
        <w:b/>
        <w:bCs/>
      </w:rPr>
      <w:tblPr/>
      <w:tcPr>
        <w:tcBorders>
          <w:bottom w:val="single" w:sz="12" w:space="0" w:color="C2D69B" w:themeColor="accent3" w:themeTint="99"/>
        </w:tcBorders>
      </w:tcPr>
    </w:tblStylePr>
    <w:tblStylePr w:type="lastRow">
      <w:rPr>
        <w:b/>
        <w:bCs/>
      </w:rPr>
      <w:tblPr/>
      <w:tcPr>
        <w:tcBorders>
          <w:top w:val="double" w:sz="2" w:space="0" w:color="C2D69B" w:themeColor="accent3" w:themeTint="99"/>
        </w:tcBorders>
      </w:tcPr>
    </w:tblStylePr>
    <w:tblStylePr w:type="firstCol">
      <w:rPr>
        <w:b/>
        <w:bCs/>
      </w:rPr>
    </w:tblStylePr>
    <w:tblStylePr w:type="lastCol">
      <w:rPr>
        <w:b/>
        <w:bCs/>
      </w:rPr>
    </w:tblStylePr>
  </w:style>
  <w:style w:type="table" w:customStyle="1" w:styleId="GridTable1Light-Accent47">
    <w:name w:val="Grid Table 1 Light - Accent 47"/>
    <w:basedOn w:val="TableNormal"/>
    <w:uiPriority w:val="46"/>
    <w:rsid w:val="00C104D9"/>
    <w:rPr>
      <w:rFonts w:eastAsia="SimSun"/>
    </w:rPr>
    <w:tblPr>
      <w:tblStyleRowBandSize w:val="1"/>
      <w:tblStyleColBandSize w:val="1"/>
      <w:tblBorders>
        <w:top w:val="single" w:sz="4" w:space="0" w:color="CCC0D9" w:themeColor="accent4" w:themeTint="66"/>
        <w:left w:val="single" w:sz="4" w:space="0" w:color="CCC0D9" w:themeColor="accent4" w:themeTint="66"/>
        <w:bottom w:val="single" w:sz="4" w:space="0" w:color="CCC0D9" w:themeColor="accent4" w:themeTint="66"/>
        <w:right w:val="single" w:sz="4" w:space="0" w:color="CCC0D9" w:themeColor="accent4" w:themeTint="66"/>
        <w:insideH w:val="single" w:sz="4" w:space="0" w:color="CCC0D9" w:themeColor="accent4" w:themeTint="66"/>
        <w:insideV w:val="single" w:sz="4" w:space="0" w:color="CCC0D9" w:themeColor="accent4" w:themeTint="66"/>
      </w:tblBorders>
    </w:tblPr>
    <w:tblStylePr w:type="firstRow">
      <w:rPr>
        <w:b/>
        <w:bCs/>
      </w:rPr>
      <w:tblPr/>
      <w:tcPr>
        <w:tcBorders>
          <w:bottom w:val="single" w:sz="12" w:space="0" w:color="B2A1C7" w:themeColor="accent4" w:themeTint="99"/>
        </w:tcBorders>
      </w:tcPr>
    </w:tblStylePr>
    <w:tblStylePr w:type="lastRow">
      <w:rPr>
        <w:b/>
        <w:bCs/>
      </w:rPr>
      <w:tblPr/>
      <w:tcPr>
        <w:tcBorders>
          <w:top w:val="double" w:sz="2" w:space="0" w:color="B2A1C7" w:themeColor="accent4" w:themeTint="99"/>
        </w:tcBorders>
      </w:tcPr>
    </w:tblStylePr>
    <w:tblStylePr w:type="firstCol">
      <w:rPr>
        <w:b/>
        <w:bCs/>
      </w:rPr>
    </w:tblStylePr>
    <w:tblStylePr w:type="lastCol">
      <w:rPr>
        <w:b/>
        <w:bCs/>
      </w:rPr>
    </w:tblStylePr>
  </w:style>
  <w:style w:type="table" w:customStyle="1" w:styleId="GridTable1Light-Accent57">
    <w:name w:val="Grid Table 1 Light - Accent 57"/>
    <w:basedOn w:val="TableNormal"/>
    <w:uiPriority w:val="46"/>
    <w:rsid w:val="00C104D9"/>
    <w:rPr>
      <w:rFonts w:eastAsia="SimSun"/>
    </w:rPr>
    <w:tblPr>
      <w:tblStyleRowBandSize w:val="1"/>
      <w:tblStyleColBandSize w:val="1"/>
      <w:tblBorders>
        <w:top w:val="single" w:sz="4" w:space="0" w:color="B6DDE8" w:themeColor="accent5" w:themeTint="66"/>
        <w:left w:val="single" w:sz="4" w:space="0" w:color="B6DDE8" w:themeColor="accent5" w:themeTint="66"/>
        <w:bottom w:val="single" w:sz="4" w:space="0" w:color="B6DDE8" w:themeColor="accent5" w:themeTint="66"/>
        <w:right w:val="single" w:sz="4" w:space="0" w:color="B6DDE8" w:themeColor="accent5" w:themeTint="66"/>
        <w:insideH w:val="single" w:sz="4" w:space="0" w:color="B6DDE8" w:themeColor="accent5" w:themeTint="66"/>
        <w:insideV w:val="single" w:sz="4" w:space="0" w:color="B6DDE8" w:themeColor="accent5" w:themeTint="66"/>
      </w:tblBorders>
    </w:tblPr>
    <w:tblStylePr w:type="firstRow">
      <w:rPr>
        <w:b/>
        <w:bCs/>
      </w:rPr>
      <w:tblPr/>
      <w:tcPr>
        <w:tcBorders>
          <w:bottom w:val="single" w:sz="12" w:space="0" w:color="92CDDC" w:themeColor="accent5" w:themeTint="99"/>
        </w:tcBorders>
      </w:tcPr>
    </w:tblStylePr>
    <w:tblStylePr w:type="lastRow">
      <w:rPr>
        <w:b/>
        <w:bCs/>
      </w:rPr>
      <w:tblPr/>
      <w:tcPr>
        <w:tcBorders>
          <w:top w:val="double" w:sz="2" w:space="0" w:color="92CDDC" w:themeColor="accent5" w:themeTint="99"/>
        </w:tcBorders>
      </w:tcPr>
    </w:tblStylePr>
    <w:tblStylePr w:type="firstCol">
      <w:rPr>
        <w:b/>
        <w:bCs/>
      </w:rPr>
    </w:tblStylePr>
    <w:tblStylePr w:type="lastCol">
      <w:rPr>
        <w:b/>
        <w:bCs/>
      </w:rPr>
    </w:tblStylePr>
  </w:style>
  <w:style w:type="table" w:customStyle="1" w:styleId="GridTable1Light-Accent67">
    <w:name w:val="Grid Table 1 Light - Accent 67"/>
    <w:basedOn w:val="TableNormal"/>
    <w:uiPriority w:val="46"/>
    <w:rsid w:val="00C104D9"/>
    <w:rPr>
      <w:rFonts w:eastAsia="SimSun"/>
    </w:rPr>
    <w:tblPr>
      <w:tblStyleRowBandSize w:val="1"/>
      <w:tblStyleColBandSize w:val="1"/>
      <w:tblBorders>
        <w:top w:val="single" w:sz="4" w:space="0" w:color="FBD4B4" w:themeColor="accent6" w:themeTint="66"/>
        <w:left w:val="single" w:sz="4" w:space="0" w:color="FBD4B4" w:themeColor="accent6" w:themeTint="66"/>
        <w:bottom w:val="single" w:sz="4" w:space="0" w:color="FBD4B4" w:themeColor="accent6" w:themeTint="66"/>
        <w:right w:val="single" w:sz="4" w:space="0" w:color="FBD4B4" w:themeColor="accent6" w:themeTint="66"/>
        <w:insideH w:val="single" w:sz="4" w:space="0" w:color="FBD4B4" w:themeColor="accent6" w:themeTint="66"/>
        <w:insideV w:val="single" w:sz="4" w:space="0" w:color="FBD4B4" w:themeColor="accent6" w:themeTint="66"/>
      </w:tblBorders>
    </w:tblPr>
    <w:tblStylePr w:type="firstRow">
      <w:rPr>
        <w:b/>
        <w:bCs/>
      </w:rPr>
      <w:tblPr/>
      <w:tcPr>
        <w:tcBorders>
          <w:bottom w:val="single" w:sz="12" w:space="0" w:color="FABF8F" w:themeColor="accent6" w:themeTint="99"/>
        </w:tcBorders>
      </w:tcPr>
    </w:tblStylePr>
    <w:tblStylePr w:type="lastRow">
      <w:rPr>
        <w:b/>
        <w:bCs/>
      </w:rPr>
      <w:tblPr/>
      <w:tcPr>
        <w:tcBorders>
          <w:top w:val="double" w:sz="2" w:space="0" w:color="FABF8F" w:themeColor="accent6" w:themeTint="99"/>
        </w:tcBorders>
      </w:tcPr>
    </w:tblStylePr>
    <w:tblStylePr w:type="firstCol">
      <w:rPr>
        <w:b/>
        <w:bCs/>
      </w:rPr>
    </w:tblStylePr>
    <w:tblStylePr w:type="lastCol">
      <w:rPr>
        <w:b/>
        <w:bCs/>
      </w:rPr>
    </w:tblStylePr>
  </w:style>
  <w:style w:type="table" w:customStyle="1" w:styleId="GridTable27">
    <w:name w:val="Grid Table 27"/>
    <w:basedOn w:val="TableNormal"/>
    <w:uiPriority w:val="47"/>
    <w:rsid w:val="00C104D9"/>
    <w:rPr>
      <w:rFonts w:eastAsia="SimSun"/>
    </w:r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GridTable2-Accent17">
    <w:name w:val="Grid Table 2 - Accent 17"/>
    <w:basedOn w:val="TableNormal"/>
    <w:uiPriority w:val="47"/>
    <w:rsid w:val="00C104D9"/>
    <w:rPr>
      <w:rFonts w:eastAsia="SimSun"/>
    </w:rPr>
    <w:tblPr>
      <w:tblStyleRowBandSize w:val="1"/>
      <w:tblStyleColBandSize w:val="1"/>
      <w:tblBorders>
        <w:top w:val="single" w:sz="2" w:space="0" w:color="95B3D7" w:themeColor="accent1" w:themeTint="99"/>
        <w:bottom w:val="single" w:sz="2" w:space="0" w:color="95B3D7" w:themeColor="accent1" w:themeTint="99"/>
        <w:insideH w:val="single" w:sz="2" w:space="0" w:color="95B3D7" w:themeColor="accent1" w:themeTint="99"/>
        <w:insideV w:val="single" w:sz="2" w:space="0" w:color="95B3D7" w:themeColor="accent1" w:themeTint="99"/>
      </w:tblBorders>
    </w:tblPr>
    <w:tblStylePr w:type="firstRow">
      <w:rPr>
        <w:b/>
        <w:bCs/>
      </w:rPr>
      <w:tblPr/>
      <w:tcPr>
        <w:tcBorders>
          <w:top w:val="nil"/>
          <w:bottom w:val="single" w:sz="12" w:space="0" w:color="95B3D7" w:themeColor="accent1" w:themeTint="99"/>
          <w:insideH w:val="nil"/>
          <w:insideV w:val="nil"/>
        </w:tcBorders>
        <w:shd w:val="clear" w:color="auto" w:fill="FFFFFF" w:themeFill="background1"/>
      </w:tcPr>
    </w:tblStylePr>
    <w:tblStylePr w:type="lastRow">
      <w:rPr>
        <w:b/>
        <w:bCs/>
      </w:rPr>
      <w:tblPr/>
      <w:tcPr>
        <w:tcBorders>
          <w:top w:val="double" w:sz="2" w:space="0" w:color="95B3D7"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GridTable2-Accent27">
    <w:name w:val="Grid Table 2 - Accent 27"/>
    <w:basedOn w:val="TableNormal"/>
    <w:uiPriority w:val="47"/>
    <w:rsid w:val="00C104D9"/>
    <w:rPr>
      <w:rFonts w:eastAsia="SimSun"/>
    </w:rPr>
    <w:tblPr>
      <w:tblStyleRowBandSize w:val="1"/>
      <w:tblStyleColBandSize w:val="1"/>
      <w:tblBorders>
        <w:top w:val="single" w:sz="2" w:space="0" w:color="D99594" w:themeColor="accent2" w:themeTint="99"/>
        <w:bottom w:val="single" w:sz="2" w:space="0" w:color="D99594" w:themeColor="accent2" w:themeTint="99"/>
        <w:insideH w:val="single" w:sz="2" w:space="0" w:color="D99594" w:themeColor="accent2" w:themeTint="99"/>
        <w:insideV w:val="single" w:sz="2" w:space="0" w:color="D99594" w:themeColor="accent2" w:themeTint="99"/>
      </w:tblBorders>
    </w:tblPr>
    <w:tblStylePr w:type="firstRow">
      <w:rPr>
        <w:b/>
        <w:bCs/>
      </w:rPr>
      <w:tblPr/>
      <w:tcPr>
        <w:tcBorders>
          <w:top w:val="nil"/>
          <w:bottom w:val="single" w:sz="12" w:space="0" w:color="D99594" w:themeColor="accent2" w:themeTint="99"/>
          <w:insideH w:val="nil"/>
          <w:insideV w:val="nil"/>
        </w:tcBorders>
        <w:shd w:val="clear" w:color="auto" w:fill="FFFFFF" w:themeFill="background1"/>
      </w:tcPr>
    </w:tblStylePr>
    <w:tblStylePr w:type="lastRow">
      <w:rPr>
        <w:b/>
        <w:bCs/>
      </w:rPr>
      <w:tblPr/>
      <w:tcPr>
        <w:tcBorders>
          <w:top w:val="double" w:sz="2" w:space="0" w:color="D99594"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customStyle="1" w:styleId="GridTable2-Accent37">
    <w:name w:val="Grid Table 2 - Accent 37"/>
    <w:basedOn w:val="TableNormal"/>
    <w:uiPriority w:val="47"/>
    <w:rsid w:val="00C104D9"/>
    <w:rPr>
      <w:rFonts w:eastAsia="SimSun"/>
    </w:rPr>
    <w:tblPr>
      <w:tblStyleRowBandSize w:val="1"/>
      <w:tblStyleColBandSize w:val="1"/>
      <w:tblBorders>
        <w:top w:val="single" w:sz="2" w:space="0" w:color="C2D69B" w:themeColor="accent3" w:themeTint="99"/>
        <w:bottom w:val="single" w:sz="2" w:space="0" w:color="C2D69B" w:themeColor="accent3" w:themeTint="99"/>
        <w:insideH w:val="single" w:sz="2" w:space="0" w:color="C2D69B" w:themeColor="accent3" w:themeTint="99"/>
        <w:insideV w:val="single" w:sz="2" w:space="0" w:color="C2D69B" w:themeColor="accent3" w:themeTint="99"/>
      </w:tblBorders>
    </w:tblPr>
    <w:tblStylePr w:type="firstRow">
      <w:rPr>
        <w:b/>
        <w:bCs/>
      </w:rPr>
      <w:tblPr/>
      <w:tcPr>
        <w:tcBorders>
          <w:top w:val="nil"/>
          <w:bottom w:val="single" w:sz="12" w:space="0" w:color="C2D69B" w:themeColor="accent3" w:themeTint="99"/>
          <w:insideH w:val="nil"/>
          <w:insideV w:val="nil"/>
        </w:tcBorders>
        <w:shd w:val="clear" w:color="auto" w:fill="FFFFFF" w:themeFill="background1"/>
      </w:tcPr>
    </w:tblStylePr>
    <w:tblStylePr w:type="lastRow">
      <w:rPr>
        <w:b/>
        <w:bCs/>
      </w:rPr>
      <w:tblPr/>
      <w:tcPr>
        <w:tcBorders>
          <w:top w:val="double" w:sz="2" w:space="0" w:color="C2D69B"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customStyle="1" w:styleId="GridTable2-Accent47">
    <w:name w:val="Grid Table 2 - Accent 47"/>
    <w:basedOn w:val="TableNormal"/>
    <w:uiPriority w:val="47"/>
    <w:rsid w:val="00C104D9"/>
    <w:rPr>
      <w:rFonts w:eastAsia="SimSun"/>
    </w:rPr>
    <w:tblPr>
      <w:tblStyleRowBandSize w:val="1"/>
      <w:tblStyleColBandSize w:val="1"/>
      <w:tblBorders>
        <w:top w:val="single" w:sz="2" w:space="0" w:color="B2A1C7" w:themeColor="accent4" w:themeTint="99"/>
        <w:bottom w:val="single" w:sz="2" w:space="0" w:color="B2A1C7" w:themeColor="accent4" w:themeTint="99"/>
        <w:insideH w:val="single" w:sz="2" w:space="0" w:color="B2A1C7" w:themeColor="accent4" w:themeTint="99"/>
        <w:insideV w:val="single" w:sz="2" w:space="0" w:color="B2A1C7" w:themeColor="accent4" w:themeTint="99"/>
      </w:tblBorders>
    </w:tblPr>
    <w:tblStylePr w:type="firstRow">
      <w:rPr>
        <w:b/>
        <w:bCs/>
      </w:rPr>
      <w:tblPr/>
      <w:tcPr>
        <w:tcBorders>
          <w:top w:val="nil"/>
          <w:bottom w:val="single" w:sz="12" w:space="0" w:color="B2A1C7" w:themeColor="accent4" w:themeTint="99"/>
          <w:insideH w:val="nil"/>
          <w:insideV w:val="nil"/>
        </w:tcBorders>
        <w:shd w:val="clear" w:color="auto" w:fill="FFFFFF" w:themeFill="background1"/>
      </w:tcPr>
    </w:tblStylePr>
    <w:tblStylePr w:type="lastRow">
      <w:rPr>
        <w:b/>
        <w:bCs/>
      </w:rPr>
      <w:tblPr/>
      <w:tcPr>
        <w:tcBorders>
          <w:top w:val="double" w:sz="2" w:space="0" w:color="B2A1C7"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customStyle="1" w:styleId="GridTable2-Accent57">
    <w:name w:val="Grid Table 2 - Accent 57"/>
    <w:basedOn w:val="TableNormal"/>
    <w:uiPriority w:val="47"/>
    <w:rsid w:val="00C104D9"/>
    <w:rPr>
      <w:rFonts w:eastAsia="SimSun"/>
    </w:rPr>
    <w:tblPr>
      <w:tblStyleRowBandSize w:val="1"/>
      <w:tblStyleColBandSize w:val="1"/>
      <w:tblBorders>
        <w:top w:val="single" w:sz="2" w:space="0" w:color="92CDDC" w:themeColor="accent5" w:themeTint="99"/>
        <w:bottom w:val="single" w:sz="2" w:space="0" w:color="92CDDC" w:themeColor="accent5" w:themeTint="99"/>
        <w:insideH w:val="single" w:sz="2" w:space="0" w:color="92CDDC" w:themeColor="accent5" w:themeTint="99"/>
        <w:insideV w:val="single" w:sz="2" w:space="0" w:color="92CDDC" w:themeColor="accent5" w:themeTint="99"/>
      </w:tblBorders>
    </w:tblPr>
    <w:tblStylePr w:type="firstRow">
      <w:rPr>
        <w:b/>
        <w:bCs/>
      </w:rPr>
      <w:tblPr/>
      <w:tcPr>
        <w:tcBorders>
          <w:top w:val="nil"/>
          <w:bottom w:val="single" w:sz="12" w:space="0" w:color="92CDDC" w:themeColor="accent5" w:themeTint="99"/>
          <w:insideH w:val="nil"/>
          <w:insideV w:val="nil"/>
        </w:tcBorders>
        <w:shd w:val="clear" w:color="auto" w:fill="FFFFFF" w:themeFill="background1"/>
      </w:tcPr>
    </w:tblStylePr>
    <w:tblStylePr w:type="lastRow">
      <w:rPr>
        <w:b/>
        <w:bCs/>
      </w:rPr>
      <w:tblPr/>
      <w:tcPr>
        <w:tcBorders>
          <w:top w:val="double" w:sz="2" w:space="0" w:color="92CDDC"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GridTable2-Accent67">
    <w:name w:val="Grid Table 2 - Accent 67"/>
    <w:basedOn w:val="TableNormal"/>
    <w:uiPriority w:val="47"/>
    <w:rsid w:val="00C104D9"/>
    <w:rPr>
      <w:rFonts w:eastAsia="SimSun"/>
    </w:rPr>
    <w:tblPr>
      <w:tblStyleRowBandSize w:val="1"/>
      <w:tblStyleColBandSize w:val="1"/>
      <w:tblBorders>
        <w:top w:val="single" w:sz="2" w:space="0" w:color="FABF8F" w:themeColor="accent6" w:themeTint="99"/>
        <w:bottom w:val="single" w:sz="2" w:space="0" w:color="FABF8F" w:themeColor="accent6" w:themeTint="99"/>
        <w:insideH w:val="single" w:sz="2" w:space="0" w:color="FABF8F" w:themeColor="accent6" w:themeTint="99"/>
        <w:insideV w:val="single" w:sz="2" w:space="0" w:color="FABF8F" w:themeColor="accent6" w:themeTint="99"/>
      </w:tblBorders>
    </w:tblPr>
    <w:tblStylePr w:type="firstRow">
      <w:rPr>
        <w:b/>
        <w:bCs/>
      </w:rPr>
      <w:tblPr/>
      <w:tcPr>
        <w:tcBorders>
          <w:top w:val="nil"/>
          <w:bottom w:val="single" w:sz="12" w:space="0" w:color="FABF8F" w:themeColor="accent6" w:themeTint="99"/>
          <w:insideH w:val="nil"/>
          <w:insideV w:val="nil"/>
        </w:tcBorders>
        <w:shd w:val="clear" w:color="auto" w:fill="FFFFFF" w:themeFill="background1"/>
      </w:tcPr>
    </w:tblStylePr>
    <w:tblStylePr w:type="lastRow">
      <w:rPr>
        <w:b/>
        <w:bCs/>
      </w:rPr>
      <w:tblPr/>
      <w:tcPr>
        <w:tcBorders>
          <w:top w:val="double" w:sz="2" w:space="0" w:color="FABF8F"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customStyle="1" w:styleId="GridTable37">
    <w:name w:val="Grid Table 37"/>
    <w:basedOn w:val="TableNormal"/>
    <w:uiPriority w:val="48"/>
    <w:rsid w:val="00C104D9"/>
    <w:rPr>
      <w:rFonts w:eastAsia="SimSun"/>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customStyle="1" w:styleId="GridTable3-Accent17">
    <w:name w:val="Grid Table 3 - Accent 17"/>
    <w:basedOn w:val="TableNormal"/>
    <w:uiPriority w:val="48"/>
    <w:rsid w:val="00C104D9"/>
    <w:rPr>
      <w:rFonts w:eastAsia="SimSun"/>
    </w:r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BE5F1" w:themeFill="accent1" w:themeFillTint="33"/>
      </w:tcPr>
    </w:tblStylePr>
    <w:tblStylePr w:type="band1Horz">
      <w:tblPr/>
      <w:tcPr>
        <w:shd w:val="clear" w:color="auto" w:fill="DBE5F1" w:themeFill="accent1" w:themeFillTint="33"/>
      </w:tcPr>
    </w:tblStylePr>
    <w:tblStylePr w:type="neCell">
      <w:tblPr/>
      <w:tcPr>
        <w:tcBorders>
          <w:bottom w:val="single" w:sz="4" w:space="0" w:color="95B3D7" w:themeColor="accent1" w:themeTint="99"/>
        </w:tcBorders>
      </w:tcPr>
    </w:tblStylePr>
    <w:tblStylePr w:type="nwCell">
      <w:tblPr/>
      <w:tcPr>
        <w:tcBorders>
          <w:bottom w:val="single" w:sz="4" w:space="0" w:color="95B3D7" w:themeColor="accent1" w:themeTint="99"/>
        </w:tcBorders>
      </w:tcPr>
    </w:tblStylePr>
    <w:tblStylePr w:type="seCell">
      <w:tblPr/>
      <w:tcPr>
        <w:tcBorders>
          <w:top w:val="single" w:sz="4" w:space="0" w:color="95B3D7" w:themeColor="accent1" w:themeTint="99"/>
        </w:tcBorders>
      </w:tcPr>
    </w:tblStylePr>
    <w:tblStylePr w:type="swCell">
      <w:tblPr/>
      <w:tcPr>
        <w:tcBorders>
          <w:top w:val="single" w:sz="4" w:space="0" w:color="95B3D7" w:themeColor="accent1" w:themeTint="99"/>
        </w:tcBorders>
      </w:tcPr>
    </w:tblStylePr>
  </w:style>
  <w:style w:type="table" w:customStyle="1" w:styleId="GridTable3-Accent27">
    <w:name w:val="Grid Table 3 - Accent 27"/>
    <w:basedOn w:val="TableNormal"/>
    <w:uiPriority w:val="48"/>
    <w:rsid w:val="00C104D9"/>
    <w:rPr>
      <w:rFonts w:eastAsia="SimSun"/>
    </w:rPr>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2DBDB" w:themeFill="accent2" w:themeFillTint="33"/>
      </w:tcPr>
    </w:tblStylePr>
    <w:tblStylePr w:type="band1Horz">
      <w:tblPr/>
      <w:tcPr>
        <w:shd w:val="clear" w:color="auto" w:fill="F2DBDB" w:themeFill="accent2" w:themeFillTint="33"/>
      </w:tcPr>
    </w:tblStylePr>
    <w:tblStylePr w:type="neCell">
      <w:tblPr/>
      <w:tcPr>
        <w:tcBorders>
          <w:bottom w:val="single" w:sz="4" w:space="0" w:color="D99594" w:themeColor="accent2" w:themeTint="99"/>
        </w:tcBorders>
      </w:tcPr>
    </w:tblStylePr>
    <w:tblStylePr w:type="nwCell">
      <w:tblPr/>
      <w:tcPr>
        <w:tcBorders>
          <w:bottom w:val="single" w:sz="4" w:space="0" w:color="D99594" w:themeColor="accent2" w:themeTint="99"/>
        </w:tcBorders>
      </w:tcPr>
    </w:tblStylePr>
    <w:tblStylePr w:type="seCell">
      <w:tblPr/>
      <w:tcPr>
        <w:tcBorders>
          <w:top w:val="single" w:sz="4" w:space="0" w:color="D99594" w:themeColor="accent2" w:themeTint="99"/>
        </w:tcBorders>
      </w:tcPr>
    </w:tblStylePr>
    <w:tblStylePr w:type="swCell">
      <w:tblPr/>
      <w:tcPr>
        <w:tcBorders>
          <w:top w:val="single" w:sz="4" w:space="0" w:color="D99594" w:themeColor="accent2" w:themeTint="99"/>
        </w:tcBorders>
      </w:tcPr>
    </w:tblStylePr>
  </w:style>
  <w:style w:type="table" w:customStyle="1" w:styleId="GridTable3-Accent37">
    <w:name w:val="Grid Table 3 - Accent 37"/>
    <w:basedOn w:val="TableNormal"/>
    <w:uiPriority w:val="48"/>
    <w:rsid w:val="00C104D9"/>
    <w:rPr>
      <w:rFonts w:eastAsia="SimSun"/>
    </w:r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AF1DD" w:themeFill="accent3" w:themeFillTint="33"/>
      </w:tcPr>
    </w:tblStylePr>
    <w:tblStylePr w:type="band1Horz">
      <w:tblPr/>
      <w:tcPr>
        <w:shd w:val="clear" w:color="auto" w:fill="EAF1DD" w:themeFill="accent3" w:themeFillTint="33"/>
      </w:tcPr>
    </w:tblStylePr>
    <w:tblStylePr w:type="neCell">
      <w:tblPr/>
      <w:tcPr>
        <w:tcBorders>
          <w:bottom w:val="single" w:sz="4" w:space="0" w:color="C2D69B" w:themeColor="accent3" w:themeTint="99"/>
        </w:tcBorders>
      </w:tcPr>
    </w:tblStylePr>
    <w:tblStylePr w:type="nwCell">
      <w:tblPr/>
      <w:tcPr>
        <w:tcBorders>
          <w:bottom w:val="single" w:sz="4" w:space="0" w:color="C2D69B" w:themeColor="accent3" w:themeTint="99"/>
        </w:tcBorders>
      </w:tcPr>
    </w:tblStylePr>
    <w:tblStylePr w:type="seCell">
      <w:tblPr/>
      <w:tcPr>
        <w:tcBorders>
          <w:top w:val="single" w:sz="4" w:space="0" w:color="C2D69B" w:themeColor="accent3" w:themeTint="99"/>
        </w:tcBorders>
      </w:tcPr>
    </w:tblStylePr>
    <w:tblStylePr w:type="swCell">
      <w:tblPr/>
      <w:tcPr>
        <w:tcBorders>
          <w:top w:val="single" w:sz="4" w:space="0" w:color="C2D69B" w:themeColor="accent3" w:themeTint="99"/>
        </w:tcBorders>
      </w:tcPr>
    </w:tblStylePr>
  </w:style>
  <w:style w:type="table" w:customStyle="1" w:styleId="GridTable3-Accent47">
    <w:name w:val="Grid Table 3 - Accent 47"/>
    <w:basedOn w:val="TableNormal"/>
    <w:uiPriority w:val="48"/>
    <w:rsid w:val="00C104D9"/>
    <w:rPr>
      <w:rFonts w:eastAsia="SimSun"/>
    </w:r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5DFEC" w:themeFill="accent4" w:themeFillTint="33"/>
      </w:tcPr>
    </w:tblStylePr>
    <w:tblStylePr w:type="band1Horz">
      <w:tblPr/>
      <w:tcPr>
        <w:shd w:val="clear" w:color="auto" w:fill="E5DFEC" w:themeFill="accent4" w:themeFillTint="33"/>
      </w:tcPr>
    </w:tblStylePr>
    <w:tblStylePr w:type="neCell">
      <w:tblPr/>
      <w:tcPr>
        <w:tcBorders>
          <w:bottom w:val="single" w:sz="4" w:space="0" w:color="B2A1C7" w:themeColor="accent4" w:themeTint="99"/>
        </w:tcBorders>
      </w:tcPr>
    </w:tblStylePr>
    <w:tblStylePr w:type="nwCell">
      <w:tblPr/>
      <w:tcPr>
        <w:tcBorders>
          <w:bottom w:val="single" w:sz="4" w:space="0" w:color="B2A1C7" w:themeColor="accent4" w:themeTint="99"/>
        </w:tcBorders>
      </w:tcPr>
    </w:tblStylePr>
    <w:tblStylePr w:type="seCell">
      <w:tblPr/>
      <w:tcPr>
        <w:tcBorders>
          <w:top w:val="single" w:sz="4" w:space="0" w:color="B2A1C7" w:themeColor="accent4" w:themeTint="99"/>
        </w:tcBorders>
      </w:tcPr>
    </w:tblStylePr>
    <w:tblStylePr w:type="swCell">
      <w:tblPr/>
      <w:tcPr>
        <w:tcBorders>
          <w:top w:val="single" w:sz="4" w:space="0" w:color="B2A1C7" w:themeColor="accent4" w:themeTint="99"/>
        </w:tcBorders>
      </w:tcPr>
    </w:tblStylePr>
  </w:style>
  <w:style w:type="table" w:customStyle="1" w:styleId="GridTable3-Accent57">
    <w:name w:val="Grid Table 3 - Accent 57"/>
    <w:basedOn w:val="TableNormal"/>
    <w:uiPriority w:val="48"/>
    <w:rsid w:val="00C104D9"/>
    <w:rPr>
      <w:rFonts w:eastAsia="SimSun"/>
    </w:r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AEEF3" w:themeFill="accent5" w:themeFillTint="33"/>
      </w:tcPr>
    </w:tblStylePr>
    <w:tblStylePr w:type="band1Horz">
      <w:tblPr/>
      <w:tcPr>
        <w:shd w:val="clear" w:color="auto" w:fill="DAEEF3" w:themeFill="accent5" w:themeFillTint="33"/>
      </w:tcPr>
    </w:tblStylePr>
    <w:tblStylePr w:type="neCell">
      <w:tblPr/>
      <w:tcPr>
        <w:tcBorders>
          <w:bottom w:val="single" w:sz="4" w:space="0" w:color="92CDDC" w:themeColor="accent5" w:themeTint="99"/>
        </w:tcBorders>
      </w:tcPr>
    </w:tblStylePr>
    <w:tblStylePr w:type="nwCell">
      <w:tblPr/>
      <w:tcPr>
        <w:tcBorders>
          <w:bottom w:val="single" w:sz="4" w:space="0" w:color="92CDDC" w:themeColor="accent5" w:themeTint="99"/>
        </w:tcBorders>
      </w:tcPr>
    </w:tblStylePr>
    <w:tblStylePr w:type="seCell">
      <w:tblPr/>
      <w:tcPr>
        <w:tcBorders>
          <w:top w:val="single" w:sz="4" w:space="0" w:color="92CDDC" w:themeColor="accent5" w:themeTint="99"/>
        </w:tcBorders>
      </w:tcPr>
    </w:tblStylePr>
    <w:tblStylePr w:type="swCell">
      <w:tblPr/>
      <w:tcPr>
        <w:tcBorders>
          <w:top w:val="single" w:sz="4" w:space="0" w:color="92CDDC" w:themeColor="accent5" w:themeTint="99"/>
        </w:tcBorders>
      </w:tcPr>
    </w:tblStylePr>
  </w:style>
  <w:style w:type="table" w:customStyle="1" w:styleId="GridTable3-Accent67">
    <w:name w:val="Grid Table 3 - Accent 67"/>
    <w:basedOn w:val="TableNormal"/>
    <w:uiPriority w:val="48"/>
    <w:rsid w:val="00C104D9"/>
    <w:rPr>
      <w:rFonts w:eastAsia="SimSun"/>
    </w:r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DE9D9" w:themeFill="accent6" w:themeFillTint="33"/>
      </w:tcPr>
    </w:tblStylePr>
    <w:tblStylePr w:type="band1Horz">
      <w:tblPr/>
      <w:tcPr>
        <w:shd w:val="clear" w:color="auto" w:fill="FDE9D9" w:themeFill="accent6" w:themeFillTint="33"/>
      </w:tcPr>
    </w:tblStylePr>
    <w:tblStylePr w:type="neCell">
      <w:tblPr/>
      <w:tcPr>
        <w:tcBorders>
          <w:bottom w:val="single" w:sz="4" w:space="0" w:color="FABF8F" w:themeColor="accent6" w:themeTint="99"/>
        </w:tcBorders>
      </w:tcPr>
    </w:tblStylePr>
    <w:tblStylePr w:type="nwCell">
      <w:tblPr/>
      <w:tcPr>
        <w:tcBorders>
          <w:bottom w:val="single" w:sz="4" w:space="0" w:color="FABF8F" w:themeColor="accent6" w:themeTint="99"/>
        </w:tcBorders>
      </w:tcPr>
    </w:tblStylePr>
    <w:tblStylePr w:type="seCell">
      <w:tblPr/>
      <w:tcPr>
        <w:tcBorders>
          <w:top w:val="single" w:sz="4" w:space="0" w:color="FABF8F" w:themeColor="accent6" w:themeTint="99"/>
        </w:tcBorders>
      </w:tcPr>
    </w:tblStylePr>
    <w:tblStylePr w:type="swCell">
      <w:tblPr/>
      <w:tcPr>
        <w:tcBorders>
          <w:top w:val="single" w:sz="4" w:space="0" w:color="FABF8F" w:themeColor="accent6" w:themeTint="99"/>
        </w:tcBorders>
      </w:tcPr>
    </w:tblStylePr>
  </w:style>
  <w:style w:type="table" w:customStyle="1" w:styleId="GridTable47">
    <w:name w:val="Grid Table 47"/>
    <w:basedOn w:val="TableNormal"/>
    <w:uiPriority w:val="49"/>
    <w:rsid w:val="00C104D9"/>
    <w:rPr>
      <w:rFonts w:eastAsia="SimSun"/>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GridTable4-Accent17">
    <w:name w:val="Grid Table 4 - Accent 17"/>
    <w:basedOn w:val="TableNormal"/>
    <w:uiPriority w:val="49"/>
    <w:rsid w:val="00C104D9"/>
    <w:rPr>
      <w:rFonts w:eastAsia="SimSun"/>
    </w:r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GridTable4-Accent27">
    <w:name w:val="Grid Table 4 - Accent 27"/>
    <w:basedOn w:val="TableNormal"/>
    <w:uiPriority w:val="49"/>
    <w:rsid w:val="00C104D9"/>
    <w:rPr>
      <w:rFonts w:eastAsia="SimSun"/>
    </w:rPr>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blStylePr w:type="firstRow">
      <w:rPr>
        <w:b/>
        <w:bCs/>
        <w:color w:val="FFFFFF" w:themeColor="background1"/>
      </w:rPr>
      <w:tblPr/>
      <w:tcPr>
        <w:tcBorders>
          <w:top w:val="single" w:sz="4" w:space="0" w:color="C0504D" w:themeColor="accent2"/>
          <w:left w:val="single" w:sz="4" w:space="0" w:color="C0504D" w:themeColor="accent2"/>
          <w:bottom w:val="single" w:sz="4" w:space="0" w:color="C0504D" w:themeColor="accent2"/>
          <w:right w:val="single" w:sz="4" w:space="0" w:color="C0504D" w:themeColor="accent2"/>
          <w:insideH w:val="nil"/>
          <w:insideV w:val="nil"/>
        </w:tcBorders>
        <w:shd w:val="clear" w:color="auto" w:fill="C0504D" w:themeFill="accent2"/>
      </w:tcPr>
    </w:tblStylePr>
    <w:tblStylePr w:type="lastRow">
      <w:rPr>
        <w:b/>
        <w:bCs/>
      </w:rPr>
      <w:tblPr/>
      <w:tcPr>
        <w:tcBorders>
          <w:top w:val="double" w:sz="4" w:space="0" w:color="C0504D" w:themeColor="accent2"/>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customStyle="1" w:styleId="GridTable4-Accent37">
    <w:name w:val="Grid Table 4 - Accent 37"/>
    <w:basedOn w:val="TableNormal"/>
    <w:uiPriority w:val="49"/>
    <w:rsid w:val="00C104D9"/>
    <w:rPr>
      <w:rFonts w:eastAsia="SimSun"/>
    </w:r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color w:val="FFFFFF" w:themeColor="background1"/>
      </w:rPr>
      <w:tblPr/>
      <w:tcPr>
        <w:tcBorders>
          <w:top w:val="single" w:sz="4" w:space="0" w:color="9BBB59" w:themeColor="accent3"/>
          <w:left w:val="single" w:sz="4" w:space="0" w:color="9BBB59" w:themeColor="accent3"/>
          <w:bottom w:val="single" w:sz="4" w:space="0" w:color="9BBB59" w:themeColor="accent3"/>
          <w:right w:val="single" w:sz="4" w:space="0" w:color="9BBB59" w:themeColor="accent3"/>
          <w:insideH w:val="nil"/>
          <w:insideV w:val="nil"/>
        </w:tcBorders>
        <w:shd w:val="clear" w:color="auto" w:fill="9BBB59" w:themeFill="accent3"/>
      </w:tcPr>
    </w:tblStylePr>
    <w:tblStylePr w:type="lastRow">
      <w:rPr>
        <w:b/>
        <w:bCs/>
      </w:rPr>
      <w:tblPr/>
      <w:tcPr>
        <w:tcBorders>
          <w:top w:val="double" w:sz="4" w:space="0" w:color="9BBB59" w:themeColor="accent3"/>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customStyle="1" w:styleId="GridTable4-Accent47">
    <w:name w:val="Grid Table 4 - Accent 47"/>
    <w:basedOn w:val="TableNormal"/>
    <w:uiPriority w:val="49"/>
    <w:rsid w:val="00C104D9"/>
    <w:rPr>
      <w:rFonts w:eastAsia="SimSun"/>
    </w:r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color w:val="FFFFFF" w:themeColor="background1"/>
      </w:rPr>
      <w:tblPr/>
      <w:tcPr>
        <w:tcBorders>
          <w:top w:val="single" w:sz="4" w:space="0" w:color="8064A2" w:themeColor="accent4"/>
          <w:left w:val="single" w:sz="4" w:space="0" w:color="8064A2" w:themeColor="accent4"/>
          <w:bottom w:val="single" w:sz="4" w:space="0" w:color="8064A2" w:themeColor="accent4"/>
          <w:right w:val="single" w:sz="4" w:space="0" w:color="8064A2" w:themeColor="accent4"/>
          <w:insideH w:val="nil"/>
          <w:insideV w:val="nil"/>
        </w:tcBorders>
        <w:shd w:val="clear" w:color="auto" w:fill="8064A2" w:themeFill="accent4"/>
      </w:tcPr>
    </w:tblStylePr>
    <w:tblStylePr w:type="lastRow">
      <w:rPr>
        <w:b/>
        <w:bCs/>
      </w:rPr>
      <w:tblPr/>
      <w:tcPr>
        <w:tcBorders>
          <w:top w:val="double" w:sz="4" w:space="0" w:color="8064A2" w:themeColor="accent4"/>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customStyle="1" w:styleId="GridTable4-Accent57">
    <w:name w:val="Grid Table 4 - Accent 57"/>
    <w:basedOn w:val="TableNormal"/>
    <w:uiPriority w:val="49"/>
    <w:rsid w:val="00C104D9"/>
    <w:rPr>
      <w:rFonts w:eastAsia="SimSun"/>
    </w:r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color w:val="FFFFFF" w:themeColor="background1"/>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insideH w:val="nil"/>
          <w:insideV w:val="nil"/>
        </w:tcBorders>
        <w:shd w:val="clear" w:color="auto" w:fill="4BACC6" w:themeFill="accent5"/>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GridTable4-Accent67">
    <w:name w:val="Grid Table 4 - Accent 67"/>
    <w:basedOn w:val="TableNormal"/>
    <w:uiPriority w:val="49"/>
    <w:rsid w:val="00C104D9"/>
    <w:rPr>
      <w:rFonts w:eastAsia="SimSun"/>
    </w:r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color w:val="FFFFFF" w:themeColor="background1"/>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insideH w:val="nil"/>
          <w:insideV w:val="nil"/>
        </w:tcBorders>
        <w:shd w:val="clear" w:color="auto" w:fill="F79646" w:themeFill="accent6"/>
      </w:tcPr>
    </w:tblStylePr>
    <w:tblStylePr w:type="lastRow">
      <w:rPr>
        <w:b/>
        <w:bCs/>
      </w:rPr>
      <w:tblPr/>
      <w:tcPr>
        <w:tcBorders>
          <w:top w:val="double" w:sz="4" w:space="0" w:color="F79646" w:themeColor="accent6"/>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customStyle="1" w:styleId="GridTable5Dark7">
    <w:name w:val="Grid Table 5 Dark7"/>
    <w:basedOn w:val="TableNormal"/>
    <w:uiPriority w:val="50"/>
    <w:rsid w:val="00C104D9"/>
    <w:rPr>
      <w:rFonts w:eastAsia="SimSun"/>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customStyle="1" w:styleId="GridTable5Dark-Accent17">
    <w:name w:val="Grid Table 5 Dark - Accent 17"/>
    <w:basedOn w:val="TableNormal"/>
    <w:uiPriority w:val="50"/>
    <w:rsid w:val="00C104D9"/>
    <w:rPr>
      <w:rFonts w:eastAsia="SimSun"/>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BE5F1"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F81BD"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F81BD"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F81BD"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F81BD" w:themeFill="accent1"/>
      </w:tcPr>
    </w:tblStylePr>
    <w:tblStylePr w:type="band1Vert">
      <w:tblPr/>
      <w:tcPr>
        <w:shd w:val="clear" w:color="auto" w:fill="B8CCE4" w:themeFill="accent1" w:themeFillTint="66"/>
      </w:tcPr>
    </w:tblStylePr>
    <w:tblStylePr w:type="band1Horz">
      <w:tblPr/>
      <w:tcPr>
        <w:shd w:val="clear" w:color="auto" w:fill="B8CCE4" w:themeFill="accent1" w:themeFillTint="66"/>
      </w:tcPr>
    </w:tblStylePr>
  </w:style>
  <w:style w:type="table" w:customStyle="1" w:styleId="GridTable5Dark-Accent27">
    <w:name w:val="Grid Table 5 Dark - Accent 27"/>
    <w:basedOn w:val="TableNormal"/>
    <w:uiPriority w:val="50"/>
    <w:rsid w:val="00C104D9"/>
    <w:rPr>
      <w:rFonts w:eastAsia="SimSun"/>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2DBDB"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C0504D"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C0504D"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C0504D"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C0504D" w:themeFill="accent2"/>
      </w:tcPr>
    </w:tblStylePr>
    <w:tblStylePr w:type="band1Vert">
      <w:tblPr/>
      <w:tcPr>
        <w:shd w:val="clear" w:color="auto" w:fill="E5B8B7" w:themeFill="accent2" w:themeFillTint="66"/>
      </w:tcPr>
    </w:tblStylePr>
    <w:tblStylePr w:type="band1Horz">
      <w:tblPr/>
      <w:tcPr>
        <w:shd w:val="clear" w:color="auto" w:fill="E5B8B7" w:themeFill="accent2" w:themeFillTint="66"/>
      </w:tcPr>
    </w:tblStylePr>
  </w:style>
  <w:style w:type="table" w:customStyle="1" w:styleId="GridTable5Dark-Accent37">
    <w:name w:val="Grid Table 5 Dark - Accent 37"/>
    <w:basedOn w:val="TableNormal"/>
    <w:uiPriority w:val="50"/>
    <w:rsid w:val="00C104D9"/>
    <w:rPr>
      <w:rFonts w:eastAsia="SimSun"/>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AF1D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9BBB59"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9BBB59"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9BBB59"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9BBB59" w:themeFill="accent3"/>
      </w:tcPr>
    </w:tblStylePr>
    <w:tblStylePr w:type="band1Vert">
      <w:tblPr/>
      <w:tcPr>
        <w:shd w:val="clear" w:color="auto" w:fill="D6E3BC" w:themeFill="accent3" w:themeFillTint="66"/>
      </w:tcPr>
    </w:tblStylePr>
    <w:tblStylePr w:type="band1Horz">
      <w:tblPr/>
      <w:tcPr>
        <w:shd w:val="clear" w:color="auto" w:fill="D6E3BC" w:themeFill="accent3" w:themeFillTint="66"/>
      </w:tcPr>
    </w:tblStylePr>
  </w:style>
  <w:style w:type="table" w:customStyle="1" w:styleId="GridTable5Dark-Accent47">
    <w:name w:val="Grid Table 5 Dark - Accent 47"/>
    <w:basedOn w:val="TableNormal"/>
    <w:uiPriority w:val="50"/>
    <w:rsid w:val="00C104D9"/>
    <w:rPr>
      <w:rFonts w:eastAsia="SimSun"/>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5DFEC"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8064A2"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8064A2"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8064A2"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8064A2" w:themeFill="accent4"/>
      </w:tcPr>
    </w:tblStylePr>
    <w:tblStylePr w:type="band1Vert">
      <w:tblPr/>
      <w:tcPr>
        <w:shd w:val="clear" w:color="auto" w:fill="CCC0D9" w:themeFill="accent4" w:themeFillTint="66"/>
      </w:tcPr>
    </w:tblStylePr>
    <w:tblStylePr w:type="band1Horz">
      <w:tblPr/>
      <w:tcPr>
        <w:shd w:val="clear" w:color="auto" w:fill="CCC0D9" w:themeFill="accent4" w:themeFillTint="66"/>
      </w:tcPr>
    </w:tblStylePr>
  </w:style>
  <w:style w:type="table" w:customStyle="1" w:styleId="GridTable5Dark-Accent57">
    <w:name w:val="Grid Table 5 Dark - Accent 57"/>
    <w:basedOn w:val="TableNormal"/>
    <w:uiPriority w:val="50"/>
    <w:rsid w:val="00C104D9"/>
    <w:rPr>
      <w:rFonts w:eastAsia="SimSun"/>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AEE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BACC6"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BACC6"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BACC6"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BACC6" w:themeFill="accent5"/>
      </w:tcPr>
    </w:tblStylePr>
    <w:tblStylePr w:type="band1Vert">
      <w:tblPr/>
      <w:tcPr>
        <w:shd w:val="clear" w:color="auto" w:fill="B6DDE8" w:themeFill="accent5" w:themeFillTint="66"/>
      </w:tcPr>
    </w:tblStylePr>
    <w:tblStylePr w:type="band1Horz">
      <w:tblPr/>
      <w:tcPr>
        <w:shd w:val="clear" w:color="auto" w:fill="B6DDE8" w:themeFill="accent5" w:themeFillTint="66"/>
      </w:tcPr>
    </w:tblStylePr>
  </w:style>
  <w:style w:type="table" w:customStyle="1" w:styleId="GridTable5Dark-Accent67">
    <w:name w:val="Grid Table 5 Dark - Accent 67"/>
    <w:basedOn w:val="TableNormal"/>
    <w:uiPriority w:val="50"/>
    <w:rsid w:val="00C104D9"/>
    <w:rPr>
      <w:rFonts w:eastAsia="SimSun"/>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DE9D9"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F79646"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F79646"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F79646"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F79646" w:themeFill="accent6"/>
      </w:tcPr>
    </w:tblStylePr>
    <w:tblStylePr w:type="band1Vert">
      <w:tblPr/>
      <w:tcPr>
        <w:shd w:val="clear" w:color="auto" w:fill="FBD4B4" w:themeFill="accent6" w:themeFillTint="66"/>
      </w:tcPr>
    </w:tblStylePr>
    <w:tblStylePr w:type="band1Horz">
      <w:tblPr/>
      <w:tcPr>
        <w:shd w:val="clear" w:color="auto" w:fill="FBD4B4" w:themeFill="accent6" w:themeFillTint="66"/>
      </w:tcPr>
    </w:tblStylePr>
  </w:style>
  <w:style w:type="table" w:customStyle="1" w:styleId="GridTable6Colorful7">
    <w:name w:val="Grid Table 6 Colorful7"/>
    <w:basedOn w:val="TableNormal"/>
    <w:uiPriority w:val="51"/>
    <w:rsid w:val="00C104D9"/>
    <w:rPr>
      <w:rFonts w:eastAsia="SimSun"/>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GridTable6Colorful-Accent17">
    <w:name w:val="Grid Table 6 Colorful - Accent 17"/>
    <w:basedOn w:val="TableNormal"/>
    <w:uiPriority w:val="51"/>
    <w:rsid w:val="00C104D9"/>
    <w:rPr>
      <w:rFonts w:eastAsia="SimSun"/>
      <w:color w:val="365F91" w:themeColor="accent1" w:themeShade="BF"/>
    </w:r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4" w:space="0" w:color="95B3D7" w:themeColor="accent1" w:themeTint="99"/>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GridTable6Colorful-Accent27">
    <w:name w:val="Grid Table 6 Colorful - Accent 27"/>
    <w:basedOn w:val="TableNormal"/>
    <w:uiPriority w:val="51"/>
    <w:rsid w:val="00C104D9"/>
    <w:rPr>
      <w:rFonts w:eastAsia="SimSun"/>
      <w:color w:val="943634" w:themeColor="accent2" w:themeShade="BF"/>
    </w:rPr>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blStylePr w:type="firstRow">
      <w:rPr>
        <w:b/>
        <w:bCs/>
      </w:rPr>
      <w:tblPr/>
      <w:tcPr>
        <w:tcBorders>
          <w:bottom w:val="single" w:sz="12" w:space="0" w:color="D99594" w:themeColor="accent2" w:themeTint="99"/>
        </w:tcBorders>
      </w:tcPr>
    </w:tblStylePr>
    <w:tblStylePr w:type="lastRow">
      <w:rPr>
        <w:b/>
        <w:bCs/>
      </w:rPr>
      <w:tblPr/>
      <w:tcPr>
        <w:tcBorders>
          <w:top w:val="double" w:sz="4" w:space="0" w:color="D99594" w:themeColor="accent2" w:themeTint="99"/>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customStyle="1" w:styleId="GridTable6Colorful-Accent37">
    <w:name w:val="Grid Table 6 Colorful - Accent 37"/>
    <w:basedOn w:val="TableNormal"/>
    <w:uiPriority w:val="51"/>
    <w:rsid w:val="00C104D9"/>
    <w:rPr>
      <w:rFonts w:eastAsia="SimSun"/>
      <w:color w:val="76923C" w:themeColor="accent3" w:themeShade="BF"/>
    </w:r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rPr>
      <w:tblPr/>
      <w:tcPr>
        <w:tcBorders>
          <w:bottom w:val="single" w:sz="12" w:space="0" w:color="C2D69B" w:themeColor="accent3" w:themeTint="99"/>
        </w:tcBorders>
      </w:tcPr>
    </w:tblStylePr>
    <w:tblStylePr w:type="lastRow">
      <w:rPr>
        <w:b/>
        <w:bCs/>
      </w:rPr>
      <w:tblPr/>
      <w:tcPr>
        <w:tcBorders>
          <w:top w:val="double" w:sz="4" w:space="0" w:color="C2D69B" w:themeColor="accent3" w:themeTint="99"/>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customStyle="1" w:styleId="GridTable6Colorful-Accent47">
    <w:name w:val="Grid Table 6 Colorful - Accent 47"/>
    <w:basedOn w:val="TableNormal"/>
    <w:uiPriority w:val="51"/>
    <w:rsid w:val="00C104D9"/>
    <w:rPr>
      <w:rFonts w:eastAsia="SimSun"/>
      <w:color w:val="5F497A" w:themeColor="accent4" w:themeShade="BF"/>
    </w:r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rPr>
      <w:tblPr/>
      <w:tcPr>
        <w:tcBorders>
          <w:bottom w:val="single" w:sz="12" w:space="0" w:color="B2A1C7" w:themeColor="accent4" w:themeTint="99"/>
        </w:tcBorders>
      </w:tcPr>
    </w:tblStylePr>
    <w:tblStylePr w:type="lastRow">
      <w:rPr>
        <w:b/>
        <w:bCs/>
      </w:rPr>
      <w:tblPr/>
      <w:tcPr>
        <w:tcBorders>
          <w:top w:val="double" w:sz="4" w:space="0" w:color="B2A1C7" w:themeColor="accent4" w:themeTint="99"/>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customStyle="1" w:styleId="GridTable6Colorful-Accent57">
    <w:name w:val="Grid Table 6 Colorful - Accent 57"/>
    <w:basedOn w:val="TableNormal"/>
    <w:uiPriority w:val="51"/>
    <w:rsid w:val="00C104D9"/>
    <w:rPr>
      <w:rFonts w:eastAsia="SimSun"/>
      <w:color w:val="31849B" w:themeColor="accent5" w:themeShade="BF"/>
    </w:r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rPr>
      <w:tblPr/>
      <w:tcPr>
        <w:tcBorders>
          <w:bottom w:val="single" w:sz="12" w:space="0" w:color="92CDDC" w:themeColor="accent5" w:themeTint="99"/>
        </w:tcBorders>
      </w:tcPr>
    </w:tblStylePr>
    <w:tblStylePr w:type="lastRow">
      <w:rPr>
        <w:b/>
        <w:bCs/>
      </w:rPr>
      <w:tblPr/>
      <w:tcPr>
        <w:tcBorders>
          <w:top w:val="double" w:sz="4" w:space="0" w:color="92CDDC" w:themeColor="accent5" w:themeTint="99"/>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GridTable6Colorful-Accent67">
    <w:name w:val="Grid Table 6 Colorful - Accent 67"/>
    <w:basedOn w:val="TableNormal"/>
    <w:uiPriority w:val="51"/>
    <w:rsid w:val="00C104D9"/>
    <w:rPr>
      <w:rFonts w:eastAsia="SimSun"/>
      <w:color w:val="E36C0A" w:themeColor="accent6" w:themeShade="BF"/>
    </w:r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rPr>
      <w:tblPr/>
      <w:tcPr>
        <w:tcBorders>
          <w:bottom w:val="single" w:sz="12" w:space="0" w:color="FABF8F" w:themeColor="accent6" w:themeTint="99"/>
        </w:tcBorders>
      </w:tcPr>
    </w:tblStylePr>
    <w:tblStylePr w:type="lastRow">
      <w:rPr>
        <w:b/>
        <w:bCs/>
      </w:rPr>
      <w:tblPr/>
      <w:tcPr>
        <w:tcBorders>
          <w:top w:val="double" w:sz="4" w:space="0" w:color="FABF8F" w:themeColor="accent6" w:themeTint="99"/>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customStyle="1" w:styleId="GridTable7Colorful7">
    <w:name w:val="Grid Table 7 Colorful7"/>
    <w:basedOn w:val="TableNormal"/>
    <w:uiPriority w:val="52"/>
    <w:rsid w:val="00C104D9"/>
    <w:rPr>
      <w:rFonts w:eastAsia="SimSun"/>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customStyle="1" w:styleId="GridTable7Colorful-Accent17">
    <w:name w:val="Grid Table 7 Colorful - Accent 17"/>
    <w:basedOn w:val="TableNormal"/>
    <w:uiPriority w:val="52"/>
    <w:rsid w:val="00C104D9"/>
    <w:rPr>
      <w:rFonts w:eastAsia="SimSun"/>
      <w:color w:val="365F91" w:themeColor="accent1" w:themeShade="BF"/>
    </w:r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BE5F1" w:themeFill="accent1" w:themeFillTint="33"/>
      </w:tcPr>
    </w:tblStylePr>
    <w:tblStylePr w:type="band1Horz">
      <w:tblPr/>
      <w:tcPr>
        <w:shd w:val="clear" w:color="auto" w:fill="DBE5F1" w:themeFill="accent1" w:themeFillTint="33"/>
      </w:tcPr>
    </w:tblStylePr>
    <w:tblStylePr w:type="neCell">
      <w:tblPr/>
      <w:tcPr>
        <w:tcBorders>
          <w:bottom w:val="single" w:sz="4" w:space="0" w:color="95B3D7" w:themeColor="accent1" w:themeTint="99"/>
        </w:tcBorders>
      </w:tcPr>
    </w:tblStylePr>
    <w:tblStylePr w:type="nwCell">
      <w:tblPr/>
      <w:tcPr>
        <w:tcBorders>
          <w:bottom w:val="single" w:sz="4" w:space="0" w:color="95B3D7" w:themeColor="accent1" w:themeTint="99"/>
        </w:tcBorders>
      </w:tcPr>
    </w:tblStylePr>
    <w:tblStylePr w:type="seCell">
      <w:tblPr/>
      <w:tcPr>
        <w:tcBorders>
          <w:top w:val="single" w:sz="4" w:space="0" w:color="95B3D7" w:themeColor="accent1" w:themeTint="99"/>
        </w:tcBorders>
      </w:tcPr>
    </w:tblStylePr>
    <w:tblStylePr w:type="swCell">
      <w:tblPr/>
      <w:tcPr>
        <w:tcBorders>
          <w:top w:val="single" w:sz="4" w:space="0" w:color="95B3D7" w:themeColor="accent1" w:themeTint="99"/>
        </w:tcBorders>
      </w:tcPr>
    </w:tblStylePr>
  </w:style>
  <w:style w:type="table" w:customStyle="1" w:styleId="GridTable7Colorful-Accent27">
    <w:name w:val="Grid Table 7 Colorful - Accent 27"/>
    <w:basedOn w:val="TableNormal"/>
    <w:uiPriority w:val="52"/>
    <w:rsid w:val="00C104D9"/>
    <w:rPr>
      <w:rFonts w:eastAsia="SimSun"/>
      <w:color w:val="943634" w:themeColor="accent2" w:themeShade="BF"/>
    </w:rPr>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2DBDB" w:themeFill="accent2" w:themeFillTint="33"/>
      </w:tcPr>
    </w:tblStylePr>
    <w:tblStylePr w:type="band1Horz">
      <w:tblPr/>
      <w:tcPr>
        <w:shd w:val="clear" w:color="auto" w:fill="F2DBDB" w:themeFill="accent2" w:themeFillTint="33"/>
      </w:tcPr>
    </w:tblStylePr>
    <w:tblStylePr w:type="neCell">
      <w:tblPr/>
      <w:tcPr>
        <w:tcBorders>
          <w:bottom w:val="single" w:sz="4" w:space="0" w:color="D99594" w:themeColor="accent2" w:themeTint="99"/>
        </w:tcBorders>
      </w:tcPr>
    </w:tblStylePr>
    <w:tblStylePr w:type="nwCell">
      <w:tblPr/>
      <w:tcPr>
        <w:tcBorders>
          <w:bottom w:val="single" w:sz="4" w:space="0" w:color="D99594" w:themeColor="accent2" w:themeTint="99"/>
        </w:tcBorders>
      </w:tcPr>
    </w:tblStylePr>
    <w:tblStylePr w:type="seCell">
      <w:tblPr/>
      <w:tcPr>
        <w:tcBorders>
          <w:top w:val="single" w:sz="4" w:space="0" w:color="D99594" w:themeColor="accent2" w:themeTint="99"/>
        </w:tcBorders>
      </w:tcPr>
    </w:tblStylePr>
    <w:tblStylePr w:type="swCell">
      <w:tblPr/>
      <w:tcPr>
        <w:tcBorders>
          <w:top w:val="single" w:sz="4" w:space="0" w:color="D99594" w:themeColor="accent2" w:themeTint="99"/>
        </w:tcBorders>
      </w:tcPr>
    </w:tblStylePr>
  </w:style>
  <w:style w:type="table" w:customStyle="1" w:styleId="GridTable7Colorful-Accent37">
    <w:name w:val="Grid Table 7 Colorful - Accent 37"/>
    <w:basedOn w:val="TableNormal"/>
    <w:uiPriority w:val="52"/>
    <w:rsid w:val="00C104D9"/>
    <w:rPr>
      <w:rFonts w:eastAsia="SimSun"/>
      <w:color w:val="76923C" w:themeColor="accent3" w:themeShade="BF"/>
    </w:r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AF1DD" w:themeFill="accent3" w:themeFillTint="33"/>
      </w:tcPr>
    </w:tblStylePr>
    <w:tblStylePr w:type="band1Horz">
      <w:tblPr/>
      <w:tcPr>
        <w:shd w:val="clear" w:color="auto" w:fill="EAF1DD" w:themeFill="accent3" w:themeFillTint="33"/>
      </w:tcPr>
    </w:tblStylePr>
    <w:tblStylePr w:type="neCell">
      <w:tblPr/>
      <w:tcPr>
        <w:tcBorders>
          <w:bottom w:val="single" w:sz="4" w:space="0" w:color="C2D69B" w:themeColor="accent3" w:themeTint="99"/>
        </w:tcBorders>
      </w:tcPr>
    </w:tblStylePr>
    <w:tblStylePr w:type="nwCell">
      <w:tblPr/>
      <w:tcPr>
        <w:tcBorders>
          <w:bottom w:val="single" w:sz="4" w:space="0" w:color="C2D69B" w:themeColor="accent3" w:themeTint="99"/>
        </w:tcBorders>
      </w:tcPr>
    </w:tblStylePr>
    <w:tblStylePr w:type="seCell">
      <w:tblPr/>
      <w:tcPr>
        <w:tcBorders>
          <w:top w:val="single" w:sz="4" w:space="0" w:color="C2D69B" w:themeColor="accent3" w:themeTint="99"/>
        </w:tcBorders>
      </w:tcPr>
    </w:tblStylePr>
    <w:tblStylePr w:type="swCell">
      <w:tblPr/>
      <w:tcPr>
        <w:tcBorders>
          <w:top w:val="single" w:sz="4" w:space="0" w:color="C2D69B" w:themeColor="accent3" w:themeTint="99"/>
        </w:tcBorders>
      </w:tcPr>
    </w:tblStylePr>
  </w:style>
  <w:style w:type="table" w:customStyle="1" w:styleId="GridTable7Colorful-Accent47">
    <w:name w:val="Grid Table 7 Colorful - Accent 47"/>
    <w:basedOn w:val="TableNormal"/>
    <w:uiPriority w:val="52"/>
    <w:rsid w:val="00C104D9"/>
    <w:rPr>
      <w:rFonts w:eastAsia="SimSun"/>
      <w:color w:val="5F497A" w:themeColor="accent4" w:themeShade="BF"/>
    </w:r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5DFEC" w:themeFill="accent4" w:themeFillTint="33"/>
      </w:tcPr>
    </w:tblStylePr>
    <w:tblStylePr w:type="band1Horz">
      <w:tblPr/>
      <w:tcPr>
        <w:shd w:val="clear" w:color="auto" w:fill="E5DFEC" w:themeFill="accent4" w:themeFillTint="33"/>
      </w:tcPr>
    </w:tblStylePr>
    <w:tblStylePr w:type="neCell">
      <w:tblPr/>
      <w:tcPr>
        <w:tcBorders>
          <w:bottom w:val="single" w:sz="4" w:space="0" w:color="B2A1C7" w:themeColor="accent4" w:themeTint="99"/>
        </w:tcBorders>
      </w:tcPr>
    </w:tblStylePr>
    <w:tblStylePr w:type="nwCell">
      <w:tblPr/>
      <w:tcPr>
        <w:tcBorders>
          <w:bottom w:val="single" w:sz="4" w:space="0" w:color="B2A1C7" w:themeColor="accent4" w:themeTint="99"/>
        </w:tcBorders>
      </w:tcPr>
    </w:tblStylePr>
    <w:tblStylePr w:type="seCell">
      <w:tblPr/>
      <w:tcPr>
        <w:tcBorders>
          <w:top w:val="single" w:sz="4" w:space="0" w:color="B2A1C7" w:themeColor="accent4" w:themeTint="99"/>
        </w:tcBorders>
      </w:tcPr>
    </w:tblStylePr>
    <w:tblStylePr w:type="swCell">
      <w:tblPr/>
      <w:tcPr>
        <w:tcBorders>
          <w:top w:val="single" w:sz="4" w:space="0" w:color="B2A1C7" w:themeColor="accent4" w:themeTint="99"/>
        </w:tcBorders>
      </w:tcPr>
    </w:tblStylePr>
  </w:style>
  <w:style w:type="table" w:customStyle="1" w:styleId="GridTable7Colorful-Accent57">
    <w:name w:val="Grid Table 7 Colorful - Accent 57"/>
    <w:basedOn w:val="TableNormal"/>
    <w:uiPriority w:val="52"/>
    <w:rsid w:val="00C104D9"/>
    <w:rPr>
      <w:rFonts w:eastAsia="SimSun"/>
      <w:color w:val="31849B" w:themeColor="accent5" w:themeShade="BF"/>
    </w:r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AEEF3" w:themeFill="accent5" w:themeFillTint="33"/>
      </w:tcPr>
    </w:tblStylePr>
    <w:tblStylePr w:type="band1Horz">
      <w:tblPr/>
      <w:tcPr>
        <w:shd w:val="clear" w:color="auto" w:fill="DAEEF3" w:themeFill="accent5" w:themeFillTint="33"/>
      </w:tcPr>
    </w:tblStylePr>
    <w:tblStylePr w:type="neCell">
      <w:tblPr/>
      <w:tcPr>
        <w:tcBorders>
          <w:bottom w:val="single" w:sz="4" w:space="0" w:color="92CDDC" w:themeColor="accent5" w:themeTint="99"/>
        </w:tcBorders>
      </w:tcPr>
    </w:tblStylePr>
    <w:tblStylePr w:type="nwCell">
      <w:tblPr/>
      <w:tcPr>
        <w:tcBorders>
          <w:bottom w:val="single" w:sz="4" w:space="0" w:color="92CDDC" w:themeColor="accent5" w:themeTint="99"/>
        </w:tcBorders>
      </w:tcPr>
    </w:tblStylePr>
    <w:tblStylePr w:type="seCell">
      <w:tblPr/>
      <w:tcPr>
        <w:tcBorders>
          <w:top w:val="single" w:sz="4" w:space="0" w:color="92CDDC" w:themeColor="accent5" w:themeTint="99"/>
        </w:tcBorders>
      </w:tcPr>
    </w:tblStylePr>
    <w:tblStylePr w:type="swCell">
      <w:tblPr/>
      <w:tcPr>
        <w:tcBorders>
          <w:top w:val="single" w:sz="4" w:space="0" w:color="92CDDC" w:themeColor="accent5" w:themeTint="99"/>
        </w:tcBorders>
      </w:tcPr>
    </w:tblStylePr>
  </w:style>
  <w:style w:type="table" w:customStyle="1" w:styleId="GridTable7Colorful-Accent67">
    <w:name w:val="Grid Table 7 Colorful - Accent 67"/>
    <w:basedOn w:val="TableNormal"/>
    <w:uiPriority w:val="52"/>
    <w:rsid w:val="00C104D9"/>
    <w:rPr>
      <w:rFonts w:eastAsia="SimSun"/>
      <w:color w:val="E36C0A" w:themeColor="accent6" w:themeShade="BF"/>
    </w:r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DE9D9" w:themeFill="accent6" w:themeFillTint="33"/>
      </w:tcPr>
    </w:tblStylePr>
    <w:tblStylePr w:type="band1Horz">
      <w:tblPr/>
      <w:tcPr>
        <w:shd w:val="clear" w:color="auto" w:fill="FDE9D9" w:themeFill="accent6" w:themeFillTint="33"/>
      </w:tcPr>
    </w:tblStylePr>
    <w:tblStylePr w:type="neCell">
      <w:tblPr/>
      <w:tcPr>
        <w:tcBorders>
          <w:bottom w:val="single" w:sz="4" w:space="0" w:color="FABF8F" w:themeColor="accent6" w:themeTint="99"/>
        </w:tcBorders>
      </w:tcPr>
    </w:tblStylePr>
    <w:tblStylePr w:type="nwCell">
      <w:tblPr/>
      <w:tcPr>
        <w:tcBorders>
          <w:bottom w:val="single" w:sz="4" w:space="0" w:color="FABF8F" w:themeColor="accent6" w:themeTint="99"/>
        </w:tcBorders>
      </w:tcPr>
    </w:tblStylePr>
    <w:tblStylePr w:type="seCell">
      <w:tblPr/>
      <w:tcPr>
        <w:tcBorders>
          <w:top w:val="single" w:sz="4" w:space="0" w:color="FABF8F" w:themeColor="accent6" w:themeTint="99"/>
        </w:tcBorders>
      </w:tcPr>
    </w:tblStylePr>
    <w:tblStylePr w:type="swCell">
      <w:tblPr/>
      <w:tcPr>
        <w:tcBorders>
          <w:top w:val="single" w:sz="4" w:space="0" w:color="FABF8F" w:themeColor="accent6" w:themeTint="99"/>
        </w:tcBorders>
      </w:tcPr>
    </w:tblStylePr>
  </w:style>
  <w:style w:type="character" w:customStyle="1" w:styleId="Hashtag5">
    <w:name w:val="Hashtag5"/>
    <w:basedOn w:val="DefaultParagraphFont"/>
    <w:uiPriority w:val="99"/>
    <w:semiHidden/>
    <w:unhideWhenUsed/>
    <w:rsid w:val="00C104D9"/>
    <w:rPr>
      <w:color w:val="2B579A"/>
      <w:shd w:val="clear" w:color="auto" w:fill="E6E6E6"/>
    </w:rPr>
  </w:style>
  <w:style w:type="table" w:customStyle="1" w:styleId="ListTable1Light7">
    <w:name w:val="List Table 1 Light7"/>
    <w:basedOn w:val="TableNormal"/>
    <w:uiPriority w:val="46"/>
    <w:rsid w:val="00C104D9"/>
    <w:rPr>
      <w:rFonts w:eastAsia="SimSun"/>
    </w:rPr>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ListTable1Light-Accent17">
    <w:name w:val="List Table 1 Light - Accent 17"/>
    <w:basedOn w:val="TableNormal"/>
    <w:uiPriority w:val="46"/>
    <w:rsid w:val="00C104D9"/>
    <w:rPr>
      <w:rFonts w:eastAsia="SimSun"/>
    </w:rPr>
    <w:tblPr>
      <w:tblStyleRowBandSize w:val="1"/>
      <w:tblStyleColBandSize w:val="1"/>
    </w:tblPr>
    <w:tblStylePr w:type="firstRow">
      <w:rPr>
        <w:b/>
        <w:bCs/>
      </w:rPr>
      <w:tblPr/>
      <w:tcPr>
        <w:tcBorders>
          <w:bottom w:val="single" w:sz="4" w:space="0" w:color="95B3D7" w:themeColor="accent1" w:themeTint="99"/>
        </w:tcBorders>
      </w:tcPr>
    </w:tblStylePr>
    <w:tblStylePr w:type="lastRow">
      <w:rPr>
        <w:b/>
        <w:bCs/>
      </w:rPr>
      <w:tblPr/>
      <w:tcPr>
        <w:tcBorders>
          <w:top w:val="single" w:sz="4" w:space="0" w:color="95B3D7" w:themeColor="accent1" w:themeTint="99"/>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ListTable1Light-Accent27">
    <w:name w:val="List Table 1 Light - Accent 27"/>
    <w:basedOn w:val="TableNormal"/>
    <w:uiPriority w:val="46"/>
    <w:rsid w:val="00C104D9"/>
    <w:rPr>
      <w:rFonts w:eastAsia="SimSun"/>
    </w:rPr>
    <w:tblPr>
      <w:tblStyleRowBandSize w:val="1"/>
      <w:tblStyleColBandSize w:val="1"/>
    </w:tblPr>
    <w:tblStylePr w:type="firstRow">
      <w:rPr>
        <w:b/>
        <w:bCs/>
      </w:rPr>
      <w:tblPr/>
      <w:tcPr>
        <w:tcBorders>
          <w:bottom w:val="single" w:sz="4" w:space="0" w:color="D99594" w:themeColor="accent2" w:themeTint="99"/>
        </w:tcBorders>
      </w:tcPr>
    </w:tblStylePr>
    <w:tblStylePr w:type="lastRow">
      <w:rPr>
        <w:b/>
        <w:bCs/>
      </w:rPr>
      <w:tblPr/>
      <w:tcPr>
        <w:tcBorders>
          <w:top w:val="single" w:sz="4" w:space="0" w:color="D99594" w:themeColor="accent2" w:themeTint="99"/>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customStyle="1" w:styleId="ListTable1Light-Accent37">
    <w:name w:val="List Table 1 Light - Accent 37"/>
    <w:basedOn w:val="TableNormal"/>
    <w:uiPriority w:val="46"/>
    <w:rsid w:val="00C104D9"/>
    <w:rPr>
      <w:rFonts w:eastAsia="SimSun"/>
    </w:rPr>
    <w:tblPr>
      <w:tblStyleRowBandSize w:val="1"/>
      <w:tblStyleColBandSize w:val="1"/>
    </w:tblPr>
    <w:tblStylePr w:type="firstRow">
      <w:rPr>
        <w:b/>
        <w:bCs/>
      </w:rPr>
      <w:tblPr/>
      <w:tcPr>
        <w:tcBorders>
          <w:bottom w:val="single" w:sz="4" w:space="0" w:color="C2D69B" w:themeColor="accent3" w:themeTint="99"/>
        </w:tcBorders>
      </w:tcPr>
    </w:tblStylePr>
    <w:tblStylePr w:type="lastRow">
      <w:rPr>
        <w:b/>
        <w:bCs/>
      </w:rPr>
      <w:tblPr/>
      <w:tcPr>
        <w:tcBorders>
          <w:top w:val="single" w:sz="4" w:space="0" w:color="C2D69B" w:themeColor="accent3" w:themeTint="99"/>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customStyle="1" w:styleId="ListTable1Light-Accent47">
    <w:name w:val="List Table 1 Light - Accent 47"/>
    <w:basedOn w:val="TableNormal"/>
    <w:uiPriority w:val="46"/>
    <w:rsid w:val="00C104D9"/>
    <w:rPr>
      <w:rFonts w:eastAsia="SimSun"/>
    </w:rPr>
    <w:tblPr>
      <w:tblStyleRowBandSize w:val="1"/>
      <w:tblStyleColBandSize w:val="1"/>
    </w:tblPr>
    <w:tblStylePr w:type="firstRow">
      <w:rPr>
        <w:b/>
        <w:bCs/>
      </w:rPr>
      <w:tblPr/>
      <w:tcPr>
        <w:tcBorders>
          <w:bottom w:val="single" w:sz="4" w:space="0" w:color="B2A1C7" w:themeColor="accent4" w:themeTint="99"/>
        </w:tcBorders>
      </w:tcPr>
    </w:tblStylePr>
    <w:tblStylePr w:type="lastRow">
      <w:rPr>
        <w:b/>
        <w:bCs/>
      </w:rPr>
      <w:tblPr/>
      <w:tcPr>
        <w:tcBorders>
          <w:top w:val="single" w:sz="4" w:space="0" w:color="B2A1C7" w:themeColor="accent4" w:themeTint="99"/>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customStyle="1" w:styleId="ListTable1Light-Accent57">
    <w:name w:val="List Table 1 Light - Accent 57"/>
    <w:basedOn w:val="TableNormal"/>
    <w:uiPriority w:val="46"/>
    <w:rsid w:val="00C104D9"/>
    <w:rPr>
      <w:rFonts w:eastAsia="SimSun"/>
    </w:rPr>
    <w:tblPr>
      <w:tblStyleRowBandSize w:val="1"/>
      <w:tblStyleColBandSize w:val="1"/>
    </w:tblPr>
    <w:tblStylePr w:type="firstRow">
      <w:rPr>
        <w:b/>
        <w:bCs/>
      </w:rPr>
      <w:tblPr/>
      <w:tcPr>
        <w:tcBorders>
          <w:bottom w:val="single" w:sz="4" w:space="0" w:color="92CDDC" w:themeColor="accent5" w:themeTint="99"/>
        </w:tcBorders>
      </w:tcPr>
    </w:tblStylePr>
    <w:tblStylePr w:type="lastRow">
      <w:rPr>
        <w:b/>
        <w:bCs/>
      </w:rPr>
      <w:tblPr/>
      <w:tcPr>
        <w:tcBorders>
          <w:top w:val="single" w:sz="4" w:space="0" w:color="92CDDC" w:themeColor="accent5" w:themeTint="99"/>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ListTable1Light-Accent67">
    <w:name w:val="List Table 1 Light - Accent 67"/>
    <w:basedOn w:val="TableNormal"/>
    <w:uiPriority w:val="46"/>
    <w:rsid w:val="00C104D9"/>
    <w:rPr>
      <w:rFonts w:eastAsia="SimSun"/>
    </w:rPr>
    <w:tblPr>
      <w:tblStyleRowBandSize w:val="1"/>
      <w:tblStyleColBandSize w:val="1"/>
    </w:tblPr>
    <w:tblStylePr w:type="firstRow">
      <w:rPr>
        <w:b/>
        <w:bCs/>
      </w:rPr>
      <w:tblPr/>
      <w:tcPr>
        <w:tcBorders>
          <w:bottom w:val="single" w:sz="4" w:space="0" w:color="FABF8F" w:themeColor="accent6" w:themeTint="99"/>
        </w:tcBorders>
      </w:tcPr>
    </w:tblStylePr>
    <w:tblStylePr w:type="lastRow">
      <w:rPr>
        <w:b/>
        <w:bCs/>
      </w:rPr>
      <w:tblPr/>
      <w:tcPr>
        <w:tcBorders>
          <w:top w:val="single" w:sz="4" w:space="0" w:color="FABF8F" w:themeColor="accent6" w:themeTint="99"/>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customStyle="1" w:styleId="ListTable27">
    <w:name w:val="List Table 27"/>
    <w:basedOn w:val="TableNormal"/>
    <w:uiPriority w:val="47"/>
    <w:rsid w:val="00C104D9"/>
    <w:rPr>
      <w:rFonts w:eastAsia="SimSun"/>
    </w:rPr>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ListTable2-Accent17">
    <w:name w:val="List Table 2 - Accent 17"/>
    <w:basedOn w:val="TableNormal"/>
    <w:uiPriority w:val="47"/>
    <w:rsid w:val="00C104D9"/>
    <w:rPr>
      <w:rFonts w:eastAsia="SimSun"/>
    </w:rPr>
    <w:tblPr>
      <w:tblStyleRowBandSize w:val="1"/>
      <w:tblStyleColBandSize w:val="1"/>
      <w:tblBorders>
        <w:top w:val="single" w:sz="4" w:space="0" w:color="95B3D7" w:themeColor="accent1" w:themeTint="99"/>
        <w:bottom w:val="single" w:sz="4" w:space="0" w:color="95B3D7" w:themeColor="accent1" w:themeTint="99"/>
        <w:insideH w:val="single" w:sz="4" w:space="0" w:color="95B3D7"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ListTable2-Accent27">
    <w:name w:val="List Table 2 - Accent 27"/>
    <w:basedOn w:val="TableNormal"/>
    <w:uiPriority w:val="47"/>
    <w:rsid w:val="00C104D9"/>
    <w:rPr>
      <w:rFonts w:eastAsia="SimSun"/>
    </w:rPr>
    <w:tblPr>
      <w:tblStyleRowBandSize w:val="1"/>
      <w:tblStyleColBandSize w:val="1"/>
      <w:tblBorders>
        <w:top w:val="single" w:sz="4" w:space="0" w:color="D99594" w:themeColor="accent2" w:themeTint="99"/>
        <w:bottom w:val="single" w:sz="4" w:space="0" w:color="D99594" w:themeColor="accent2" w:themeTint="99"/>
        <w:insideH w:val="single" w:sz="4" w:space="0" w:color="D99594"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customStyle="1" w:styleId="ListTable2-Accent37">
    <w:name w:val="List Table 2 - Accent 37"/>
    <w:basedOn w:val="TableNormal"/>
    <w:uiPriority w:val="47"/>
    <w:rsid w:val="00C104D9"/>
    <w:rPr>
      <w:rFonts w:eastAsia="SimSun"/>
    </w:rPr>
    <w:tblPr>
      <w:tblStyleRowBandSize w:val="1"/>
      <w:tblStyleColBandSize w:val="1"/>
      <w:tblBorders>
        <w:top w:val="single" w:sz="4" w:space="0" w:color="C2D69B" w:themeColor="accent3" w:themeTint="99"/>
        <w:bottom w:val="single" w:sz="4" w:space="0" w:color="C2D69B" w:themeColor="accent3" w:themeTint="99"/>
        <w:insideH w:val="single" w:sz="4" w:space="0" w:color="C2D69B"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customStyle="1" w:styleId="ListTable2-Accent47">
    <w:name w:val="List Table 2 - Accent 47"/>
    <w:basedOn w:val="TableNormal"/>
    <w:uiPriority w:val="47"/>
    <w:rsid w:val="00C104D9"/>
    <w:rPr>
      <w:rFonts w:eastAsia="SimSun"/>
    </w:rPr>
    <w:tblPr>
      <w:tblStyleRowBandSize w:val="1"/>
      <w:tblStyleColBandSize w:val="1"/>
      <w:tblBorders>
        <w:top w:val="single" w:sz="4" w:space="0" w:color="B2A1C7" w:themeColor="accent4" w:themeTint="99"/>
        <w:bottom w:val="single" w:sz="4" w:space="0" w:color="B2A1C7" w:themeColor="accent4" w:themeTint="99"/>
        <w:insideH w:val="single" w:sz="4" w:space="0" w:color="B2A1C7"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customStyle="1" w:styleId="ListTable2-Accent57">
    <w:name w:val="List Table 2 - Accent 57"/>
    <w:basedOn w:val="TableNormal"/>
    <w:uiPriority w:val="47"/>
    <w:rsid w:val="00C104D9"/>
    <w:rPr>
      <w:rFonts w:eastAsia="SimSun"/>
    </w:rPr>
    <w:tblPr>
      <w:tblStyleRowBandSize w:val="1"/>
      <w:tblStyleColBandSize w:val="1"/>
      <w:tblBorders>
        <w:top w:val="single" w:sz="4" w:space="0" w:color="92CDDC" w:themeColor="accent5" w:themeTint="99"/>
        <w:bottom w:val="single" w:sz="4" w:space="0" w:color="92CDDC" w:themeColor="accent5" w:themeTint="99"/>
        <w:insideH w:val="single" w:sz="4" w:space="0" w:color="92CDDC"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ListTable2-Accent67">
    <w:name w:val="List Table 2 - Accent 67"/>
    <w:basedOn w:val="TableNormal"/>
    <w:uiPriority w:val="47"/>
    <w:rsid w:val="00C104D9"/>
    <w:rPr>
      <w:rFonts w:eastAsia="SimSun"/>
    </w:rPr>
    <w:tblPr>
      <w:tblStyleRowBandSize w:val="1"/>
      <w:tblStyleColBandSize w:val="1"/>
      <w:tblBorders>
        <w:top w:val="single" w:sz="4" w:space="0" w:color="FABF8F" w:themeColor="accent6" w:themeTint="99"/>
        <w:bottom w:val="single" w:sz="4" w:space="0" w:color="FABF8F" w:themeColor="accent6" w:themeTint="99"/>
        <w:insideH w:val="single" w:sz="4" w:space="0" w:color="FABF8F"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customStyle="1" w:styleId="ListTable37">
    <w:name w:val="List Table 37"/>
    <w:basedOn w:val="TableNormal"/>
    <w:uiPriority w:val="48"/>
    <w:rsid w:val="00C104D9"/>
    <w:rPr>
      <w:rFonts w:eastAsia="SimSun"/>
    </w:r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customStyle="1" w:styleId="ListTable3-Accent17">
    <w:name w:val="List Table 3 - Accent 17"/>
    <w:basedOn w:val="TableNormal"/>
    <w:uiPriority w:val="48"/>
    <w:rsid w:val="00C104D9"/>
    <w:rPr>
      <w:rFonts w:eastAsia="SimSun"/>
    </w:rPr>
    <w:tblPr>
      <w:tblStyleRowBandSize w:val="1"/>
      <w:tblStyleColBandSize w:val="1"/>
      <w:tblBorders>
        <w:top w:val="single" w:sz="4" w:space="0" w:color="4F81BD" w:themeColor="accent1"/>
        <w:left w:val="single" w:sz="4" w:space="0" w:color="4F81BD" w:themeColor="accent1"/>
        <w:bottom w:val="single" w:sz="4" w:space="0" w:color="4F81BD" w:themeColor="accent1"/>
        <w:right w:val="single" w:sz="4" w:space="0" w:color="4F81BD" w:themeColor="accent1"/>
      </w:tblBorders>
    </w:tblPr>
    <w:tblStylePr w:type="firstRow">
      <w:rPr>
        <w:b/>
        <w:bCs/>
        <w:color w:val="FFFFFF" w:themeColor="background1"/>
      </w:rPr>
      <w:tblPr/>
      <w:tcPr>
        <w:shd w:val="clear" w:color="auto" w:fill="4F81BD" w:themeFill="accent1"/>
      </w:tcPr>
    </w:tblStylePr>
    <w:tblStylePr w:type="lastRow">
      <w:rPr>
        <w:b/>
        <w:bCs/>
      </w:rPr>
      <w:tblPr/>
      <w:tcPr>
        <w:tcBorders>
          <w:top w:val="double" w:sz="4" w:space="0" w:color="4F81BD"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F81BD" w:themeColor="accent1"/>
          <w:right w:val="single" w:sz="4" w:space="0" w:color="4F81BD" w:themeColor="accent1"/>
        </w:tcBorders>
      </w:tcPr>
    </w:tblStylePr>
    <w:tblStylePr w:type="band1Horz">
      <w:tblPr/>
      <w:tcPr>
        <w:tcBorders>
          <w:top w:val="single" w:sz="4" w:space="0" w:color="4F81BD" w:themeColor="accent1"/>
          <w:bottom w:val="single" w:sz="4" w:space="0" w:color="4F81BD"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F81BD" w:themeColor="accent1"/>
          <w:left w:val="nil"/>
        </w:tcBorders>
      </w:tcPr>
    </w:tblStylePr>
    <w:tblStylePr w:type="swCell">
      <w:tblPr/>
      <w:tcPr>
        <w:tcBorders>
          <w:top w:val="double" w:sz="4" w:space="0" w:color="4F81BD" w:themeColor="accent1"/>
          <w:right w:val="nil"/>
        </w:tcBorders>
      </w:tcPr>
    </w:tblStylePr>
  </w:style>
  <w:style w:type="table" w:customStyle="1" w:styleId="ListTable3-Accent27">
    <w:name w:val="List Table 3 - Accent 27"/>
    <w:basedOn w:val="TableNormal"/>
    <w:uiPriority w:val="48"/>
    <w:rsid w:val="00C104D9"/>
    <w:rPr>
      <w:rFonts w:eastAsia="SimSun"/>
    </w:rPr>
    <w:tblPr>
      <w:tblStyleRowBandSize w:val="1"/>
      <w:tblStyleColBandSize w:val="1"/>
      <w:tblBorders>
        <w:top w:val="single" w:sz="4" w:space="0" w:color="C0504D" w:themeColor="accent2"/>
        <w:left w:val="single" w:sz="4" w:space="0" w:color="C0504D" w:themeColor="accent2"/>
        <w:bottom w:val="single" w:sz="4" w:space="0" w:color="C0504D" w:themeColor="accent2"/>
        <w:right w:val="single" w:sz="4" w:space="0" w:color="C0504D" w:themeColor="accent2"/>
      </w:tblBorders>
    </w:tblPr>
    <w:tblStylePr w:type="firstRow">
      <w:rPr>
        <w:b/>
        <w:bCs/>
        <w:color w:val="FFFFFF" w:themeColor="background1"/>
      </w:rPr>
      <w:tblPr/>
      <w:tcPr>
        <w:shd w:val="clear" w:color="auto" w:fill="C0504D" w:themeFill="accent2"/>
      </w:tcPr>
    </w:tblStylePr>
    <w:tblStylePr w:type="lastRow">
      <w:rPr>
        <w:b/>
        <w:bCs/>
      </w:rPr>
      <w:tblPr/>
      <w:tcPr>
        <w:tcBorders>
          <w:top w:val="double" w:sz="4" w:space="0" w:color="C0504D"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C0504D" w:themeColor="accent2"/>
          <w:right w:val="single" w:sz="4" w:space="0" w:color="C0504D" w:themeColor="accent2"/>
        </w:tcBorders>
      </w:tcPr>
    </w:tblStylePr>
    <w:tblStylePr w:type="band1Horz">
      <w:tblPr/>
      <w:tcPr>
        <w:tcBorders>
          <w:top w:val="single" w:sz="4" w:space="0" w:color="C0504D" w:themeColor="accent2"/>
          <w:bottom w:val="single" w:sz="4" w:space="0" w:color="C0504D"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C0504D" w:themeColor="accent2"/>
          <w:left w:val="nil"/>
        </w:tcBorders>
      </w:tcPr>
    </w:tblStylePr>
    <w:tblStylePr w:type="swCell">
      <w:tblPr/>
      <w:tcPr>
        <w:tcBorders>
          <w:top w:val="double" w:sz="4" w:space="0" w:color="C0504D" w:themeColor="accent2"/>
          <w:right w:val="nil"/>
        </w:tcBorders>
      </w:tcPr>
    </w:tblStylePr>
  </w:style>
  <w:style w:type="table" w:customStyle="1" w:styleId="ListTable3-Accent37">
    <w:name w:val="List Table 3 - Accent 37"/>
    <w:basedOn w:val="TableNormal"/>
    <w:uiPriority w:val="48"/>
    <w:rsid w:val="00C104D9"/>
    <w:rPr>
      <w:rFonts w:eastAsia="SimSun"/>
    </w:rPr>
    <w:tblPr>
      <w:tblStyleRowBandSize w:val="1"/>
      <w:tblStyleColBandSize w:val="1"/>
      <w:tblBorders>
        <w:top w:val="single" w:sz="4" w:space="0" w:color="9BBB59" w:themeColor="accent3"/>
        <w:left w:val="single" w:sz="4" w:space="0" w:color="9BBB59" w:themeColor="accent3"/>
        <w:bottom w:val="single" w:sz="4" w:space="0" w:color="9BBB59" w:themeColor="accent3"/>
        <w:right w:val="single" w:sz="4" w:space="0" w:color="9BBB59" w:themeColor="accent3"/>
      </w:tblBorders>
    </w:tblPr>
    <w:tblStylePr w:type="firstRow">
      <w:rPr>
        <w:b/>
        <w:bCs/>
        <w:color w:val="FFFFFF" w:themeColor="background1"/>
      </w:rPr>
      <w:tblPr/>
      <w:tcPr>
        <w:shd w:val="clear" w:color="auto" w:fill="9BBB59" w:themeFill="accent3"/>
      </w:tcPr>
    </w:tblStylePr>
    <w:tblStylePr w:type="lastRow">
      <w:rPr>
        <w:b/>
        <w:bCs/>
      </w:rPr>
      <w:tblPr/>
      <w:tcPr>
        <w:tcBorders>
          <w:top w:val="double" w:sz="4" w:space="0" w:color="9BBB59"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9BBB59" w:themeColor="accent3"/>
          <w:right w:val="single" w:sz="4" w:space="0" w:color="9BBB59" w:themeColor="accent3"/>
        </w:tcBorders>
      </w:tcPr>
    </w:tblStylePr>
    <w:tblStylePr w:type="band1Horz">
      <w:tblPr/>
      <w:tcPr>
        <w:tcBorders>
          <w:top w:val="single" w:sz="4" w:space="0" w:color="9BBB59" w:themeColor="accent3"/>
          <w:bottom w:val="single" w:sz="4" w:space="0" w:color="9BBB59"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9BBB59" w:themeColor="accent3"/>
          <w:left w:val="nil"/>
        </w:tcBorders>
      </w:tcPr>
    </w:tblStylePr>
    <w:tblStylePr w:type="swCell">
      <w:tblPr/>
      <w:tcPr>
        <w:tcBorders>
          <w:top w:val="double" w:sz="4" w:space="0" w:color="9BBB59" w:themeColor="accent3"/>
          <w:right w:val="nil"/>
        </w:tcBorders>
      </w:tcPr>
    </w:tblStylePr>
  </w:style>
  <w:style w:type="table" w:customStyle="1" w:styleId="ListTable3-Accent47">
    <w:name w:val="List Table 3 - Accent 47"/>
    <w:basedOn w:val="TableNormal"/>
    <w:uiPriority w:val="48"/>
    <w:rsid w:val="00C104D9"/>
    <w:rPr>
      <w:rFonts w:eastAsia="SimSun"/>
    </w:rPr>
    <w:tblPr>
      <w:tblStyleRowBandSize w:val="1"/>
      <w:tblStyleColBandSize w:val="1"/>
      <w:tblBorders>
        <w:top w:val="single" w:sz="4" w:space="0" w:color="8064A2" w:themeColor="accent4"/>
        <w:left w:val="single" w:sz="4" w:space="0" w:color="8064A2" w:themeColor="accent4"/>
        <w:bottom w:val="single" w:sz="4" w:space="0" w:color="8064A2" w:themeColor="accent4"/>
        <w:right w:val="single" w:sz="4" w:space="0" w:color="8064A2" w:themeColor="accent4"/>
      </w:tblBorders>
    </w:tblPr>
    <w:tblStylePr w:type="firstRow">
      <w:rPr>
        <w:b/>
        <w:bCs/>
        <w:color w:val="FFFFFF" w:themeColor="background1"/>
      </w:rPr>
      <w:tblPr/>
      <w:tcPr>
        <w:shd w:val="clear" w:color="auto" w:fill="8064A2" w:themeFill="accent4"/>
      </w:tcPr>
    </w:tblStylePr>
    <w:tblStylePr w:type="lastRow">
      <w:rPr>
        <w:b/>
        <w:bCs/>
      </w:rPr>
      <w:tblPr/>
      <w:tcPr>
        <w:tcBorders>
          <w:top w:val="double" w:sz="4" w:space="0" w:color="8064A2"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8064A2" w:themeColor="accent4"/>
          <w:right w:val="single" w:sz="4" w:space="0" w:color="8064A2" w:themeColor="accent4"/>
        </w:tcBorders>
      </w:tcPr>
    </w:tblStylePr>
    <w:tblStylePr w:type="band1Horz">
      <w:tblPr/>
      <w:tcPr>
        <w:tcBorders>
          <w:top w:val="single" w:sz="4" w:space="0" w:color="8064A2" w:themeColor="accent4"/>
          <w:bottom w:val="single" w:sz="4" w:space="0" w:color="8064A2"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8064A2" w:themeColor="accent4"/>
          <w:left w:val="nil"/>
        </w:tcBorders>
      </w:tcPr>
    </w:tblStylePr>
    <w:tblStylePr w:type="swCell">
      <w:tblPr/>
      <w:tcPr>
        <w:tcBorders>
          <w:top w:val="double" w:sz="4" w:space="0" w:color="8064A2" w:themeColor="accent4"/>
          <w:right w:val="nil"/>
        </w:tcBorders>
      </w:tcPr>
    </w:tblStylePr>
  </w:style>
  <w:style w:type="table" w:customStyle="1" w:styleId="ListTable3-Accent57">
    <w:name w:val="List Table 3 - Accent 57"/>
    <w:basedOn w:val="TableNormal"/>
    <w:uiPriority w:val="48"/>
    <w:rsid w:val="00C104D9"/>
    <w:rPr>
      <w:rFonts w:eastAsia="SimSun"/>
    </w:rPr>
    <w:tblPr>
      <w:tblStyleRowBandSize w:val="1"/>
      <w:tblStyleColBandSize w:val="1"/>
      <w:tblBorders>
        <w:top w:val="single" w:sz="4" w:space="0" w:color="4BACC6" w:themeColor="accent5"/>
        <w:left w:val="single" w:sz="4" w:space="0" w:color="4BACC6" w:themeColor="accent5"/>
        <w:bottom w:val="single" w:sz="4" w:space="0" w:color="4BACC6" w:themeColor="accent5"/>
        <w:right w:val="single" w:sz="4" w:space="0" w:color="4BACC6" w:themeColor="accent5"/>
      </w:tblBorders>
    </w:tblPr>
    <w:tblStylePr w:type="firstRow">
      <w:rPr>
        <w:b/>
        <w:bCs/>
        <w:color w:val="FFFFFF" w:themeColor="background1"/>
      </w:rPr>
      <w:tblPr/>
      <w:tcPr>
        <w:shd w:val="clear" w:color="auto" w:fill="4BACC6" w:themeFill="accent5"/>
      </w:tcPr>
    </w:tblStylePr>
    <w:tblStylePr w:type="lastRow">
      <w:rPr>
        <w:b/>
        <w:bCs/>
      </w:rPr>
      <w:tblPr/>
      <w:tcPr>
        <w:tcBorders>
          <w:top w:val="double" w:sz="4" w:space="0" w:color="4BACC6"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BACC6" w:themeColor="accent5"/>
          <w:right w:val="single" w:sz="4" w:space="0" w:color="4BACC6" w:themeColor="accent5"/>
        </w:tcBorders>
      </w:tcPr>
    </w:tblStylePr>
    <w:tblStylePr w:type="band1Horz">
      <w:tblPr/>
      <w:tcPr>
        <w:tcBorders>
          <w:top w:val="single" w:sz="4" w:space="0" w:color="4BACC6" w:themeColor="accent5"/>
          <w:bottom w:val="single" w:sz="4" w:space="0" w:color="4BACC6"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BACC6" w:themeColor="accent5"/>
          <w:left w:val="nil"/>
        </w:tcBorders>
      </w:tcPr>
    </w:tblStylePr>
    <w:tblStylePr w:type="swCell">
      <w:tblPr/>
      <w:tcPr>
        <w:tcBorders>
          <w:top w:val="double" w:sz="4" w:space="0" w:color="4BACC6" w:themeColor="accent5"/>
          <w:right w:val="nil"/>
        </w:tcBorders>
      </w:tcPr>
    </w:tblStylePr>
  </w:style>
  <w:style w:type="table" w:customStyle="1" w:styleId="ListTable3-Accent67">
    <w:name w:val="List Table 3 - Accent 67"/>
    <w:basedOn w:val="TableNormal"/>
    <w:uiPriority w:val="48"/>
    <w:rsid w:val="00C104D9"/>
    <w:rPr>
      <w:rFonts w:eastAsia="SimSun"/>
    </w:rPr>
    <w:tblPr>
      <w:tblStyleRowBandSize w:val="1"/>
      <w:tblStyleColBandSize w:val="1"/>
      <w:tblBorders>
        <w:top w:val="single" w:sz="4" w:space="0" w:color="F79646" w:themeColor="accent6"/>
        <w:left w:val="single" w:sz="4" w:space="0" w:color="F79646" w:themeColor="accent6"/>
        <w:bottom w:val="single" w:sz="4" w:space="0" w:color="F79646" w:themeColor="accent6"/>
        <w:right w:val="single" w:sz="4" w:space="0" w:color="F79646" w:themeColor="accent6"/>
      </w:tblBorders>
    </w:tblPr>
    <w:tblStylePr w:type="firstRow">
      <w:rPr>
        <w:b/>
        <w:bCs/>
        <w:color w:val="FFFFFF" w:themeColor="background1"/>
      </w:rPr>
      <w:tblPr/>
      <w:tcPr>
        <w:shd w:val="clear" w:color="auto" w:fill="F79646" w:themeFill="accent6"/>
      </w:tcPr>
    </w:tblStylePr>
    <w:tblStylePr w:type="lastRow">
      <w:rPr>
        <w:b/>
        <w:bCs/>
      </w:rPr>
      <w:tblPr/>
      <w:tcPr>
        <w:tcBorders>
          <w:top w:val="double" w:sz="4" w:space="0" w:color="F79646"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79646" w:themeColor="accent6"/>
          <w:right w:val="single" w:sz="4" w:space="0" w:color="F79646" w:themeColor="accent6"/>
        </w:tcBorders>
      </w:tcPr>
    </w:tblStylePr>
    <w:tblStylePr w:type="band1Horz">
      <w:tblPr/>
      <w:tcPr>
        <w:tcBorders>
          <w:top w:val="single" w:sz="4" w:space="0" w:color="F79646" w:themeColor="accent6"/>
          <w:bottom w:val="single" w:sz="4" w:space="0" w:color="F79646"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79646" w:themeColor="accent6"/>
          <w:left w:val="nil"/>
        </w:tcBorders>
      </w:tcPr>
    </w:tblStylePr>
    <w:tblStylePr w:type="swCell">
      <w:tblPr/>
      <w:tcPr>
        <w:tcBorders>
          <w:top w:val="double" w:sz="4" w:space="0" w:color="F79646" w:themeColor="accent6"/>
          <w:right w:val="nil"/>
        </w:tcBorders>
      </w:tcPr>
    </w:tblStylePr>
  </w:style>
  <w:style w:type="table" w:customStyle="1" w:styleId="ListTable47">
    <w:name w:val="List Table 47"/>
    <w:basedOn w:val="TableNormal"/>
    <w:uiPriority w:val="49"/>
    <w:rsid w:val="00C104D9"/>
    <w:rPr>
      <w:rFonts w:eastAsia="SimSun"/>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ListTable4-Accent17">
    <w:name w:val="List Table 4 - Accent 17"/>
    <w:basedOn w:val="TableNormal"/>
    <w:uiPriority w:val="49"/>
    <w:rsid w:val="00C104D9"/>
    <w:rPr>
      <w:rFonts w:eastAsia="SimSun"/>
    </w:r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tcBorders>
        <w:shd w:val="clear" w:color="auto" w:fill="4F81BD" w:themeFill="accent1"/>
      </w:tcPr>
    </w:tblStylePr>
    <w:tblStylePr w:type="lastRow">
      <w:rPr>
        <w:b/>
        <w:bCs/>
      </w:rPr>
      <w:tblPr/>
      <w:tcPr>
        <w:tcBorders>
          <w:top w:val="double" w:sz="4" w:space="0" w:color="95B3D7" w:themeColor="accent1" w:themeTint="99"/>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ListTable4-Accent27">
    <w:name w:val="List Table 4 - Accent 27"/>
    <w:basedOn w:val="TableNormal"/>
    <w:uiPriority w:val="49"/>
    <w:rsid w:val="00C104D9"/>
    <w:rPr>
      <w:rFonts w:eastAsia="SimSun"/>
    </w:rPr>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tblBorders>
    </w:tblPr>
    <w:tblStylePr w:type="firstRow">
      <w:rPr>
        <w:b/>
        <w:bCs/>
        <w:color w:val="FFFFFF" w:themeColor="background1"/>
      </w:rPr>
      <w:tblPr/>
      <w:tcPr>
        <w:tcBorders>
          <w:top w:val="single" w:sz="4" w:space="0" w:color="C0504D" w:themeColor="accent2"/>
          <w:left w:val="single" w:sz="4" w:space="0" w:color="C0504D" w:themeColor="accent2"/>
          <w:bottom w:val="single" w:sz="4" w:space="0" w:color="C0504D" w:themeColor="accent2"/>
          <w:right w:val="single" w:sz="4" w:space="0" w:color="C0504D" w:themeColor="accent2"/>
          <w:insideH w:val="nil"/>
        </w:tcBorders>
        <w:shd w:val="clear" w:color="auto" w:fill="C0504D" w:themeFill="accent2"/>
      </w:tcPr>
    </w:tblStylePr>
    <w:tblStylePr w:type="lastRow">
      <w:rPr>
        <w:b/>
        <w:bCs/>
      </w:rPr>
      <w:tblPr/>
      <w:tcPr>
        <w:tcBorders>
          <w:top w:val="double" w:sz="4" w:space="0" w:color="D99594" w:themeColor="accent2" w:themeTint="99"/>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customStyle="1" w:styleId="ListTable4-Accent37">
    <w:name w:val="List Table 4 - Accent 37"/>
    <w:basedOn w:val="TableNormal"/>
    <w:uiPriority w:val="49"/>
    <w:rsid w:val="00C104D9"/>
    <w:rPr>
      <w:rFonts w:eastAsia="SimSun"/>
    </w:r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tblBorders>
    </w:tblPr>
    <w:tblStylePr w:type="firstRow">
      <w:rPr>
        <w:b/>
        <w:bCs/>
        <w:color w:val="FFFFFF" w:themeColor="background1"/>
      </w:rPr>
      <w:tblPr/>
      <w:tcPr>
        <w:tcBorders>
          <w:top w:val="single" w:sz="4" w:space="0" w:color="9BBB59" w:themeColor="accent3"/>
          <w:left w:val="single" w:sz="4" w:space="0" w:color="9BBB59" w:themeColor="accent3"/>
          <w:bottom w:val="single" w:sz="4" w:space="0" w:color="9BBB59" w:themeColor="accent3"/>
          <w:right w:val="single" w:sz="4" w:space="0" w:color="9BBB59" w:themeColor="accent3"/>
          <w:insideH w:val="nil"/>
        </w:tcBorders>
        <w:shd w:val="clear" w:color="auto" w:fill="9BBB59" w:themeFill="accent3"/>
      </w:tcPr>
    </w:tblStylePr>
    <w:tblStylePr w:type="lastRow">
      <w:rPr>
        <w:b/>
        <w:bCs/>
      </w:rPr>
      <w:tblPr/>
      <w:tcPr>
        <w:tcBorders>
          <w:top w:val="double" w:sz="4" w:space="0" w:color="C2D69B" w:themeColor="accent3" w:themeTint="99"/>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customStyle="1" w:styleId="ListTable4-Accent47">
    <w:name w:val="List Table 4 - Accent 47"/>
    <w:basedOn w:val="TableNormal"/>
    <w:uiPriority w:val="49"/>
    <w:rsid w:val="00C104D9"/>
    <w:rPr>
      <w:rFonts w:eastAsia="SimSun"/>
    </w:r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tblBorders>
    </w:tblPr>
    <w:tblStylePr w:type="firstRow">
      <w:rPr>
        <w:b/>
        <w:bCs/>
        <w:color w:val="FFFFFF" w:themeColor="background1"/>
      </w:rPr>
      <w:tblPr/>
      <w:tcPr>
        <w:tcBorders>
          <w:top w:val="single" w:sz="4" w:space="0" w:color="8064A2" w:themeColor="accent4"/>
          <w:left w:val="single" w:sz="4" w:space="0" w:color="8064A2" w:themeColor="accent4"/>
          <w:bottom w:val="single" w:sz="4" w:space="0" w:color="8064A2" w:themeColor="accent4"/>
          <w:right w:val="single" w:sz="4" w:space="0" w:color="8064A2" w:themeColor="accent4"/>
          <w:insideH w:val="nil"/>
        </w:tcBorders>
        <w:shd w:val="clear" w:color="auto" w:fill="8064A2" w:themeFill="accent4"/>
      </w:tcPr>
    </w:tblStylePr>
    <w:tblStylePr w:type="lastRow">
      <w:rPr>
        <w:b/>
        <w:bCs/>
      </w:rPr>
      <w:tblPr/>
      <w:tcPr>
        <w:tcBorders>
          <w:top w:val="double" w:sz="4" w:space="0" w:color="B2A1C7" w:themeColor="accent4" w:themeTint="99"/>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customStyle="1" w:styleId="ListTable4-Accent57">
    <w:name w:val="List Table 4 - Accent 57"/>
    <w:basedOn w:val="TableNormal"/>
    <w:uiPriority w:val="49"/>
    <w:rsid w:val="00C104D9"/>
    <w:rPr>
      <w:rFonts w:eastAsia="SimSun"/>
    </w:r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tblBorders>
    </w:tblPr>
    <w:tblStylePr w:type="firstRow">
      <w:rPr>
        <w:b/>
        <w:bCs/>
        <w:color w:val="FFFFFF" w:themeColor="background1"/>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insideH w:val="nil"/>
        </w:tcBorders>
        <w:shd w:val="clear" w:color="auto" w:fill="4BACC6" w:themeFill="accent5"/>
      </w:tcPr>
    </w:tblStylePr>
    <w:tblStylePr w:type="lastRow">
      <w:rPr>
        <w:b/>
        <w:bCs/>
      </w:rPr>
      <w:tblPr/>
      <w:tcPr>
        <w:tcBorders>
          <w:top w:val="double" w:sz="4" w:space="0" w:color="92CDDC" w:themeColor="accent5" w:themeTint="99"/>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ListTable4-Accent67">
    <w:name w:val="List Table 4 - Accent 67"/>
    <w:basedOn w:val="TableNormal"/>
    <w:uiPriority w:val="49"/>
    <w:rsid w:val="00C104D9"/>
    <w:rPr>
      <w:rFonts w:eastAsia="SimSun"/>
    </w:r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tblBorders>
    </w:tblPr>
    <w:tblStylePr w:type="firstRow">
      <w:rPr>
        <w:b/>
        <w:bCs/>
        <w:color w:val="FFFFFF" w:themeColor="background1"/>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insideH w:val="nil"/>
        </w:tcBorders>
        <w:shd w:val="clear" w:color="auto" w:fill="F79646" w:themeFill="accent6"/>
      </w:tcPr>
    </w:tblStylePr>
    <w:tblStylePr w:type="lastRow">
      <w:rPr>
        <w:b/>
        <w:bCs/>
      </w:rPr>
      <w:tblPr/>
      <w:tcPr>
        <w:tcBorders>
          <w:top w:val="double" w:sz="4" w:space="0" w:color="FABF8F" w:themeColor="accent6" w:themeTint="99"/>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customStyle="1" w:styleId="ListTable5Dark7">
    <w:name w:val="List Table 5 Dark7"/>
    <w:basedOn w:val="TableNormal"/>
    <w:uiPriority w:val="50"/>
    <w:rsid w:val="00C104D9"/>
    <w:rPr>
      <w:rFonts w:eastAsia="SimSun"/>
      <w:color w:val="FFFFFF" w:themeColor="background1"/>
    </w:rPr>
    <w:tblPr>
      <w:tblStyleRowBandSize w:val="1"/>
      <w:tblStyleColBandSize w:val="1"/>
      <w:tblBorders>
        <w:top w:val="single" w:sz="24" w:space="0" w:color="000000" w:themeColor="text1"/>
        <w:left w:val="single" w:sz="24" w:space="0" w:color="000000" w:themeColor="text1"/>
        <w:bottom w:val="single" w:sz="24" w:space="0" w:color="000000" w:themeColor="text1"/>
        <w:right w:val="single" w:sz="24" w:space="0" w:color="000000" w:themeColor="text1"/>
      </w:tblBorders>
    </w:tbl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ListTable5Dark-Accent17">
    <w:name w:val="List Table 5 Dark - Accent 17"/>
    <w:basedOn w:val="TableNormal"/>
    <w:uiPriority w:val="50"/>
    <w:rsid w:val="00C104D9"/>
    <w:rPr>
      <w:rFonts w:eastAsia="SimSun"/>
      <w:color w:val="FFFFFF" w:themeColor="background1"/>
    </w:rPr>
    <w:tblPr>
      <w:tblStyleRowBandSize w:val="1"/>
      <w:tblStyleColBandSize w:val="1"/>
      <w:tblBorders>
        <w:top w:val="single" w:sz="24" w:space="0" w:color="4F81BD" w:themeColor="accent1"/>
        <w:left w:val="single" w:sz="24" w:space="0" w:color="4F81BD" w:themeColor="accent1"/>
        <w:bottom w:val="single" w:sz="24" w:space="0" w:color="4F81BD" w:themeColor="accent1"/>
        <w:right w:val="single" w:sz="24" w:space="0" w:color="4F81BD" w:themeColor="accent1"/>
      </w:tblBorders>
    </w:tblPr>
    <w:tcPr>
      <w:shd w:val="clear" w:color="auto" w:fill="4F81BD"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ListTable5Dark-Accent27">
    <w:name w:val="List Table 5 Dark - Accent 27"/>
    <w:basedOn w:val="TableNormal"/>
    <w:uiPriority w:val="50"/>
    <w:rsid w:val="00C104D9"/>
    <w:rPr>
      <w:rFonts w:eastAsia="SimSun"/>
      <w:color w:val="FFFFFF" w:themeColor="background1"/>
    </w:rPr>
    <w:tblPr>
      <w:tblStyleRowBandSize w:val="1"/>
      <w:tblStyleColBandSize w:val="1"/>
      <w:tblBorders>
        <w:top w:val="single" w:sz="24" w:space="0" w:color="C0504D" w:themeColor="accent2"/>
        <w:left w:val="single" w:sz="24" w:space="0" w:color="C0504D" w:themeColor="accent2"/>
        <w:bottom w:val="single" w:sz="24" w:space="0" w:color="C0504D" w:themeColor="accent2"/>
        <w:right w:val="single" w:sz="24" w:space="0" w:color="C0504D" w:themeColor="accent2"/>
      </w:tblBorders>
    </w:tblPr>
    <w:tcPr>
      <w:shd w:val="clear" w:color="auto" w:fill="C0504D"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ListTable5Dark-Accent37">
    <w:name w:val="List Table 5 Dark - Accent 37"/>
    <w:basedOn w:val="TableNormal"/>
    <w:uiPriority w:val="50"/>
    <w:rsid w:val="00C104D9"/>
    <w:rPr>
      <w:rFonts w:eastAsia="SimSun"/>
      <w:color w:val="FFFFFF" w:themeColor="background1"/>
    </w:rPr>
    <w:tblPr>
      <w:tblStyleRowBandSize w:val="1"/>
      <w:tblStyleColBandSize w:val="1"/>
      <w:tblBorders>
        <w:top w:val="single" w:sz="24" w:space="0" w:color="9BBB59" w:themeColor="accent3"/>
        <w:left w:val="single" w:sz="24" w:space="0" w:color="9BBB59" w:themeColor="accent3"/>
        <w:bottom w:val="single" w:sz="24" w:space="0" w:color="9BBB59" w:themeColor="accent3"/>
        <w:right w:val="single" w:sz="24" w:space="0" w:color="9BBB59" w:themeColor="accent3"/>
      </w:tblBorders>
    </w:tblPr>
    <w:tcPr>
      <w:shd w:val="clear" w:color="auto" w:fill="9BBB59"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ListTable5Dark-Accent47">
    <w:name w:val="List Table 5 Dark - Accent 47"/>
    <w:basedOn w:val="TableNormal"/>
    <w:uiPriority w:val="50"/>
    <w:rsid w:val="00C104D9"/>
    <w:rPr>
      <w:rFonts w:eastAsia="SimSun"/>
      <w:color w:val="FFFFFF" w:themeColor="background1"/>
    </w:rPr>
    <w:tblPr>
      <w:tblStyleRowBandSize w:val="1"/>
      <w:tblStyleColBandSize w:val="1"/>
      <w:tblBorders>
        <w:top w:val="single" w:sz="24" w:space="0" w:color="8064A2" w:themeColor="accent4"/>
        <w:left w:val="single" w:sz="24" w:space="0" w:color="8064A2" w:themeColor="accent4"/>
        <w:bottom w:val="single" w:sz="24" w:space="0" w:color="8064A2" w:themeColor="accent4"/>
        <w:right w:val="single" w:sz="24" w:space="0" w:color="8064A2" w:themeColor="accent4"/>
      </w:tblBorders>
    </w:tblPr>
    <w:tcPr>
      <w:shd w:val="clear" w:color="auto" w:fill="8064A2"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ListTable5Dark-Accent57">
    <w:name w:val="List Table 5 Dark - Accent 57"/>
    <w:basedOn w:val="TableNormal"/>
    <w:uiPriority w:val="50"/>
    <w:rsid w:val="00C104D9"/>
    <w:rPr>
      <w:rFonts w:eastAsia="SimSun"/>
      <w:color w:val="FFFFFF" w:themeColor="background1"/>
    </w:rPr>
    <w:tblPr>
      <w:tblStyleRowBandSize w:val="1"/>
      <w:tblStyleColBandSize w:val="1"/>
      <w:tblBorders>
        <w:top w:val="single" w:sz="24" w:space="0" w:color="4BACC6" w:themeColor="accent5"/>
        <w:left w:val="single" w:sz="24" w:space="0" w:color="4BACC6" w:themeColor="accent5"/>
        <w:bottom w:val="single" w:sz="24" w:space="0" w:color="4BACC6" w:themeColor="accent5"/>
        <w:right w:val="single" w:sz="24" w:space="0" w:color="4BACC6" w:themeColor="accent5"/>
      </w:tblBorders>
    </w:tblPr>
    <w:tcPr>
      <w:shd w:val="clear" w:color="auto" w:fill="4BACC6"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ListTable5Dark-Accent67">
    <w:name w:val="List Table 5 Dark - Accent 67"/>
    <w:basedOn w:val="TableNormal"/>
    <w:uiPriority w:val="50"/>
    <w:rsid w:val="00C104D9"/>
    <w:rPr>
      <w:rFonts w:eastAsia="SimSun"/>
      <w:color w:val="FFFFFF" w:themeColor="background1"/>
    </w:rPr>
    <w:tblPr>
      <w:tblStyleRowBandSize w:val="1"/>
      <w:tblStyleColBandSize w:val="1"/>
      <w:tblBorders>
        <w:top w:val="single" w:sz="24" w:space="0" w:color="F79646" w:themeColor="accent6"/>
        <w:left w:val="single" w:sz="24" w:space="0" w:color="F79646" w:themeColor="accent6"/>
        <w:bottom w:val="single" w:sz="24" w:space="0" w:color="F79646" w:themeColor="accent6"/>
        <w:right w:val="single" w:sz="24" w:space="0" w:color="F79646" w:themeColor="accent6"/>
      </w:tblBorders>
    </w:tblPr>
    <w:tcPr>
      <w:shd w:val="clear" w:color="auto" w:fill="F79646"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ListTable6Colorful7">
    <w:name w:val="List Table 6 Colorful7"/>
    <w:basedOn w:val="TableNormal"/>
    <w:uiPriority w:val="51"/>
    <w:rsid w:val="00C104D9"/>
    <w:rPr>
      <w:rFonts w:eastAsia="SimSun"/>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ListTable6Colorful-Accent17">
    <w:name w:val="List Table 6 Colorful - Accent 17"/>
    <w:basedOn w:val="TableNormal"/>
    <w:uiPriority w:val="51"/>
    <w:rsid w:val="00C104D9"/>
    <w:rPr>
      <w:rFonts w:eastAsia="SimSun"/>
      <w:color w:val="365F91" w:themeColor="accent1" w:themeShade="BF"/>
    </w:rPr>
    <w:tblPr>
      <w:tblStyleRowBandSize w:val="1"/>
      <w:tblStyleColBandSize w:val="1"/>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ListTable6Colorful-Accent27">
    <w:name w:val="List Table 6 Colorful - Accent 27"/>
    <w:basedOn w:val="TableNormal"/>
    <w:uiPriority w:val="51"/>
    <w:rsid w:val="00C104D9"/>
    <w:rPr>
      <w:rFonts w:eastAsia="SimSun"/>
      <w:color w:val="943634" w:themeColor="accent2" w:themeShade="BF"/>
    </w:rPr>
    <w:tblPr>
      <w:tblStyleRowBandSize w:val="1"/>
      <w:tblStyleColBandSize w:val="1"/>
      <w:tblBorders>
        <w:top w:val="single" w:sz="4" w:space="0" w:color="C0504D" w:themeColor="accent2"/>
        <w:bottom w:val="single" w:sz="4" w:space="0" w:color="C0504D" w:themeColor="accent2"/>
      </w:tblBorders>
    </w:tblPr>
    <w:tblStylePr w:type="firstRow">
      <w:rPr>
        <w:b/>
        <w:bCs/>
      </w:rPr>
      <w:tblPr/>
      <w:tcPr>
        <w:tcBorders>
          <w:bottom w:val="single" w:sz="4" w:space="0" w:color="C0504D" w:themeColor="accent2"/>
        </w:tcBorders>
      </w:tcPr>
    </w:tblStylePr>
    <w:tblStylePr w:type="lastRow">
      <w:rPr>
        <w:b/>
        <w:bCs/>
      </w:rPr>
      <w:tblPr/>
      <w:tcPr>
        <w:tcBorders>
          <w:top w:val="double" w:sz="4" w:space="0" w:color="C0504D" w:themeColor="accent2"/>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customStyle="1" w:styleId="ListTable6Colorful-Accent37">
    <w:name w:val="List Table 6 Colorful - Accent 37"/>
    <w:basedOn w:val="TableNormal"/>
    <w:uiPriority w:val="51"/>
    <w:rsid w:val="00C104D9"/>
    <w:rPr>
      <w:rFonts w:eastAsia="SimSun"/>
      <w:color w:val="76923C" w:themeColor="accent3" w:themeShade="BF"/>
    </w:rPr>
    <w:tblPr>
      <w:tblStyleRowBandSize w:val="1"/>
      <w:tblStyleColBandSize w:val="1"/>
      <w:tblBorders>
        <w:top w:val="single" w:sz="4" w:space="0" w:color="9BBB59" w:themeColor="accent3"/>
        <w:bottom w:val="single" w:sz="4" w:space="0" w:color="9BBB59" w:themeColor="accent3"/>
      </w:tblBorders>
    </w:tblPr>
    <w:tblStylePr w:type="firstRow">
      <w:rPr>
        <w:b/>
        <w:bCs/>
      </w:rPr>
      <w:tblPr/>
      <w:tcPr>
        <w:tcBorders>
          <w:bottom w:val="single" w:sz="4" w:space="0" w:color="9BBB59" w:themeColor="accent3"/>
        </w:tcBorders>
      </w:tcPr>
    </w:tblStylePr>
    <w:tblStylePr w:type="lastRow">
      <w:rPr>
        <w:b/>
        <w:bCs/>
      </w:rPr>
      <w:tblPr/>
      <w:tcPr>
        <w:tcBorders>
          <w:top w:val="double" w:sz="4" w:space="0" w:color="9BBB59" w:themeColor="accent3"/>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customStyle="1" w:styleId="ListTable6Colorful-Accent47">
    <w:name w:val="List Table 6 Colorful - Accent 47"/>
    <w:basedOn w:val="TableNormal"/>
    <w:uiPriority w:val="51"/>
    <w:rsid w:val="00C104D9"/>
    <w:rPr>
      <w:rFonts w:eastAsia="SimSun"/>
      <w:color w:val="5F497A" w:themeColor="accent4" w:themeShade="BF"/>
    </w:rPr>
    <w:tblPr>
      <w:tblStyleRowBandSize w:val="1"/>
      <w:tblStyleColBandSize w:val="1"/>
      <w:tblBorders>
        <w:top w:val="single" w:sz="4" w:space="0" w:color="8064A2" w:themeColor="accent4"/>
        <w:bottom w:val="single" w:sz="4" w:space="0" w:color="8064A2" w:themeColor="accent4"/>
      </w:tblBorders>
    </w:tblPr>
    <w:tblStylePr w:type="firstRow">
      <w:rPr>
        <w:b/>
        <w:bCs/>
      </w:rPr>
      <w:tblPr/>
      <w:tcPr>
        <w:tcBorders>
          <w:bottom w:val="single" w:sz="4" w:space="0" w:color="8064A2" w:themeColor="accent4"/>
        </w:tcBorders>
      </w:tcPr>
    </w:tblStylePr>
    <w:tblStylePr w:type="lastRow">
      <w:rPr>
        <w:b/>
        <w:bCs/>
      </w:rPr>
      <w:tblPr/>
      <w:tcPr>
        <w:tcBorders>
          <w:top w:val="double" w:sz="4" w:space="0" w:color="8064A2" w:themeColor="accent4"/>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customStyle="1" w:styleId="ListTable6Colorful-Accent57">
    <w:name w:val="List Table 6 Colorful - Accent 57"/>
    <w:basedOn w:val="TableNormal"/>
    <w:uiPriority w:val="51"/>
    <w:rsid w:val="00C104D9"/>
    <w:rPr>
      <w:rFonts w:eastAsia="SimSun"/>
      <w:color w:val="31849B" w:themeColor="accent5" w:themeShade="BF"/>
    </w:rPr>
    <w:tblPr>
      <w:tblStyleRowBandSize w:val="1"/>
      <w:tblStyleColBandSize w:val="1"/>
      <w:tblBorders>
        <w:top w:val="single" w:sz="4" w:space="0" w:color="4BACC6" w:themeColor="accent5"/>
        <w:bottom w:val="single" w:sz="4" w:space="0" w:color="4BACC6" w:themeColor="accent5"/>
      </w:tblBorders>
    </w:tblPr>
    <w:tblStylePr w:type="firstRow">
      <w:rPr>
        <w:b/>
        <w:bCs/>
      </w:rPr>
      <w:tblPr/>
      <w:tcPr>
        <w:tcBorders>
          <w:bottom w:val="single" w:sz="4" w:space="0" w:color="4BACC6" w:themeColor="accent5"/>
        </w:tcBorders>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ListTable6Colorful-Accent67">
    <w:name w:val="List Table 6 Colorful - Accent 67"/>
    <w:basedOn w:val="TableNormal"/>
    <w:uiPriority w:val="51"/>
    <w:rsid w:val="00C104D9"/>
    <w:rPr>
      <w:rFonts w:eastAsia="SimSun"/>
      <w:color w:val="E36C0A" w:themeColor="accent6" w:themeShade="BF"/>
    </w:rPr>
    <w:tblPr>
      <w:tblStyleRowBandSize w:val="1"/>
      <w:tblStyleColBandSize w:val="1"/>
      <w:tblBorders>
        <w:top w:val="single" w:sz="4" w:space="0" w:color="F79646" w:themeColor="accent6"/>
        <w:bottom w:val="single" w:sz="4" w:space="0" w:color="F79646" w:themeColor="accent6"/>
      </w:tblBorders>
    </w:tblPr>
    <w:tblStylePr w:type="firstRow">
      <w:rPr>
        <w:b/>
        <w:bCs/>
      </w:rPr>
      <w:tblPr/>
      <w:tcPr>
        <w:tcBorders>
          <w:bottom w:val="single" w:sz="4" w:space="0" w:color="F79646" w:themeColor="accent6"/>
        </w:tcBorders>
      </w:tcPr>
    </w:tblStylePr>
    <w:tblStylePr w:type="lastRow">
      <w:rPr>
        <w:b/>
        <w:bCs/>
      </w:rPr>
      <w:tblPr/>
      <w:tcPr>
        <w:tcBorders>
          <w:top w:val="double" w:sz="4" w:space="0" w:color="F79646" w:themeColor="accent6"/>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customStyle="1" w:styleId="ListTable7Colorful7">
    <w:name w:val="List Table 7 Colorful7"/>
    <w:basedOn w:val="TableNormal"/>
    <w:uiPriority w:val="52"/>
    <w:rsid w:val="00C104D9"/>
    <w:rPr>
      <w:rFonts w:eastAsia="SimSun"/>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ListTable7Colorful-Accent17">
    <w:name w:val="List Table 7 Colorful - Accent 17"/>
    <w:basedOn w:val="TableNormal"/>
    <w:uiPriority w:val="52"/>
    <w:rsid w:val="00C104D9"/>
    <w:rPr>
      <w:rFonts w:eastAsia="SimSun"/>
      <w:color w:val="365F91"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4F81BD"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4F81BD"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4F81BD"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4F81BD" w:themeColor="accent1"/>
        </w:tcBorders>
        <w:shd w:val="clear" w:color="auto" w:fill="FFFFFF" w:themeFill="background1"/>
      </w:tcPr>
    </w:tblStylePr>
    <w:tblStylePr w:type="band1Vert">
      <w:tblPr/>
      <w:tcPr>
        <w:shd w:val="clear" w:color="auto" w:fill="DBE5F1" w:themeFill="accent1" w:themeFillTint="33"/>
      </w:tcPr>
    </w:tblStylePr>
    <w:tblStylePr w:type="band1Horz">
      <w:tblPr/>
      <w:tcPr>
        <w:shd w:val="clear" w:color="auto" w:fill="DBE5F1"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ListTable7Colorful-Accent27">
    <w:name w:val="List Table 7 Colorful - Accent 27"/>
    <w:basedOn w:val="TableNormal"/>
    <w:uiPriority w:val="52"/>
    <w:rsid w:val="00C104D9"/>
    <w:rPr>
      <w:rFonts w:eastAsia="SimSun"/>
      <w:color w:val="943634" w:themeColor="accent2"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C0504D"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C0504D"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C0504D"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C0504D" w:themeColor="accent2"/>
        </w:tcBorders>
        <w:shd w:val="clear" w:color="auto" w:fill="FFFFFF" w:themeFill="background1"/>
      </w:tcPr>
    </w:tblStylePr>
    <w:tblStylePr w:type="band1Vert">
      <w:tblPr/>
      <w:tcPr>
        <w:shd w:val="clear" w:color="auto" w:fill="F2DBDB" w:themeFill="accent2" w:themeFillTint="33"/>
      </w:tcPr>
    </w:tblStylePr>
    <w:tblStylePr w:type="band1Horz">
      <w:tblPr/>
      <w:tcPr>
        <w:shd w:val="clear" w:color="auto" w:fill="F2DBDB"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ListTable7Colorful-Accent37">
    <w:name w:val="List Table 7 Colorful - Accent 37"/>
    <w:basedOn w:val="TableNormal"/>
    <w:uiPriority w:val="52"/>
    <w:rsid w:val="00C104D9"/>
    <w:rPr>
      <w:rFonts w:eastAsia="SimSun"/>
      <w:color w:val="76923C" w:themeColor="accent3"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9BBB59"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9BBB59"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9BBB59"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9BBB59" w:themeColor="accent3"/>
        </w:tcBorders>
        <w:shd w:val="clear" w:color="auto" w:fill="FFFFFF" w:themeFill="background1"/>
      </w:tcPr>
    </w:tblStylePr>
    <w:tblStylePr w:type="band1Vert">
      <w:tblPr/>
      <w:tcPr>
        <w:shd w:val="clear" w:color="auto" w:fill="EAF1DD" w:themeFill="accent3" w:themeFillTint="33"/>
      </w:tcPr>
    </w:tblStylePr>
    <w:tblStylePr w:type="band1Horz">
      <w:tblPr/>
      <w:tcPr>
        <w:shd w:val="clear" w:color="auto" w:fill="EAF1DD"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ListTable7Colorful-Accent47">
    <w:name w:val="List Table 7 Colorful - Accent 47"/>
    <w:basedOn w:val="TableNormal"/>
    <w:uiPriority w:val="52"/>
    <w:rsid w:val="00C104D9"/>
    <w:rPr>
      <w:rFonts w:eastAsia="SimSun"/>
      <w:color w:val="5F497A" w:themeColor="accent4"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8064A2"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8064A2"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8064A2"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8064A2" w:themeColor="accent4"/>
        </w:tcBorders>
        <w:shd w:val="clear" w:color="auto" w:fill="FFFFFF" w:themeFill="background1"/>
      </w:tcPr>
    </w:tblStylePr>
    <w:tblStylePr w:type="band1Vert">
      <w:tblPr/>
      <w:tcPr>
        <w:shd w:val="clear" w:color="auto" w:fill="E5DFEC" w:themeFill="accent4" w:themeFillTint="33"/>
      </w:tcPr>
    </w:tblStylePr>
    <w:tblStylePr w:type="band1Horz">
      <w:tblPr/>
      <w:tcPr>
        <w:shd w:val="clear" w:color="auto" w:fill="E5DFEC"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ListTable7Colorful-Accent57">
    <w:name w:val="List Table 7 Colorful - Accent 57"/>
    <w:basedOn w:val="TableNormal"/>
    <w:uiPriority w:val="52"/>
    <w:rsid w:val="00C104D9"/>
    <w:rPr>
      <w:rFonts w:eastAsia="SimSun"/>
      <w:color w:val="31849B" w:themeColor="accent5"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4BACC6"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4BACC6"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4BACC6"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4BACC6" w:themeColor="accent5"/>
        </w:tcBorders>
        <w:shd w:val="clear" w:color="auto" w:fill="FFFFFF" w:themeFill="background1"/>
      </w:tcPr>
    </w:tblStylePr>
    <w:tblStylePr w:type="band1Vert">
      <w:tblPr/>
      <w:tcPr>
        <w:shd w:val="clear" w:color="auto" w:fill="DAEEF3" w:themeFill="accent5" w:themeFillTint="33"/>
      </w:tcPr>
    </w:tblStylePr>
    <w:tblStylePr w:type="band1Horz">
      <w:tblPr/>
      <w:tcPr>
        <w:shd w:val="clear" w:color="auto" w:fill="DAEEF3"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ListTable7Colorful-Accent67">
    <w:name w:val="List Table 7 Colorful - Accent 67"/>
    <w:basedOn w:val="TableNormal"/>
    <w:uiPriority w:val="52"/>
    <w:rsid w:val="00C104D9"/>
    <w:rPr>
      <w:rFonts w:eastAsia="SimSun"/>
      <w:color w:val="E36C0A" w:themeColor="accent6"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F79646"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F79646"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F79646"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F79646" w:themeColor="accent6"/>
        </w:tcBorders>
        <w:shd w:val="clear" w:color="auto" w:fill="FFFFFF" w:themeFill="background1"/>
      </w:tcPr>
    </w:tblStylePr>
    <w:tblStylePr w:type="band1Vert">
      <w:tblPr/>
      <w:tcPr>
        <w:shd w:val="clear" w:color="auto" w:fill="FDE9D9" w:themeFill="accent6" w:themeFillTint="33"/>
      </w:tcPr>
    </w:tblStylePr>
    <w:tblStylePr w:type="band1Horz">
      <w:tblPr/>
      <w:tcPr>
        <w:shd w:val="clear" w:color="auto" w:fill="FDE9D9"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character" w:customStyle="1" w:styleId="Mention5">
    <w:name w:val="Mention5"/>
    <w:basedOn w:val="DefaultParagraphFont"/>
    <w:uiPriority w:val="99"/>
    <w:semiHidden/>
    <w:unhideWhenUsed/>
    <w:rsid w:val="00C104D9"/>
    <w:rPr>
      <w:color w:val="2B579A"/>
      <w:shd w:val="clear" w:color="auto" w:fill="E6E6E6"/>
    </w:rPr>
  </w:style>
  <w:style w:type="table" w:customStyle="1" w:styleId="PlainTable17">
    <w:name w:val="Plain Table 17"/>
    <w:basedOn w:val="TableNormal"/>
    <w:uiPriority w:val="41"/>
    <w:rsid w:val="00C104D9"/>
    <w:rPr>
      <w:rFonts w:eastAsia="SimSun"/>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PlainTable27">
    <w:name w:val="Plain Table 27"/>
    <w:basedOn w:val="TableNormal"/>
    <w:uiPriority w:val="42"/>
    <w:rsid w:val="00C104D9"/>
    <w:rPr>
      <w:rFonts w:eastAsia="SimSun"/>
    </w:r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customStyle="1" w:styleId="PlainTable37">
    <w:name w:val="Plain Table 37"/>
    <w:basedOn w:val="TableNormal"/>
    <w:uiPriority w:val="43"/>
    <w:rsid w:val="00C104D9"/>
    <w:rPr>
      <w:rFonts w:eastAsia="SimSun"/>
    </w:r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customStyle="1" w:styleId="PlainTable47">
    <w:name w:val="Plain Table 47"/>
    <w:basedOn w:val="TableNormal"/>
    <w:uiPriority w:val="44"/>
    <w:rsid w:val="00C104D9"/>
    <w:rPr>
      <w:rFonts w:eastAsia="SimSun"/>
    </w:r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PlainTable57">
    <w:name w:val="Plain Table 57"/>
    <w:basedOn w:val="TableNormal"/>
    <w:uiPriority w:val="45"/>
    <w:rsid w:val="00C104D9"/>
    <w:rPr>
      <w:rFonts w:eastAsia="SimSun"/>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character" w:customStyle="1" w:styleId="SmartHyperlink7">
    <w:name w:val="Smart Hyperlink7"/>
    <w:basedOn w:val="DefaultParagraphFont"/>
    <w:uiPriority w:val="99"/>
    <w:semiHidden/>
    <w:unhideWhenUsed/>
    <w:rsid w:val="00C104D9"/>
    <w:rPr>
      <w:u w:val="dotted"/>
    </w:rPr>
  </w:style>
  <w:style w:type="table" w:customStyle="1" w:styleId="TableGridLight7">
    <w:name w:val="Table Grid Light7"/>
    <w:basedOn w:val="TableNormal"/>
    <w:uiPriority w:val="40"/>
    <w:rsid w:val="00C104D9"/>
    <w:rPr>
      <w:rFonts w:eastAsia="SimSun"/>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customStyle="1" w:styleId="UnresolvedMention5">
    <w:name w:val="Unresolved Mention5"/>
    <w:basedOn w:val="DefaultParagraphFont"/>
    <w:uiPriority w:val="99"/>
    <w:semiHidden/>
    <w:unhideWhenUsed/>
    <w:rsid w:val="00C104D9"/>
    <w:rPr>
      <w:color w:val="808080"/>
      <w:shd w:val="clear" w:color="auto" w:fill="E6E6E6"/>
    </w:rPr>
  </w:style>
  <w:style w:type="character" w:customStyle="1" w:styleId="FTGInstructional">
    <w:name w:val="FTG_Instructional"/>
    <w:rsid w:val="00C104D9"/>
    <w:rPr>
      <w:rFonts w:eastAsiaTheme="minorHAnsi" w:cs="Arial"/>
      <w:snapToGrid w:val="0"/>
      <w:vanish/>
      <w:color w:val="FF0000"/>
      <w:szCs w:val="20"/>
    </w:rPr>
  </w:style>
  <w:style w:type="table" w:customStyle="1" w:styleId="GridTable1Light8">
    <w:name w:val="Grid Table 1 Light8"/>
    <w:basedOn w:val="TableNormal"/>
    <w:uiPriority w:val="46"/>
    <w:rsid w:val="00C104D9"/>
    <w:rPr>
      <w:rFonts w:eastAsia="SimSun"/>
    </w:r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customStyle="1" w:styleId="GridTable1Light-Accent18">
    <w:name w:val="Grid Table 1 Light - Accent 18"/>
    <w:basedOn w:val="TableNormal"/>
    <w:uiPriority w:val="46"/>
    <w:rsid w:val="00C104D9"/>
    <w:rPr>
      <w:rFonts w:eastAsia="SimSun"/>
    </w:rPr>
    <w:tblPr>
      <w:tblStyleRowBandSize w:val="1"/>
      <w:tblStyleColBandSize w:val="1"/>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customStyle="1" w:styleId="GridTable1Light-Accent28">
    <w:name w:val="Grid Table 1 Light - Accent 28"/>
    <w:basedOn w:val="TableNormal"/>
    <w:uiPriority w:val="46"/>
    <w:rsid w:val="00C104D9"/>
    <w:rPr>
      <w:rFonts w:eastAsia="SimSun"/>
    </w:rPr>
    <w:tblPr>
      <w:tblStyleRowBandSize w:val="1"/>
      <w:tblStyleColBandSize w:val="1"/>
      <w:tblBorders>
        <w:top w:val="single" w:sz="4" w:space="0" w:color="E5B8B7" w:themeColor="accent2" w:themeTint="66"/>
        <w:left w:val="single" w:sz="4" w:space="0" w:color="E5B8B7" w:themeColor="accent2" w:themeTint="66"/>
        <w:bottom w:val="single" w:sz="4" w:space="0" w:color="E5B8B7" w:themeColor="accent2" w:themeTint="66"/>
        <w:right w:val="single" w:sz="4" w:space="0" w:color="E5B8B7" w:themeColor="accent2" w:themeTint="66"/>
        <w:insideH w:val="single" w:sz="4" w:space="0" w:color="E5B8B7" w:themeColor="accent2" w:themeTint="66"/>
        <w:insideV w:val="single" w:sz="4" w:space="0" w:color="E5B8B7" w:themeColor="accent2" w:themeTint="66"/>
      </w:tblBorders>
    </w:tblPr>
    <w:tblStylePr w:type="firstRow">
      <w:rPr>
        <w:b/>
        <w:bCs/>
      </w:rPr>
      <w:tblPr/>
      <w:tcPr>
        <w:tcBorders>
          <w:bottom w:val="single" w:sz="12" w:space="0" w:color="D99594" w:themeColor="accent2" w:themeTint="99"/>
        </w:tcBorders>
      </w:tcPr>
    </w:tblStylePr>
    <w:tblStylePr w:type="lastRow">
      <w:rPr>
        <w:b/>
        <w:bCs/>
      </w:rPr>
      <w:tblPr/>
      <w:tcPr>
        <w:tcBorders>
          <w:top w:val="double" w:sz="2" w:space="0" w:color="D99594" w:themeColor="accent2" w:themeTint="99"/>
        </w:tcBorders>
      </w:tcPr>
    </w:tblStylePr>
    <w:tblStylePr w:type="firstCol">
      <w:rPr>
        <w:b/>
        <w:bCs/>
      </w:rPr>
    </w:tblStylePr>
    <w:tblStylePr w:type="lastCol">
      <w:rPr>
        <w:b/>
        <w:bCs/>
      </w:rPr>
    </w:tblStylePr>
  </w:style>
  <w:style w:type="table" w:customStyle="1" w:styleId="GridTable1Light-Accent38">
    <w:name w:val="Grid Table 1 Light - Accent 38"/>
    <w:basedOn w:val="TableNormal"/>
    <w:uiPriority w:val="46"/>
    <w:rsid w:val="00C104D9"/>
    <w:rPr>
      <w:rFonts w:eastAsia="SimSun"/>
    </w:rPr>
    <w:tblPr>
      <w:tblStyleRowBandSize w:val="1"/>
      <w:tblStyleColBandSize w:val="1"/>
      <w:tblBorders>
        <w:top w:val="single" w:sz="4" w:space="0" w:color="D6E3BC" w:themeColor="accent3" w:themeTint="66"/>
        <w:left w:val="single" w:sz="4" w:space="0" w:color="D6E3BC" w:themeColor="accent3" w:themeTint="66"/>
        <w:bottom w:val="single" w:sz="4" w:space="0" w:color="D6E3BC" w:themeColor="accent3" w:themeTint="66"/>
        <w:right w:val="single" w:sz="4" w:space="0" w:color="D6E3BC" w:themeColor="accent3" w:themeTint="66"/>
        <w:insideH w:val="single" w:sz="4" w:space="0" w:color="D6E3BC" w:themeColor="accent3" w:themeTint="66"/>
        <w:insideV w:val="single" w:sz="4" w:space="0" w:color="D6E3BC" w:themeColor="accent3" w:themeTint="66"/>
      </w:tblBorders>
    </w:tblPr>
    <w:tblStylePr w:type="firstRow">
      <w:rPr>
        <w:b/>
        <w:bCs/>
      </w:rPr>
      <w:tblPr/>
      <w:tcPr>
        <w:tcBorders>
          <w:bottom w:val="single" w:sz="12" w:space="0" w:color="C2D69B" w:themeColor="accent3" w:themeTint="99"/>
        </w:tcBorders>
      </w:tcPr>
    </w:tblStylePr>
    <w:tblStylePr w:type="lastRow">
      <w:rPr>
        <w:b/>
        <w:bCs/>
      </w:rPr>
      <w:tblPr/>
      <w:tcPr>
        <w:tcBorders>
          <w:top w:val="double" w:sz="2" w:space="0" w:color="C2D69B" w:themeColor="accent3" w:themeTint="99"/>
        </w:tcBorders>
      </w:tcPr>
    </w:tblStylePr>
    <w:tblStylePr w:type="firstCol">
      <w:rPr>
        <w:b/>
        <w:bCs/>
      </w:rPr>
    </w:tblStylePr>
    <w:tblStylePr w:type="lastCol">
      <w:rPr>
        <w:b/>
        <w:bCs/>
      </w:rPr>
    </w:tblStylePr>
  </w:style>
  <w:style w:type="table" w:customStyle="1" w:styleId="GridTable1Light-Accent48">
    <w:name w:val="Grid Table 1 Light - Accent 48"/>
    <w:basedOn w:val="TableNormal"/>
    <w:uiPriority w:val="46"/>
    <w:rsid w:val="00C104D9"/>
    <w:rPr>
      <w:rFonts w:eastAsia="SimSun"/>
    </w:rPr>
    <w:tblPr>
      <w:tblStyleRowBandSize w:val="1"/>
      <w:tblStyleColBandSize w:val="1"/>
      <w:tblBorders>
        <w:top w:val="single" w:sz="4" w:space="0" w:color="CCC0D9" w:themeColor="accent4" w:themeTint="66"/>
        <w:left w:val="single" w:sz="4" w:space="0" w:color="CCC0D9" w:themeColor="accent4" w:themeTint="66"/>
        <w:bottom w:val="single" w:sz="4" w:space="0" w:color="CCC0D9" w:themeColor="accent4" w:themeTint="66"/>
        <w:right w:val="single" w:sz="4" w:space="0" w:color="CCC0D9" w:themeColor="accent4" w:themeTint="66"/>
        <w:insideH w:val="single" w:sz="4" w:space="0" w:color="CCC0D9" w:themeColor="accent4" w:themeTint="66"/>
        <w:insideV w:val="single" w:sz="4" w:space="0" w:color="CCC0D9" w:themeColor="accent4" w:themeTint="66"/>
      </w:tblBorders>
    </w:tblPr>
    <w:tblStylePr w:type="firstRow">
      <w:rPr>
        <w:b/>
        <w:bCs/>
      </w:rPr>
      <w:tblPr/>
      <w:tcPr>
        <w:tcBorders>
          <w:bottom w:val="single" w:sz="12" w:space="0" w:color="B2A1C7" w:themeColor="accent4" w:themeTint="99"/>
        </w:tcBorders>
      </w:tcPr>
    </w:tblStylePr>
    <w:tblStylePr w:type="lastRow">
      <w:rPr>
        <w:b/>
        <w:bCs/>
      </w:rPr>
      <w:tblPr/>
      <w:tcPr>
        <w:tcBorders>
          <w:top w:val="double" w:sz="2" w:space="0" w:color="B2A1C7" w:themeColor="accent4" w:themeTint="99"/>
        </w:tcBorders>
      </w:tcPr>
    </w:tblStylePr>
    <w:tblStylePr w:type="firstCol">
      <w:rPr>
        <w:b/>
        <w:bCs/>
      </w:rPr>
    </w:tblStylePr>
    <w:tblStylePr w:type="lastCol">
      <w:rPr>
        <w:b/>
        <w:bCs/>
      </w:rPr>
    </w:tblStylePr>
  </w:style>
  <w:style w:type="table" w:customStyle="1" w:styleId="GridTable1Light-Accent58">
    <w:name w:val="Grid Table 1 Light - Accent 58"/>
    <w:basedOn w:val="TableNormal"/>
    <w:uiPriority w:val="46"/>
    <w:rsid w:val="00C104D9"/>
    <w:rPr>
      <w:rFonts w:eastAsia="SimSun"/>
    </w:rPr>
    <w:tblPr>
      <w:tblStyleRowBandSize w:val="1"/>
      <w:tblStyleColBandSize w:val="1"/>
      <w:tblBorders>
        <w:top w:val="single" w:sz="4" w:space="0" w:color="B6DDE8" w:themeColor="accent5" w:themeTint="66"/>
        <w:left w:val="single" w:sz="4" w:space="0" w:color="B6DDE8" w:themeColor="accent5" w:themeTint="66"/>
        <w:bottom w:val="single" w:sz="4" w:space="0" w:color="B6DDE8" w:themeColor="accent5" w:themeTint="66"/>
        <w:right w:val="single" w:sz="4" w:space="0" w:color="B6DDE8" w:themeColor="accent5" w:themeTint="66"/>
        <w:insideH w:val="single" w:sz="4" w:space="0" w:color="B6DDE8" w:themeColor="accent5" w:themeTint="66"/>
        <w:insideV w:val="single" w:sz="4" w:space="0" w:color="B6DDE8" w:themeColor="accent5" w:themeTint="66"/>
      </w:tblBorders>
    </w:tblPr>
    <w:tblStylePr w:type="firstRow">
      <w:rPr>
        <w:b/>
        <w:bCs/>
      </w:rPr>
      <w:tblPr/>
      <w:tcPr>
        <w:tcBorders>
          <w:bottom w:val="single" w:sz="12" w:space="0" w:color="92CDDC" w:themeColor="accent5" w:themeTint="99"/>
        </w:tcBorders>
      </w:tcPr>
    </w:tblStylePr>
    <w:tblStylePr w:type="lastRow">
      <w:rPr>
        <w:b/>
        <w:bCs/>
      </w:rPr>
      <w:tblPr/>
      <w:tcPr>
        <w:tcBorders>
          <w:top w:val="double" w:sz="2" w:space="0" w:color="92CDDC" w:themeColor="accent5" w:themeTint="99"/>
        </w:tcBorders>
      </w:tcPr>
    </w:tblStylePr>
    <w:tblStylePr w:type="firstCol">
      <w:rPr>
        <w:b/>
        <w:bCs/>
      </w:rPr>
    </w:tblStylePr>
    <w:tblStylePr w:type="lastCol">
      <w:rPr>
        <w:b/>
        <w:bCs/>
      </w:rPr>
    </w:tblStylePr>
  </w:style>
  <w:style w:type="table" w:customStyle="1" w:styleId="GridTable1Light-Accent68">
    <w:name w:val="Grid Table 1 Light - Accent 68"/>
    <w:basedOn w:val="TableNormal"/>
    <w:uiPriority w:val="46"/>
    <w:rsid w:val="00C104D9"/>
    <w:rPr>
      <w:rFonts w:eastAsia="SimSun"/>
    </w:rPr>
    <w:tblPr>
      <w:tblStyleRowBandSize w:val="1"/>
      <w:tblStyleColBandSize w:val="1"/>
      <w:tblBorders>
        <w:top w:val="single" w:sz="4" w:space="0" w:color="FBD4B4" w:themeColor="accent6" w:themeTint="66"/>
        <w:left w:val="single" w:sz="4" w:space="0" w:color="FBD4B4" w:themeColor="accent6" w:themeTint="66"/>
        <w:bottom w:val="single" w:sz="4" w:space="0" w:color="FBD4B4" w:themeColor="accent6" w:themeTint="66"/>
        <w:right w:val="single" w:sz="4" w:space="0" w:color="FBD4B4" w:themeColor="accent6" w:themeTint="66"/>
        <w:insideH w:val="single" w:sz="4" w:space="0" w:color="FBD4B4" w:themeColor="accent6" w:themeTint="66"/>
        <w:insideV w:val="single" w:sz="4" w:space="0" w:color="FBD4B4" w:themeColor="accent6" w:themeTint="66"/>
      </w:tblBorders>
    </w:tblPr>
    <w:tblStylePr w:type="firstRow">
      <w:rPr>
        <w:b/>
        <w:bCs/>
      </w:rPr>
      <w:tblPr/>
      <w:tcPr>
        <w:tcBorders>
          <w:bottom w:val="single" w:sz="12" w:space="0" w:color="FABF8F" w:themeColor="accent6" w:themeTint="99"/>
        </w:tcBorders>
      </w:tcPr>
    </w:tblStylePr>
    <w:tblStylePr w:type="lastRow">
      <w:rPr>
        <w:b/>
        <w:bCs/>
      </w:rPr>
      <w:tblPr/>
      <w:tcPr>
        <w:tcBorders>
          <w:top w:val="double" w:sz="2" w:space="0" w:color="FABF8F" w:themeColor="accent6" w:themeTint="99"/>
        </w:tcBorders>
      </w:tcPr>
    </w:tblStylePr>
    <w:tblStylePr w:type="firstCol">
      <w:rPr>
        <w:b/>
        <w:bCs/>
      </w:rPr>
    </w:tblStylePr>
    <w:tblStylePr w:type="lastCol">
      <w:rPr>
        <w:b/>
        <w:bCs/>
      </w:rPr>
    </w:tblStylePr>
  </w:style>
  <w:style w:type="table" w:customStyle="1" w:styleId="GridTable28">
    <w:name w:val="Grid Table 28"/>
    <w:basedOn w:val="TableNormal"/>
    <w:uiPriority w:val="47"/>
    <w:rsid w:val="00C104D9"/>
    <w:rPr>
      <w:rFonts w:eastAsia="SimSun"/>
    </w:r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GridTable2-Accent18">
    <w:name w:val="Grid Table 2 - Accent 18"/>
    <w:basedOn w:val="TableNormal"/>
    <w:uiPriority w:val="47"/>
    <w:rsid w:val="00C104D9"/>
    <w:rPr>
      <w:rFonts w:eastAsia="SimSun"/>
    </w:rPr>
    <w:tblPr>
      <w:tblStyleRowBandSize w:val="1"/>
      <w:tblStyleColBandSize w:val="1"/>
      <w:tblBorders>
        <w:top w:val="single" w:sz="2" w:space="0" w:color="95B3D7" w:themeColor="accent1" w:themeTint="99"/>
        <w:bottom w:val="single" w:sz="2" w:space="0" w:color="95B3D7" w:themeColor="accent1" w:themeTint="99"/>
        <w:insideH w:val="single" w:sz="2" w:space="0" w:color="95B3D7" w:themeColor="accent1" w:themeTint="99"/>
        <w:insideV w:val="single" w:sz="2" w:space="0" w:color="95B3D7" w:themeColor="accent1" w:themeTint="99"/>
      </w:tblBorders>
    </w:tblPr>
    <w:tblStylePr w:type="firstRow">
      <w:rPr>
        <w:b/>
        <w:bCs/>
      </w:rPr>
      <w:tblPr/>
      <w:tcPr>
        <w:tcBorders>
          <w:top w:val="nil"/>
          <w:bottom w:val="single" w:sz="12" w:space="0" w:color="95B3D7" w:themeColor="accent1" w:themeTint="99"/>
          <w:insideH w:val="nil"/>
          <w:insideV w:val="nil"/>
        </w:tcBorders>
        <w:shd w:val="clear" w:color="auto" w:fill="FFFFFF" w:themeFill="background1"/>
      </w:tcPr>
    </w:tblStylePr>
    <w:tblStylePr w:type="lastRow">
      <w:rPr>
        <w:b/>
        <w:bCs/>
      </w:rPr>
      <w:tblPr/>
      <w:tcPr>
        <w:tcBorders>
          <w:top w:val="double" w:sz="2" w:space="0" w:color="95B3D7"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GridTable2-Accent28">
    <w:name w:val="Grid Table 2 - Accent 28"/>
    <w:basedOn w:val="TableNormal"/>
    <w:uiPriority w:val="47"/>
    <w:rsid w:val="00C104D9"/>
    <w:rPr>
      <w:rFonts w:eastAsia="SimSun"/>
    </w:rPr>
    <w:tblPr>
      <w:tblStyleRowBandSize w:val="1"/>
      <w:tblStyleColBandSize w:val="1"/>
      <w:tblBorders>
        <w:top w:val="single" w:sz="2" w:space="0" w:color="D99594" w:themeColor="accent2" w:themeTint="99"/>
        <w:bottom w:val="single" w:sz="2" w:space="0" w:color="D99594" w:themeColor="accent2" w:themeTint="99"/>
        <w:insideH w:val="single" w:sz="2" w:space="0" w:color="D99594" w:themeColor="accent2" w:themeTint="99"/>
        <w:insideV w:val="single" w:sz="2" w:space="0" w:color="D99594" w:themeColor="accent2" w:themeTint="99"/>
      </w:tblBorders>
    </w:tblPr>
    <w:tblStylePr w:type="firstRow">
      <w:rPr>
        <w:b/>
        <w:bCs/>
      </w:rPr>
      <w:tblPr/>
      <w:tcPr>
        <w:tcBorders>
          <w:top w:val="nil"/>
          <w:bottom w:val="single" w:sz="12" w:space="0" w:color="D99594" w:themeColor="accent2" w:themeTint="99"/>
          <w:insideH w:val="nil"/>
          <w:insideV w:val="nil"/>
        </w:tcBorders>
        <w:shd w:val="clear" w:color="auto" w:fill="FFFFFF" w:themeFill="background1"/>
      </w:tcPr>
    </w:tblStylePr>
    <w:tblStylePr w:type="lastRow">
      <w:rPr>
        <w:b/>
        <w:bCs/>
      </w:rPr>
      <w:tblPr/>
      <w:tcPr>
        <w:tcBorders>
          <w:top w:val="double" w:sz="2" w:space="0" w:color="D99594"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customStyle="1" w:styleId="GridTable2-Accent38">
    <w:name w:val="Grid Table 2 - Accent 38"/>
    <w:basedOn w:val="TableNormal"/>
    <w:uiPriority w:val="47"/>
    <w:rsid w:val="00C104D9"/>
    <w:rPr>
      <w:rFonts w:eastAsia="SimSun"/>
    </w:rPr>
    <w:tblPr>
      <w:tblStyleRowBandSize w:val="1"/>
      <w:tblStyleColBandSize w:val="1"/>
      <w:tblBorders>
        <w:top w:val="single" w:sz="2" w:space="0" w:color="C2D69B" w:themeColor="accent3" w:themeTint="99"/>
        <w:bottom w:val="single" w:sz="2" w:space="0" w:color="C2D69B" w:themeColor="accent3" w:themeTint="99"/>
        <w:insideH w:val="single" w:sz="2" w:space="0" w:color="C2D69B" w:themeColor="accent3" w:themeTint="99"/>
        <w:insideV w:val="single" w:sz="2" w:space="0" w:color="C2D69B" w:themeColor="accent3" w:themeTint="99"/>
      </w:tblBorders>
    </w:tblPr>
    <w:tblStylePr w:type="firstRow">
      <w:rPr>
        <w:b/>
        <w:bCs/>
      </w:rPr>
      <w:tblPr/>
      <w:tcPr>
        <w:tcBorders>
          <w:top w:val="nil"/>
          <w:bottom w:val="single" w:sz="12" w:space="0" w:color="C2D69B" w:themeColor="accent3" w:themeTint="99"/>
          <w:insideH w:val="nil"/>
          <w:insideV w:val="nil"/>
        </w:tcBorders>
        <w:shd w:val="clear" w:color="auto" w:fill="FFFFFF" w:themeFill="background1"/>
      </w:tcPr>
    </w:tblStylePr>
    <w:tblStylePr w:type="lastRow">
      <w:rPr>
        <w:b/>
        <w:bCs/>
      </w:rPr>
      <w:tblPr/>
      <w:tcPr>
        <w:tcBorders>
          <w:top w:val="double" w:sz="2" w:space="0" w:color="C2D69B"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customStyle="1" w:styleId="GridTable2-Accent48">
    <w:name w:val="Grid Table 2 - Accent 48"/>
    <w:basedOn w:val="TableNormal"/>
    <w:uiPriority w:val="47"/>
    <w:rsid w:val="00C104D9"/>
    <w:rPr>
      <w:rFonts w:eastAsia="SimSun"/>
    </w:rPr>
    <w:tblPr>
      <w:tblStyleRowBandSize w:val="1"/>
      <w:tblStyleColBandSize w:val="1"/>
      <w:tblBorders>
        <w:top w:val="single" w:sz="2" w:space="0" w:color="B2A1C7" w:themeColor="accent4" w:themeTint="99"/>
        <w:bottom w:val="single" w:sz="2" w:space="0" w:color="B2A1C7" w:themeColor="accent4" w:themeTint="99"/>
        <w:insideH w:val="single" w:sz="2" w:space="0" w:color="B2A1C7" w:themeColor="accent4" w:themeTint="99"/>
        <w:insideV w:val="single" w:sz="2" w:space="0" w:color="B2A1C7" w:themeColor="accent4" w:themeTint="99"/>
      </w:tblBorders>
    </w:tblPr>
    <w:tblStylePr w:type="firstRow">
      <w:rPr>
        <w:b/>
        <w:bCs/>
      </w:rPr>
      <w:tblPr/>
      <w:tcPr>
        <w:tcBorders>
          <w:top w:val="nil"/>
          <w:bottom w:val="single" w:sz="12" w:space="0" w:color="B2A1C7" w:themeColor="accent4" w:themeTint="99"/>
          <w:insideH w:val="nil"/>
          <w:insideV w:val="nil"/>
        </w:tcBorders>
        <w:shd w:val="clear" w:color="auto" w:fill="FFFFFF" w:themeFill="background1"/>
      </w:tcPr>
    </w:tblStylePr>
    <w:tblStylePr w:type="lastRow">
      <w:rPr>
        <w:b/>
        <w:bCs/>
      </w:rPr>
      <w:tblPr/>
      <w:tcPr>
        <w:tcBorders>
          <w:top w:val="double" w:sz="2" w:space="0" w:color="B2A1C7"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customStyle="1" w:styleId="GridTable2-Accent58">
    <w:name w:val="Grid Table 2 - Accent 58"/>
    <w:basedOn w:val="TableNormal"/>
    <w:uiPriority w:val="47"/>
    <w:rsid w:val="00C104D9"/>
    <w:rPr>
      <w:rFonts w:eastAsia="SimSun"/>
    </w:rPr>
    <w:tblPr>
      <w:tblStyleRowBandSize w:val="1"/>
      <w:tblStyleColBandSize w:val="1"/>
      <w:tblBorders>
        <w:top w:val="single" w:sz="2" w:space="0" w:color="92CDDC" w:themeColor="accent5" w:themeTint="99"/>
        <w:bottom w:val="single" w:sz="2" w:space="0" w:color="92CDDC" w:themeColor="accent5" w:themeTint="99"/>
        <w:insideH w:val="single" w:sz="2" w:space="0" w:color="92CDDC" w:themeColor="accent5" w:themeTint="99"/>
        <w:insideV w:val="single" w:sz="2" w:space="0" w:color="92CDDC" w:themeColor="accent5" w:themeTint="99"/>
      </w:tblBorders>
    </w:tblPr>
    <w:tblStylePr w:type="firstRow">
      <w:rPr>
        <w:b/>
        <w:bCs/>
      </w:rPr>
      <w:tblPr/>
      <w:tcPr>
        <w:tcBorders>
          <w:top w:val="nil"/>
          <w:bottom w:val="single" w:sz="12" w:space="0" w:color="92CDDC" w:themeColor="accent5" w:themeTint="99"/>
          <w:insideH w:val="nil"/>
          <w:insideV w:val="nil"/>
        </w:tcBorders>
        <w:shd w:val="clear" w:color="auto" w:fill="FFFFFF" w:themeFill="background1"/>
      </w:tcPr>
    </w:tblStylePr>
    <w:tblStylePr w:type="lastRow">
      <w:rPr>
        <w:b/>
        <w:bCs/>
      </w:rPr>
      <w:tblPr/>
      <w:tcPr>
        <w:tcBorders>
          <w:top w:val="double" w:sz="2" w:space="0" w:color="92CDDC"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GridTable2-Accent68">
    <w:name w:val="Grid Table 2 - Accent 68"/>
    <w:basedOn w:val="TableNormal"/>
    <w:uiPriority w:val="47"/>
    <w:rsid w:val="00C104D9"/>
    <w:rPr>
      <w:rFonts w:eastAsia="SimSun"/>
    </w:rPr>
    <w:tblPr>
      <w:tblStyleRowBandSize w:val="1"/>
      <w:tblStyleColBandSize w:val="1"/>
      <w:tblBorders>
        <w:top w:val="single" w:sz="2" w:space="0" w:color="FABF8F" w:themeColor="accent6" w:themeTint="99"/>
        <w:bottom w:val="single" w:sz="2" w:space="0" w:color="FABF8F" w:themeColor="accent6" w:themeTint="99"/>
        <w:insideH w:val="single" w:sz="2" w:space="0" w:color="FABF8F" w:themeColor="accent6" w:themeTint="99"/>
        <w:insideV w:val="single" w:sz="2" w:space="0" w:color="FABF8F" w:themeColor="accent6" w:themeTint="99"/>
      </w:tblBorders>
    </w:tblPr>
    <w:tblStylePr w:type="firstRow">
      <w:rPr>
        <w:b/>
        <w:bCs/>
      </w:rPr>
      <w:tblPr/>
      <w:tcPr>
        <w:tcBorders>
          <w:top w:val="nil"/>
          <w:bottom w:val="single" w:sz="12" w:space="0" w:color="FABF8F" w:themeColor="accent6" w:themeTint="99"/>
          <w:insideH w:val="nil"/>
          <w:insideV w:val="nil"/>
        </w:tcBorders>
        <w:shd w:val="clear" w:color="auto" w:fill="FFFFFF" w:themeFill="background1"/>
      </w:tcPr>
    </w:tblStylePr>
    <w:tblStylePr w:type="lastRow">
      <w:rPr>
        <w:b/>
        <w:bCs/>
      </w:rPr>
      <w:tblPr/>
      <w:tcPr>
        <w:tcBorders>
          <w:top w:val="double" w:sz="2" w:space="0" w:color="FABF8F"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customStyle="1" w:styleId="GridTable38">
    <w:name w:val="Grid Table 38"/>
    <w:basedOn w:val="TableNormal"/>
    <w:uiPriority w:val="48"/>
    <w:rsid w:val="00C104D9"/>
    <w:rPr>
      <w:rFonts w:eastAsia="SimSun"/>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customStyle="1" w:styleId="GridTable3-Accent18">
    <w:name w:val="Grid Table 3 - Accent 18"/>
    <w:basedOn w:val="TableNormal"/>
    <w:uiPriority w:val="48"/>
    <w:rsid w:val="00C104D9"/>
    <w:rPr>
      <w:rFonts w:eastAsia="SimSun"/>
    </w:r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BE5F1" w:themeFill="accent1" w:themeFillTint="33"/>
      </w:tcPr>
    </w:tblStylePr>
    <w:tblStylePr w:type="band1Horz">
      <w:tblPr/>
      <w:tcPr>
        <w:shd w:val="clear" w:color="auto" w:fill="DBE5F1" w:themeFill="accent1" w:themeFillTint="33"/>
      </w:tcPr>
    </w:tblStylePr>
    <w:tblStylePr w:type="neCell">
      <w:tblPr/>
      <w:tcPr>
        <w:tcBorders>
          <w:bottom w:val="single" w:sz="4" w:space="0" w:color="95B3D7" w:themeColor="accent1" w:themeTint="99"/>
        </w:tcBorders>
      </w:tcPr>
    </w:tblStylePr>
    <w:tblStylePr w:type="nwCell">
      <w:tblPr/>
      <w:tcPr>
        <w:tcBorders>
          <w:bottom w:val="single" w:sz="4" w:space="0" w:color="95B3D7" w:themeColor="accent1" w:themeTint="99"/>
        </w:tcBorders>
      </w:tcPr>
    </w:tblStylePr>
    <w:tblStylePr w:type="seCell">
      <w:tblPr/>
      <w:tcPr>
        <w:tcBorders>
          <w:top w:val="single" w:sz="4" w:space="0" w:color="95B3D7" w:themeColor="accent1" w:themeTint="99"/>
        </w:tcBorders>
      </w:tcPr>
    </w:tblStylePr>
    <w:tblStylePr w:type="swCell">
      <w:tblPr/>
      <w:tcPr>
        <w:tcBorders>
          <w:top w:val="single" w:sz="4" w:space="0" w:color="95B3D7" w:themeColor="accent1" w:themeTint="99"/>
        </w:tcBorders>
      </w:tcPr>
    </w:tblStylePr>
  </w:style>
  <w:style w:type="table" w:customStyle="1" w:styleId="GridTable3-Accent28">
    <w:name w:val="Grid Table 3 - Accent 28"/>
    <w:basedOn w:val="TableNormal"/>
    <w:uiPriority w:val="48"/>
    <w:rsid w:val="00C104D9"/>
    <w:rPr>
      <w:rFonts w:eastAsia="SimSun"/>
    </w:rPr>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2DBDB" w:themeFill="accent2" w:themeFillTint="33"/>
      </w:tcPr>
    </w:tblStylePr>
    <w:tblStylePr w:type="band1Horz">
      <w:tblPr/>
      <w:tcPr>
        <w:shd w:val="clear" w:color="auto" w:fill="F2DBDB" w:themeFill="accent2" w:themeFillTint="33"/>
      </w:tcPr>
    </w:tblStylePr>
    <w:tblStylePr w:type="neCell">
      <w:tblPr/>
      <w:tcPr>
        <w:tcBorders>
          <w:bottom w:val="single" w:sz="4" w:space="0" w:color="D99594" w:themeColor="accent2" w:themeTint="99"/>
        </w:tcBorders>
      </w:tcPr>
    </w:tblStylePr>
    <w:tblStylePr w:type="nwCell">
      <w:tblPr/>
      <w:tcPr>
        <w:tcBorders>
          <w:bottom w:val="single" w:sz="4" w:space="0" w:color="D99594" w:themeColor="accent2" w:themeTint="99"/>
        </w:tcBorders>
      </w:tcPr>
    </w:tblStylePr>
    <w:tblStylePr w:type="seCell">
      <w:tblPr/>
      <w:tcPr>
        <w:tcBorders>
          <w:top w:val="single" w:sz="4" w:space="0" w:color="D99594" w:themeColor="accent2" w:themeTint="99"/>
        </w:tcBorders>
      </w:tcPr>
    </w:tblStylePr>
    <w:tblStylePr w:type="swCell">
      <w:tblPr/>
      <w:tcPr>
        <w:tcBorders>
          <w:top w:val="single" w:sz="4" w:space="0" w:color="D99594" w:themeColor="accent2" w:themeTint="99"/>
        </w:tcBorders>
      </w:tcPr>
    </w:tblStylePr>
  </w:style>
  <w:style w:type="table" w:customStyle="1" w:styleId="GridTable3-Accent38">
    <w:name w:val="Grid Table 3 - Accent 38"/>
    <w:basedOn w:val="TableNormal"/>
    <w:uiPriority w:val="48"/>
    <w:rsid w:val="00C104D9"/>
    <w:rPr>
      <w:rFonts w:eastAsia="SimSun"/>
    </w:r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AF1DD" w:themeFill="accent3" w:themeFillTint="33"/>
      </w:tcPr>
    </w:tblStylePr>
    <w:tblStylePr w:type="band1Horz">
      <w:tblPr/>
      <w:tcPr>
        <w:shd w:val="clear" w:color="auto" w:fill="EAF1DD" w:themeFill="accent3" w:themeFillTint="33"/>
      </w:tcPr>
    </w:tblStylePr>
    <w:tblStylePr w:type="neCell">
      <w:tblPr/>
      <w:tcPr>
        <w:tcBorders>
          <w:bottom w:val="single" w:sz="4" w:space="0" w:color="C2D69B" w:themeColor="accent3" w:themeTint="99"/>
        </w:tcBorders>
      </w:tcPr>
    </w:tblStylePr>
    <w:tblStylePr w:type="nwCell">
      <w:tblPr/>
      <w:tcPr>
        <w:tcBorders>
          <w:bottom w:val="single" w:sz="4" w:space="0" w:color="C2D69B" w:themeColor="accent3" w:themeTint="99"/>
        </w:tcBorders>
      </w:tcPr>
    </w:tblStylePr>
    <w:tblStylePr w:type="seCell">
      <w:tblPr/>
      <w:tcPr>
        <w:tcBorders>
          <w:top w:val="single" w:sz="4" w:space="0" w:color="C2D69B" w:themeColor="accent3" w:themeTint="99"/>
        </w:tcBorders>
      </w:tcPr>
    </w:tblStylePr>
    <w:tblStylePr w:type="swCell">
      <w:tblPr/>
      <w:tcPr>
        <w:tcBorders>
          <w:top w:val="single" w:sz="4" w:space="0" w:color="C2D69B" w:themeColor="accent3" w:themeTint="99"/>
        </w:tcBorders>
      </w:tcPr>
    </w:tblStylePr>
  </w:style>
  <w:style w:type="table" w:customStyle="1" w:styleId="GridTable3-Accent48">
    <w:name w:val="Grid Table 3 - Accent 48"/>
    <w:basedOn w:val="TableNormal"/>
    <w:uiPriority w:val="48"/>
    <w:rsid w:val="00C104D9"/>
    <w:rPr>
      <w:rFonts w:eastAsia="SimSun"/>
    </w:r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5DFEC" w:themeFill="accent4" w:themeFillTint="33"/>
      </w:tcPr>
    </w:tblStylePr>
    <w:tblStylePr w:type="band1Horz">
      <w:tblPr/>
      <w:tcPr>
        <w:shd w:val="clear" w:color="auto" w:fill="E5DFEC" w:themeFill="accent4" w:themeFillTint="33"/>
      </w:tcPr>
    </w:tblStylePr>
    <w:tblStylePr w:type="neCell">
      <w:tblPr/>
      <w:tcPr>
        <w:tcBorders>
          <w:bottom w:val="single" w:sz="4" w:space="0" w:color="B2A1C7" w:themeColor="accent4" w:themeTint="99"/>
        </w:tcBorders>
      </w:tcPr>
    </w:tblStylePr>
    <w:tblStylePr w:type="nwCell">
      <w:tblPr/>
      <w:tcPr>
        <w:tcBorders>
          <w:bottom w:val="single" w:sz="4" w:space="0" w:color="B2A1C7" w:themeColor="accent4" w:themeTint="99"/>
        </w:tcBorders>
      </w:tcPr>
    </w:tblStylePr>
    <w:tblStylePr w:type="seCell">
      <w:tblPr/>
      <w:tcPr>
        <w:tcBorders>
          <w:top w:val="single" w:sz="4" w:space="0" w:color="B2A1C7" w:themeColor="accent4" w:themeTint="99"/>
        </w:tcBorders>
      </w:tcPr>
    </w:tblStylePr>
    <w:tblStylePr w:type="swCell">
      <w:tblPr/>
      <w:tcPr>
        <w:tcBorders>
          <w:top w:val="single" w:sz="4" w:space="0" w:color="B2A1C7" w:themeColor="accent4" w:themeTint="99"/>
        </w:tcBorders>
      </w:tcPr>
    </w:tblStylePr>
  </w:style>
  <w:style w:type="table" w:customStyle="1" w:styleId="GridTable3-Accent58">
    <w:name w:val="Grid Table 3 - Accent 58"/>
    <w:basedOn w:val="TableNormal"/>
    <w:uiPriority w:val="48"/>
    <w:rsid w:val="00C104D9"/>
    <w:rPr>
      <w:rFonts w:eastAsia="SimSun"/>
    </w:r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AEEF3" w:themeFill="accent5" w:themeFillTint="33"/>
      </w:tcPr>
    </w:tblStylePr>
    <w:tblStylePr w:type="band1Horz">
      <w:tblPr/>
      <w:tcPr>
        <w:shd w:val="clear" w:color="auto" w:fill="DAEEF3" w:themeFill="accent5" w:themeFillTint="33"/>
      </w:tcPr>
    </w:tblStylePr>
    <w:tblStylePr w:type="neCell">
      <w:tblPr/>
      <w:tcPr>
        <w:tcBorders>
          <w:bottom w:val="single" w:sz="4" w:space="0" w:color="92CDDC" w:themeColor="accent5" w:themeTint="99"/>
        </w:tcBorders>
      </w:tcPr>
    </w:tblStylePr>
    <w:tblStylePr w:type="nwCell">
      <w:tblPr/>
      <w:tcPr>
        <w:tcBorders>
          <w:bottom w:val="single" w:sz="4" w:space="0" w:color="92CDDC" w:themeColor="accent5" w:themeTint="99"/>
        </w:tcBorders>
      </w:tcPr>
    </w:tblStylePr>
    <w:tblStylePr w:type="seCell">
      <w:tblPr/>
      <w:tcPr>
        <w:tcBorders>
          <w:top w:val="single" w:sz="4" w:space="0" w:color="92CDDC" w:themeColor="accent5" w:themeTint="99"/>
        </w:tcBorders>
      </w:tcPr>
    </w:tblStylePr>
    <w:tblStylePr w:type="swCell">
      <w:tblPr/>
      <w:tcPr>
        <w:tcBorders>
          <w:top w:val="single" w:sz="4" w:space="0" w:color="92CDDC" w:themeColor="accent5" w:themeTint="99"/>
        </w:tcBorders>
      </w:tcPr>
    </w:tblStylePr>
  </w:style>
  <w:style w:type="table" w:customStyle="1" w:styleId="GridTable3-Accent68">
    <w:name w:val="Grid Table 3 - Accent 68"/>
    <w:basedOn w:val="TableNormal"/>
    <w:uiPriority w:val="48"/>
    <w:rsid w:val="00C104D9"/>
    <w:rPr>
      <w:rFonts w:eastAsia="SimSun"/>
    </w:r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DE9D9" w:themeFill="accent6" w:themeFillTint="33"/>
      </w:tcPr>
    </w:tblStylePr>
    <w:tblStylePr w:type="band1Horz">
      <w:tblPr/>
      <w:tcPr>
        <w:shd w:val="clear" w:color="auto" w:fill="FDE9D9" w:themeFill="accent6" w:themeFillTint="33"/>
      </w:tcPr>
    </w:tblStylePr>
    <w:tblStylePr w:type="neCell">
      <w:tblPr/>
      <w:tcPr>
        <w:tcBorders>
          <w:bottom w:val="single" w:sz="4" w:space="0" w:color="FABF8F" w:themeColor="accent6" w:themeTint="99"/>
        </w:tcBorders>
      </w:tcPr>
    </w:tblStylePr>
    <w:tblStylePr w:type="nwCell">
      <w:tblPr/>
      <w:tcPr>
        <w:tcBorders>
          <w:bottom w:val="single" w:sz="4" w:space="0" w:color="FABF8F" w:themeColor="accent6" w:themeTint="99"/>
        </w:tcBorders>
      </w:tcPr>
    </w:tblStylePr>
    <w:tblStylePr w:type="seCell">
      <w:tblPr/>
      <w:tcPr>
        <w:tcBorders>
          <w:top w:val="single" w:sz="4" w:space="0" w:color="FABF8F" w:themeColor="accent6" w:themeTint="99"/>
        </w:tcBorders>
      </w:tcPr>
    </w:tblStylePr>
    <w:tblStylePr w:type="swCell">
      <w:tblPr/>
      <w:tcPr>
        <w:tcBorders>
          <w:top w:val="single" w:sz="4" w:space="0" w:color="FABF8F" w:themeColor="accent6" w:themeTint="99"/>
        </w:tcBorders>
      </w:tcPr>
    </w:tblStylePr>
  </w:style>
  <w:style w:type="table" w:customStyle="1" w:styleId="GridTable48">
    <w:name w:val="Grid Table 48"/>
    <w:basedOn w:val="TableNormal"/>
    <w:uiPriority w:val="49"/>
    <w:rsid w:val="00C104D9"/>
    <w:rPr>
      <w:rFonts w:eastAsia="SimSun"/>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GridTable4-Accent18">
    <w:name w:val="Grid Table 4 - Accent 18"/>
    <w:basedOn w:val="TableNormal"/>
    <w:uiPriority w:val="49"/>
    <w:rsid w:val="00C104D9"/>
    <w:rPr>
      <w:rFonts w:eastAsia="SimSun"/>
    </w:r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GridTable4-Accent28">
    <w:name w:val="Grid Table 4 - Accent 28"/>
    <w:basedOn w:val="TableNormal"/>
    <w:uiPriority w:val="49"/>
    <w:rsid w:val="00C104D9"/>
    <w:rPr>
      <w:rFonts w:eastAsia="SimSun"/>
    </w:rPr>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blStylePr w:type="firstRow">
      <w:rPr>
        <w:b/>
        <w:bCs/>
        <w:color w:val="FFFFFF" w:themeColor="background1"/>
      </w:rPr>
      <w:tblPr/>
      <w:tcPr>
        <w:tcBorders>
          <w:top w:val="single" w:sz="4" w:space="0" w:color="C0504D" w:themeColor="accent2"/>
          <w:left w:val="single" w:sz="4" w:space="0" w:color="C0504D" w:themeColor="accent2"/>
          <w:bottom w:val="single" w:sz="4" w:space="0" w:color="C0504D" w:themeColor="accent2"/>
          <w:right w:val="single" w:sz="4" w:space="0" w:color="C0504D" w:themeColor="accent2"/>
          <w:insideH w:val="nil"/>
          <w:insideV w:val="nil"/>
        </w:tcBorders>
        <w:shd w:val="clear" w:color="auto" w:fill="C0504D" w:themeFill="accent2"/>
      </w:tcPr>
    </w:tblStylePr>
    <w:tblStylePr w:type="lastRow">
      <w:rPr>
        <w:b/>
        <w:bCs/>
      </w:rPr>
      <w:tblPr/>
      <w:tcPr>
        <w:tcBorders>
          <w:top w:val="double" w:sz="4" w:space="0" w:color="C0504D" w:themeColor="accent2"/>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customStyle="1" w:styleId="GridTable4-Accent38">
    <w:name w:val="Grid Table 4 - Accent 38"/>
    <w:basedOn w:val="TableNormal"/>
    <w:uiPriority w:val="49"/>
    <w:rsid w:val="00C104D9"/>
    <w:rPr>
      <w:rFonts w:eastAsia="SimSun"/>
    </w:r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color w:val="FFFFFF" w:themeColor="background1"/>
      </w:rPr>
      <w:tblPr/>
      <w:tcPr>
        <w:tcBorders>
          <w:top w:val="single" w:sz="4" w:space="0" w:color="9BBB59" w:themeColor="accent3"/>
          <w:left w:val="single" w:sz="4" w:space="0" w:color="9BBB59" w:themeColor="accent3"/>
          <w:bottom w:val="single" w:sz="4" w:space="0" w:color="9BBB59" w:themeColor="accent3"/>
          <w:right w:val="single" w:sz="4" w:space="0" w:color="9BBB59" w:themeColor="accent3"/>
          <w:insideH w:val="nil"/>
          <w:insideV w:val="nil"/>
        </w:tcBorders>
        <w:shd w:val="clear" w:color="auto" w:fill="9BBB59" w:themeFill="accent3"/>
      </w:tcPr>
    </w:tblStylePr>
    <w:tblStylePr w:type="lastRow">
      <w:rPr>
        <w:b/>
        <w:bCs/>
      </w:rPr>
      <w:tblPr/>
      <w:tcPr>
        <w:tcBorders>
          <w:top w:val="double" w:sz="4" w:space="0" w:color="9BBB59" w:themeColor="accent3"/>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customStyle="1" w:styleId="GridTable4-Accent48">
    <w:name w:val="Grid Table 4 - Accent 48"/>
    <w:basedOn w:val="TableNormal"/>
    <w:uiPriority w:val="49"/>
    <w:rsid w:val="00C104D9"/>
    <w:rPr>
      <w:rFonts w:eastAsia="SimSun"/>
    </w:r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color w:val="FFFFFF" w:themeColor="background1"/>
      </w:rPr>
      <w:tblPr/>
      <w:tcPr>
        <w:tcBorders>
          <w:top w:val="single" w:sz="4" w:space="0" w:color="8064A2" w:themeColor="accent4"/>
          <w:left w:val="single" w:sz="4" w:space="0" w:color="8064A2" w:themeColor="accent4"/>
          <w:bottom w:val="single" w:sz="4" w:space="0" w:color="8064A2" w:themeColor="accent4"/>
          <w:right w:val="single" w:sz="4" w:space="0" w:color="8064A2" w:themeColor="accent4"/>
          <w:insideH w:val="nil"/>
          <w:insideV w:val="nil"/>
        </w:tcBorders>
        <w:shd w:val="clear" w:color="auto" w:fill="8064A2" w:themeFill="accent4"/>
      </w:tcPr>
    </w:tblStylePr>
    <w:tblStylePr w:type="lastRow">
      <w:rPr>
        <w:b/>
        <w:bCs/>
      </w:rPr>
      <w:tblPr/>
      <w:tcPr>
        <w:tcBorders>
          <w:top w:val="double" w:sz="4" w:space="0" w:color="8064A2" w:themeColor="accent4"/>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customStyle="1" w:styleId="GridTable4-Accent58">
    <w:name w:val="Grid Table 4 - Accent 58"/>
    <w:basedOn w:val="TableNormal"/>
    <w:uiPriority w:val="49"/>
    <w:rsid w:val="00C104D9"/>
    <w:rPr>
      <w:rFonts w:eastAsia="SimSun"/>
    </w:r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color w:val="FFFFFF" w:themeColor="background1"/>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insideH w:val="nil"/>
          <w:insideV w:val="nil"/>
        </w:tcBorders>
        <w:shd w:val="clear" w:color="auto" w:fill="4BACC6" w:themeFill="accent5"/>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GridTable4-Accent68">
    <w:name w:val="Grid Table 4 - Accent 68"/>
    <w:basedOn w:val="TableNormal"/>
    <w:uiPriority w:val="49"/>
    <w:rsid w:val="00C104D9"/>
    <w:rPr>
      <w:rFonts w:eastAsia="SimSun"/>
    </w:r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color w:val="FFFFFF" w:themeColor="background1"/>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insideH w:val="nil"/>
          <w:insideV w:val="nil"/>
        </w:tcBorders>
        <w:shd w:val="clear" w:color="auto" w:fill="F79646" w:themeFill="accent6"/>
      </w:tcPr>
    </w:tblStylePr>
    <w:tblStylePr w:type="lastRow">
      <w:rPr>
        <w:b/>
        <w:bCs/>
      </w:rPr>
      <w:tblPr/>
      <w:tcPr>
        <w:tcBorders>
          <w:top w:val="double" w:sz="4" w:space="0" w:color="F79646" w:themeColor="accent6"/>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customStyle="1" w:styleId="GridTable5Dark8">
    <w:name w:val="Grid Table 5 Dark8"/>
    <w:basedOn w:val="TableNormal"/>
    <w:uiPriority w:val="50"/>
    <w:rsid w:val="00C104D9"/>
    <w:rPr>
      <w:rFonts w:eastAsia="SimSun"/>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customStyle="1" w:styleId="GridTable5Dark-Accent18">
    <w:name w:val="Grid Table 5 Dark - Accent 18"/>
    <w:basedOn w:val="TableNormal"/>
    <w:uiPriority w:val="50"/>
    <w:rsid w:val="00C104D9"/>
    <w:rPr>
      <w:rFonts w:eastAsia="SimSun"/>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BE5F1"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F81BD"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F81BD"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F81BD"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F81BD" w:themeFill="accent1"/>
      </w:tcPr>
    </w:tblStylePr>
    <w:tblStylePr w:type="band1Vert">
      <w:tblPr/>
      <w:tcPr>
        <w:shd w:val="clear" w:color="auto" w:fill="B8CCE4" w:themeFill="accent1" w:themeFillTint="66"/>
      </w:tcPr>
    </w:tblStylePr>
    <w:tblStylePr w:type="band1Horz">
      <w:tblPr/>
      <w:tcPr>
        <w:shd w:val="clear" w:color="auto" w:fill="B8CCE4" w:themeFill="accent1" w:themeFillTint="66"/>
      </w:tcPr>
    </w:tblStylePr>
  </w:style>
  <w:style w:type="table" w:customStyle="1" w:styleId="GridTable5Dark-Accent28">
    <w:name w:val="Grid Table 5 Dark - Accent 28"/>
    <w:basedOn w:val="TableNormal"/>
    <w:uiPriority w:val="50"/>
    <w:rsid w:val="00C104D9"/>
    <w:rPr>
      <w:rFonts w:eastAsia="SimSun"/>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2DBDB"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C0504D"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C0504D"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C0504D"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C0504D" w:themeFill="accent2"/>
      </w:tcPr>
    </w:tblStylePr>
    <w:tblStylePr w:type="band1Vert">
      <w:tblPr/>
      <w:tcPr>
        <w:shd w:val="clear" w:color="auto" w:fill="E5B8B7" w:themeFill="accent2" w:themeFillTint="66"/>
      </w:tcPr>
    </w:tblStylePr>
    <w:tblStylePr w:type="band1Horz">
      <w:tblPr/>
      <w:tcPr>
        <w:shd w:val="clear" w:color="auto" w:fill="E5B8B7" w:themeFill="accent2" w:themeFillTint="66"/>
      </w:tcPr>
    </w:tblStylePr>
  </w:style>
  <w:style w:type="table" w:customStyle="1" w:styleId="GridTable5Dark-Accent38">
    <w:name w:val="Grid Table 5 Dark - Accent 38"/>
    <w:basedOn w:val="TableNormal"/>
    <w:uiPriority w:val="50"/>
    <w:rsid w:val="00C104D9"/>
    <w:rPr>
      <w:rFonts w:eastAsia="SimSun"/>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AF1D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9BBB59"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9BBB59"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9BBB59"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9BBB59" w:themeFill="accent3"/>
      </w:tcPr>
    </w:tblStylePr>
    <w:tblStylePr w:type="band1Vert">
      <w:tblPr/>
      <w:tcPr>
        <w:shd w:val="clear" w:color="auto" w:fill="D6E3BC" w:themeFill="accent3" w:themeFillTint="66"/>
      </w:tcPr>
    </w:tblStylePr>
    <w:tblStylePr w:type="band1Horz">
      <w:tblPr/>
      <w:tcPr>
        <w:shd w:val="clear" w:color="auto" w:fill="D6E3BC" w:themeFill="accent3" w:themeFillTint="66"/>
      </w:tcPr>
    </w:tblStylePr>
  </w:style>
  <w:style w:type="table" w:customStyle="1" w:styleId="GridTable5Dark-Accent48">
    <w:name w:val="Grid Table 5 Dark - Accent 48"/>
    <w:basedOn w:val="TableNormal"/>
    <w:uiPriority w:val="50"/>
    <w:rsid w:val="00C104D9"/>
    <w:rPr>
      <w:rFonts w:eastAsia="SimSun"/>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5DFEC"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8064A2"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8064A2"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8064A2"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8064A2" w:themeFill="accent4"/>
      </w:tcPr>
    </w:tblStylePr>
    <w:tblStylePr w:type="band1Vert">
      <w:tblPr/>
      <w:tcPr>
        <w:shd w:val="clear" w:color="auto" w:fill="CCC0D9" w:themeFill="accent4" w:themeFillTint="66"/>
      </w:tcPr>
    </w:tblStylePr>
    <w:tblStylePr w:type="band1Horz">
      <w:tblPr/>
      <w:tcPr>
        <w:shd w:val="clear" w:color="auto" w:fill="CCC0D9" w:themeFill="accent4" w:themeFillTint="66"/>
      </w:tcPr>
    </w:tblStylePr>
  </w:style>
  <w:style w:type="table" w:customStyle="1" w:styleId="GridTable5Dark-Accent58">
    <w:name w:val="Grid Table 5 Dark - Accent 58"/>
    <w:basedOn w:val="TableNormal"/>
    <w:uiPriority w:val="50"/>
    <w:rsid w:val="00C104D9"/>
    <w:rPr>
      <w:rFonts w:eastAsia="SimSun"/>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AEE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BACC6"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BACC6"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BACC6"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BACC6" w:themeFill="accent5"/>
      </w:tcPr>
    </w:tblStylePr>
    <w:tblStylePr w:type="band1Vert">
      <w:tblPr/>
      <w:tcPr>
        <w:shd w:val="clear" w:color="auto" w:fill="B6DDE8" w:themeFill="accent5" w:themeFillTint="66"/>
      </w:tcPr>
    </w:tblStylePr>
    <w:tblStylePr w:type="band1Horz">
      <w:tblPr/>
      <w:tcPr>
        <w:shd w:val="clear" w:color="auto" w:fill="B6DDE8" w:themeFill="accent5" w:themeFillTint="66"/>
      </w:tcPr>
    </w:tblStylePr>
  </w:style>
  <w:style w:type="table" w:customStyle="1" w:styleId="GridTable5Dark-Accent68">
    <w:name w:val="Grid Table 5 Dark - Accent 68"/>
    <w:basedOn w:val="TableNormal"/>
    <w:uiPriority w:val="50"/>
    <w:rsid w:val="00C104D9"/>
    <w:rPr>
      <w:rFonts w:eastAsia="SimSun"/>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DE9D9"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F79646"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F79646"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F79646"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F79646" w:themeFill="accent6"/>
      </w:tcPr>
    </w:tblStylePr>
    <w:tblStylePr w:type="band1Vert">
      <w:tblPr/>
      <w:tcPr>
        <w:shd w:val="clear" w:color="auto" w:fill="FBD4B4" w:themeFill="accent6" w:themeFillTint="66"/>
      </w:tcPr>
    </w:tblStylePr>
    <w:tblStylePr w:type="band1Horz">
      <w:tblPr/>
      <w:tcPr>
        <w:shd w:val="clear" w:color="auto" w:fill="FBD4B4" w:themeFill="accent6" w:themeFillTint="66"/>
      </w:tcPr>
    </w:tblStylePr>
  </w:style>
  <w:style w:type="table" w:customStyle="1" w:styleId="GridTable6Colorful8">
    <w:name w:val="Grid Table 6 Colorful8"/>
    <w:basedOn w:val="TableNormal"/>
    <w:uiPriority w:val="51"/>
    <w:rsid w:val="00C104D9"/>
    <w:rPr>
      <w:rFonts w:eastAsia="SimSun"/>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GridTable6Colorful-Accent18">
    <w:name w:val="Grid Table 6 Colorful - Accent 18"/>
    <w:basedOn w:val="TableNormal"/>
    <w:uiPriority w:val="51"/>
    <w:rsid w:val="00C104D9"/>
    <w:rPr>
      <w:rFonts w:eastAsia="SimSun"/>
      <w:color w:val="365F91" w:themeColor="accent1" w:themeShade="BF"/>
    </w:r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4" w:space="0" w:color="95B3D7" w:themeColor="accent1" w:themeTint="99"/>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GridTable6Colorful-Accent28">
    <w:name w:val="Grid Table 6 Colorful - Accent 28"/>
    <w:basedOn w:val="TableNormal"/>
    <w:uiPriority w:val="51"/>
    <w:rsid w:val="00C104D9"/>
    <w:rPr>
      <w:rFonts w:eastAsia="SimSun"/>
      <w:color w:val="943634" w:themeColor="accent2" w:themeShade="BF"/>
    </w:rPr>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blStylePr w:type="firstRow">
      <w:rPr>
        <w:b/>
        <w:bCs/>
      </w:rPr>
      <w:tblPr/>
      <w:tcPr>
        <w:tcBorders>
          <w:bottom w:val="single" w:sz="12" w:space="0" w:color="D99594" w:themeColor="accent2" w:themeTint="99"/>
        </w:tcBorders>
      </w:tcPr>
    </w:tblStylePr>
    <w:tblStylePr w:type="lastRow">
      <w:rPr>
        <w:b/>
        <w:bCs/>
      </w:rPr>
      <w:tblPr/>
      <w:tcPr>
        <w:tcBorders>
          <w:top w:val="double" w:sz="4" w:space="0" w:color="D99594" w:themeColor="accent2" w:themeTint="99"/>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customStyle="1" w:styleId="GridTable6Colorful-Accent38">
    <w:name w:val="Grid Table 6 Colorful - Accent 38"/>
    <w:basedOn w:val="TableNormal"/>
    <w:uiPriority w:val="51"/>
    <w:rsid w:val="00C104D9"/>
    <w:rPr>
      <w:rFonts w:eastAsia="SimSun"/>
      <w:color w:val="76923C" w:themeColor="accent3" w:themeShade="BF"/>
    </w:r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rPr>
      <w:tblPr/>
      <w:tcPr>
        <w:tcBorders>
          <w:bottom w:val="single" w:sz="12" w:space="0" w:color="C2D69B" w:themeColor="accent3" w:themeTint="99"/>
        </w:tcBorders>
      </w:tcPr>
    </w:tblStylePr>
    <w:tblStylePr w:type="lastRow">
      <w:rPr>
        <w:b/>
        <w:bCs/>
      </w:rPr>
      <w:tblPr/>
      <w:tcPr>
        <w:tcBorders>
          <w:top w:val="double" w:sz="4" w:space="0" w:color="C2D69B" w:themeColor="accent3" w:themeTint="99"/>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customStyle="1" w:styleId="GridTable6Colorful-Accent48">
    <w:name w:val="Grid Table 6 Colorful - Accent 48"/>
    <w:basedOn w:val="TableNormal"/>
    <w:uiPriority w:val="51"/>
    <w:rsid w:val="00C104D9"/>
    <w:rPr>
      <w:rFonts w:eastAsia="SimSun"/>
      <w:color w:val="5F497A" w:themeColor="accent4" w:themeShade="BF"/>
    </w:r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rPr>
      <w:tblPr/>
      <w:tcPr>
        <w:tcBorders>
          <w:bottom w:val="single" w:sz="12" w:space="0" w:color="B2A1C7" w:themeColor="accent4" w:themeTint="99"/>
        </w:tcBorders>
      </w:tcPr>
    </w:tblStylePr>
    <w:tblStylePr w:type="lastRow">
      <w:rPr>
        <w:b/>
        <w:bCs/>
      </w:rPr>
      <w:tblPr/>
      <w:tcPr>
        <w:tcBorders>
          <w:top w:val="double" w:sz="4" w:space="0" w:color="B2A1C7" w:themeColor="accent4" w:themeTint="99"/>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customStyle="1" w:styleId="GridTable6Colorful-Accent58">
    <w:name w:val="Grid Table 6 Colorful - Accent 58"/>
    <w:basedOn w:val="TableNormal"/>
    <w:uiPriority w:val="51"/>
    <w:rsid w:val="00C104D9"/>
    <w:rPr>
      <w:rFonts w:eastAsia="SimSun"/>
      <w:color w:val="31849B" w:themeColor="accent5" w:themeShade="BF"/>
    </w:r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rPr>
      <w:tblPr/>
      <w:tcPr>
        <w:tcBorders>
          <w:bottom w:val="single" w:sz="12" w:space="0" w:color="92CDDC" w:themeColor="accent5" w:themeTint="99"/>
        </w:tcBorders>
      </w:tcPr>
    </w:tblStylePr>
    <w:tblStylePr w:type="lastRow">
      <w:rPr>
        <w:b/>
        <w:bCs/>
      </w:rPr>
      <w:tblPr/>
      <w:tcPr>
        <w:tcBorders>
          <w:top w:val="double" w:sz="4" w:space="0" w:color="92CDDC" w:themeColor="accent5" w:themeTint="99"/>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GridTable6Colorful-Accent68">
    <w:name w:val="Grid Table 6 Colorful - Accent 68"/>
    <w:basedOn w:val="TableNormal"/>
    <w:uiPriority w:val="51"/>
    <w:rsid w:val="00C104D9"/>
    <w:rPr>
      <w:rFonts w:eastAsia="SimSun"/>
      <w:color w:val="E36C0A" w:themeColor="accent6" w:themeShade="BF"/>
    </w:r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rPr>
      <w:tblPr/>
      <w:tcPr>
        <w:tcBorders>
          <w:bottom w:val="single" w:sz="12" w:space="0" w:color="FABF8F" w:themeColor="accent6" w:themeTint="99"/>
        </w:tcBorders>
      </w:tcPr>
    </w:tblStylePr>
    <w:tblStylePr w:type="lastRow">
      <w:rPr>
        <w:b/>
        <w:bCs/>
      </w:rPr>
      <w:tblPr/>
      <w:tcPr>
        <w:tcBorders>
          <w:top w:val="double" w:sz="4" w:space="0" w:color="FABF8F" w:themeColor="accent6" w:themeTint="99"/>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customStyle="1" w:styleId="GridTable7Colorful8">
    <w:name w:val="Grid Table 7 Colorful8"/>
    <w:basedOn w:val="TableNormal"/>
    <w:uiPriority w:val="52"/>
    <w:rsid w:val="00C104D9"/>
    <w:rPr>
      <w:rFonts w:eastAsia="SimSun"/>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customStyle="1" w:styleId="GridTable7Colorful-Accent18">
    <w:name w:val="Grid Table 7 Colorful - Accent 18"/>
    <w:basedOn w:val="TableNormal"/>
    <w:uiPriority w:val="52"/>
    <w:rsid w:val="00C104D9"/>
    <w:rPr>
      <w:rFonts w:eastAsia="SimSun"/>
      <w:color w:val="365F91" w:themeColor="accent1" w:themeShade="BF"/>
    </w:r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BE5F1" w:themeFill="accent1" w:themeFillTint="33"/>
      </w:tcPr>
    </w:tblStylePr>
    <w:tblStylePr w:type="band1Horz">
      <w:tblPr/>
      <w:tcPr>
        <w:shd w:val="clear" w:color="auto" w:fill="DBE5F1" w:themeFill="accent1" w:themeFillTint="33"/>
      </w:tcPr>
    </w:tblStylePr>
    <w:tblStylePr w:type="neCell">
      <w:tblPr/>
      <w:tcPr>
        <w:tcBorders>
          <w:bottom w:val="single" w:sz="4" w:space="0" w:color="95B3D7" w:themeColor="accent1" w:themeTint="99"/>
        </w:tcBorders>
      </w:tcPr>
    </w:tblStylePr>
    <w:tblStylePr w:type="nwCell">
      <w:tblPr/>
      <w:tcPr>
        <w:tcBorders>
          <w:bottom w:val="single" w:sz="4" w:space="0" w:color="95B3D7" w:themeColor="accent1" w:themeTint="99"/>
        </w:tcBorders>
      </w:tcPr>
    </w:tblStylePr>
    <w:tblStylePr w:type="seCell">
      <w:tblPr/>
      <w:tcPr>
        <w:tcBorders>
          <w:top w:val="single" w:sz="4" w:space="0" w:color="95B3D7" w:themeColor="accent1" w:themeTint="99"/>
        </w:tcBorders>
      </w:tcPr>
    </w:tblStylePr>
    <w:tblStylePr w:type="swCell">
      <w:tblPr/>
      <w:tcPr>
        <w:tcBorders>
          <w:top w:val="single" w:sz="4" w:space="0" w:color="95B3D7" w:themeColor="accent1" w:themeTint="99"/>
        </w:tcBorders>
      </w:tcPr>
    </w:tblStylePr>
  </w:style>
  <w:style w:type="table" w:customStyle="1" w:styleId="GridTable7Colorful-Accent28">
    <w:name w:val="Grid Table 7 Colorful - Accent 28"/>
    <w:basedOn w:val="TableNormal"/>
    <w:uiPriority w:val="52"/>
    <w:rsid w:val="00C104D9"/>
    <w:rPr>
      <w:rFonts w:eastAsia="SimSun"/>
      <w:color w:val="943634" w:themeColor="accent2" w:themeShade="BF"/>
    </w:rPr>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2DBDB" w:themeFill="accent2" w:themeFillTint="33"/>
      </w:tcPr>
    </w:tblStylePr>
    <w:tblStylePr w:type="band1Horz">
      <w:tblPr/>
      <w:tcPr>
        <w:shd w:val="clear" w:color="auto" w:fill="F2DBDB" w:themeFill="accent2" w:themeFillTint="33"/>
      </w:tcPr>
    </w:tblStylePr>
    <w:tblStylePr w:type="neCell">
      <w:tblPr/>
      <w:tcPr>
        <w:tcBorders>
          <w:bottom w:val="single" w:sz="4" w:space="0" w:color="D99594" w:themeColor="accent2" w:themeTint="99"/>
        </w:tcBorders>
      </w:tcPr>
    </w:tblStylePr>
    <w:tblStylePr w:type="nwCell">
      <w:tblPr/>
      <w:tcPr>
        <w:tcBorders>
          <w:bottom w:val="single" w:sz="4" w:space="0" w:color="D99594" w:themeColor="accent2" w:themeTint="99"/>
        </w:tcBorders>
      </w:tcPr>
    </w:tblStylePr>
    <w:tblStylePr w:type="seCell">
      <w:tblPr/>
      <w:tcPr>
        <w:tcBorders>
          <w:top w:val="single" w:sz="4" w:space="0" w:color="D99594" w:themeColor="accent2" w:themeTint="99"/>
        </w:tcBorders>
      </w:tcPr>
    </w:tblStylePr>
    <w:tblStylePr w:type="swCell">
      <w:tblPr/>
      <w:tcPr>
        <w:tcBorders>
          <w:top w:val="single" w:sz="4" w:space="0" w:color="D99594" w:themeColor="accent2" w:themeTint="99"/>
        </w:tcBorders>
      </w:tcPr>
    </w:tblStylePr>
  </w:style>
  <w:style w:type="table" w:customStyle="1" w:styleId="GridTable7Colorful-Accent38">
    <w:name w:val="Grid Table 7 Colorful - Accent 38"/>
    <w:basedOn w:val="TableNormal"/>
    <w:uiPriority w:val="52"/>
    <w:rsid w:val="00C104D9"/>
    <w:rPr>
      <w:rFonts w:eastAsia="SimSun"/>
      <w:color w:val="76923C" w:themeColor="accent3" w:themeShade="BF"/>
    </w:r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AF1DD" w:themeFill="accent3" w:themeFillTint="33"/>
      </w:tcPr>
    </w:tblStylePr>
    <w:tblStylePr w:type="band1Horz">
      <w:tblPr/>
      <w:tcPr>
        <w:shd w:val="clear" w:color="auto" w:fill="EAF1DD" w:themeFill="accent3" w:themeFillTint="33"/>
      </w:tcPr>
    </w:tblStylePr>
    <w:tblStylePr w:type="neCell">
      <w:tblPr/>
      <w:tcPr>
        <w:tcBorders>
          <w:bottom w:val="single" w:sz="4" w:space="0" w:color="C2D69B" w:themeColor="accent3" w:themeTint="99"/>
        </w:tcBorders>
      </w:tcPr>
    </w:tblStylePr>
    <w:tblStylePr w:type="nwCell">
      <w:tblPr/>
      <w:tcPr>
        <w:tcBorders>
          <w:bottom w:val="single" w:sz="4" w:space="0" w:color="C2D69B" w:themeColor="accent3" w:themeTint="99"/>
        </w:tcBorders>
      </w:tcPr>
    </w:tblStylePr>
    <w:tblStylePr w:type="seCell">
      <w:tblPr/>
      <w:tcPr>
        <w:tcBorders>
          <w:top w:val="single" w:sz="4" w:space="0" w:color="C2D69B" w:themeColor="accent3" w:themeTint="99"/>
        </w:tcBorders>
      </w:tcPr>
    </w:tblStylePr>
    <w:tblStylePr w:type="swCell">
      <w:tblPr/>
      <w:tcPr>
        <w:tcBorders>
          <w:top w:val="single" w:sz="4" w:space="0" w:color="C2D69B" w:themeColor="accent3" w:themeTint="99"/>
        </w:tcBorders>
      </w:tcPr>
    </w:tblStylePr>
  </w:style>
  <w:style w:type="table" w:customStyle="1" w:styleId="GridTable7Colorful-Accent48">
    <w:name w:val="Grid Table 7 Colorful - Accent 48"/>
    <w:basedOn w:val="TableNormal"/>
    <w:uiPriority w:val="52"/>
    <w:rsid w:val="00C104D9"/>
    <w:rPr>
      <w:rFonts w:eastAsia="SimSun"/>
      <w:color w:val="5F497A" w:themeColor="accent4" w:themeShade="BF"/>
    </w:r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5DFEC" w:themeFill="accent4" w:themeFillTint="33"/>
      </w:tcPr>
    </w:tblStylePr>
    <w:tblStylePr w:type="band1Horz">
      <w:tblPr/>
      <w:tcPr>
        <w:shd w:val="clear" w:color="auto" w:fill="E5DFEC" w:themeFill="accent4" w:themeFillTint="33"/>
      </w:tcPr>
    </w:tblStylePr>
    <w:tblStylePr w:type="neCell">
      <w:tblPr/>
      <w:tcPr>
        <w:tcBorders>
          <w:bottom w:val="single" w:sz="4" w:space="0" w:color="B2A1C7" w:themeColor="accent4" w:themeTint="99"/>
        </w:tcBorders>
      </w:tcPr>
    </w:tblStylePr>
    <w:tblStylePr w:type="nwCell">
      <w:tblPr/>
      <w:tcPr>
        <w:tcBorders>
          <w:bottom w:val="single" w:sz="4" w:space="0" w:color="B2A1C7" w:themeColor="accent4" w:themeTint="99"/>
        </w:tcBorders>
      </w:tcPr>
    </w:tblStylePr>
    <w:tblStylePr w:type="seCell">
      <w:tblPr/>
      <w:tcPr>
        <w:tcBorders>
          <w:top w:val="single" w:sz="4" w:space="0" w:color="B2A1C7" w:themeColor="accent4" w:themeTint="99"/>
        </w:tcBorders>
      </w:tcPr>
    </w:tblStylePr>
    <w:tblStylePr w:type="swCell">
      <w:tblPr/>
      <w:tcPr>
        <w:tcBorders>
          <w:top w:val="single" w:sz="4" w:space="0" w:color="B2A1C7" w:themeColor="accent4" w:themeTint="99"/>
        </w:tcBorders>
      </w:tcPr>
    </w:tblStylePr>
  </w:style>
  <w:style w:type="table" w:customStyle="1" w:styleId="GridTable7Colorful-Accent58">
    <w:name w:val="Grid Table 7 Colorful - Accent 58"/>
    <w:basedOn w:val="TableNormal"/>
    <w:uiPriority w:val="52"/>
    <w:rsid w:val="00C104D9"/>
    <w:rPr>
      <w:rFonts w:eastAsia="SimSun"/>
      <w:color w:val="31849B" w:themeColor="accent5" w:themeShade="BF"/>
    </w:r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AEEF3" w:themeFill="accent5" w:themeFillTint="33"/>
      </w:tcPr>
    </w:tblStylePr>
    <w:tblStylePr w:type="band1Horz">
      <w:tblPr/>
      <w:tcPr>
        <w:shd w:val="clear" w:color="auto" w:fill="DAEEF3" w:themeFill="accent5" w:themeFillTint="33"/>
      </w:tcPr>
    </w:tblStylePr>
    <w:tblStylePr w:type="neCell">
      <w:tblPr/>
      <w:tcPr>
        <w:tcBorders>
          <w:bottom w:val="single" w:sz="4" w:space="0" w:color="92CDDC" w:themeColor="accent5" w:themeTint="99"/>
        </w:tcBorders>
      </w:tcPr>
    </w:tblStylePr>
    <w:tblStylePr w:type="nwCell">
      <w:tblPr/>
      <w:tcPr>
        <w:tcBorders>
          <w:bottom w:val="single" w:sz="4" w:space="0" w:color="92CDDC" w:themeColor="accent5" w:themeTint="99"/>
        </w:tcBorders>
      </w:tcPr>
    </w:tblStylePr>
    <w:tblStylePr w:type="seCell">
      <w:tblPr/>
      <w:tcPr>
        <w:tcBorders>
          <w:top w:val="single" w:sz="4" w:space="0" w:color="92CDDC" w:themeColor="accent5" w:themeTint="99"/>
        </w:tcBorders>
      </w:tcPr>
    </w:tblStylePr>
    <w:tblStylePr w:type="swCell">
      <w:tblPr/>
      <w:tcPr>
        <w:tcBorders>
          <w:top w:val="single" w:sz="4" w:space="0" w:color="92CDDC" w:themeColor="accent5" w:themeTint="99"/>
        </w:tcBorders>
      </w:tcPr>
    </w:tblStylePr>
  </w:style>
  <w:style w:type="table" w:customStyle="1" w:styleId="GridTable7Colorful-Accent68">
    <w:name w:val="Grid Table 7 Colorful - Accent 68"/>
    <w:basedOn w:val="TableNormal"/>
    <w:uiPriority w:val="52"/>
    <w:rsid w:val="00C104D9"/>
    <w:rPr>
      <w:rFonts w:eastAsia="SimSun"/>
      <w:color w:val="E36C0A" w:themeColor="accent6" w:themeShade="BF"/>
    </w:r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DE9D9" w:themeFill="accent6" w:themeFillTint="33"/>
      </w:tcPr>
    </w:tblStylePr>
    <w:tblStylePr w:type="band1Horz">
      <w:tblPr/>
      <w:tcPr>
        <w:shd w:val="clear" w:color="auto" w:fill="FDE9D9" w:themeFill="accent6" w:themeFillTint="33"/>
      </w:tcPr>
    </w:tblStylePr>
    <w:tblStylePr w:type="neCell">
      <w:tblPr/>
      <w:tcPr>
        <w:tcBorders>
          <w:bottom w:val="single" w:sz="4" w:space="0" w:color="FABF8F" w:themeColor="accent6" w:themeTint="99"/>
        </w:tcBorders>
      </w:tcPr>
    </w:tblStylePr>
    <w:tblStylePr w:type="nwCell">
      <w:tblPr/>
      <w:tcPr>
        <w:tcBorders>
          <w:bottom w:val="single" w:sz="4" w:space="0" w:color="FABF8F" w:themeColor="accent6" w:themeTint="99"/>
        </w:tcBorders>
      </w:tcPr>
    </w:tblStylePr>
    <w:tblStylePr w:type="seCell">
      <w:tblPr/>
      <w:tcPr>
        <w:tcBorders>
          <w:top w:val="single" w:sz="4" w:space="0" w:color="FABF8F" w:themeColor="accent6" w:themeTint="99"/>
        </w:tcBorders>
      </w:tcPr>
    </w:tblStylePr>
    <w:tblStylePr w:type="swCell">
      <w:tblPr/>
      <w:tcPr>
        <w:tcBorders>
          <w:top w:val="single" w:sz="4" w:space="0" w:color="FABF8F" w:themeColor="accent6" w:themeTint="99"/>
        </w:tcBorders>
      </w:tcPr>
    </w:tblStylePr>
  </w:style>
  <w:style w:type="character" w:customStyle="1" w:styleId="Hashtag6">
    <w:name w:val="Hashtag6"/>
    <w:basedOn w:val="DefaultParagraphFont"/>
    <w:uiPriority w:val="99"/>
    <w:semiHidden/>
    <w:unhideWhenUsed/>
    <w:rsid w:val="00C104D9"/>
    <w:rPr>
      <w:color w:val="2B579A"/>
      <w:shd w:val="clear" w:color="auto" w:fill="E1DFDD"/>
    </w:rPr>
  </w:style>
  <w:style w:type="table" w:customStyle="1" w:styleId="ListTable1Light8">
    <w:name w:val="List Table 1 Light8"/>
    <w:basedOn w:val="TableNormal"/>
    <w:uiPriority w:val="46"/>
    <w:rsid w:val="00C104D9"/>
    <w:rPr>
      <w:rFonts w:eastAsia="SimSun"/>
    </w:rPr>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ListTable1Light-Accent18">
    <w:name w:val="List Table 1 Light - Accent 18"/>
    <w:basedOn w:val="TableNormal"/>
    <w:uiPriority w:val="46"/>
    <w:rsid w:val="00C104D9"/>
    <w:rPr>
      <w:rFonts w:eastAsia="SimSun"/>
    </w:rPr>
    <w:tblPr>
      <w:tblStyleRowBandSize w:val="1"/>
      <w:tblStyleColBandSize w:val="1"/>
    </w:tblPr>
    <w:tblStylePr w:type="firstRow">
      <w:rPr>
        <w:b/>
        <w:bCs/>
      </w:rPr>
      <w:tblPr/>
      <w:tcPr>
        <w:tcBorders>
          <w:bottom w:val="single" w:sz="4" w:space="0" w:color="95B3D7" w:themeColor="accent1" w:themeTint="99"/>
        </w:tcBorders>
      </w:tcPr>
    </w:tblStylePr>
    <w:tblStylePr w:type="lastRow">
      <w:rPr>
        <w:b/>
        <w:bCs/>
      </w:rPr>
      <w:tblPr/>
      <w:tcPr>
        <w:tcBorders>
          <w:top w:val="single" w:sz="4" w:space="0" w:color="95B3D7" w:themeColor="accent1" w:themeTint="99"/>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ListTable1Light-Accent28">
    <w:name w:val="List Table 1 Light - Accent 28"/>
    <w:basedOn w:val="TableNormal"/>
    <w:uiPriority w:val="46"/>
    <w:rsid w:val="00C104D9"/>
    <w:rPr>
      <w:rFonts w:eastAsia="SimSun"/>
    </w:rPr>
    <w:tblPr>
      <w:tblStyleRowBandSize w:val="1"/>
      <w:tblStyleColBandSize w:val="1"/>
    </w:tblPr>
    <w:tblStylePr w:type="firstRow">
      <w:rPr>
        <w:b/>
        <w:bCs/>
      </w:rPr>
      <w:tblPr/>
      <w:tcPr>
        <w:tcBorders>
          <w:bottom w:val="single" w:sz="4" w:space="0" w:color="D99594" w:themeColor="accent2" w:themeTint="99"/>
        </w:tcBorders>
      </w:tcPr>
    </w:tblStylePr>
    <w:tblStylePr w:type="lastRow">
      <w:rPr>
        <w:b/>
        <w:bCs/>
      </w:rPr>
      <w:tblPr/>
      <w:tcPr>
        <w:tcBorders>
          <w:top w:val="single" w:sz="4" w:space="0" w:color="D99594" w:themeColor="accent2" w:themeTint="99"/>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customStyle="1" w:styleId="ListTable1Light-Accent38">
    <w:name w:val="List Table 1 Light - Accent 38"/>
    <w:basedOn w:val="TableNormal"/>
    <w:uiPriority w:val="46"/>
    <w:rsid w:val="00C104D9"/>
    <w:rPr>
      <w:rFonts w:eastAsia="SimSun"/>
    </w:rPr>
    <w:tblPr>
      <w:tblStyleRowBandSize w:val="1"/>
      <w:tblStyleColBandSize w:val="1"/>
    </w:tblPr>
    <w:tblStylePr w:type="firstRow">
      <w:rPr>
        <w:b/>
        <w:bCs/>
      </w:rPr>
      <w:tblPr/>
      <w:tcPr>
        <w:tcBorders>
          <w:bottom w:val="single" w:sz="4" w:space="0" w:color="C2D69B" w:themeColor="accent3" w:themeTint="99"/>
        </w:tcBorders>
      </w:tcPr>
    </w:tblStylePr>
    <w:tblStylePr w:type="lastRow">
      <w:rPr>
        <w:b/>
        <w:bCs/>
      </w:rPr>
      <w:tblPr/>
      <w:tcPr>
        <w:tcBorders>
          <w:top w:val="single" w:sz="4" w:space="0" w:color="C2D69B" w:themeColor="accent3" w:themeTint="99"/>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customStyle="1" w:styleId="ListTable1Light-Accent48">
    <w:name w:val="List Table 1 Light - Accent 48"/>
    <w:basedOn w:val="TableNormal"/>
    <w:uiPriority w:val="46"/>
    <w:rsid w:val="00C104D9"/>
    <w:rPr>
      <w:rFonts w:eastAsia="SimSun"/>
    </w:rPr>
    <w:tblPr>
      <w:tblStyleRowBandSize w:val="1"/>
      <w:tblStyleColBandSize w:val="1"/>
    </w:tblPr>
    <w:tblStylePr w:type="firstRow">
      <w:rPr>
        <w:b/>
        <w:bCs/>
      </w:rPr>
      <w:tblPr/>
      <w:tcPr>
        <w:tcBorders>
          <w:bottom w:val="single" w:sz="4" w:space="0" w:color="B2A1C7" w:themeColor="accent4" w:themeTint="99"/>
        </w:tcBorders>
      </w:tcPr>
    </w:tblStylePr>
    <w:tblStylePr w:type="lastRow">
      <w:rPr>
        <w:b/>
        <w:bCs/>
      </w:rPr>
      <w:tblPr/>
      <w:tcPr>
        <w:tcBorders>
          <w:top w:val="single" w:sz="4" w:space="0" w:color="B2A1C7" w:themeColor="accent4" w:themeTint="99"/>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customStyle="1" w:styleId="ListTable1Light-Accent58">
    <w:name w:val="List Table 1 Light - Accent 58"/>
    <w:basedOn w:val="TableNormal"/>
    <w:uiPriority w:val="46"/>
    <w:rsid w:val="00C104D9"/>
    <w:rPr>
      <w:rFonts w:eastAsia="SimSun"/>
    </w:rPr>
    <w:tblPr>
      <w:tblStyleRowBandSize w:val="1"/>
      <w:tblStyleColBandSize w:val="1"/>
    </w:tblPr>
    <w:tblStylePr w:type="firstRow">
      <w:rPr>
        <w:b/>
        <w:bCs/>
      </w:rPr>
      <w:tblPr/>
      <w:tcPr>
        <w:tcBorders>
          <w:bottom w:val="single" w:sz="4" w:space="0" w:color="92CDDC" w:themeColor="accent5" w:themeTint="99"/>
        </w:tcBorders>
      </w:tcPr>
    </w:tblStylePr>
    <w:tblStylePr w:type="lastRow">
      <w:rPr>
        <w:b/>
        <w:bCs/>
      </w:rPr>
      <w:tblPr/>
      <w:tcPr>
        <w:tcBorders>
          <w:top w:val="single" w:sz="4" w:space="0" w:color="92CDDC" w:themeColor="accent5" w:themeTint="99"/>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ListTable1Light-Accent68">
    <w:name w:val="List Table 1 Light - Accent 68"/>
    <w:basedOn w:val="TableNormal"/>
    <w:uiPriority w:val="46"/>
    <w:rsid w:val="00C104D9"/>
    <w:rPr>
      <w:rFonts w:eastAsia="SimSun"/>
    </w:rPr>
    <w:tblPr>
      <w:tblStyleRowBandSize w:val="1"/>
      <w:tblStyleColBandSize w:val="1"/>
    </w:tblPr>
    <w:tblStylePr w:type="firstRow">
      <w:rPr>
        <w:b/>
        <w:bCs/>
      </w:rPr>
      <w:tblPr/>
      <w:tcPr>
        <w:tcBorders>
          <w:bottom w:val="single" w:sz="4" w:space="0" w:color="FABF8F" w:themeColor="accent6" w:themeTint="99"/>
        </w:tcBorders>
      </w:tcPr>
    </w:tblStylePr>
    <w:tblStylePr w:type="lastRow">
      <w:rPr>
        <w:b/>
        <w:bCs/>
      </w:rPr>
      <w:tblPr/>
      <w:tcPr>
        <w:tcBorders>
          <w:top w:val="single" w:sz="4" w:space="0" w:color="FABF8F" w:themeColor="accent6" w:themeTint="99"/>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customStyle="1" w:styleId="ListTable28">
    <w:name w:val="List Table 28"/>
    <w:basedOn w:val="TableNormal"/>
    <w:uiPriority w:val="47"/>
    <w:rsid w:val="00C104D9"/>
    <w:rPr>
      <w:rFonts w:eastAsia="SimSun"/>
    </w:rPr>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ListTable2-Accent18">
    <w:name w:val="List Table 2 - Accent 18"/>
    <w:basedOn w:val="TableNormal"/>
    <w:uiPriority w:val="47"/>
    <w:rsid w:val="00C104D9"/>
    <w:rPr>
      <w:rFonts w:eastAsia="SimSun"/>
    </w:rPr>
    <w:tblPr>
      <w:tblStyleRowBandSize w:val="1"/>
      <w:tblStyleColBandSize w:val="1"/>
      <w:tblBorders>
        <w:top w:val="single" w:sz="4" w:space="0" w:color="95B3D7" w:themeColor="accent1" w:themeTint="99"/>
        <w:bottom w:val="single" w:sz="4" w:space="0" w:color="95B3D7" w:themeColor="accent1" w:themeTint="99"/>
        <w:insideH w:val="single" w:sz="4" w:space="0" w:color="95B3D7"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ListTable2-Accent28">
    <w:name w:val="List Table 2 - Accent 28"/>
    <w:basedOn w:val="TableNormal"/>
    <w:uiPriority w:val="47"/>
    <w:rsid w:val="00C104D9"/>
    <w:rPr>
      <w:rFonts w:eastAsia="SimSun"/>
    </w:rPr>
    <w:tblPr>
      <w:tblStyleRowBandSize w:val="1"/>
      <w:tblStyleColBandSize w:val="1"/>
      <w:tblBorders>
        <w:top w:val="single" w:sz="4" w:space="0" w:color="D99594" w:themeColor="accent2" w:themeTint="99"/>
        <w:bottom w:val="single" w:sz="4" w:space="0" w:color="D99594" w:themeColor="accent2" w:themeTint="99"/>
        <w:insideH w:val="single" w:sz="4" w:space="0" w:color="D99594"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customStyle="1" w:styleId="ListTable2-Accent38">
    <w:name w:val="List Table 2 - Accent 38"/>
    <w:basedOn w:val="TableNormal"/>
    <w:uiPriority w:val="47"/>
    <w:rsid w:val="00C104D9"/>
    <w:rPr>
      <w:rFonts w:eastAsia="SimSun"/>
    </w:rPr>
    <w:tblPr>
      <w:tblStyleRowBandSize w:val="1"/>
      <w:tblStyleColBandSize w:val="1"/>
      <w:tblBorders>
        <w:top w:val="single" w:sz="4" w:space="0" w:color="C2D69B" w:themeColor="accent3" w:themeTint="99"/>
        <w:bottom w:val="single" w:sz="4" w:space="0" w:color="C2D69B" w:themeColor="accent3" w:themeTint="99"/>
        <w:insideH w:val="single" w:sz="4" w:space="0" w:color="C2D69B"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customStyle="1" w:styleId="ListTable2-Accent48">
    <w:name w:val="List Table 2 - Accent 48"/>
    <w:basedOn w:val="TableNormal"/>
    <w:uiPriority w:val="47"/>
    <w:rsid w:val="00C104D9"/>
    <w:rPr>
      <w:rFonts w:eastAsia="SimSun"/>
    </w:rPr>
    <w:tblPr>
      <w:tblStyleRowBandSize w:val="1"/>
      <w:tblStyleColBandSize w:val="1"/>
      <w:tblBorders>
        <w:top w:val="single" w:sz="4" w:space="0" w:color="B2A1C7" w:themeColor="accent4" w:themeTint="99"/>
        <w:bottom w:val="single" w:sz="4" w:space="0" w:color="B2A1C7" w:themeColor="accent4" w:themeTint="99"/>
        <w:insideH w:val="single" w:sz="4" w:space="0" w:color="B2A1C7"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customStyle="1" w:styleId="ListTable2-Accent58">
    <w:name w:val="List Table 2 - Accent 58"/>
    <w:basedOn w:val="TableNormal"/>
    <w:uiPriority w:val="47"/>
    <w:rsid w:val="00C104D9"/>
    <w:rPr>
      <w:rFonts w:eastAsia="SimSun"/>
    </w:rPr>
    <w:tblPr>
      <w:tblStyleRowBandSize w:val="1"/>
      <w:tblStyleColBandSize w:val="1"/>
      <w:tblBorders>
        <w:top w:val="single" w:sz="4" w:space="0" w:color="92CDDC" w:themeColor="accent5" w:themeTint="99"/>
        <w:bottom w:val="single" w:sz="4" w:space="0" w:color="92CDDC" w:themeColor="accent5" w:themeTint="99"/>
        <w:insideH w:val="single" w:sz="4" w:space="0" w:color="92CDDC"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ListTable2-Accent68">
    <w:name w:val="List Table 2 - Accent 68"/>
    <w:basedOn w:val="TableNormal"/>
    <w:uiPriority w:val="47"/>
    <w:rsid w:val="00C104D9"/>
    <w:rPr>
      <w:rFonts w:eastAsia="SimSun"/>
    </w:rPr>
    <w:tblPr>
      <w:tblStyleRowBandSize w:val="1"/>
      <w:tblStyleColBandSize w:val="1"/>
      <w:tblBorders>
        <w:top w:val="single" w:sz="4" w:space="0" w:color="FABF8F" w:themeColor="accent6" w:themeTint="99"/>
        <w:bottom w:val="single" w:sz="4" w:space="0" w:color="FABF8F" w:themeColor="accent6" w:themeTint="99"/>
        <w:insideH w:val="single" w:sz="4" w:space="0" w:color="FABF8F"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customStyle="1" w:styleId="ListTable38">
    <w:name w:val="List Table 38"/>
    <w:basedOn w:val="TableNormal"/>
    <w:uiPriority w:val="48"/>
    <w:rsid w:val="00C104D9"/>
    <w:rPr>
      <w:rFonts w:eastAsia="SimSun"/>
    </w:r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customStyle="1" w:styleId="ListTable3-Accent18">
    <w:name w:val="List Table 3 - Accent 18"/>
    <w:basedOn w:val="TableNormal"/>
    <w:uiPriority w:val="48"/>
    <w:rsid w:val="00C104D9"/>
    <w:rPr>
      <w:rFonts w:eastAsia="SimSun"/>
    </w:rPr>
    <w:tblPr>
      <w:tblStyleRowBandSize w:val="1"/>
      <w:tblStyleColBandSize w:val="1"/>
      <w:tblBorders>
        <w:top w:val="single" w:sz="4" w:space="0" w:color="4F81BD" w:themeColor="accent1"/>
        <w:left w:val="single" w:sz="4" w:space="0" w:color="4F81BD" w:themeColor="accent1"/>
        <w:bottom w:val="single" w:sz="4" w:space="0" w:color="4F81BD" w:themeColor="accent1"/>
        <w:right w:val="single" w:sz="4" w:space="0" w:color="4F81BD" w:themeColor="accent1"/>
      </w:tblBorders>
    </w:tblPr>
    <w:tblStylePr w:type="firstRow">
      <w:rPr>
        <w:b/>
        <w:bCs/>
        <w:color w:val="FFFFFF" w:themeColor="background1"/>
      </w:rPr>
      <w:tblPr/>
      <w:tcPr>
        <w:shd w:val="clear" w:color="auto" w:fill="4F81BD" w:themeFill="accent1"/>
      </w:tcPr>
    </w:tblStylePr>
    <w:tblStylePr w:type="lastRow">
      <w:rPr>
        <w:b/>
        <w:bCs/>
      </w:rPr>
      <w:tblPr/>
      <w:tcPr>
        <w:tcBorders>
          <w:top w:val="double" w:sz="4" w:space="0" w:color="4F81BD"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F81BD" w:themeColor="accent1"/>
          <w:right w:val="single" w:sz="4" w:space="0" w:color="4F81BD" w:themeColor="accent1"/>
        </w:tcBorders>
      </w:tcPr>
    </w:tblStylePr>
    <w:tblStylePr w:type="band1Horz">
      <w:tblPr/>
      <w:tcPr>
        <w:tcBorders>
          <w:top w:val="single" w:sz="4" w:space="0" w:color="4F81BD" w:themeColor="accent1"/>
          <w:bottom w:val="single" w:sz="4" w:space="0" w:color="4F81BD"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F81BD" w:themeColor="accent1"/>
          <w:left w:val="nil"/>
        </w:tcBorders>
      </w:tcPr>
    </w:tblStylePr>
    <w:tblStylePr w:type="swCell">
      <w:tblPr/>
      <w:tcPr>
        <w:tcBorders>
          <w:top w:val="double" w:sz="4" w:space="0" w:color="4F81BD" w:themeColor="accent1"/>
          <w:right w:val="nil"/>
        </w:tcBorders>
      </w:tcPr>
    </w:tblStylePr>
  </w:style>
  <w:style w:type="table" w:customStyle="1" w:styleId="ListTable3-Accent28">
    <w:name w:val="List Table 3 - Accent 28"/>
    <w:basedOn w:val="TableNormal"/>
    <w:uiPriority w:val="48"/>
    <w:rsid w:val="00C104D9"/>
    <w:rPr>
      <w:rFonts w:eastAsia="SimSun"/>
    </w:rPr>
    <w:tblPr>
      <w:tblStyleRowBandSize w:val="1"/>
      <w:tblStyleColBandSize w:val="1"/>
      <w:tblBorders>
        <w:top w:val="single" w:sz="4" w:space="0" w:color="C0504D" w:themeColor="accent2"/>
        <w:left w:val="single" w:sz="4" w:space="0" w:color="C0504D" w:themeColor="accent2"/>
        <w:bottom w:val="single" w:sz="4" w:space="0" w:color="C0504D" w:themeColor="accent2"/>
        <w:right w:val="single" w:sz="4" w:space="0" w:color="C0504D" w:themeColor="accent2"/>
      </w:tblBorders>
    </w:tblPr>
    <w:tblStylePr w:type="firstRow">
      <w:rPr>
        <w:b/>
        <w:bCs/>
        <w:color w:val="FFFFFF" w:themeColor="background1"/>
      </w:rPr>
      <w:tblPr/>
      <w:tcPr>
        <w:shd w:val="clear" w:color="auto" w:fill="C0504D" w:themeFill="accent2"/>
      </w:tcPr>
    </w:tblStylePr>
    <w:tblStylePr w:type="lastRow">
      <w:rPr>
        <w:b/>
        <w:bCs/>
      </w:rPr>
      <w:tblPr/>
      <w:tcPr>
        <w:tcBorders>
          <w:top w:val="double" w:sz="4" w:space="0" w:color="C0504D"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C0504D" w:themeColor="accent2"/>
          <w:right w:val="single" w:sz="4" w:space="0" w:color="C0504D" w:themeColor="accent2"/>
        </w:tcBorders>
      </w:tcPr>
    </w:tblStylePr>
    <w:tblStylePr w:type="band1Horz">
      <w:tblPr/>
      <w:tcPr>
        <w:tcBorders>
          <w:top w:val="single" w:sz="4" w:space="0" w:color="C0504D" w:themeColor="accent2"/>
          <w:bottom w:val="single" w:sz="4" w:space="0" w:color="C0504D"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C0504D" w:themeColor="accent2"/>
          <w:left w:val="nil"/>
        </w:tcBorders>
      </w:tcPr>
    </w:tblStylePr>
    <w:tblStylePr w:type="swCell">
      <w:tblPr/>
      <w:tcPr>
        <w:tcBorders>
          <w:top w:val="double" w:sz="4" w:space="0" w:color="C0504D" w:themeColor="accent2"/>
          <w:right w:val="nil"/>
        </w:tcBorders>
      </w:tcPr>
    </w:tblStylePr>
  </w:style>
  <w:style w:type="table" w:customStyle="1" w:styleId="ListTable3-Accent38">
    <w:name w:val="List Table 3 - Accent 38"/>
    <w:basedOn w:val="TableNormal"/>
    <w:uiPriority w:val="48"/>
    <w:rsid w:val="00C104D9"/>
    <w:rPr>
      <w:rFonts w:eastAsia="SimSun"/>
    </w:rPr>
    <w:tblPr>
      <w:tblStyleRowBandSize w:val="1"/>
      <w:tblStyleColBandSize w:val="1"/>
      <w:tblBorders>
        <w:top w:val="single" w:sz="4" w:space="0" w:color="9BBB59" w:themeColor="accent3"/>
        <w:left w:val="single" w:sz="4" w:space="0" w:color="9BBB59" w:themeColor="accent3"/>
        <w:bottom w:val="single" w:sz="4" w:space="0" w:color="9BBB59" w:themeColor="accent3"/>
        <w:right w:val="single" w:sz="4" w:space="0" w:color="9BBB59" w:themeColor="accent3"/>
      </w:tblBorders>
    </w:tblPr>
    <w:tblStylePr w:type="firstRow">
      <w:rPr>
        <w:b/>
        <w:bCs/>
        <w:color w:val="FFFFFF" w:themeColor="background1"/>
      </w:rPr>
      <w:tblPr/>
      <w:tcPr>
        <w:shd w:val="clear" w:color="auto" w:fill="9BBB59" w:themeFill="accent3"/>
      </w:tcPr>
    </w:tblStylePr>
    <w:tblStylePr w:type="lastRow">
      <w:rPr>
        <w:b/>
        <w:bCs/>
      </w:rPr>
      <w:tblPr/>
      <w:tcPr>
        <w:tcBorders>
          <w:top w:val="double" w:sz="4" w:space="0" w:color="9BBB59"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9BBB59" w:themeColor="accent3"/>
          <w:right w:val="single" w:sz="4" w:space="0" w:color="9BBB59" w:themeColor="accent3"/>
        </w:tcBorders>
      </w:tcPr>
    </w:tblStylePr>
    <w:tblStylePr w:type="band1Horz">
      <w:tblPr/>
      <w:tcPr>
        <w:tcBorders>
          <w:top w:val="single" w:sz="4" w:space="0" w:color="9BBB59" w:themeColor="accent3"/>
          <w:bottom w:val="single" w:sz="4" w:space="0" w:color="9BBB59"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9BBB59" w:themeColor="accent3"/>
          <w:left w:val="nil"/>
        </w:tcBorders>
      </w:tcPr>
    </w:tblStylePr>
    <w:tblStylePr w:type="swCell">
      <w:tblPr/>
      <w:tcPr>
        <w:tcBorders>
          <w:top w:val="double" w:sz="4" w:space="0" w:color="9BBB59" w:themeColor="accent3"/>
          <w:right w:val="nil"/>
        </w:tcBorders>
      </w:tcPr>
    </w:tblStylePr>
  </w:style>
  <w:style w:type="table" w:customStyle="1" w:styleId="ListTable3-Accent48">
    <w:name w:val="List Table 3 - Accent 48"/>
    <w:basedOn w:val="TableNormal"/>
    <w:uiPriority w:val="48"/>
    <w:rsid w:val="00C104D9"/>
    <w:rPr>
      <w:rFonts w:eastAsia="SimSun"/>
    </w:rPr>
    <w:tblPr>
      <w:tblStyleRowBandSize w:val="1"/>
      <w:tblStyleColBandSize w:val="1"/>
      <w:tblBorders>
        <w:top w:val="single" w:sz="4" w:space="0" w:color="8064A2" w:themeColor="accent4"/>
        <w:left w:val="single" w:sz="4" w:space="0" w:color="8064A2" w:themeColor="accent4"/>
        <w:bottom w:val="single" w:sz="4" w:space="0" w:color="8064A2" w:themeColor="accent4"/>
        <w:right w:val="single" w:sz="4" w:space="0" w:color="8064A2" w:themeColor="accent4"/>
      </w:tblBorders>
    </w:tblPr>
    <w:tblStylePr w:type="firstRow">
      <w:rPr>
        <w:b/>
        <w:bCs/>
        <w:color w:val="FFFFFF" w:themeColor="background1"/>
      </w:rPr>
      <w:tblPr/>
      <w:tcPr>
        <w:shd w:val="clear" w:color="auto" w:fill="8064A2" w:themeFill="accent4"/>
      </w:tcPr>
    </w:tblStylePr>
    <w:tblStylePr w:type="lastRow">
      <w:rPr>
        <w:b/>
        <w:bCs/>
      </w:rPr>
      <w:tblPr/>
      <w:tcPr>
        <w:tcBorders>
          <w:top w:val="double" w:sz="4" w:space="0" w:color="8064A2"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8064A2" w:themeColor="accent4"/>
          <w:right w:val="single" w:sz="4" w:space="0" w:color="8064A2" w:themeColor="accent4"/>
        </w:tcBorders>
      </w:tcPr>
    </w:tblStylePr>
    <w:tblStylePr w:type="band1Horz">
      <w:tblPr/>
      <w:tcPr>
        <w:tcBorders>
          <w:top w:val="single" w:sz="4" w:space="0" w:color="8064A2" w:themeColor="accent4"/>
          <w:bottom w:val="single" w:sz="4" w:space="0" w:color="8064A2"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8064A2" w:themeColor="accent4"/>
          <w:left w:val="nil"/>
        </w:tcBorders>
      </w:tcPr>
    </w:tblStylePr>
    <w:tblStylePr w:type="swCell">
      <w:tblPr/>
      <w:tcPr>
        <w:tcBorders>
          <w:top w:val="double" w:sz="4" w:space="0" w:color="8064A2" w:themeColor="accent4"/>
          <w:right w:val="nil"/>
        </w:tcBorders>
      </w:tcPr>
    </w:tblStylePr>
  </w:style>
  <w:style w:type="table" w:customStyle="1" w:styleId="ListTable3-Accent58">
    <w:name w:val="List Table 3 - Accent 58"/>
    <w:basedOn w:val="TableNormal"/>
    <w:uiPriority w:val="48"/>
    <w:rsid w:val="00C104D9"/>
    <w:rPr>
      <w:rFonts w:eastAsia="SimSun"/>
    </w:rPr>
    <w:tblPr>
      <w:tblStyleRowBandSize w:val="1"/>
      <w:tblStyleColBandSize w:val="1"/>
      <w:tblBorders>
        <w:top w:val="single" w:sz="4" w:space="0" w:color="4BACC6" w:themeColor="accent5"/>
        <w:left w:val="single" w:sz="4" w:space="0" w:color="4BACC6" w:themeColor="accent5"/>
        <w:bottom w:val="single" w:sz="4" w:space="0" w:color="4BACC6" w:themeColor="accent5"/>
        <w:right w:val="single" w:sz="4" w:space="0" w:color="4BACC6" w:themeColor="accent5"/>
      </w:tblBorders>
    </w:tblPr>
    <w:tblStylePr w:type="firstRow">
      <w:rPr>
        <w:b/>
        <w:bCs/>
        <w:color w:val="FFFFFF" w:themeColor="background1"/>
      </w:rPr>
      <w:tblPr/>
      <w:tcPr>
        <w:shd w:val="clear" w:color="auto" w:fill="4BACC6" w:themeFill="accent5"/>
      </w:tcPr>
    </w:tblStylePr>
    <w:tblStylePr w:type="lastRow">
      <w:rPr>
        <w:b/>
        <w:bCs/>
      </w:rPr>
      <w:tblPr/>
      <w:tcPr>
        <w:tcBorders>
          <w:top w:val="double" w:sz="4" w:space="0" w:color="4BACC6"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BACC6" w:themeColor="accent5"/>
          <w:right w:val="single" w:sz="4" w:space="0" w:color="4BACC6" w:themeColor="accent5"/>
        </w:tcBorders>
      </w:tcPr>
    </w:tblStylePr>
    <w:tblStylePr w:type="band1Horz">
      <w:tblPr/>
      <w:tcPr>
        <w:tcBorders>
          <w:top w:val="single" w:sz="4" w:space="0" w:color="4BACC6" w:themeColor="accent5"/>
          <w:bottom w:val="single" w:sz="4" w:space="0" w:color="4BACC6"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BACC6" w:themeColor="accent5"/>
          <w:left w:val="nil"/>
        </w:tcBorders>
      </w:tcPr>
    </w:tblStylePr>
    <w:tblStylePr w:type="swCell">
      <w:tblPr/>
      <w:tcPr>
        <w:tcBorders>
          <w:top w:val="double" w:sz="4" w:space="0" w:color="4BACC6" w:themeColor="accent5"/>
          <w:right w:val="nil"/>
        </w:tcBorders>
      </w:tcPr>
    </w:tblStylePr>
  </w:style>
  <w:style w:type="table" w:customStyle="1" w:styleId="ListTable3-Accent68">
    <w:name w:val="List Table 3 - Accent 68"/>
    <w:basedOn w:val="TableNormal"/>
    <w:uiPriority w:val="48"/>
    <w:rsid w:val="00C104D9"/>
    <w:rPr>
      <w:rFonts w:eastAsia="SimSun"/>
    </w:rPr>
    <w:tblPr>
      <w:tblStyleRowBandSize w:val="1"/>
      <w:tblStyleColBandSize w:val="1"/>
      <w:tblBorders>
        <w:top w:val="single" w:sz="4" w:space="0" w:color="F79646" w:themeColor="accent6"/>
        <w:left w:val="single" w:sz="4" w:space="0" w:color="F79646" w:themeColor="accent6"/>
        <w:bottom w:val="single" w:sz="4" w:space="0" w:color="F79646" w:themeColor="accent6"/>
        <w:right w:val="single" w:sz="4" w:space="0" w:color="F79646" w:themeColor="accent6"/>
      </w:tblBorders>
    </w:tblPr>
    <w:tblStylePr w:type="firstRow">
      <w:rPr>
        <w:b/>
        <w:bCs/>
        <w:color w:val="FFFFFF" w:themeColor="background1"/>
      </w:rPr>
      <w:tblPr/>
      <w:tcPr>
        <w:shd w:val="clear" w:color="auto" w:fill="F79646" w:themeFill="accent6"/>
      </w:tcPr>
    </w:tblStylePr>
    <w:tblStylePr w:type="lastRow">
      <w:rPr>
        <w:b/>
        <w:bCs/>
      </w:rPr>
      <w:tblPr/>
      <w:tcPr>
        <w:tcBorders>
          <w:top w:val="double" w:sz="4" w:space="0" w:color="F79646"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79646" w:themeColor="accent6"/>
          <w:right w:val="single" w:sz="4" w:space="0" w:color="F79646" w:themeColor="accent6"/>
        </w:tcBorders>
      </w:tcPr>
    </w:tblStylePr>
    <w:tblStylePr w:type="band1Horz">
      <w:tblPr/>
      <w:tcPr>
        <w:tcBorders>
          <w:top w:val="single" w:sz="4" w:space="0" w:color="F79646" w:themeColor="accent6"/>
          <w:bottom w:val="single" w:sz="4" w:space="0" w:color="F79646"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79646" w:themeColor="accent6"/>
          <w:left w:val="nil"/>
        </w:tcBorders>
      </w:tcPr>
    </w:tblStylePr>
    <w:tblStylePr w:type="swCell">
      <w:tblPr/>
      <w:tcPr>
        <w:tcBorders>
          <w:top w:val="double" w:sz="4" w:space="0" w:color="F79646" w:themeColor="accent6"/>
          <w:right w:val="nil"/>
        </w:tcBorders>
      </w:tcPr>
    </w:tblStylePr>
  </w:style>
  <w:style w:type="table" w:customStyle="1" w:styleId="ListTable48">
    <w:name w:val="List Table 48"/>
    <w:basedOn w:val="TableNormal"/>
    <w:uiPriority w:val="49"/>
    <w:rsid w:val="00C104D9"/>
    <w:rPr>
      <w:rFonts w:eastAsia="SimSun"/>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ListTable4-Accent18">
    <w:name w:val="List Table 4 - Accent 18"/>
    <w:basedOn w:val="TableNormal"/>
    <w:uiPriority w:val="49"/>
    <w:rsid w:val="00C104D9"/>
    <w:rPr>
      <w:rFonts w:eastAsia="SimSun"/>
    </w:r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tcBorders>
        <w:shd w:val="clear" w:color="auto" w:fill="4F81BD" w:themeFill="accent1"/>
      </w:tcPr>
    </w:tblStylePr>
    <w:tblStylePr w:type="lastRow">
      <w:rPr>
        <w:b/>
        <w:bCs/>
      </w:rPr>
      <w:tblPr/>
      <w:tcPr>
        <w:tcBorders>
          <w:top w:val="double" w:sz="4" w:space="0" w:color="95B3D7" w:themeColor="accent1" w:themeTint="99"/>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ListTable4-Accent28">
    <w:name w:val="List Table 4 - Accent 28"/>
    <w:basedOn w:val="TableNormal"/>
    <w:uiPriority w:val="49"/>
    <w:rsid w:val="00C104D9"/>
    <w:rPr>
      <w:rFonts w:eastAsia="SimSun"/>
    </w:rPr>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tblBorders>
    </w:tblPr>
    <w:tblStylePr w:type="firstRow">
      <w:rPr>
        <w:b/>
        <w:bCs/>
        <w:color w:val="FFFFFF" w:themeColor="background1"/>
      </w:rPr>
      <w:tblPr/>
      <w:tcPr>
        <w:tcBorders>
          <w:top w:val="single" w:sz="4" w:space="0" w:color="C0504D" w:themeColor="accent2"/>
          <w:left w:val="single" w:sz="4" w:space="0" w:color="C0504D" w:themeColor="accent2"/>
          <w:bottom w:val="single" w:sz="4" w:space="0" w:color="C0504D" w:themeColor="accent2"/>
          <w:right w:val="single" w:sz="4" w:space="0" w:color="C0504D" w:themeColor="accent2"/>
          <w:insideH w:val="nil"/>
        </w:tcBorders>
        <w:shd w:val="clear" w:color="auto" w:fill="C0504D" w:themeFill="accent2"/>
      </w:tcPr>
    </w:tblStylePr>
    <w:tblStylePr w:type="lastRow">
      <w:rPr>
        <w:b/>
        <w:bCs/>
      </w:rPr>
      <w:tblPr/>
      <w:tcPr>
        <w:tcBorders>
          <w:top w:val="double" w:sz="4" w:space="0" w:color="D99594" w:themeColor="accent2" w:themeTint="99"/>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customStyle="1" w:styleId="ListTable4-Accent38">
    <w:name w:val="List Table 4 - Accent 38"/>
    <w:basedOn w:val="TableNormal"/>
    <w:uiPriority w:val="49"/>
    <w:rsid w:val="00C104D9"/>
    <w:rPr>
      <w:rFonts w:eastAsia="SimSun"/>
    </w:r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tblBorders>
    </w:tblPr>
    <w:tblStylePr w:type="firstRow">
      <w:rPr>
        <w:b/>
        <w:bCs/>
        <w:color w:val="FFFFFF" w:themeColor="background1"/>
      </w:rPr>
      <w:tblPr/>
      <w:tcPr>
        <w:tcBorders>
          <w:top w:val="single" w:sz="4" w:space="0" w:color="9BBB59" w:themeColor="accent3"/>
          <w:left w:val="single" w:sz="4" w:space="0" w:color="9BBB59" w:themeColor="accent3"/>
          <w:bottom w:val="single" w:sz="4" w:space="0" w:color="9BBB59" w:themeColor="accent3"/>
          <w:right w:val="single" w:sz="4" w:space="0" w:color="9BBB59" w:themeColor="accent3"/>
          <w:insideH w:val="nil"/>
        </w:tcBorders>
        <w:shd w:val="clear" w:color="auto" w:fill="9BBB59" w:themeFill="accent3"/>
      </w:tcPr>
    </w:tblStylePr>
    <w:tblStylePr w:type="lastRow">
      <w:rPr>
        <w:b/>
        <w:bCs/>
      </w:rPr>
      <w:tblPr/>
      <w:tcPr>
        <w:tcBorders>
          <w:top w:val="double" w:sz="4" w:space="0" w:color="C2D69B" w:themeColor="accent3" w:themeTint="99"/>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customStyle="1" w:styleId="ListTable4-Accent48">
    <w:name w:val="List Table 4 - Accent 48"/>
    <w:basedOn w:val="TableNormal"/>
    <w:uiPriority w:val="49"/>
    <w:rsid w:val="00C104D9"/>
    <w:rPr>
      <w:rFonts w:eastAsia="SimSun"/>
    </w:r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tblBorders>
    </w:tblPr>
    <w:tblStylePr w:type="firstRow">
      <w:rPr>
        <w:b/>
        <w:bCs/>
        <w:color w:val="FFFFFF" w:themeColor="background1"/>
      </w:rPr>
      <w:tblPr/>
      <w:tcPr>
        <w:tcBorders>
          <w:top w:val="single" w:sz="4" w:space="0" w:color="8064A2" w:themeColor="accent4"/>
          <w:left w:val="single" w:sz="4" w:space="0" w:color="8064A2" w:themeColor="accent4"/>
          <w:bottom w:val="single" w:sz="4" w:space="0" w:color="8064A2" w:themeColor="accent4"/>
          <w:right w:val="single" w:sz="4" w:space="0" w:color="8064A2" w:themeColor="accent4"/>
          <w:insideH w:val="nil"/>
        </w:tcBorders>
        <w:shd w:val="clear" w:color="auto" w:fill="8064A2" w:themeFill="accent4"/>
      </w:tcPr>
    </w:tblStylePr>
    <w:tblStylePr w:type="lastRow">
      <w:rPr>
        <w:b/>
        <w:bCs/>
      </w:rPr>
      <w:tblPr/>
      <w:tcPr>
        <w:tcBorders>
          <w:top w:val="double" w:sz="4" w:space="0" w:color="B2A1C7" w:themeColor="accent4" w:themeTint="99"/>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customStyle="1" w:styleId="ListTable4-Accent58">
    <w:name w:val="List Table 4 - Accent 58"/>
    <w:basedOn w:val="TableNormal"/>
    <w:uiPriority w:val="49"/>
    <w:rsid w:val="00C104D9"/>
    <w:rPr>
      <w:rFonts w:eastAsia="SimSun"/>
    </w:r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tblBorders>
    </w:tblPr>
    <w:tblStylePr w:type="firstRow">
      <w:rPr>
        <w:b/>
        <w:bCs/>
        <w:color w:val="FFFFFF" w:themeColor="background1"/>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insideH w:val="nil"/>
        </w:tcBorders>
        <w:shd w:val="clear" w:color="auto" w:fill="4BACC6" w:themeFill="accent5"/>
      </w:tcPr>
    </w:tblStylePr>
    <w:tblStylePr w:type="lastRow">
      <w:rPr>
        <w:b/>
        <w:bCs/>
      </w:rPr>
      <w:tblPr/>
      <w:tcPr>
        <w:tcBorders>
          <w:top w:val="double" w:sz="4" w:space="0" w:color="92CDDC" w:themeColor="accent5" w:themeTint="99"/>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ListTable4-Accent68">
    <w:name w:val="List Table 4 - Accent 68"/>
    <w:basedOn w:val="TableNormal"/>
    <w:uiPriority w:val="49"/>
    <w:rsid w:val="00C104D9"/>
    <w:rPr>
      <w:rFonts w:eastAsia="SimSun"/>
    </w:r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tblBorders>
    </w:tblPr>
    <w:tblStylePr w:type="firstRow">
      <w:rPr>
        <w:b/>
        <w:bCs/>
        <w:color w:val="FFFFFF" w:themeColor="background1"/>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insideH w:val="nil"/>
        </w:tcBorders>
        <w:shd w:val="clear" w:color="auto" w:fill="F79646" w:themeFill="accent6"/>
      </w:tcPr>
    </w:tblStylePr>
    <w:tblStylePr w:type="lastRow">
      <w:rPr>
        <w:b/>
        <w:bCs/>
      </w:rPr>
      <w:tblPr/>
      <w:tcPr>
        <w:tcBorders>
          <w:top w:val="double" w:sz="4" w:space="0" w:color="FABF8F" w:themeColor="accent6" w:themeTint="99"/>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customStyle="1" w:styleId="ListTable5Dark8">
    <w:name w:val="List Table 5 Dark8"/>
    <w:basedOn w:val="TableNormal"/>
    <w:uiPriority w:val="50"/>
    <w:rsid w:val="00C104D9"/>
    <w:rPr>
      <w:rFonts w:eastAsia="SimSun"/>
      <w:color w:val="FFFFFF" w:themeColor="background1"/>
    </w:rPr>
    <w:tblPr>
      <w:tblStyleRowBandSize w:val="1"/>
      <w:tblStyleColBandSize w:val="1"/>
      <w:tblBorders>
        <w:top w:val="single" w:sz="24" w:space="0" w:color="000000" w:themeColor="text1"/>
        <w:left w:val="single" w:sz="24" w:space="0" w:color="000000" w:themeColor="text1"/>
        <w:bottom w:val="single" w:sz="24" w:space="0" w:color="000000" w:themeColor="text1"/>
        <w:right w:val="single" w:sz="24" w:space="0" w:color="000000" w:themeColor="text1"/>
      </w:tblBorders>
    </w:tbl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ListTable5Dark-Accent18">
    <w:name w:val="List Table 5 Dark - Accent 18"/>
    <w:basedOn w:val="TableNormal"/>
    <w:uiPriority w:val="50"/>
    <w:rsid w:val="00C104D9"/>
    <w:rPr>
      <w:rFonts w:eastAsia="SimSun"/>
      <w:color w:val="FFFFFF" w:themeColor="background1"/>
    </w:rPr>
    <w:tblPr>
      <w:tblStyleRowBandSize w:val="1"/>
      <w:tblStyleColBandSize w:val="1"/>
      <w:tblBorders>
        <w:top w:val="single" w:sz="24" w:space="0" w:color="4F81BD" w:themeColor="accent1"/>
        <w:left w:val="single" w:sz="24" w:space="0" w:color="4F81BD" w:themeColor="accent1"/>
        <w:bottom w:val="single" w:sz="24" w:space="0" w:color="4F81BD" w:themeColor="accent1"/>
        <w:right w:val="single" w:sz="24" w:space="0" w:color="4F81BD" w:themeColor="accent1"/>
      </w:tblBorders>
    </w:tblPr>
    <w:tcPr>
      <w:shd w:val="clear" w:color="auto" w:fill="4F81BD"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ListTable5Dark-Accent28">
    <w:name w:val="List Table 5 Dark - Accent 28"/>
    <w:basedOn w:val="TableNormal"/>
    <w:uiPriority w:val="50"/>
    <w:rsid w:val="00C104D9"/>
    <w:rPr>
      <w:rFonts w:eastAsia="SimSun"/>
      <w:color w:val="FFFFFF" w:themeColor="background1"/>
    </w:rPr>
    <w:tblPr>
      <w:tblStyleRowBandSize w:val="1"/>
      <w:tblStyleColBandSize w:val="1"/>
      <w:tblBorders>
        <w:top w:val="single" w:sz="24" w:space="0" w:color="C0504D" w:themeColor="accent2"/>
        <w:left w:val="single" w:sz="24" w:space="0" w:color="C0504D" w:themeColor="accent2"/>
        <w:bottom w:val="single" w:sz="24" w:space="0" w:color="C0504D" w:themeColor="accent2"/>
        <w:right w:val="single" w:sz="24" w:space="0" w:color="C0504D" w:themeColor="accent2"/>
      </w:tblBorders>
    </w:tblPr>
    <w:tcPr>
      <w:shd w:val="clear" w:color="auto" w:fill="C0504D"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ListTable5Dark-Accent38">
    <w:name w:val="List Table 5 Dark - Accent 38"/>
    <w:basedOn w:val="TableNormal"/>
    <w:uiPriority w:val="50"/>
    <w:rsid w:val="00C104D9"/>
    <w:rPr>
      <w:rFonts w:eastAsia="SimSun"/>
      <w:color w:val="FFFFFF" w:themeColor="background1"/>
    </w:rPr>
    <w:tblPr>
      <w:tblStyleRowBandSize w:val="1"/>
      <w:tblStyleColBandSize w:val="1"/>
      <w:tblBorders>
        <w:top w:val="single" w:sz="24" w:space="0" w:color="9BBB59" w:themeColor="accent3"/>
        <w:left w:val="single" w:sz="24" w:space="0" w:color="9BBB59" w:themeColor="accent3"/>
        <w:bottom w:val="single" w:sz="24" w:space="0" w:color="9BBB59" w:themeColor="accent3"/>
        <w:right w:val="single" w:sz="24" w:space="0" w:color="9BBB59" w:themeColor="accent3"/>
      </w:tblBorders>
    </w:tblPr>
    <w:tcPr>
      <w:shd w:val="clear" w:color="auto" w:fill="9BBB59"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ListTable5Dark-Accent48">
    <w:name w:val="List Table 5 Dark - Accent 48"/>
    <w:basedOn w:val="TableNormal"/>
    <w:uiPriority w:val="50"/>
    <w:rsid w:val="00C104D9"/>
    <w:rPr>
      <w:rFonts w:eastAsia="SimSun"/>
      <w:color w:val="FFFFFF" w:themeColor="background1"/>
    </w:rPr>
    <w:tblPr>
      <w:tblStyleRowBandSize w:val="1"/>
      <w:tblStyleColBandSize w:val="1"/>
      <w:tblBorders>
        <w:top w:val="single" w:sz="24" w:space="0" w:color="8064A2" w:themeColor="accent4"/>
        <w:left w:val="single" w:sz="24" w:space="0" w:color="8064A2" w:themeColor="accent4"/>
        <w:bottom w:val="single" w:sz="24" w:space="0" w:color="8064A2" w:themeColor="accent4"/>
        <w:right w:val="single" w:sz="24" w:space="0" w:color="8064A2" w:themeColor="accent4"/>
      </w:tblBorders>
    </w:tblPr>
    <w:tcPr>
      <w:shd w:val="clear" w:color="auto" w:fill="8064A2"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ListTable5Dark-Accent58">
    <w:name w:val="List Table 5 Dark - Accent 58"/>
    <w:basedOn w:val="TableNormal"/>
    <w:uiPriority w:val="50"/>
    <w:rsid w:val="00C104D9"/>
    <w:rPr>
      <w:rFonts w:eastAsia="SimSun"/>
      <w:color w:val="FFFFFF" w:themeColor="background1"/>
    </w:rPr>
    <w:tblPr>
      <w:tblStyleRowBandSize w:val="1"/>
      <w:tblStyleColBandSize w:val="1"/>
      <w:tblBorders>
        <w:top w:val="single" w:sz="24" w:space="0" w:color="4BACC6" w:themeColor="accent5"/>
        <w:left w:val="single" w:sz="24" w:space="0" w:color="4BACC6" w:themeColor="accent5"/>
        <w:bottom w:val="single" w:sz="24" w:space="0" w:color="4BACC6" w:themeColor="accent5"/>
        <w:right w:val="single" w:sz="24" w:space="0" w:color="4BACC6" w:themeColor="accent5"/>
      </w:tblBorders>
    </w:tblPr>
    <w:tcPr>
      <w:shd w:val="clear" w:color="auto" w:fill="4BACC6"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ListTable5Dark-Accent68">
    <w:name w:val="List Table 5 Dark - Accent 68"/>
    <w:basedOn w:val="TableNormal"/>
    <w:uiPriority w:val="50"/>
    <w:rsid w:val="00C104D9"/>
    <w:rPr>
      <w:rFonts w:eastAsia="SimSun"/>
      <w:color w:val="FFFFFF" w:themeColor="background1"/>
    </w:rPr>
    <w:tblPr>
      <w:tblStyleRowBandSize w:val="1"/>
      <w:tblStyleColBandSize w:val="1"/>
      <w:tblBorders>
        <w:top w:val="single" w:sz="24" w:space="0" w:color="F79646" w:themeColor="accent6"/>
        <w:left w:val="single" w:sz="24" w:space="0" w:color="F79646" w:themeColor="accent6"/>
        <w:bottom w:val="single" w:sz="24" w:space="0" w:color="F79646" w:themeColor="accent6"/>
        <w:right w:val="single" w:sz="24" w:space="0" w:color="F79646" w:themeColor="accent6"/>
      </w:tblBorders>
    </w:tblPr>
    <w:tcPr>
      <w:shd w:val="clear" w:color="auto" w:fill="F79646"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ListTable6Colorful8">
    <w:name w:val="List Table 6 Colorful8"/>
    <w:basedOn w:val="TableNormal"/>
    <w:uiPriority w:val="51"/>
    <w:rsid w:val="00C104D9"/>
    <w:rPr>
      <w:rFonts w:eastAsia="SimSun"/>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ListTable6Colorful-Accent18">
    <w:name w:val="List Table 6 Colorful - Accent 18"/>
    <w:basedOn w:val="TableNormal"/>
    <w:uiPriority w:val="51"/>
    <w:rsid w:val="00C104D9"/>
    <w:rPr>
      <w:rFonts w:eastAsia="SimSun"/>
      <w:color w:val="365F91" w:themeColor="accent1" w:themeShade="BF"/>
    </w:rPr>
    <w:tblPr>
      <w:tblStyleRowBandSize w:val="1"/>
      <w:tblStyleColBandSize w:val="1"/>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ListTable6Colorful-Accent28">
    <w:name w:val="List Table 6 Colorful - Accent 28"/>
    <w:basedOn w:val="TableNormal"/>
    <w:uiPriority w:val="51"/>
    <w:rsid w:val="00C104D9"/>
    <w:rPr>
      <w:rFonts w:eastAsia="SimSun"/>
      <w:color w:val="943634" w:themeColor="accent2" w:themeShade="BF"/>
    </w:rPr>
    <w:tblPr>
      <w:tblStyleRowBandSize w:val="1"/>
      <w:tblStyleColBandSize w:val="1"/>
      <w:tblBorders>
        <w:top w:val="single" w:sz="4" w:space="0" w:color="C0504D" w:themeColor="accent2"/>
        <w:bottom w:val="single" w:sz="4" w:space="0" w:color="C0504D" w:themeColor="accent2"/>
      </w:tblBorders>
    </w:tblPr>
    <w:tblStylePr w:type="firstRow">
      <w:rPr>
        <w:b/>
        <w:bCs/>
      </w:rPr>
      <w:tblPr/>
      <w:tcPr>
        <w:tcBorders>
          <w:bottom w:val="single" w:sz="4" w:space="0" w:color="C0504D" w:themeColor="accent2"/>
        </w:tcBorders>
      </w:tcPr>
    </w:tblStylePr>
    <w:tblStylePr w:type="lastRow">
      <w:rPr>
        <w:b/>
        <w:bCs/>
      </w:rPr>
      <w:tblPr/>
      <w:tcPr>
        <w:tcBorders>
          <w:top w:val="double" w:sz="4" w:space="0" w:color="C0504D" w:themeColor="accent2"/>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customStyle="1" w:styleId="ListTable6Colorful-Accent38">
    <w:name w:val="List Table 6 Colorful - Accent 38"/>
    <w:basedOn w:val="TableNormal"/>
    <w:uiPriority w:val="51"/>
    <w:rsid w:val="00C104D9"/>
    <w:rPr>
      <w:rFonts w:eastAsia="SimSun"/>
      <w:color w:val="76923C" w:themeColor="accent3" w:themeShade="BF"/>
    </w:rPr>
    <w:tblPr>
      <w:tblStyleRowBandSize w:val="1"/>
      <w:tblStyleColBandSize w:val="1"/>
      <w:tblBorders>
        <w:top w:val="single" w:sz="4" w:space="0" w:color="9BBB59" w:themeColor="accent3"/>
        <w:bottom w:val="single" w:sz="4" w:space="0" w:color="9BBB59" w:themeColor="accent3"/>
      </w:tblBorders>
    </w:tblPr>
    <w:tblStylePr w:type="firstRow">
      <w:rPr>
        <w:b/>
        <w:bCs/>
      </w:rPr>
      <w:tblPr/>
      <w:tcPr>
        <w:tcBorders>
          <w:bottom w:val="single" w:sz="4" w:space="0" w:color="9BBB59" w:themeColor="accent3"/>
        </w:tcBorders>
      </w:tcPr>
    </w:tblStylePr>
    <w:tblStylePr w:type="lastRow">
      <w:rPr>
        <w:b/>
        <w:bCs/>
      </w:rPr>
      <w:tblPr/>
      <w:tcPr>
        <w:tcBorders>
          <w:top w:val="double" w:sz="4" w:space="0" w:color="9BBB59" w:themeColor="accent3"/>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customStyle="1" w:styleId="ListTable6Colorful-Accent48">
    <w:name w:val="List Table 6 Colorful - Accent 48"/>
    <w:basedOn w:val="TableNormal"/>
    <w:uiPriority w:val="51"/>
    <w:rsid w:val="00C104D9"/>
    <w:rPr>
      <w:rFonts w:eastAsia="SimSun"/>
      <w:color w:val="5F497A" w:themeColor="accent4" w:themeShade="BF"/>
    </w:rPr>
    <w:tblPr>
      <w:tblStyleRowBandSize w:val="1"/>
      <w:tblStyleColBandSize w:val="1"/>
      <w:tblBorders>
        <w:top w:val="single" w:sz="4" w:space="0" w:color="8064A2" w:themeColor="accent4"/>
        <w:bottom w:val="single" w:sz="4" w:space="0" w:color="8064A2" w:themeColor="accent4"/>
      </w:tblBorders>
    </w:tblPr>
    <w:tblStylePr w:type="firstRow">
      <w:rPr>
        <w:b/>
        <w:bCs/>
      </w:rPr>
      <w:tblPr/>
      <w:tcPr>
        <w:tcBorders>
          <w:bottom w:val="single" w:sz="4" w:space="0" w:color="8064A2" w:themeColor="accent4"/>
        </w:tcBorders>
      </w:tcPr>
    </w:tblStylePr>
    <w:tblStylePr w:type="lastRow">
      <w:rPr>
        <w:b/>
        <w:bCs/>
      </w:rPr>
      <w:tblPr/>
      <w:tcPr>
        <w:tcBorders>
          <w:top w:val="double" w:sz="4" w:space="0" w:color="8064A2" w:themeColor="accent4"/>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customStyle="1" w:styleId="ListTable6Colorful-Accent58">
    <w:name w:val="List Table 6 Colorful - Accent 58"/>
    <w:basedOn w:val="TableNormal"/>
    <w:uiPriority w:val="51"/>
    <w:rsid w:val="00C104D9"/>
    <w:rPr>
      <w:rFonts w:eastAsia="SimSun"/>
      <w:color w:val="31849B" w:themeColor="accent5" w:themeShade="BF"/>
    </w:rPr>
    <w:tblPr>
      <w:tblStyleRowBandSize w:val="1"/>
      <w:tblStyleColBandSize w:val="1"/>
      <w:tblBorders>
        <w:top w:val="single" w:sz="4" w:space="0" w:color="4BACC6" w:themeColor="accent5"/>
        <w:bottom w:val="single" w:sz="4" w:space="0" w:color="4BACC6" w:themeColor="accent5"/>
      </w:tblBorders>
    </w:tblPr>
    <w:tblStylePr w:type="firstRow">
      <w:rPr>
        <w:b/>
        <w:bCs/>
      </w:rPr>
      <w:tblPr/>
      <w:tcPr>
        <w:tcBorders>
          <w:bottom w:val="single" w:sz="4" w:space="0" w:color="4BACC6" w:themeColor="accent5"/>
        </w:tcBorders>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ListTable6Colorful-Accent68">
    <w:name w:val="List Table 6 Colorful - Accent 68"/>
    <w:basedOn w:val="TableNormal"/>
    <w:uiPriority w:val="51"/>
    <w:rsid w:val="00C104D9"/>
    <w:rPr>
      <w:rFonts w:eastAsia="SimSun"/>
      <w:color w:val="E36C0A" w:themeColor="accent6" w:themeShade="BF"/>
    </w:rPr>
    <w:tblPr>
      <w:tblStyleRowBandSize w:val="1"/>
      <w:tblStyleColBandSize w:val="1"/>
      <w:tblBorders>
        <w:top w:val="single" w:sz="4" w:space="0" w:color="F79646" w:themeColor="accent6"/>
        <w:bottom w:val="single" w:sz="4" w:space="0" w:color="F79646" w:themeColor="accent6"/>
      </w:tblBorders>
    </w:tblPr>
    <w:tblStylePr w:type="firstRow">
      <w:rPr>
        <w:b/>
        <w:bCs/>
      </w:rPr>
      <w:tblPr/>
      <w:tcPr>
        <w:tcBorders>
          <w:bottom w:val="single" w:sz="4" w:space="0" w:color="F79646" w:themeColor="accent6"/>
        </w:tcBorders>
      </w:tcPr>
    </w:tblStylePr>
    <w:tblStylePr w:type="lastRow">
      <w:rPr>
        <w:b/>
        <w:bCs/>
      </w:rPr>
      <w:tblPr/>
      <w:tcPr>
        <w:tcBorders>
          <w:top w:val="double" w:sz="4" w:space="0" w:color="F79646" w:themeColor="accent6"/>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customStyle="1" w:styleId="ListTable7Colorful8">
    <w:name w:val="List Table 7 Colorful8"/>
    <w:basedOn w:val="TableNormal"/>
    <w:uiPriority w:val="52"/>
    <w:rsid w:val="00C104D9"/>
    <w:rPr>
      <w:rFonts w:eastAsia="SimSun"/>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ListTable7Colorful-Accent18">
    <w:name w:val="List Table 7 Colorful - Accent 18"/>
    <w:basedOn w:val="TableNormal"/>
    <w:uiPriority w:val="52"/>
    <w:rsid w:val="00C104D9"/>
    <w:rPr>
      <w:rFonts w:eastAsia="SimSun"/>
      <w:color w:val="365F91"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4F81BD"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4F81BD"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4F81BD"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4F81BD" w:themeColor="accent1"/>
        </w:tcBorders>
        <w:shd w:val="clear" w:color="auto" w:fill="FFFFFF" w:themeFill="background1"/>
      </w:tcPr>
    </w:tblStylePr>
    <w:tblStylePr w:type="band1Vert">
      <w:tblPr/>
      <w:tcPr>
        <w:shd w:val="clear" w:color="auto" w:fill="DBE5F1" w:themeFill="accent1" w:themeFillTint="33"/>
      </w:tcPr>
    </w:tblStylePr>
    <w:tblStylePr w:type="band1Horz">
      <w:tblPr/>
      <w:tcPr>
        <w:shd w:val="clear" w:color="auto" w:fill="DBE5F1"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ListTable7Colorful-Accent28">
    <w:name w:val="List Table 7 Colorful - Accent 28"/>
    <w:basedOn w:val="TableNormal"/>
    <w:uiPriority w:val="52"/>
    <w:rsid w:val="00C104D9"/>
    <w:rPr>
      <w:rFonts w:eastAsia="SimSun"/>
      <w:color w:val="943634" w:themeColor="accent2"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C0504D"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C0504D"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C0504D"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C0504D" w:themeColor="accent2"/>
        </w:tcBorders>
        <w:shd w:val="clear" w:color="auto" w:fill="FFFFFF" w:themeFill="background1"/>
      </w:tcPr>
    </w:tblStylePr>
    <w:tblStylePr w:type="band1Vert">
      <w:tblPr/>
      <w:tcPr>
        <w:shd w:val="clear" w:color="auto" w:fill="F2DBDB" w:themeFill="accent2" w:themeFillTint="33"/>
      </w:tcPr>
    </w:tblStylePr>
    <w:tblStylePr w:type="band1Horz">
      <w:tblPr/>
      <w:tcPr>
        <w:shd w:val="clear" w:color="auto" w:fill="F2DBDB"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ListTable7Colorful-Accent38">
    <w:name w:val="List Table 7 Colorful - Accent 38"/>
    <w:basedOn w:val="TableNormal"/>
    <w:uiPriority w:val="52"/>
    <w:rsid w:val="00C104D9"/>
    <w:rPr>
      <w:rFonts w:eastAsia="SimSun"/>
      <w:color w:val="76923C" w:themeColor="accent3"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9BBB59"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9BBB59"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9BBB59"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9BBB59" w:themeColor="accent3"/>
        </w:tcBorders>
        <w:shd w:val="clear" w:color="auto" w:fill="FFFFFF" w:themeFill="background1"/>
      </w:tcPr>
    </w:tblStylePr>
    <w:tblStylePr w:type="band1Vert">
      <w:tblPr/>
      <w:tcPr>
        <w:shd w:val="clear" w:color="auto" w:fill="EAF1DD" w:themeFill="accent3" w:themeFillTint="33"/>
      </w:tcPr>
    </w:tblStylePr>
    <w:tblStylePr w:type="band1Horz">
      <w:tblPr/>
      <w:tcPr>
        <w:shd w:val="clear" w:color="auto" w:fill="EAF1DD"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ListTable7Colorful-Accent48">
    <w:name w:val="List Table 7 Colorful - Accent 48"/>
    <w:basedOn w:val="TableNormal"/>
    <w:uiPriority w:val="52"/>
    <w:rsid w:val="00C104D9"/>
    <w:rPr>
      <w:rFonts w:eastAsia="SimSun"/>
      <w:color w:val="5F497A" w:themeColor="accent4"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8064A2"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8064A2"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8064A2"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8064A2" w:themeColor="accent4"/>
        </w:tcBorders>
        <w:shd w:val="clear" w:color="auto" w:fill="FFFFFF" w:themeFill="background1"/>
      </w:tcPr>
    </w:tblStylePr>
    <w:tblStylePr w:type="band1Vert">
      <w:tblPr/>
      <w:tcPr>
        <w:shd w:val="clear" w:color="auto" w:fill="E5DFEC" w:themeFill="accent4" w:themeFillTint="33"/>
      </w:tcPr>
    </w:tblStylePr>
    <w:tblStylePr w:type="band1Horz">
      <w:tblPr/>
      <w:tcPr>
        <w:shd w:val="clear" w:color="auto" w:fill="E5DFEC"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ListTable7Colorful-Accent58">
    <w:name w:val="List Table 7 Colorful - Accent 58"/>
    <w:basedOn w:val="TableNormal"/>
    <w:uiPriority w:val="52"/>
    <w:rsid w:val="00C104D9"/>
    <w:rPr>
      <w:rFonts w:eastAsia="SimSun"/>
      <w:color w:val="31849B" w:themeColor="accent5"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4BACC6"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4BACC6"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4BACC6"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4BACC6" w:themeColor="accent5"/>
        </w:tcBorders>
        <w:shd w:val="clear" w:color="auto" w:fill="FFFFFF" w:themeFill="background1"/>
      </w:tcPr>
    </w:tblStylePr>
    <w:tblStylePr w:type="band1Vert">
      <w:tblPr/>
      <w:tcPr>
        <w:shd w:val="clear" w:color="auto" w:fill="DAEEF3" w:themeFill="accent5" w:themeFillTint="33"/>
      </w:tcPr>
    </w:tblStylePr>
    <w:tblStylePr w:type="band1Horz">
      <w:tblPr/>
      <w:tcPr>
        <w:shd w:val="clear" w:color="auto" w:fill="DAEEF3"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ListTable7Colorful-Accent68">
    <w:name w:val="List Table 7 Colorful - Accent 68"/>
    <w:basedOn w:val="TableNormal"/>
    <w:uiPriority w:val="52"/>
    <w:rsid w:val="00C104D9"/>
    <w:rPr>
      <w:rFonts w:eastAsia="SimSun"/>
      <w:color w:val="E36C0A" w:themeColor="accent6"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F79646"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F79646"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F79646"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F79646" w:themeColor="accent6"/>
        </w:tcBorders>
        <w:shd w:val="clear" w:color="auto" w:fill="FFFFFF" w:themeFill="background1"/>
      </w:tcPr>
    </w:tblStylePr>
    <w:tblStylePr w:type="band1Vert">
      <w:tblPr/>
      <w:tcPr>
        <w:shd w:val="clear" w:color="auto" w:fill="FDE9D9" w:themeFill="accent6" w:themeFillTint="33"/>
      </w:tcPr>
    </w:tblStylePr>
    <w:tblStylePr w:type="band1Horz">
      <w:tblPr/>
      <w:tcPr>
        <w:shd w:val="clear" w:color="auto" w:fill="FDE9D9"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character" w:customStyle="1" w:styleId="Mention6">
    <w:name w:val="Mention6"/>
    <w:basedOn w:val="DefaultParagraphFont"/>
    <w:uiPriority w:val="99"/>
    <w:semiHidden/>
    <w:unhideWhenUsed/>
    <w:rsid w:val="00C104D9"/>
    <w:rPr>
      <w:color w:val="2B579A"/>
      <w:shd w:val="clear" w:color="auto" w:fill="E1DFDD"/>
    </w:rPr>
  </w:style>
  <w:style w:type="table" w:customStyle="1" w:styleId="PlainTable18">
    <w:name w:val="Plain Table 18"/>
    <w:basedOn w:val="TableNormal"/>
    <w:uiPriority w:val="41"/>
    <w:rsid w:val="00C104D9"/>
    <w:rPr>
      <w:rFonts w:eastAsia="SimSun"/>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PlainTable28">
    <w:name w:val="Plain Table 28"/>
    <w:basedOn w:val="TableNormal"/>
    <w:uiPriority w:val="42"/>
    <w:rsid w:val="00C104D9"/>
    <w:rPr>
      <w:rFonts w:eastAsia="SimSun"/>
    </w:r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customStyle="1" w:styleId="PlainTable38">
    <w:name w:val="Plain Table 38"/>
    <w:basedOn w:val="TableNormal"/>
    <w:uiPriority w:val="43"/>
    <w:rsid w:val="00C104D9"/>
    <w:rPr>
      <w:rFonts w:eastAsia="SimSun"/>
    </w:r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customStyle="1" w:styleId="PlainTable48">
    <w:name w:val="Plain Table 48"/>
    <w:basedOn w:val="TableNormal"/>
    <w:uiPriority w:val="44"/>
    <w:rsid w:val="00C104D9"/>
    <w:rPr>
      <w:rFonts w:eastAsia="SimSun"/>
    </w:r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PlainTable58">
    <w:name w:val="Plain Table 58"/>
    <w:basedOn w:val="TableNormal"/>
    <w:uiPriority w:val="45"/>
    <w:rsid w:val="00C104D9"/>
    <w:rPr>
      <w:rFonts w:eastAsia="SimSun"/>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character" w:customStyle="1" w:styleId="SmartHyperlink8">
    <w:name w:val="Smart Hyperlink8"/>
    <w:basedOn w:val="DefaultParagraphFont"/>
    <w:uiPriority w:val="99"/>
    <w:semiHidden/>
    <w:unhideWhenUsed/>
    <w:rsid w:val="00C104D9"/>
    <w:rPr>
      <w:u w:val="dotted"/>
    </w:rPr>
  </w:style>
  <w:style w:type="table" w:customStyle="1" w:styleId="TableGridLight8">
    <w:name w:val="Table Grid Light8"/>
    <w:basedOn w:val="TableNormal"/>
    <w:uiPriority w:val="40"/>
    <w:rsid w:val="00C104D9"/>
    <w:rPr>
      <w:rFonts w:eastAsia="SimSun"/>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customStyle="1" w:styleId="UnresolvedMention6">
    <w:name w:val="Unresolved Mention6"/>
    <w:basedOn w:val="DefaultParagraphFont"/>
    <w:uiPriority w:val="99"/>
    <w:semiHidden/>
    <w:unhideWhenUsed/>
    <w:rsid w:val="00C104D9"/>
    <w:rPr>
      <w:color w:val="605E5C"/>
      <w:shd w:val="clear" w:color="auto" w:fill="E1DFDD"/>
    </w:rPr>
  </w:style>
  <w:style w:type="table" w:customStyle="1" w:styleId="TableGrid40">
    <w:name w:val="Table Grid4"/>
    <w:basedOn w:val="TableNormal"/>
    <w:next w:val="TableGrid"/>
    <w:rsid w:val="00C104D9"/>
    <w:rPr>
      <w:rFonts w:eastAsia="SimSun"/>
      <w:sz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1Light">
    <w:name w:val="Grid Table 1 Light"/>
    <w:basedOn w:val="TableNormal"/>
    <w:uiPriority w:val="46"/>
    <w:rsid w:val="00C104D9"/>
    <w:rPr>
      <w:rFonts w:eastAsia="SimSun"/>
    </w:r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1Light-Accent1">
    <w:name w:val="Grid Table 1 Light Accent 1"/>
    <w:basedOn w:val="TableNormal"/>
    <w:uiPriority w:val="46"/>
    <w:rsid w:val="00C104D9"/>
    <w:rPr>
      <w:rFonts w:eastAsia="SimSun"/>
    </w:rPr>
    <w:tblPr>
      <w:tblStyleRowBandSize w:val="1"/>
      <w:tblStyleColBandSize w:val="1"/>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styleId="GridTable1Light-Accent2">
    <w:name w:val="Grid Table 1 Light Accent 2"/>
    <w:basedOn w:val="TableNormal"/>
    <w:uiPriority w:val="46"/>
    <w:rsid w:val="00C104D9"/>
    <w:rPr>
      <w:rFonts w:eastAsia="SimSun"/>
    </w:rPr>
    <w:tblPr>
      <w:tblStyleRowBandSize w:val="1"/>
      <w:tblStyleColBandSize w:val="1"/>
      <w:tblBorders>
        <w:top w:val="single" w:sz="4" w:space="0" w:color="E5B8B7" w:themeColor="accent2" w:themeTint="66"/>
        <w:left w:val="single" w:sz="4" w:space="0" w:color="E5B8B7" w:themeColor="accent2" w:themeTint="66"/>
        <w:bottom w:val="single" w:sz="4" w:space="0" w:color="E5B8B7" w:themeColor="accent2" w:themeTint="66"/>
        <w:right w:val="single" w:sz="4" w:space="0" w:color="E5B8B7" w:themeColor="accent2" w:themeTint="66"/>
        <w:insideH w:val="single" w:sz="4" w:space="0" w:color="E5B8B7" w:themeColor="accent2" w:themeTint="66"/>
        <w:insideV w:val="single" w:sz="4" w:space="0" w:color="E5B8B7" w:themeColor="accent2" w:themeTint="66"/>
      </w:tblBorders>
    </w:tblPr>
    <w:tblStylePr w:type="firstRow">
      <w:rPr>
        <w:b/>
        <w:bCs/>
      </w:rPr>
      <w:tblPr/>
      <w:tcPr>
        <w:tcBorders>
          <w:bottom w:val="single" w:sz="12" w:space="0" w:color="D99594" w:themeColor="accent2" w:themeTint="99"/>
        </w:tcBorders>
      </w:tcPr>
    </w:tblStylePr>
    <w:tblStylePr w:type="lastRow">
      <w:rPr>
        <w:b/>
        <w:bCs/>
      </w:rPr>
      <w:tblPr/>
      <w:tcPr>
        <w:tcBorders>
          <w:top w:val="double" w:sz="2" w:space="0" w:color="D99594" w:themeColor="accent2" w:themeTint="99"/>
        </w:tcBorders>
      </w:tcPr>
    </w:tblStylePr>
    <w:tblStylePr w:type="firstCol">
      <w:rPr>
        <w:b/>
        <w:bCs/>
      </w:rPr>
    </w:tblStylePr>
    <w:tblStylePr w:type="lastCol">
      <w:rPr>
        <w:b/>
        <w:bCs/>
      </w:rPr>
    </w:tblStylePr>
  </w:style>
  <w:style w:type="table" w:styleId="GridTable1Light-Accent3">
    <w:name w:val="Grid Table 1 Light Accent 3"/>
    <w:basedOn w:val="TableNormal"/>
    <w:uiPriority w:val="46"/>
    <w:rsid w:val="00C104D9"/>
    <w:rPr>
      <w:rFonts w:eastAsia="SimSun"/>
    </w:rPr>
    <w:tblPr>
      <w:tblStyleRowBandSize w:val="1"/>
      <w:tblStyleColBandSize w:val="1"/>
      <w:tblBorders>
        <w:top w:val="single" w:sz="4" w:space="0" w:color="D6E3BC" w:themeColor="accent3" w:themeTint="66"/>
        <w:left w:val="single" w:sz="4" w:space="0" w:color="D6E3BC" w:themeColor="accent3" w:themeTint="66"/>
        <w:bottom w:val="single" w:sz="4" w:space="0" w:color="D6E3BC" w:themeColor="accent3" w:themeTint="66"/>
        <w:right w:val="single" w:sz="4" w:space="0" w:color="D6E3BC" w:themeColor="accent3" w:themeTint="66"/>
        <w:insideH w:val="single" w:sz="4" w:space="0" w:color="D6E3BC" w:themeColor="accent3" w:themeTint="66"/>
        <w:insideV w:val="single" w:sz="4" w:space="0" w:color="D6E3BC" w:themeColor="accent3" w:themeTint="66"/>
      </w:tblBorders>
    </w:tblPr>
    <w:tblStylePr w:type="firstRow">
      <w:rPr>
        <w:b/>
        <w:bCs/>
      </w:rPr>
      <w:tblPr/>
      <w:tcPr>
        <w:tcBorders>
          <w:bottom w:val="single" w:sz="12" w:space="0" w:color="C2D69B" w:themeColor="accent3" w:themeTint="99"/>
        </w:tcBorders>
      </w:tcPr>
    </w:tblStylePr>
    <w:tblStylePr w:type="lastRow">
      <w:rPr>
        <w:b/>
        <w:bCs/>
      </w:rPr>
      <w:tblPr/>
      <w:tcPr>
        <w:tcBorders>
          <w:top w:val="double" w:sz="2" w:space="0" w:color="C2D69B" w:themeColor="accent3" w:themeTint="99"/>
        </w:tcBorders>
      </w:tcPr>
    </w:tblStylePr>
    <w:tblStylePr w:type="firstCol">
      <w:rPr>
        <w:b/>
        <w:bCs/>
      </w:rPr>
    </w:tblStylePr>
    <w:tblStylePr w:type="lastCol">
      <w:rPr>
        <w:b/>
        <w:bCs/>
      </w:rPr>
    </w:tblStylePr>
  </w:style>
  <w:style w:type="table" w:styleId="GridTable1Light-Accent4">
    <w:name w:val="Grid Table 1 Light Accent 4"/>
    <w:basedOn w:val="TableNormal"/>
    <w:uiPriority w:val="46"/>
    <w:rsid w:val="00C104D9"/>
    <w:rPr>
      <w:rFonts w:eastAsia="SimSun"/>
    </w:rPr>
    <w:tblPr>
      <w:tblStyleRowBandSize w:val="1"/>
      <w:tblStyleColBandSize w:val="1"/>
      <w:tblBorders>
        <w:top w:val="single" w:sz="4" w:space="0" w:color="CCC0D9" w:themeColor="accent4" w:themeTint="66"/>
        <w:left w:val="single" w:sz="4" w:space="0" w:color="CCC0D9" w:themeColor="accent4" w:themeTint="66"/>
        <w:bottom w:val="single" w:sz="4" w:space="0" w:color="CCC0D9" w:themeColor="accent4" w:themeTint="66"/>
        <w:right w:val="single" w:sz="4" w:space="0" w:color="CCC0D9" w:themeColor="accent4" w:themeTint="66"/>
        <w:insideH w:val="single" w:sz="4" w:space="0" w:color="CCC0D9" w:themeColor="accent4" w:themeTint="66"/>
        <w:insideV w:val="single" w:sz="4" w:space="0" w:color="CCC0D9" w:themeColor="accent4" w:themeTint="66"/>
      </w:tblBorders>
    </w:tblPr>
    <w:tblStylePr w:type="firstRow">
      <w:rPr>
        <w:b/>
        <w:bCs/>
      </w:rPr>
      <w:tblPr/>
      <w:tcPr>
        <w:tcBorders>
          <w:bottom w:val="single" w:sz="12" w:space="0" w:color="B2A1C7" w:themeColor="accent4" w:themeTint="99"/>
        </w:tcBorders>
      </w:tcPr>
    </w:tblStylePr>
    <w:tblStylePr w:type="lastRow">
      <w:rPr>
        <w:b/>
        <w:bCs/>
      </w:rPr>
      <w:tblPr/>
      <w:tcPr>
        <w:tcBorders>
          <w:top w:val="double" w:sz="2" w:space="0" w:color="B2A1C7" w:themeColor="accent4" w:themeTint="99"/>
        </w:tcBorders>
      </w:tcPr>
    </w:tblStylePr>
    <w:tblStylePr w:type="firstCol">
      <w:rPr>
        <w:b/>
        <w:bCs/>
      </w:rPr>
    </w:tblStylePr>
    <w:tblStylePr w:type="lastCol">
      <w:rPr>
        <w:b/>
        <w:bCs/>
      </w:rPr>
    </w:tblStylePr>
  </w:style>
  <w:style w:type="table" w:styleId="GridTable1Light-Accent5">
    <w:name w:val="Grid Table 1 Light Accent 5"/>
    <w:basedOn w:val="TableNormal"/>
    <w:uiPriority w:val="46"/>
    <w:rsid w:val="00C104D9"/>
    <w:rPr>
      <w:rFonts w:eastAsia="SimSun"/>
    </w:rPr>
    <w:tblPr>
      <w:tblStyleRowBandSize w:val="1"/>
      <w:tblStyleColBandSize w:val="1"/>
      <w:tblBorders>
        <w:top w:val="single" w:sz="4" w:space="0" w:color="B6DDE8" w:themeColor="accent5" w:themeTint="66"/>
        <w:left w:val="single" w:sz="4" w:space="0" w:color="B6DDE8" w:themeColor="accent5" w:themeTint="66"/>
        <w:bottom w:val="single" w:sz="4" w:space="0" w:color="B6DDE8" w:themeColor="accent5" w:themeTint="66"/>
        <w:right w:val="single" w:sz="4" w:space="0" w:color="B6DDE8" w:themeColor="accent5" w:themeTint="66"/>
        <w:insideH w:val="single" w:sz="4" w:space="0" w:color="B6DDE8" w:themeColor="accent5" w:themeTint="66"/>
        <w:insideV w:val="single" w:sz="4" w:space="0" w:color="B6DDE8" w:themeColor="accent5" w:themeTint="66"/>
      </w:tblBorders>
    </w:tblPr>
    <w:tblStylePr w:type="firstRow">
      <w:rPr>
        <w:b/>
        <w:bCs/>
      </w:rPr>
      <w:tblPr/>
      <w:tcPr>
        <w:tcBorders>
          <w:bottom w:val="single" w:sz="12" w:space="0" w:color="92CDDC" w:themeColor="accent5" w:themeTint="99"/>
        </w:tcBorders>
      </w:tcPr>
    </w:tblStylePr>
    <w:tblStylePr w:type="lastRow">
      <w:rPr>
        <w:b/>
        <w:bCs/>
      </w:rPr>
      <w:tblPr/>
      <w:tcPr>
        <w:tcBorders>
          <w:top w:val="double" w:sz="2" w:space="0" w:color="92CDDC" w:themeColor="accent5" w:themeTint="99"/>
        </w:tcBorders>
      </w:tcPr>
    </w:tblStylePr>
    <w:tblStylePr w:type="firstCol">
      <w:rPr>
        <w:b/>
        <w:bCs/>
      </w:rPr>
    </w:tblStylePr>
    <w:tblStylePr w:type="lastCol">
      <w:rPr>
        <w:b/>
        <w:bCs/>
      </w:rPr>
    </w:tblStylePr>
  </w:style>
  <w:style w:type="table" w:styleId="GridTable1Light-Accent6">
    <w:name w:val="Grid Table 1 Light Accent 6"/>
    <w:basedOn w:val="TableNormal"/>
    <w:uiPriority w:val="46"/>
    <w:rsid w:val="00C104D9"/>
    <w:rPr>
      <w:rFonts w:eastAsia="SimSun"/>
    </w:rPr>
    <w:tblPr>
      <w:tblStyleRowBandSize w:val="1"/>
      <w:tblStyleColBandSize w:val="1"/>
      <w:tblBorders>
        <w:top w:val="single" w:sz="4" w:space="0" w:color="FBD4B4" w:themeColor="accent6" w:themeTint="66"/>
        <w:left w:val="single" w:sz="4" w:space="0" w:color="FBD4B4" w:themeColor="accent6" w:themeTint="66"/>
        <w:bottom w:val="single" w:sz="4" w:space="0" w:color="FBD4B4" w:themeColor="accent6" w:themeTint="66"/>
        <w:right w:val="single" w:sz="4" w:space="0" w:color="FBD4B4" w:themeColor="accent6" w:themeTint="66"/>
        <w:insideH w:val="single" w:sz="4" w:space="0" w:color="FBD4B4" w:themeColor="accent6" w:themeTint="66"/>
        <w:insideV w:val="single" w:sz="4" w:space="0" w:color="FBD4B4" w:themeColor="accent6" w:themeTint="66"/>
      </w:tblBorders>
    </w:tblPr>
    <w:tblStylePr w:type="firstRow">
      <w:rPr>
        <w:b/>
        <w:bCs/>
      </w:rPr>
      <w:tblPr/>
      <w:tcPr>
        <w:tcBorders>
          <w:bottom w:val="single" w:sz="12" w:space="0" w:color="FABF8F" w:themeColor="accent6" w:themeTint="99"/>
        </w:tcBorders>
      </w:tcPr>
    </w:tblStylePr>
    <w:tblStylePr w:type="lastRow">
      <w:rPr>
        <w:b/>
        <w:bCs/>
      </w:rPr>
      <w:tblPr/>
      <w:tcPr>
        <w:tcBorders>
          <w:top w:val="double" w:sz="2" w:space="0" w:color="FABF8F" w:themeColor="accent6" w:themeTint="99"/>
        </w:tcBorders>
      </w:tcPr>
    </w:tblStylePr>
    <w:tblStylePr w:type="firstCol">
      <w:rPr>
        <w:b/>
        <w:bCs/>
      </w:rPr>
    </w:tblStylePr>
    <w:tblStylePr w:type="lastCol">
      <w:rPr>
        <w:b/>
        <w:bCs/>
      </w:rPr>
    </w:tblStylePr>
  </w:style>
  <w:style w:type="table" w:styleId="GridTable2">
    <w:name w:val="Grid Table 2"/>
    <w:basedOn w:val="TableNormal"/>
    <w:uiPriority w:val="47"/>
    <w:rsid w:val="00C104D9"/>
    <w:rPr>
      <w:rFonts w:eastAsia="SimSun"/>
    </w:r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2-Accent1">
    <w:name w:val="Grid Table 2 Accent 1"/>
    <w:basedOn w:val="TableNormal"/>
    <w:uiPriority w:val="47"/>
    <w:rsid w:val="00C104D9"/>
    <w:rPr>
      <w:rFonts w:eastAsia="SimSun"/>
    </w:rPr>
    <w:tblPr>
      <w:tblStyleRowBandSize w:val="1"/>
      <w:tblStyleColBandSize w:val="1"/>
      <w:tblBorders>
        <w:top w:val="single" w:sz="2" w:space="0" w:color="95B3D7" w:themeColor="accent1" w:themeTint="99"/>
        <w:bottom w:val="single" w:sz="2" w:space="0" w:color="95B3D7" w:themeColor="accent1" w:themeTint="99"/>
        <w:insideH w:val="single" w:sz="2" w:space="0" w:color="95B3D7" w:themeColor="accent1" w:themeTint="99"/>
        <w:insideV w:val="single" w:sz="2" w:space="0" w:color="95B3D7" w:themeColor="accent1" w:themeTint="99"/>
      </w:tblBorders>
    </w:tblPr>
    <w:tblStylePr w:type="firstRow">
      <w:rPr>
        <w:b/>
        <w:bCs/>
      </w:rPr>
      <w:tblPr/>
      <w:tcPr>
        <w:tcBorders>
          <w:top w:val="nil"/>
          <w:bottom w:val="single" w:sz="12" w:space="0" w:color="95B3D7" w:themeColor="accent1" w:themeTint="99"/>
          <w:insideH w:val="nil"/>
          <w:insideV w:val="nil"/>
        </w:tcBorders>
        <w:shd w:val="clear" w:color="auto" w:fill="FFFFFF" w:themeFill="background1"/>
      </w:tcPr>
    </w:tblStylePr>
    <w:tblStylePr w:type="lastRow">
      <w:rPr>
        <w:b/>
        <w:bCs/>
      </w:rPr>
      <w:tblPr/>
      <w:tcPr>
        <w:tcBorders>
          <w:top w:val="double" w:sz="2" w:space="0" w:color="95B3D7"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GridTable2-Accent2">
    <w:name w:val="Grid Table 2 Accent 2"/>
    <w:basedOn w:val="TableNormal"/>
    <w:uiPriority w:val="47"/>
    <w:rsid w:val="00C104D9"/>
    <w:rPr>
      <w:rFonts w:eastAsia="SimSun"/>
    </w:rPr>
    <w:tblPr>
      <w:tblStyleRowBandSize w:val="1"/>
      <w:tblStyleColBandSize w:val="1"/>
      <w:tblBorders>
        <w:top w:val="single" w:sz="2" w:space="0" w:color="D99594" w:themeColor="accent2" w:themeTint="99"/>
        <w:bottom w:val="single" w:sz="2" w:space="0" w:color="D99594" w:themeColor="accent2" w:themeTint="99"/>
        <w:insideH w:val="single" w:sz="2" w:space="0" w:color="D99594" w:themeColor="accent2" w:themeTint="99"/>
        <w:insideV w:val="single" w:sz="2" w:space="0" w:color="D99594" w:themeColor="accent2" w:themeTint="99"/>
      </w:tblBorders>
    </w:tblPr>
    <w:tblStylePr w:type="firstRow">
      <w:rPr>
        <w:b/>
        <w:bCs/>
      </w:rPr>
      <w:tblPr/>
      <w:tcPr>
        <w:tcBorders>
          <w:top w:val="nil"/>
          <w:bottom w:val="single" w:sz="12" w:space="0" w:color="D99594" w:themeColor="accent2" w:themeTint="99"/>
          <w:insideH w:val="nil"/>
          <w:insideV w:val="nil"/>
        </w:tcBorders>
        <w:shd w:val="clear" w:color="auto" w:fill="FFFFFF" w:themeFill="background1"/>
      </w:tcPr>
    </w:tblStylePr>
    <w:tblStylePr w:type="lastRow">
      <w:rPr>
        <w:b/>
        <w:bCs/>
      </w:rPr>
      <w:tblPr/>
      <w:tcPr>
        <w:tcBorders>
          <w:top w:val="double" w:sz="2" w:space="0" w:color="D99594"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styleId="GridTable2-Accent3">
    <w:name w:val="Grid Table 2 Accent 3"/>
    <w:basedOn w:val="TableNormal"/>
    <w:uiPriority w:val="47"/>
    <w:rsid w:val="00C104D9"/>
    <w:rPr>
      <w:rFonts w:eastAsia="SimSun"/>
    </w:rPr>
    <w:tblPr>
      <w:tblStyleRowBandSize w:val="1"/>
      <w:tblStyleColBandSize w:val="1"/>
      <w:tblBorders>
        <w:top w:val="single" w:sz="2" w:space="0" w:color="C2D69B" w:themeColor="accent3" w:themeTint="99"/>
        <w:bottom w:val="single" w:sz="2" w:space="0" w:color="C2D69B" w:themeColor="accent3" w:themeTint="99"/>
        <w:insideH w:val="single" w:sz="2" w:space="0" w:color="C2D69B" w:themeColor="accent3" w:themeTint="99"/>
        <w:insideV w:val="single" w:sz="2" w:space="0" w:color="C2D69B" w:themeColor="accent3" w:themeTint="99"/>
      </w:tblBorders>
    </w:tblPr>
    <w:tblStylePr w:type="firstRow">
      <w:rPr>
        <w:b/>
        <w:bCs/>
      </w:rPr>
      <w:tblPr/>
      <w:tcPr>
        <w:tcBorders>
          <w:top w:val="nil"/>
          <w:bottom w:val="single" w:sz="12" w:space="0" w:color="C2D69B" w:themeColor="accent3" w:themeTint="99"/>
          <w:insideH w:val="nil"/>
          <w:insideV w:val="nil"/>
        </w:tcBorders>
        <w:shd w:val="clear" w:color="auto" w:fill="FFFFFF" w:themeFill="background1"/>
      </w:tcPr>
    </w:tblStylePr>
    <w:tblStylePr w:type="lastRow">
      <w:rPr>
        <w:b/>
        <w:bCs/>
      </w:rPr>
      <w:tblPr/>
      <w:tcPr>
        <w:tcBorders>
          <w:top w:val="double" w:sz="2" w:space="0" w:color="C2D69B"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styleId="GridTable2-Accent4">
    <w:name w:val="Grid Table 2 Accent 4"/>
    <w:basedOn w:val="TableNormal"/>
    <w:uiPriority w:val="47"/>
    <w:rsid w:val="00C104D9"/>
    <w:rPr>
      <w:rFonts w:eastAsia="SimSun"/>
    </w:rPr>
    <w:tblPr>
      <w:tblStyleRowBandSize w:val="1"/>
      <w:tblStyleColBandSize w:val="1"/>
      <w:tblBorders>
        <w:top w:val="single" w:sz="2" w:space="0" w:color="B2A1C7" w:themeColor="accent4" w:themeTint="99"/>
        <w:bottom w:val="single" w:sz="2" w:space="0" w:color="B2A1C7" w:themeColor="accent4" w:themeTint="99"/>
        <w:insideH w:val="single" w:sz="2" w:space="0" w:color="B2A1C7" w:themeColor="accent4" w:themeTint="99"/>
        <w:insideV w:val="single" w:sz="2" w:space="0" w:color="B2A1C7" w:themeColor="accent4" w:themeTint="99"/>
      </w:tblBorders>
    </w:tblPr>
    <w:tblStylePr w:type="firstRow">
      <w:rPr>
        <w:b/>
        <w:bCs/>
      </w:rPr>
      <w:tblPr/>
      <w:tcPr>
        <w:tcBorders>
          <w:top w:val="nil"/>
          <w:bottom w:val="single" w:sz="12" w:space="0" w:color="B2A1C7" w:themeColor="accent4" w:themeTint="99"/>
          <w:insideH w:val="nil"/>
          <w:insideV w:val="nil"/>
        </w:tcBorders>
        <w:shd w:val="clear" w:color="auto" w:fill="FFFFFF" w:themeFill="background1"/>
      </w:tcPr>
    </w:tblStylePr>
    <w:tblStylePr w:type="lastRow">
      <w:rPr>
        <w:b/>
        <w:bCs/>
      </w:rPr>
      <w:tblPr/>
      <w:tcPr>
        <w:tcBorders>
          <w:top w:val="double" w:sz="2" w:space="0" w:color="B2A1C7"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styleId="GridTable2-Accent5">
    <w:name w:val="Grid Table 2 Accent 5"/>
    <w:basedOn w:val="TableNormal"/>
    <w:uiPriority w:val="47"/>
    <w:rsid w:val="00C104D9"/>
    <w:rPr>
      <w:rFonts w:eastAsia="SimSun"/>
    </w:rPr>
    <w:tblPr>
      <w:tblStyleRowBandSize w:val="1"/>
      <w:tblStyleColBandSize w:val="1"/>
      <w:tblBorders>
        <w:top w:val="single" w:sz="2" w:space="0" w:color="92CDDC" w:themeColor="accent5" w:themeTint="99"/>
        <w:bottom w:val="single" w:sz="2" w:space="0" w:color="92CDDC" w:themeColor="accent5" w:themeTint="99"/>
        <w:insideH w:val="single" w:sz="2" w:space="0" w:color="92CDDC" w:themeColor="accent5" w:themeTint="99"/>
        <w:insideV w:val="single" w:sz="2" w:space="0" w:color="92CDDC" w:themeColor="accent5" w:themeTint="99"/>
      </w:tblBorders>
    </w:tblPr>
    <w:tblStylePr w:type="firstRow">
      <w:rPr>
        <w:b/>
        <w:bCs/>
      </w:rPr>
      <w:tblPr/>
      <w:tcPr>
        <w:tcBorders>
          <w:top w:val="nil"/>
          <w:bottom w:val="single" w:sz="12" w:space="0" w:color="92CDDC" w:themeColor="accent5" w:themeTint="99"/>
          <w:insideH w:val="nil"/>
          <w:insideV w:val="nil"/>
        </w:tcBorders>
        <w:shd w:val="clear" w:color="auto" w:fill="FFFFFF" w:themeFill="background1"/>
      </w:tcPr>
    </w:tblStylePr>
    <w:tblStylePr w:type="lastRow">
      <w:rPr>
        <w:b/>
        <w:bCs/>
      </w:rPr>
      <w:tblPr/>
      <w:tcPr>
        <w:tcBorders>
          <w:top w:val="double" w:sz="2" w:space="0" w:color="92CDDC"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GridTable2-Accent6">
    <w:name w:val="Grid Table 2 Accent 6"/>
    <w:basedOn w:val="TableNormal"/>
    <w:uiPriority w:val="47"/>
    <w:rsid w:val="00C104D9"/>
    <w:rPr>
      <w:rFonts w:eastAsia="SimSun"/>
    </w:rPr>
    <w:tblPr>
      <w:tblStyleRowBandSize w:val="1"/>
      <w:tblStyleColBandSize w:val="1"/>
      <w:tblBorders>
        <w:top w:val="single" w:sz="2" w:space="0" w:color="FABF8F" w:themeColor="accent6" w:themeTint="99"/>
        <w:bottom w:val="single" w:sz="2" w:space="0" w:color="FABF8F" w:themeColor="accent6" w:themeTint="99"/>
        <w:insideH w:val="single" w:sz="2" w:space="0" w:color="FABF8F" w:themeColor="accent6" w:themeTint="99"/>
        <w:insideV w:val="single" w:sz="2" w:space="0" w:color="FABF8F" w:themeColor="accent6" w:themeTint="99"/>
      </w:tblBorders>
    </w:tblPr>
    <w:tblStylePr w:type="firstRow">
      <w:rPr>
        <w:b/>
        <w:bCs/>
      </w:rPr>
      <w:tblPr/>
      <w:tcPr>
        <w:tcBorders>
          <w:top w:val="nil"/>
          <w:bottom w:val="single" w:sz="12" w:space="0" w:color="FABF8F" w:themeColor="accent6" w:themeTint="99"/>
          <w:insideH w:val="nil"/>
          <w:insideV w:val="nil"/>
        </w:tcBorders>
        <w:shd w:val="clear" w:color="auto" w:fill="FFFFFF" w:themeFill="background1"/>
      </w:tcPr>
    </w:tblStylePr>
    <w:tblStylePr w:type="lastRow">
      <w:rPr>
        <w:b/>
        <w:bCs/>
      </w:rPr>
      <w:tblPr/>
      <w:tcPr>
        <w:tcBorders>
          <w:top w:val="double" w:sz="2" w:space="0" w:color="FABF8F"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styleId="GridTable3">
    <w:name w:val="Grid Table 3"/>
    <w:basedOn w:val="TableNormal"/>
    <w:uiPriority w:val="48"/>
    <w:rsid w:val="00C104D9"/>
    <w:rPr>
      <w:rFonts w:eastAsia="SimSun"/>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3-Accent1">
    <w:name w:val="Grid Table 3 Accent 1"/>
    <w:basedOn w:val="TableNormal"/>
    <w:uiPriority w:val="48"/>
    <w:rsid w:val="00C104D9"/>
    <w:rPr>
      <w:rFonts w:eastAsia="SimSun"/>
    </w:r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BE5F1" w:themeFill="accent1" w:themeFillTint="33"/>
      </w:tcPr>
    </w:tblStylePr>
    <w:tblStylePr w:type="band1Horz">
      <w:tblPr/>
      <w:tcPr>
        <w:shd w:val="clear" w:color="auto" w:fill="DBE5F1" w:themeFill="accent1" w:themeFillTint="33"/>
      </w:tcPr>
    </w:tblStylePr>
    <w:tblStylePr w:type="neCell">
      <w:tblPr/>
      <w:tcPr>
        <w:tcBorders>
          <w:bottom w:val="single" w:sz="4" w:space="0" w:color="95B3D7" w:themeColor="accent1" w:themeTint="99"/>
        </w:tcBorders>
      </w:tcPr>
    </w:tblStylePr>
    <w:tblStylePr w:type="nwCell">
      <w:tblPr/>
      <w:tcPr>
        <w:tcBorders>
          <w:bottom w:val="single" w:sz="4" w:space="0" w:color="95B3D7" w:themeColor="accent1" w:themeTint="99"/>
        </w:tcBorders>
      </w:tcPr>
    </w:tblStylePr>
    <w:tblStylePr w:type="seCell">
      <w:tblPr/>
      <w:tcPr>
        <w:tcBorders>
          <w:top w:val="single" w:sz="4" w:space="0" w:color="95B3D7" w:themeColor="accent1" w:themeTint="99"/>
        </w:tcBorders>
      </w:tcPr>
    </w:tblStylePr>
    <w:tblStylePr w:type="swCell">
      <w:tblPr/>
      <w:tcPr>
        <w:tcBorders>
          <w:top w:val="single" w:sz="4" w:space="0" w:color="95B3D7" w:themeColor="accent1" w:themeTint="99"/>
        </w:tcBorders>
      </w:tcPr>
    </w:tblStylePr>
  </w:style>
  <w:style w:type="table" w:styleId="GridTable3-Accent2">
    <w:name w:val="Grid Table 3 Accent 2"/>
    <w:basedOn w:val="TableNormal"/>
    <w:uiPriority w:val="48"/>
    <w:rsid w:val="00C104D9"/>
    <w:rPr>
      <w:rFonts w:eastAsia="SimSun"/>
    </w:rPr>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2DBDB" w:themeFill="accent2" w:themeFillTint="33"/>
      </w:tcPr>
    </w:tblStylePr>
    <w:tblStylePr w:type="band1Horz">
      <w:tblPr/>
      <w:tcPr>
        <w:shd w:val="clear" w:color="auto" w:fill="F2DBDB" w:themeFill="accent2" w:themeFillTint="33"/>
      </w:tcPr>
    </w:tblStylePr>
    <w:tblStylePr w:type="neCell">
      <w:tblPr/>
      <w:tcPr>
        <w:tcBorders>
          <w:bottom w:val="single" w:sz="4" w:space="0" w:color="D99594" w:themeColor="accent2" w:themeTint="99"/>
        </w:tcBorders>
      </w:tcPr>
    </w:tblStylePr>
    <w:tblStylePr w:type="nwCell">
      <w:tblPr/>
      <w:tcPr>
        <w:tcBorders>
          <w:bottom w:val="single" w:sz="4" w:space="0" w:color="D99594" w:themeColor="accent2" w:themeTint="99"/>
        </w:tcBorders>
      </w:tcPr>
    </w:tblStylePr>
    <w:tblStylePr w:type="seCell">
      <w:tblPr/>
      <w:tcPr>
        <w:tcBorders>
          <w:top w:val="single" w:sz="4" w:space="0" w:color="D99594" w:themeColor="accent2" w:themeTint="99"/>
        </w:tcBorders>
      </w:tcPr>
    </w:tblStylePr>
    <w:tblStylePr w:type="swCell">
      <w:tblPr/>
      <w:tcPr>
        <w:tcBorders>
          <w:top w:val="single" w:sz="4" w:space="0" w:color="D99594" w:themeColor="accent2" w:themeTint="99"/>
        </w:tcBorders>
      </w:tcPr>
    </w:tblStylePr>
  </w:style>
  <w:style w:type="table" w:styleId="GridTable3-Accent3">
    <w:name w:val="Grid Table 3 Accent 3"/>
    <w:basedOn w:val="TableNormal"/>
    <w:uiPriority w:val="48"/>
    <w:rsid w:val="00C104D9"/>
    <w:rPr>
      <w:rFonts w:eastAsia="SimSun"/>
    </w:r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AF1DD" w:themeFill="accent3" w:themeFillTint="33"/>
      </w:tcPr>
    </w:tblStylePr>
    <w:tblStylePr w:type="band1Horz">
      <w:tblPr/>
      <w:tcPr>
        <w:shd w:val="clear" w:color="auto" w:fill="EAF1DD" w:themeFill="accent3" w:themeFillTint="33"/>
      </w:tcPr>
    </w:tblStylePr>
    <w:tblStylePr w:type="neCell">
      <w:tblPr/>
      <w:tcPr>
        <w:tcBorders>
          <w:bottom w:val="single" w:sz="4" w:space="0" w:color="C2D69B" w:themeColor="accent3" w:themeTint="99"/>
        </w:tcBorders>
      </w:tcPr>
    </w:tblStylePr>
    <w:tblStylePr w:type="nwCell">
      <w:tblPr/>
      <w:tcPr>
        <w:tcBorders>
          <w:bottom w:val="single" w:sz="4" w:space="0" w:color="C2D69B" w:themeColor="accent3" w:themeTint="99"/>
        </w:tcBorders>
      </w:tcPr>
    </w:tblStylePr>
    <w:tblStylePr w:type="seCell">
      <w:tblPr/>
      <w:tcPr>
        <w:tcBorders>
          <w:top w:val="single" w:sz="4" w:space="0" w:color="C2D69B" w:themeColor="accent3" w:themeTint="99"/>
        </w:tcBorders>
      </w:tcPr>
    </w:tblStylePr>
    <w:tblStylePr w:type="swCell">
      <w:tblPr/>
      <w:tcPr>
        <w:tcBorders>
          <w:top w:val="single" w:sz="4" w:space="0" w:color="C2D69B" w:themeColor="accent3" w:themeTint="99"/>
        </w:tcBorders>
      </w:tcPr>
    </w:tblStylePr>
  </w:style>
  <w:style w:type="table" w:styleId="GridTable3-Accent4">
    <w:name w:val="Grid Table 3 Accent 4"/>
    <w:basedOn w:val="TableNormal"/>
    <w:uiPriority w:val="48"/>
    <w:rsid w:val="00C104D9"/>
    <w:rPr>
      <w:rFonts w:eastAsia="SimSun"/>
    </w:r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5DFEC" w:themeFill="accent4" w:themeFillTint="33"/>
      </w:tcPr>
    </w:tblStylePr>
    <w:tblStylePr w:type="band1Horz">
      <w:tblPr/>
      <w:tcPr>
        <w:shd w:val="clear" w:color="auto" w:fill="E5DFEC" w:themeFill="accent4" w:themeFillTint="33"/>
      </w:tcPr>
    </w:tblStylePr>
    <w:tblStylePr w:type="neCell">
      <w:tblPr/>
      <w:tcPr>
        <w:tcBorders>
          <w:bottom w:val="single" w:sz="4" w:space="0" w:color="B2A1C7" w:themeColor="accent4" w:themeTint="99"/>
        </w:tcBorders>
      </w:tcPr>
    </w:tblStylePr>
    <w:tblStylePr w:type="nwCell">
      <w:tblPr/>
      <w:tcPr>
        <w:tcBorders>
          <w:bottom w:val="single" w:sz="4" w:space="0" w:color="B2A1C7" w:themeColor="accent4" w:themeTint="99"/>
        </w:tcBorders>
      </w:tcPr>
    </w:tblStylePr>
    <w:tblStylePr w:type="seCell">
      <w:tblPr/>
      <w:tcPr>
        <w:tcBorders>
          <w:top w:val="single" w:sz="4" w:space="0" w:color="B2A1C7" w:themeColor="accent4" w:themeTint="99"/>
        </w:tcBorders>
      </w:tcPr>
    </w:tblStylePr>
    <w:tblStylePr w:type="swCell">
      <w:tblPr/>
      <w:tcPr>
        <w:tcBorders>
          <w:top w:val="single" w:sz="4" w:space="0" w:color="B2A1C7" w:themeColor="accent4" w:themeTint="99"/>
        </w:tcBorders>
      </w:tcPr>
    </w:tblStylePr>
  </w:style>
  <w:style w:type="table" w:styleId="GridTable3-Accent5">
    <w:name w:val="Grid Table 3 Accent 5"/>
    <w:basedOn w:val="TableNormal"/>
    <w:uiPriority w:val="48"/>
    <w:rsid w:val="00C104D9"/>
    <w:rPr>
      <w:rFonts w:eastAsia="SimSun"/>
    </w:r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AEEF3" w:themeFill="accent5" w:themeFillTint="33"/>
      </w:tcPr>
    </w:tblStylePr>
    <w:tblStylePr w:type="band1Horz">
      <w:tblPr/>
      <w:tcPr>
        <w:shd w:val="clear" w:color="auto" w:fill="DAEEF3" w:themeFill="accent5" w:themeFillTint="33"/>
      </w:tcPr>
    </w:tblStylePr>
    <w:tblStylePr w:type="neCell">
      <w:tblPr/>
      <w:tcPr>
        <w:tcBorders>
          <w:bottom w:val="single" w:sz="4" w:space="0" w:color="92CDDC" w:themeColor="accent5" w:themeTint="99"/>
        </w:tcBorders>
      </w:tcPr>
    </w:tblStylePr>
    <w:tblStylePr w:type="nwCell">
      <w:tblPr/>
      <w:tcPr>
        <w:tcBorders>
          <w:bottom w:val="single" w:sz="4" w:space="0" w:color="92CDDC" w:themeColor="accent5" w:themeTint="99"/>
        </w:tcBorders>
      </w:tcPr>
    </w:tblStylePr>
    <w:tblStylePr w:type="seCell">
      <w:tblPr/>
      <w:tcPr>
        <w:tcBorders>
          <w:top w:val="single" w:sz="4" w:space="0" w:color="92CDDC" w:themeColor="accent5" w:themeTint="99"/>
        </w:tcBorders>
      </w:tcPr>
    </w:tblStylePr>
    <w:tblStylePr w:type="swCell">
      <w:tblPr/>
      <w:tcPr>
        <w:tcBorders>
          <w:top w:val="single" w:sz="4" w:space="0" w:color="92CDDC" w:themeColor="accent5" w:themeTint="99"/>
        </w:tcBorders>
      </w:tcPr>
    </w:tblStylePr>
  </w:style>
  <w:style w:type="table" w:styleId="GridTable3-Accent6">
    <w:name w:val="Grid Table 3 Accent 6"/>
    <w:basedOn w:val="TableNormal"/>
    <w:uiPriority w:val="48"/>
    <w:rsid w:val="00C104D9"/>
    <w:rPr>
      <w:rFonts w:eastAsia="SimSun"/>
    </w:r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DE9D9" w:themeFill="accent6" w:themeFillTint="33"/>
      </w:tcPr>
    </w:tblStylePr>
    <w:tblStylePr w:type="band1Horz">
      <w:tblPr/>
      <w:tcPr>
        <w:shd w:val="clear" w:color="auto" w:fill="FDE9D9" w:themeFill="accent6" w:themeFillTint="33"/>
      </w:tcPr>
    </w:tblStylePr>
    <w:tblStylePr w:type="neCell">
      <w:tblPr/>
      <w:tcPr>
        <w:tcBorders>
          <w:bottom w:val="single" w:sz="4" w:space="0" w:color="FABF8F" w:themeColor="accent6" w:themeTint="99"/>
        </w:tcBorders>
      </w:tcPr>
    </w:tblStylePr>
    <w:tblStylePr w:type="nwCell">
      <w:tblPr/>
      <w:tcPr>
        <w:tcBorders>
          <w:bottom w:val="single" w:sz="4" w:space="0" w:color="FABF8F" w:themeColor="accent6" w:themeTint="99"/>
        </w:tcBorders>
      </w:tcPr>
    </w:tblStylePr>
    <w:tblStylePr w:type="seCell">
      <w:tblPr/>
      <w:tcPr>
        <w:tcBorders>
          <w:top w:val="single" w:sz="4" w:space="0" w:color="FABF8F" w:themeColor="accent6" w:themeTint="99"/>
        </w:tcBorders>
      </w:tcPr>
    </w:tblStylePr>
    <w:tblStylePr w:type="swCell">
      <w:tblPr/>
      <w:tcPr>
        <w:tcBorders>
          <w:top w:val="single" w:sz="4" w:space="0" w:color="FABF8F" w:themeColor="accent6" w:themeTint="99"/>
        </w:tcBorders>
      </w:tcPr>
    </w:tblStylePr>
  </w:style>
  <w:style w:type="table" w:styleId="GridTable4">
    <w:name w:val="Grid Table 4"/>
    <w:basedOn w:val="TableNormal"/>
    <w:uiPriority w:val="49"/>
    <w:rsid w:val="00C104D9"/>
    <w:rPr>
      <w:rFonts w:eastAsia="SimSun"/>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4-Accent1">
    <w:name w:val="Grid Table 4 Accent 1"/>
    <w:basedOn w:val="TableNormal"/>
    <w:uiPriority w:val="49"/>
    <w:rsid w:val="00C104D9"/>
    <w:rPr>
      <w:rFonts w:eastAsia="SimSun"/>
    </w:r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GridTable4-Accent2">
    <w:name w:val="Grid Table 4 Accent 2"/>
    <w:basedOn w:val="TableNormal"/>
    <w:uiPriority w:val="49"/>
    <w:rsid w:val="00C104D9"/>
    <w:rPr>
      <w:rFonts w:eastAsia="SimSun"/>
    </w:rPr>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blStylePr w:type="firstRow">
      <w:rPr>
        <w:b/>
        <w:bCs/>
        <w:color w:val="FFFFFF" w:themeColor="background1"/>
      </w:rPr>
      <w:tblPr/>
      <w:tcPr>
        <w:tcBorders>
          <w:top w:val="single" w:sz="4" w:space="0" w:color="C0504D" w:themeColor="accent2"/>
          <w:left w:val="single" w:sz="4" w:space="0" w:color="C0504D" w:themeColor="accent2"/>
          <w:bottom w:val="single" w:sz="4" w:space="0" w:color="C0504D" w:themeColor="accent2"/>
          <w:right w:val="single" w:sz="4" w:space="0" w:color="C0504D" w:themeColor="accent2"/>
          <w:insideH w:val="nil"/>
          <w:insideV w:val="nil"/>
        </w:tcBorders>
        <w:shd w:val="clear" w:color="auto" w:fill="C0504D" w:themeFill="accent2"/>
      </w:tcPr>
    </w:tblStylePr>
    <w:tblStylePr w:type="lastRow">
      <w:rPr>
        <w:b/>
        <w:bCs/>
      </w:rPr>
      <w:tblPr/>
      <w:tcPr>
        <w:tcBorders>
          <w:top w:val="double" w:sz="4" w:space="0" w:color="C0504D" w:themeColor="accent2"/>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styleId="GridTable4-Accent3">
    <w:name w:val="Grid Table 4 Accent 3"/>
    <w:basedOn w:val="TableNormal"/>
    <w:uiPriority w:val="49"/>
    <w:rsid w:val="00C104D9"/>
    <w:rPr>
      <w:rFonts w:eastAsia="SimSun"/>
    </w:r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color w:val="FFFFFF" w:themeColor="background1"/>
      </w:rPr>
      <w:tblPr/>
      <w:tcPr>
        <w:tcBorders>
          <w:top w:val="single" w:sz="4" w:space="0" w:color="9BBB59" w:themeColor="accent3"/>
          <w:left w:val="single" w:sz="4" w:space="0" w:color="9BBB59" w:themeColor="accent3"/>
          <w:bottom w:val="single" w:sz="4" w:space="0" w:color="9BBB59" w:themeColor="accent3"/>
          <w:right w:val="single" w:sz="4" w:space="0" w:color="9BBB59" w:themeColor="accent3"/>
          <w:insideH w:val="nil"/>
          <w:insideV w:val="nil"/>
        </w:tcBorders>
        <w:shd w:val="clear" w:color="auto" w:fill="9BBB59" w:themeFill="accent3"/>
      </w:tcPr>
    </w:tblStylePr>
    <w:tblStylePr w:type="lastRow">
      <w:rPr>
        <w:b/>
        <w:bCs/>
      </w:rPr>
      <w:tblPr/>
      <w:tcPr>
        <w:tcBorders>
          <w:top w:val="double" w:sz="4" w:space="0" w:color="9BBB59" w:themeColor="accent3"/>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styleId="GridTable4-Accent4">
    <w:name w:val="Grid Table 4 Accent 4"/>
    <w:basedOn w:val="TableNormal"/>
    <w:uiPriority w:val="49"/>
    <w:rsid w:val="00C104D9"/>
    <w:rPr>
      <w:rFonts w:eastAsia="SimSun"/>
    </w:r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color w:val="FFFFFF" w:themeColor="background1"/>
      </w:rPr>
      <w:tblPr/>
      <w:tcPr>
        <w:tcBorders>
          <w:top w:val="single" w:sz="4" w:space="0" w:color="8064A2" w:themeColor="accent4"/>
          <w:left w:val="single" w:sz="4" w:space="0" w:color="8064A2" w:themeColor="accent4"/>
          <w:bottom w:val="single" w:sz="4" w:space="0" w:color="8064A2" w:themeColor="accent4"/>
          <w:right w:val="single" w:sz="4" w:space="0" w:color="8064A2" w:themeColor="accent4"/>
          <w:insideH w:val="nil"/>
          <w:insideV w:val="nil"/>
        </w:tcBorders>
        <w:shd w:val="clear" w:color="auto" w:fill="8064A2" w:themeFill="accent4"/>
      </w:tcPr>
    </w:tblStylePr>
    <w:tblStylePr w:type="lastRow">
      <w:rPr>
        <w:b/>
        <w:bCs/>
      </w:rPr>
      <w:tblPr/>
      <w:tcPr>
        <w:tcBorders>
          <w:top w:val="double" w:sz="4" w:space="0" w:color="8064A2" w:themeColor="accent4"/>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styleId="GridTable4-Accent5">
    <w:name w:val="Grid Table 4 Accent 5"/>
    <w:basedOn w:val="TableNormal"/>
    <w:uiPriority w:val="49"/>
    <w:rsid w:val="00C104D9"/>
    <w:rPr>
      <w:rFonts w:eastAsia="SimSun"/>
    </w:r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color w:val="FFFFFF" w:themeColor="background1"/>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insideH w:val="nil"/>
          <w:insideV w:val="nil"/>
        </w:tcBorders>
        <w:shd w:val="clear" w:color="auto" w:fill="4BACC6" w:themeFill="accent5"/>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GridTable4-Accent6">
    <w:name w:val="Grid Table 4 Accent 6"/>
    <w:basedOn w:val="TableNormal"/>
    <w:uiPriority w:val="49"/>
    <w:rsid w:val="00C104D9"/>
    <w:rPr>
      <w:rFonts w:eastAsia="SimSun"/>
    </w:r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color w:val="FFFFFF" w:themeColor="background1"/>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insideH w:val="nil"/>
          <w:insideV w:val="nil"/>
        </w:tcBorders>
        <w:shd w:val="clear" w:color="auto" w:fill="F79646" w:themeFill="accent6"/>
      </w:tcPr>
    </w:tblStylePr>
    <w:tblStylePr w:type="lastRow">
      <w:rPr>
        <w:b/>
        <w:bCs/>
      </w:rPr>
      <w:tblPr/>
      <w:tcPr>
        <w:tcBorders>
          <w:top w:val="double" w:sz="4" w:space="0" w:color="F79646" w:themeColor="accent6"/>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styleId="GridTable5Dark">
    <w:name w:val="Grid Table 5 Dark"/>
    <w:basedOn w:val="TableNormal"/>
    <w:uiPriority w:val="50"/>
    <w:rsid w:val="00C104D9"/>
    <w:rPr>
      <w:rFonts w:eastAsia="SimSun"/>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GridTable5Dark-Accent1">
    <w:name w:val="Grid Table 5 Dark Accent 1"/>
    <w:basedOn w:val="TableNormal"/>
    <w:uiPriority w:val="50"/>
    <w:rsid w:val="00C104D9"/>
    <w:rPr>
      <w:rFonts w:eastAsia="SimSun"/>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BE5F1"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F81BD"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F81BD"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F81BD"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F81BD" w:themeFill="accent1"/>
      </w:tcPr>
    </w:tblStylePr>
    <w:tblStylePr w:type="band1Vert">
      <w:tblPr/>
      <w:tcPr>
        <w:shd w:val="clear" w:color="auto" w:fill="B8CCE4" w:themeFill="accent1" w:themeFillTint="66"/>
      </w:tcPr>
    </w:tblStylePr>
    <w:tblStylePr w:type="band1Horz">
      <w:tblPr/>
      <w:tcPr>
        <w:shd w:val="clear" w:color="auto" w:fill="B8CCE4" w:themeFill="accent1" w:themeFillTint="66"/>
      </w:tcPr>
    </w:tblStylePr>
  </w:style>
  <w:style w:type="table" w:styleId="GridTable5Dark-Accent2">
    <w:name w:val="Grid Table 5 Dark Accent 2"/>
    <w:basedOn w:val="TableNormal"/>
    <w:uiPriority w:val="50"/>
    <w:rsid w:val="00C104D9"/>
    <w:rPr>
      <w:rFonts w:eastAsia="SimSun"/>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2DBDB"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C0504D"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C0504D"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C0504D"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C0504D" w:themeFill="accent2"/>
      </w:tcPr>
    </w:tblStylePr>
    <w:tblStylePr w:type="band1Vert">
      <w:tblPr/>
      <w:tcPr>
        <w:shd w:val="clear" w:color="auto" w:fill="E5B8B7" w:themeFill="accent2" w:themeFillTint="66"/>
      </w:tcPr>
    </w:tblStylePr>
    <w:tblStylePr w:type="band1Horz">
      <w:tblPr/>
      <w:tcPr>
        <w:shd w:val="clear" w:color="auto" w:fill="E5B8B7" w:themeFill="accent2" w:themeFillTint="66"/>
      </w:tcPr>
    </w:tblStylePr>
  </w:style>
  <w:style w:type="table" w:styleId="GridTable5Dark-Accent3">
    <w:name w:val="Grid Table 5 Dark Accent 3"/>
    <w:basedOn w:val="TableNormal"/>
    <w:uiPriority w:val="50"/>
    <w:rsid w:val="00C104D9"/>
    <w:rPr>
      <w:rFonts w:eastAsia="SimSun"/>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AF1D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9BBB59"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9BBB59"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9BBB59"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9BBB59" w:themeFill="accent3"/>
      </w:tcPr>
    </w:tblStylePr>
    <w:tblStylePr w:type="band1Vert">
      <w:tblPr/>
      <w:tcPr>
        <w:shd w:val="clear" w:color="auto" w:fill="D6E3BC" w:themeFill="accent3" w:themeFillTint="66"/>
      </w:tcPr>
    </w:tblStylePr>
    <w:tblStylePr w:type="band1Horz">
      <w:tblPr/>
      <w:tcPr>
        <w:shd w:val="clear" w:color="auto" w:fill="D6E3BC" w:themeFill="accent3" w:themeFillTint="66"/>
      </w:tcPr>
    </w:tblStylePr>
  </w:style>
  <w:style w:type="table" w:styleId="GridTable5Dark-Accent4">
    <w:name w:val="Grid Table 5 Dark Accent 4"/>
    <w:basedOn w:val="TableNormal"/>
    <w:uiPriority w:val="50"/>
    <w:rsid w:val="00C104D9"/>
    <w:rPr>
      <w:rFonts w:eastAsia="SimSun"/>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5DFEC"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8064A2"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8064A2"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8064A2"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8064A2" w:themeFill="accent4"/>
      </w:tcPr>
    </w:tblStylePr>
    <w:tblStylePr w:type="band1Vert">
      <w:tblPr/>
      <w:tcPr>
        <w:shd w:val="clear" w:color="auto" w:fill="CCC0D9" w:themeFill="accent4" w:themeFillTint="66"/>
      </w:tcPr>
    </w:tblStylePr>
    <w:tblStylePr w:type="band1Horz">
      <w:tblPr/>
      <w:tcPr>
        <w:shd w:val="clear" w:color="auto" w:fill="CCC0D9" w:themeFill="accent4" w:themeFillTint="66"/>
      </w:tcPr>
    </w:tblStylePr>
  </w:style>
  <w:style w:type="table" w:styleId="GridTable5Dark-Accent5">
    <w:name w:val="Grid Table 5 Dark Accent 5"/>
    <w:basedOn w:val="TableNormal"/>
    <w:uiPriority w:val="50"/>
    <w:rsid w:val="00C104D9"/>
    <w:rPr>
      <w:rFonts w:eastAsia="SimSun"/>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AEE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BACC6"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BACC6"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BACC6"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BACC6" w:themeFill="accent5"/>
      </w:tcPr>
    </w:tblStylePr>
    <w:tblStylePr w:type="band1Vert">
      <w:tblPr/>
      <w:tcPr>
        <w:shd w:val="clear" w:color="auto" w:fill="B6DDE8" w:themeFill="accent5" w:themeFillTint="66"/>
      </w:tcPr>
    </w:tblStylePr>
    <w:tblStylePr w:type="band1Horz">
      <w:tblPr/>
      <w:tcPr>
        <w:shd w:val="clear" w:color="auto" w:fill="B6DDE8" w:themeFill="accent5" w:themeFillTint="66"/>
      </w:tcPr>
    </w:tblStylePr>
  </w:style>
  <w:style w:type="table" w:styleId="GridTable5Dark-Accent6">
    <w:name w:val="Grid Table 5 Dark Accent 6"/>
    <w:basedOn w:val="TableNormal"/>
    <w:uiPriority w:val="50"/>
    <w:rsid w:val="00C104D9"/>
    <w:rPr>
      <w:rFonts w:eastAsia="SimSun"/>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DE9D9"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F79646"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F79646"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F79646"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F79646" w:themeFill="accent6"/>
      </w:tcPr>
    </w:tblStylePr>
    <w:tblStylePr w:type="band1Vert">
      <w:tblPr/>
      <w:tcPr>
        <w:shd w:val="clear" w:color="auto" w:fill="FBD4B4" w:themeFill="accent6" w:themeFillTint="66"/>
      </w:tcPr>
    </w:tblStylePr>
    <w:tblStylePr w:type="band1Horz">
      <w:tblPr/>
      <w:tcPr>
        <w:shd w:val="clear" w:color="auto" w:fill="FBD4B4" w:themeFill="accent6" w:themeFillTint="66"/>
      </w:tcPr>
    </w:tblStylePr>
  </w:style>
  <w:style w:type="table" w:styleId="GridTable6Colorful">
    <w:name w:val="Grid Table 6 Colorful"/>
    <w:basedOn w:val="TableNormal"/>
    <w:uiPriority w:val="51"/>
    <w:rsid w:val="00C104D9"/>
    <w:rPr>
      <w:rFonts w:eastAsia="SimSun"/>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6Colorful-Accent1">
    <w:name w:val="Grid Table 6 Colorful Accent 1"/>
    <w:basedOn w:val="TableNormal"/>
    <w:uiPriority w:val="51"/>
    <w:rsid w:val="00C104D9"/>
    <w:rPr>
      <w:rFonts w:eastAsia="SimSun"/>
      <w:color w:val="365F91" w:themeColor="accent1" w:themeShade="BF"/>
    </w:r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4" w:space="0" w:color="95B3D7" w:themeColor="accent1" w:themeTint="99"/>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GridTable6Colorful-Accent2">
    <w:name w:val="Grid Table 6 Colorful Accent 2"/>
    <w:basedOn w:val="TableNormal"/>
    <w:uiPriority w:val="51"/>
    <w:rsid w:val="00C104D9"/>
    <w:rPr>
      <w:rFonts w:eastAsia="SimSun"/>
      <w:color w:val="943634" w:themeColor="accent2" w:themeShade="BF"/>
    </w:rPr>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blStylePr w:type="firstRow">
      <w:rPr>
        <w:b/>
        <w:bCs/>
      </w:rPr>
      <w:tblPr/>
      <w:tcPr>
        <w:tcBorders>
          <w:bottom w:val="single" w:sz="12" w:space="0" w:color="D99594" w:themeColor="accent2" w:themeTint="99"/>
        </w:tcBorders>
      </w:tcPr>
    </w:tblStylePr>
    <w:tblStylePr w:type="lastRow">
      <w:rPr>
        <w:b/>
        <w:bCs/>
      </w:rPr>
      <w:tblPr/>
      <w:tcPr>
        <w:tcBorders>
          <w:top w:val="double" w:sz="4" w:space="0" w:color="D99594" w:themeColor="accent2" w:themeTint="99"/>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styleId="GridTable6Colorful-Accent3">
    <w:name w:val="Grid Table 6 Colorful Accent 3"/>
    <w:basedOn w:val="TableNormal"/>
    <w:uiPriority w:val="51"/>
    <w:rsid w:val="00C104D9"/>
    <w:rPr>
      <w:rFonts w:eastAsia="SimSun"/>
      <w:color w:val="76923C" w:themeColor="accent3" w:themeShade="BF"/>
    </w:r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rPr>
      <w:tblPr/>
      <w:tcPr>
        <w:tcBorders>
          <w:bottom w:val="single" w:sz="12" w:space="0" w:color="C2D69B" w:themeColor="accent3" w:themeTint="99"/>
        </w:tcBorders>
      </w:tcPr>
    </w:tblStylePr>
    <w:tblStylePr w:type="lastRow">
      <w:rPr>
        <w:b/>
        <w:bCs/>
      </w:rPr>
      <w:tblPr/>
      <w:tcPr>
        <w:tcBorders>
          <w:top w:val="double" w:sz="4" w:space="0" w:color="C2D69B" w:themeColor="accent3" w:themeTint="99"/>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styleId="GridTable6Colorful-Accent4">
    <w:name w:val="Grid Table 6 Colorful Accent 4"/>
    <w:basedOn w:val="TableNormal"/>
    <w:uiPriority w:val="51"/>
    <w:rsid w:val="00C104D9"/>
    <w:rPr>
      <w:rFonts w:eastAsia="SimSun"/>
      <w:color w:val="5F497A" w:themeColor="accent4" w:themeShade="BF"/>
    </w:r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rPr>
      <w:tblPr/>
      <w:tcPr>
        <w:tcBorders>
          <w:bottom w:val="single" w:sz="12" w:space="0" w:color="B2A1C7" w:themeColor="accent4" w:themeTint="99"/>
        </w:tcBorders>
      </w:tcPr>
    </w:tblStylePr>
    <w:tblStylePr w:type="lastRow">
      <w:rPr>
        <w:b/>
        <w:bCs/>
      </w:rPr>
      <w:tblPr/>
      <w:tcPr>
        <w:tcBorders>
          <w:top w:val="double" w:sz="4" w:space="0" w:color="B2A1C7" w:themeColor="accent4" w:themeTint="99"/>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styleId="GridTable6Colorful-Accent5">
    <w:name w:val="Grid Table 6 Colorful Accent 5"/>
    <w:basedOn w:val="TableNormal"/>
    <w:uiPriority w:val="51"/>
    <w:rsid w:val="00C104D9"/>
    <w:rPr>
      <w:rFonts w:eastAsia="SimSun"/>
      <w:color w:val="31849B" w:themeColor="accent5" w:themeShade="BF"/>
    </w:r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rPr>
      <w:tblPr/>
      <w:tcPr>
        <w:tcBorders>
          <w:bottom w:val="single" w:sz="12" w:space="0" w:color="92CDDC" w:themeColor="accent5" w:themeTint="99"/>
        </w:tcBorders>
      </w:tcPr>
    </w:tblStylePr>
    <w:tblStylePr w:type="lastRow">
      <w:rPr>
        <w:b/>
        <w:bCs/>
      </w:rPr>
      <w:tblPr/>
      <w:tcPr>
        <w:tcBorders>
          <w:top w:val="double" w:sz="4" w:space="0" w:color="92CDDC" w:themeColor="accent5" w:themeTint="99"/>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GridTable6Colorful-Accent6">
    <w:name w:val="Grid Table 6 Colorful Accent 6"/>
    <w:basedOn w:val="TableNormal"/>
    <w:uiPriority w:val="51"/>
    <w:rsid w:val="00C104D9"/>
    <w:rPr>
      <w:rFonts w:eastAsia="SimSun"/>
      <w:color w:val="E36C0A" w:themeColor="accent6" w:themeShade="BF"/>
    </w:r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rPr>
      <w:tblPr/>
      <w:tcPr>
        <w:tcBorders>
          <w:bottom w:val="single" w:sz="12" w:space="0" w:color="FABF8F" w:themeColor="accent6" w:themeTint="99"/>
        </w:tcBorders>
      </w:tcPr>
    </w:tblStylePr>
    <w:tblStylePr w:type="lastRow">
      <w:rPr>
        <w:b/>
        <w:bCs/>
      </w:rPr>
      <w:tblPr/>
      <w:tcPr>
        <w:tcBorders>
          <w:top w:val="double" w:sz="4" w:space="0" w:color="FABF8F" w:themeColor="accent6" w:themeTint="99"/>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styleId="GridTable7Colorful">
    <w:name w:val="Grid Table 7 Colorful"/>
    <w:basedOn w:val="TableNormal"/>
    <w:uiPriority w:val="52"/>
    <w:rsid w:val="00C104D9"/>
    <w:rPr>
      <w:rFonts w:eastAsia="SimSun"/>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7Colorful-Accent1">
    <w:name w:val="Grid Table 7 Colorful Accent 1"/>
    <w:basedOn w:val="TableNormal"/>
    <w:uiPriority w:val="52"/>
    <w:rsid w:val="00C104D9"/>
    <w:rPr>
      <w:rFonts w:eastAsia="SimSun"/>
      <w:color w:val="365F91" w:themeColor="accent1" w:themeShade="BF"/>
    </w:r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BE5F1" w:themeFill="accent1" w:themeFillTint="33"/>
      </w:tcPr>
    </w:tblStylePr>
    <w:tblStylePr w:type="band1Horz">
      <w:tblPr/>
      <w:tcPr>
        <w:shd w:val="clear" w:color="auto" w:fill="DBE5F1" w:themeFill="accent1" w:themeFillTint="33"/>
      </w:tcPr>
    </w:tblStylePr>
    <w:tblStylePr w:type="neCell">
      <w:tblPr/>
      <w:tcPr>
        <w:tcBorders>
          <w:bottom w:val="single" w:sz="4" w:space="0" w:color="95B3D7" w:themeColor="accent1" w:themeTint="99"/>
        </w:tcBorders>
      </w:tcPr>
    </w:tblStylePr>
    <w:tblStylePr w:type="nwCell">
      <w:tblPr/>
      <w:tcPr>
        <w:tcBorders>
          <w:bottom w:val="single" w:sz="4" w:space="0" w:color="95B3D7" w:themeColor="accent1" w:themeTint="99"/>
        </w:tcBorders>
      </w:tcPr>
    </w:tblStylePr>
    <w:tblStylePr w:type="seCell">
      <w:tblPr/>
      <w:tcPr>
        <w:tcBorders>
          <w:top w:val="single" w:sz="4" w:space="0" w:color="95B3D7" w:themeColor="accent1" w:themeTint="99"/>
        </w:tcBorders>
      </w:tcPr>
    </w:tblStylePr>
    <w:tblStylePr w:type="swCell">
      <w:tblPr/>
      <w:tcPr>
        <w:tcBorders>
          <w:top w:val="single" w:sz="4" w:space="0" w:color="95B3D7" w:themeColor="accent1" w:themeTint="99"/>
        </w:tcBorders>
      </w:tcPr>
    </w:tblStylePr>
  </w:style>
  <w:style w:type="table" w:styleId="GridTable7Colorful-Accent2">
    <w:name w:val="Grid Table 7 Colorful Accent 2"/>
    <w:basedOn w:val="TableNormal"/>
    <w:uiPriority w:val="52"/>
    <w:rsid w:val="00C104D9"/>
    <w:rPr>
      <w:rFonts w:eastAsia="SimSun"/>
      <w:color w:val="943634" w:themeColor="accent2" w:themeShade="BF"/>
    </w:rPr>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2DBDB" w:themeFill="accent2" w:themeFillTint="33"/>
      </w:tcPr>
    </w:tblStylePr>
    <w:tblStylePr w:type="band1Horz">
      <w:tblPr/>
      <w:tcPr>
        <w:shd w:val="clear" w:color="auto" w:fill="F2DBDB" w:themeFill="accent2" w:themeFillTint="33"/>
      </w:tcPr>
    </w:tblStylePr>
    <w:tblStylePr w:type="neCell">
      <w:tblPr/>
      <w:tcPr>
        <w:tcBorders>
          <w:bottom w:val="single" w:sz="4" w:space="0" w:color="D99594" w:themeColor="accent2" w:themeTint="99"/>
        </w:tcBorders>
      </w:tcPr>
    </w:tblStylePr>
    <w:tblStylePr w:type="nwCell">
      <w:tblPr/>
      <w:tcPr>
        <w:tcBorders>
          <w:bottom w:val="single" w:sz="4" w:space="0" w:color="D99594" w:themeColor="accent2" w:themeTint="99"/>
        </w:tcBorders>
      </w:tcPr>
    </w:tblStylePr>
    <w:tblStylePr w:type="seCell">
      <w:tblPr/>
      <w:tcPr>
        <w:tcBorders>
          <w:top w:val="single" w:sz="4" w:space="0" w:color="D99594" w:themeColor="accent2" w:themeTint="99"/>
        </w:tcBorders>
      </w:tcPr>
    </w:tblStylePr>
    <w:tblStylePr w:type="swCell">
      <w:tblPr/>
      <w:tcPr>
        <w:tcBorders>
          <w:top w:val="single" w:sz="4" w:space="0" w:color="D99594" w:themeColor="accent2" w:themeTint="99"/>
        </w:tcBorders>
      </w:tcPr>
    </w:tblStylePr>
  </w:style>
  <w:style w:type="table" w:styleId="GridTable7Colorful-Accent3">
    <w:name w:val="Grid Table 7 Colorful Accent 3"/>
    <w:basedOn w:val="TableNormal"/>
    <w:uiPriority w:val="52"/>
    <w:rsid w:val="00C104D9"/>
    <w:rPr>
      <w:rFonts w:eastAsia="SimSun"/>
      <w:color w:val="76923C" w:themeColor="accent3" w:themeShade="BF"/>
    </w:r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AF1DD" w:themeFill="accent3" w:themeFillTint="33"/>
      </w:tcPr>
    </w:tblStylePr>
    <w:tblStylePr w:type="band1Horz">
      <w:tblPr/>
      <w:tcPr>
        <w:shd w:val="clear" w:color="auto" w:fill="EAF1DD" w:themeFill="accent3" w:themeFillTint="33"/>
      </w:tcPr>
    </w:tblStylePr>
    <w:tblStylePr w:type="neCell">
      <w:tblPr/>
      <w:tcPr>
        <w:tcBorders>
          <w:bottom w:val="single" w:sz="4" w:space="0" w:color="C2D69B" w:themeColor="accent3" w:themeTint="99"/>
        </w:tcBorders>
      </w:tcPr>
    </w:tblStylePr>
    <w:tblStylePr w:type="nwCell">
      <w:tblPr/>
      <w:tcPr>
        <w:tcBorders>
          <w:bottom w:val="single" w:sz="4" w:space="0" w:color="C2D69B" w:themeColor="accent3" w:themeTint="99"/>
        </w:tcBorders>
      </w:tcPr>
    </w:tblStylePr>
    <w:tblStylePr w:type="seCell">
      <w:tblPr/>
      <w:tcPr>
        <w:tcBorders>
          <w:top w:val="single" w:sz="4" w:space="0" w:color="C2D69B" w:themeColor="accent3" w:themeTint="99"/>
        </w:tcBorders>
      </w:tcPr>
    </w:tblStylePr>
    <w:tblStylePr w:type="swCell">
      <w:tblPr/>
      <w:tcPr>
        <w:tcBorders>
          <w:top w:val="single" w:sz="4" w:space="0" w:color="C2D69B" w:themeColor="accent3" w:themeTint="99"/>
        </w:tcBorders>
      </w:tcPr>
    </w:tblStylePr>
  </w:style>
  <w:style w:type="table" w:styleId="GridTable7Colorful-Accent4">
    <w:name w:val="Grid Table 7 Colorful Accent 4"/>
    <w:basedOn w:val="TableNormal"/>
    <w:uiPriority w:val="52"/>
    <w:rsid w:val="00C104D9"/>
    <w:rPr>
      <w:rFonts w:eastAsia="SimSun"/>
      <w:color w:val="5F497A" w:themeColor="accent4" w:themeShade="BF"/>
    </w:r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5DFEC" w:themeFill="accent4" w:themeFillTint="33"/>
      </w:tcPr>
    </w:tblStylePr>
    <w:tblStylePr w:type="band1Horz">
      <w:tblPr/>
      <w:tcPr>
        <w:shd w:val="clear" w:color="auto" w:fill="E5DFEC" w:themeFill="accent4" w:themeFillTint="33"/>
      </w:tcPr>
    </w:tblStylePr>
    <w:tblStylePr w:type="neCell">
      <w:tblPr/>
      <w:tcPr>
        <w:tcBorders>
          <w:bottom w:val="single" w:sz="4" w:space="0" w:color="B2A1C7" w:themeColor="accent4" w:themeTint="99"/>
        </w:tcBorders>
      </w:tcPr>
    </w:tblStylePr>
    <w:tblStylePr w:type="nwCell">
      <w:tblPr/>
      <w:tcPr>
        <w:tcBorders>
          <w:bottom w:val="single" w:sz="4" w:space="0" w:color="B2A1C7" w:themeColor="accent4" w:themeTint="99"/>
        </w:tcBorders>
      </w:tcPr>
    </w:tblStylePr>
    <w:tblStylePr w:type="seCell">
      <w:tblPr/>
      <w:tcPr>
        <w:tcBorders>
          <w:top w:val="single" w:sz="4" w:space="0" w:color="B2A1C7" w:themeColor="accent4" w:themeTint="99"/>
        </w:tcBorders>
      </w:tcPr>
    </w:tblStylePr>
    <w:tblStylePr w:type="swCell">
      <w:tblPr/>
      <w:tcPr>
        <w:tcBorders>
          <w:top w:val="single" w:sz="4" w:space="0" w:color="B2A1C7" w:themeColor="accent4" w:themeTint="99"/>
        </w:tcBorders>
      </w:tcPr>
    </w:tblStylePr>
  </w:style>
  <w:style w:type="table" w:styleId="GridTable7Colorful-Accent5">
    <w:name w:val="Grid Table 7 Colorful Accent 5"/>
    <w:basedOn w:val="TableNormal"/>
    <w:uiPriority w:val="52"/>
    <w:rsid w:val="00C104D9"/>
    <w:rPr>
      <w:rFonts w:eastAsia="SimSun"/>
      <w:color w:val="31849B" w:themeColor="accent5" w:themeShade="BF"/>
    </w:r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AEEF3" w:themeFill="accent5" w:themeFillTint="33"/>
      </w:tcPr>
    </w:tblStylePr>
    <w:tblStylePr w:type="band1Horz">
      <w:tblPr/>
      <w:tcPr>
        <w:shd w:val="clear" w:color="auto" w:fill="DAEEF3" w:themeFill="accent5" w:themeFillTint="33"/>
      </w:tcPr>
    </w:tblStylePr>
    <w:tblStylePr w:type="neCell">
      <w:tblPr/>
      <w:tcPr>
        <w:tcBorders>
          <w:bottom w:val="single" w:sz="4" w:space="0" w:color="92CDDC" w:themeColor="accent5" w:themeTint="99"/>
        </w:tcBorders>
      </w:tcPr>
    </w:tblStylePr>
    <w:tblStylePr w:type="nwCell">
      <w:tblPr/>
      <w:tcPr>
        <w:tcBorders>
          <w:bottom w:val="single" w:sz="4" w:space="0" w:color="92CDDC" w:themeColor="accent5" w:themeTint="99"/>
        </w:tcBorders>
      </w:tcPr>
    </w:tblStylePr>
    <w:tblStylePr w:type="seCell">
      <w:tblPr/>
      <w:tcPr>
        <w:tcBorders>
          <w:top w:val="single" w:sz="4" w:space="0" w:color="92CDDC" w:themeColor="accent5" w:themeTint="99"/>
        </w:tcBorders>
      </w:tcPr>
    </w:tblStylePr>
    <w:tblStylePr w:type="swCell">
      <w:tblPr/>
      <w:tcPr>
        <w:tcBorders>
          <w:top w:val="single" w:sz="4" w:space="0" w:color="92CDDC" w:themeColor="accent5" w:themeTint="99"/>
        </w:tcBorders>
      </w:tcPr>
    </w:tblStylePr>
  </w:style>
  <w:style w:type="table" w:styleId="GridTable7Colorful-Accent6">
    <w:name w:val="Grid Table 7 Colorful Accent 6"/>
    <w:basedOn w:val="TableNormal"/>
    <w:uiPriority w:val="52"/>
    <w:rsid w:val="00C104D9"/>
    <w:rPr>
      <w:rFonts w:eastAsia="SimSun"/>
      <w:color w:val="E36C0A" w:themeColor="accent6" w:themeShade="BF"/>
    </w:r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DE9D9" w:themeFill="accent6" w:themeFillTint="33"/>
      </w:tcPr>
    </w:tblStylePr>
    <w:tblStylePr w:type="band1Horz">
      <w:tblPr/>
      <w:tcPr>
        <w:shd w:val="clear" w:color="auto" w:fill="FDE9D9" w:themeFill="accent6" w:themeFillTint="33"/>
      </w:tcPr>
    </w:tblStylePr>
    <w:tblStylePr w:type="neCell">
      <w:tblPr/>
      <w:tcPr>
        <w:tcBorders>
          <w:bottom w:val="single" w:sz="4" w:space="0" w:color="FABF8F" w:themeColor="accent6" w:themeTint="99"/>
        </w:tcBorders>
      </w:tcPr>
    </w:tblStylePr>
    <w:tblStylePr w:type="nwCell">
      <w:tblPr/>
      <w:tcPr>
        <w:tcBorders>
          <w:bottom w:val="single" w:sz="4" w:space="0" w:color="FABF8F" w:themeColor="accent6" w:themeTint="99"/>
        </w:tcBorders>
      </w:tcPr>
    </w:tblStylePr>
    <w:tblStylePr w:type="seCell">
      <w:tblPr/>
      <w:tcPr>
        <w:tcBorders>
          <w:top w:val="single" w:sz="4" w:space="0" w:color="FABF8F" w:themeColor="accent6" w:themeTint="99"/>
        </w:tcBorders>
      </w:tcPr>
    </w:tblStylePr>
    <w:tblStylePr w:type="swCell">
      <w:tblPr/>
      <w:tcPr>
        <w:tcBorders>
          <w:top w:val="single" w:sz="4" w:space="0" w:color="FABF8F" w:themeColor="accent6" w:themeTint="99"/>
        </w:tcBorders>
      </w:tcPr>
    </w:tblStylePr>
  </w:style>
  <w:style w:type="character" w:styleId="Hashtag">
    <w:name w:val="Hashtag"/>
    <w:basedOn w:val="DefaultParagraphFont"/>
    <w:uiPriority w:val="99"/>
    <w:semiHidden/>
    <w:unhideWhenUsed/>
    <w:rsid w:val="00C104D9"/>
    <w:rPr>
      <w:color w:val="2B579A"/>
      <w:shd w:val="clear" w:color="auto" w:fill="E1DFDD"/>
    </w:rPr>
  </w:style>
  <w:style w:type="table" w:styleId="ListTable1Light">
    <w:name w:val="List Table 1 Light"/>
    <w:basedOn w:val="TableNormal"/>
    <w:uiPriority w:val="46"/>
    <w:rsid w:val="00C104D9"/>
    <w:rPr>
      <w:rFonts w:eastAsia="SimSun"/>
    </w:rPr>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1Light-Accent1">
    <w:name w:val="List Table 1 Light Accent 1"/>
    <w:basedOn w:val="TableNormal"/>
    <w:uiPriority w:val="46"/>
    <w:rsid w:val="00C104D9"/>
    <w:rPr>
      <w:rFonts w:eastAsia="SimSun"/>
    </w:rPr>
    <w:tblPr>
      <w:tblStyleRowBandSize w:val="1"/>
      <w:tblStyleColBandSize w:val="1"/>
    </w:tblPr>
    <w:tblStylePr w:type="firstRow">
      <w:rPr>
        <w:b/>
        <w:bCs/>
      </w:rPr>
      <w:tblPr/>
      <w:tcPr>
        <w:tcBorders>
          <w:bottom w:val="single" w:sz="4" w:space="0" w:color="95B3D7" w:themeColor="accent1" w:themeTint="99"/>
        </w:tcBorders>
      </w:tcPr>
    </w:tblStylePr>
    <w:tblStylePr w:type="lastRow">
      <w:rPr>
        <w:b/>
        <w:bCs/>
      </w:rPr>
      <w:tblPr/>
      <w:tcPr>
        <w:tcBorders>
          <w:top w:val="single" w:sz="4" w:space="0" w:color="95B3D7" w:themeColor="accent1" w:themeTint="99"/>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ListTable1Light-Accent2">
    <w:name w:val="List Table 1 Light Accent 2"/>
    <w:basedOn w:val="TableNormal"/>
    <w:uiPriority w:val="46"/>
    <w:rsid w:val="00C104D9"/>
    <w:rPr>
      <w:rFonts w:eastAsia="SimSun"/>
    </w:rPr>
    <w:tblPr>
      <w:tblStyleRowBandSize w:val="1"/>
      <w:tblStyleColBandSize w:val="1"/>
    </w:tblPr>
    <w:tblStylePr w:type="firstRow">
      <w:rPr>
        <w:b/>
        <w:bCs/>
      </w:rPr>
      <w:tblPr/>
      <w:tcPr>
        <w:tcBorders>
          <w:bottom w:val="single" w:sz="4" w:space="0" w:color="D99594" w:themeColor="accent2" w:themeTint="99"/>
        </w:tcBorders>
      </w:tcPr>
    </w:tblStylePr>
    <w:tblStylePr w:type="lastRow">
      <w:rPr>
        <w:b/>
        <w:bCs/>
      </w:rPr>
      <w:tblPr/>
      <w:tcPr>
        <w:tcBorders>
          <w:top w:val="single" w:sz="4" w:space="0" w:color="D99594" w:themeColor="accent2" w:themeTint="99"/>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styleId="ListTable1Light-Accent3">
    <w:name w:val="List Table 1 Light Accent 3"/>
    <w:basedOn w:val="TableNormal"/>
    <w:uiPriority w:val="46"/>
    <w:rsid w:val="00C104D9"/>
    <w:rPr>
      <w:rFonts w:eastAsia="SimSun"/>
    </w:rPr>
    <w:tblPr>
      <w:tblStyleRowBandSize w:val="1"/>
      <w:tblStyleColBandSize w:val="1"/>
    </w:tblPr>
    <w:tblStylePr w:type="firstRow">
      <w:rPr>
        <w:b/>
        <w:bCs/>
      </w:rPr>
      <w:tblPr/>
      <w:tcPr>
        <w:tcBorders>
          <w:bottom w:val="single" w:sz="4" w:space="0" w:color="C2D69B" w:themeColor="accent3" w:themeTint="99"/>
        </w:tcBorders>
      </w:tcPr>
    </w:tblStylePr>
    <w:tblStylePr w:type="lastRow">
      <w:rPr>
        <w:b/>
        <w:bCs/>
      </w:rPr>
      <w:tblPr/>
      <w:tcPr>
        <w:tcBorders>
          <w:top w:val="single" w:sz="4" w:space="0" w:color="C2D69B" w:themeColor="accent3" w:themeTint="99"/>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styleId="ListTable1Light-Accent4">
    <w:name w:val="List Table 1 Light Accent 4"/>
    <w:basedOn w:val="TableNormal"/>
    <w:uiPriority w:val="46"/>
    <w:rsid w:val="00C104D9"/>
    <w:rPr>
      <w:rFonts w:eastAsia="SimSun"/>
    </w:rPr>
    <w:tblPr>
      <w:tblStyleRowBandSize w:val="1"/>
      <w:tblStyleColBandSize w:val="1"/>
    </w:tblPr>
    <w:tblStylePr w:type="firstRow">
      <w:rPr>
        <w:b/>
        <w:bCs/>
      </w:rPr>
      <w:tblPr/>
      <w:tcPr>
        <w:tcBorders>
          <w:bottom w:val="single" w:sz="4" w:space="0" w:color="B2A1C7" w:themeColor="accent4" w:themeTint="99"/>
        </w:tcBorders>
      </w:tcPr>
    </w:tblStylePr>
    <w:tblStylePr w:type="lastRow">
      <w:rPr>
        <w:b/>
        <w:bCs/>
      </w:rPr>
      <w:tblPr/>
      <w:tcPr>
        <w:tcBorders>
          <w:top w:val="single" w:sz="4" w:space="0" w:color="B2A1C7" w:themeColor="accent4" w:themeTint="99"/>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styleId="ListTable1Light-Accent5">
    <w:name w:val="List Table 1 Light Accent 5"/>
    <w:basedOn w:val="TableNormal"/>
    <w:uiPriority w:val="46"/>
    <w:rsid w:val="00C104D9"/>
    <w:rPr>
      <w:rFonts w:eastAsia="SimSun"/>
    </w:rPr>
    <w:tblPr>
      <w:tblStyleRowBandSize w:val="1"/>
      <w:tblStyleColBandSize w:val="1"/>
    </w:tblPr>
    <w:tblStylePr w:type="firstRow">
      <w:rPr>
        <w:b/>
        <w:bCs/>
      </w:rPr>
      <w:tblPr/>
      <w:tcPr>
        <w:tcBorders>
          <w:bottom w:val="single" w:sz="4" w:space="0" w:color="92CDDC" w:themeColor="accent5" w:themeTint="99"/>
        </w:tcBorders>
      </w:tcPr>
    </w:tblStylePr>
    <w:tblStylePr w:type="lastRow">
      <w:rPr>
        <w:b/>
        <w:bCs/>
      </w:rPr>
      <w:tblPr/>
      <w:tcPr>
        <w:tcBorders>
          <w:top w:val="single" w:sz="4" w:space="0" w:color="92CDDC" w:themeColor="accent5" w:themeTint="99"/>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ListTable1Light-Accent6">
    <w:name w:val="List Table 1 Light Accent 6"/>
    <w:basedOn w:val="TableNormal"/>
    <w:uiPriority w:val="46"/>
    <w:rsid w:val="00C104D9"/>
    <w:rPr>
      <w:rFonts w:eastAsia="SimSun"/>
    </w:rPr>
    <w:tblPr>
      <w:tblStyleRowBandSize w:val="1"/>
      <w:tblStyleColBandSize w:val="1"/>
    </w:tblPr>
    <w:tblStylePr w:type="firstRow">
      <w:rPr>
        <w:b/>
        <w:bCs/>
      </w:rPr>
      <w:tblPr/>
      <w:tcPr>
        <w:tcBorders>
          <w:bottom w:val="single" w:sz="4" w:space="0" w:color="FABF8F" w:themeColor="accent6" w:themeTint="99"/>
        </w:tcBorders>
      </w:tcPr>
    </w:tblStylePr>
    <w:tblStylePr w:type="lastRow">
      <w:rPr>
        <w:b/>
        <w:bCs/>
      </w:rPr>
      <w:tblPr/>
      <w:tcPr>
        <w:tcBorders>
          <w:top w:val="single" w:sz="4" w:space="0" w:color="FABF8F" w:themeColor="accent6" w:themeTint="99"/>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styleId="ListTable2">
    <w:name w:val="List Table 2"/>
    <w:basedOn w:val="TableNormal"/>
    <w:uiPriority w:val="47"/>
    <w:rsid w:val="00C104D9"/>
    <w:rPr>
      <w:rFonts w:eastAsia="SimSun"/>
    </w:rPr>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2-Accent1">
    <w:name w:val="List Table 2 Accent 1"/>
    <w:basedOn w:val="TableNormal"/>
    <w:uiPriority w:val="47"/>
    <w:rsid w:val="00C104D9"/>
    <w:rPr>
      <w:rFonts w:eastAsia="SimSun"/>
    </w:rPr>
    <w:tblPr>
      <w:tblStyleRowBandSize w:val="1"/>
      <w:tblStyleColBandSize w:val="1"/>
      <w:tblBorders>
        <w:top w:val="single" w:sz="4" w:space="0" w:color="95B3D7" w:themeColor="accent1" w:themeTint="99"/>
        <w:bottom w:val="single" w:sz="4" w:space="0" w:color="95B3D7" w:themeColor="accent1" w:themeTint="99"/>
        <w:insideH w:val="single" w:sz="4" w:space="0" w:color="95B3D7"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ListTable2-Accent2">
    <w:name w:val="List Table 2 Accent 2"/>
    <w:basedOn w:val="TableNormal"/>
    <w:uiPriority w:val="47"/>
    <w:rsid w:val="00C104D9"/>
    <w:rPr>
      <w:rFonts w:eastAsia="SimSun"/>
    </w:rPr>
    <w:tblPr>
      <w:tblStyleRowBandSize w:val="1"/>
      <w:tblStyleColBandSize w:val="1"/>
      <w:tblBorders>
        <w:top w:val="single" w:sz="4" w:space="0" w:color="D99594" w:themeColor="accent2" w:themeTint="99"/>
        <w:bottom w:val="single" w:sz="4" w:space="0" w:color="D99594" w:themeColor="accent2" w:themeTint="99"/>
        <w:insideH w:val="single" w:sz="4" w:space="0" w:color="D99594"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styleId="ListTable2-Accent3">
    <w:name w:val="List Table 2 Accent 3"/>
    <w:basedOn w:val="TableNormal"/>
    <w:uiPriority w:val="47"/>
    <w:rsid w:val="00C104D9"/>
    <w:rPr>
      <w:rFonts w:eastAsia="SimSun"/>
    </w:rPr>
    <w:tblPr>
      <w:tblStyleRowBandSize w:val="1"/>
      <w:tblStyleColBandSize w:val="1"/>
      <w:tblBorders>
        <w:top w:val="single" w:sz="4" w:space="0" w:color="C2D69B" w:themeColor="accent3" w:themeTint="99"/>
        <w:bottom w:val="single" w:sz="4" w:space="0" w:color="C2D69B" w:themeColor="accent3" w:themeTint="99"/>
        <w:insideH w:val="single" w:sz="4" w:space="0" w:color="C2D69B"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styleId="ListTable2-Accent4">
    <w:name w:val="List Table 2 Accent 4"/>
    <w:basedOn w:val="TableNormal"/>
    <w:uiPriority w:val="47"/>
    <w:rsid w:val="00C104D9"/>
    <w:rPr>
      <w:rFonts w:eastAsia="SimSun"/>
    </w:rPr>
    <w:tblPr>
      <w:tblStyleRowBandSize w:val="1"/>
      <w:tblStyleColBandSize w:val="1"/>
      <w:tblBorders>
        <w:top w:val="single" w:sz="4" w:space="0" w:color="B2A1C7" w:themeColor="accent4" w:themeTint="99"/>
        <w:bottom w:val="single" w:sz="4" w:space="0" w:color="B2A1C7" w:themeColor="accent4" w:themeTint="99"/>
        <w:insideH w:val="single" w:sz="4" w:space="0" w:color="B2A1C7"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styleId="ListTable2-Accent5">
    <w:name w:val="List Table 2 Accent 5"/>
    <w:basedOn w:val="TableNormal"/>
    <w:uiPriority w:val="47"/>
    <w:rsid w:val="00C104D9"/>
    <w:rPr>
      <w:rFonts w:eastAsia="SimSun"/>
    </w:rPr>
    <w:tblPr>
      <w:tblStyleRowBandSize w:val="1"/>
      <w:tblStyleColBandSize w:val="1"/>
      <w:tblBorders>
        <w:top w:val="single" w:sz="4" w:space="0" w:color="92CDDC" w:themeColor="accent5" w:themeTint="99"/>
        <w:bottom w:val="single" w:sz="4" w:space="0" w:color="92CDDC" w:themeColor="accent5" w:themeTint="99"/>
        <w:insideH w:val="single" w:sz="4" w:space="0" w:color="92CDDC"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ListTable2-Accent6">
    <w:name w:val="List Table 2 Accent 6"/>
    <w:basedOn w:val="TableNormal"/>
    <w:uiPriority w:val="47"/>
    <w:rsid w:val="00C104D9"/>
    <w:rPr>
      <w:rFonts w:eastAsia="SimSun"/>
    </w:rPr>
    <w:tblPr>
      <w:tblStyleRowBandSize w:val="1"/>
      <w:tblStyleColBandSize w:val="1"/>
      <w:tblBorders>
        <w:top w:val="single" w:sz="4" w:space="0" w:color="FABF8F" w:themeColor="accent6" w:themeTint="99"/>
        <w:bottom w:val="single" w:sz="4" w:space="0" w:color="FABF8F" w:themeColor="accent6" w:themeTint="99"/>
        <w:insideH w:val="single" w:sz="4" w:space="0" w:color="FABF8F"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styleId="ListTable3">
    <w:name w:val="List Table 3"/>
    <w:basedOn w:val="TableNormal"/>
    <w:uiPriority w:val="48"/>
    <w:rsid w:val="00C104D9"/>
    <w:rPr>
      <w:rFonts w:eastAsia="SimSun"/>
    </w:r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styleId="ListTable3-Accent1">
    <w:name w:val="List Table 3 Accent 1"/>
    <w:basedOn w:val="TableNormal"/>
    <w:uiPriority w:val="48"/>
    <w:rsid w:val="00C104D9"/>
    <w:rPr>
      <w:rFonts w:eastAsia="SimSun"/>
    </w:rPr>
    <w:tblPr>
      <w:tblStyleRowBandSize w:val="1"/>
      <w:tblStyleColBandSize w:val="1"/>
      <w:tblBorders>
        <w:top w:val="single" w:sz="4" w:space="0" w:color="4F81BD" w:themeColor="accent1"/>
        <w:left w:val="single" w:sz="4" w:space="0" w:color="4F81BD" w:themeColor="accent1"/>
        <w:bottom w:val="single" w:sz="4" w:space="0" w:color="4F81BD" w:themeColor="accent1"/>
        <w:right w:val="single" w:sz="4" w:space="0" w:color="4F81BD" w:themeColor="accent1"/>
      </w:tblBorders>
    </w:tblPr>
    <w:tblStylePr w:type="firstRow">
      <w:rPr>
        <w:b/>
        <w:bCs/>
        <w:color w:val="FFFFFF" w:themeColor="background1"/>
      </w:rPr>
      <w:tblPr/>
      <w:tcPr>
        <w:shd w:val="clear" w:color="auto" w:fill="4F81BD" w:themeFill="accent1"/>
      </w:tcPr>
    </w:tblStylePr>
    <w:tblStylePr w:type="lastRow">
      <w:rPr>
        <w:b/>
        <w:bCs/>
      </w:rPr>
      <w:tblPr/>
      <w:tcPr>
        <w:tcBorders>
          <w:top w:val="double" w:sz="4" w:space="0" w:color="4F81BD"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F81BD" w:themeColor="accent1"/>
          <w:right w:val="single" w:sz="4" w:space="0" w:color="4F81BD" w:themeColor="accent1"/>
        </w:tcBorders>
      </w:tcPr>
    </w:tblStylePr>
    <w:tblStylePr w:type="band1Horz">
      <w:tblPr/>
      <w:tcPr>
        <w:tcBorders>
          <w:top w:val="single" w:sz="4" w:space="0" w:color="4F81BD" w:themeColor="accent1"/>
          <w:bottom w:val="single" w:sz="4" w:space="0" w:color="4F81BD"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F81BD" w:themeColor="accent1"/>
          <w:left w:val="nil"/>
        </w:tcBorders>
      </w:tcPr>
    </w:tblStylePr>
    <w:tblStylePr w:type="swCell">
      <w:tblPr/>
      <w:tcPr>
        <w:tcBorders>
          <w:top w:val="double" w:sz="4" w:space="0" w:color="4F81BD" w:themeColor="accent1"/>
          <w:right w:val="nil"/>
        </w:tcBorders>
      </w:tcPr>
    </w:tblStylePr>
  </w:style>
  <w:style w:type="table" w:styleId="ListTable3-Accent2">
    <w:name w:val="List Table 3 Accent 2"/>
    <w:basedOn w:val="TableNormal"/>
    <w:uiPriority w:val="48"/>
    <w:rsid w:val="00C104D9"/>
    <w:rPr>
      <w:rFonts w:eastAsia="SimSun"/>
    </w:rPr>
    <w:tblPr>
      <w:tblStyleRowBandSize w:val="1"/>
      <w:tblStyleColBandSize w:val="1"/>
      <w:tblBorders>
        <w:top w:val="single" w:sz="4" w:space="0" w:color="C0504D" w:themeColor="accent2"/>
        <w:left w:val="single" w:sz="4" w:space="0" w:color="C0504D" w:themeColor="accent2"/>
        <w:bottom w:val="single" w:sz="4" w:space="0" w:color="C0504D" w:themeColor="accent2"/>
        <w:right w:val="single" w:sz="4" w:space="0" w:color="C0504D" w:themeColor="accent2"/>
      </w:tblBorders>
    </w:tblPr>
    <w:tblStylePr w:type="firstRow">
      <w:rPr>
        <w:b/>
        <w:bCs/>
        <w:color w:val="FFFFFF" w:themeColor="background1"/>
      </w:rPr>
      <w:tblPr/>
      <w:tcPr>
        <w:shd w:val="clear" w:color="auto" w:fill="C0504D" w:themeFill="accent2"/>
      </w:tcPr>
    </w:tblStylePr>
    <w:tblStylePr w:type="lastRow">
      <w:rPr>
        <w:b/>
        <w:bCs/>
      </w:rPr>
      <w:tblPr/>
      <w:tcPr>
        <w:tcBorders>
          <w:top w:val="double" w:sz="4" w:space="0" w:color="C0504D"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C0504D" w:themeColor="accent2"/>
          <w:right w:val="single" w:sz="4" w:space="0" w:color="C0504D" w:themeColor="accent2"/>
        </w:tcBorders>
      </w:tcPr>
    </w:tblStylePr>
    <w:tblStylePr w:type="band1Horz">
      <w:tblPr/>
      <w:tcPr>
        <w:tcBorders>
          <w:top w:val="single" w:sz="4" w:space="0" w:color="C0504D" w:themeColor="accent2"/>
          <w:bottom w:val="single" w:sz="4" w:space="0" w:color="C0504D"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C0504D" w:themeColor="accent2"/>
          <w:left w:val="nil"/>
        </w:tcBorders>
      </w:tcPr>
    </w:tblStylePr>
    <w:tblStylePr w:type="swCell">
      <w:tblPr/>
      <w:tcPr>
        <w:tcBorders>
          <w:top w:val="double" w:sz="4" w:space="0" w:color="C0504D" w:themeColor="accent2"/>
          <w:right w:val="nil"/>
        </w:tcBorders>
      </w:tcPr>
    </w:tblStylePr>
  </w:style>
  <w:style w:type="table" w:styleId="ListTable3-Accent3">
    <w:name w:val="List Table 3 Accent 3"/>
    <w:basedOn w:val="TableNormal"/>
    <w:uiPriority w:val="48"/>
    <w:rsid w:val="00C104D9"/>
    <w:rPr>
      <w:rFonts w:eastAsia="SimSun"/>
    </w:rPr>
    <w:tblPr>
      <w:tblStyleRowBandSize w:val="1"/>
      <w:tblStyleColBandSize w:val="1"/>
      <w:tblBorders>
        <w:top w:val="single" w:sz="4" w:space="0" w:color="9BBB59" w:themeColor="accent3"/>
        <w:left w:val="single" w:sz="4" w:space="0" w:color="9BBB59" w:themeColor="accent3"/>
        <w:bottom w:val="single" w:sz="4" w:space="0" w:color="9BBB59" w:themeColor="accent3"/>
        <w:right w:val="single" w:sz="4" w:space="0" w:color="9BBB59" w:themeColor="accent3"/>
      </w:tblBorders>
    </w:tblPr>
    <w:tblStylePr w:type="firstRow">
      <w:rPr>
        <w:b/>
        <w:bCs/>
        <w:color w:val="FFFFFF" w:themeColor="background1"/>
      </w:rPr>
      <w:tblPr/>
      <w:tcPr>
        <w:shd w:val="clear" w:color="auto" w:fill="9BBB59" w:themeFill="accent3"/>
      </w:tcPr>
    </w:tblStylePr>
    <w:tblStylePr w:type="lastRow">
      <w:rPr>
        <w:b/>
        <w:bCs/>
      </w:rPr>
      <w:tblPr/>
      <w:tcPr>
        <w:tcBorders>
          <w:top w:val="double" w:sz="4" w:space="0" w:color="9BBB59"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9BBB59" w:themeColor="accent3"/>
          <w:right w:val="single" w:sz="4" w:space="0" w:color="9BBB59" w:themeColor="accent3"/>
        </w:tcBorders>
      </w:tcPr>
    </w:tblStylePr>
    <w:tblStylePr w:type="band1Horz">
      <w:tblPr/>
      <w:tcPr>
        <w:tcBorders>
          <w:top w:val="single" w:sz="4" w:space="0" w:color="9BBB59" w:themeColor="accent3"/>
          <w:bottom w:val="single" w:sz="4" w:space="0" w:color="9BBB59"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9BBB59" w:themeColor="accent3"/>
          <w:left w:val="nil"/>
        </w:tcBorders>
      </w:tcPr>
    </w:tblStylePr>
    <w:tblStylePr w:type="swCell">
      <w:tblPr/>
      <w:tcPr>
        <w:tcBorders>
          <w:top w:val="double" w:sz="4" w:space="0" w:color="9BBB59" w:themeColor="accent3"/>
          <w:right w:val="nil"/>
        </w:tcBorders>
      </w:tcPr>
    </w:tblStylePr>
  </w:style>
  <w:style w:type="table" w:styleId="ListTable3-Accent4">
    <w:name w:val="List Table 3 Accent 4"/>
    <w:basedOn w:val="TableNormal"/>
    <w:uiPriority w:val="48"/>
    <w:rsid w:val="00C104D9"/>
    <w:rPr>
      <w:rFonts w:eastAsia="SimSun"/>
    </w:rPr>
    <w:tblPr>
      <w:tblStyleRowBandSize w:val="1"/>
      <w:tblStyleColBandSize w:val="1"/>
      <w:tblBorders>
        <w:top w:val="single" w:sz="4" w:space="0" w:color="8064A2" w:themeColor="accent4"/>
        <w:left w:val="single" w:sz="4" w:space="0" w:color="8064A2" w:themeColor="accent4"/>
        <w:bottom w:val="single" w:sz="4" w:space="0" w:color="8064A2" w:themeColor="accent4"/>
        <w:right w:val="single" w:sz="4" w:space="0" w:color="8064A2" w:themeColor="accent4"/>
      </w:tblBorders>
    </w:tblPr>
    <w:tblStylePr w:type="firstRow">
      <w:rPr>
        <w:b/>
        <w:bCs/>
        <w:color w:val="FFFFFF" w:themeColor="background1"/>
      </w:rPr>
      <w:tblPr/>
      <w:tcPr>
        <w:shd w:val="clear" w:color="auto" w:fill="8064A2" w:themeFill="accent4"/>
      </w:tcPr>
    </w:tblStylePr>
    <w:tblStylePr w:type="lastRow">
      <w:rPr>
        <w:b/>
        <w:bCs/>
      </w:rPr>
      <w:tblPr/>
      <w:tcPr>
        <w:tcBorders>
          <w:top w:val="double" w:sz="4" w:space="0" w:color="8064A2"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8064A2" w:themeColor="accent4"/>
          <w:right w:val="single" w:sz="4" w:space="0" w:color="8064A2" w:themeColor="accent4"/>
        </w:tcBorders>
      </w:tcPr>
    </w:tblStylePr>
    <w:tblStylePr w:type="band1Horz">
      <w:tblPr/>
      <w:tcPr>
        <w:tcBorders>
          <w:top w:val="single" w:sz="4" w:space="0" w:color="8064A2" w:themeColor="accent4"/>
          <w:bottom w:val="single" w:sz="4" w:space="0" w:color="8064A2"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8064A2" w:themeColor="accent4"/>
          <w:left w:val="nil"/>
        </w:tcBorders>
      </w:tcPr>
    </w:tblStylePr>
    <w:tblStylePr w:type="swCell">
      <w:tblPr/>
      <w:tcPr>
        <w:tcBorders>
          <w:top w:val="double" w:sz="4" w:space="0" w:color="8064A2" w:themeColor="accent4"/>
          <w:right w:val="nil"/>
        </w:tcBorders>
      </w:tcPr>
    </w:tblStylePr>
  </w:style>
  <w:style w:type="table" w:styleId="ListTable3-Accent5">
    <w:name w:val="List Table 3 Accent 5"/>
    <w:basedOn w:val="TableNormal"/>
    <w:uiPriority w:val="48"/>
    <w:rsid w:val="00C104D9"/>
    <w:rPr>
      <w:rFonts w:eastAsia="SimSun"/>
    </w:rPr>
    <w:tblPr>
      <w:tblStyleRowBandSize w:val="1"/>
      <w:tblStyleColBandSize w:val="1"/>
      <w:tblBorders>
        <w:top w:val="single" w:sz="4" w:space="0" w:color="4BACC6" w:themeColor="accent5"/>
        <w:left w:val="single" w:sz="4" w:space="0" w:color="4BACC6" w:themeColor="accent5"/>
        <w:bottom w:val="single" w:sz="4" w:space="0" w:color="4BACC6" w:themeColor="accent5"/>
        <w:right w:val="single" w:sz="4" w:space="0" w:color="4BACC6" w:themeColor="accent5"/>
      </w:tblBorders>
    </w:tblPr>
    <w:tblStylePr w:type="firstRow">
      <w:rPr>
        <w:b/>
        <w:bCs/>
        <w:color w:val="FFFFFF" w:themeColor="background1"/>
      </w:rPr>
      <w:tblPr/>
      <w:tcPr>
        <w:shd w:val="clear" w:color="auto" w:fill="4BACC6" w:themeFill="accent5"/>
      </w:tcPr>
    </w:tblStylePr>
    <w:tblStylePr w:type="lastRow">
      <w:rPr>
        <w:b/>
        <w:bCs/>
      </w:rPr>
      <w:tblPr/>
      <w:tcPr>
        <w:tcBorders>
          <w:top w:val="double" w:sz="4" w:space="0" w:color="4BACC6"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BACC6" w:themeColor="accent5"/>
          <w:right w:val="single" w:sz="4" w:space="0" w:color="4BACC6" w:themeColor="accent5"/>
        </w:tcBorders>
      </w:tcPr>
    </w:tblStylePr>
    <w:tblStylePr w:type="band1Horz">
      <w:tblPr/>
      <w:tcPr>
        <w:tcBorders>
          <w:top w:val="single" w:sz="4" w:space="0" w:color="4BACC6" w:themeColor="accent5"/>
          <w:bottom w:val="single" w:sz="4" w:space="0" w:color="4BACC6"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BACC6" w:themeColor="accent5"/>
          <w:left w:val="nil"/>
        </w:tcBorders>
      </w:tcPr>
    </w:tblStylePr>
    <w:tblStylePr w:type="swCell">
      <w:tblPr/>
      <w:tcPr>
        <w:tcBorders>
          <w:top w:val="double" w:sz="4" w:space="0" w:color="4BACC6" w:themeColor="accent5"/>
          <w:right w:val="nil"/>
        </w:tcBorders>
      </w:tcPr>
    </w:tblStylePr>
  </w:style>
  <w:style w:type="table" w:styleId="ListTable3-Accent6">
    <w:name w:val="List Table 3 Accent 6"/>
    <w:basedOn w:val="TableNormal"/>
    <w:uiPriority w:val="48"/>
    <w:rsid w:val="00C104D9"/>
    <w:rPr>
      <w:rFonts w:eastAsia="SimSun"/>
    </w:rPr>
    <w:tblPr>
      <w:tblStyleRowBandSize w:val="1"/>
      <w:tblStyleColBandSize w:val="1"/>
      <w:tblBorders>
        <w:top w:val="single" w:sz="4" w:space="0" w:color="F79646" w:themeColor="accent6"/>
        <w:left w:val="single" w:sz="4" w:space="0" w:color="F79646" w:themeColor="accent6"/>
        <w:bottom w:val="single" w:sz="4" w:space="0" w:color="F79646" w:themeColor="accent6"/>
        <w:right w:val="single" w:sz="4" w:space="0" w:color="F79646" w:themeColor="accent6"/>
      </w:tblBorders>
    </w:tblPr>
    <w:tblStylePr w:type="firstRow">
      <w:rPr>
        <w:b/>
        <w:bCs/>
        <w:color w:val="FFFFFF" w:themeColor="background1"/>
      </w:rPr>
      <w:tblPr/>
      <w:tcPr>
        <w:shd w:val="clear" w:color="auto" w:fill="F79646" w:themeFill="accent6"/>
      </w:tcPr>
    </w:tblStylePr>
    <w:tblStylePr w:type="lastRow">
      <w:rPr>
        <w:b/>
        <w:bCs/>
      </w:rPr>
      <w:tblPr/>
      <w:tcPr>
        <w:tcBorders>
          <w:top w:val="double" w:sz="4" w:space="0" w:color="F79646"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79646" w:themeColor="accent6"/>
          <w:right w:val="single" w:sz="4" w:space="0" w:color="F79646" w:themeColor="accent6"/>
        </w:tcBorders>
      </w:tcPr>
    </w:tblStylePr>
    <w:tblStylePr w:type="band1Horz">
      <w:tblPr/>
      <w:tcPr>
        <w:tcBorders>
          <w:top w:val="single" w:sz="4" w:space="0" w:color="F79646" w:themeColor="accent6"/>
          <w:bottom w:val="single" w:sz="4" w:space="0" w:color="F79646"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79646" w:themeColor="accent6"/>
          <w:left w:val="nil"/>
        </w:tcBorders>
      </w:tcPr>
    </w:tblStylePr>
    <w:tblStylePr w:type="swCell">
      <w:tblPr/>
      <w:tcPr>
        <w:tcBorders>
          <w:top w:val="double" w:sz="4" w:space="0" w:color="F79646" w:themeColor="accent6"/>
          <w:right w:val="nil"/>
        </w:tcBorders>
      </w:tcPr>
    </w:tblStylePr>
  </w:style>
  <w:style w:type="table" w:styleId="ListTable4">
    <w:name w:val="List Table 4"/>
    <w:basedOn w:val="TableNormal"/>
    <w:uiPriority w:val="49"/>
    <w:rsid w:val="00C104D9"/>
    <w:rPr>
      <w:rFonts w:eastAsia="SimSun"/>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4-Accent1">
    <w:name w:val="List Table 4 Accent 1"/>
    <w:basedOn w:val="TableNormal"/>
    <w:uiPriority w:val="49"/>
    <w:rsid w:val="00C104D9"/>
    <w:rPr>
      <w:rFonts w:eastAsia="SimSun"/>
    </w:r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tcBorders>
        <w:shd w:val="clear" w:color="auto" w:fill="4F81BD" w:themeFill="accent1"/>
      </w:tcPr>
    </w:tblStylePr>
    <w:tblStylePr w:type="lastRow">
      <w:rPr>
        <w:b/>
        <w:bCs/>
      </w:rPr>
      <w:tblPr/>
      <w:tcPr>
        <w:tcBorders>
          <w:top w:val="double" w:sz="4" w:space="0" w:color="95B3D7" w:themeColor="accent1" w:themeTint="99"/>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ListTable4-Accent2">
    <w:name w:val="List Table 4 Accent 2"/>
    <w:basedOn w:val="TableNormal"/>
    <w:uiPriority w:val="49"/>
    <w:rsid w:val="00C104D9"/>
    <w:rPr>
      <w:rFonts w:eastAsia="SimSun"/>
    </w:rPr>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tblBorders>
    </w:tblPr>
    <w:tblStylePr w:type="firstRow">
      <w:rPr>
        <w:b/>
        <w:bCs/>
        <w:color w:val="FFFFFF" w:themeColor="background1"/>
      </w:rPr>
      <w:tblPr/>
      <w:tcPr>
        <w:tcBorders>
          <w:top w:val="single" w:sz="4" w:space="0" w:color="C0504D" w:themeColor="accent2"/>
          <w:left w:val="single" w:sz="4" w:space="0" w:color="C0504D" w:themeColor="accent2"/>
          <w:bottom w:val="single" w:sz="4" w:space="0" w:color="C0504D" w:themeColor="accent2"/>
          <w:right w:val="single" w:sz="4" w:space="0" w:color="C0504D" w:themeColor="accent2"/>
          <w:insideH w:val="nil"/>
        </w:tcBorders>
        <w:shd w:val="clear" w:color="auto" w:fill="C0504D" w:themeFill="accent2"/>
      </w:tcPr>
    </w:tblStylePr>
    <w:tblStylePr w:type="lastRow">
      <w:rPr>
        <w:b/>
        <w:bCs/>
      </w:rPr>
      <w:tblPr/>
      <w:tcPr>
        <w:tcBorders>
          <w:top w:val="double" w:sz="4" w:space="0" w:color="D99594" w:themeColor="accent2" w:themeTint="99"/>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styleId="ListTable4-Accent3">
    <w:name w:val="List Table 4 Accent 3"/>
    <w:basedOn w:val="TableNormal"/>
    <w:uiPriority w:val="49"/>
    <w:rsid w:val="00C104D9"/>
    <w:rPr>
      <w:rFonts w:eastAsia="SimSun"/>
    </w:r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tblBorders>
    </w:tblPr>
    <w:tblStylePr w:type="firstRow">
      <w:rPr>
        <w:b/>
        <w:bCs/>
        <w:color w:val="FFFFFF" w:themeColor="background1"/>
      </w:rPr>
      <w:tblPr/>
      <w:tcPr>
        <w:tcBorders>
          <w:top w:val="single" w:sz="4" w:space="0" w:color="9BBB59" w:themeColor="accent3"/>
          <w:left w:val="single" w:sz="4" w:space="0" w:color="9BBB59" w:themeColor="accent3"/>
          <w:bottom w:val="single" w:sz="4" w:space="0" w:color="9BBB59" w:themeColor="accent3"/>
          <w:right w:val="single" w:sz="4" w:space="0" w:color="9BBB59" w:themeColor="accent3"/>
          <w:insideH w:val="nil"/>
        </w:tcBorders>
        <w:shd w:val="clear" w:color="auto" w:fill="9BBB59" w:themeFill="accent3"/>
      </w:tcPr>
    </w:tblStylePr>
    <w:tblStylePr w:type="lastRow">
      <w:rPr>
        <w:b/>
        <w:bCs/>
      </w:rPr>
      <w:tblPr/>
      <w:tcPr>
        <w:tcBorders>
          <w:top w:val="double" w:sz="4" w:space="0" w:color="C2D69B" w:themeColor="accent3" w:themeTint="99"/>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styleId="ListTable4-Accent4">
    <w:name w:val="List Table 4 Accent 4"/>
    <w:basedOn w:val="TableNormal"/>
    <w:uiPriority w:val="49"/>
    <w:rsid w:val="00C104D9"/>
    <w:rPr>
      <w:rFonts w:eastAsia="SimSun"/>
    </w:r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tblBorders>
    </w:tblPr>
    <w:tblStylePr w:type="firstRow">
      <w:rPr>
        <w:b/>
        <w:bCs/>
        <w:color w:val="FFFFFF" w:themeColor="background1"/>
      </w:rPr>
      <w:tblPr/>
      <w:tcPr>
        <w:tcBorders>
          <w:top w:val="single" w:sz="4" w:space="0" w:color="8064A2" w:themeColor="accent4"/>
          <w:left w:val="single" w:sz="4" w:space="0" w:color="8064A2" w:themeColor="accent4"/>
          <w:bottom w:val="single" w:sz="4" w:space="0" w:color="8064A2" w:themeColor="accent4"/>
          <w:right w:val="single" w:sz="4" w:space="0" w:color="8064A2" w:themeColor="accent4"/>
          <w:insideH w:val="nil"/>
        </w:tcBorders>
        <w:shd w:val="clear" w:color="auto" w:fill="8064A2" w:themeFill="accent4"/>
      </w:tcPr>
    </w:tblStylePr>
    <w:tblStylePr w:type="lastRow">
      <w:rPr>
        <w:b/>
        <w:bCs/>
      </w:rPr>
      <w:tblPr/>
      <w:tcPr>
        <w:tcBorders>
          <w:top w:val="double" w:sz="4" w:space="0" w:color="B2A1C7" w:themeColor="accent4" w:themeTint="99"/>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styleId="ListTable4-Accent5">
    <w:name w:val="List Table 4 Accent 5"/>
    <w:basedOn w:val="TableNormal"/>
    <w:uiPriority w:val="49"/>
    <w:rsid w:val="00C104D9"/>
    <w:rPr>
      <w:rFonts w:eastAsia="SimSun"/>
    </w:r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tblBorders>
    </w:tblPr>
    <w:tblStylePr w:type="firstRow">
      <w:rPr>
        <w:b/>
        <w:bCs/>
        <w:color w:val="FFFFFF" w:themeColor="background1"/>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insideH w:val="nil"/>
        </w:tcBorders>
        <w:shd w:val="clear" w:color="auto" w:fill="4BACC6" w:themeFill="accent5"/>
      </w:tcPr>
    </w:tblStylePr>
    <w:tblStylePr w:type="lastRow">
      <w:rPr>
        <w:b/>
        <w:bCs/>
      </w:rPr>
      <w:tblPr/>
      <w:tcPr>
        <w:tcBorders>
          <w:top w:val="double" w:sz="4" w:space="0" w:color="92CDDC" w:themeColor="accent5" w:themeTint="99"/>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ListTable4-Accent6">
    <w:name w:val="List Table 4 Accent 6"/>
    <w:basedOn w:val="TableNormal"/>
    <w:uiPriority w:val="49"/>
    <w:rsid w:val="00C104D9"/>
    <w:rPr>
      <w:rFonts w:eastAsia="SimSun"/>
    </w:r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tblBorders>
    </w:tblPr>
    <w:tblStylePr w:type="firstRow">
      <w:rPr>
        <w:b/>
        <w:bCs/>
        <w:color w:val="FFFFFF" w:themeColor="background1"/>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insideH w:val="nil"/>
        </w:tcBorders>
        <w:shd w:val="clear" w:color="auto" w:fill="F79646" w:themeFill="accent6"/>
      </w:tcPr>
    </w:tblStylePr>
    <w:tblStylePr w:type="lastRow">
      <w:rPr>
        <w:b/>
        <w:bCs/>
      </w:rPr>
      <w:tblPr/>
      <w:tcPr>
        <w:tcBorders>
          <w:top w:val="double" w:sz="4" w:space="0" w:color="FABF8F" w:themeColor="accent6" w:themeTint="99"/>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styleId="ListTable5Dark">
    <w:name w:val="List Table 5 Dark"/>
    <w:basedOn w:val="TableNormal"/>
    <w:uiPriority w:val="50"/>
    <w:rsid w:val="00C104D9"/>
    <w:rPr>
      <w:rFonts w:eastAsia="SimSun"/>
      <w:color w:val="FFFFFF" w:themeColor="background1"/>
    </w:rPr>
    <w:tblPr>
      <w:tblStyleRowBandSize w:val="1"/>
      <w:tblStyleColBandSize w:val="1"/>
      <w:tblBorders>
        <w:top w:val="single" w:sz="24" w:space="0" w:color="000000" w:themeColor="text1"/>
        <w:left w:val="single" w:sz="24" w:space="0" w:color="000000" w:themeColor="text1"/>
        <w:bottom w:val="single" w:sz="24" w:space="0" w:color="000000" w:themeColor="text1"/>
        <w:right w:val="single" w:sz="24" w:space="0" w:color="000000" w:themeColor="text1"/>
      </w:tblBorders>
    </w:tbl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2">
    <w:name w:val="List Table 5 Dark Accent 2"/>
    <w:basedOn w:val="TableNormal"/>
    <w:uiPriority w:val="50"/>
    <w:rsid w:val="00C104D9"/>
    <w:rPr>
      <w:rFonts w:eastAsia="SimSun"/>
      <w:color w:val="FFFFFF" w:themeColor="background1"/>
    </w:rPr>
    <w:tblPr>
      <w:tblStyleRowBandSize w:val="1"/>
      <w:tblStyleColBandSize w:val="1"/>
      <w:tblBorders>
        <w:top w:val="single" w:sz="24" w:space="0" w:color="C0504D" w:themeColor="accent2"/>
        <w:left w:val="single" w:sz="24" w:space="0" w:color="C0504D" w:themeColor="accent2"/>
        <w:bottom w:val="single" w:sz="24" w:space="0" w:color="C0504D" w:themeColor="accent2"/>
        <w:right w:val="single" w:sz="24" w:space="0" w:color="C0504D" w:themeColor="accent2"/>
      </w:tblBorders>
    </w:tblPr>
    <w:tcPr>
      <w:shd w:val="clear" w:color="auto" w:fill="C0504D"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3">
    <w:name w:val="List Table 5 Dark Accent 3"/>
    <w:basedOn w:val="TableNormal"/>
    <w:uiPriority w:val="50"/>
    <w:rsid w:val="00C104D9"/>
    <w:rPr>
      <w:rFonts w:eastAsia="SimSun"/>
      <w:color w:val="FFFFFF" w:themeColor="background1"/>
    </w:rPr>
    <w:tblPr>
      <w:tblStyleRowBandSize w:val="1"/>
      <w:tblStyleColBandSize w:val="1"/>
      <w:tblBorders>
        <w:top w:val="single" w:sz="24" w:space="0" w:color="9BBB59" w:themeColor="accent3"/>
        <w:left w:val="single" w:sz="24" w:space="0" w:color="9BBB59" w:themeColor="accent3"/>
        <w:bottom w:val="single" w:sz="24" w:space="0" w:color="9BBB59" w:themeColor="accent3"/>
        <w:right w:val="single" w:sz="24" w:space="0" w:color="9BBB59" w:themeColor="accent3"/>
      </w:tblBorders>
    </w:tblPr>
    <w:tcPr>
      <w:shd w:val="clear" w:color="auto" w:fill="9BBB59"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4">
    <w:name w:val="List Table 5 Dark Accent 4"/>
    <w:basedOn w:val="TableNormal"/>
    <w:uiPriority w:val="50"/>
    <w:rsid w:val="00C104D9"/>
    <w:rPr>
      <w:rFonts w:eastAsia="SimSun"/>
      <w:color w:val="FFFFFF" w:themeColor="background1"/>
    </w:rPr>
    <w:tblPr>
      <w:tblStyleRowBandSize w:val="1"/>
      <w:tblStyleColBandSize w:val="1"/>
      <w:tblBorders>
        <w:top w:val="single" w:sz="24" w:space="0" w:color="8064A2" w:themeColor="accent4"/>
        <w:left w:val="single" w:sz="24" w:space="0" w:color="8064A2" w:themeColor="accent4"/>
        <w:bottom w:val="single" w:sz="24" w:space="0" w:color="8064A2" w:themeColor="accent4"/>
        <w:right w:val="single" w:sz="24" w:space="0" w:color="8064A2" w:themeColor="accent4"/>
      </w:tblBorders>
    </w:tblPr>
    <w:tcPr>
      <w:shd w:val="clear" w:color="auto" w:fill="8064A2"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5">
    <w:name w:val="List Table 5 Dark Accent 5"/>
    <w:basedOn w:val="TableNormal"/>
    <w:uiPriority w:val="50"/>
    <w:rsid w:val="00C104D9"/>
    <w:rPr>
      <w:rFonts w:eastAsia="SimSun"/>
      <w:color w:val="FFFFFF" w:themeColor="background1"/>
    </w:rPr>
    <w:tblPr>
      <w:tblStyleRowBandSize w:val="1"/>
      <w:tblStyleColBandSize w:val="1"/>
      <w:tblBorders>
        <w:top w:val="single" w:sz="24" w:space="0" w:color="4BACC6" w:themeColor="accent5"/>
        <w:left w:val="single" w:sz="24" w:space="0" w:color="4BACC6" w:themeColor="accent5"/>
        <w:bottom w:val="single" w:sz="24" w:space="0" w:color="4BACC6" w:themeColor="accent5"/>
        <w:right w:val="single" w:sz="24" w:space="0" w:color="4BACC6" w:themeColor="accent5"/>
      </w:tblBorders>
    </w:tblPr>
    <w:tcPr>
      <w:shd w:val="clear" w:color="auto" w:fill="4BACC6"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6Colorful">
    <w:name w:val="List Table 6 Colorful"/>
    <w:basedOn w:val="TableNormal"/>
    <w:uiPriority w:val="51"/>
    <w:rsid w:val="00C104D9"/>
    <w:rPr>
      <w:rFonts w:eastAsia="SimSun"/>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6Colorful-Accent1">
    <w:name w:val="List Table 6 Colorful Accent 1"/>
    <w:basedOn w:val="TableNormal"/>
    <w:uiPriority w:val="51"/>
    <w:rsid w:val="00C104D9"/>
    <w:rPr>
      <w:rFonts w:eastAsia="SimSun"/>
      <w:color w:val="365F91" w:themeColor="accent1" w:themeShade="BF"/>
    </w:rPr>
    <w:tblPr>
      <w:tblStyleRowBandSize w:val="1"/>
      <w:tblStyleColBandSize w:val="1"/>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ListTable6Colorful-Accent3">
    <w:name w:val="List Table 6 Colorful Accent 3"/>
    <w:basedOn w:val="TableNormal"/>
    <w:uiPriority w:val="51"/>
    <w:rsid w:val="00C104D9"/>
    <w:rPr>
      <w:rFonts w:eastAsia="SimSun"/>
      <w:color w:val="76923C" w:themeColor="accent3" w:themeShade="BF"/>
    </w:rPr>
    <w:tblPr>
      <w:tblStyleRowBandSize w:val="1"/>
      <w:tblStyleColBandSize w:val="1"/>
      <w:tblBorders>
        <w:top w:val="single" w:sz="4" w:space="0" w:color="9BBB59" w:themeColor="accent3"/>
        <w:bottom w:val="single" w:sz="4" w:space="0" w:color="9BBB59" w:themeColor="accent3"/>
      </w:tblBorders>
    </w:tblPr>
    <w:tblStylePr w:type="firstRow">
      <w:rPr>
        <w:b/>
        <w:bCs/>
      </w:rPr>
      <w:tblPr/>
      <w:tcPr>
        <w:tcBorders>
          <w:bottom w:val="single" w:sz="4" w:space="0" w:color="9BBB59" w:themeColor="accent3"/>
        </w:tcBorders>
      </w:tcPr>
    </w:tblStylePr>
    <w:tblStylePr w:type="lastRow">
      <w:rPr>
        <w:b/>
        <w:bCs/>
      </w:rPr>
      <w:tblPr/>
      <w:tcPr>
        <w:tcBorders>
          <w:top w:val="double" w:sz="4" w:space="0" w:color="9BBB59" w:themeColor="accent3"/>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styleId="ListTable6Colorful-Accent4">
    <w:name w:val="List Table 6 Colorful Accent 4"/>
    <w:basedOn w:val="TableNormal"/>
    <w:uiPriority w:val="51"/>
    <w:rsid w:val="00C104D9"/>
    <w:rPr>
      <w:rFonts w:eastAsia="SimSun"/>
      <w:color w:val="5F497A" w:themeColor="accent4" w:themeShade="BF"/>
    </w:rPr>
    <w:tblPr>
      <w:tblStyleRowBandSize w:val="1"/>
      <w:tblStyleColBandSize w:val="1"/>
      <w:tblBorders>
        <w:top w:val="single" w:sz="4" w:space="0" w:color="8064A2" w:themeColor="accent4"/>
        <w:bottom w:val="single" w:sz="4" w:space="0" w:color="8064A2" w:themeColor="accent4"/>
      </w:tblBorders>
    </w:tblPr>
    <w:tblStylePr w:type="firstRow">
      <w:rPr>
        <w:b/>
        <w:bCs/>
      </w:rPr>
      <w:tblPr/>
      <w:tcPr>
        <w:tcBorders>
          <w:bottom w:val="single" w:sz="4" w:space="0" w:color="8064A2" w:themeColor="accent4"/>
        </w:tcBorders>
      </w:tcPr>
    </w:tblStylePr>
    <w:tblStylePr w:type="lastRow">
      <w:rPr>
        <w:b/>
        <w:bCs/>
      </w:rPr>
      <w:tblPr/>
      <w:tcPr>
        <w:tcBorders>
          <w:top w:val="double" w:sz="4" w:space="0" w:color="8064A2" w:themeColor="accent4"/>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styleId="ListTable6Colorful-Accent5">
    <w:name w:val="List Table 6 Colorful Accent 5"/>
    <w:basedOn w:val="TableNormal"/>
    <w:uiPriority w:val="51"/>
    <w:rsid w:val="00C104D9"/>
    <w:rPr>
      <w:rFonts w:eastAsia="SimSun"/>
      <w:color w:val="31849B" w:themeColor="accent5" w:themeShade="BF"/>
    </w:rPr>
    <w:tblPr>
      <w:tblStyleRowBandSize w:val="1"/>
      <w:tblStyleColBandSize w:val="1"/>
      <w:tblBorders>
        <w:top w:val="single" w:sz="4" w:space="0" w:color="4BACC6" w:themeColor="accent5"/>
        <w:bottom w:val="single" w:sz="4" w:space="0" w:color="4BACC6" w:themeColor="accent5"/>
      </w:tblBorders>
    </w:tblPr>
    <w:tblStylePr w:type="firstRow">
      <w:rPr>
        <w:b/>
        <w:bCs/>
      </w:rPr>
      <w:tblPr/>
      <w:tcPr>
        <w:tcBorders>
          <w:bottom w:val="single" w:sz="4" w:space="0" w:color="4BACC6" w:themeColor="accent5"/>
        </w:tcBorders>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ListTable6Colorful-Accent6">
    <w:name w:val="List Table 6 Colorful Accent 6"/>
    <w:basedOn w:val="TableNormal"/>
    <w:uiPriority w:val="51"/>
    <w:rsid w:val="00C104D9"/>
    <w:rPr>
      <w:rFonts w:eastAsia="SimSun"/>
      <w:color w:val="E36C0A" w:themeColor="accent6" w:themeShade="BF"/>
    </w:rPr>
    <w:tblPr>
      <w:tblStyleRowBandSize w:val="1"/>
      <w:tblStyleColBandSize w:val="1"/>
      <w:tblBorders>
        <w:top w:val="single" w:sz="4" w:space="0" w:color="F79646" w:themeColor="accent6"/>
        <w:bottom w:val="single" w:sz="4" w:space="0" w:color="F79646" w:themeColor="accent6"/>
      </w:tblBorders>
    </w:tblPr>
    <w:tblStylePr w:type="firstRow">
      <w:rPr>
        <w:b/>
        <w:bCs/>
      </w:rPr>
      <w:tblPr/>
      <w:tcPr>
        <w:tcBorders>
          <w:bottom w:val="single" w:sz="4" w:space="0" w:color="F79646" w:themeColor="accent6"/>
        </w:tcBorders>
      </w:tcPr>
    </w:tblStylePr>
    <w:tblStylePr w:type="lastRow">
      <w:rPr>
        <w:b/>
        <w:bCs/>
      </w:rPr>
      <w:tblPr/>
      <w:tcPr>
        <w:tcBorders>
          <w:top w:val="double" w:sz="4" w:space="0" w:color="F79646" w:themeColor="accent6"/>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styleId="ListTable7Colorful-Accent1">
    <w:name w:val="List Table 7 Colorful Accent 1"/>
    <w:basedOn w:val="TableNormal"/>
    <w:uiPriority w:val="52"/>
    <w:rsid w:val="00C104D9"/>
    <w:rPr>
      <w:rFonts w:eastAsia="SimSun"/>
      <w:color w:val="365F91"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4F81BD"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4F81BD"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4F81BD"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4F81BD" w:themeColor="accent1"/>
        </w:tcBorders>
        <w:shd w:val="clear" w:color="auto" w:fill="FFFFFF" w:themeFill="background1"/>
      </w:tcPr>
    </w:tblStylePr>
    <w:tblStylePr w:type="band1Vert">
      <w:tblPr/>
      <w:tcPr>
        <w:shd w:val="clear" w:color="auto" w:fill="DBE5F1" w:themeFill="accent1" w:themeFillTint="33"/>
      </w:tcPr>
    </w:tblStylePr>
    <w:tblStylePr w:type="band1Horz">
      <w:tblPr/>
      <w:tcPr>
        <w:shd w:val="clear" w:color="auto" w:fill="DBE5F1"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3">
    <w:name w:val="List Table 7 Colorful Accent 3"/>
    <w:basedOn w:val="TableNormal"/>
    <w:uiPriority w:val="52"/>
    <w:rsid w:val="00C104D9"/>
    <w:rPr>
      <w:rFonts w:eastAsia="SimSun"/>
      <w:color w:val="76923C" w:themeColor="accent3"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9BBB59"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9BBB59"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9BBB59"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9BBB59" w:themeColor="accent3"/>
        </w:tcBorders>
        <w:shd w:val="clear" w:color="auto" w:fill="FFFFFF" w:themeFill="background1"/>
      </w:tcPr>
    </w:tblStylePr>
    <w:tblStylePr w:type="band1Vert">
      <w:tblPr/>
      <w:tcPr>
        <w:shd w:val="clear" w:color="auto" w:fill="EAF1DD" w:themeFill="accent3" w:themeFillTint="33"/>
      </w:tcPr>
    </w:tblStylePr>
    <w:tblStylePr w:type="band1Horz">
      <w:tblPr/>
      <w:tcPr>
        <w:shd w:val="clear" w:color="auto" w:fill="EAF1DD"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4">
    <w:name w:val="List Table 7 Colorful Accent 4"/>
    <w:basedOn w:val="TableNormal"/>
    <w:uiPriority w:val="52"/>
    <w:rsid w:val="00C104D9"/>
    <w:rPr>
      <w:rFonts w:eastAsia="SimSun"/>
      <w:color w:val="5F497A" w:themeColor="accent4"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8064A2"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8064A2"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8064A2"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8064A2" w:themeColor="accent4"/>
        </w:tcBorders>
        <w:shd w:val="clear" w:color="auto" w:fill="FFFFFF" w:themeFill="background1"/>
      </w:tcPr>
    </w:tblStylePr>
    <w:tblStylePr w:type="band1Vert">
      <w:tblPr/>
      <w:tcPr>
        <w:shd w:val="clear" w:color="auto" w:fill="E5DFEC" w:themeFill="accent4" w:themeFillTint="33"/>
      </w:tcPr>
    </w:tblStylePr>
    <w:tblStylePr w:type="band1Horz">
      <w:tblPr/>
      <w:tcPr>
        <w:shd w:val="clear" w:color="auto" w:fill="E5DFEC"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5">
    <w:name w:val="List Table 7 Colorful Accent 5"/>
    <w:basedOn w:val="TableNormal"/>
    <w:uiPriority w:val="52"/>
    <w:rsid w:val="00C104D9"/>
    <w:rPr>
      <w:rFonts w:eastAsia="SimSun"/>
      <w:color w:val="31849B" w:themeColor="accent5"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4BACC6"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4BACC6"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4BACC6"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4BACC6" w:themeColor="accent5"/>
        </w:tcBorders>
        <w:shd w:val="clear" w:color="auto" w:fill="FFFFFF" w:themeFill="background1"/>
      </w:tcPr>
    </w:tblStylePr>
    <w:tblStylePr w:type="band1Vert">
      <w:tblPr/>
      <w:tcPr>
        <w:shd w:val="clear" w:color="auto" w:fill="DAEEF3" w:themeFill="accent5" w:themeFillTint="33"/>
      </w:tcPr>
    </w:tblStylePr>
    <w:tblStylePr w:type="band1Horz">
      <w:tblPr/>
      <w:tcPr>
        <w:shd w:val="clear" w:color="auto" w:fill="DAEEF3"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6">
    <w:name w:val="List Table 7 Colorful Accent 6"/>
    <w:basedOn w:val="TableNormal"/>
    <w:uiPriority w:val="52"/>
    <w:rsid w:val="00C104D9"/>
    <w:rPr>
      <w:rFonts w:eastAsia="SimSun"/>
      <w:color w:val="E36C0A" w:themeColor="accent6"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F79646"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F79646"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F79646"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F79646" w:themeColor="accent6"/>
        </w:tcBorders>
        <w:shd w:val="clear" w:color="auto" w:fill="FFFFFF" w:themeFill="background1"/>
      </w:tcPr>
    </w:tblStylePr>
    <w:tblStylePr w:type="band1Vert">
      <w:tblPr/>
      <w:tcPr>
        <w:shd w:val="clear" w:color="auto" w:fill="FDE9D9" w:themeFill="accent6" w:themeFillTint="33"/>
      </w:tcPr>
    </w:tblStylePr>
    <w:tblStylePr w:type="band1Horz">
      <w:tblPr/>
      <w:tcPr>
        <w:shd w:val="clear" w:color="auto" w:fill="FDE9D9"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character" w:styleId="Mention">
    <w:name w:val="Mention"/>
    <w:basedOn w:val="DefaultParagraphFont"/>
    <w:uiPriority w:val="99"/>
    <w:unhideWhenUsed/>
    <w:rsid w:val="00C104D9"/>
    <w:rPr>
      <w:color w:val="2B579A"/>
      <w:shd w:val="clear" w:color="auto" w:fill="E1DFDD"/>
    </w:rPr>
  </w:style>
  <w:style w:type="table" w:styleId="PlainTable1">
    <w:name w:val="Plain Table 1"/>
    <w:basedOn w:val="TableNormal"/>
    <w:uiPriority w:val="41"/>
    <w:rsid w:val="00C104D9"/>
    <w:rPr>
      <w:rFonts w:eastAsia="SimSun"/>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C104D9"/>
    <w:rPr>
      <w:rFonts w:eastAsia="SimSun"/>
    </w:r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43"/>
    <w:rsid w:val="00C104D9"/>
    <w:rPr>
      <w:rFonts w:eastAsia="SimSun"/>
    </w:r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C104D9"/>
    <w:rPr>
      <w:rFonts w:eastAsia="SimSun"/>
    </w:r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45"/>
    <w:rsid w:val="00C104D9"/>
    <w:rPr>
      <w:rFonts w:eastAsia="SimSun"/>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character" w:styleId="SmartHyperlink">
    <w:name w:val="Smart Hyperlink"/>
    <w:basedOn w:val="DefaultParagraphFont"/>
    <w:uiPriority w:val="99"/>
    <w:semiHidden/>
    <w:unhideWhenUsed/>
    <w:rsid w:val="00C104D9"/>
    <w:rPr>
      <w:u w:val="dotted"/>
    </w:rPr>
  </w:style>
  <w:style w:type="table" w:styleId="TableGridLight">
    <w:name w:val="Grid Table Light"/>
    <w:basedOn w:val="TableNormal"/>
    <w:uiPriority w:val="40"/>
    <w:rsid w:val="00C104D9"/>
    <w:rPr>
      <w:rFonts w:eastAsia="SimSun"/>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InterventionsTable">
    <w:name w:val="InterventionsTable"/>
    <w:basedOn w:val="Normal"/>
    <w:link w:val="InterventionsTableChar"/>
    <w:rsid w:val="00C104D9"/>
    <w:pPr>
      <w:spacing w:after="144"/>
    </w:pPr>
    <w:rPr>
      <w:rFonts w:eastAsia="MS Gothic"/>
    </w:rPr>
  </w:style>
  <w:style w:type="character" w:customStyle="1" w:styleId="InterventionsTableChar">
    <w:name w:val="InterventionsTable Char"/>
    <w:basedOn w:val="DefaultParagraphFont"/>
    <w:link w:val="InterventionsTable"/>
    <w:rsid w:val="00C104D9"/>
    <w:rPr>
      <w:rFonts w:eastAsia="MS Gothic"/>
      <w:sz w:val="24"/>
      <w:szCs w:val="24"/>
    </w:rPr>
  </w:style>
  <w:style w:type="paragraph" w:customStyle="1" w:styleId="TableHeaderTextLeft">
    <w:name w:val="Table Header Text Left"/>
    <w:basedOn w:val="TableHeaderTextCenter"/>
    <w:rsid w:val="00C104D9"/>
    <w:pPr>
      <w:ind w:left="144" w:right="144"/>
      <w:jc w:val="left"/>
    </w:pPr>
    <w:rPr>
      <w:rFonts w:eastAsiaTheme="majorEastAsia"/>
    </w:rPr>
  </w:style>
  <w:style w:type="paragraph" w:customStyle="1" w:styleId="TableCellDecimal">
    <w:name w:val="Table Cell Decimal"/>
    <w:basedOn w:val="TableCellLeft"/>
    <w:link w:val="TableCellDecimalChar"/>
    <w:rsid w:val="00C104D9"/>
    <w:pPr>
      <w:tabs>
        <w:tab w:val="center" w:pos="864"/>
      </w:tabs>
    </w:pPr>
  </w:style>
  <w:style w:type="character" w:customStyle="1" w:styleId="TableCellDecimalChar">
    <w:name w:val="Table Cell Decimal Char"/>
    <w:basedOn w:val="TableCellLeftChar"/>
    <w:link w:val="TableCellDecimal"/>
    <w:rsid w:val="00C104D9"/>
    <w:rPr>
      <w:sz w:val="18"/>
      <w:szCs w:val="24"/>
    </w:rPr>
  </w:style>
  <w:style w:type="paragraph" w:customStyle="1" w:styleId="TableCol1HeadingLeft">
    <w:name w:val="Table Col 1 Heading Left"/>
    <w:next w:val="Normal"/>
    <w:rsid w:val="00C104D9"/>
    <w:pPr>
      <w:keepNext/>
      <w:keepLines/>
      <w:tabs>
        <w:tab w:val="left" w:pos="1440"/>
      </w:tabs>
      <w:spacing w:before="60"/>
      <w:ind w:left="144" w:right="144"/>
    </w:pPr>
    <w:rPr>
      <w:rFonts w:eastAsia="MS Gothic"/>
      <w:sz w:val="18"/>
      <w:szCs w:val="24"/>
    </w:rPr>
  </w:style>
  <w:style w:type="paragraph" w:customStyle="1" w:styleId="TableColHeadingCenter">
    <w:name w:val="Table Col Heading Center"/>
    <w:basedOn w:val="TableCol1HeadingLeft"/>
    <w:rsid w:val="00C104D9"/>
    <w:pPr>
      <w:jc w:val="center"/>
    </w:pPr>
  </w:style>
  <w:style w:type="paragraph" w:customStyle="1" w:styleId="TableColHeadingRight">
    <w:name w:val="Table Col Heading Right"/>
    <w:basedOn w:val="TableCol1HeadingLeft"/>
    <w:rsid w:val="00C104D9"/>
    <w:pPr>
      <w:jc w:val="right"/>
    </w:pPr>
  </w:style>
  <w:style w:type="paragraph" w:customStyle="1" w:styleId="NormalInstructionalText">
    <w:name w:val="Normal (Instructional Text)"/>
    <w:basedOn w:val="Normal"/>
    <w:next w:val="Normal"/>
    <w:rsid w:val="00C104D9"/>
    <w:pPr>
      <w:spacing w:before="120"/>
      <w:contextualSpacing/>
    </w:pPr>
    <w:rPr>
      <w:rFonts w:eastAsia="SimSun"/>
      <w:szCs w:val="28"/>
    </w:rPr>
  </w:style>
  <w:style w:type="character" w:styleId="SmartLink">
    <w:name w:val="Smart Link"/>
    <w:basedOn w:val="DefaultParagraphFont"/>
    <w:uiPriority w:val="99"/>
    <w:semiHidden/>
    <w:unhideWhenUsed/>
    <w:rsid w:val="00C104D9"/>
    <w:rPr>
      <w:color w:val="0000FF"/>
      <w:u w:val="single"/>
      <w:shd w:val="clear" w:color="auto" w:fill="F3F2F1"/>
    </w:rPr>
  </w:style>
  <w:style w:type="character" w:customStyle="1" w:styleId="ListParagraphChar">
    <w:name w:val="List Paragraph Char"/>
    <w:basedOn w:val="DefaultParagraphFont"/>
    <w:link w:val="ListParagraph"/>
    <w:uiPriority w:val="34"/>
    <w:locked/>
    <w:rsid w:val="00C104D9"/>
    <w:rPr>
      <w:sz w:val="24"/>
      <w:szCs w:val="24"/>
    </w:rPr>
  </w:style>
  <w:style w:type="paragraph" w:customStyle="1" w:styleId="RegDocText">
    <w:name w:val="Reg Doc Text"/>
    <w:basedOn w:val="Normal"/>
    <w:link w:val="RegDocTextChar"/>
    <w:rsid w:val="00C104D9"/>
    <w:pPr>
      <w:spacing w:before="120" w:after="120"/>
    </w:pPr>
    <w:rPr>
      <w:rFonts w:eastAsia="SimSun"/>
      <w:sz w:val="22"/>
    </w:rPr>
  </w:style>
  <w:style w:type="character" w:customStyle="1" w:styleId="RegDocTextChar">
    <w:name w:val="Reg Doc Text Char"/>
    <w:basedOn w:val="DefaultParagraphFont"/>
    <w:link w:val="RegDocText"/>
    <w:locked/>
    <w:rsid w:val="00C104D9"/>
    <w:rPr>
      <w:rFonts w:eastAsia="SimSun"/>
      <w:sz w:val="22"/>
      <w:szCs w:val="24"/>
    </w:rPr>
  </w:style>
  <w:style w:type="paragraph" w:customStyle="1" w:styleId="Table">
    <w:name w:val="Table"/>
    <w:basedOn w:val="Normal"/>
    <w:next w:val="Normal"/>
    <w:semiHidden/>
    <w:rsid w:val="00C104D9"/>
    <w:pPr>
      <w:keepNext/>
      <w:tabs>
        <w:tab w:val="left" w:pos="1584"/>
      </w:tabs>
      <w:spacing w:after="120"/>
      <w:jc w:val="center"/>
    </w:pPr>
    <w:rPr>
      <w:rFonts w:eastAsia="SimSun"/>
      <w:b/>
    </w:rPr>
  </w:style>
  <w:style w:type="table" w:customStyle="1" w:styleId="TableGrid50">
    <w:name w:val="Table Grid5"/>
    <w:basedOn w:val="TableNormal"/>
    <w:next w:val="TableGrid"/>
    <w:rsid w:val="00C104D9"/>
    <w:rPr>
      <w:rFonts w:asciiTheme="minorHAnsi" w:eastAsiaTheme="minorEastAsia"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ableLeftChar">
    <w:name w:val="Table Left Char"/>
    <w:basedOn w:val="DefaultParagraphFont"/>
    <w:link w:val="TableLeft"/>
    <w:rsid w:val="00C104D9"/>
    <w:rPr>
      <w:rFonts w:eastAsia="MS Gothic" w:cs="Arial"/>
      <w:bCs/>
      <w:sz w:val="24"/>
      <w:szCs w:val="24"/>
    </w:rPr>
  </w:style>
  <w:style w:type="paragraph" w:customStyle="1" w:styleId="TableHeaderText">
    <w:name w:val="Table Header Text"/>
    <w:basedOn w:val="Normal"/>
    <w:rsid w:val="00C104D9"/>
    <w:pPr>
      <w:spacing w:after="60"/>
      <w:jc w:val="center"/>
    </w:pPr>
    <w:rPr>
      <w:rFonts w:eastAsia="SimSun"/>
      <w:b/>
      <w:color w:val="000000"/>
      <w:szCs w:val="20"/>
    </w:rPr>
  </w:style>
  <w:style w:type="paragraph" w:customStyle="1" w:styleId="AllText0">
    <w:name w:val="AllText"/>
    <w:basedOn w:val="Normal"/>
    <w:link w:val="AllTextChar"/>
    <w:rsid w:val="00C104D9"/>
    <w:pPr>
      <w:spacing w:after="240"/>
      <w:jc w:val="both"/>
    </w:pPr>
    <w:rPr>
      <w:rFonts w:eastAsia="SimSun"/>
      <w:szCs w:val="20"/>
    </w:rPr>
  </w:style>
  <w:style w:type="character" w:customStyle="1" w:styleId="AllTextChar">
    <w:name w:val="AllText Char"/>
    <w:basedOn w:val="DefaultParagraphFont"/>
    <w:link w:val="AllText0"/>
    <w:rsid w:val="00C104D9"/>
    <w:rPr>
      <w:rFonts w:eastAsia="SimSun"/>
      <w:sz w:val="24"/>
    </w:rPr>
  </w:style>
  <w:style w:type="paragraph" w:customStyle="1" w:styleId="optionalTextBlue">
    <w:name w:val="optionalTextBlue"/>
    <w:basedOn w:val="Normal"/>
    <w:link w:val="optionalTextBlueChar"/>
    <w:rsid w:val="00C104D9"/>
    <w:pPr>
      <w:spacing w:after="240"/>
    </w:pPr>
    <w:rPr>
      <w:rFonts w:eastAsia="SimSun" w:cs="Arial"/>
      <w:color w:val="0000FF"/>
    </w:rPr>
  </w:style>
  <w:style w:type="character" w:customStyle="1" w:styleId="optionalTextBlueChar">
    <w:name w:val="optionalTextBlue Char"/>
    <w:basedOn w:val="DefaultParagraphFont"/>
    <w:link w:val="optionalTextBlue"/>
    <w:rsid w:val="00C104D9"/>
    <w:rPr>
      <w:rFonts w:eastAsia="SimSun" w:cs="Arial"/>
      <w:color w:val="0000FF"/>
      <w:sz w:val="24"/>
      <w:szCs w:val="24"/>
    </w:rPr>
  </w:style>
  <w:style w:type="character" w:customStyle="1" w:styleId="findhit">
    <w:name w:val="findhit"/>
    <w:basedOn w:val="DefaultParagraphFont"/>
    <w:rsid w:val="00C104D9"/>
  </w:style>
  <w:style w:type="paragraph" w:customStyle="1" w:styleId="paragraph0">
    <w:name w:val="paragraph"/>
    <w:basedOn w:val="Normal"/>
    <w:uiPriority w:val="99"/>
    <w:rsid w:val="00FA19C0"/>
    <w:pPr>
      <w:spacing w:before="100" w:beforeAutospacing="1" w:after="100" w:afterAutospacing="1"/>
    </w:pPr>
    <w:rPr>
      <w:rFonts w:eastAsia="SimSun"/>
    </w:rPr>
  </w:style>
  <w:style w:type="paragraph" w:customStyle="1" w:styleId="Default">
    <w:name w:val="Default"/>
    <w:rsid w:val="00C104D9"/>
    <w:pPr>
      <w:autoSpaceDE w:val="0"/>
      <w:autoSpaceDN w:val="0"/>
      <w:adjustRightInd w:val="0"/>
    </w:pPr>
    <w:rPr>
      <w:rFonts w:eastAsia="SimSun"/>
      <w:color w:val="000000"/>
      <w:sz w:val="24"/>
      <w:szCs w:val="24"/>
    </w:rPr>
  </w:style>
  <w:style w:type="table" w:customStyle="1" w:styleId="TableGrid11">
    <w:name w:val="Table Grid11"/>
    <w:basedOn w:val="TableNormal"/>
    <w:next w:val="TableGrid"/>
    <w:uiPriority w:val="59"/>
    <w:rsid w:val="00C104D9"/>
    <w:rPr>
      <w:sz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odyText1">
    <w:name w:val="Body Text 1"/>
    <w:basedOn w:val="Normal"/>
    <w:link w:val="BodyText1Char"/>
    <w:rsid w:val="00C104D9"/>
    <w:pPr>
      <w:spacing w:before="120" w:after="120" w:line="360" w:lineRule="auto"/>
      <w:jc w:val="both"/>
    </w:pPr>
    <w:rPr>
      <w:szCs w:val="20"/>
      <w:lang w:val="x-none"/>
    </w:rPr>
  </w:style>
  <w:style w:type="character" w:customStyle="1" w:styleId="BodyText1Char">
    <w:name w:val="Body Text 1 Char"/>
    <w:link w:val="BodyText1"/>
    <w:rsid w:val="00C104D9"/>
    <w:rPr>
      <w:sz w:val="24"/>
      <w:lang w:val="x-none"/>
    </w:rPr>
  </w:style>
  <w:style w:type="character" w:customStyle="1" w:styleId="variable3">
    <w:name w:val="variable_3"/>
    <w:rsid w:val="00C104D9"/>
    <w:rPr>
      <w:color w:val="000000"/>
      <w:sz w:val="24"/>
      <w:szCs w:val="24"/>
    </w:rPr>
  </w:style>
  <w:style w:type="table" w:customStyle="1" w:styleId="TableGrid70">
    <w:name w:val="Table Grid7"/>
    <w:basedOn w:val="TableNormal"/>
    <w:next w:val="TableGrid"/>
    <w:uiPriority w:val="39"/>
    <w:rsid w:val="00C104D9"/>
    <w:rPr>
      <w:sz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0">
    <w:name w:val="Table Grid8"/>
    <w:basedOn w:val="TableNormal"/>
    <w:next w:val="TableGrid"/>
    <w:uiPriority w:val="39"/>
    <w:rsid w:val="00C104D9"/>
    <w:rPr>
      <w:rFonts w:eastAsia="SimSun"/>
      <w:sz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M5">
    <w:name w:val="CM5"/>
    <w:basedOn w:val="Default"/>
    <w:next w:val="Default"/>
    <w:uiPriority w:val="99"/>
    <w:rsid w:val="00C104D9"/>
    <w:pPr>
      <w:spacing w:line="188" w:lineRule="atLeast"/>
    </w:pPr>
    <w:rPr>
      <w:color w:val="auto"/>
    </w:rPr>
  </w:style>
  <w:style w:type="character" w:customStyle="1" w:styleId="cf01">
    <w:name w:val="cf01"/>
    <w:basedOn w:val="DefaultParagraphFont"/>
    <w:rsid w:val="006E1015"/>
    <w:rPr>
      <w:rFonts w:ascii="Segoe UI" w:hAnsi="Segoe UI" w:cs="Segoe UI" w:hint="default"/>
      <w:sz w:val="18"/>
      <w:szCs w:val="18"/>
    </w:rPr>
  </w:style>
  <w:style w:type="paragraph" w:customStyle="1" w:styleId="EEBFF669B593421BAB4ECD3B9F5B7C4A">
    <w:name w:val="EEBFF669B593421BAB4ECD3B9F5B7C4A"/>
    <w:rsid w:val="00FC0955"/>
    <w:pPr>
      <w:spacing w:before="60" w:after="240"/>
    </w:pPr>
    <w:rPr>
      <w:rFonts w:eastAsia="MS Gothic"/>
      <w:sz w:val="24"/>
      <w:szCs w:val="24"/>
    </w:rPr>
  </w:style>
  <w:style w:type="paragraph" w:customStyle="1" w:styleId="StyleparagraphLatinBodyCalibri11pt">
    <w:name w:val="Style paragraph + (Latin) +Body (Calibri) 11 pt"/>
    <w:basedOn w:val="paragraph0"/>
    <w:rsid w:val="00FA19C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361968">
      <w:bodyDiv w:val="1"/>
      <w:marLeft w:val="0"/>
      <w:marRight w:val="0"/>
      <w:marTop w:val="0"/>
      <w:marBottom w:val="0"/>
      <w:divBdr>
        <w:top w:val="none" w:sz="0" w:space="0" w:color="auto"/>
        <w:left w:val="none" w:sz="0" w:space="0" w:color="auto"/>
        <w:bottom w:val="none" w:sz="0" w:space="0" w:color="auto"/>
        <w:right w:val="none" w:sz="0" w:space="0" w:color="auto"/>
      </w:divBdr>
    </w:div>
    <w:div w:id="79640658">
      <w:bodyDiv w:val="1"/>
      <w:marLeft w:val="0"/>
      <w:marRight w:val="0"/>
      <w:marTop w:val="0"/>
      <w:marBottom w:val="0"/>
      <w:divBdr>
        <w:top w:val="none" w:sz="0" w:space="0" w:color="auto"/>
        <w:left w:val="none" w:sz="0" w:space="0" w:color="auto"/>
        <w:bottom w:val="none" w:sz="0" w:space="0" w:color="auto"/>
        <w:right w:val="none" w:sz="0" w:space="0" w:color="auto"/>
      </w:divBdr>
      <w:divsChild>
        <w:div w:id="259023231">
          <w:marLeft w:val="0"/>
          <w:marRight w:val="0"/>
          <w:marTop w:val="0"/>
          <w:marBottom w:val="0"/>
          <w:divBdr>
            <w:top w:val="none" w:sz="0" w:space="0" w:color="auto"/>
            <w:left w:val="none" w:sz="0" w:space="0" w:color="auto"/>
            <w:bottom w:val="none" w:sz="0" w:space="0" w:color="auto"/>
            <w:right w:val="none" w:sz="0" w:space="0" w:color="auto"/>
          </w:divBdr>
        </w:div>
        <w:div w:id="944927675">
          <w:marLeft w:val="0"/>
          <w:marRight w:val="0"/>
          <w:marTop w:val="0"/>
          <w:marBottom w:val="0"/>
          <w:divBdr>
            <w:top w:val="none" w:sz="0" w:space="0" w:color="auto"/>
            <w:left w:val="none" w:sz="0" w:space="0" w:color="auto"/>
            <w:bottom w:val="none" w:sz="0" w:space="0" w:color="auto"/>
            <w:right w:val="none" w:sz="0" w:space="0" w:color="auto"/>
          </w:divBdr>
        </w:div>
        <w:div w:id="1725255629">
          <w:marLeft w:val="0"/>
          <w:marRight w:val="0"/>
          <w:marTop w:val="0"/>
          <w:marBottom w:val="0"/>
          <w:divBdr>
            <w:top w:val="none" w:sz="0" w:space="0" w:color="auto"/>
            <w:left w:val="none" w:sz="0" w:space="0" w:color="auto"/>
            <w:bottom w:val="none" w:sz="0" w:space="0" w:color="auto"/>
            <w:right w:val="none" w:sz="0" w:space="0" w:color="auto"/>
          </w:divBdr>
        </w:div>
        <w:div w:id="2111201685">
          <w:marLeft w:val="0"/>
          <w:marRight w:val="0"/>
          <w:marTop w:val="0"/>
          <w:marBottom w:val="0"/>
          <w:divBdr>
            <w:top w:val="none" w:sz="0" w:space="0" w:color="auto"/>
            <w:left w:val="none" w:sz="0" w:space="0" w:color="auto"/>
            <w:bottom w:val="none" w:sz="0" w:space="0" w:color="auto"/>
            <w:right w:val="none" w:sz="0" w:space="0" w:color="auto"/>
          </w:divBdr>
        </w:div>
      </w:divsChild>
    </w:div>
    <w:div w:id="88233225">
      <w:bodyDiv w:val="1"/>
      <w:marLeft w:val="0"/>
      <w:marRight w:val="0"/>
      <w:marTop w:val="0"/>
      <w:marBottom w:val="0"/>
      <w:divBdr>
        <w:top w:val="none" w:sz="0" w:space="0" w:color="auto"/>
        <w:left w:val="none" w:sz="0" w:space="0" w:color="auto"/>
        <w:bottom w:val="none" w:sz="0" w:space="0" w:color="auto"/>
        <w:right w:val="none" w:sz="0" w:space="0" w:color="auto"/>
      </w:divBdr>
    </w:div>
    <w:div w:id="107048890">
      <w:bodyDiv w:val="1"/>
      <w:marLeft w:val="0"/>
      <w:marRight w:val="0"/>
      <w:marTop w:val="0"/>
      <w:marBottom w:val="0"/>
      <w:divBdr>
        <w:top w:val="none" w:sz="0" w:space="0" w:color="auto"/>
        <w:left w:val="none" w:sz="0" w:space="0" w:color="auto"/>
        <w:bottom w:val="none" w:sz="0" w:space="0" w:color="auto"/>
        <w:right w:val="none" w:sz="0" w:space="0" w:color="auto"/>
      </w:divBdr>
    </w:div>
    <w:div w:id="208496340">
      <w:bodyDiv w:val="1"/>
      <w:marLeft w:val="0"/>
      <w:marRight w:val="0"/>
      <w:marTop w:val="0"/>
      <w:marBottom w:val="0"/>
      <w:divBdr>
        <w:top w:val="none" w:sz="0" w:space="0" w:color="auto"/>
        <w:left w:val="none" w:sz="0" w:space="0" w:color="auto"/>
        <w:bottom w:val="none" w:sz="0" w:space="0" w:color="auto"/>
        <w:right w:val="none" w:sz="0" w:space="0" w:color="auto"/>
      </w:divBdr>
      <w:divsChild>
        <w:div w:id="117729261">
          <w:marLeft w:val="0"/>
          <w:marRight w:val="0"/>
          <w:marTop w:val="0"/>
          <w:marBottom w:val="0"/>
          <w:divBdr>
            <w:top w:val="none" w:sz="0" w:space="0" w:color="auto"/>
            <w:left w:val="none" w:sz="0" w:space="0" w:color="auto"/>
            <w:bottom w:val="none" w:sz="0" w:space="0" w:color="auto"/>
            <w:right w:val="none" w:sz="0" w:space="0" w:color="auto"/>
          </w:divBdr>
        </w:div>
        <w:div w:id="526875343">
          <w:marLeft w:val="0"/>
          <w:marRight w:val="0"/>
          <w:marTop w:val="0"/>
          <w:marBottom w:val="0"/>
          <w:divBdr>
            <w:top w:val="none" w:sz="0" w:space="0" w:color="auto"/>
            <w:left w:val="none" w:sz="0" w:space="0" w:color="auto"/>
            <w:bottom w:val="none" w:sz="0" w:space="0" w:color="auto"/>
            <w:right w:val="none" w:sz="0" w:space="0" w:color="auto"/>
          </w:divBdr>
        </w:div>
        <w:div w:id="775906938">
          <w:marLeft w:val="0"/>
          <w:marRight w:val="0"/>
          <w:marTop w:val="0"/>
          <w:marBottom w:val="0"/>
          <w:divBdr>
            <w:top w:val="none" w:sz="0" w:space="0" w:color="auto"/>
            <w:left w:val="none" w:sz="0" w:space="0" w:color="auto"/>
            <w:bottom w:val="none" w:sz="0" w:space="0" w:color="auto"/>
            <w:right w:val="none" w:sz="0" w:space="0" w:color="auto"/>
          </w:divBdr>
        </w:div>
      </w:divsChild>
    </w:div>
    <w:div w:id="265112757">
      <w:bodyDiv w:val="1"/>
      <w:marLeft w:val="0"/>
      <w:marRight w:val="0"/>
      <w:marTop w:val="0"/>
      <w:marBottom w:val="0"/>
      <w:divBdr>
        <w:top w:val="none" w:sz="0" w:space="0" w:color="auto"/>
        <w:left w:val="none" w:sz="0" w:space="0" w:color="auto"/>
        <w:bottom w:val="none" w:sz="0" w:space="0" w:color="auto"/>
        <w:right w:val="none" w:sz="0" w:space="0" w:color="auto"/>
      </w:divBdr>
    </w:div>
    <w:div w:id="429664901">
      <w:bodyDiv w:val="1"/>
      <w:marLeft w:val="0"/>
      <w:marRight w:val="0"/>
      <w:marTop w:val="0"/>
      <w:marBottom w:val="0"/>
      <w:divBdr>
        <w:top w:val="none" w:sz="0" w:space="0" w:color="auto"/>
        <w:left w:val="none" w:sz="0" w:space="0" w:color="auto"/>
        <w:bottom w:val="none" w:sz="0" w:space="0" w:color="auto"/>
        <w:right w:val="none" w:sz="0" w:space="0" w:color="auto"/>
      </w:divBdr>
    </w:div>
    <w:div w:id="446237071">
      <w:bodyDiv w:val="1"/>
      <w:marLeft w:val="0"/>
      <w:marRight w:val="0"/>
      <w:marTop w:val="0"/>
      <w:marBottom w:val="0"/>
      <w:divBdr>
        <w:top w:val="none" w:sz="0" w:space="0" w:color="auto"/>
        <w:left w:val="none" w:sz="0" w:space="0" w:color="auto"/>
        <w:bottom w:val="none" w:sz="0" w:space="0" w:color="auto"/>
        <w:right w:val="none" w:sz="0" w:space="0" w:color="auto"/>
      </w:divBdr>
    </w:div>
    <w:div w:id="458492991">
      <w:bodyDiv w:val="1"/>
      <w:marLeft w:val="0"/>
      <w:marRight w:val="0"/>
      <w:marTop w:val="0"/>
      <w:marBottom w:val="0"/>
      <w:divBdr>
        <w:top w:val="none" w:sz="0" w:space="0" w:color="auto"/>
        <w:left w:val="none" w:sz="0" w:space="0" w:color="auto"/>
        <w:bottom w:val="none" w:sz="0" w:space="0" w:color="auto"/>
        <w:right w:val="none" w:sz="0" w:space="0" w:color="auto"/>
      </w:divBdr>
      <w:divsChild>
        <w:div w:id="269317650">
          <w:marLeft w:val="0"/>
          <w:marRight w:val="0"/>
          <w:marTop w:val="0"/>
          <w:marBottom w:val="0"/>
          <w:divBdr>
            <w:top w:val="none" w:sz="0" w:space="0" w:color="auto"/>
            <w:left w:val="none" w:sz="0" w:space="0" w:color="auto"/>
            <w:bottom w:val="none" w:sz="0" w:space="0" w:color="auto"/>
            <w:right w:val="none" w:sz="0" w:space="0" w:color="auto"/>
          </w:divBdr>
        </w:div>
        <w:div w:id="1148789496">
          <w:marLeft w:val="0"/>
          <w:marRight w:val="0"/>
          <w:marTop w:val="0"/>
          <w:marBottom w:val="0"/>
          <w:divBdr>
            <w:top w:val="none" w:sz="0" w:space="0" w:color="auto"/>
            <w:left w:val="none" w:sz="0" w:space="0" w:color="auto"/>
            <w:bottom w:val="none" w:sz="0" w:space="0" w:color="auto"/>
            <w:right w:val="none" w:sz="0" w:space="0" w:color="auto"/>
          </w:divBdr>
        </w:div>
        <w:div w:id="1785227996">
          <w:marLeft w:val="0"/>
          <w:marRight w:val="0"/>
          <w:marTop w:val="0"/>
          <w:marBottom w:val="0"/>
          <w:divBdr>
            <w:top w:val="none" w:sz="0" w:space="0" w:color="auto"/>
            <w:left w:val="none" w:sz="0" w:space="0" w:color="auto"/>
            <w:bottom w:val="none" w:sz="0" w:space="0" w:color="auto"/>
            <w:right w:val="none" w:sz="0" w:space="0" w:color="auto"/>
          </w:divBdr>
        </w:div>
      </w:divsChild>
    </w:div>
    <w:div w:id="495806688">
      <w:bodyDiv w:val="1"/>
      <w:marLeft w:val="0"/>
      <w:marRight w:val="0"/>
      <w:marTop w:val="0"/>
      <w:marBottom w:val="0"/>
      <w:divBdr>
        <w:top w:val="none" w:sz="0" w:space="0" w:color="auto"/>
        <w:left w:val="none" w:sz="0" w:space="0" w:color="auto"/>
        <w:bottom w:val="none" w:sz="0" w:space="0" w:color="auto"/>
        <w:right w:val="none" w:sz="0" w:space="0" w:color="auto"/>
      </w:divBdr>
      <w:divsChild>
        <w:div w:id="632179563">
          <w:marLeft w:val="0"/>
          <w:marRight w:val="0"/>
          <w:marTop w:val="0"/>
          <w:marBottom w:val="0"/>
          <w:divBdr>
            <w:top w:val="none" w:sz="0" w:space="0" w:color="auto"/>
            <w:left w:val="none" w:sz="0" w:space="0" w:color="auto"/>
            <w:bottom w:val="none" w:sz="0" w:space="0" w:color="auto"/>
            <w:right w:val="none" w:sz="0" w:space="0" w:color="auto"/>
          </w:divBdr>
        </w:div>
        <w:div w:id="644359412">
          <w:marLeft w:val="0"/>
          <w:marRight w:val="0"/>
          <w:marTop w:val="0"/>
          <w:marBottom w:val="0"/>
          <w:divBdr>
            <w:top w:val="none" w:sz="0" w:space="0" w:color="auto"/>
            <w:left w:val="none" w:sz="0" w:space="0" w:color="auto"/>
            <w:bottom w:val="none" w:sz="0" w:space="0" w:color="auto"/>
            <w:right w:val="none" w:sz="0" w:space="0" w:color="auto"/>
          </w:divBdr>
        </w:div>
        <w:div w:id="922108476">
          <w:marLeft w:val="0"/>
          <w:marRight w:val="0"/>
          <w:marTop w:val="0"/>
          <w:marBottom w:val="0"/>
          <w:divBdr>
            <w:top w:val="none" w:sz="0" w:space="0" w:color="auto"/>
            <w:left w:val="none" w:sz="0" w:space="0" w:color="auto"/>
            <w:bottom w:val="none" w:sz="0" w:space="0" w:color="auto"/>
            <w:right w:val="none" w:sz="0" w:space="0" w:color="auto"/>
          </w:divBdr>
        </w:div>
        <w:div w:id="1403989102">
          <w:marLeft w:val="0"/>
          <w:marRight w:val="0"/>
          <w:marTop w:val="0"/>
          <w:marBottom w:val="0"/>
          <w:divBdr>
            <w:top w:val="none" w:sz="0" w:space="0" w:color="auto"/>
            <w:left w:val="none" w:sz="0" w:space="0" w:color="auto"/>
            <w:bottom w:val="none" w:sz="0" w:space="0" w:color="auto"/>
            <w:right w:val="none" w:sz="0" w:space="0" w:color="auto"/>
          </w:divBdr>
        </w:div>
      </w:divsChild>
    </w:div>
    <w:div w:id="517619277">
      <w:bodyDiv w:val="1"/>
      <w:marLeft w:val="0"/>
      <w:marRight w:val="0"/>
      <w:marTop w:val="0"/>
      <w:marBottom w:val="0"/>
      <w:divBdr>
        <w:top w:val="none" w:sz="0" w:space="0" w:color="auto"/>
        <w:left w:val="none" w:sz="0" w:space="0" w:color="auto"/>
        <w:bottom w:val="none" w:sz="0" w:space="0" w:color="auto"/>
        <w:right w:val="none" w:sz="0" w:space="0" w:color="auto"/>
      </w:divBdr>
    </w:div>
    <w:div w:id="537282139">
      <w:bodyDiv w:val="1"/>
      <w:marLeft w:val="0"/>
      <w:marRight w:val="0"/>
      <w:marTop w:val="0"/>
      <w:marBottom w:val="0"/>
      <w:divBdr>
        <w:top w:val="none" w:sz="0" w:space="0" w:color="auto"/>
        <w:left w:val="none" w:sz="0" w:space="0" w:color="auto"/>
        <w:bottom w:val="none" w:sz="0" w:space="0" w:color="auto"/>
        <w:right w:val="none" w:sz="0" w:space="0" w:color="auto"/>
      </w:divBdr>
    </w:div>
    <w:div w:id="750202402">
      <w:bodyDiv w:val="1"/>
      <w:marLeft w:val="0"/>
      <w:marRight w:val="0"/>
      <w:marTop w:val="0"/>
      <w:marBottom w:val="0"/>
      <w:divBdr>
        <w:top w:val="none" w:sz="0" w:space="0" w:color="auto"/>
        <w:left w:val="none" w:sz="0" w:space="0" w:color="auto"/>
        <w:bottom w:val="none" w:sz="0" w:space="0" w:color="auto"/>
        <w:right w:val="none" w:sz="0" w:space="0" w:color="auto"/>
      </w:divBdr>
    </w:div>
    <w:div w:id="806514283">
      <w:bodyDiv w:val="1"/>
      <w:marLeft w:val="0"/>
      <w:marRight w:val="0"/>
      <w:marTop w:val="0"/>
      <w:marBottom w:val="0"/>
      <w:divBdr>
        <w:top w:val="none" w:sz="0" w:space="0" w:color="auto"/>
        <w:left w:val="none" w:sz="0" w:space="0" w:color="auto"/>
        <w:bottom w:val="none" w:sz="0" w:space="0" w:color="auto"/>
        <w:right w:val="none" w:sz="0" w:space="0" w:color="auto"/>
      </w:divBdr>
    </w:div>
    <w:div w:id="889264721">
      <w:bodyDiv w:val="1"/>
      <w:marLeft w:val="0"/>
      <w:marRight w:val="0"/>
      <w:marTop w:val="0"/>
      <w:marBottom w:val="0"/>
      <w:divBdr>
        <w:top w:val="none" w:sz="0" w:space="0" w:color="auto"/>
        <w:left w:val="none" w:sz="0" w:space="0" w:color="auto"/>
        <w:bottom w:val="none" w:sz="0" w:space="0" w:color="auto"/>
        <w:right w:val="none" w:sz="0" w:space="0" w:color="auto"/>
      </w:divBdr>
      <w:divsChild>
        <w:div w:id="137261899">
          <w:marLeft w:val="0"/>
          <w:marRight w:val="0"/>
          <w:marTop w:val="0"/>
          <w:marBottom w:val="0"/>
          <w:divBdr>
            <w:top w:val="none" w:sz="0" w:space="0" w:color="auto"/>
            <w:left w:val="none" w:sz="0" w:space="0" w:color="auto"/>
            <w:bottom w:val="none" w:sz="0" w:space="0" w:color="auto"/>
            <w:right w:val="none" w:sz="0" w:space="0" w:color="auto"/>
          </w:divBdr>
        </w:div>
        <w:div w:id="1374889965">
          <w:marLeft w:val="0"/>
          <w:marRight w:val="0"/>
          <w:marTop w:val="0"/>
          <w:marBottom w:val="0"/>
          <w:divBdr>
            <w:top w:val="none" w:sz="0" w:space="0" w:color="auto"/>
            <w:left w:val="none" w:sz="0" w:space="0" w:color="auto"/>
            <w:bottom w:val="none" w:sz="0" w:space="0" w:color="auto"/>
            <w:right w:val="none" w:sz="0" w:space="0" w:color="auto"/>
          </w:divBdr>
        </w:div>
        <w:div w:id="1376588117">
          <w:marLeft w:val="0"/>
          <w:marRight w:val="0"/>
          <w:marTop w:val="0"/>
          <w:marBottom w:val="0"/>
          <w:divBdr>
            <w:top w:val="none" w:sz="0" w:space="0" w:color="auto"/>
            <w:left w:val="none" w:sz="0" w:space="0" w:color="auto"/>
            <w:bottom w:val="none" w:sz="0" w:space="0" w:color="auto"/>
            <w:right w:val="none" w:sz="0" w:space="0" w:color="auto"/>
          </w:divBdr>
        </w:div>
      </w:divsChild>
    </w:div>
    <w:div w:id="1047795219">
      <w:bodyDiv w:val="1"/>
      <w:marLeft w:val="0"/>
      <w:marRight w:val="0"/>
      <w:marTop w:val="0"/>
      <w:marBottom w:val="0"/>
      <w:divBdr>
        <w:top w:val="none" w:sz="0" w:space="0" w:color="auto"/>
        <w:left w:val="none" w:sz="0" w:space="0" w:color="auto"/>
        <w:bottom w:val="none" w:sz="0" w:space="0" w:color="auto"/>
        <w:right w:val="none" w:sz="0" w:space="0" w:color="auto"/>
      </w:divBdr>
    </w:div>
    <w:div w:id="1056512842">
      <w:bodyDiv w:val="1"/>
      <w:marLeft w:val="0"/>
      <w:marRight w:val="0"/>
      <w:marTop w:val="0"/>
      <w:marBottom w:val="0"/>
      <w:divBdr>
        <w:top w:val="none" w:sz="0" w:space="0" w:color="auto"/>
        <w:left w:val="none" w:sz="0" w:space="0" w:color="auto"/>
        <w:bottom w:val="none" w:sz="0" w:space="0" w:color="auto"/>
        <w:right w:val="none" w:sz="0" w:space="0" w:color="auto"/>
      </w:divBdr>
      <w:divsChild>
        <w:div w:id="126552563">
          <w:marLeft w:val="0"/>
          <w:marRight w:val="0"/>
          <w:marTop w:val="0"/>
          <w:marBottom w:val="0"/>
          <w:divBdr>
            <w:top w:val="none" w:sz="0" w:space="0" w:color="auto"/>
            <w:left w:val="none" w:sz="0" w:space="0" w:color="auto"/>
            <w:bottom w:val="none" w:sz="0" w:space="0" w:color="auto"/>
            <w:right w:val="none" w:sz="0" w:space="0" w:color="auto"/>
          </w:divBdr>
        </w:div>
        <w:div w:id="349189464">
          <w:marLeft w:val="0"/>
          <w:marRight w:val="0"/>
          <w:marTop w:val="0"/>
          <w:marBottom w:val="0"/>
          <w:divBdr>
            <w:top w:val="none" w:sz="0" w:space="0" w:color="auto"/>
            <w:left w:val="none" w:sz="0" w:space="0" w:color="auto"/>
            <w:bottom w:val="none" w:sz="0" w:space="0" w:color="auto"/>
            <w:right w:val="none" w:sz="0" w:space="0" w:color="auto"/>
          </w:divBdr>
        </w:div>
        <w:div w:id="1108937013">
          <w:marLeft w:val="0"/>
          <w:marRight w:val="0"/>
          <w:marTop w:val="0"/>
          <w:marBottom w:val="0"/>
          <w:divBdr>
            <w:top w:val="none" w:sz="0" w:space="0" w:color="auto"/>
            <w:left w:val="none" w:sz="0" w:space="0" w:color="auto"/>
            <w:bottom w:val="none" w:sz="0" w:space="0" w:color="auto"/>
            <w:right w:val="none" w:sz="0" w:space="0" w:color="auto"/>
          </w:divBdr>
        </w:div>
      </w:divsChild>
    </w:div>
    <w:div w:id="1074664664">
      <w:bodyDiv w:val="1"/>
      <w:marLeft w:val="0"/>
      <w:marRight w:val="0"/>
      <w:marTop w:val="0"/>
      <w:marBottom w:val="0"/>
      <w:divBdr>
        <w:top w:val="none" w:sz="0" w:space="0" w:color="auto"/>
        <w:left w:val="none" w:sz="0" w:space="0" w:color="auto"/>
        <w:bottom w:val="none" w:sz="0" w:space="0" w:color="auto"/>
        <w:right w:val="none" w:sz="0" w:space="0" w:color="auto"/>
      </w:divBdr>
    </w:div>
    <w:div w:id="1118328559">
      <w:bodyDiv w:val="1"/>
      <w:marLeft w:val="0"/>
      <w:marRight w:val="0"/>
      <w:marTop w:val="0"/>
      <w:marBottom w:val="0"/>
      <w:divBdr>
        <w:top w:val="none" w:sz="0" w:space="0" w:color="auto"/>
        <w:left w:val="none" w:sz="0" w:space="0" w:color="auto"/>
        <w:bottom w:val="none" w:sz="0" w:space="0" w:color="auto"/>
        <w:right w:val="none" w:sz="0" w:space="0" w:color="auto"/>
      </w:divBdr>
    </w:div>
    <w:div w:id="1175922818">
      <w:bodyDiv w:val="1"/>
      <w:marLeft w:val="0"/>
      <w:marRight w:val="0"/>
      <w:marTop w:val="0"/>
      <w:marBottom w:val="0"/>
      <w:divBdr>
        <w:top w:val="none" w:sz="0" w:space="0" w:color="auto"/>
        <w:left w:val="none" w:sz="0" w:space="0" w:color="auto"/>
        <w:bottom w:val="none" w:sz="0" w:space="0" w:color="auto"/>
        <w:right w:val="none" w:sz="0" w:space="0" w:color="auto"/>
      </w:divBdr>
    </w:div>
    <w:div w:id="1207523512">
      <w:bodyDiv w:val="1"/>
      <w:marLeft w:val="0"/>
      <w:marRight w:val="0"/>
      <w:marTop w:val="0"/>
      <w:marBottom w:val="0"/>
      <w:divBdr>
        <w:top w:val="none" w:sz="0" w:space="0" w:color="auto"/>
        <w:left w:val="none" w:sz="0" w:space="0" w:color="auto"/>
        <w:bottom w:val="none" w:sz="0" w:space="0" w:color="auto"/>
        <w:right w:val="none" w:sz="0" w:space="0" w:color="auto"/>
      </w:divBdr>
    </w:div>
    <w:div w:id="1222907712">
      <w:bodyDiv w:val="1"/>
      <w:marLeft w:val="0"/>
      <w:marRight w:val="0"/>
      <w:marTop w:val="0"/>
      <w:marBottom w:val="0"/>
      <w:divBdr>
        <w:top w:val="none" w:sz="0" w:space="0" w:color="auto"/>
        <w:left w:val="none" w:sz="0" w:space="0" w:color="auto"/>
        <w:bottom w:val="none" w:sz="0" w:space="0" w:color="auto"/>
        <w:right w:val="none" w:sz="0" w:space="0" w:color="auto"/>
      </w:divBdr>
      <w:divsChild>
        <w:div w:id="588466230">
          <w:marLeft w:val="0"/>
          <w:marRight w:val="0"/>
          <w:marTop w:val="0"/>
          <w:marBottom w:val="0"/>
          <w:divBdr>
            <w:top w:val="none" w:sz="0" w:space="0" w:color="auto"/>
            <w:left w:val="none" w:sz="0" w:space="0" w:color="auto"/>
            <w:bottom w:val="none" w:sz="0" w:space="0" w:color="auto"/>
            <w:right w:val="none" w:sz="0" w:space="0" w:color="auto"/>
          </w:divBdr>
        </w:div>
        <w:div w:id="1660232763">
          <w:marLeft w:val="0"/>
          <w:marRight w:val="0"/>
          <w:marTop w:val="0"/>
          <w:marBottom w:val="0"/>
          <w:divBdr>
            <w:top w:val="none" w:sz="0" w:space="0" w:color="auto"/>
            <w:left w:val="none" w:sz="0" w:space="0" w:color="auto"/>
            <w:bottom w:val="none" w:sz="0" w:space="0" w:color="auto"/>
            <w:right w:val="none" w:sz="0" w:space="0" w:color="auto"/>
          </w:divBdr>
        </w:div>
        <w:div w:id="1756971929">
          <w:marLeft w:val="0"/>
          <w:marRight w:val="0"/>
          <w:marTop w:val="0"/>
          <w:marBottom w:val="0"/>
          <w:divBdr>
            <w:top w:val="none" w:sz="0" w:space="0" w:color="auto"/>
            <w:left w:val="none" w:sz="0" w:space="0" w:color="auto"/>
            <w:bottom w:val="none" w:sz="0" w:space="0" w:color="auto"/>
            <w:right w:val="none" w:sz="0" w:space="0" w:color="auto"/>
          </w:divBdr>
        </w:div>
        <w:div w:id="1862666536">
          <w:marLeft w:val="0"/>
          <w:marRight w:val="0"/>
          <w:marTop w:val="0"/>
          <w:marBottom w:val="0"/>
          <w:divBdr>
            <w:top w:val="none" w:sz="0" w:space="0" w:color="auto"/>
            <w:left w:val="none" w:sz="0" w:space="0" w:color="auto"/>
            <w:bottom w:val="none" w:sz="0" w:space="0" w:color="auto"/>
            <w:right w:val="none" w:sz="0" w:space="0" w:color="auto"/>
          </w:divBdr>
        </w:div>
      </w:divsChild>
    </w:div>
    <w:div w:id="1273787242">
      <w:bodyDiv w:val="1"/>
      <w:marLeft w:val="0"/>
      <w:marRight w:val="0"/>
      <w:marTop w:val="0"/>
      <w:marBottom w:val="0"/>
      <w:divBdr>
        <w:top w:val="none" w:sz="0" w:space="0" w:color="auto"/>
        <w:left w:val="none" w:sz="0" w:space="0" w:color="auto"/>
        <w:bottom w:val="none" w:sz="0" w:space="0" w:color="auto"/>
        <w:right w:val="none" w:sz="0" w:space="0" w:color="auto"/>
      </w:divBdr>
    </w:div>
    <w:div w:id="1359818841">
      <w:bodyDiv w:val="1"/>
      <w:marLeft w:val="0"/>
      <w:marRight w:val="0"/>
      <w:marTop w:val="0"/>
      <w:marBottom w:val="0"/>
      <w:divBdr>
        <w:top w:val="none" w:sz="0" w:space="0" w:color="auto"/>
        <w:left w:val="none" w:sz="0" w:space="0" w:color="auto"/>
        <w:bottom w:val="none" w:sz="0" w:space="0" w:color="auto"/>
        <w:right w:val="none" w:sz="0" w:space="0" w:color="auto"/>
      </w:divBdr>
    </w:div>
    <w:div w:id="1381592722">
      <w:bodyDiv w:val="1"/>
      <w:marLeft w:val="0"/>
      <w:marRight w:val="0"/>
      <w:marTop w:val="0"/>
      <w:marBottom w:val="0"/>
      <w:divBdr>
        <w:top w:val="none" w:sz="0" w:space="0" w:color="auto"/>
        <w:left w:val="none" w:sz="0" w:space="0" w:color="auto"/>
        <w:bottom w:val="none" w:sz="0" w:space="0" w:color="auto"/>
        <w:right w:val="none" w:sz="0" w:space="0" w:color="auto"/>
      </w:divBdr>
    </w:div>
    <w:div w:id="1396390814">
      <w:bodyDiv w:val="1"/>
      <w:marLeft w:val="0"/>
      <w:marRight w:val="0"/>
      <w:marTop w:val="0"/>
      <w:marBottom w:val="0"/>
      <w:divBdr>
        <w:top w:val="none" w:sz="0" w:space="0" w:color="auto"/>
        <w:left w:val="none" w:sz="0" w:space="0" w:color="auto"/>
        <w:bottom w:val="none" w:sz="0" w:space="0" w:color="auto"/>
        <w:right w:val="none" w:sz="0" w:space="0" w:color="auto"/>
      </w:divBdr>
      <w:divsChild>
        <w:div w:id="464395898">
          <w:marLeft w:val="0"/>
          <w:marRight w:val="0"/>
          <w:marTop w:val="0"/>
          <w:marBottom w:val="0"/>
          <w:divBdr>
            <w:top w:val="none" w:sz="0" w:space="0" w:color="auto"/>
            <w:left w:val="none" w:sz="0" w:space="0" w:color="auto"/>
            <w:bottom w:val="none" w:sz="0" w:space="0" w:color="auto"/>
            <w:right w:val="none" w:sz="0" w:space="0" w:color="auto"/>
          </w:divBdr>
        </w:div>
        <w:div w:id="555746890">
          <w:marLeft w:val="0"/>
          <w:marRight w:val="0"/>
          <w:marTop w:val="0"/>
          <w:marBottom w:val="0"/>
          <w:divBdr>
            <w:top w:val="none" w:sz="0" w:space="0" w:color="auto"/>
            <w:left w:val="none" w:sz="0" w:space="0" w:color="auto"/>
            <w:bottom w:val="none" w:sz="0" w:space="0" w:color="auto"/>
            <w:right w:val="none" w:sz="0" w:space="0" w:color="auto"/>
          </w:divBdr>
        </w:div>
        <w:div w:id="1078674371">
          <w:marLeft w:val="0"/>
          <w:marRight w:val="0"/>
          <w:marTop w:val="0"/>
          <w:marBottom w:val="0"/>
          <w:divBdr>
            <w:top w:val="none" w:sz="0" w:space="0" w:color="auto"/>
            <w:left w:val="none" w:sz="0" w:space="0" w:color="auto"/>
            <w:bottom w:val="none" w:sz="0" w:space="0" w:color="auto"/>
            <w:right w:val="none" w:sz="0" w:space="0" w:color="auto"/>
          </w:divBdr>
        </w:div>
      </w:divsChild>
    </w:div>
    <w:div w:id="1449619789">
      <w:bodyDiv w:val="1"/>
      <w:marLeft w:val="0"/>
      <w:marRight w:val="0"/>
      <w:marTop w:val="0"/>
      <w:marBottom w:val="0"/>
      <w:divBdr>
        <w:top w:val="none" w:sz="0" w:space="0" w:color="auto"/>
        <w:left w:val="none" w:sz="0" w:space="0" w:color="auto"/>
        <w:bottom w:val="none" w:sz="0" w:space="0" w:color="auto"/>
        <w:right w:val="none" w:sz="0" w:space="0" w:color="auto"/>
      </w:divBdr>
      <w:divsChild>
        <w:div w:id="378168646">
          <w:marLeft w:val="0"/>
          <w:marRight w:val="0"/>
          <w:marTop w:val="0"/>
          <w:marBottom w:val="0"/>
          <w:divBdr>
            <w:top w:val="none" w:sz="0" w:space="0" w:color="auto"/>
            <w:left w:val="none" w:sz="0" w:space="0" w:color="auto"/>
            <w:bottom w:val="none" w:sz="0" w:space="0" w:color="auto"/>
            <w:right w:val="none" w:sz="0" w:space="0" w:color="auto"/>
          </w:divBdr>
        </w:div>
        <w:div w:id="868639741">
          <w:marLeft w:val="0"/>
          <w:marRight w:val="0"/>
          <w:marTop w:val="0"/>
          <w:marBottom w:val="0"/>
          <w:divBdr>
            <w:top w:val="none" w:sz="0" w:space="0" w:color="auto"/>
            <w:left w:val="none" w:sz="0" w:space="0" w:color="auto"/>
            <w:bottom w:val="none" w:sz="0" w:space="0" w:color="auto"/>
            <w:right w:val="none" w:sz="0" w:space="0" w:color="auto"/>
          </w:divBdr>
        </w:div>
      </w:divsChild>
    </w:div>
    <w:div w:id="1466894984">
      <w:bodyDiv w:val="1"/>
      <w:marLeft w:val="0"/>
      <w:marRight w:val="0"/>
      <w:marTop w:val="0"/>
      <w:marBottom w:val="0"/>
      <w:divBdr>
        <w:top w:val="none" w:sz="0" w:space="0" w:color="auto"/>
        <w:left w:val="none" w:sz="0" w:space="0" w:color="auto"/>
        <w:bottom w:val="none" w:sz="0" w:space="0" w:color="auto"/>
        <w:right w:val="none" w:sz="0" w:space="0" w:color="auto"/>
      </w:divBdr>
      <w:divsChild>
        <w:div w:id="201065197">
          <w:marLeft w:val="0"/>
          <w:marRight w:val="0"/>
          <w:marTop w:val="0"/>
          <w:marBottom w:val="0"/>
          <w:divBdr>
            <w:top w:val="none" w:sz="0" w:space="0" w:color="auto"/>
            <w:left w:val="none" w:sz="0" w:space="0" w:color="auto"/>
            <w:bottom w:val="none" w:sz="0" w:space="0" w:color="auto"/>
            <w:right w:val="none" w:sz="0" w:space="0" w:color="auto"/>
          </w:divBdr>
        </w:div>
        <w:div w:id="1358266019">
          <w:marLeft w:val="0"/>
          <w:marRight w:val="0"/>
          <w:marTop w:val="0"/>
          <w:marBottom w:val="0"/>
          <w:divBdr>
            <w:top w:val="none" w:sz="0" w:space="0" w:color="auto"/>
            <w:left w:val="none" w:sz="0" w:space="0" w:color="auto"/>
            <w:bottom w:val="none" w:sz="0" w:space="0" w:color="auto"/>
            <w:right w:val="none" w:sz="0" w:space="0" w:color="auto"/>
          </w:divBdr>
        </w:div>
      </w:divsChild>
    </w:div>
    <w:div w:id="1564483224">
      <w:bodyDiv w:val="1"/>
      <w:marLeft w:val="0"/>
      <w:marRight w:val="0"/>
      <w:marTop w:val="0"/>
      <w:marBottom w:val="0"/>
      <w:divBdr>
        <w:top w:val="none" w:sz="0" w:space="0" w:color="auto"/>
        <w:left w:val="none" w:sz="0" w:space="0" w:color="auto"/>
        <w:bottom w:val="none" w:sz="0" w:space="0" w:color="auto"/>
        <w:right w:val="none" w:sz="0" w:space="0" w:color="auto"/>
      </w:divBdr>
      <w:divsChild>
        <w:div w:id="783622116">
          <w:marLeft w:val="0"/>
          <w:marRight w:val="0"/>
          <w:marTop w:val="0"/>
          <w:marBottom w:val="0"/>
          <w:divBdr>
            <w:top w:val="none" w:sz="0" w:space="0" w:color="auto"/>
            <w:left w:val="none" w:sz="0" w:space="0" w:color="auto"/>
            <w:bottom w:val="none" w:sz="0" w:space="0" w:color="auto"/>
            <w:right w:val="none" w:sz="0" w:space="0" w:color="auto"/>
          </w:divBdr>
        </w:div>
        <w:div w:id="1103527392">
          <w:marLeft w:val="0"/>
          <w:marRight w:val="0"/>
          <w:marTop w:val="0"/>
          <w:marBottom w:val="0"/>
          <w:divBdr>
            <w:top w:val="none" w:sz="0" w:space="0" w:color="auto"/>
            <w:left w:val="none" w:sz="0" w:space="0" w:color="auto"/>
            <w:bottom w:val="none" w:sz="0" w:space="0" w:color="auto"/>
            <w:right w:val="none" w:sz="0" w:space="0" w:color="auto"/>
          </w:divBdr>
        </w:div>
        <w:div w:id="1880049454">
          <w:marLeft w:val="0"/>
          <w:marRight w:val="0"/>
          <w:marTop w:val="0"/>
          <w:marBottom w:val="0"/>
          <w:divBdr>
            <w:top w:val="none" w:sz="0" w:space="0" w:color="auto"/>
            <w:left w:val="none" w:sz="0" w:space="0" w:color="auto"/>
            <w:bottom w:val="none" w:sz="0" w:space="0" w:color="auto"/>
            <w:right w:val="none" w:sz="0" w:space="0" w:color="auto"/>
          </w:divBdr>
        </w:div>
      </w:divsChild>
    </w:div>
    <w:div w:id="1573810153">
      <w:bodyDiv w:val="1"/>
      <w:marLeft w:val="0"/>
      <w:marRight w:val="0"/>
      <w:marTop w:val="0"/>
      <w:marBottom w:val="0"/>
      <w:divBdr>
        <w:top w:val="none" w:sz="0" w:space="0" w:color="auto"/>
        <w:left w:val="none" w:sz="0" w:space="0" w:color="auto"/>
        <w:bottom w:val="none" w:sz="0" w:space="0" w:color="auto"/>
        <w:right w:val="none" w:sz="0" w:space="0" w:color="auto"/>
      </w:divBdr>
    </w:div>
    <w:div w:id="1654067585">
      <w:bodyDiv w:val="1"/>
      <w:marLeft w:val="0"/>
      <w:marRight w:val="0"/>
      <w:marTop w:val="0"/>
      <w:marBottom w:val="0"/>
      <w:divBdr>
        <w:top w:val="none" w:sz="0" w:space="0" w:color="auto"/>
        <w:left w:val="none" w:sz="0" w:space="0" w:color="auto"/>
        <w:bottom w:val="none" w:sz="0" w:space="0" w:color="auto"/>
        <w:right w:val="none" w:sz="0" w:space="0" w:color="auto"/>
      </w:divBdr>
    </w:div>
    <w:div w:id="1687321034">
      <w:bodyDiv w:val="1"/>
      <w:marLeft w:val="0"/>
      <w:marRight w:val="0"/>
      <w:marTop w:val="0"/>
      <w:marBottom w:val="0"/>
      <w:divBdr>
        <w:top w:val="none" w:sz="0" w:space="0" w:color="auto"/>
        <w:left w:val="none" w:sz="0" w:space="0" w:color="auto"/>
        <w:bottom w:val="none" w:sz="0" w:space="0" w:color="auto"/>
        <w:right w:val="none" w:sz="0" w:space="0" w:color="auto"/>
      </w:divBdr>
    </w:div>
    <w:div w:id="1700740740">
      <w:bodyDiv w:val="1"/>
      <w:marLeft w:val="0"/>
      <w:marRight w:val="0"/>
      <w:marTop w:val="0"/>
      <w:marBottom w:val="0"/>
      <w:divBdr>
        <w:top w:val="none" w:sz="0" w:space="0" w:color="auto"/>
        <w:left w:val="none" w:sz="0" w:space="0" w:color="auto"/>
        <w:bottom w:val="none" w:sz="0" w:space="0" w:color="auto"/>
        <w:right w:val="none" w:sz="0" w:space="0" w:color="auto"/>
      </w:divBdr>
    </w:div>
    <w:div w:id="1706786537">
      <w:bodyDiv w:val="1"/>
      <w:marLeft w:val="0"/>
      <w:marRight w:val="0"/>
      <w:marTop w:val="0"/>
      <w:marBottom w:val="0"/>
      <w:divBdr>
        <w:top w:val="none" w:sz="0" w:space="0" w:color="auto"/>
        <w:left w:val="none" w:sz="0" w:space="0" w:color="auto"/>
        <w:bottom w:val="none" w:sz="0" w:space="0" w:color="auto"/>
        <w:right w:val="none" w:sz="0" w:space="0" w:color="auto"/>
      </w:divBdr>
    </w:div>
    <w:div w:id="1746418129">
      <w:bodyDiv w:val="1"/>
      <w:marLeft w:val="0"/>
      <w:marRight w:val="0"/>
      <w:marTop w:val="0"/>
      <w:marBottom w:val="0"/>
      <w:divBdr>
        <w:top w:val="none" w:sz="0" w:space="0" w:color="auto"/>
        <w:left w:val="none" w:sz="0" w:space="0" w:color="auto"/>
        <w:bottom w:val="none" w:sz="0" w:space="0" w:color="auto"/>
        <w:right w:val="none" w:sz="0" w:space="0" w:color="auto"/>
      </w:divBdr>
    </w:div>
    <w:div w:id="1767265723">
      <w:bodyDiv w:val="1"/>
      <w:marLeft w:val="0"/>
      <w:marRight w:val="0"/>
      <w:marTop w:val="0"/>
      <w:marBottom w:val="0"/>
      <w:divBdr>
        <w:top w:val="none" w:sz="0" w:space="0" w:color="auto"/>
        <w:left w:val="none" w:sz="0" w:space="0" w:color="auto"/>
        <w:bottom w:val="none" w:sz="0" w:space="0" w:color="auto"/>
        <w:right w:val="none" w:sz="0" w:space="0" w:color="auto"/>
      </w:divBdr>
      <w:divsChild>
        <w:div w:id="828331172">
          <w:marLeft w:val="0"/>
          <w:marRight w:val="0"/>
          <w:marTop w:val="0"/>
          <w:marBottom w:val="0"/>
          <w:divBdr>
            <w:top w:val="none" w:sz="0" w:space="0" w:color="auto"/>
            <w:left w:val="none" w:sz="0" w:space="0" w:color="auto"/>
            <w:bottom w:val="none" w:sz="0" w:space="0" w:color="auto"/>
            <w:right w:val="none" w:sz="0" w:space="0" w:color="auto"/>
          </w:divBdr>
        </w:div>
        <w:div w:id="878080631">
          <w:marLeft w:val="0"/>
          <w:marRight w:val="0"/>
          <w:marTop w:val="0"/>
          <w:marBottom w:val="0"/>
          <w:divBdr>
            <w:top w:val="none" w:sz="0" w:space="0" w:color="auto"/>
            <w:left w:val="none" w:sz="0" w:space="0" w:color="auto"/>
            <w:bottom w:val="none" w:sz="0" w:space="0" w:color="auto"/>
            <w:right w:val="none" w:sz="0" w:space="0" w:color="auto"/>
          </w:divBdr>
        </w:div>
        <w:div w:id="955137336">
          <w:marLeft w:val="0"/>
          <w:marRight w:val="0"/>
          <w:marTop w:val="0"/>
          <w:marBottom w:val="0"/>
          <w:divBdr>
            <w:top w:val="none" w:sz="0" w:space="0" w:color="auto"/>
            <w:left w:val="none" w:sz="0" w:space="0" w:color="auto"/>
            <w:bottom w:val="none" w:sz="0" w:space="0" w:color="auto"/>
            <w:right w:val="none" w:sz="0" w:space="0" w:color="auto"/>
          </w:divBdr>
        </w:div>
        <w:div w:id="1128087314">
          <w:marLeft w:val="0"/>
          <w:marRight w:val="0"/>
          <w:marTop w:val="0"/>
          <w:marBottom w:val="0"/>
          <w:divBdr>
            <w:top w:val="none" w:sz="0" w:space="0" w:color="auto"/>
            <w:left w:val="none" w:sz="0" w:space="0" w:color="auto"/>
            <w:bottom w:val="none" w:sz="0" w:space="0" w:color="auto"/>
            <w:right w:val="none" w:sz="0" w:space="0" w:color="auto"/>
          </w:divBdr>
        </w:div>
      </w:divsChild>
    </w:div>
    <w:div w:id="1787432493">
      <w:bodyDiv w:val="1"/>
      <w:marLeft w:val="0"/>
      <w:marRight w:val="0"/>
      <w:marTop w:val="0"/>
      <w:marBottom w:val="0"/>
      <w:divBdr>
        <w:top w:val="none" w:sz="0" w:space="0" w:color="auto"/>
        <w:left w:val="none" w:sz="0" w:space="0" w:color="auto"/>
        <w:bottom w:val="none" w:sz="0" w:space="0" w:color="auto"/>
        <w:right w:val="none" w:sz="0" w:space="0" w:color="auto"/>
      </w:divBdr>
    </w:div>
    <w:div w:id="1872068261">
      <w:bodyDiv w:val="1"/>
      <w:marLeft w:val="0"/>
      <w:marRight w:val="0"/>
      <w:marTop w:val="0"/>
      <w:marBottom w:val="0"/>
      <w:divBdr>
        <w:top w:val="none" w:sz="0" w:space="0" w:color="auto"/>
        <w:left w:val="none" w:sz="0" w:space="0" w:color="auto"/>
        <w:bottom w:val="none" w:sz="0" w:space="0" w:color="auto"/>
        <w:right w:val="none" w:sz="0" w:space="0" w:color="auto"/>
      </w:divBdr>
      <w:divsChild>
        <w:div w:id="430514895">
          <w:marLeft w:val="0"/>
          <w:marRight w:val="0"/>
          <w:marTop w:val="0"/>
          <w:marBottom w:val="0"/>
          <w:divBdr>
            <w:top w:val="none" w:sz="0" w:space="0" w:color="auto"/>
            <w:left w:val="none" w:sz="0" w:space="0" w:color="auto"/>
            <w:bottom w:val="none" w:sz="0" w:space="0" w:color="auto"/>
            <w:right w:val="none" w:sz="0" w:space="0" w:color="auto"/>
          </w:divBdr>
        </w:div>
        <w:div w:id="728964510">
          <w:marLeft w:val="0"/>
          <w:marRight w:val="0"/>
          <w:marTop w:val="0"/>
          <w:marBottom w:val="0"/>
          <w:divBdr>
            <w:top w:val="none" w:sz="0" w:space="0" w:color="auto"/>
            <w:left w:val="none" w:sz="0" w:space="0" w:color="auto"/>
            <w:bottom w:val="none" w:sz="0" w:space="0" w:color="auto"/>
            <w:right w:val="none" w:sz="0" w:space="0" w:color="auto"/>
          </w:divBdr>
        </w:div>
        <w:div w:id="1213736008">
          <w:marLeft w:val="0"/>
          <w:marRight w:val="0"/>
          <w:marTop w:val="0"/>
          <w:marBottom w:val="0"/>
          <w:divBdr>
            <w:top w:val="none" w:sz="0" w:space="0" w:color="auto"/>
            <w:left w:val="none" w:sz="0" w:space="0" w:color="auto"/>
            <w:bottom w:val="none" w:sz="0" w:space="0" w:color="auto"/>
            <w:right w:val="none" w:sz="0" w:space="0" w:color="auto"/>
          </w:divBdr>
        </w:div>
        <w:div w:id="1754617642">
          <w:marLeft w:val="0"/>
          <w:marRight w:val="0"/>
          <w:marTop w:val="0"/>
          <w:marBottom w:val="0"/>
          <w:divBdr>
            <w:top w:val="none" w:sz="0" w:space="0" w:color="auto"/>
            <w:left w:val="none" w:sz="0" w:space="0" w:color="auto"/>
            <w:bottom w:val="none" w:sz="0" w:space="0" w:color="auto"/>
            <w:right w:val="none" w:sz="0" w:space="0" w:color="auto"/>
          </w:divBdr>
        </w:div>
      </w:divsChild>
    </w:div>
    <w:div w:id="1898082409">
      <w:bodyDiv w:val="1"/>
      <w:marLeft w:val="0"/>
      <w:marRight w:val="0"/>
      <w:marTop w:val="0"/>
      <w:marBottom w:val="0"/>
      <w:divBdr>
        <w:top w:val="none" w:sz="0" w:space="0" w:color="auto"/>
        <w:left w:val="none" w:sz="0" w:space="0" w:color="auto"/>
        <w:bottom w:val="none" w:sz="0" w:space="0" w:color="auto"/>
        <w:right w:val="none" w:sz="0" w:space="0" w:color="auto"/>
      </w:divBdr>
    </w:div>
    <w:div w:id="1919092412">
      <w:bodyDiv w:val="1"/>
      <w:marLeft w:val="0"/>
      <w:marRight w:val="0"/>
      <w:marTop w:val="0"/>
      <w:marBottom w:val="0"/>
      <w:divBdr>
        <w:top w:val="none" w:sz="0" w:space="0" w:color="auto"/>
        <w:left w:val="none" w:sz="0" w:space="0" w:color="auto"/>
        <w:bottom w:val="none" w:sz="0" w:space="0" w:color="auto"/>
        <w:right w:val="none" w:sz="0" w:space="0" w:color="auto"/>
      </w:divBdr>
      <w:divsChild>
        <w:div w:id="250698259">
          <w:marLeft w:val="0"/>
          <w:marRight w:val="0"/>
          <w:marTop w:val="0"/>
          <w:marBottom w:val="0"/>
          <w:divBdr>
            <w:top w:val="none" w:sz="0" w:space="0" w:color="auto"/>
            <w:left w:val="none" w:sz="0" w:space="0" w:color="auto"/>
            <w:bottom w:val="none" w:sz="0" w:space="0" w:color="auto"/>
            <w:right w:val="none" w:sz="0" w:space="0" w:color="auto"/>
          </w:divBdr>
          <w:divsChild>
            <w:div w:id="442116204">
              <w:marLeft w:val="0"/>
              <w:marRight w:val="0"/>
              <w:marTop w:val="0"/>
              <w:marBottom w:val="0"/>
              <w:divBdr>
                <w:top w:val="none" w:sz="0" w:space="0" w:color="auto"/>
                <w:left w:val="none" w:sz="0" w:space="0" w:color="auto"/>
                <w:bottom w:val="none" w:sz="0" w:space="0" w:color="auto"/>
                <w:right w:val="none" w:sz="0" w:space="0" w:color="auto"/>
              </w:divBdr>
            </w:div>
            <w:div w:id="1800688987">
              <w:marLeft w:val="0"/>
              <w:marRight w:val="0"/>
              <w:marTop w:val="0"/>
              <w:marBottom w:val="0"/>
              <w:divBdr>
                <w:top w:val="none" w:sz="0" w:space="0" w:color="auto"/>
                <w:left w:val="none" w:sz="0" w:space="0" w:color="auto"/>
                <w:bottom w:val="none" w:sz="0" w:space="0" w:color="auto"/>
                <w:right w:val="none" w:sz="0" w:space="0" w:color="auto"/>
              </w:divBdr>
            </w:div>
          </w:divsChild>
        </w:div>
        <w:div w:id="1072505308">
          <w:marLeft w:val="0"/>
          <w:marRight w:val="0"/>
          <w:marTop w:val="0"/>
          <w:marBottom w:val="0"/>
          <w:divBdr>
            <w:top w:val="none" w:sz="0" w:space="0" w:color="auto"/>
            <w:left w:val="none" w:sz="0" w:space="0" w:color="auto"/>
            <w:bottom w:val="none" w:sz="0" w:space="0" w:color="auto"/>
            <w:right w:val="none" w:sz="0" w:space="0" w:color="auto"/>
          </w:divBdr>
          <w:divsChild>
            <w:div w:id="664669427">
              <w:marLeft w:val="0"/>
              <w:marRight w:val="0"/>
              <w:marTop w:val="0"/>
              <w:marBottom w:val="0"/>
              <w:divBdr>
                <w:top w:val="none" w:sz="0" w:space="0" w:color="auto"/>
                <w:left w:val="none" w:sz="0" w:space="0" w:color="auto"/>
                <w:bottom w:val="none" w:sz="0" w:space="0" w:color="auto"/>
                <w:right w:val="none" w:sz="0" w:space="0" w:color="auto"/>
              </w:divBdr>
            </w:div>
            <w:div w:id="14343970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3905394">
      <w:bodyDiv w:val="1"/>
      <w:marLeft w:val="0"/>
      <w:marRight w:val="0"/>
      <w:marTop w:val="0"/>
      <w:marBottom w:val="0"/>
      <w:divBdr>
        <w:top w:val="none" w:sz="0" w:space="0" w:color="auto"/>
        <w:left w:val="none" w:sz="0" w:space="0" w:color="auto"/>
        <w:bottom w:val="none" w:sz="0" w:space="0" w:color="auto"/>
        <w:right w:val="none" w:sz="0" w:space="0" w:color="auto"/>
      </w:divBdr>
    </w:div>
    <w:div w:id="1954284669">
      <w:bodyDiv w:val="1"/>
      <w:marLeft w:val="0"/>
      <w:marRight w:val="0"/>
      <w:marTop w:val="0"/>
      <w:marBottom w:val="0"/>
      <w:divBdr>
        <w:top w:val="none" w:sz="0" w:space="0" w:color="auto"/>
        <w:left w:val="none" w:sz="0" w:space="0" w:color="auto"/>
        <w:bottom w:val="none" w:sz="0" w:space="0" w:color="auto"/>
        <w:right w:val="none" w:sz="0" w:space="0" w:color="auto"/>
      </w:divBdr>
    </w:div>
    <w:div w:id="1972980313">
      <w:bodyDiv w:val="1"/>
      <w:marLeft w:val="0"/>
      <w:marRight w:val="0"/>
      <w:marTop w:val="0"/>
      <w:marBottom w:val="0"/>
      <w:divBdr>
        <w:top w:val="none" w:sz="0" w:space="0" w:color="auto"/>
        <w:left w:val="none" w:sz="0" w:space="0" w:color="auto"/>
        <w:bottom w:val="none" w:sz="0" w:space="0" w:color="auto"/>
        <w:right w:val="none" w:sz="0" w:space="0" w:color="auto"/>
      </w:divBdr>
      <w:divsChild>
        <w:div w:id="578635357">
          <w:marLeft w:val="0"/>
          <w:marRight w:val="0"/>
          <w:marTop w:val="0"/>
          <w:marBottom w:val="0"/>
          <w:divBdr>
            <w:top w:val="none" w:sz="0" w:space="0" w:color="auto"/>
            <w:left w:val="none" w:sz="0" w:space="0" w:color="auto"/>
            <w:bottom w:val="none" w:sz="0" w:space="0" w:color="auto"/>
            <w:right w:val="none" w:sz="0" w:space="0" w:color="auto"/>
          </w:divBdr>
        </w:div>
        <w:div w:id="828862743">
          <w:marLeft w:val="0"/>
          <w:marRight w:val="0"/>
          <w:marTop w:val="0"/>
          <w:marBottom w:val="0"/>
          <w:divBdr>
            <w:top w:val="none" w:sz="0" w:space="0" w:color="auto"/>
            <w:left w:val="none" w:sz="0" w:space="0" w:color="auto"/>
            <w:bottom w:val="none" w:sz="0" w:space="0" w:color="auto"/>
            <w:right w:val="none" w:sz="0" w:space="0" w:color="auto"/>
          </w:divBdr>
        </w:div>
        <w:div w:id="1354452443">
          <w:marLeft w:val="0"/>
          <w:marRight w:val="0"/>
          <w:marTop w:val="0"/>
          <w:marBottom w:val="0"/>
          <w:divBdr>
            <w:top w:val="none" w:sz="0" w:space="0" w:color="auto"/>
            <w:left w:val="none" w:sz="0" w:space="0" w:color="auto"/>
            <w:bottom w:val="none" w:sz="0" w:space="0" w:color="auto"/>
            <w:right w:val="none" w:sz="0" w:space="0" w:color="auto"/>
          </w:divBdr>
        </w:div>
        <w:div w:id="1894342271">
          <w:marLeft w:val="0"/>
          <w:marRight w:val="0"/>
          <w:marTop w:val="0"/>
          <w:marBottom w:val="0"/>
          <w:divBdr>
            <w:top w:val="none" w:sz="0" w:space="0" w:color="auto"/>
            <w:left w:val="none" w:sz="0" w:space="0" w:color="auto"/>
            <w:bottom w:val="none" w:sz="0" w:space="0" w:color="auto"/>
            <w:right w:val="none" w:sz="0" w:space="0" w:color="auto"/>
          </w:divBdr>
        </w:div>
      </w:divsChild>
    </w:div>
    <w:div w:id="211459520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styles" Target="styles.xml"/><Relationship Id="rId13" Type="http://schemas.openxmlformats.org/officeDocument/2006/relationships/image" Target="media/image1.png"/><Relationship Id="rId18" Type="http://schemas.openxmlformats.org/officeDocument/2006/relationships/header" Target="header2.xml"/><Relationship Id="rId26" Type="http://schemas.openxmlformats.org/officeDocument/2006/relationships/theme" Target="theme/theme1.xml"/><Relationship Id="rId3" Type="http://schemas.openxmlformats.org/officeDocument/2006/relationships/customXml" Target="../customXml/item3.xml"/><Relationship Id="rId21" Type="http://schemas.openxmlformats.org/officeDocument/2006/relationships/header" Target="header3.xml"/><Relationship Id="rId7" Type="http://schemas.openxmlformats.org/officeDocument/2006/relationships/numbering" Target="numbering.xml"/><Relationship Id="rId12" Type="http://schemas.openxmlformats.org/officeDocument/2006/relationships/endnotes" Target="endnotes.xml"/><Relationship Id="rId17" Type="http://schemas.openxmlformats.org/officeDocument/2006/relationships/header" Target="header1.xml"/><Relationship Id="rId25"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4.png"/><Relationship Id="rId20"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customXml" Target="../customXml/item6.xml"/><Relationship Id="rId11" Type="http://schemas.openxmlformats.org/officeDocument/2006/relationships/footnotes" Target="footnotes.xml"/><Relationship Id="rId24" Type="http://schemas.openxmlformats.org/officeDocument/2006/relationships/image" Target="media/image7.png"/><Relationship Id="rId5" Type="http://schemas.openxmlformats.org/officeDocument/2006/relationships/customXml" Target="../customXml/item5.xml"/><Relationship Id="rId15" Type="http://schemas.openxmlformats.org/officeDocument/2006/relationships/image" Target="media/image3.png"/><Relationship Id="rId23" Type="http://schemas.openxmlformats.org/officeDocument/2006/relationships/image" Target="media/image6.png"/><Relationship Id="rId10" Type="http://schemas.openxmlformats.org/officeDocument/2006/relationships/webSettings" Target="webSettings.xml"/><Relationship Id="rId19" Type="http://schemas.openxmlformats.org/officeDocument/2006/relationships/footer" Target="footer1.xml"/><Relationship Id="rId4" Type="http://schemas.openxmlformats.org/officeDocument/2006/relationships/customXml" Target="../customXml/item4.xml"/><Relationship Id="rId9" Type="http://schemas.openxmlformats.org/officeDocument/2006/relationships/settings" Target="settings.xml"/><Relationship Id="rId14" Type="http://schemas.openxmlformats.org/officeDocument/2006/relationships/image" Target="media/image2.png"/><Relationship Id="rId22" Type="http://schemas.openxmlformats.org/officeDocument/2006/relationships/footer" Target="footer3.xml"/></Relationships>
</file>

<file path=word/_rels/footer2.xml.rels><?xml version="1.0" encoding="UTF-8" standalone="yes"?>
<Relationships xmlns="http://schemas.openxmlformats.org/package/2006/relationships"><Relationship Id="rId1" Type="http://schemas.openxmlformats.org/officeDocument/2006/relationships/image" Target="media/image5.png"/></Relationships>
</file>

<file path=word/_rels/settings.xml.rels><?xml version="1.0" encoding="UTF-8" standalone="yes"?>
<Relationships xmlns="http://schemas.openxmlformats.org/package/2006/relationships"><Relationship Id="rId1" Type="http://schemas.openxmlformats.org/officeDocument/2006/relationships/attachedTemplate" Target="file:///C:\Program%20Files%20(x86)\Merck%20Template\ISIWriter.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F62A7D7A-F4EB-453B-BAD0-7F5F369B578D}">
  <we:reference id="e849ddb8-6bbd-4833-bd4b-59030099d63e" version="1.0.0.0" store="EXCatalog" storeType="excatalog"/>
  <we:alternateReferences>
    <we:reference id="WA200000113" version="1.0.0.0" store="en-US"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INPart xmlns="urn:in:Configuration">
  <ComponentSetConfigurations/>
</INPart>
</file>

<file path=customXml/item3.xml><?xml version="1.0" encoding="utf-8"?>
<ct:contentTypeSchema xmlns:ct="http://schemas.microsoft.com/office/2006/metadata/contentType" xmlns:ma="http://schemas.microsoft.com/office/2006/metadata/properties/metaAttributes" ct:_="" ma:_="" ma:contentTypeName="Document" ma:contentTypeID="0x0101008C23645C217A23409387D44CF38DF5F6" ma:contentTypeVersion="5" ma:contentTypeDescription="Create a new document." ma:contentTypeScope="" ma:versionID="75b4ef9668060e65b736be6777229d2f">
  <xsd:schema xmlns:xsd="http://www.w3.org/2001/XMLSchema" xmlns:xs="http://www.w3.org/2001/XMLSchema" xmlns:p="http://schemas.microsoft.com/office/2006/metadata/properties" xmlns:ns2="ba1edf7e-2858-49e0-af3b-3e3ab03566c8" targetNamespace="http://schemas.microsoft.com/office/2006/metadata/properties" ma:root="true" ma:fieldsID="c74af44e12ca1e559e751b4889037c8d" ns2:_="">
    <xsd:import namespace="ba1edf7e-2858-49e0-af3b-3e3ab03566c8"/>
    <xsd:element name="properties">
      <xsd:complexType>
        <xsd:sequence>
          <xsd:element name="documentManagement">
            <xsd:complexType>
              <xsd:all>
                <xsd:element ref="ns2:dctm_isservice" minOccurs="0"/>
                <xsd:element ref="ns2:Artifact_x0020_Name" minOccurs="0"/>
                <xsd:element ref="ns2:Document_x0020_Title" minOccurs="0"/>
                <xsd:element ref="ns2:Primary_x0020_Group" minOccurs="0"/>
                <xsd:element ref="ns2:Product_x0020_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a1edf7e-2858-49e0-af3b-3e3ab03566c8" elementFormDefault="qualified">
    <xsd:import namespace="http://schemas.microsoft.com/office/2006/documentManagement/types"/>
    <xsd:import namespace="http://schemas.microsoft.com/office/infopath/2007/PartnerControls"/>
    <xsd:element name="dctm_isservice" ma:index="8" nillable="true" ma:displayName="dctm_isservice" ma:default="FALSE" ma:internalName="dctm_isservice" ma:readOnly="true">
      <xsd:simpleType>
        <xsd:restriction base="dms:Boolean"/>
      </xsd:simpleType>
    </xsd:element>
    <xsd:element name="Artifact_x0020_Name" ma:index="9" nillable="true" ma:displayName="Artifact Name" ma:internalName="Artifact_x0020_Name">
      <xsd:simpleType>
        <xsd:restriction base="dms:Text">
          <xsd:maxLength value="255"/>
        </xsd:restriction>
      </xsd:simpleType>
    </xsd:element>
    <xsd:element name="Document_x0020_Title" ma:index="10" nillable="true" ma:displayName="Document Title" ma:internalName="Document_x0020_Title">
      <xsd:simpleType>
        <xsd:restriction base="dms:Text">
          <xsd:maxLength value="255"/>
        </xsd:restriction>
      </xsd:simpleType>
    </xsd:element>
    <xsd:element name="Primary_x0020_Group" ma:index="11" nillable="true" ma:displayName="Primary Group" ma:internalName="Primary_x0020_Group">
      <xsd:simpleType>
        <xsd:restriction base="dms:Text">
          <xsd:maxLength value="255"/>
        </xsd:restriction>
      </xsd:simpleType>
    </xsd:element>
    <xsd:element name="Product_x0020_Code" ma:index="12" nillable="true" ma:displayName="Product Code" ma:internalName="Product_x0020_Code">
      <xsd:simpleType>
        <xsd:restriction base="dms:Text">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Primary_x0020_Group xmlns="ba1edf7e-2858-49e0-af3b-3e3ab03566c8" xsi:nil="true"/>
    <Artifact_x0020_Name xmlns="ba1edf7e-2858-49e0-af3b-3e3ab03566c8" xsi:nil="true"/>
    <Document_x0020_Title xmlns="ba1edf7e-2858-49e0-af3b-3e3ab03566c8" xsi:nil="true"/>
    <Product_x0020_Code xmlns="ba1edf7e-2858-49e0-af3b-3e3ab03566c8" xsi:nil="true"/>
    <dctm_isservice xmlns="ba1edf7e-2858-49e0-af3b-3e3ab03566c8">true</dctm_isservice>
  </documentManagement>
</p:properties>
</file>

<file path=customXml/item5.xml><?xml version="1.0" encoding="utf-8"?>
<b:Sources xmlns:b="http://schemas.openxmlformats.org/officeDocument/2006/bibliography" xmlns="http://schemas.openxmlformats.org/officeDocument/2006/bibliography" SelectedStyle="\APASixthEditionOfficeOnline.xsl" StyleName="APA" Version="6"/>
</file>

<file path=customXml/item6.xml><?xml version="1.0" encoding="utf-8"?>
<ct:contentTypeSchema xmlns:ct="http://schemas.microsoft.com/office/2006/metadata/contentType" xmlns:ma="http://schemas.microsoft.com/office/2006/metadata/properties/metaAttributes" ct:_="" ma:_="" ma:contentTypeName="Document" ma:contentTypeID="0x010100B2F59F06ACAA33448E826FED77CADA04" ma:contentTypeVersion="14" ma:contentTypeDescription="Create a new document." ma:contentTypeScope="" ma:versionID="04177accd6772e0ab2f7ab228857ac90">
  <xsd:schema xmlns:xsd="http://www.w3.org/2001/XMLSchema" xmlns:xs="http://www.w3.org/2001/XMLSchema" xmlns:p="http://schemas.microsoft.com/office/2006/metadata/properties" xmlns:ns2="959fef0b-ca31-400a-a9b4-990d39d61ca0" xmlns:ns3="11fb4ff0-8478-4fc8-adf5-f21be04bc768" targetNamespace="http://schemas.microsoft.com/office/2006/metadata/properties" ma:root="true" ma:fieldsID="c927a201b28a825e1e0dadf7cca06382" ns2:_="" ns3:_="">
    <xsd:import namespace="959fef0b-ca31-400a-a9b4-990d39d61ca0"/>
    <xsd:import namespace="11fb4ff0-8478-4fc8-adf5-f21be04bc768"/>
    <xsd:element name="properties">
      <xsd:complexType>
        <xsd:sequence>
          <xsd:element name="documentManagement">
            <xsd:complexType>
              <xsd:all>
                <xsd:element ref="ns2:RequestIDText" minOccurs="0"/>
                <xsd:element ref="ns2:MediaServiceMetadata" minOccurs="0"/>
                <xsd:element ref="ns2:MediaServiceFastMetadata" minOccurs="0"/>
                <xsd:element ref="ns2:MediaServiceAutoTags" minOccurs="0"/>
                <xsd:element ref="ns2:MediaServiceOCR" minOccurs="0"/>
                <xsd:element ref="ns2:MediaServiceGenerationTime" minOccurs="0"/>
                <xsd:element ref="ns2:MediaServiceEventHashCode" minOccurs="0"/>
                <xsd:element ref="ns2:Request_x0020_ID" minOccurs="0"/>
                <xsd:element ref="ns2:MediaServiceAutoKeyPoints" minOccurs="0"/>
                <xsd:element ref="ns2:MediaServiceKeyPoints" minOccurs="0"/>
                <xsd:element ref="ns2:MediaServiceDateTaken" minOccurs="0"/>
                <xsd:element ref="ns2:lcf76f155ced4ddcb4097134ff3c332f" minOccurs="0"/>
                <xsd:element ref="ns3:TaxCatchAl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59fef0b-ca31-400a-a9b4-990d39d61ca0" elementFormDefault="qualified">
    <xsd:import namespace="http://schemas.microsoft.com/office/2006/documentManagement/types"/>
    <xsd:import namespace="http://schemas.microsoft.com/office/infopath/2007/PartnerControls"/>
    <xsd:element name="RequestIDText" ma:index="8" nillable="true" ma:displayName="RequestIDText" ma:indexed="true" ma:internalName="RequestIDText">
      <xsd:simpleType>
        <xsd:restriction base="dms:Text">
          <xsd:maxLength value="255"/>
        </xsd:restriction>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AutoTags" ma:index="11" nillable="true" ma:displayName="Tags" ma:internalName="MediaServiceAutoTags" ma:readOnly="true">
      <xsd:simpleType>
        <xsd:restriction base="dms:Text"/>
      </xsd:simpleType>
    </xsd:element>
    <xsd:element name="MediaServiceOCR" ma:index="12" nillable="true" ma:displayName="Extracted Text" ma:internalName="MediaServiceOCR" ma:readOnly="true">
      <xsd:simpleType>
        <xsd:restriction base="dms:Note">
          <xsd:maxLength value="255"/>
        </xsd:restriction>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Request_x0020_ID" ma:index="15" nillable="true" ma:displayName="Request ID" ma:indexed="true" ma:internalName="Request_x0020_ID">
      <xsd:simpleType>
        <xsd:restriction base="dms:Text">
          <xsd:maxLength value="255"/>
        </xsd:restriction>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internalName="MediaServiceKeyPoints" ma:readOnly="true">
      <xsd:simpleType>
        <xsd:restriction base="dms:Note">
          <xsd:maxLength value="255"/>
        </xsd:restriction>
      </xsd:simpleType>
    </xsd:element>
    <xsd:element name="MediaServiceDateTaken" ma:index="18" nillable="true" ma:displayName="MediaServiceDateTaken" ma:hidden="true" ma:internalName="MediaServiceDateTaken" ma:readOnly="true">
      <xsd:simpleType>
        <xsd:restriction base="dms:Text"/>
      </xsd:simpleType>
    </xsd:element>
    <xsd:element name="lcf76f155ced4ddcb4097134ff3c332f" ma:index="20" nillable="true" ma:taxonomy="true" ma:internalName="lcf76f155ced4ddcb4097134ff3c332f" ma:taxonomyFieldName="MediaServiceImageTags" ma:displayName="Image Tags" ma:readOnly="false" ma:fieldId="{5cf76f15-5ced-4ddc-b409-7134ff3c332f}" ma:taxonomyMulti="true" ma:sspId="3f5e642b-91f5-4888-b018-43334a040d09"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11fb4ff0-8478-4fc8-adf5-f21be04bc768" elementFormDefault="qualified">
    <xsd:import namespace="http://schemas.microsoft.com/office/2006/documentManagement/types"/>
    <xsd:import namespace="http://schemas.microsoft.com/office/infopath/2007/PartnerControls"/>
    <xsd:element name="TaxCatchAll" ma:index="21" nillable="true" ma:displayName="Taxonomy Catch All Column" ma:hidden="true" ma:list="{e8aad9b5-df7e-4521-9303-7e0b117e9fbe}" ma:internalName="TaxCatchAll" ma:showField="CatchAllData" ma:web="11fb4ff0-8478-4fc8-adf5-f21be04bc768">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961EE76D-3E85-4BC9-BE73-AF6AFC18F00D}">
  <ds:schemaRefs>
    <ds:schemaRef ds:uri="http://schemas.microsoft.com/sharepoint/v3/contenttype/forms"/>
  </ds:schemaRefs>
</ds:datastoreItem>
</file>

<file path=customXml/itemProps2.xml><?xml version="1.0" encoding="utf-8"?>
<ds:datastoreItem xmlns:ds="http://schemas.openxmlformats.org/officeDocument/2006/customXml" ds:itemID="{BD076D3F-AE82-46FB-9A76-6A1F872F0621}">
  <ds:schemaRefs>
    <ds:schemaRef ds:uri="urn:in:Configuration"/>
  </ds:schemaRefs>
</ds:datastoreItem>
</file>

<file path=customXml/itemProps3.xml><?xml version="1.0" encoding="utf-8"?>
<ds:datastoreItem xmlns:ds="http://schemas.openxmlformats.org/officeDocument/2006/customXml" ds:itemID="{BCA06EBC-D531-4297-914F-75963B6A977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a1edf7e-2858-49e0-af3b-3e3ab03566c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67E0F4C0-3673-4768-B0DC-8E4F8643C117}">
  <ds:schemaRefs>
    <ds:schemaRef ds:uri="http://schemas.microsoft.com/office/2006/metadata/properties"/>
    <ds:schemaRef ds:uri="http://schemas.microsoft.com/office/infopath/2007/PartnerControls"/>
    <ds:schemaRef ds:uri="ba1edf7e-2858-49e0-af3b-3e3ab03566c8"/>
  </ds:schemaRefs>
</ds:datastoreItem>
</file>

<file path=customXml/itemProps5.xml><?xml version="1.0" encoding="utf-8"?>
<ds:datastoreItem xmlns:ds="http://schemas.openxmlformats.org/officeDocument/2006/customXml" ds:itemID="{64D836FD-0AD5-4972-8382-5F07B474DFF3}">
  <ds:schemaRefs>
    <ds:schemaRef ds:uri="http://schemas.openxmlformats.org/officeDocument/2006/bibliography"/>
  </ds:schemaRefs>
</ds:datastoreItem>
</file>

<file path=customXml/itemProps6.xml><?xml version="1.0" encoding="utf-8"?>
<ds:datastoreItem xmlns:ds="http://schemas.openxmlformats.org/officeDocument/2006/customXml" ds:itemID="{ED8CDA84-5AA5-4EC7-A2B5-9AF8061780C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59fef0b-ca31-400a-a9b4-990d39d61ca0"/>
    <ds:schemaRef ds:uri="11fb4ff0-8478-4fc8-adf5-f21be04bc76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ISIWriter.dotm</Template>
  <TotalTime>269</TotalTime>
  <Pages>119</Pages>
  <Words>77257</Words>
  <Characters>440371</Characters>
  <Application>Microsoft Office Word</Application>
  <DocSecurity>0</DocSecurity>
  <Lines>3669</Lines>
  <Paragraphs>1033</Paragraphs>
  <ScaleCrop>false</ScaleCrop>
  <HeadingPairs>
    <vt:vector size="2" baseType="variant">
      <vt:variant>
        <vt:lpstr>Title</vt:lpstr>
      </vt:variant>
      <vt:variant>
        <vt:i4>1</vt:i4>
      </vt:variant>
    </vt:vector>
  </HeadingPairs>
  <TitlesOfParts>
    <vt:vector size="1" baseType="lpstr">
      <vt:lpstr>MK-1026-010-04-Protocol_forpublishing20Oct25.docx</vt:lpstr>
    </vt:vector>
  </TitlesOfParts>
  <Company/>
  <LinksUpToDate>false</LinksUpToDate>
  <CharactersWithSpaces>516595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MK-1026-010-04-Protocol_forpublishing20Oct25.docx</dc:title>
  <dc:creator>Zhou, Xuan</dc:creator>
  <cp:lastModifiedBy>Powell, Deana</cp:lastModifiedBy>
  <cp:revision>1</cp:revision>
  <dcterms:created xsi:type="dcterms:W3CDTF">2025-10-20T18:54:00Z</dcterms:created>
  <dcterms:modified xsi:type="dcterms:W3CDTF">2026-03-05T20:35:00Z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0x0101008C23645C217A23409387D44CF38DF5F6</vt:lpwstr>
  </property>
  <property fmtid="{D5CDD505-2E9C-101B-9397-08002B2CF9AE}" pid="3" name="docLang">
    <vt:lpwstr>en</vt:lpwstr>
  </property>
  <property fmtid="{D5CDD505-2E9C-101B-9397-08002B2CF9AE}" pid="4" name="MerckAIPDataExchange">
    <vt:lpwstr>!MRKMIP@NotClassified</vt:lpwstr>
  </property>
  <property fmtid="{D5CDD505-2E9C-101B-9397-08002B2CF9AE}" pid="5" name="MerckAIPLabel">
    <vt:lpwstr>NotClassified</vt:lpwstr>
  </property>
  <property fmtid="{D5CDD505-2E9C-101B-9397-08002B2CF9AE}" pid="6" name="Module">
    <vt:lpwstr>0d9fe188-0c14-42ae-b78e-52e1a31f8323</vt:lpwstr>
  </property>
  <property fmtid="{D5CDD505-2E9C-101B-9397-08002B2CF9AE}" pid="7" name="MSIP_Label_e81acc0d-dcc4-4dc9-a2c5-be70b05a2fe6_ActionId">
    <vt:lpwstr>66f924c4-fc81-4d1a-9a39-0cc0bddd7558</vt:lpwstr>
  </property>
  <property fmtid="{D5CDD505-2E9C-101B-9397-08002B2CF9AE}" pid="8" name="MSIP_Label_e81acc0d-dcc4-4dc9-a2c5-be70b05a2fe6_ContentBits">
    <vt:lpwstr>0</vt:lpwstr>
  </property>
  <property fmtid="{D5CDD505-2E9C-101B-9397-08002B2CF9AE}" pid="9" name="MSIP_Label_e81acc0d-dcc4-4dc9-a2c5-be70b05a2fe6_Enabled">
    <vt:lpwstr>true</vt:lpwstr>
  </property>
  <property fmtid="{D5CDD505-2E9C-101B-9397-08002B2CF9AE}" pid="10" name="MSIP_Label_e81acc0d-dcc4-4dc9-a2c5-be70b05a2fe6_Method">
    <vt:lpwstr>Privileged</vt:lpwstr>
  </property>
  <property fmtid="{D5CDD505-2E9C-101B-9397-08002B2CF9AE}" pid="11" name="MSIP_Label_e81acc0d-dcc4-4dc9-a2c5-be70b05a2fe6_Name">
    <vt:lpwstr>e81acc0d-dcc4-4dc9-a2c5-be70b05a2fe6</vt:lpwstr>
  </property>
  <property fmtid="{D5CDD505-2E9C-101B-9397-08002B2CF9AE}" pid="12" name="MSIP_Label_e81acc0d-dcc4-4dc9-a2c5-be70b05a2fe6_SetDate">
    <vt:lpwstr>2022-05-20T10:05:12Z</vt:lpwstr>
  </property>
  <property fmtid="{D5CDD505-2E9C-101B-9397-08002B2CF9AE}" pid="13" name="MSIP_Label_e81acc0d-dcc4-4dc9-a2c5-be70b05a2fe6_SiteId">
    <vt:lpwstr>a00de4ec-48a8-43a6-be74-e31274e2060d</vt:lpwstr>
  </property>
  <property fmtid="{D5CDD505-2E9C-101B-9397-08002B2CF9AE}" pid="14" name="ServerName">
    <vt:lpwstr>https://intelinotion.merck.com</vt:lpwstr>
  </property>
  <property fmtid="{D5CDD505-2E9C-101B-9397-08002B2CF9AE}" pid="15" name="_ip_UnifiedCompliancePolicyProperties">
    <vt:lpwstr/>
  </property>
  <property fmtid="{D5CDD505-2E9C-101B-9397-08002B2CF9AE}" pid="16" name="_ip_UnifiedCompliancePolicyUIAction">
    <vt:lpwstr/>
  </property>
  <property fmtid="{D5CDD505-2E9C-101B-9397-08002B2CF9AE}" pid="17" name="MediaServiceImageTags">
    <vt:lpwstr/>
  </property>
  <property fmtid="{D5CDD505-2E9C-101B-9397-08002B2CF9AE}" pid="18" name="RequestIDText">
    <vt:lpwstr>63994</vt:lpwstr>
  </property>
  <property fmtid="{D5CDD505-2E9C-101B-9397-08002B2CF9AE}" pid="19" name="Request ID">
    <vt:lpwstr/>
  </property>
  <property fmtid="{D5CDD505-2E9C-101B-9397-08002B2CF9AE}" pid="20" name="RCAM_CITATION_TYPE">
    <vt:lpwstr>AUTHOR|1|1</vt:lpwstr>
  </property>
  <property fmtid="{D5CDD505-2E9C-101B-9397-08002B2CF9AE}" pid="21" name="RCAM_DOC_TYPE">
    <vt:lpwstr>PIP|1</vt:lpwstr>
  </property>
  <property fmtid="{D5CDD505-2E9C-101B-9397-08002B2CF9AE}" pid="22" name="RCAM_CITATION_LIMIT">
    <vt:lpwstr>600</vt:lpwstr>
  </property>
  <property fmtid="{D5CDD505-2E9C-101B-9397-08002B2CF9AE}" pid="23" name="RCAM_CITATION_TYPE_CTD">
    <vt:lpwstr>0</vt:lpwstr>
  </property>
  <property fmtid="{D5CDD505-2E9C-101B-9397-08002B2CF9AE}" pid="24" name="RCAM_MK_NUMBER">
    <vt:lpwstr>1026</vt:lpwstr>
  </property>
  <property fmtid="{D5CDD505-2E9C-101B-9397-08002B2CF9AE}" pid="25" name="RCAM_COMPOUND_TYPE">
    <vt:lpwstr>MK</vt:lpwstr>
  </property>
  <property fmtid="{D5CDD505-2E9C-101B-9397-08002B2CF9AE}" pid="26" name="RCAM_CLINICAL_DOC">
    <vt:bool>true</vt:bool>
  </property>
  <property fmtid="{D5CDD505-2E9C-101B-9397-08002B2CF9AE}" pid="27" name="RCAM_REF_INCLUDED_FINAL_LOR">
    <vt:lpwstr>A</vt:lpwstr>
  </property>
  <property fmtid="{D5CDD505-2E9C-101B-9397-08002B2CF9AE}" pid="28" name="RCAM_REF_INCLUDED_REFERENCE_ID_LIST">
    <vt:lpwstr>A</vt:lpwstr>
  </property>
  <property fmtid="{D5CDD505-2E9C-101B-9397-08002B2CF9AE}" pid="29" name="RCAM_FINAL_LOR_DOCIDS">
    <vt:lpwstr>1</vt:lpwstr>
  </property>
  <property fmtid="{D5CDD505-2E9C-101B-9397-08002B2CF9AE}" pid="30" name="RCAM_CHILDREN_INCLUDED">
    <vt:lpwstr>1</vt:lpwstr>
  </property>
  <property fmtid="{D5CDD505-2E9C-101B-9397-08002B2CF9AE}" pid="31" name="REDS_BIBILO_NAME_INCLUDED">
    <vt:lpwstr>0</vt:lpwstr>
  </property>
  <property fmtid="{D5CDD505-2E9C-101B-9397-08002B2CF9AE}" pid="32" name="Primary Group">
    <vt:lpwstr/>
  </property>
  <property fmtid="{D5CDD505-2E9C-101B-9397-08002B2CF9AE}" pid="33" name="Artifact Name">
    <vt:lpwstr/>
  </property>
  <property fmtid="{D5CDD505-2E9C-101B-9397-08002B2CF9AE}" pid="34" name="Document Title">
    <vt:lpwstr/>
  </property>
  <property fmtid="{D5CDD505-2E9C-101B-9397-08002B2CF9AE}" pid="35" name="Product Code">
    <vt:lpwstr/>
  </property>
  <property fmtid="{D5CDD505-2E9C-101B-9397-08002B2CF9AE}" pid="36" name="_AdHocReviewCycleID">
    <vt:i4>1667589625</vt:i4>
  </property>
  <property fmtid="{D5CDD505-2E9C-101B-9397-08002B2CF9AE}" pid="37" name="_NewReviewCycle">
    <vt:lpwstr/>
  </property>
  <property fmtid="{D5CDD505-2E9C-101B-9397-08002B2CF9AE}" pid="38" name="_EmailSubject">
    <vt:lpwstr>Merck compare examples - Email 3 of 3 - Protocol and Investigational Brochures (IB's)</vt:lpwstr>
  </property>
  <property fmtid="{D5CDD505-2E9C-101B-9397-08002B2CF9AE}" pid="39" name="_AuthorEmail">
    <vt:lpwstr>deana.powell@merck.com</vt:lpwstr>
  </property>
  <property fmtid="{D5CDD505-2E9C-101B-9397-08002B2CF9AE}" pid="40" name="_AuthorEmailDisplayName">
    <vt:lpwstr>Powell, Deana</vt:lpwstr>
  </property>
</Properties>
</file>